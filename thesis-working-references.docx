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8929" w14:textId="77777777" w:rsidR="00617E32" w:rsidRPr="002D77BE" w:rsidRDefault="00617E32" w:rsidP="0033116A">
      <w:pPr>
        <w:spacing w:after="0" w:line="240" w:lineRule="auto"/>
        <w:rPr>
          <w:rFonts w:ascii="Titillium" w:eastAsia="Calibri" w:hAnsi="Titillium"/>
        </w:rPr>
      </w:pPr>
    </w:p>
    <w:p w14:paraId="6C0A96A0" w14:textId="77777777" w:rsidR="00617E32" w:rsidRPr="002D77BE" w:rsidRDefault="00617E32" w:rsidP="0033116A">
      <w:pPr>
        <w:spacing w:after="0" w:line="240" w:lineRule="auto"/>
        <w:rPr>
          <w:rFonts w:ascii="Titillium" w:eastAsia="Calibri" w:hAnsi="Titillium"/>
        </w:rPr>
      </w:pPr>
    </w:p>
    <w:p w14:paraId="6D4162D2" w14:textId="5DEFA1A1" w:rsidR="00617E32" w:rsidRPr="002D77BE" w:rsidRDefault="00617E32" w:rsidP="0033116A">
      <w:pPr>
        <w:spacing w:after="0" w:line="240" w:lineRule="auto"/>
        <w:jc w:val="center"/>
        <w:rPr>
          <w:rFonts w:ascii="Titillium" w:eastAsia="Calibri" w:hAnsi="Titillium"/>
        </w:rPr>
      </w:pPr>
      <w:r w:rsidRPr="002D77BE">
        <w:rPr>
          <w:rFonts w:ascii="Titillium" w:eastAsia="Calibri" w:hAnsi="Titillium"/>
          <w:noProof/>
          <w:lang w:eastAsia="pl-PL"/>
        </w:rPr>
        <w:drawing>
          <wp:inline distT="0" distB="0" distL="0" distR="0" wp14:anchorId="41CD9742" wp14:editId="02D91B0E">
            <wp:extent cx="5082540" cy="2466975"/>
            <wp:effectExtent l="0" t="0" r="3810" b="9525"/>
            <wp:docPr id="3" name="Picture 3"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540" cy="2466975"/>
                    </a:xfrm>
                    <a:prstGeom prst="rect">
                      <a:avLst/>
                    </a:prstGeom>
                    <a:noFill/>
                    <a:ln>
                      <a:noFill/>
                    </a:ln>
                  </pic:spPr>
                </pic:pic>
              </a:graphicData>
            </a:graphic>
          </wp:inline>
        </w:drawing>
      </w:r>
    </w:p>
    <w:p w14:paraId="493248B9" w14:textId="77777777" w:rsidR="009E3837" w:rsidRPr="002D77BE" w:rsidRDefault="009E3837" w:rsidP="009E3837">
      <w:pPr>
        <w:spacing w:before="240" w:after="0" w:line="240" w:lineRule="auto"/>
        <w:jc w:val="center"/>
        <w:rPr>
          <w:rFonts w:ascii="Titillium" w:eastAsia="Calibri" w:hAnsi="Titillium"/>
          <w:sz w:val="22"/>
        </w:rPr>
      </w:pPr>
      <w:r w:rsidRPr="002D77BE">
        <w:rPr>
          <w:rFonts w:ascii="Titillium" w:eastAsia="Calibri" w:hAnsi="Titillium"/>
          <w:b/>
          <w:sz w:val="22"/>
        </w:rPr>
        <w:t>WYDZIAŁ INŻYNIERII METALI I INFORMATYKI PRZEMYSŁOWEJ</w:t>
      </w:r>
      <w:r w:rsidRPr="002D77BE">
        <w:rPr>
          <w:rFonts w:ascii="Titillium" w:eastAsia="Calibri" w:hAnsi="Titillium"/>
          <w:sz w:val="22"/>
        </w:rPr>
        <w:t xml:space="preserve"> </w:t>
      </w:r>
    </w:p>
    <w:p w14:paraId="291CCA09" w14:textId="77777777" w:rsidR="009E3837" w:rsidRPr="002D77BE" w:rsidRDefault="009E3837" w:rsidP="009E3837">
      <w:pPr>
        <w:spacing w:before="240" w:after="0" w:line="240" w:lineRule="auto"/>
        <w:jc w:val="center"/>
        <w:rPr>
          <w:rFonts w:ascii="Titillium" w:eastAsia="Calibri" w:hAnsi="Titillium"/>
          <w:sz w:val="22"/>
        </w:rPr>
      </w:pPr>
      <w:r w:rsidRPr="002D77BE">
        <w:rPr>
          <w:rFonts w:ascii="Titillium" w:eastAsia="Calibri" w:hAnsi="Titillium"/>
          <w:sz w:val="22"/>
        </w:rPr>
        <w:t>KATEDRA INFORMATYKI STOSOWANEJ I MODELOWANIA</w:t>
      </w:r>
    </w:p>
    <w:p w14:paraId="507F732A" w14:textId="77777777" w:rsidR="009E3837" w:rsidRPr="002D77BE" w:rsidRDefault="009E3837" w:rsidP="009E3837">
      <w:pPr>
        <w:spacing w:after="0" w:line="240" w:lineRule="auto"/>
        <w:rPr>
          <w:rFonts w:ascii="Titillium" w:eastAsia="Calibri" w:hAnsi="Titillium"/>
        </w:rPr>
      </w:pPr>
    </w:p>
    <w:p w14:paraId="4471FF6E" w14:textId="77777777" w:rsidR="009E3837" w:rsidRPr="002D77BE" w:rsidRDefault="009E3837" w:rsidP="009E3837">
      <w:pPr>
        <w:spacing w:after="0" w:line="240" w:lineRule="auto"/>
        <w:rPr>
          <w:rFonts w:ascii="Titillium" w:eastAsia="Calibri" w:hAnsi="Titillium"/>
        </w:rPr>
      </w:pPr>
    </w:p>
    <w:p w14:paraId="6460EB63" w14:textId="77777777" w:rsidR="009E3837" w:rsidRPr="002D77BE" w:rsidRDefault="009E3837" w:rsidP="009E3837">
      <w:pPr>
        <w:spacing w:after="0" w:line="240" w:lineRule="auto"/>
        <w:rPr>
          <w:rFonts w:ascii="Titillium" w:eastAsia="Calibri" w:hAnsi="Titillium"/>
        </w:rPr>
      </w:pPr>
    </w:p>
    <w:p w14:paraId="7533194A" w14:textId="77777777" w:rsidR="009E3837" w:rsidRPr="002D77BE" w:rsidRDefault="009E3837" w:rsidP="009E3837">
      <w:pPr>
        <w:spacing w:before="120" w:after="0" w:line="240" w:lineRule="auto"/>
        <w:jc w:val="center"/>
        <w:rPr>
          <w:rFonts w:ascii="Titillium" w:eastAsia="Calibri" w:hAnsi="Titillium"/>
          <w:sz w:val="36"/>
        </w:rPr>
      </w:pPr>
      <w:r w:rsidRPr="002D77BE">
        <w:rPr>
          <w:rFonts w:ascii="Titillium" w:eastAsia="Calibri" w:hAnsi="Titillium"/>
          <w:sz w:val="36"/>
        </w:rPr>
        <w:t>Projekt dyplomowy</w:t>
      </w:r>
    </w:p>
    <w:p w14:paraId="445E3467" w14:textId="77777777" w:rsidR="009E3837" w:rsidRPr="002D77BE" w:rsidRDefault="009E3837" w:rsidP="009E3837">
      <w:pPr>
        <w:spacing w:before="200" w:after="0" w:line="240" w:lineRule="auto"/>
        <w:jc w:val="center"/>
        <w:rPr>
          <w:rFonts w:ascii="Titillium" w:eastAsia="Calibri" w:hAnsi="Titillium"/>
          <w:b/>
        </w:rPr>
      </w:pPr>
    </w:p>
    <w:p w14:paraId="6D0D2B75" w14:textId="7D4159FE" w:rsidR="009E3837" w:rsidRPr="002D77BE" w:rsidRDefault="0044129F" w:rsidP="009E3837">
      <w:pPr>
        <w:spacing w:after="0" w:line="240" w:lineRule="auto"/>
        <w:jc w:val="center"/>
        <w:rPr>
          <w:rFonts w:ascii="Titillium" w:eastAsia="Calibri" w:hAnsi="Titillium"/>
          <w:i/>
          <w:sz w:val="32"/>
          <w:szCs w:val="36"/>
        </w:rPr>
      </w:pPr>
      <w:ins w:id="3" w:author="Filip Rak" w:date="2026-01-20T15:31:00Z">
        <w:r w:rsidRPr="0044129F">
          <w:rPr>
            <w:rFonts w:ascii="Titillium" w:eastAsia="Calibri" w:hAnsi="Titillium"/>
            <w:i/>
            <w:sz w:val="32"/>
            <w:szCs w:val="36"/>
          </w:rPr>
          <w:t>Opracowanie środowiska obliczeniowego ECS (Encja-Komponent-System) do symulacji ekosystemu, modelowanie i analiza</w:t>
        </w:r>
      </w:ins>
      <w:del w:id="4" w:author="Filip Rak" w:date="2026-01-20T15:31:00Z" w16du:dateUtc="2026-01-20T14:31:00Z">
        <w:r w:rsidR="009E3837" w:rsidRPr="002D77BE" w:rsidDel="0044129F">
          <w:rPr>
            <w:rFonts w:ascii="Titillium" w:eastAsia="Calibri" w:hAnsi="Titillium"/>
            <w:i/>
            <w:sz w:val="32"/>
            <w:szCs w:val="36"/>
          </w:rPr>
          <w:delText>Modelowanie trójskładnikowego ekosystemu z wykorzystaniem automatów komórkowych i badanie jego ewolucji</w:delText>
        </w:r>
      </w:del>
    </w:p>
    <w:p w14:paraId="2D4911C1" w14:textId="77777777" w:rsidR="009E3837" w:rsidRPr="002D77BE" w:rsidRDefault="009E3837" w:rsidP="009E3837">
      <w:pPr>
        <w:spacing w:after="0" w:line="240" w:lineRule="auto"/>
        <w:jc w:val="center"/>
        <w:rPr>
          <w:rFonts w:ascii="Titillium" w:eastAsia="Calibri" w:hAnsi="Titillium"/>
          <w:i/>
          <w:sz w:val="32"/>
          <w:szCs w:val="36"/>
        </w:rPr>
      </w:pPr>
    </w:p>
    <w:p w14:paraId="673AE277" w14:textId="72A2EC9D" w:rsidR="009E3837" w:rsidRPr="00EF213D" w:rsidDel="0004063E" w:rsidRDefault="0004063E" w:rsidP="00723058">
      <w:pPr>
        <w:spacing w:after="0" w:line="240" w:lineRule="auto"/>
        <w:jc w:val="center"/>
        <w:rPr>
          <w:del w:id="5" w:author="Filip Rak" w:date="2026-01-20T15:32:00Z" w16du:dateUtc="2026-01-20T14:32:00Z"/>
          <w:rFonts w:ascii="Titillium" w:hAnsi="Titillium"/>
          <w:i/>
          <w:sz w:val="32"/>
          <w:szCs w:val="32"/>
          <w:lang w:val="en-US"/>
        </w:rPr>
      </w:pPr>
      <w:ins w:id="6" w:author="Filip Rak" w:date="2026-01-20T15:32:00Z" w16du:dateUtc="2026-01-20T14:32:00Z">
        <w:r w:rsidRPr="0004063E">
          <w:rPr>
            <w:rFonts w:ascii="Titillium" w:hAnsi="Titillium"/>
            <w:i/>
            <w:sz w:val="32"/>
            <w:szCs w:val="32"/>
            <w:lang w:val="en-US"/>
          </w:rPr>
          <w:t>Development of an ECS (Entity-Component-System) computing environment for ecosystem simulation; modeling and analysis</w:t>
        </w:r>
      </w:ins>
      <w:del w:id="7" w:author="Filip Rak" w:date="2026-01-20T15:32:00Z" w16du:dateUtc="2026-01-20T14:32:00Z">
        <w:r w:rsidR="009E3837" w:rsidRPr="00EF213D" w:rsidDel="0004063E">
          <w:rPr>
            <w:rFonts w:ascii="Titillium" w:hAnsi="Titillium"/>
            <w:i/>
            <w:sz w:val="32"/>
            <w:szCs w:val="32"/>
            <w:lang w:val="en-US"/>
          </w:rPr>
          <w:delText>Modeling of a three-component ecosystem with the use of</w:delText>
        </w:r>
      </w:del>
    </w:p>
    <w:p w14:paraId="590EE8C3" w14:textId="6D950F2C" w:rsidR="009E3837" w:rsidRPr="00EF213D" w:rsidDel="0004063E" w:rsidRDefault="009E3837" w:rsidP="00723058">
      <w:pPr>
        <w:spacing w:after="0" w:line="240" w:lineRule="auto"/>
        <w:jc w:val="center"/>
        <w:rPr>
          <w:del w:id="8" w:author="Filip Rak" w:date="2026-01-20T15:32:00Z" w16du:dateUtc="2026-01-20T14:32:00Z"/>
          <w:rFonts w:ascii="Titillium" w:hAnsi="Titillium"/>
          <w:i/>
          <w:sz w:val="32"/>
          <w:szCs w:val="32"/>
          <w:lang w:val="en-US"/>
        </w:rPr>
      </w:pPr>
      <w:del w:id="9" w:author="Filip Rak" w:date="2026-01-20T15:32:00Z" w16du:dateUtc="2026-01-20T14:32:00Z">
        <w:r w:rsidRPr="00EF213D" w:rsidDel="0004063E">
          <w:rPr>
            <w:rFonts w:ascii="Titillium" w:hAnsi="Titillium"/>
            <w:i/>
            <w:sz w:val="32"/>
            <w:szCs w:val="32"/>
            <w:lang w:val="en-US"/>
          </w:rPr>
          <w:delText>cellular automata and study of its evolution</w:delText>
        </w:r>
      </w:del>
    </w:p>
    <w:p w14:paraId="2C047282" w14:textId="77777777" w:rsidR="009E3837" w:rsidRPr="00EF213D" w:rsidRDefault="009E3837" w:rsidP="0004063E">
      <w:pPr>
        <w:spacing w:after="0" w:line="240" w:lineRule="auto"/>
        <w:jc w:val="center"/>
        <w:rPr>
          <w:rFonts w:ascii="Titillium" w:hAnsi="Titillium"/>
          <w:lang w:val="en-US"/>
        </w:rPr>
        <w:pPrChange w:id="10" w:author="Filip Rak" w:date="2026-01-20T15:32:00Z" w16du:dateUtc="2026-01-20T14:32:00Z">
          <w:pPr>
            <w:spacing w:after="0" w:line="240" w:lineRule="auto"/>
          </w:pPr>
        </w:pPrChange>
      </w:pPr>
    </w:p>
    <w:p w14:paraId="41A9ADC2" w14:textId="77777777" w:rsidR="009E3837" w:rsidRPr="00EF213D" w:rsidRDefault="009E3837" w:rsidP="009E3837">
      <w:pPr>
        <w:spacing w:after="0" w:line="240" w:lineRule="auto"/>
        <w:rPr>
          <w:rFonts w:ascii="Titillium" w:hAnsi="Titillium"/>
          <w:lang w:val="en-US"/>
        </w:rPr>
      </w:pPr>
    </w:p>
    <w:p w14:paraId="1750917B" w14:textId="77777777" w:rsidR="009E3837" w:rsidRPr="00EF213D" w:rsidRDefault="009E3837" w:rsidP="009E3837">
      <w:pPr>
        <w:spacing w:after="0" w:line="240" w:lineRule="auto"/>
        <w:rPr>
          <w:rFonts w:ascii="Titillium" w:hAnsi="Titillium"/>
          <w:lang w:val="en-US"/>
        </w:rPr>
      </w:pPr>
    </w:p>
    <w:p w14:paraId="08E9E019" w14:textId="77777777" w:rsidR="009E3837" w:rsidRPr="00EF213D" w:rsidRDefault="009E3837" w:rsidP="009E3837">
      <w:pPr>
        <w:spacing w:after="0" w:line="240" w:lineRule="auto"/>
        <w:rPr>
          <w:rFonts w:ascii="Titillium" w:hAnsi="Titillium"/>
          <w:lang w:val="en-US"/>
        </w:rPr>
      </w:pPr>
    </w:p>
    <w:p w14:paraId="0F46CC58" w14:textId="77777777" w:rsidR="009E3837" w:rsidRPr="00EF213D" w:rsidRDefault="009E3837" w:rsidP="009E3837">
      <w:pPr>
        <w:spacing w:after="0" w:line="240" w:lineRule="auto"/>
        <w:rPr>
          <w:rFonts w:ascii="Titillium" w:hAnsi="Titillium"/>
          <w:lang w:val="en-US"/>
        </w:rPr>
      </w:pPr>
    </w:p>
    <w:p w14:paraId="2A19F45B" w14:textId="77777777" w:rsidR="009E3837" w:rsidRPr="00EF213D" w:rsidRDefault="009E3837" w:rsidP="009E3837">
      <w:pPr>
        <w:spacing w:after="0" w:line="240" w:lineRule="auto"/>
        <w:rPr>
          <w:rFonts w:ascii="Titillium" w:hAnsi="Titillium"/>
          <w:lang w:val="en-US"/>
        </w:rPr>
      </w:pPr>
    </w:p>
    <w:p w14:paraId="40C01D3A" w14:textId="77777777" w:rsidR="009E3837" w:rsidRPr="002D77BE" w:rsidRDefault="009E3837" w:rsidP="009E3837">
      <w:pPr>
        <w:tabs>
          <w:tab w:val="left" w:pos="2835"/>
        </w:tabs>
        <w:spacing w:after="0" w:line="240" w:lineRule="auto"/>
        <w:rPr>
          <w:rFonts w:ascii="Titillium" w:eastAsia="Calibri" w:hAnsi="Titillium"/>
          <w:b/>
          <w:i/>
          <w:sz w:val="22"/>
        </w:rPr>
      </w:pPr>
      <w:r w:rsidRPr="002D77BE">
        <w:rPr>
          <w:rFonts w:ascii="Titillium" w:eastAsia="Calibri" w:hAnsi="Titillium"/>
          <w:sz w:val="22"/>
        </w:rPr>
        <w:t>Autor:</w:t>
      </w:r>
      <w:r w:rsidRPr="002D77BE">
        <w:rPr>
          <w:rFonts w:ascii="Titillium" w:eastAsia="Calibri" w:hAnsi="Titillium"/>
          <w:sz w:val="22"/>
        </w:rPr>
        <w:tab/>
      </w:r>
      <w:r w:rsidRPr="002D77BE">
        <w:rPr>
          <w:rFonts w:ascii="Titillium" w:eastAsia="Calibri" w:hAnsi="Titillium"/>
          <w:iCs/>
          <w:sz w:val="22"/>
        </w:rPr>
        <w:t>Filip Rak</w:t>
      </w:r>
    </w:p>
    <w:p w14:paraId="252E0F91" w14:textId="77777777" w:rsidR="009E3837" w:rsidRPr="002D77BE" w:rsidRDefault="009E3837" w:rsidP="009E3837">
      <w:pPr>
        <w:tabs>
          <w:tab w:val="left" w:pos="2835"/>
        </w:tabs>
        <w:spacing w:after="0" w:line="240" w:lineRule="auto"/>
        <w:rPr>
          <w:rFonts w:ascii="Titillium" w:eastAsia="Calibri" w:hAnsi="Titillium"/>
          <w:sz w:val="22"/>
        </w:rPr>
      </w:pPr>
      <w:r w:rsidRPr="002D77BE">
        <w:rPr>
          <w:rFonts w:ascii="Titillium" w:eastAsia="Calibri" w:hAnsi="Titillium"/>
          <w:sz w:val="22"/>
        </w:rPr>
        <w:t>Kierunek studiów:</w:t>
      </w:r>
      <w:r w:rsidRPr="002D77BE">
        <w:rPr>
          <w:rFonts w:ascii="Titillium" w:eastAsia="Calibri" w:hAnsi="Titillium"/>
          <w:sz w:val="22"/>
        </w:rPr>
        <w:tab/>
        <w:t>Inżynieria Obliczeniowa</w:t>
      </w:r>
    </w:p>
    <w:p w14:paraId="7317EAD1" w14:textId="77777777" w:rsidR="009E3837" w:rsidRPr="002D77BE" w:rsidRDefault="009E3837" w:rsidP="009E3837">
      <w:pPr>
        <w:tabs>
          <w:tab w:val="left" w:pos="2835"/>
        </w:tabs>
        <w:spacing w:after="0" w:line="240" w:lineRule="auto"/>
        <w:rPr>
          <w:rFonts w:ascii="Titillium" w:eastAsia="Calibri" w:hAnsi="Titillium"/>
          <w:i/>
          <w:sz w:val="22"/>
        </w:rPr>
      </w:pPr>
      <w:r w:rsidRPr="002D77BE">
        <w:rPr>
          <w:rFonts w:ascii="Titillium" w:eastAsia="Calibri" w:hAnsi="Titillium"/>
          <w:sz w:val="22"/>
        </w:rPr>
        <w:t>Opiekun projektu:</w:t>
      </w:r>
      <w:r w:rsidRPr="002D77BE">
        <w:rPr>
          <w:rFonts w:ascii="Titillium" w:eastAsia="Calibri" w:hAnsi="Titillium"/>
          <w:sz w:val="22"/>
        </w:rPr>
        <w:tab/>
        <w:t>prof. dr hab. Inż. Dmytro Svyetlichnyy</w:t>
      </w:r>
    </w:p>
    <w:p w14:paraId="77983627" w14:textId="77777777" w:rsidR="009E3837" w:rsidRPr="002D77BE" w:rsidRDefault="009E3837" w:rsidP="009E3837">
      <w:pPr>
        <w:spacing w:after="0" w:line="240" w:lineRule="auto"/>
        <w:rPr>
          <w:rFonts w:ascii="Titillium" w:eastAsia="Calibri" w:hAnsi="Titillium"/>
        </w:rPr>
      </w:pPr>
    </w:p>
    <w:p w14:paraId="25627B78" w14:textId="77777777" w:rsidR="009E3837" w:rsidRPr="002D77BE" w:rsidRDefault="009E3837" w:rsidP="009E3837">
      <w:pPr>
        <w:spacing w:after="0" w:line="240" w:lineRule="auto"/>
        <w:rPr>
          <w:rFonts w:ascii="Titillium" w:eastAsia="Calibri" w:hAnsi="Titillium"/>
        </w:rPr>
      </w:pPr>
    </w:p>
    <w:p w14:paraId="4E276377" w14:textId="77777777" w:rsidR="009E3837" w:rsidRPr="002D77BE" w:rsidRDefault="009E3837" w:rsidP="009E3837">
      <w:pPr>
        <w:spacing w:after="0" w:line="240" w:lineRule="auto"/>
        <w:rPr>
          <w:rFonts w:ascii="Titillium" w:eastAsia="Calibri" w:hAnsi="Titillium"/>
        </w:rPr>
      </w:pPr>
    </w:p>
    <w:p w14:paraId="14CB4931" w14:textId="77777777" w:rsidR="009E3837" w:rsidRPr="002D77BE" w:rsidRDefault="009E3837" w:rsidP="009E3837">
      <w:pPr>
        <w:spacing w:after="0" w:line="240" w:lineRule="auto"/>
        <w:rPr>
          <w:rFonts w:ascii="Titillium" w:eastAsia="Calibri" w:hAnsi="Titillium"/>
        </w:rPr>
      </w:pPr>
    </w:p>
    <w:p w14:paraId="581FA0E6" w14:textId="77777777" w:rsidR="009E3837" w:rsidRPr="002D77BE" w:rsidRDefault="009E3837" w:rsidP="009E3837">
      <w:pPr>
        <w:spacing w:after="0" w:line="240" w:lineRule="auto"/>
        <w:rPr>
          <w:rFonts w:ascii="Titillium" w:eastAsia="Calibri" w:hAnsi="Titillium"/>
        </w:rPr>
      </w:pPr>
    </w:p>
    <w:p w14:paraId="506C7B22" w14:textId="77777777" w:rsidR="009E3837" w:rsidRPr="002D77BE" w:rsidRDefault="009E3837" w:rsidP="009E3837">
      <w:pPr>
        <w:spacing w:after="0" w:line="240" w:lineRule="auto"/>
        <w:rPr>
          <w:rFonts w:ascii="Titillium" w:eastAsia="Calibri" w:hAnsi="Titillium"/>
        </w:rPr>
      </w:pPr>
    </w:p>
    <w:p w14:paraId="6CBCB08C" w14:textId="77777777" w:rsidR="009E3837" w:rsidRPr="002D77BE" w:rsidDel="0004063E" w:rsidRDefault="009E3837" w:rsidP="009E3837">
      <w:pPr>
        <w:spacing w:after="0" w:line="240" w:lineRule="auto"/>
        <w:rPr>
          <w:del w:id="11" w:author="Filip Rak" w:date="2026-01-20T15:32:00Z" w16du:dateUtc="2026-01-20T14:32:00Z"/>
          <w:rFonts w:ascii="Titillium" w:eastAsia="Calibri" w:hAnsi="Titillium"/>
        </w:rPr>
      </w:pPr>
    </w:p>
    <w:p w14:paraId="1DCDEBF7" w14:textId="77777777" w:rsidR="009E3837" w:rsidRPr="002D77BE" w:rsidRDefault="009E3837" w:rsidP="009E3837">
      <w:pPr>
        <w:spacing w:after="0" w:line="240" w:lineRule="auto"/>
        <w:rPr>
          <w:rFonts w:ascii="Titillium" w:eastAsia="Calibri" w:hAnsi="Titillium"/>
        </w:rPr>
      </w:pPr>
    </w:p>
    <w:p w14:paraId="5EE17F63" w14:textId="77777777" w:rsidR="009E3837" w:rsidRPr="002D77BE" w:rsidRDefault="009E3837" w:rsidP="009E3837">
      <w:pPr>
        <w:spacing w:after="0" w:line="240" w:lineRule="auto"/>
        <w:rPr>
          <w:rFonts w:ascii="Titillium" w:eastAsia="Calibri" w:hAnsi="Titillium"/>
        </w:rPr>
      </w:pPr>
    </w:p>
    <w:p w14:paraId="0BE0CF23" w14:textId="77777777" w:rsidR="009E3837" w:rsidRPr="002D77BE" w:rsidRDefault="009E3837" w:rsidP="009E3837">
      <w:pPr>
        <w:spacing w:after="0" w:line="240" w:lineRule="auto"/>
        <w:rPr>
          <w:rFonts w:ascii="Titillium" w:eastAsia="Calibri" w:hAnsi="Titillium"/>
        </w:rPr>
      </w:pPr>
    </w:p>
    <w:p w14:paraId="4EB6D839" w14:textId="7D911E05" w:rsidR="00617E32" w:rsidRPr="002D77BE" w:rsidRDefault="009E3837" w:rsidP="009E3837">
      <w:pPr>
        <w:spacing w:after="0" w:line="240" w:lineRule="auto"/>
        <w:jc w:val="center"/>
        <w:rPr>
          <w:rFonts w:ascii="Titillium" w:eastAsia="Calibri" w:hAnsi="Titillium"/>
          <w:sz w:val="22"/>
        </w:rPr>
      </w:pPr>
      <w:r w:rsidRPr="002D77BE">
        <w:rPr>
          <w:rFonts w:ascii="Titillium" w:eastAsia="Calibri" w:hAnsi="Titillium"/>
          <w:sz w:val="22"/>
        </w:rPr>
        <w:t>Kraków, 2026</w:t>
      </w:r>
    </w:p>
    <w:p w14:paraId="3D3CCCA6" w14:textId="77777777" w:rsidR="00361606" w:rsidRPr="002D77BE" w:rsidRDefault="00361606" w:rsidP="002D0374">
      <w:pPr>
        <w:pStyle w:val="BodyText"/>
        <w:sectPr w:rsidR="00361606" w:rsidRPr="002D77BE">
          <w:headerReference w:type="default" r:id="rId12"/>
          <w:footerReference w:type="default" r:id="rId13"/>
          <w:pgSz w:w="11906" w:h="16838"/>
          <w:pgMar w:top="1134" w:right="1134" w:bottom="1134" w:left="1701" w:header="709" w:footer="709" w:gutter="0"/>
          <w:cols w:space="708"/>
        </w:sectPr>
      </w:pPr>
    </w:p>
    <w:bookmarkStart w:id="12" w:name="_Toc219827840" w:displacedByCustomXml="next"/>
    <w:sdt>
      <w:sdtPr>
        <w:rPr>
          <w:rFonts w:asciiTheme="minorHAnsi" w:eastAsiaTheme="minorEastAsia" w:hAnsiTheme="minorHAnsi" w:cstheme="minorBidi"/>
          <w:b w:val="0"/>
          <w:bCs w:val="0"/>
          <w:color w:val="auto"/>
          <w:sz w:val="22"/>
          <w:szCs w:val="22"/>
        </w:rPr>
        <w:id w:val="-2087915784"/>
        <w:docPartObj>
          <w:docPartGallery w:val="Table of Contents"/>
          <w:docPartUnique/>
        </w:docPartObj>
      </w:sdtPr>
      <w:sdtEndPr>
        <w:rPr>
          <w:sz w:val="24"/>
          <w:szCs w:val="24"/>
        </w:rPr>
      </w:sdtEndPr>
      <w:sdtContent>
        <w:bookmarkStart w:id="13" w:name="_Toc219154060" w:displacedByCustomXml="prev"/>
        <w:bookmarkStart w:id="14" w:name="_Toc219232927" w:displacedByCustomXml="prev"/>
        <w:p w14:paraId="558E1E03" w14:textId="13CC5170" w:rsidR="00F0101D" w:rsidRPr="002D77BE" w:rsidRDefault="000703E3" w:rsidP="00074AD8">
          <w:pPr>
            <w:pStyle w:val="NNH1"/>
            <w:spacing w:before="240"/>
            <w:rPr>
              <w:sz w:val="24"/>
            </w:rPr>
          </w:pPr>
          <w:r w:rsidRPr="002D77BE">
            <w:rPr>
              <w:sz w:val="24"/>
            </w:rPr>
            <w:t>Spis Treści</w:t>
          </w:r>
          <w:bookmarkEnd w:id="14"/>
          <w:bookmarkEnd w:id="13"/>
          <w:bookmarkEnd w:id="12"/>
        </w:p>
        <w:p w14:paraId="479E831A" w14:textId="6A42DE62" w:rsidR="002724CC" w:rsidRDefault="00C972DA">
          <w:pPr>
            <w:pStyle w:val="TOC1"/>
            <w:rPr>
              <w:ins w:id="15" w:author="Filip Rak" w:date="2026-01-20T18:57:00Z" w16du:dateUtc="2026-01-20T17:57:00Z"/>
              <w:rFonts w:asciiTheme="minorHAnsi" w:eastAsiaTheme="minorEastAsia" w:hAnsiTheme="minorHAnsi"/>
              <w:noProof/>
              <w:kern w:val="2"/>
              <w:szCs w:val="24"/>
              <w:lang w:val="en-GB" w:eastAsia="en-GB"/>
              <w14:ligatures w14:val="standardContextual"/>
            </w:rPr>
          </w:pPr>
          <w:r w:rsidRPr="002D77BE">
            <w:rPr>
              <w:rFonts w:cs="Times New Roman"/>
              <w:szCs w:val="24"/>
            </w:rPr>
            <w:fldChar w:fldCharType="begin"/>
          </w:r>
          <w:r w:rsidRPr="002D77BE">
            <w:rPr>
              <w:rFonts w:cs="Times New Roman"/>
              <w:szCs w:val="24"/>
            </w:rPr>
            <w:instrText xml:space="preserve"> TOC \o "1-3" \h \z \u </w:instrText>
          </w:r>
          <w:r w:rsidRPr="002D77BE">
            <w:rPr>
              <w:rFonts w:cs="Times New Roman"/>
              <w:szCs w:val="24"/>
            </w:rPr>
            <w:fldChar w:fldCharType="separate"/>
          </w:r>
          <w:ins w:id="16" w:author="Filip Rak" w:date="2026-01-20T18:57:00Z" w16du:dateUtc="2026-01-20T17:57:00Z">
            <w:r w:rsidR="002724CC" w:rsidRPr="007D27A3">
              <w:rPr>
                <w:rStyle w:val="Hyperlink"/>
                <w:noProof/>
              </w:rPr>
              <w:fldChar w:fldCharType="begin"/>
            </w:r>
            <w:r w:rsidR="002724CC" w:rsidRPr="007D27A3">
              <w:rPr>
                <w:rStyle w:val="Hyperlink"/>
                <w:noProof/>
              </w:rPr>
              <w:instrText xml:space="preserve"> </w:instrText>
            </w:r>
            <w:r w:rsidR="002724CC">
              <w:rPr>
                <w:noProof/>
              </w:rPr>
              <w:instrText>HYPERLINK \l "_Toc219827840"</w:instrText>
            </w:r>
            <w:r w:rsidR="002724CC" w:rsidRPr="007D27A3">
              <w:rPr>
                <w:rStyle w:val="Hyperlink"/>
                <w:noProof/>
              </w:rPr>
              <w:instrText xml:space="preserve"> </w:instrText>
            </w:r>
            <w:r w:rsidR="002724CC" w:rsidRPr="007D27A3">
              <w:rPr>
                <w:rStyle w:val="Hyperlink"/>
                <w:noProof/>
              </w:rPr>
            </w:r>
            <w:r w:rsidR="002724CC" w:rsidRPr="007D27A3">
              <w:rPr>
                <w:rStyle w:val="Hyperlink"/>
                <w:noProof/>
              </w:rPr>
              <w:fldChar w:fldCharType="separate"/>
            </w:r>
            <w:r w:rsidR="002724CC" w:rsidRPr="007D27A3">
              <w:rPr>
                <w:rStyle w:val="Hyperlink"/>
                <w:noProof/>
              </w:rPr>
              <w:t>Spis Treści</w:t>
            </w:r>
            <w:r w:rsidR="002724CC">
              <w:rPr>
                <w:noProof/>
                <w:webHidden/>
              </w:rPr>
              <w:tab/>
            </w:r>
            <w:r w:rsidR="002724CC">
              <w:rPr>
                <w:noProof/>
                <w:webHidden/>
              </w:rPr>
              <w:fldChar w:fldCharType="begin"/>
            </w:r>
            <w:r w:rsidR="002724CC">
              <w:rPr>
                <w:noProof/>
                <w:webHidden/>
              </w:rPr>
              <w:instrText xml:space="preserve"> PAGEREF _Toc219827840 \h </w:instrText>
            </w:r>
            <w:r w:rsidR="002724CC">
              <w:rPr>
                <w:noProof/>
                <w:webHidden/>
              </w:rPr>
            </w:r>
            <w:r w:rsidR="002724CC">
              <w:rPr>
                <w:noProof/>
                <w:webHidden/>
              </w:rPr>
              <w:fldChar w:fldCharType="separate"/>
            </w:r>
            <w:r w:rsidR="002724CC">
              <w:rPr>
                <w:noProof/>
                <w:webHidden/>
              </w:rPr>
              <w:t>2</w:t>
            </w:r>
            <w:r w:rsidR="002724CC">
              <w:rPr>
                <w:noProof/>
                <w:webHidden/>
              </w:rPr>
              <w:fldChar w:fldCharType="end"/>
            </w:r>
            <w:r w:rsidR="002724CC" w:rsidRPr="007D27A3">
              <w:rPr>
                <w:rStyle w:val="Hyperlink"/>
                <w:noProof/>
              </w:rPr>
              <w:fldChar w:fldCharType="end"/>
            </w:r>
          </w:ins>
        </w:p>
        <w:p w14:paraId="27184D98" w14:textId="7B533745" w:rsidR="002724CC" w:rsidRDefault="002724CC">
          <w:pPr>
            <w:pStyle w:val="TOC1"/>
            <w:rPr>
              <w:ins w:id="17" w:author="Filip Rak" w:date="2026-01-20T18:57:00Z" w16du:dateUtc="2026-01-20T17:57:00Z"/>
              <w:rFonts w:asciiTheme="minorHAnsi" w:eastAsiaTheme="minorEastAsia" w:hAnsiTheme="minorHAnsi"/>
              <w:noProof/>
              <w:kern w:val="2"/>
              <w:szCs w:val="24"/>
              <w:lang w:val="en-GB" w:eastAsia="en-GB"/>
              <w14:ligatures w14:val="standardContextual"/>
            </w:rPr>
          </w:pPr>
          <w:ins w:id="1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"_Toc219827841"</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1.</w:t>
            </w:r>
            <w:r>
              <w:rPr>
                <w:rFonts w:asciiTheme="minorHAnsi" w:eastAsiaTheme="minorEastAsia" w:hAnsiTheme="minorHAnsi"/>
                <w:noProof/>
                <w:kern w:val="2"/>
                <w:szCs w:val="24"/>
                <w:lang w:val="en-GB" w:eastAsia="en-GB"/>
                <w14:ligatures w14:val="standardContextual"/>
              </w:rPr>
              <w:tab/>
            </w:r>
            <w:r w:rsidRPr="007D27A3">
              <w:rPr>
                <w:rStyle w:val="Hyperlink"/>
                <w:noProof/>
              </w:rPr>
              <w:t>Wstęp</w:t>
            </w:r>
            <w:r>
              <w:rPr>
                <w:noProof/>
                <w:webHidden/>
              </w:rPr>
              <w:tab/>
            </w:r>
            <w:r>
              <w:rPr>
                <w:noProof/>
                <w:webHidden/>
              </w:rPr>
              <w:fldChar w:fldCharType="begin"/>
            </w:r>
            <w:r>
              <w:rPr>
                <w:noProof/>
                <w:webHidden/>
              </w:rPr>
              <w:instrText xml:space="preserve"> PAGEREF _Toc219827841 \h </w:instrText>
            </w:r>
            <w:r>
              <w:rPr>
                <w:noProof/>
                <w:webHidden/>
              </w:rPr>
            </w:r>
            <w:r>
              <w:rPr>
                <w:noProof/>
                <w:webHidden/>
              </w:rPr>
              <w:fldChar w:fldCharType="separate"/>
            </w:r>
            <w:r>
              <w:rPr>
                <w:noProof/>
                <w:webHidden/>
              </w:rPr>
              <w:t>4</w:t>
            </w:r>
            <w:r>
              <w:rPr>
                <w:noProof/>
                <w:webHidden/>
              </w:rPr>
              <w:fldChar w:fldCharType="end"/>
            </w:r>
            <w:r w:rsidRPr="007D27A3">
              <w:rPr>
                <w:rStyle w:val="Hyperlink"/>
                <w:noProof/>
              </w:rPr>
              <w:fldChar w:fldCharType="end"/>
            </w:r>
          </w:ins>
        </w:p>
        <w:p w14:paraId="6A658F31" w14:textId="32B85D7E" w:rsidR="002724CC" w:rsidRDefault="002724CC">
          <w:pPr>
            <w:pStyle w:val="TOC2"/>
            <w:rPr>
              <w:ins w:id="19" w:author="Filip Rak" w:date="2026-01-20T18:57:00Z" w16du:dateUtc="2026-01-20T17:57:00Z"/>
              <w:rFonts w:asciiTheme="minorHAnsi" w:eastAsiaTheme="minorEastAsia" w:hAnsiTheme="minorHAnsi"/>
              <w:noProof/>
              <w:kern w:val="2"/>
              <w:szCs w:val="24"/>
              <w:lang w:val="en-GB" w:eastAsia="en-GB"/>
              <w14:ligatures w14:val="standardContextual"/>
            </w:rPr>
          </w:pPr>
          <w:ins w:id="2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"_Toc219827842"</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1.1.</w:t>
            </w:r>
            <w:r>
              <w:rPr>
                <w:rFonts w:asciiTheme="minorHAnsi" w:eastAsiaTheme="minorEastAsia" w:hAnsiTheme="minorHAnsi"/>
                <w:noProof/>
                <w:kern w:val="2"/>
                <w:szCs w:val="24"/>
                <w:lang w:val="en-GB" w:eastAsia="en-GB"/>
                <w14:ligatures w14:val="standardContextual"/>
              </w:rPr>
              <w:tab/>
            </w:r>
            <w:r w:rsidRPr="007D27A3">
              <w:rPr>
                <w:rStyle w:val="Hyperlink"/>
                <w:noProof/>
              </w:rPr>
              <w:t>Architektura Entity-Component-System</w:t>
            </w:r>
            <w:r>
              <w:rPr>
                <w:noProof/>
                <w:webHidden/>
              </w:rPr>
              <w:tab/>
            </w:r>
            <w:r>
              <w:rPr>
                <w:noProof/>
                <w:webHidden/>
              </w:rPr>
              <w:fldChar w:fldCharType="begin"/>
            </w:r>
            <w:r>
              <w:rPr>
                <w:noProof/>
                <w:webHidden/>
              </w:rPr>
              <w:instrText xml:space="preserve"> PAGEREF _Toc219827842 \h </w:instrText>
            </w:r>
            <w:r>
              <w:rPr>
                <w:noProof/>
                <w:webHidden/>
              </w:rPr>
            </w:r>
            <w:r>
              <w:rPr>
                <w:noProof/>
                <w:webHidden/>
              </w:rPr>
              <w:fldChar w:fldCharType="separate"/>
            </w:r>
            <w:r>
              <w:rPr>
                <w:noProof/>
                <w:webHidden/>
              </w:rPr>
              <w:t>4</w:t>
            </w:r>
            <w:r>
              <w:rPr>
                <w:noProof/>
                <w:webHidden/>
              </w:rPr>
              <w:fldChar w:fldCharType="end"/>
            </w:r>
            <w:r w:rsidRPr="007D27A3">
              <w:rPr>
                <w:rStyle w:val="Hyperlink"/>
                <w:noProof/>
              </w:rPr>
              <w:fldChar w:fldCharType="end"/>
            </w:r>
          </w:ins>
        </w:p>
        <w:p w14:paraId="553335DF" w14:textId="7BA6C5EC" w:rsidR="002724CC" w:rsidRDefault="002724CC">
          <w:pPr>
            <w:pStyle w:val="TOC2"/>
            <w:rPr>
              <w:ins w:id="21" w:author="Filip Rak" w:date="2026-01-20T18:57:00Z" w16du:dateUtc="2026-01-20T17:57:00Z"/>
              <w:rFonts w:asciiTheme="minorHAnsi" w:eastAsiaTheme="minorEastAsia" w:hAnsiTheme="minorHAnsi"/>
              <w:noProof/>
              <w:kern w:val="2"/>
              <w:szCs w:val="24"/>
              <w:lang w:val="en-GB" w:eastAsia="en-GB"/>
              <w14:ligatures w14:val="standardContextual"/>
            </w:rPr>
          </w:pPr>
          <w:ins w:id="2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"_Toc219827843"</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1.2.</w:t>
            </w:r>
            <w:r>
              <w:rPr>
                <w:rFonts w:asciiTheme="minorHAnsi" w:eastAsiaTheme="minorEastAsia" w:hAnsiTheme="minorHAnsi"/>
                <w:noProof/>
                <w:kern w:val="2"/>
                <w:szCs w:val="24"/>
                <w:lang w:val="en-GB" w:eastAsia="en-GB"/>
                <w14:ligatures w14:val="standardContextual"/>
              </w:rPr>
              <w:tab/>
            </w:r>
            <w:r w:rsidRPr="007D27A3">
              <w:rPr>
                <w:rStyle w:val="Hyperlink"/>
                <w:noProof/>
              </w:rPr>
              <w:t>Automaty komórkowe</w:t>
            </w:r>
            <w:r>
              <w:rPr>
                <w:noProof/>
                <w:webHidden/>
              </w:rPr>
              <w:tab/>
            </w:r>
            <w:r>
              <w:rPr>
                <w:noProof/>
                <w:webHidden/>
              </w:rPr>
              <w:fldChar w:fldCharType="begin"/>
            </w:r>
            <w:r>
              <w:rPr>
                <w:noProof/>
                <w:webHidden/>
              </w:rPr>
              <w:instrText xml:space="preserve"> PAGEREF _Toc219827843 \h </w:instrText>
            </w:r>
            <w:r>
              <w:rPr>
                <w:noProof/>
                <w:webHidden/>
              </w:rPr>
            </w:r>
            <w:r>
              <w:rPr>
                <w:noProof/>
                <w:webHidden/>
              </w:rPr>
              <w:fldChar w:fldCharType="separate"/>
            </w:r>
            <w:r>
              <w:rPr>
                <w:noProof/>
                <w:webHidden/>
              </w:rPr>
              <w:t>5</w:t>
            </w:r>
            <w:r>
              <w:rPr>
                <w:noProof/>
                <w:webHidden/>
              </w:rPr>
              <w:fldChar w:fldCharType="end"/>
            </w:r>
            <w:r w:rsidRPr="007D27A3">
              <w:rPr>
                <w:rStyle w:val="Hyperlink"/>
                <w:noProof/>
              </w:rPr>
              <w:fldChar w:fldCharType="end"/>
            </w:r>
          </w:ins>
        </w:p>
        <w:p w14:paraId="28A69B82" w14:textId="59936347" w:rsidR="002724CC" w:rsidRDefault="002724CC">
          <w:pPr>
            <w:pStyle w:val="TOC2"/>
            <w:rPr>
              <w:ins w:id="23" w:author="Filip Rak" w:date="2026-01-20T18:57:00Z" w16du:dateUtc="2026-01-20T17:57:00Z"/>
              <w:rFonts w:asciiTheme="minorHAnsi" w:eastAsiaTheme="minorEastAsia" w:hAnsiTheme="minorHAnsi"/>
              <w:noProof/>
              <w:kern w:val="2"/>
              <w:szCs w:val="24"/>
              <w:lang w:val="en-GB" w:eastAsia="en-GB"/>
              <w14:ligatures w14:val="standardContextual"/>
            </w:rPr>
          </w:pPr>
          <w:ins w:id="2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"_Toc219827844"</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1.3.</w:t>
            </w:r>
            <w:r>
              <w:rPr>
                <w:rFonts w:asciiTheme="minorHAnsi" w:eastAsiaTheme="minorEastAsia" w:hAnsiTheme="minorHAnsi"/>
                <w:noProof/>
                <w:kern w:val="2"/>
                <w:szCs w:val="24"/>
                <w:lang w:val="en-GB" w:eastAsia="en-GB"/>
                <w14:ligatures w14:val="standardContextual"/>
              </w:rPr>
              <w:tab/>
            </w:r>
            <w:r w:rsidRPr="007D27A3">
              <w:rPr>
                <w:rStyle w:val="Hyperlink"/>
                <w:noProof/>
              </w:rPr>
              <w:t>Systemy wieloagentowe</w:t>
            </w:r>
            <w:r>
              <w:rPr>
                <w:noProof/>
                <w:webHidden/>
              </w:rPr>
              <w:tab/>
            </w:r>
            <w:r>
              <w:rPr>
                <w:noProof/>
                <w:webHidden/>
              </w:rPr>
              <w:fldChar w:fldCharType="begin"/>
            </w:r>
            <w:r>
              <w:rPr>
                <w:noProof/>
                <w:webHidden/>
              </w:rPr>
              <w:instrText xml:space="preserve"> PAGEREF _Toc219827844 \h </w:instrText>
            </w:r>
            <w:r>
              <w:rPr>
                <w:noProof/>
                <w:webHidden/>
              </w:rPr>
            </w:r>
            <w:r>
              <w:rPr>
                <w:noProof/>
                <w:webHidden/>
              </w:rPr>
              <w:fldChar w:fldCharType="separate"/>
            </w:r>
            <w:r>
              <w:rPr>
                <w:noProof/>
                <w:webHidden/>
              </w:rPr>
              <w:t>5</w:t>
            </w:r>
            <w:r>
              <w:rPr>
                <w:noProof/>
                <w:webHidden/>
              </w:rPr>
              <w:fldChar w:fldCharType="end"/>
            </w:r>
            <w:r w:rsidRPr="007D27A3">
              <w:rPr>
                <w:rStyle w:val="Hyperlink"/>
                <w:noProof/>
              </w:rPr>
              <w:fldChar w:fldCharType="end"/>
            </w:r>
          </w:ins>
        </w:p>
        <w:p w14:paraId="1AA8887F" w14:textId="7072E360" w:rsidR="002724CC" w:rsidRDefault="002724CC">
          <w:pPr>
            <w:pStyle w:val="TOC2"/>
            <w:rPr>
              <w:ins w:id="25" w:author="Filip Rak" w:date="2026-01-20T18:57:00Z" w16du:dateUtc="2026-01-20T17:57:00Z"/>
              <w:rFonts w:asciiTheme="minorHAnsi" w:eastAsiaTheme="minorEastAsia" w:hAnsiTheme="minorHAnsi"/>
              <w:noProof/>
              <w:kern w:val="2"/>
              <w:szCs w:val="24"/>
              <w:lang w:val="en-GB" w:eastAsia="en-GB"/>
              <w14:ligatures w14:val="standardContextual"/>
            </w:rPr>
          </w:pPr>
          <w:ins w:id="2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"_Toc219827845"</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1.4.</w:t>
            </w:r>
            <w:r>
              <w:rPr>
                <w:rFonts w:asciiTheme="minorHAnsi" w:eastAsiaTheme="minorEastAsia" w:hAnsiTheme="minorHAnsi"/>
                <w:noProof/>
                <w:kern w:val="2"/>
                <w:szCs w:val="24"/>
                <w:lang w:val="en-GB" w:eastAsia="en-GB"/>
                <w14:ligatures w14:val="standardContextual"/>
              </w:rPr>
              <w:tab/>
            </w:r>
            <w:r w:rsidRPr="007D27A3">
              <w:rPr>
                <w:rStyle w:val="Hyperlink"/>
                <w:noProof/>
              </w:rPr>
              <w:t>Struktura pracy</w:t>
            </w:r>
            <w:r>
              <w:rPr>
                <w:noProof/>
                <w:webHidden/>
              </w:rPr>
              <w:tab/>
            </w:r>
            <w:r>
              <w:rPr>
                <w:noProof/>
                <w:webHidden/>
              </w:rPr>
              <w:fldChar w:fldCharType="begin"/>
            </w:r>
            <w:r>
              <w:rPr>
                <w:noProof/>
                <w:webHidden/>
              </w:rPr>
              <w:instrText xml:space="preserve"> PAGEREF _Toc219827845 \h </w:instrText>
            </w:r>
            <w:r>
              <w:rPr>
                <w:noProof/>
                <w:webHidden/>
              </w:rPr>
            </w:r>
            <w:r>
              <w:rPr>
                <w:noProof/>
                <w:webHidden/>
              </w:rPr>
              <w:fldChar w:fldCharType="separate"/>
            </w:r>
            <w:r>
              <w:rPr>
                <w:noProof/>
                <w:webHidden/>
              </w:rPr>
              <w:t>6</w:t>
            </w:r>
            <w:r>
              <w:rPr>
                <w:noProof/>
                <w:webHidden/>
              </w:rPr>
              <w:fldChar w:fldCharType="end"/>
            </w:r>
            <w:r w:rsidRPr="007D27A3">
              <w:rPr>
                <w:rStyle w:val="Hyperlink"/>
                <w:noProof/>
              </w:rPr>
              <w:fldChar w:fldCharType="end"/>
            </w:r>
          </w:ins>
        </w:p>
        <w:p w14:paraId="4E892170" w14:textId="7BAB7804" w:rsidR="002724CC" w:rsidRDefault="002724CC">
          <w:pPr>
            <w:pStyle w:val="TOC1"/>
            <w:rPr>
              <w:ins w:id="27" w:author="Filip Rak" w:date="2026-01-20T18:57:00Z" w16du:dateUtc="2026-01-20T17:57:00Z"/>
              <w:rFonts w:asciiTheme="minorHAnsi" w:eastAsiaTheme="minorEastAsia" w:hAnsiTheme="minorHAnsi"/>
              <w:noProof/>
              <w:kern w:val="2"/>
              <w:szCs w:val="24"/>
              <w:lang w:val="en-GB" w:eastAsia="en-GB"/>
              <w14:ligatures w14:val="standardContextual"/>
            </w:rPr>
          </w:pPr>
          <w:ins w:id="2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"_Toc219827846"</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2.</w:t>
            </w:r>
            <w:r>
              <w:rPr>
                <w:rFonts w:asciiTheme="minorHAnsi" w:eastAsiaTheme="minorEastAsia" w:hAnsiTheme="minorHAnsi"/>
                <w:noProof/>
                <w:kern w:val="2"/>
                <w:szCs w:val="24"/>
                <w:lang w:val="en-GB" w:eastAsia="en-GB"/>
                <w14:ligatures w14:val="standardContextual"/>
              </w:rPr>
              <w:tab/>
            </w:r>
            <w:r w:rsidRPr="007D27A3">
              <w:rPr>
                <w:rStyle w:val="Hyperlink"/>
                <w:noProof/>
              </w:rPr>
              <w:t>Cel pracy</w:t>
            </w:r>
            <w:r>
              <w:rPr>
                <w:noProof/>
                <w:webHidden/>
              </w:rPr>
              <w:tab/>
            </w:r>
            <w:r>
              <w:rPr>
                <w:noProof/>
                <w:webHidden/>
              </w:rPr>
              <w:fldChar w:fldCharType="begin"/>
            </w:r>
            <w:r>
              <w:rPr>
                <w:noProof/>
                <w:webHidden/>
              </w:rPr>
              <w:instrText xml:space="preserve"> PAGEREF _Toc219827846 \h </w:instrText>
            </w:r>
            <w:r>
              <w:rPr>
                <w:noProof/>
                <w:webHidden/>
              </w:rPr>
            </w:r>
            <w:r>
              <w:rPr>
                <w:noProof/>
                <w:webHidden/>
              </w:rPr>
              <w:fldChar w:fldCharType="separate"/>
            </w:r>
            <w:r>
              <w:rPr>
                <w:noProof/>
                <w:webHidden/>
              </w:rPr>
              <w:t>7</w:t>
            </w:r>
            <w:r>
              <w:rPr>
                <w:noProof/>
                <w:webHidden/>
              </w:rPr>
              <w:fldChar w:fldCharType="end"/>
            </w:r>
            <w:r w:rsidRPr="007D27A3">
              <w:rPr>
                <w:rStyle w:val="Hyperlink"/>
                <w:noProof/>
              </w:rPr>
              <w:fldChar w:fldCharType="end"/>
            </w:r>
          </w:ins>
        </w:p>
        <w:p w14:paraId="7DD4B374" w14:textId="2A232405" w:rsidR="002724CC" w:rsidRDefault="002724CC">
          <w:pPr>
            <w:pStyle w:val="TOC2"/>
            <w:rPr>
              <w:ins w:id="29" w:author="Filip Rak" w:date="2026-01-20T18:57:00Z" w16du:dateUtc="2026-01-20T17:57:00Z"/>
              <w:rFonts w:asciiTheme="minorHAnsi" w:eastAsiaTheme="minorEastAsia" w:hAnsiTheme="minorHAnsi"/>
              <w:noProof/>
              <w:kern w:val="2"/>
              <w:szCs w:val="24"/>
              <w:lang w:val="en-GB" w:eastAsia="en-GB"/>
              <w14:ligatures w14:val="standardContextual"/>
            </w:rPr>
          </w:pPr>
          <w:ins w:id="3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"_Toc219827847"</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2.1.</w:t>
            </w:r>
            <w:r>
              <w:rPr>
                <w:rFonts w:asciiTheme="minorHAnsi" w:eastAsiaTheme="minorEastAsia" w:hAnsiTheme="minorHAnsi"/>
                <w:noProof/>
                <w:kern w:val="2"/>
                <w:szCs w:val="24"/>
                <w:lang w:val="en-GB" w:eastAsia="en-GB"/>
                <w14:ligatures w14:val="standardContextual"/>
              </w:rPr>
              <w:tab/>
            </w:r>
            <w:r w:rsidRPr="007D27A3">
              <w:rPr>
                <w:rStyle w:val="Hyperlink"/>
                <w:noProof/>
              </w:rPr>
              <w:t>Zadanie inżynierskie</w:t>
            </w:r>
            <w:r>
              <w:rPr>
                <w:noProof/>
                <w:webHidden/>
              </w:rPr>
              <w:tab/>
            </w:r>
            <w:r>
              <w:rPr>
                <w:noProof/>
                <w:webHidden/>
              </w:rPr>
              <w:fldChar w:fldCharType="begin"/>
            </w:r>
            <w:r>
              <w:rPr>
                <w:noProof/>
                <w:webHidden/>
              </w:rPr>
              <w:instrText xml:space="preserve"> PAGEREF _Toc219827847 \h </w:instrText>
            </w:r>
            <w:r>
              <w:rPr>
                <w:noProof/>
                <w:webHidden/>
              </w:rPr>
            </w:r>
            <w:r>
              <w:rPr>
                <w:noProof/>
                <w:webHidden/>
              </w:rPr>
              <w:fldChar w:fldCharType="separate"/>
            </w:r>
            <w:r>
              <w:rPr>
                <w:noProof/>
                <w:webHidden/>
              </w:rPr>
              <w:t>7</w:t>
            </w:r>
            <w:r>
              <w:rPr>
                <w:noProof/>
                <w:webHidden/>
              </w:rPr>
              <w:fldChar w:fldCharType="end"/>
            </w:r>
            <w:r w:rsidRPr="007D27A3">
              <w:rPr>
                <w:rStyle w:val="Hyperlink"/>
                <w:noProof/>
              </w:rPr>
              <w:fldChar w:fldCharType="end"/>
            </w:r>
          </w:ins>
        </w:p>
        <w:p w14:paraId="63F56D50" w14:textId="545735F7" w:rsidR="002724CC" w:rsidRDefault="002724CC">
          <w:pPr>
            <w:pStyle w:val="TOC2"/>
            <w:rPr>
              <w:ins w:id="31" w:author="Filip Rak" w:date="2026-01-20T18:57:00Z" w16du:dateUtc="2026-01-20T17:57:00Z"/>
              <w:rFonts w:asciiTheme="minorHAnsi" w:eastAsiaTheme="minorEastAsia" w:hAnsiTheme="minorHAnsi"/>
              <w:noProof/>
              <w:kern w:val="2"/>
              <w:szCs w:val="24"/>
              <w:lang w:val="en-GB" w:eastAsia="en-GB"/>
              <w14:ligatures w14:val="standardContextual"/>
            </w:rPr>
          </w:pPr>
          <w:ins w:id="3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"_Toc219827848"</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2.2.</w:t>
            </w:r>
            <w:r>
              <w:rPr>
                <w:rFonts w:asciiTheme="minorHAnsi" w:eastAsiaTheme="minorEastAsia" w:hAnsiTheme="minorHAnsi"/>
                <w:noProof/>
                <w:kern w:val="2"/>
                <w:szCs w:val="24"/>
                <w:lang w:val="en-GB" w:eastAsia="en-GB"/>
                <w14:ligatures w14:val="standardContextual"/>
              </w:rPr>
              <w:tab/>
            </w:r>
            <w:r w:rsidRPr="007D27A3">
              <w:rPr>
                <w:rStyle w:val="Hyperlink"/>
                <w:noProof/>
              </w:rPr>
              <w:t>Zadanie modelowe</w:t>
            </w:r>
            <w:r>
              <w:rPr>
                <w:noProof/>
                <w:webHidden/>
              </w:rPr>
              <w:tab/>
            </w:r>
            <w:r>
              <w:rPr>
                <w:noProof/>
                <w:webHidden/>
              </w:rPr>
              <w:fldChar w:fldCharType="begin"/>
            </w:r>
            <w:r>
              <w:rPr>
                <w:noProof/>
                <w:webHidden/>
              </w:rPr>
              <w:instrText xml:space="preserve"> PAGEREF _Toc219827848 \h </w:instrText>
            </w:r>
            <w:r>
              <w:rPr>
                <w:noProof/>
                <w:webHidden/>
              </w:rPr>
            </w:r>
            <w:r>
              <w:rPr>
                <w:noProof/>
                <w:webHidden/>
              </w:rPr>
              <w:fldChar w:fldCharType="separate"/>
            </w:r>
            <w:r>
              <w:rPr>
                <w:noProof/>
                <w:webHidden/>
              </w:rPr>
              <w:t>7</w:t>
            </w:r>
            <w:r>
              <w:rPr>
                <w:noProof/>
                <w:webHidden/>
              </w:rPr>
              <w:fldChar w:fldCharType="end"/>
            </w:r>
            <w:r w:rsidRPr="007D27A3">
              <w:rPr>
                <w:rStyle w:val="Hyperlink"/>
                <w:noProof/>
              </w:rPr>
              <w:fldChar w:fldCharType="end"/>
            </w:r>
          </w:ins>
        </w:p>
        <w:p w14:paraId="596F7FC9" w14:textId="095F9070" w:rsidR="002724CC" w:rsidRDefault="002724CC">
          <w:pPr>
            <w:pStyle w:val="TOC1"/>
            <w:rPr>
              <w:ins w:id="33" w:author="Filip Rak" w:date="2026-01-20T18:57:00Z" w16du:dateUtc="2026-01-20T17:57:00Z"/>
              <w:rFonts w:asciiTheme="minorHAnsi" w:eastAsiaTheme="minorEastAsia" w:hAnsiTheme="minorHAnsi"/>
              <w:noProof/>
              <w:kern w:val="2"/>
              <w:szCs w:val="24"/>
              <w:lang w:val="en-GB" w:eastAsia="en-GB"/>
              <w14:ligatures w14:val="standardContextual"/>
            </w:rPr>
          </w:pPr>
          <w:ins w:id="3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"_Toc219827849"</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w:t>
            </w:r>
            <w:r>
              <w:rPr>
                <w:rFonts w:asciiTheme="minorHAnsi" w:eastAsiaTheme="minorEastAsia" w:hAnsiTheme="minorHAnsi"/>
                <w:noProof/>
                <w:kern w:val="2"/>
                <w:szCs w:val="24"/>
                <w:lang w:val="en-GB" w:eastAsia="en-GB"/>
                <w14:ligatures w14:val="standardContextual"/>
              </w:rPr>
              <w:tab/>
            </w:r>
            <w:r w:rsidRPr="007D27A3">
              <w:rPr>
                <w:rStyle w:val="Hyperlink"/>
                <w:noProof/>
              </w:rPr>
              <w:t>Architektura i technologie</w:t>
            </w:r>
            <w:r>
              <w:rPr>
                <w:noProof/>
                <w:webHidden/>
              </w:rPr>
              <w:tab/>
            </w:r>
            <w:r>
              <w:rPr>
                <w:noProof/>
                <w:webHidden/>
              </w:rPr>
              <w:fldChar w:fldCharType="begin"/>
            </w:r>
            <w:r>
              <w:rPr>
                <w:noProof/>
                <w:webHidden/>
              </w:rPr>
              <w:instrText xml:space="preserve"> PAGEREF _Toc219827849 \h </w:instrText>
            </w:r>
            <w:r>
              <w:rPr>
                <w:noProof/>
                <w:webHidden/>
              </w:rPr>
            </w:r>
            <w:r>
              <w:rPr>
                <w:noProof/>
                <w:webHidden/>
              </w:rPr>
              <w:fldChar w:fldCharType="separate"/>
            </w:r>
            <w:r>
              <w:rPr>
                <w:noProof/>
                <w:webHidden/>
              </w:rPr>
              <w:t>8</w:t>
            </w:r>
            <w:r>
              <w:rPr>
                <w:noProof/>
                <w:webHidden/>
              </w:rPr>
              <w:fldChar w:fldCharType="end"/>
            </w:r>
            <w:r w:rsidRPr="007D27A3">
              <w:rPr>
                <w:rStyle w:val="Hyperlink"/>
                <w:noProof/>
              </w:rPr>
              <w:fldChar w:fldCharType="end"/>
            </w:r>
          </w:ins>
        </w:p>
        <w:p w14:paraId="2586272D" w14:textId="2F2FF16E" w:rsidR="002724CC" w:rsidRDefault="002724CC">
          <w:pPr>
            <w:pStyle w:val="TOC2"/>
            <w:rPr>
              <w:ins w:id="35" w:author="Filip Rak" w:date="2026-01-20T18:57:00Z" w16du:dateUtc="2026-01-20T17:57:00Z"/>
              <w:rFonts w:asciiTheme="minorHAnsi" w:eastAsiaTheme="minorEastAsia" w:hAnsiTheme="minorHAnsi"/>
              <w:noProof/>
              <w:kern w:val="2"/>
              <w:szCs w:val="24"/>
              <w:lang w:val="en-GB" w:eastAsia="en-GB"/>
              <w14:ligatures w14:val="standardContextual"/>
            </w:rPr>
          </w:pPr>
          <w:ins w:id="3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"_Toc219827850"</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3.1.</w:t>
            </w:r>
            <w:r>
              <w:rPr>
                <w:rFonts w:asciiTheme="minorHAnsi" w:eastAsiaTheme="minorEastAsia" w:hAnsiTheme="minorHAnsi"/>
                <w:noProof/>
                <w:kern w:val="2"/>
                <w:szCs w:val="24"/>
                <w:lang w:val="en-GB" w:eastAsia="en-GB"/>
                <w14:ligatures w14:val="standardContextual"/>
              </w:rPr>
              <w:tab/>
            </w:r>
            <w:r w:rsidRPr="007D27A3">
              <w:rPr>
                <w:rStyle w:val="Hyperlink"/>
                <w:noProof/>
              </w:rPr>
              <w:t>Wykorzystane technologie</w:t>
            </w:r>
            <w:r>
              <w:rPr>
                <w:noProof/>
                <w:webHidden/>
              </w:rPr>
              <w:tab/>
            </w:r>
            <w:r>
              <w:rPr>
                <w:noProof/>
                <w:webHidden/>
              </w:rPr>
              <w:fldChar w:fldCharType="begin"/>
            </w:r>
            <w:r>
              <w:rPr>
                <w:noProof/>
                <w:webHidden/>
              </w:rPr>
              <w:instrText xml:space="preserve"> PAGEREF _Toc219827850 \h </w:instrText>
            </w:r>
            <w:r>
              <w:rPr>
                <w:noProof/>
                <w:webHidden/>
              </w:rPr>
            </w:r>
            <w:r>
              <w:rPr>
                <w:noProof/>
                <w:webHidden/>
              </w:rPr>
              <w:fldChar w:fldCharType="separate"/>
            </w:r>
            <w:r>
              <w:rPr>
                <w:noProof/>
                <w:webHidden/>
              </w:rPr>
              <w:t>8</w:t>
            </w:r>
            <w:r>
              <w:rPr>
                <w:noProof/>
                <w:webHidden/>
              </w:rPr>
              <w:fldChar w:fldCharType="end"/>
            </w:r>
            <w:r w:rsidRPr="007D27A3">
              <w:rPr>
                <w:rStyle w:val="Hyperlink"/>
                <w:noProof/>
              </w:rPr>
              <w:fldChar w:fldCharType="end"/>
            </w:r>
          </w:ins>
        </w:p>
        <w:p w14:paraId="2699A511" w14:textId="0E9E342F" w:rsidR="002724CC" w:rsidRDefault="002724CC">
          <w:pPr>
            <w:pStyle w:val="TOC2"/>
            <w:rPr>
              <w:ins w:id="37" w:author="Filip Rak" w:date="2026-01-20T18:57:00Z" w16du:dateUtc="2026-01-20T17:57:00Z"/>
              <w:rFonts w:asciiTheme="minorHAnsi" w:eastAsiaTheme="minorEastAsia" w:hAnsiTheme="minorHAnsi"/>
              <w:noProof/>
              <w:kern w:val="2"/>
              <w:szCs w:val="24"/>
              <w:lang w:val="en-GB" w:eastAsia="en-GB"/>
              <w14:ligatures w14:val="standardContextual"/>
            </w:rPr>
          </w:pPr>
          <w:ins w:id="3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"_Toc219827851"</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3.2.</w:t>
            </w:r>
            <w:r>
              <w:rPr>
                <w:rFonts w:asciiTheme="minorHAnsi" w:eastAsiaTheme="minorEastAsia" w:hAnsiTheme="minorHAnsi"/>
                <w:noProof/>
                <w:kern w:val="2"/>
                <w:szCs w:val="24"/>
                <w:lang w:val="en-GB" w:eastAsia="en-GB"/>
                <w14:ligatures w14:val="standardContextual"/>
              </w:rPr>
              <w:tab/>
            </w:r>
            <w:r w:rsidRPr="007D27A3">
              <w:rPr>
                <w:rStyle w:val="Hyperlink"/>
                <w:noProof/>
              </w:rPr>
              <w:t>Porównanie OOP i ECS</w:t>
            </w:r>
            <w:r>
              <w:rPr>
                <w:noProof/>
                <w:webHidden/>
              </w:rPr>
              <w:tab/>
            </w:r>
            <w:r>
              <w:rPr>
                <w:noProof/>
                <w:webHidden/>
              </w:rPr>
              <w:fldChar w:fldCharType="begin"/>
            </w:r>
            <w:r>
              <w:rPr>
                <w:noProof/>
                <w:webHidden/>
              </w:rPr>
              <w:instrText xml:space="preserve"> PAGEREF _Toc219827851 \h </w:instrText>
            </w:r>
            <w:r>
              <w:rPr>
                <w:noProof/>
                <w:webHidden/>
              </w:rPr>
            </w:r>
            <w:r>
              <w:rPr>
                <w:noProof/>
                <w:webHidden/>
              </w:rPr>
              <w:fldChar w:fldCharType="separate"/>
            </w:r>
            <w:r>
              <w:rPr>
                <w:noProof/>
                <w:webHidden/>
              </w:rPr>
              <w:t>9</w:t>
            </w:r>
            <w:r>
              <w:rPr>
                <w:noProof/>
                <w:webHidden/>
              </w:rPr>
              <w:fldChar w:fldCharType="end"/>
            </w:r>
            <w:r w:rsidRPr="007D27A3">
              <w:rPr>
                <w:rStyle w:val="Hyperlink"/>
                <w:noProof/>
              </w:rPr>
              <w:fldChar w:fldCharType="end"/>
            </w:r>
          </w:ins>
        </w:p>
        <w:p w14:paraId="6F5E4E19" w14:textId="73E2F875" w:rsidR="002724CC" w:rsidRDefault="002724CC">
          <w:pPr>
            <w:pStyle w:val="TOC2"/>
            <w:rPr>
              <w:ins w:id="39" w:author="Filip Rak" w:date="2026-01-20T18:57:00Z" w16du:dateUtc="2026-01-20T17:57:00Z"/>
              <w:rFonts w:asciiTheme="minorHAnsi" w:eastAsiaTheme="minorEastAsia" w:hAnsiTheme="minorHAnsi"/>
              <w:noProof/>
              <w:kern w:val="2"/>
              <w:szCs w:val="24"/>
              <w:lang w:val="en-GB" w:eastAsia="en-GB"/>
              <w14:ligatures w14:val="standardContextual"/>
            </w:rPr>
          </w:pPr>
          <w:ins w:id="4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"_Toc219827852"</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3.3.</w:t>
            </w:r>
            <w:r>
              <w:rPr>
                <w:rFonts w:asciiTheme="minorHAnsi" w:eastAsiaTheme="minorEastAsia" w:hAnsiTheme="minorHAnsi"/>
                <w:noProof/>
                <w:kern w:val="2"/>
                <w:szCs w:val="24"/>
                <w:lang w:val="en-GB" w:eastAsia="en-GB"/>
                <w14:ligatures w14:val="standardContextual"/>
              </w:rPr>
              <w:tab/>
            </w:r>
            <w:r w:rsidRPr="007D27A3">
              <w:rPr>
                <w:rStyle w:val="Hyperlink"/>
                <w:noProof/>
              </w:rPr>
              <w:t>Architektura modularna oprogramowania</w:t>
            </w:r>
            <w:r>
              <w:rPr>
                <w:noProof/>
                <w:webHidden/>
              </w:rPr>
              <w:tab/>
            </w:r>
            <w:r>
              <w:rPr>
                <w:noProof/>
                <w:webHidden/>
              </w:rPr>
              <w:fldChar w:fldCharType="begin"/>
            </w:r>
            <w:r>
              <w:rPr>
                <w:noProof/>
                <w:webHidden/>
              </w:rPr>
              <w:instrText xml:space="preserve"> PAGEREF _Toc219827852 \h </w:instrText>
            </w:r>
            <w:r>
              <w:rPr>
                <w:noProof/>
                <w:webHidden/>
              </w:rPr>
            </w:r>
            <w:r>
              <w:rPr>
                <w:noProof/>
                <w:webHidden/>
              </w:rPr>
              <w:fldChar w:fldCharType="separate"/>
            </w:r>
            <w:r>
              <w:rPr>
                <w:noProof/>
                <w:webHidden/>
              </w:rPr>
              <w:t>10</w:t>
            </w:r>
            <w:r>
              <w:rPr>
                <w:noProof/>
                <w:webHidden/>
              </w:rPr>
              <w:fldChar w:fldCharType="end"/>
            </w:r>
            <w:r w:rsidRPr="007D27A3">
              <w:rPr>
                <w:rStyle w:val="Hyperlink"/>
                <w:noProof/>
              </w:rPr>
              <w:fldChar w:fldCharType="end"/>
            </w:r>
          </w:ins>
        </w:p>
        <w:p w14:paraId="0FE6F585" w14:textId="13D31078" w:rsidR="002724CC" w:rsidRDefault="002724CC">
          <w:pPr>
            <w:pStyle w:val="TOC3"/>
            <w:rPr>
              <w:ins w:id="41" w:author="Filip Rak" w:date="2026-01-20T18:57:00Z" w16du:dateUtc="2026-01-20T17:57:00Z"/>
              <w:rFonts w:asciiTheme="minorHAnsi" w:eastAsiaTheme="minorEastAsia" w:hAnsiTheme="minorHAnsi"/>
              <w:noProof/>
              <w:kern w:val="2"/>
              <w:szCs w:val="24"/>
              <w:lang w:val="en-GB" w:eastAsia="en-GB"/>
              <w14:ligatures w14:val="standardContextual"/>
            </w:rPr>
          </w:pPr>
          <w:ins w:id="4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"_Toc219827853"</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3.3.1.</w:t>
            </w:r>
            <w:r>
              <w:rPr>
                <w:rFonts w:asciiTheme="minorHAnsi" w:eastAsiaTheme="minorEastAsia" w:hAnsiTheme="minorHAnsi"/>
                <w:noProof/>
                <w:kern w:val="2"/>
                <w:szCs w:val="24"/>
                <w:lang w:val="en-GB" w:eastAsia="en-GB"/>
                <w14:ligatures w14:val="standardContextual"/>
              </w:rPr>
              <w:tab/>
            </w:r>
            <w:r w:rsidRPr="007D27A3">
              <w:rPr>
                <w:rStyle w:val="Hyperlink"/>
                <w:noProof/>
              </w:rPr>
              <w:t>Mechanizm serwisów i zarządzanie cyklem życia aplikacji</w:t>
            </w:r>
            <w:r>
              <w:rPr>
                <w:noProof/>
                <w:webHidden/>
              </w:rPr>
              <w:tab/>
            </w:r>
            <w:r>
              <w:rPr>
                <w:noProof/>
                <w:webHidden/>
              </w:rPr>
              <w:fldChar w:fldCharType="begin"/>
            </w:r>
            <w:r>
              <w:rPr>
                <w:noProof/>
                <w:webHidden/>
              </w:rPr>
              <w:instrText xml:space="preserve"> PAGEREF _Toc219827853 \h </w:instrText>
            </w:r>
            <w:r>
              <w:rPr>
                <w:noProof/>
                <w:webHidden/>
              </w:rPr>
            </w:r>
            <w:r>
              <w:rPr>
                <w:noProof/>
                <w:webHidden/>
              </w:rPr>
              <w:fldChar w:fldCharType="separate"/>
            </w:r>
            <w:r>
              <w:rPr>
                <w:noProof/>
                <w:webHidden/>
              </w:rPr>
              <w:t>11</w:t>
            </w:r>
            <w:r>
              <w:rPr>
                <w:noProof/>
                <w:webHidden/>
              </w:rPr>
              <w:fldChar w:fldCharType="end"/>
            </w:r>
            <w:r w:rsidRPr="007D27A3">
              <w:rPr>
                <w:rStyle w:val="Hyperlink"/>
                <w:noProof/>
              </w:rPr>
              <w:fldChar w:fldCharType="end"/>
            </w:r>
          </w:ins>
        </w:p>
        <w:p w14:paraId="2A659A1A" w14:textId="587FB2A6" w:rsidR="002724CC" w:rsidRDefault="002724CC">
          <w:pPr>
            <w:pStyle w:val="TOC3"/>
            <w:rPr>
              <w:ins w:id="43" w:author="Filip Rak" w:date="2026-01-20T18:57:00Z" w16du:dateUtc="2026-01-20T17:57:00Z"/>
              <w:rFonts w:asciiTheme="minorHAnsi" w:eastAsiaTheme="minorEastAsia" w:hAnsiTheme="minorHAnsi"/>
              <w:noProof/>
              <w:kern w:val="2"/>
              <w:szCs w:val="24"/>
              <w:lang w:val="en-GB" w:eastAsia="en-GB"/>
              <w14:ligatures w14:val="standardContextual"/>
            </w:rPr>
          </w:pPr>
          <w:ins w:id="4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"_Toc219827854"</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3.3.2.</w:t>
            </w:r>
            <w:r>
              <w:rPr>
                <w:rFonts w:asciiTheme="minorHAnsi" w:eastAsiaTheme="minorEastAsia" w:hAnsiTheme="minorHAnsi"/>
                <w:noProof/>
                <w:kern w:val="2"/>
                <w:szCs w:val="24"/>
                <w:lang w:val="en-GB" w:eastAsia="en-GB"/>
                <w14:ligatures w14:val="standardContextual"/>
              </w:rPr>
              <w:tab/>
            </w:r>
            <w:r w:rsidRPr="007D27A3">
              <w:rPr>
                <w:rStyle w:val="Hyperlink"/>
                <w:noProof/>
              </w:rPr>
              <w:t>Warstwa aplikacji, systemy i ich rejestracja</w:t>
            </w:r>
            <w:r>
              <w:rPr>
                <w:noProof/>
                <w:webHidden/>
              </w:rPr>
              <w:tab/>
            </w:r>
            <w:r>
              <w:rPr>
                <w:noProof/>
                <w:webHidden/>
              </w:rPr>
              <w:fldChar w:fldCharType="begin"/>
            </w:r>
            <w:r>
              <w:rPr>
                <w:noProof/>
                <w:webHidden/>
              </w:rPr>
              <w:instrText xml:space="preserve"> PAGEREF _Toc219827854 \h </w:instrText>
            </w:r>
            <w:r>
              <w:rPr>
                <w:noProof/>
                <w:webHidden/>
              </w:rPr>
            </w:r>
            <w:r>
              <w:rPr>
                <w:noProof/>
                <w:webHidden/>
              </w:rPr>
              <w:fldChar w:fldCharType="separate"/>
            </w:r>
            <w:r>
              <w:rPr>
                <w:noProof/>
                <w:webHidden/>
              </w:rPr>
              <w:t>13</w:t>
            </w:r>
            <w:r>
              <w:rPr>
                <w:noProof/>
                <w:webHidden/>
              </w:rPr>
              <w:fldChar w:fldCharType="end"/>
            </w:r>
            <w:r w:rsidRPr="007D27A3">
              <w:rPr>
                <w:rStyle w:val="Hyperlink"/>
                <w:noProof/>
              </w:rPr>
              <w:fldChar w:fldCharType="end"/>
            </w:r>
          </w:ins>
        </w:p>
        <w:p w14:paraId="16D5A66C" w14:textId="21889732" w:rsidR="002724CC" w:rsidRDefault="002724CC">
          <w:pPr>
            <w:pStyle w:val="TOC3"/>
            <w:rPr>
              <w:ins w:id="45" w:author="Filip Rak" w:date="2026-01-20T18:57:00Z" w16du:dateUtc="2026-01-20T17:57:00Z"/>
              <w:rFonts w:asciiTheme="minorHAnsi" w:eastAsiaTheme="minorEastAsia" w:hAnsiTheme="minorHAnsi"/>
              <w:noProof/>
              <w:kern w:val="2"/>
              <w:szCs w:val="24"/>
              <w:lang w:val="en-GB" w:eastAsia="en-GB"/>
              <w14:ligatures w14:val="standardContextual"/>
            </w:rPr>
          </w:pPr>
          <w:ins w:id="4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"_Toc219827855"</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3.3.3.</w:t>
            </w:r>
            <w:r>
              <w:rPr>
                <w:rFonts w:asciiTheme="minorHAnsi" w:eastAsiaTheme="minorEastAsia" w:hAnsiTheme="minorHAnsi"/>
                <w:noProof/>
                <w:kern w:val="2"/>
                <w:szCs w:val="24"/>
                <w:lang w:val="en-GB" w:eastAsia="en-GB"/>
                <w14:ligatures w14:val="standardContextual"/>
              </w:rPr>
              <w:tab/>
            </w:r>
            <w:r w:rsidRPr="007D27A3">
              <w:rPr>
                <w:rStyle w:val="Hyperlink"/>
                <w:noProof/>
              </w:rPr>
              <w:t>Orkiestracja systemów symulacyjnych</w:t>
            </w:r>
            <w:r>
              <w:rPr>
                <w:noProof/>
                <w:webHidden/>
              </w:rPr>
              <w:tab/>
            </w:r>
            <w:r>
              <w:rPr>
                <w:noProof/>
                <w:webHidden/>
              </w:rPr>
              <w:fldChar w:fldCharType="begin"/>
            </w:r>
            <w:r>
              <w:rPr>
                <w:noProof/>
                <w:webHidden/>
              </w:rPr>
              <w:instrText xml:space="preserve"> PAGEREF _Toc219827855 \h </w:instrText>
            </w:r>
            <w:r>
              <w:rPr>
                <w:noProof/>
                <w:webHidden/>
              </w:rPr>
            </w:r>
            <w:r>
              <w:rPr>
                <w:noProof/>
                <w:webHidden/>
              </w:rPr>
              <w:fldChar w:fldCharType="separate"/>
            </w:r>
            <w:r>
              <w:rPr>
                <w:noProof/>
                <w:webHidden/>
              </w:rPr>
              <w:t>14</w:t>
            </w:r>
            <w:r>
              <w:rPr>
                <w:noProof/>
                <w:webHidden/>
              </w:rPr>
              <w:fldChar w:fldCharType="end"/>
            </w:r>
            <w:r w:rsidRPr="007D27A3">
              <w:rPr>
                <w:rStyle w:val="Hyperlink"/>
                <w:noProof/>
              </w:rPr>
              <w:fldChar w:fldCharType="end"/>
            </w:r>
          </w:ins>
        </w:p>
        <w:p w14:paraId="1D5E41F2" w14:textId="45B15ECB" w:rsidR="002724CC" w:rsidRDefault="002724CC">
          <w:pPr>
            <w:pStyle w:val="TOC3"/>
            <w:rPr>
              <w:ins w:id="47" w:author="Filip Rak" w:date="2026-01-20T18:57:00Z" w16du:dateUtc="2026-01-20T17:57:00Z"/>
              <w:rFonts w:asciiTheme="minorHAnsi" w:eastAsiaTheme="minorEastAsia" w:hAnsiTheme="minorHAnsi"/>
              <w:noProof/>
              <w:kern w:val="2"/>
              <w:szCs w:val="24"/>
              <w:lang w:val="en-GB" w:eastAsia="en-GB"/>
              <w14:ligatures w14:val="standardContextual"/>
            </w:rPr>
          </w:pPr>
          <w:ins w:id="4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"_Toc219827856"</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3.3.4.</w:t>
            </w:r>
            <w:r>
              <w:rPr>
                <w:rFonts w:asciiTheme="minorHAnsi" w:eastAsiaTheme="minorEastAsia" w:hAnsiTheme="minorHAnsi"/>
                <w:noProof/>
                <w:kern w:val="2"/>
                <w:szCs w:val="24"/>
                <w:lang w:val="en-GB" w:eastAsia="en-GB"/>
                <w14:ligatures w14:val="standardContextual"/>
              </w:rPr>
              <w:tab/>
            </w:r>
            <w:r w:rsidRPr="007D27A3">
              <w:rPr>
                <w:rStyle w:val="Hyperlink"/>
                <w:noProof/>
              </w:rPr>
              <w:t>Komunikacja między systemami</w:t>
            </w:r>
            <w:r>
              <w:rPr>
                <w:noProof/>
                <w:webHidden/>
              </w:rPr>
              <w:tab/>
            </w:r>
            <w:r>
              <w:rPr>
                <w:noProof/>
                <w:webHidden/>
              </w:rPr>
              <w:fldChar w:fldCharType="begin"/>
            </w:r>
            <w:r>
              <w:rPr>
                <w:noProof/>
                <w:webHidden/>
              </w:rPr>
              <w:instrText xml:space="preserve"> PAGEREF _Toc219827856 \h </w:instrText>
            </w:r>
            <w:r>
              <w:rPr>
                <w:noProof/>
                <w:webHidden/>
              </w:rPr>
            </w:r>
            <w:r>
              <w:rPr>
                <w:noProof/>
                <w:webHidden/>
              </w:rPr>
              <w:fldChar w:fldCharType="separate"/>
            </w:r>
            <w:r>
              <w:rPr>
                <w:noProof/>
                <w:webHidden/>
              </w:rPr>
              <w:t>15</w:t>
            </w:r>
            <w:r>
              <w:rPr>
                <w:noProof/>
                <w:webHidden/>
              </w:rPr>
              <w:fldChar w:fldCharType="end"/>
            </w:r>
            <w:r w:rsidRPr="007D27A3">
              <w:rPr>
                <w:rStyle w:val="Hyperlink"/>
                <w:noProof/>
              </w:rPr>
              <w:fldChar w:fldCharType="end"/>
            </w:r>
          </w:ins>
        </w:p>
        <w:p w14:paraId="4414AA0B" w14:textId="32748EA8" w:rsidR="002724CC" w:rsidRDefault="002724CC">
          <w:pPr>
            <w:pStyle w:val="TOC3"/>
            <w:rPr>
              <w:ins w:id="49" w:author="Filip Rak" w:date="2026-01-20T18:57:00Z" w16du:dateUtc="2026-01-20T17:57:00Z"/>
              <w:rFonts w:asciiTheme="minorHAnsi" w:eastAsiaTheme="minorEastAsia" w:hAnsiTheme="minorHAnsi"/>
              <w:noProof/>
              <w:kern w:val="2"/>
              <w:szCs w:val="24"/>
              <w:lang w:val="en-GB" w:eastAsia="en-GB"/>
              <w14:ligatures w14:val="standardContextual"/>
            </w:rPr>
          </w:pPr>
          <w:ins w:id="5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"_Toc219827857"</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3.3.5.</w:t>
            </w:r>
            <w:r>
              <w:rPr>
                <w:rFonts w:asciiTheme="minorHAnsi" w:eastAsiaTheme="minorEastAsia" w:hAnsiTheme="minorHAnsi"/>
                <w:noProof/>
                <w:kern w:val="2"/>
                <w:szCs w:val="24"/>
                <w:lang w:val="en-GB" w:eastAsia="en-GB"/>
                <w14:ligatures w14:val="standardContextual"/>
              </w:rPr>
              <w:tab/>
            </w:r>
            <w:r w:rsidRPr="007D27A3">
              <w:rPr>
                <w:rStyle w:val="Hyperlink"/>
                <w:noProof/>
              </w:rPr>
              <w:t>Konfiguracja aplikacji i interfejsy wejścia/wyjścia</w:t>
            </w:r>
            <w:r>
              <w:rPr>
                <w:noProof/>
                <w:webHidden/>
              </w:rPr>
              <w:tab/>
            </w:r>
            <w:r>
              <w:rPr>
                <w:noProof/>
                <w:webHidden/>
              </w:rPr>
              <w:fldChar w:fldCharType="begin"/>
            </w:r>
            <w:r>
              <w:rPr>
                <w:noProof/>
                <w:webHidden/>
              </w:rPr>
              <w:instrText xml:space="preserve"> PAGEREF _Toc219827857 \h </w:instrText>
            </w:r>
            <w:r>
              <w:rPr>
                <w:noProof/>
                <w:webHidden/>
              </w:rPr>
            </w:r>
            <w:r>
              <w:rPr>
                <w:noProof/>
                <w:webHidden/>
              </w:rPr>
              <w:fldChar w:fldCharType="separate"/>
            </w:r>
            <w:r>
              <w:rPr>
                <w:noProof/>
                <w:webHidden/>
              </w:rPr>
              <w:t>18</w:t>
            </w:r>
            <w:r>
              <w:rPr>
                <w:noProof/>
                <w:webHidden/>
              </w:rPr>
              <w:fldChar w:fldCharType="end"/>
            </w:r>
            <w:r w:rsidRPr="007D27A3">
              <w:rPr>
                <w:rStyle w:val="Hyperlink"/>
                <w:noProof/>
              </w:rPr>
              <w:fldChar w:fldCharType="end"/>
            </w:r>
          </w:ins>
        </w:p>
        <w:p w14:paraId="67CC4C9F" w14:textId="3898100E" w:rsidR="002724CC" w:rsidRDefault="002724CC">
          <w:pPr>
            <w:pStyle w:val="TOC1"/>
            <w:rPr>
              <w:ins w:id="51" w:author="Filip Rak" w:date="2026-01-20T18:57:00Z" w16du:dateUtc="2026-01-20T17:57:00Z"/>
              <w:rFonts w:asciiTheme="minorHAnsi" w:eastAsiaTheme="minorEastAsia" w:hAnsiTheme="minorHAnsi"/>
              <w:noProof/>
              <w:kern w:val="2"/>
              <w:szCs w:val="24"/>
              <w:lang w:val="en-GB" w:eastAsia="en-GB"/>
              <w14:ligatures w14:val="standardContextual"/>
            </w:rPr>
          </w:pPr>
          <w:ins w:id="5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"_Toc219827858"</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w:t>
            </w:r>
            <w:r>
              <w:rPr>
                <w:rFonts w:asciiTheme="minorHAnsi" w:eastAsiaTheme="minorEastAsia" w:hAnsiTheme="minorHAnsi"/>
                <w:noProof/>
                <w:kern w:val="2"/>
                <w:szCs w:val="24"/>
                <w:lang w:val="en-GB" w:eastAsia="en-GB"/>
                <w14:ligatures w14:val="standardContextual"/>
              </w:rPr>
              <w:tab/>
            </w:r>
            <w:r w:rsidRPr="007D27A3">
              <w:rPr>
                <w:rStyle w:val="Hyperlink"/>
                <w:noProof/>
              </w:rPr>
              <w:t>Model ekosystemu</w:t>
            </w:r>
            <w:r>
              <w:rPr>
                <w:noProof/>
                <w:webHidden/>
              </w:rPr>
              <w:tab/>
            </w:r>
            <w:r>
              <w:rPr>
                <w:noProof/>
                <w:webHidden/>
              </w:rPr>
              <w:fldChar w:fldCharType="begin"/>
            </w:r>
            <w:r>
              <w:rPr>
                <w:noProof/>
                <w:webHidden/>
              </w:rPr>
              <w:instrText xml:space="preserve"> PAGEREF _Toc219827858 \h </w:instrText>
            </w:r>
            <w:r>
              <w:rPr>
                <w:noProof/>
                <w:webHidden/>
              </w:rPr>
            </w:r>
            <w:r>
              <w:rPr>
                <w:noProof/>
                <w:webHidden/>
              </w:rPr>
              <w:fldChar w:fldCharType="separate"/>
            </w:r>
            <w:r>
              <w:rPr>
                <w:noProof/>
                <w:webHidden/>
              </w:rPr>
              <w:t>21</w:t>
            </w:r>
            <w:r>
              <w:rPr>
                <w:noProof/>
                <w:webHidden/>
              </w:rPr>
              <w:fldChar w:fldCharType="end"/>
            </w:r>
            <w:r w:rsidRPr="007D27A3">
              <w:rPr>
                <w:rStyle w:val="Hyperlink"/>
                <w:noProof/>
              </w:rPr>
              <w:fldChar w:fldCharType="end"/>
            </w:r>
          </w:ins>
        </w:p>
        <w:p w14:paraId="23A46DCB" w14:textId="4B62A866" w:rsidR="002724CC" w:rsidRDefault="002724CC">
          <w:pPr>
            <w:pStyle w:val="TOC2"/>
            <w:rPr>
              <w:ins w:id="53" w:author="Filip Rak" w:date="2026-01-20T18:57:00Z" w16du:dateUtc="2026-01-20T17:57:00Z"/>
              <w:rFonts w:asciiTheme="minorHAnsi" w:eastAsiaTheme="minorEastAsia" w:hAnsiTheme="minorHAnsi"/>
              <w:noProof/>
              <w:kern w:val="2"/>
              <w:szCs w:val="24"/>
              <w:lang w:val="en-GB" w:eastAsia="en-GB"/>
              <w14:ligatures w14:val="standardContextual"/>
            </w:rPr>
          </w:pPr>
          <w:ins w:id="5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"_Toc219827859"</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4.1.</w:t>
            </w:r>
            <w:r>
              <w:rPr>
                <w:rFonts w:asciiTheme="minorHAnsi" w:eastAsiaTheme="minorEastAsia" w:hAnsiTheme="minorHAnsi"/>
                <w:noProof/>
                <w:kern w:val="2"/>
                <w:szCs w:val="24"/>
                <w:lang w:val="en-GB" w:eastAsia="en-GB"/>
                <w14:ligatures w14:val="standardContextual"/>
              </w:rPr>
              <w:tab/>
            </w:r>
            <w:r w:rsidRPr="007D27A3">
              <w:rPr>
                <w:rStyle w:val="Hyperlink"/>
                <w:noProof/>
              </w:rPr>
              <w:t>Dynamika środowiska</w:t>
            </w:r>
            <w:r>
              <w:rPr>
                <w:noProof/>
                <w:webHidden/>
              </w:rPr>
              <w:tab/>
            </w:r>
            <w:r>
              <w:rPr>
                <w:noProof/>
                <w:webHidden/>
              </w:rPr>
              <w:fldChar w:fldCharType="begin"/>
            </w:r>
            <w:r>
              <w:rPr>
                <w:noProof/>
                <w:webHidden/>
              </w:rPr>
              <w:instrText xml:space="preserve"> PAGEREF _Toc219827859 \h </w:instrText>
            </w:r>
            <w:r>
              <w:rPr>
                <w:noProof/>
                <w:webHidden/>
              </w:rPr>
            </w:r>
            <w:r>
              <w:rPr>
                <w:noProof/>
                <w:webHidden/>
              </w:rPr>
              <w:fldChar w:fldCharType="separate"/>
            </w:r>
            <w:r>
              <w:rPr>
                <w:noProof/>
                <w:webHidden/>
              </w:rPr>
              <w:t>21</w:t>
            </w:r>
            <w:r>
              <w:rPr>
                <w:noProof/>
                <w:webHidden/>
              </w:rPr>
              <w:fldChar w:fldCharType="end"/>
            </w:r>
            <w:r w:rsidRPr="007D27A3">
              <w:rPr>
                <w:rStyle w:val="Hyperlink"/>
                <w:noProof/>
              </w:rPr>
              <w:fldChar w:fldCharType="end"/>
            </w:r>
          </w:ins>
        </w:p>
        <w:p w14:paraId="7614CC26" w14:textId="7F2B0DC8" w:rsidR="002724CC" w:rsidRDefault="002724CC">
          <w:pPr>
            <w:pStyle w:val="TOC3"/>
            <w:rPr>
              <w:ins w:id="55" w:author="Filip Rak" w:date="2026-01-20T18:57:00Z" w16du:dateUtc="2026-01-20T17:57:00Z"/>
              <w:rFonts w:asciiTheme="minorHAnsi" w:eastAsiaTheme="minorEastAsia" w:hAnsiTheme="minorHAnsi"/>
              <w:noProof/>
              <w:kern w:val="2"/>
              <w:szCs w:val="24"/>
              <w:lang w:val="en-GB" w:eastAsia="en-GB"/>
              <w14:ligatures w14:val="standardContextual"/>
            </w:rPr>
          </w:pPr>
          <w:ins w:id="5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"_Toc219827860"</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4.1.1.</w:t>
            </w:r>
            <w:r>
              <w:rPr>
                <w:rFonts w:asciiTheme="minorHAnsi" w:eastAsiaTheme="minorEastAsia" w:hAnsiTheme="minorHAnsi"/>
                <w:noProof/>
                <w:kern w:val="2"/>
                <w:szCs w:val="24"/>
                <w:lang w:val="en-GB" w:eastAsia="en-GB"/>
                <w14:ligatures w14:val="standardContextual"/>
              </w:rPr>
              <w:tab/>
            </w:r>
            <w:r w:rsidRPr="007D27A3">
              <w:rPr>
                <w:rStyle w:val="Hyperlink"/>
                <w:noProof/>
              </w:rPr>
              <w:t>Pojemność środowiska i regeneracja</w:t>
            </w:r>
            <w:r>
              <w:rPr>
                <w:noProof/>
                <w:webHidden/>
              </w:rPr>
              <w:tab/>
            </w:r>
            <w:r>
              <w:rPr>
                <w:noProof/>
                <w:webHidden/>
              </w:rPr>
              <w:fldChar w:fldCharType="begin"/>
            </w:r>
            <w:r>
              <w:rPr>
                <w:noProof/>
                <w:webHidden/>
              </w:rPr>
              <w:instrText xml:space="preserve"> PAGEREF _Toc219827860 \h </w:instrText>
            </w:r>
            <w:r>
              <w:rPr>
                <w:noProof/>
                <w:webHidden/>
              </w:rPr>
            </w:r>
            <w:r>
              <w:rPr>
                <w:noProof/>
                <w:webHidden/>
              </w:rPr>
              <w:fldChar w:fldCharType="separate"/>
            </w:r>
            <w:r>
              <w:rPr>
                <w:noProof/>
                <w:webHidden/>
              </w:rPr>
              <w:t>21</w:t>
            </w:r>
            <w:r>
              <w:rPr>
                <w:noProof/>
                <w:webHidden/>
              </w:rPr>
              <w:fldChar w:fldCharType="end"/>
            </w:r>
            <w:r w:rsidRPr="007D27A3">
              <w:rPr>
                <w:rStyle w:val="Hyperlink"/>
                <w:noProof/>
              </w:rPr>
              <w:fldChar w:fldCharType="end"/>
            </w:r>
          </w:ins>
        </w:p>
        <w:p w14:paraId="16E8D1FB" w14:textId="314D5C15" w:rsidR="002724CC" w:rsidRDefault="002724CC">
          <w:pPr>
            <w:pStyle w:val="TOC3"/>
            <w:rPr>
              <w:ins w:id="57" w:author="Filip Rak" w:date="2026-01-20T18:57:00Z" w16du:dateUtc="2026-01-20T17:57:00Z"/>
              <w:rFonts w:asciiTheme="minorHAnsi" w:eastAsiaTheme="minorEastAsia" w:hAnsiTheme="minorHAnsi"/>
              <w:noProof/>
              <w:kern w:val="2"/>
              <w:szCs w:val="24"/>
              <w:lang w:val="en-GB" w:eastAsia="en-GB"/>
              <w14:ligatures w14:val="standardContextual"/>
            </w:rPr>
          </w:pPr>
          <w:ins w:id="5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"_Toc219827861"</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4.1.2.</w:t>
            </w:r>
            <w:r>
              <w:rPr>
                <w:rFonts w:asciiTheme="minorHAnsi" w:eastAsiaTheme="minorEastAsia" w:hAnsiTheme="minorHAnsi"/>
                <w:noProof/>
                <w:kern w:val="2"/>
                <w:szCs w:val="24"/>
                <w:lang w:val="en-GB" w:eastAsia="en-GB"/>
                <w14:ligatures w14:val="standardContextual"/>
              </w:rPr>
              <w:tab/>
            </w:r>
            <w:r w:rsidRPr="007D27A3">
              <w:rPr>
                <w:rStyle w:val="Hyperlink"/>
                <w:noProof/>
              </w:rPr>
              <w:t>Model agenta i gospodarka energetyczna</w:t>
            </w:r>
            <w:r>
              <w:rPr>
                <w:noProof/>
                <w:webHidden/>
              </w:rPr>
              <w:tab/>
            </w:r>
            <w:r>
              <w:rPr>
                <w:noProof/>
                <w:webHidden/>
              </w:rPr>
              <w:fldChar w:fldCharType="begin"/>
            </w:r>
            <w:r>
              <w:rPr>
                <w:noProof/>
                <w:webHidden/>
              </w:rPr>
              <w:instrText xml:space="preserve"> PAGEREF _Toc219827861 \h </w:instrText>
            </w:r>
            <w:r>
              <w:rPr>
                <w:noProof/>
                <w:webHidden/>
              </w:rPr>
            </w:r>
            <w:r>
              <w:rPr>
                <w:noProof/>
                <w:webHidden/>
              </w:rPr>
              <w:fldChar w:fldCharType="separate"/>
            </w:r>
            <w:r>
              <w:rPr>
                <w:noProof/>
                <w:webHidden/>
              </w:rPr>
              <w:t>21</w:t>
            </w:r>
            <w:r>
              <w:rPr>
                <w:noProof/>
                <w:webHidden/>
              </w:rPr>
              <w:fldChar w:fldCharType="end"/>
            </w:r>
            <w:r w:rsidRPr="007D27A3">
              <w:rPr>
                <w:rStyle w:val="Hyperlink"/>
                <w:noProof/>
              </w:rPr>
              <w:fldChar w:fldCharType="end"/>
            </w:r>
          </w:ins>
        </w:p>
        <w:p w14:paraId="7CCC4D8A" w14:textId="4640CE77" w:rsidR="002724CC" w:rsidRDefault="002724CC">
          <w:pPr>
            <w:pStyle w:val="TOC2"/>
            <w:rPr>
              <w:ins w:id="59" w:author="Filip Rak" w:date="2026-01-20T18:57:00Z" w16du:dateUtc="2026-01-20T17:57:00Z"/>
              <w:rFonts w:asciiTheme="minorHAnsi" w:eastAsiaTheme="minorEastAsia" w:hAnsiTheme="minorHAnsi"/>
              <w:noProof/>
              <w:kern w:val="2"/>
              <w:szCs w:val="24"/>
              <w:lang w:val="en-GB" w:eastAsia="en-GB"/>
              <w14:ligatures w14:val="standardContextual"/>
            </w:rPr>
          </w:pPr>
          <w:ins w:id="6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"_Toc219827862"</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4.2.</w:t>
            </w:r>
            <w:r>
              <w:rPr>
                <w:rFonts w:asciiTheme="minorHAnsi" w:eastAsiaTheme="minorEastAsia" w:hAnsiTheme="minorHAnsi"/>
                <w:noProof/>
                <w:kern w:val="2"/>
                <w:szCs w:val="24"/>
                <w:lang w:val="en-GB" w:eastAsia="en-GB"/>
                <w14:ligatures w14:val="standardContextual"/>
              </w:rPr>
              <w:tab/>
            </w:r>
            <w:r w:rsidRPr="007D27A3">
              <w:rPr>
                <w:rStyle w:val="Hyperlink"/>
                <w:noProof/>
              </w:rPr>
              <w:t>Mechanizm adaptacji i dziedziczenia</w:t>
            </w:r>
            <w:r>
              <w:rPr>
                <w:noProof/>
                <w:webHidden/>
              </w:rPr>
              <w:tab/>
            </w:r>
            <w:r>
              <w:rPr>
                <w:noProof/>
                <w:webHidden/>
              </w:rPr>
              <w:fldChar w:fldCharType="begin"/>
            </w:r>
            <w:r>
              <w:rPr>
                <w:noProof/>
                <w:webHidden/>
              </w:rPr>
              <w:instrText xml:space="preserve"> PAGEREF _Toc219827862 \h </w:instrText>
            </w:r>
            <w:r>
              <w:rPr>
                <w:noProof/>
                <w:webHidden/>
              </w:rPr>
            </w:r>
            <w:r>
              <w:rPr>
                <w:noProof/>
                <w:webHidden/>
              </w:rPr>
              <w:fldChar w:fldCharType="separate"/>
            </w:r>
            <w:r>
              <w:rPr>
                <w:noProof/>
                <w:webHidden/>
              </w:rPr>
              <w:t>22</w:t>
            </w:r>
            <w:r>
              <w:rPr>
                <w:noProof/>
                <w:webHidden/>
              </w:rPr>
              <w:fldChar w:fldCharType="end"/>
            </w:r>
            <w:r w:rsidRPr="007D27A3">
              <w:rPr>
                <w:rStyle w:val="Hyperlink"/>
                <w:noProof/>
              </w:rPr>
              <w:fldChar w:fldCharType="end"/>
            </w:r>
          </w:ins>
        </w:p>
        <w:p w14:paraId="44C7B2A6" w14:textId="3518A15E" w:rsidR="002724CC" w:rsidRDefault="002724CC">
          <w:pPr>
            <w:pStyle w:val="TOC3"/>
            <w:rPr>
              <w:ins w:id="61" w:author="Filip Rak" w:date="2026-01-20T18:57:00Z" w16du:dateUtc="2026-01-20T17:57:00Z"/>
              <w:rFonts w:asciiTheme="minorHAnsi" w:eastAsiaTheme="minorEastAsia" w:hAnsiTheme="minorHAnsi"/>
              <w:noProof/>
              <w:kern w:val="2"/>
              <w:szCs w:val="24"/>
              <w:lang w:val="en-GB" w:eastAsia="en-GB"/>
              <w14:ligatures w14:val="standardContextual"/>
            </w:rPr>
          </w:pPr>
          <w:ins w:id="6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"_Toc219827863"</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4.2.1.</w:t>
            </w:r>
            <w:r>
              <w:rPr>
                <w:rFonts w:asciiTheme="minorHAnsi" w:eastAsiaTheme="minorEastAsia" w:hAnsiTheme="minorHAnsi"/>
                <w:noProof/>
                <w:kern w:val="2"/>
                <w:szCs w:val="24"/>
                <w:lang w:val="en-GB" w:eastAsia="en-GB"/>
                <w14:ligatures w14:val="standardContextual"/>
              </w:rPr>
              <w:tab/>
            </w:r>
            <w:r w:rsidRPr="007D27A3">
              <w:rPr>
                <w:rStyle w:val="Hyperlink"/>
                <w:noProof/>
              </w:rPr>
              <w:t>Plastyczność międzypokoleniowa</w:t>
            </w:r>
            <w:r>
              <w:rPr>
                <w:noProof/>
                <w:webHidden/>
              </w:rPr>
              <w:tab/>
            </w:r>
            <w:r>
              <w:rPr>
                <w:noProof/>
                <w:webHidden/>
              </w:rPr>
              <w:fldChar w:fldCharType="begin"/>
            </w:r>
            <w:r>
              <w:rPr>
                <w:noProof/>
                <w:webHidden/>
              </w:rPr>
              <w:instrText xml:space="preserve"> PAGEREF _Toc219827863 \h </w:instrText>
            </w:r>
            <w:r>
              <w:rPr>
                <w:noProof/>
                <w:webHidden/>
              </w:rPr>
            </w:r>
            <w:r>
              <w:rPr>
                <w:noProof/>
                <w:webHidden/>
              </w:rPr>
              <w:fldChar w:fldCharType="separate"/>
            </w:r>
            <w:r>
              <w:rPr>
                <w:noProof/>
                <w:webHidden/>
              </w:rPr>
              <w:t>22</w:t>
            </w:r>
            <w:r>
              <w:rPr>
                <w:noProof/>
                <w:webHidden/>
              </w:rPr>
              <w:fldChar w:fldCharType="end"/>
            </w:r>
            <w:r w:rsidRPr="007D27A3">
              <w:rPr>
                <w:rStyle w:val="Hyperlink"/>
                <w:noProof/>
              </w:rPr>
              <w:fldChar w:fldCharType="end"/>
            </w:r>
          </w:ins>
        </w:p>
        <w:p w14:paraId="3C1D6C89" w14:textId="722771E4" w:rsidR="002724CC" w:rsidRDefault="002724CC">
          <w:pPr>
            <w:pStyle w:val="TOC3"/>
            <w:rPr>
              <w:ins w:id="63" w:author="Filip Rak" w:date="2026-01-20T18:57:00Z" w16du:dateUtc="2026-01-20T17:57:00Z"/>
              <w:rFonts w:asciiTheme="minorHAnsi" w:eastAsiaTheme="minorEastAsia" w:hAnsiTheme="minorHAnsi"/>
              <w:noProof/>
              <w:kern w:val="2"/>
              <w:szCs w:val="24"/>
              <w:lang w:val="en-GB" w:eastAsia="en-GB"/>
              <w14:ligatures w14:val="standardContextual"/>
            </w:rPr>
          </w:pPr>
          <w:ins w:id="6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"_Toc219827864"</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4.2.2.</w:t>
            </w:r>
            <w:r>
              <w:rPr>
                <w:rFonts w:asciiTheme="minorHAnsi" w:eastAsiaTheme="minorEastAsia" w:hAnsiTheme="minorHAnsi"/>
                <w:noProof/>
                <w:kern w:val="2"/>
                <w:szCs w:val="24"/>
                <w:lang w:val="en-GB" w:eastAsia="en-GB"/>
                <w14:ligatures w14:val="standardContextual"/>
              </w:rPr>
              <w:tab/>
            </w:r>
            <w:r w:rsidRPr="007D27A3">
              <w:rPr>
                <w:rStyle w:val="Hyperlink"/>
                <w:noProof/>
              </w:rPr>
              <w:t>Selekcja przedrozrodcza i bariery energetyczne</w:t>
            </w:r>
            <w:r>
              <w:rPr>
                <w:noProof/>
                <w:webHidden/>
              </w:rPr>
              <w:tab/>
            </w:r>
            <w:r>
              <w:rPr>
                <w:noProof/>
                <w:webHidden/>
              </w:rPr>
              <w:fldChar w:fldCharType="begin"/>
            </w:r>
            <w:r>
              <w:rPr>
                <w:noProof/>
                <w:webHidden/>
              </w:rPr>
              <w:instrText xml:space="preserve"> PAGEREF _Toc219827864 \h </w:instrText>
            </w:r>
            <w:r>
              <w:rPr>
                <w:noProof/>
                <w:webHidden/>
              </w:rPr>
            </w:r>
            <w:r>
              <w:rPr>
                <w:noProof/>
                <w:webHidden/>
              </w:rPr>
              <w:fldChar w:fldCharType="separate"/>
            </w:r>
            <w:r>
              <w:rPr>
                <w:noProof/>
                <w:webHidden/>
              </w:rPr>
              <w:t>22</w:t>
            </w:r>
            <w:r>
              <w:rPr>
                <w:noProof/>
                <w:webHidden/>
              </w:rPr>
              <w:fldChar w:fldCharType="end"/>
            </w:r>
            <w:r w:rsidRPr="007D27A3">
              <w:rPr>
                <w:rStyle w:val="Hyperlink"/>
                <w:noProof/>
              </w:rPr>
              <w:fldChar w:fldCharType="end"/>
            </w:r>
          </w:ins>
        </w:p>
        <w:p w14:paraId="4FD9A2A1" w14:textId="05B8CD8B" w:rsidR="002724CC" w:rsidRDefault="002724CC">
          <w:pPr>
            <w:pStyle w:val="TOC3"/>
            <w:rPr>
              <w:ins w:id="65" w:author="Filip Rak" w:date="2026-01-20T18:57:00Z" w16du:dateUtc="2026-01-20T17:57:00Z"/>
              <w:rFonts w:asciiTheme="minorHAnsi" w:eastAsiaTheme="minorEastAsia" w:hAnsiTheme="minorHAnsi"/>
              <w:noProof/>
              <w:kern w:val="2"/>
              <w:szCs w:val="24"/>
              <w:lang w:val="en-GB" w:eastAsia="en-GB"/>
              <w14:ligatures w14:val="standardContextual"/>
            </w:rPr>
          </w:pPr>
          <w:ins w:id="6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"_Toc219827865"</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4.2.3.</w:t>
            </w:r>
            <w:r>
              <w:rPr>
                <w:rFonts w:asciiTheme="minorHAnsi" w:eastAsiaTheme="minorEastAsia" w:hAnsiTheme="minorHAnsi"/>
                <w:noProof/>
                <w:kern w:val="2"/>
                <w:szCs w:val="24"/>
                <w:lang w:val="en-GB" w:eastAsia="en-GB"/>
                <w14:ligatures w14:val="standardContextual"/>
              </w:rPr>
              <w:tab/>
            </w:r>
            <w:r w:rsidRPr="007D27A3">
              <w:rPr>
                <w:rStyle w:val="Hyperlink"/>
                <w:noProof/>
              </w:rPr>
              <w:t>Mutacja losowa i ekonomia przetrwania</w:t>
            </w:r>
            <w:r>
              <w:rPr>
                <w:noProof/>
                <w:webHidden/>
              </w:rPr>
              <w:tab/>
            </w:r>
            <w:r>
              <w:rPr>
                <w:noProof/>
                <w:webHidden/>
              </w:rPr>
              <w:fldChar w:fldCharType="begin"/>
            </w:r>
            <w:r>
              <w:rPr>
                <w:noProof/>
                <w:webHidden/>
              </w:rPr>
              <w:instrText xml:space="preserve"> PAGEREF _Toc219827865 \h </w:instrText>
            </w:r>
            <w:r>
              <w:rPr>
                <w:noProof/>
                <w:webHidden/>
              </w:rPr>
            </w:r>
            <w:r>
              <w:rPr>
                <w:noProof/>
                <w:webHidden/>
              </w:rPr>
              <w:fldChar w:fldCharType="separate"/>
            </w:r>
            <w:r>
              <w:rPr>
                <w:noProof/>
                <w:webHidden/>
              </w:rPr>
              <w:t>23</w:t>
            </w:r>
            <w:r>
              <w:rPr>
                <w:noProof/>
                <w:webHidden/>
              </w:rPr>
              <w:fldChar w:fldCharType="end"/>
            </w:r>
            <w:r w:rsidRPr="007D27A3">
              <w:rPr>
                <w:rStyle w:val="Hyperlink"/>
                <w:noProof/>
              </w:rPr>
              <w:fldChar w:fldCharType="end"/>
            </w:r>
          </w:ins>
        </w:p>
        <w:p w14:paraId="6B40D2AD" w14:textId="4F9470DF" w:rsidR="002724CC" w:rsidRDefault="002724CC">
          <w:pPr>
            <w:pStyle w:val="TOC2"/>
            <w:rPr>
              <w:ins w:id="67" w:author="Filip Rak" w:date="2026-01-20T18:57:00Z" w16du:dateUtc="2026-01-20T17:57:00Z"/>
              <w:rFonts w:asciiTheme="minorHAnsi" w:eastAsiaTheme="minorEastAsia" w:hAnsiTheme="minorHAnsi"/>
              <w:noProof/>
              <w:kern w:val="2"/>
              <w:szCs w:val="24"/>
              <w:lang w:val="en-GB" w:eastAsia="en-GB"/>
              <w14:ligatures w14:val="standardContextual"/>
            </w:rPr>
          </w:pPr>
          <w:ins w:id="6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"_Toc219827866"</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4.3.</w:t>
            </w:r>
            <w:r>
              <w:rPr>
                <w:rFonts w:asciiTheme="minorHAnsi" w:eastAsiaTheme="minorEastAsia" w:hAnsiTheme="minorHAnsi"/>
                <w:noProof/>
                <w:kern w:val="2"/>
                <w:szCs w:val="24"/>
                <w:lang w:val="en-GB" w:eastAsia="en-GB"/>
                <w14:ligatures w14:val="standardContextual"/>
              </w:rPr>
              <w:tab/>
            </w:r>
            <w:r w:rsidRPr="007D27A3">
              <w:rPr>
                <w:rStyle w:val="Hyperlink"/>
                <w:noProof/>
              </w:rPr>
              <w:t>Ograniczenia biologiczne</w:t>
            </w:r>
            <w:r>
              <w:rPr>
                <w:noProof/>
                <w:webHidden/>
              </w:rPr>
              <w:tab/>
            </w:r>
            <w:r>
              <w:rPr>
                <w:noProof/>
                <w:webHidden/>
              </w:rPr>
              <w:fldChar w:fldCharType="begin"/>
            </w:r>
            <w:r>
              <w:rPr>
                <w:noProof/>
                <w:webHidden/>
              </w:rPr>
              <w:instrText xml:space="preserve"> PAGEREF _Toc219827866 \h </w:instrText>
            </w:r>
            <w:r>
              <w:rPr>
                <w:noProof/>
                <w:webHidden/>
              </w:rPr>
            </w:r>
            <w:r>
              <w:rPr>
                <w:noProof/>
                <w:webHidden/>
              </w:rPr>
              <w:fldChar w:fldCharType="separate"/>
            </w:r>
            <w:r>
              <w:rPr>
                <w:noProof/>
                <w:webHidden/>
              </w:rPr>
              <w:t>23</w:t>
            </w:r>
            <w:r>
              <w:rPr>
                <w:noProof/>
                <w:webHidden/>
              </w:rPr>
              <w:fldChar w:fldCharType="end"/>
            </w:r>
            <w:r w:rsidRPr="007D27A3">
              <w:rPr>
                <w:rStyle w:val="Hyperlink"/>
                <w:noProof/>
              </w:rPr>
              <w:fldChar w:fldCharType="end"/>
            </w:r>
          </w:ins>
        </w:p>
        <w:p w14:paraId="30DF2F09" w14:textId="7CA91158" w:rsidR="002724CC" w:rsidRDefault="002724CC">
          <w:pPr>
            <w:pStyle w:val="TOC2"/>
            <w:rPr>
              <w:ins w:id="69" w:author="Filip Rak" w:date="2026-01-20T18:57:00Z" w16du:dateUtc="2026-01-20T17:57:00Z"/>
              <w:rFonts w:asciiTheme="minorHAnsi" w:eastAsiaTheme="minorEastAsia" w:hAnsiTheme="minorHAnsi"/>
              <w:noProof/>
              <w:kern w:val="2"/>
              <w:szCs w:val="24"/>
              <w:lang w:val="en-GB" w:eastAsia="en-GB"/>
              <w14:ligatures w14:val="standardContextual"/>
            </w:rPr>
          </w:pPr>
          <w:ins w:id="7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"_Toc219827867"</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4.4.</w:t>
            </w:r>
            <w:r>
              <w:rPr>
                <w:rFonts w:asciiTheme="minorHAnsi" w:eastAsiaTheme="minorEastAsia" w:hAnsiTheme="minorHAnsi"/>
                <w:noProof/>
                <w:kern w:val="2"/>
                <w:szCs w:val="24"/>
                <w:lang w:val="en-GB" w:eastAsia="en-GB"/>
                <w14:ligatures w14:val="standardContextual"/>
              </w:rPr>
              <w:tab/>
            </w:r>
            <w:r w:rsidRPr="007D27A3">
              <w:rPr>
                <w:rStyle w:val="Hyperlink"/>
                <w:noProof/>
              </w:rPr>
              <w:t>Założenia badawcze</w:t>
            </w:r>
            <w:r>
              <w:rPr>
                <w:noProof/>
                <w:webHidden/>
              </w:rPr>
              <w:tab/>
            </w:r>
            <w:r>
              <w:rPr>
                <w:noProof/>
                <w:webHidden/>
              </w:rPr>
              <w:fldChar w:fldCharType="begin"/>
            </w:r>
            <w:r>
              <w:rPr>
                <w:noProof/>
                <w:webHidden/>
              </w:rPr>
              <w:instrText xml:space="preserve"> PAGEREF _Toc219827867 \h </w:instrText>
            </w:r>
            <w:r>
              <w:rPr>
                <w:noProof/>
                <w:webHidden/>
              </w:rPr>
            </w:r>
            <w:r>
              <w:rPr>
                <w:noProof/>
                <w:webHidden/>
              </w:rPr>
              <w:fldChar w:fldCharType="separate"/>
            </w:r>
            <w:r>
              <w:rPr>
                <w:noProof/>
                <w:webHidden/>
              </w:rPr>
              <w:t>24</w:t>
            </w:r>
            <w:r>
              <w:rPr>
                <w:noProof/>
                <w:webHidden/>
              </w:rPr>
              <w:fldChar w:fldCharType="end"/>
            </w:r>
            <w:r w:rsidRPr="007D27A3">
              <w:rPr>
                <w:rStyle w:val="Hyperlink"/>
                <w:noProof/>
              </w:rPr>
              <w:fldChar w:fldCharType="end"/>
            </w:r>
          </w:ins>
        </w:p>
        <w:p w14:paraId="7D1C2D3B" w14:textId="3891EC44" w:rsidR="002724CC" w:rsidRDefault="002724CC">
          <w:pPr>
            <w:pStyle w:val="TOC1"/>
            <w:rPr>
              <w:ins w:id="71" w:author="Filip Rak" w:date="2026-01-20T18:57:00Z" w16du:dateUtc="2026-01-20T17:57:00Z"/>
              <w:rFonts w:asciiTheme="minorHAnsi" w:eastAsiaTheme="minorEastAsia" w:hAnsiTheme="minorHAnsi"/>
              <w:noProof/>
              <w:kern w:val="2"/>
              <w:szCs w:val="24"/>
              <w:lang w:val="en-GB" w:eastAsia="en-GB"/>
              <w14:ligatures w14:val="standardContextual"/>
            </w:rPr>
          </w:pPr>
          <w:ins w:id="7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"_Toc219827868"</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5.</w:t>
            </w:r>
            <w:r>
              <w:rPr>
                <w:rFonts w:asciiTheme="minorHAnsi" w:eastAsiaTheme="minorEastAsia" w:hAnsiTheme="minorHAnsi"/>
                <w:noProof/>
                <w:kern w:val="2"/>
                <w:szCs w:val="24"/>
                <w:lang w:val="en-GB" w:eastAsia="en-GB"/>
                <w14:ligatures w14:val="standardContextual"/>
              </w:rPr>
              <w:tab/>
            </w:r>
            <w:r w:rsidRPr="007D27A3">
              <w:rPr>
                <w:rStyle w:val="Hyperlink"/>
                <w:noProof/>
              </w:rPr>
              <w:t>Środowisko testowe</w:t>
            </w:r>
            <w:r>
              <w:rPr>
                <w:noProof/>
                <w:webHidden/>
              </w:rPr>
              <w:tab/>
            </w:r>
            <w:r>
              <w:rPr>
                <w:noProof/>
                <w:webHidden/>
              </w:rPr>
              <w:fldChar w:fldCharType="begin"/>
            </w:r>
            <w:r>
              <w:rPr>
                <w:noProof/>
                <w:webHidden/>
              </w:rPr>
              <w:instrText xml:space="preserve"> PAGEREF _Toc219827868 \h </w:instrText>
            </w:r>
            <w:r>
              <w:rPr>
                <w:noProof/>
                <w:webHidden/>
              </w:rPr>
            </w:r>
            <w:r>
              <w:rPr>
                <w:noProof/>
                <w:webHidden/>
              </w:rPr>
              <w:fldChar w:fldCharType="separate"/>
            </w:r>
            <w:r>
              <w:rPr>
                <w:noProof/>
                <w:webHidden/>
              </w:rPr>
              <w:t>25</w:t>
            </w:r>
            <w:r>
              <w:rPr>
                <w:noProof/>
                <w:webHidden/>
              </w:rPr>
              <w:fldChar w:fldCharType="end"/>
            </w:r>
            <w:r w:rsidRPr="007D27A3">
              <w:rPr>
                <w:rStyle w:val="Hyperlink"/>
                <w:noProof/>
              </w:rPr>
              <w:fldChar w:fldCharType="end"/>
            </w:r>
          </w:ins>
        </w:p>
        <w:p w14:paraId="3D001CC8" w14:textId="16A5615D" w:rsidR="002724CC" w:rsidRDefault="002724CC">
          <w:pPr>
            <w:pStyle w:val="TOC2"/>
            <w:rPr>
              <w:ins w:id="73" w:author="Filip Rak" w:date="2026-01-20T18:57:00Z" w16du:dateUtc="2026-01-20T17:57:00Z"/>
              <w:rFonts w:asciiTheme="minorHAnsi" w:eastAsiaTheme="minorEastAsia" w:hAnsiTheme="minorHAnsi"/>
              <w:noProof/>
              <w:kern w:val="2"/>
              <w:szCs w:val="24"/>
              <w:lang w:val="en-GB" w:eastAsia="en-GB"/>
              <w14:ligatures w14:val="standardContextual"/>
            </w:rPr>
          </w:pPr>
          <w:ins w:id="7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"_Toc219827869"</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5.1.</w:t>
            </w:r>
            <w:r>
              <w:rPr>
                <w:rFonts w:asciiTheme="minorHAnsi" w:eastAsiaTheme="minorEastAsia" w:hAnsiTheme="minorHAnsi"/>
                <w:noProof/>
                <w:kern w:val="2"/>
                <w:szCs w:val="24"/>
                <w:lang w:val="en-GB" w:eastAsia="en-GB"/>
                <w14:ligatures w14:val="standardContextual"/>
              </w:rPr>
              <w:tab/>
            </w:r>
            <w:r w:rsidRPr="007D27A3">
              <w:rPr>
                <w:rStyle w:val="Hyperlink"/>
                <w:noProof/>
              </w:rPr>
              <w:t>Konfiguracja sprzętowa</w:t>
            </w:r>
            <w:r>
              <w:rPr>
                <w:noProof/>
                <w:webHidden/>
              </w:rPr>
              <w:tab/>
            </w:r>
            <w:r>
              <w:rPr>
                <w:noProof/>
                <w:webHidden/>
              </w:rPr>
              <w:fldChar w:fldCharType="begin"/>
            </w:r>
            <w:r>
              <w:rPr>
                <w:noProof/>
                <w:webHidden/>
              </w:rPr>
              <w:instrText xml:space="preserve"> PAGEREF _Toc219827869 \h </w:instrText>
            </w:r>
            <w:r>
              <w:rPr>
                <w:noProof/>
                <w:webHidden/>
              </w:rPr>
            </w:r>
            <w:r>
              <w:rPr>
                <w:noProof/>
                <w:webHidden/>
              </w:rPr>
              <w:fldChar w:fldCharType="separate"/>
            </w:r>
            <w:r>
              <w:rPr>
                <w:noProof/>
                <w:webHidden/>
              </w:rPr>
              <w:t>25</w:t>
            </w:r>
            <w:r>
              <w:rPr>
                <w:noProof/>
                <w:webHidden/>
              </w:rPr>
              <w:fldChar w:fldCharType="end"/>
            </w:r>
            <w:r w:rsidRPr="007D27A3">
              <w:rPr>
                <w:rStyle w:val="Hyperlink"/>
                <w:noProof/>
              </w:rPr>
              <w:fldChar w:fldCharType="end"/>
            </w:r>
          </w:ins>
        </w:p>
        <w:p w14:paraId="485CF14F" w14:textId="271BBFA2" w:rsidR="002724CC" w:rsidRDefault="002724CC">
          <w:pPr>
            <w:pStyle w:val="TOC2"/>
            <w:rPr>
              <w:ins w:id="75" w:author="Filip Rak" w:date="2026-01-20T18:57:00Z" w16du:dateUtc="2026-01-20T17:57:00Z"/>
              <w:rFonts w:asciiTheme="minorHAnsi" w:eastAsiaTheme="minorEastAsia" w:hAnsiTheme="minorHAnsi"/>
              <w:noProof/>
              <w:kern w:val="2"/>
              <w:szCs w:val="24"/>
              <w:lang w:val="en-GB" w:eastAsia="en-GB"/>
              <w14:ligatures w14:val="standardContextual"/>
            </w:rPr>
          </w:pPr>
          <w:ins w:id="7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"_Toc219827870"</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5.2.</w:t>
            </w:r>
            <w:r>
              <w:rPr>
                <w:rFonts w:asciiTheme="minorHAnsi" w:eastAsiaTheme="minorEastAsia" w:hAnsiTheme="minorHAnsi"/>
                <w:noProof/>
                <w:kern w:val="2"/>
                <w:szCs w:val="24"/>
                <w:lang w:val="en-GB" w:eastAsia="en-GB"/>
                <w14:ligatures w14:val="standardContextual"/>
              </w:rPr>
              <w:tab/>
            </w:r>
            <w:r w:rsidRPr="007D27A3">
              <w:rPr>
                <w:rStyle w:val="Hyperlink"/>
                <w:noProof/>
              </w:rPr>
              <w:t>Konfiguracja oprogramowania i kompilacja</w:t>
            </w:r>
            <w:r>
              <w:rPr>
                <w:noProof/>
                <w:webHidden/>
              </w:rPr>
              <w:tab/>
            </w:r>
            <w:r>
              <w:rPr>
                <w:noProof/>
                <w:webHidden/>
              </w:rPr>
              <w:fldChar w:fldCharType="begin"/>
            </w:r>
            <w:r>
              <w:rPr>
                <w:noProof/>
                <w:webHidden/>
              </w:rPr>
              <w:instrText xml:space="preserve"> PAGEREF _Toc219827870 \h </w:instrText>
            </w:r>
            <w:r>
              <w:rPr>
                <w:noProof/>
                <w:webHidden/>
              </w:rPr>
            </w:r>
            <w:r>
              <w:rPr>
                <w:noProof/>
                <w:webHidden/>
              </w:rPr>
              <w:fldChar w:fldCharType="separate"/>
            </w:r>
            <w:r>
              <w:rPr>
                <w:noProof/>
                <w:webHidden/>
              </w:rPr>
              <w:t>25</w:t>
            </w:r>
            <w:r>
              <w:rPr>
                <w:noProof/>
                <w:webHidden/>
              </w:rPr>
              <w:fldChar w:fldCharType="end"/>
            </w:r>
            <w:r w:rsidRPr="007D27A3">
              <w:rPr>
                <w:rStyle w:val="Hyperlink"/>
                <w:noProof/>
              </w:rPr>
              <w:fldChar w:fldCharType="end"/>
            </w:r>
          </w:ins>
        </w:p>
        <w:p w14:paraId="30A23692" w14:textId="2C2A2F3C" w:rsidR="002724CC" w:rsidRDefault="002724CC">
          <w:pPr>
            <w:pStyle w:val="TOC1"/>
            <w:rPr>
              <w:ins w:id="77" w:author="Filip Rak" w:date="2026-01-20T18:57:00Z" w16du:dateUtc="2026-01-20T17:57:00Z"/>
              <w:rFonts w:asciiTheme="minorHAnsi" w:eastAsiaTheme="minorEastAsia" w:hAnsiTheme="minorHAnsi"/>
              <w:noProof/>
              <w:kern w:val="2"/>
              <w:szCs w:val="24"/>
              <w:lang w:val="en-GB" w:eastAsia="en-GB"/>
              <w14:ligatures w14:val="standardContextual"/>
            </w:rPr>
          </w:pPr>
          <w:ins w:id="7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"_Toc219827871"</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w:t>
            </w:r>
            <w:r>
              <w:rPr>
                <w:rFonts w:asciiTheme="minorHAnsi" w:eastAsiaTheme="minorEastAsia" w:hAnsiTheme="minorHAnsi"/>
                <w:noProof/>
                <w:kern w:val="2"/>
                <w:szCs w:val="24"/>
                <w:lang w:val="en-GB" w:eastAsia="en-GB"/>
                <w14:ligatures w14:val="standardContextual"/>
              </w:rPr>
              <w:tab/>
            </w:r>
            <w:r w:rsidRPr="007D27A3">
              <w:rPr>
                <w:rStyle w:val="Hyperlink"/>
                <w:noProof/>
              </w:rPr>
              <w:t>Ocena architektury</w:t>
            </w:r>
            <w:r>
              <w:rPr>
                <w:noProof/>
                <w:webHidden/>
              </w:rPr>
              <w:tab/>
            </w:r>
            <w:r>
              <w:rPr>
                <w:noProof/>
                <w:webHidden/>
              </w:rPr>
              <w:fldChar w:fldCharType="begin"/>
            </w:r>
            <w:r>
              <w:rPr>
                <w:noProof/>
                <w:webHidden/>
              </w:rPr>
              <w:instrText xml:space="preserve"> PAGEREF _Toc219827871 \h </w:instrText>
            </w:r>
            <w:r>
              <w:rPr>
                <w:noProof/>
                <w:webHidden/>
              </w:rPr>
            </w:r>
            <w:r>
              <w:rPr>
                <w:noProof/>
                <w:webHidden/>
              </w:rPr>
              <w:fldChar w:fldCharType="separate"/>
            </w:r>
            <w:r>
              <w:rPr>
                <w:noProof/>
                <w:webHidden/>
              </w:rPr>
              <w:t>26</w:t>
            </w:r>
            <w:r>
              <w:rPr>
                <w:noProof/>
                <w:webHidden/>
              </w:rPr>
              <w:fldChar w:fldCharType="end"/>
            </w:r>
            <w:r w:rsidRPr="007D27A3">
              <w:rPr>
                <w:rStyle w:val="Hyperlink"/>
                <w:noProof/>
              </w:rPr>
              <w:fldChar w:fldCharType="end"/>
            </w:r>
          </w:ins>
        </w:p>
        <w:p w14:paraId="5A1454D5" w14:textId="0E3B75A8" w:rsidR="002724CC" w:rsidRDefault="002724CC">
          <w:pPr>
            <w:pStyle w:val="TOC2"/>
            <w:rPr>
              <w:ins w:id="79" w:author="Filip Rak" w:date="2026-01-20T18:57:00Z" w16du:dateUtc="2026-01-20T17:57:00Z"/>
              <w:rFonts w:asciiTheme="minorHAnsi" w:eastAsiaTheme="minorEastAsia" w:hAnsiTheme="minorHAnsi"/>
              <w:noProof/>
              <w:kern w:val="2"/>
              <w:szCs w:val="24"/>
              <w:lang w:val="en-GB" w:eastAsia="en-GB"/>
              <w14:ligatures w14:val="standardContextual"/>
            </w:rPr>
          </w:pPr>
          <w:ins w:id="8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"_Toc219827872"</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6.1.</w:t>
            </w:r>
            <w:r>
              <w:rPr>
                <w:rFonts w:asciiTheme="minorHAnsi" w:eastAsiaTheme="minorEastAsia" w:hAnsiTheme="minorHAnsi"/>
                <w:noProof/>
                <w:kern w:val="2"/>
                <w:szCs w:val="24"/>
                <w:lang w:val="en-GB" w:eastAsia="en-GB"/>
                <w14:ligatures w14:val="standardContextual"/>
              </w:rPr>
              <w:tab/>
            </w:r>
            <w:r w:rsidRPr="007D27A3">
              <w:rPr>
                <w:rStyle w:val="Hyperlink"/>
                <w:noProof/>
              </w:rPr>
              <w:t>Testy wydajnościowe</w:t>
            </w:r>
            <w:r>
              <w:rPr>
                <w:noProof/>
                <w:webHidden/>
              </w:rPr>
              <w:tab/>
            </w:r>
            <w:r>
              <w:rPr>
                <w:noProof/>
                <w:webHidden/>
              </w:rPr>
              <w:fldChar w:fldCharType="begin"/>
            </w:r>
            <w:r>
              <w:rPr>
                <w:noProof/>
                <w:webHidden/>
              </w:rPr>
              <w:instrText xml:space="preserve"> PAGEREF _Toc219827872 \h </w:instrText>
            </w:r>
            <w:r>
              <w:rPr>
                <w:noProof/>
                <w:webHidden/>
              </w:rPr>
            </w:r>
            <w:r>
              <w:rPr>
                <w:noProof/>
                <w:webHidden/>
              </w:rPr>
              <w:fldChar w:fldCharType="separate"/>
            </w:r>
            <w:r>
              <w:rPr>
                <w:noProof/>
                <w:webHidden/>
              </w:rPr>
              <w:t>26</w:t>
            </w:r>
            <w:r>
              <w:rPr>
                <w:noProof/>
                <w:webHidden/>
              </w:rPr>
              <w:fldChar w:fldCharType="end"/>
            </w:r>
            <w:r w:rsidRPr="007D27A3">
              <w:rPr>
                <w:rStyle w:val="Hyperlink"/>
                <w:noProof/>
              </w:rPr>
              <w:fldChar w:fldCharType="end"/>
            </w:r>
          </w:ins>
        </w:p>
        <w:p w14:paraId="59074864" w14:textId="7324560D" w:rsidR="002724CC" w:rsidRDefault="002724CC">
          <w:pPr>
            <w:pStyle w:val="TOC3"/>
            <w:rPr>
              <w:ins w:id="81" w:author="Filip Rak" w:date="2026-01-20T18:57:00Z" w16du:dateUtc="2026-01-20T17:57:00Z"/>
              <w:rFonts w:asciiTheme="minorHAnsi" w:eastAsiaTheme="minorEastAsia" w:hAnsiTheme="minorHAnsi"/>
              <w:noProof/>
              <w:kern w:val="2"/>
              <w:szCs w:val="24"/>
              <w:lang w:val="en-GB" w:eastAsia="en-GB"/>
              <w14:ligatures w14:val="standardContextual"/>
            </w:rPr>
          </w:pPr>
          <w:ins w:id="8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"_Toc219827873"</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6.1.1.</w:t>
            </w:r>
            <w:r>
              <w:rPr>
                <w:rFonts w:asciiTheme="minorHAnsi" w:eastAsiaTheme="minorEastAsia" w:hAnsiTheme="minorHAnsi"/>
                <w:noProof/>
                <w:kern w:val="2"/>
                <w:szCs w:val="24"/>
                <w:lang w:val="en-GB" w:eastAsia="en-GB"/>
                <w14:ligatures w14:val="standardContextual"/>
              </w:rPr>
              <w:tab/>
            </w:r>
            <w:r w:rsidRPr="007D27A3">
              <w:rPr>
                <w:rStyle w:val="Hyperlink"/>
                <w:noProof/>
              </w:rPr>
              <w:t>Wyniki testów wydajnościowych</w:t>
            </w:r>
            <w:r>
              <w:rPr>
                <w:noProof/>
                <w:webHidden/>
              </w:rPr>
              <w:tab/>
            </w:r>
            <w:r>
              <w:rPr>
                <w:noProof/>
                <w:webHidden/>
              </w:rPr>
              <w:fldChar w:fldCharType="begin"/>
            </w:r>
            <w:r>
              <w:rPr>
                <w:noProof/>
                <w:webHidden/>
              </w:rPr>
              <w:instrText xml:space="preserve"> PAGEREF _Toc219827873 \h </w:instrText>
            </w:r>
            <w:r>
              <w:rPr>
                <w:noProof/>
                <w:webHidden/>
              </w:rPr>
            </w:r>
            <w:r>
              <w:rPr>
                <w:noProof/>
                <w:webHidden/>
              </w:rPr>
              <w:fldChar w:fldCharType="separate"/>
            </w:r>
            <w:r>
              <w:rPr>
                <w:noProof/>
                <w:webHidden/>
              </w:rPr>
              <w:t>26</w:t>
            </w:r>
            <w:r>
              <w:rPr>
                <w:noProof/>
                <w:webHidden/>
              </w:rPr>
              <w:fldChar w:fldCharType="end"/>
            </w:r>
            <w:r w:rsidRPr="007D27A3">
              <w:rPr>
                <w:rStyle w:val="Hyperlink"/>
                <w:noProof/>
              </w:rPr>
              <w:fldChar w:fldCharType="end"/>
            </w:r>
          </w:ins>
        </w:p>
        <w:p w14:paraId="07711C71" w14:textId="0D0E4028" w:rsidR="002724CC" w:rsidRDefault="002724CC">
          <w:pPr>
            <w:pStyle w:val="TOC3"/>
            <w:rPr>
              <w:ins w:id="83" w:author="Filip Rak" w:date="2026-01-20T18:57:00Z" w16du:dateUtc="2026-01-20T17:57:00Z"/>
              <w:rFonts w:asciiTheme="minorHAnsi" w:eastAsiaTheme="minorEastAsia" w:hAnsiTheme="minorHAnsi"/>
              <w:noProof/>
              <w:kern w:val="2"/>
              <w:szCs w:val="24"/>
              <w:lang w:val="en-GB" w:eastAsia="en-GB"/>
              <w14:ligatures w14:val="standardContextual"/>
            </w:rPr>
          </w:pPr>
          <w:ins w:id="8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"_Toc219827874"</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6.1.2.</w:t>
            </w:r>
            <w:r>
              <w:rPr>
                <w:rFonts w:asciiTheme="minorHAnsi" w:eastAsiaTheme="minorEastAsia" w:hAnsiTheme="minorHAnsi"/>
                <w:noProof/>
                <w:kern w:val="2"/>
                <w:szCs w:val="24"/>
                <w:lang w:val="en-GB" w:eastAsia="en-GB"/>
                <w14:ligatures w14:val="standardContextual"/>
              </w:rPr>
              <w:tab/>
            </w:r>
            <w:r w:rsidRPr="007D27A3">
              <w:rPr>
                <w:rStyle w:val="Hyperlink"/>
                <w:noProof/>
              </w:rPr>
              <w:t>Analiza czasu iteracji</w:t>
            </w:r>
            <w:r>
              <w:rPr>
                <w:noProof/>
                <w:webHidden/>
              </w:rPr>
              <w:tab/>
            </w:r>
            <w:r>
              <w:rPr>
                <w:noProof/>
                <w:webHidden/>
              </w:rPr>
              <w:fldChar w:fldCharType="begin"/>
            </w:r>
            <w:r>
              <w:rPr>
                <w:noProof/>
                <w:webHidden/>
              </w:rPr>
              <w:instrText xml:space="preserve"> PAGEREF _Toc219827874 \h </w:instrText>
            </w:r>
            <w:r>
              <w:rPr>
                <w:noProof/>
                <w:webHidden/>
              </w:rPr>
            </w:r>
            <w:r>
              <w:rPr>
                <w:noProof/>
                <w:webHidden/>
              </w:rPr>
              <w:fldChar w:fldCharType="separate"/>
            </w:r>
            <w:r>
              <w:rPr>
                <w:noProof/>
                <w:webHidden/>
              </w:rPr>
              <w:t>27</w:t>
            </w:r>
            <w:r>
              <w:rPr>
                <w:noProof/>
                <w:webHidden/>
              </w:rPr>
              <w:fldChar w:fldCharType="end"/>
            </w:r>
            <w:r w:rsidRPr="007D27A3">
              <w:rPr>
                <w:rStyle w:val="Hyperlink"/>
                <w:noProof/>
              </w:rPr>
              <w:fldChar w:fldCharType="end"/>
            </w:r>
          </w:ins>
        </w:p>
        <w:p w14:paraId="195CD50C" w14:textId="3F408B0B" w:rsidR="002724CC" w:rsidRDefault="002724CC">
          <w:pPr>
            <w:pStyle w:val="TOC3"/>
            <w:rPr>
              <w:ins w:id="85" w:author="Filip Rak" w:date="2026-01-20T18:57:00Z" w16du:dateUtc="2026-01-20T17:57:00Z"/>
              <w:rFonts w:asciiTheme="minorHAnsi" w:eastAsiaTheme="minorEastAsia" w:hAnsiTheme="minorHAnsi"/>
              <w:noProof/>
              <w:kern w:val="2"/>
              <w:szCs w:val="24"/>
              <w:lang w:val="en-GB" w:eastAsia="en-GB"/>
              <w14:ligatures w14:val="standardContextual"/>
            </w:rPr>
          </w:pPr>
          <w:ins w:id="8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"_Toc219827875"</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6.1.3.</w:t>
            </w:r>
            <w:r>
              <w:rPr>
                <w:rFonts w:asciiTheme="minorHAnsi" w:eastAsiaTheme="minorEastAsia" w:hAnsiTheme="minorHAnsi"/>
                <w:noProof/>
                <w:kern w:val="2"/>
                <w:szCs w:val="24"/>
                <w:lang w:val="en-GB" w:eastAsia="en-GB"/>
                <w14:ligatures w14:val="standardContextual"/>
              </w:rPr>
              <w:tab/>
            </w:r>
            <w:r w:rsidRPr="007D27A3">
              <w:rPr>
                <w:rStyle w:val="Hyperlink"/>
                <w:noProof/>
              </w:rPr>
              <w:t>Analiza przepustowości</w:t>
            </w:r>
            <w:r>
              <w:rPr>
                <w:noProof/>
                <w:webHidden/>
              </w:rPr>
              <w:tab/>
            </w:r>
            <w:r>
              <w:rPr>
                <w:noProof/>
                <w:webHidden/>
              </w:rPr>
              <w:fldChar w:fldCharType="begin"/>
            </w:r>
            <w:r>
              <w:rPr>
                <w:noProof/>
                <w:webHidden/>
              </w:rPr>
              <w:instrText xml:space="preserve"> PAGEREF _Toc219827875 \h </w:instrText>
            </w:r>
            <w:r>
              <w:rPr>
                <w:noProof/>
                <w:webHidden/>
              </w:rPr>
            </w:r>
            <w:r>
              <w:rPr>
                <w:noProof/>
                <w:webHidden/>
              </w:rPr>
              <w:fldChar w:fldCharType="separate"/>
            </w:r>
            <w:r>
              <w:rPr>
                <w:noProof/>
                <w:webHidden/>
              </w:rPr>
              <w:t>28</w:t>
            </w:r>
            <w:r>
              <w:rPr>
                <w:noProof/>
                <w:webHidden/>
              </w:rPr>
              <w:fldChar w:fldCharType="end"/>
            </w:r>
            <w:r w:rsidRPr="007D27A3">
              <w:rPr>
                <w:rStyle w:val="Hyperlink"/>
                <w:noProof/>
              </w:rPr>
              <w:fldChar w:fldCharType="end"/>
            </w:r>
          </w:ins>
        </w:p>
        <w:p w14:paraId="1965F777" w14:textId="1952838A" w:rsidR="002724CC" w:rsidRDefault="002724CC">
          <w:pPr>
            <w:pStyle w:val="TOC3"/>
            <w:rPr>
              <w:ins w:id="87" w:author="Filip Rak" w:date="2026-01-20T18:57:00Z" w16du:dateUtc="2026-01-20T17:57:00Z"/>
              <w:rFonts w:asciiTheme="minorHAnsi" w:eastAsiaTheme="minorEastAsia" w:hAnsiTheme="minorHAnsi"/>
              <w:noProof/>
              <w:kern w:val="2"/>
              <w:szCs w:val="24"/>
              <w:lang w:val="en-GB" w:eastAsia="en-GB"/>
              <w14:ligatures w14:val="standardContextual"/>
            </w:rPr>
          </w:pPr>
          <w:ins w:id="8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"_Toc219827876"</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6.1.4.</w:t>
            </w:r>
            <w:r>
              <w:rPr>
                <w:rFonts w:asciiTheme="minorHAnsi" w:eastAsiaTheme="minorEastAsia" w:hAnsiTheme="minorHAnsi"/>
                <w:noProof/>
                <w:kern w:val="2"/>
                <w:szCs w:val="24"/>
                <w:lang w:val="en-GB" w:eastAsia="en-GB"/>
                <w14:ligatures w14:val="standardContextual"/>
              </w:rPr>
              <w:tab/>
            </w:r>
            <w:r w:rsidRPr="007D27A3">
              <w:rPr>
                <w:rStyle w:val="Hyperlink"/>
                <w:noProof/>
              </w:rPr>
              <w:t>Analiza wpływu trybu graficznego na wydajność</w:t>
            </w:r>
            <w:r>
              <w:rPr>
                <w:noProof/>
                <w:webHidden/>
              </w:rPr>
              <w:tab/>
            </w:r>
            <w:r>
              <w:rPr>
                <w:noProof/>
                <w:webHidden/>
              </w:rPr>
              <w:fldChar w:fldCharType="begin"/>
            </w:r>
            <w:r>
              <w:rPr>
                <w:noProof/>
                <w:webHidden/>
              </w:rPr>
              <w:instrText xml:space="preserve"> PAGEREF _Toc219827876 \h </w:instrText>
            </w:r>
            <w:r>
              <w:rPr>
                <w:noProof/>
                <w:webHidden/>
              </w:rPr>
            </w:r>
            <w:r>
              <w:rPr>
                <w:noProof/>
                <w:webHidden/>
              </w:rPr>
              <w:fldChar w:fldCharType="separate"/>
            </w:r>
            <w:r>
              <w:rPr>
                <w:noProof/>
                <w:webHidden/>
              </w:rPr>
              <w:t>29</w:t>
            </w:r>
            <w:r>
              <w:rPr>
                <w:noProof/>
                <w:webHidden/>
              </w:rPr>
              <w:fldChar w:fldCharType="end"/>
            </w:r>
            <w:r w:rsidRPr="007D27A3">
              <w:rPr>
                <w:rStyle w:val="Hyperlink"/>
                <w:noProof/>
              </w:rPr>
              <w:fldChar w:fldCharType="end"/>
            </w:r>
          </w:ins>
        </w:p>
        <w:p w14:paraId="77D35C5B" w14:textId="781E1CD1" w:rsidR="002724CC" w:rsidRDefault="002724CC">
          <w:pPr>
            <w:pStyle w:val="TOC2"/>
            <w:rPr>
              <w:ins w:id="89" w:author="Filip Rak" w:date="2026-01-20T18:57:00Z" w16du:dateUtc="2026-01-20T17:57:00Z"/>
              <w:rFonts w:asciiTheme="minorHAnsi" w:eastAsiaTheme="minorEastAsia" w:hAnsiTheme="minorHAnsi"/>
              <w:noProof/>
              <w:kern w:val="2"/>
              <w:szCs w:val="24"/>
              <w:lang w:val="en-GB" w:eastAsia="en-GB"/>
              <w14:ligatures w14:val="standardContextual"/>
            </w:rPr>
          </w:pPr>
          <w:ins w:id="9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"_Toc219827877"</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6.2.</w:t>
            </w:r>
            <w:r>
              <w:rPr>
                <w:rFonts w:asciiTheme="minorHAnsi" w:eastAsiaTheme="minorEastAsia" w:hAnsiTheme="minorHAnsi"/>
                <w:noProof/>
                <w:kern w:val="2"/>
                <w:szCs w:val="24"/>
                <w:lang w:val="en-GB" w:eastAsia="en-GB"/>
                <w14:ligatures w14:val="standardContextual"/>
              </w:rPr>
              <w:tab/>
            </w:r>
            <w:r w:rsidRPr="007D27A3">
              <w:rPr>
                <w:rStyle w:val="Hyperlink"/>
                <w:noProof/>
              </w:rPr>
              <w:t>Test deterministyczności</w:t>
            </w:r>
            <w:r>
              <w:rPr>
                <w:noProof/>
                <w:webHidden/>
              </w:rPr>
              <w:tab/>
            </w:r>
            <w:r>
              <w:rPr>
                <w:noProof/>
                <w:webHidden/>
              </w:rPr>
              <w:fldChar w:fldCharType="begin"/>
            </w:r>
            <w:r>
              <w:rPr>
                <w:noProof/>
                <w:webHidden/>
              </w:rPr>
              <w:instrText xml:space="preserve"> PAGEREF _Toc219827877 \h </w:instrText>
            </w:r>
            <w:r>
              <w:rPr>
                <w:noProof/>
                <w:webHidden/>
              </w:rPr>
            </w:r>
            <w:r>
              <w:rPr>
                <w:noProof/>
                <w:webHidden/>
              </w:rPr>
              <w:fldChar w:fldCharType="separate"/>
            </w:r>
            <w:r>
              <w:rPr>
                <w:noProof/>
                <w:webHidden/>
              </w:rPr>
              <w:t>30</w:t>
            </w:r>
            <w:r>
              <w:rPr>
                <w:noProof/>
                <w:webHidden/>
              </w:rPr>
              <w:fldChar w:fldCharType="end"/>
            </w:r>
            <w:r w:rsidRPr="007D27A3">
              <w:rPr>
                <w:rStyle w:val="Hyperlink"/>
                <w:noProof/>
              </w:rPr>
              <w:fldChar w:fldCharType="end"/>
            </w:r>
          </w:ins>
        </w:p>
        <w:p w14:paraId="028AFDE2" w14:textId="7DAA3E18" w:rsidR="002724CC" w:rsidRDefault="002724CC">
          <w:pPr>
            <w:pStyle w:val="TOC2"/>
            <w:rPr>
              <w:ins w:id="91" w:author="Filip Rak" w:date="2026-01-20T18:57:00Z" w16du:dateUtc="2026-01-20T17:57:00Z"/>
              <w:rFonts w:asciiTheme="minorHAnsi" w:eastAsiaTheme="minorEastAsia" w:hAnsiTheme="minorHAnsi"/>
              <w:noProof/>
              <w:kern w:val="2"/>
              <w:szCs w:val="24"/>
              <w:lang w:val="en-GB" w:eastAsia="en-GB"/>
              <w14:ligatures w14:val="standardContextual"/>
            </w:rPr>
          </w:pPr>
          <w:ins w:id="9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"_Toc219827878"</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6.3.</w:t>
            </w:r>
            <w:r>
              <w:rPr>
                <w:rFonts w:asciiTheme="minorHAnsi" w:eastAsiaTheme="minorEastAsia" w:hAnsiTheme="minorHAnsi"/>
                <w:noProof/>
                <w:kern w:val="2"/>
                <w:szCs w:val="24"/>
                <w:lang w:val="en-GB" w:eastAsia="en-GB"/>
                <w14:ligatures w14:val="standardContextual"/>
              </w:rPr>
              <w:tab/>
            </w:r>
            <w:r w:rsidRPr="007D27A3">
              <w:rPr>
                <w:rStyle w:val="Hyperlink"/>
                <w:noProof/>
              </w:rPr>
              <w:t>Wnioski z oceny architektury</w:t>
            </w:r>
            <w:r>
              <w:rPr>
                <w:noProof/>
                <w:webHidden/>
              </w:rPr>
              <w:tab/>
            </w:r>
            <w:r>
              <w:rPr>
                <w:noProof/>
                <w:webHidden/>
              </w:rPr>
              <w:fldChar w:fldCharType="begin"/>
            </w:r>
            <w:r>
              <w:rPr>
                <w:noProof/>
                <w:webHidden/>
              </w:rPr>
              <w:instrText xml:space="preserve"> PAGEREF _Toc219827878 \h </w:instrText>
            </w:r>
            <w:r>
              <w:rPr>
                <w:noProof/>
                <w:webHidden/>
              </w:rPr>
            </w:r>
            <w:r>
              <w:rPr>
                <w:noProof/>
                <w:webHidden/>
              </w:rPr>
              <w:fldChar w:fldCharType="separate"/>
            </w:r>
            <w:r>
              <w:rPr>
                <w:noProof/>
                <w:webHidden/>
              </w:rPr>
              <w:t>30</w:t>
            </w:r>
            <w:r>
              <w:rPr>
                <w:noProof/>
                <w:webHidden/>
              </w:rPr>
              <w:fldChar w:fldCharType="end"/>
            </w:r>
            <w:r w:rsidRPr="007D27A3">
              <w:rPr>
                <w:rStyle w:val="Hyperlink"/>
                <w:noProof/>
              </w:rPr>
              <w:fldChar w:fldCharType="end"/>
            </w:r>
          </w:ins>
        </w:p>
        <w:p w14:paraId="293A6D18" w14:textId="005B1663" w:rsidR="002724CC" w:rsidRDefault="002724CC">
          <w:pPr>
            <w:pStyle w:val="TOC1"/>
            <w:rPr>
              <w:ins w:id="93" w:author="Filip Rak" w:date="2026-01-20T18:57:00Z" w16du:dateUtc="2026-01-20T17:57:00Z"/>
              <w:rFonts w:asciiTheme="minorHAnsi" w:eastAsiaTheme="minorEastAsia" w:hAnsiTheme="minorHAnsi"/>
              <w:noProof/>
              <w:kern w:val="2"/>
              <w:szCs w:val="24"/>
              <w:lang w:val="en-GB" w:eastAsia="en-GB"/>
              <w14:ligatures w14:val="standardContextual"/>
            </w:rPr>
          </w:pPr>
          <w:ins w:id="9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"_Toc219827879"</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w:t>
            </w:r>
            <w:r>
              <w:rPr>
                <w:rFonts w:asciiTheme="minorHAnsi" w:eastAsiaTheme="minorEastAsia" w:hAnsiTheme="minorHAnsi"/>
                <w:noProof/>
                <w:kern w:val="2"/>
                <w:szCs w:val="24"/>
                <w:lang w:val="en-GB" w:eastAsia="en-GB"/>
                <w14:ligatures w14:val="standardContextual"/>
              </w:rPr>
              <w:tab/>
            </w:r>
            <w:r w:rsidRPr="007D27A3">
              <w:rPr>
                <w:rStyle w:val="Hyperlink"/>
                <w:noProof/>
              </w:rPr>
              <w:t>Ocena modelu ekosystemu</w:t>
            </w:r>
            <w:r>
              <w:rPr>
                <w:noProof/>
                <w:webHidden/>
              </w:rPr>
              <w:tab/>
            </w:r>
            <w:r>
              <w:rPr>
                <w:noProof/>
                <w:webHidden/>
              </w:rPr>
              <w:fldChar w:fldCharType="begin"/>
            </w:r>
            <w:r>
              <w:rPr>
                <w:noProof/>
                <w:webHidden/>
              </w:rPr>
              <w:instrText xml:space="preserve"> PAGEREF _Toc219827879 \h </w:instrText>
            </w:r>
            <w:r>
              <w:rPr>
                <w:noProof/>
                <w:webHidden/>
              </w:rPr>
            </w:r>
            <w:r>
              <w:rPr>
                <w:noProof/>
                <w:webHidden/>
              </w:rPr>
              <w:fldChar w:fldCharType="separate"/>
            </w:r>
            <w:r>
              <w:rPr>
                <w:noProof/>
                <w:webHidden/>
              </w:rPr>
              <w:t>33</w:t>
            </w:r>
            <w:r>
              <w:rPr>
                <w:noProof/>
                <w:webHidden/>
              </w:rPr>
              <w:fldChar w:fldCharType="end"/>
            </w:r>
            <w:r w:rsidRPr="007D27A3">
              <w:rPr>
                <w:rStyle w:val="Hyperlink"/>
                <w:noProof/>
              </w:rPr>
              <w:fldChar w:fldCharType="end"/>
            </w:r>
          </w:ins>
        </w:p>
        <w:p w14:paraId="4177E8B8" w14:textId="7D675281" w:rsidR="002724CC" w:rsidRDefault="002724CC">
          <w:pPr>
            <w:pStyle w:val="TOC2"/>
            <w:rPr>
              <w:ins w:id="95" w:author="Filip Rak" w:date="2026-01-20T18:57:00Z" w16du:dateUtc="2026-01-20T17:57:00Z"/>
              <w:rFonts w:asciiTheme="minorHAnsi" w:eastAsiaTheme="minorEastAsia" w:hAnsiTheme="minorHAnsi"/>
              <w:noProof/>
              <w:kern w:val="2"/>
              <w:szCs w:val="24"/>
              <w:lang w:val="en-GB" w:eastAsia="en-GB"/>
              <w14:ligatures w14:val="standardContextual"/>
            </w:rPr>
          </w:pPr>
          <w:ins w:id="9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"_Toc219827880"</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7.1.</w:t>
            </w:r>
            <w:r>
              <w:rPr>
                <w:rFonts w:asciiTheme="minorHAnsi" w:eastAsiaTheme="minorEastAsia" w:hAnsiTheme="minorHAnsi"/>
                <w:noProof/>
                <w:kern w:val="2"/>
                <w:szCs w:val="24"/>
                <w:lang w:val="en-GB" w:eastAsia="en-GB"/>
                <w14:ligatures w14:val="standardContextual"/>
              </w:rPr>
              <w:tab/>
            </w:r>
            <w:r w:rsidRPr="007D27A3">
              <w:rPr>
                <w:rStyle w:val="Hyperlink"/>
                <w:noProof/>
              </w:rPr>
              <w:t>Konfiguracja eksperymentów</w:t>
            </w:r>
            <w:r>
              <w:rPr>
                <w:noProof/>
                <w:webHidden/>
              </w:rPr>
              <w:tab/>
            </w:r>
            <w:r>
              <w:rPr>
                <w:noProof/>
                <w:webHidden/>
              </w:rPr>
              <w:fldChar w:fldCharType="begin"/>
            </w:r>
            <w:r>
              <w:rPr>
                <w:noProof/>
                <w:webHidden/>
              </w:rPr>
              <w:instrText xml:space="preserve"> PAGEREF _Toc219827880 \h </w:instrText>
            </w:r>
            <w:r>
              <w:rPr>
                <w:noProof/>
                <w:webHidden/>
              </w:rPr>
            </w:r>
            <w:r>
              <w:rPr>
                <w:noProof/>
                <w:webHidden/>
              </w:rPr>
              <w:fldChar w:fldCharType="separate"/>
            </w:r>
            <w:r>
              <w:rPr>
                <w:noProof/>
                <w:webHidden/>
              </w:rPr>
              <w:t>33</w:t>
            </w:r>
            <w:r>
              <w:rPr>
                <w:noProof/>
                <w:webHidden/>
              </w:rPr>
              <w:fldChar w:fldCharType="end"/>
            </w:r>
            <w:r w:rsidRPr="007D27A3">
              <w:rPr>
                <w:rStyle w:val="Hyperlink"/>
                <w:noProof/>
              </w:rPr>
              <w:fldChar w:fldCharType="end"/>
            </w:r>
          </w:ins>
        </w:p>
        <w:p w14:paraId="3027B1C3" w14:textId="2ABA2785" w:rsidR="002724CC" w:rsidRDefault="002724CC">
          <w:pPr>
            <w:pStyle w:val="TOC2"/>
            <w:rPr>
              <w:ins w:id="97" w:author="Filip Rak" w:date="2026-01-20T18:57:00Z" w16du:dateUtc="2026-01-20T17:57:00Z"/>
              <w:rFonts w:asciiTheme="minorHAnsi" w:eastAsiaTheme="minorEastAsia" w:hAnsiTheme="minorHAnsi"/>
              <w:noProof/>
              <w:kern w:val="2"/>
              <w:szCs w:val="24"/>
              <w:lang w:val="en-GB" w:eastAsia="en-GB"/>
              <w14:ligatures w14:val="standardContextual"/>
            </w:rPr>
          </w:pPr>
          <w:ins w:id="9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"_Toc219827881"</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7.2.</w:t>
            </w:r>
            <w:r>
              <w:rPr>
                <w:rFonts w:asciiTheme="minorHAnsi" w:eastAsiaTheme="minorEastAsia" w:hAnsiTheme="minorHAnsi"/>
                <w:noProof/>
                <w:kern w:val="2"/>
                <w:szCs w:val="24"/>
                <w:lang w:val="en-GB" w:eastAsia="en-GB"/>
                <w14:ligatures w14:val="standardContextual"/>
              </w:rPr>
              <w:tab/>
            </w:r>
            <w:r w:rsidRPr="007D27A3">
              <w:rPr>
                <w:rStyle w:val="Hyperlink"/>
                <w:noProof/>
              </w:rPr>
              <w:t>Pierwszy eksperyment</w:t>
            </w:r>
            <w:r>
              <w:rPr>
                <w:noProof/>
                <w:webHidden/>
              </w:rPr>
              <w:tab/>
            </w:r>
            <w:r>
              <w:rPr>
                <w:noProof/>
                <w:webHidden/>
              </w:rPr>
              <w:fldChar w:fldCharType="begin"/>
            </w:r>
            <w:r>
              <w:rPr>
                <w:noProof/>
                <w:webHidden/>
              </w:rPr>
              <w:instrText xml:space="preserve"> PAGEREF _Toc219827881 \h </w:instrText>
            </w:r>
            <w:r>
              <w:rPr>
                <w:noProof/>
                <w:webHidden/>
              </w:rPr>
            </w:r>
            <w:r>
              <w:rPr>
                <w:noProof/>
                <w:webHidden/>
              </w:rPr>
              <w:fldChar w:fldCharType="separate"/>
            </w:r>
            <w:r>
              <w:rPr>
                <w:noProof/>
                <w:webHidden/>
              </w:rPr>
              <w:t>34</w:t>
            </w:r>
            <w:r>
              <w:rPr>
                <w:noProof/>
                <w:webHidden/>
              </w:rPr>
              <w:fldChar w:fldCharType="end"/>
            </w:r>
            <w:r w:rsidRPr="007D27A3">
              <w:rPr>
                <w:rStyle w:val="Hyperlink"/>
                <w:noProof/>
              </w:rPr>
              <w:fldChar w:fldCharType="end"/>
            </w:r>
          </w:ins>
        </w:p>
        <w:p w14:paraId="7DDB5449" w14:textId="6280522D" w:rsidR="002724CC" w:rsidRDefault="002724CC">
          <w:pPr>
            <w:pStyle w:val="TOC3"/>
            <w:rPr>
              <w:ins w:id="99" w:author="Filip Rak" w:date="2026-01-20T18:57:00Z" w16du:dateUtc="2026-01-20T17:57:00Z"/>
              <w:rFonts w:asciiTheme="minorHAnsi" w:eastAsiaTheme="minorEastAsia" w:hAnsiTheme="minorHAnsi"/>
              <w:noProof/>
              <w:kern w:val="2"/>
              <w:szCs w:val="24"/>
              <w:lang w:val="en-GB" w:eastAsia="en-GB"/>
              <w14:ligatures w14:val="standardContextual"/>
            </w:rPr>
          </w:pPr>
          <w:ins w:id="10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"_Toc219827882"</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7.2.1.</w:t>
            </w:r>
            <w:r>
              <w:rPr>
                <w:rFonts w:asciiTheme="minorHAnsi" w:eastAsiaTheme="minorEastAsia" w:hAnsiTheme="minorHAnsi"/>
                <w:noProof/>
                <w:kern w:val="2"/>
                <w:szCs w:val="24"/>
                <w:lang w:val="en-GB" w:eastAsia="en-GB"/>
                <w14:ligatures w14:val="standardContextual"/>
              </w:rPr>
              <w:tab/>
            </w:r>
            <w:r w:rsidRPr="007D27A3">
              <w:rPr>
                <w:rStyle w:val="Hyperlink"/>
                <w:noProof/>
              </w:rPr>
              <w:t>Szybki wzrost populacji i dojrzewanie energetyczne</w:t>
            </w:r>
            <w:r>
              <w:rPr>
                <w:noProof/>
                <w:webHidden/>
              </w:rPr>
              <w:tab/>
            </w:r>
            <w:r>
              <w:rPr>
                <w:noProof/>
                <w:webHidden/>
              </w:rPr>
              <w:fldChar w:fldCharType="begin"/>
            </w:r>
            <w:r>
              <w:rPr>
                <w:noProof/>
                <w:webHidden/>
              </w:rPr>
              <w:instrText xml:space="preserve"> PAGEREF _Toc219827882 \h </w:instrText>
            </w:r>
            <w:r>
              <w:rPr>
                <w:noProof/>
                <w:webHidden/>
              </w:rPr>
            </w:r>
            <w:r>
              <w:rPr>
                <w:noProof/>
                <w:webHidden/>
              </w:rPr>
              <w:fldChar w:fldCharType="separate"/>
            </w:r>
            <w:r>
              <w:rPr>
                <w:noProof/>
                <w:webHidden/>
              </w:rPr>
              <w:t>35</w:t>
            </w:r>
            <w:r>
              <w:rPr>
                <w:noProof/>
                <w:webHidden/>
              </w:rPr>
              <w:fldChar w:fldCharType="end"/>
            </w:r>
            <w:r w:rsidRPr="007D27A3">
              <w:rPr>
                <w:rStyle w:val="Hyperlink"/>
                <w:noProof/>
              </w:rPr>
              <w:fldChar w:fldCharType="end"/>
            </w:r>
          </w:ins>
        </w:p>
        <w:p w14:paraId="623D7B8A" w14:textId="1AE45EEC" w:rsidR="002724CC" w:rsidRDefault="002724CC">
          <w:pPr>
            <w:pStyle w:val="TOC3"/>
            <w:rPr>
              <w:ins w:id="101" w:author="Filip Rak" w:date="2026-01-20T18:57:00Z" w16du:dateUtc="2026-01-20T17:57:00Z"/>
              <w:rFonts w:asciiTheme="minorHAnsi" w:eastAsiaTheme="minorEastAsia" w:hAnsiTheme="minorHAnsi"/>
              <w:noProof/>
              <w:kern w:val="2"/>
              <w:szCs w:val="24"/>
              <w:lang w:val="en-GB" w:eastAsia="en-GB"/>
              <w14:ligatures w14:val="standardContextual"/>
            </w:rPr>
          </w:pPr>
          <w:ins w:id="10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"_Toc219827883"</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7.2.2.</w:t>
            </w:r>
            <w:r>
              <w:rPr>
                <w:rFonts w:asciiTheme="minorHAnsi" w:eastAsiaTheme="minorEastAsia" w:hAnsiTheme="minorHAnsi"/>
                <w:noProof/>
                <w:kern w:val="2"/>
                <w:szCs w:val="24"/>
                <w:lang w:val="en-GB" w:eastAsia="en-GB"/>
                <w14:ligatures w14:val="standardContextual"/>
              </w:rPr>
              <w:tab/>
            </w:r>
            <w:r w:rsidRPr="007D27A3">
              <w:rPr>
                <w:rStyle w:val="Hyperlink"/>
                <w:noProof/>
              </w:rPr>
              <w:t>Nieudane ekspedycje i przełomy kolonizacyjne</w:t>
            </w:r>
            <w:r>
              <w:rPr>
                <w:noProof/>
                <w:webHidden/>
              </w:rPr>
              <w:tab/>
            </w:r>
            <w:r>
              <w:rPr>
                <w:noProof/>
                <w:webHidden/>
              </w:rPr>
              <w:fldChar w:fldCharType="begin"/>
            </w:r>
            <w:r>
              <w:rPr>
                <w:noProof/>
                <w:webHidden/>
              </w:rPr>
              <w:instrText xml:space="preserve"> PAGEREF _Toc219827883 \h </w:instrText>
            </w:r>
            <w:r>
              <w:rPr>
                <w:noProof/>
                <w:webHidden/>
              </w:rPr>
            </w:r>
            <w:r>
              <w:rPr>
                <w:noProof/>
                <w:webHidden/>
              </w:rPr>
              <w:fldChar w:fldCharType="separate"/>
            </w:r>
            <w:r>
              <w:rPr>
                <w:noProof/>
                <w:webHidden/>
              </w:rPr>
              <w:t>36</w:t>
            </w:r>
            <w:r>
              <w:rPr>
                <w:noProof/>
                <w:webHidden/>
              </w:rPr>
              <w:fldChar w:fldCharType="end"/>
            </w:r>
            <w:r w:rsidRPr="007D27A3">
              <w:rPr>
                <w:rStyle w:val="Hyperlink"/>
                <w:noProof/>
              </w:rPr>
              <w:fldChar w:fldCharType="end"/>
            </w:r>
          </w:ins>
        </w:p>
        <w:p w14:paraId="6BB94342" w14:textId="799943B2" w:rsidR="002724CC" w:rsidRDefault="002724CC">
          <w:pPr>
            <w:pStyle w:val="TOC3"/>
            <w:rPr>
              <w:ins w:id="103" w:author="Filip Rak" w:date="2026-01-20T18:57:00Z" w16du:dateUtc="2026-01-20T17:57:00Z"/>
              <w:rFonts w:asciiTheme="minorHAnsi" w:eastAsiaTheme="minorEastAsia" w:hAnsiTheme="minorHAnsi"/>
              <w:noProof/>
              <w:kern w:val="2"/>
              <w:szCs w:val="24"/>
              <w:lang w:val="en-GB" w:eastAsia="en-GB"/>
              <w14:ligatures w14:val="standardContextual"/>
            </w:rPr>
          </w:pPr>
          <w:ins w:id="10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"_Toc219827884"</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7.2.3.</w:t>
            </w:r>
            <w:r>
              <w:rPr>
                <w:rFonts w:asciiTheme="minorHAnsi" w:eastAsiaTheme="minorEastAsia" w:hAnsiTheme="minorHAnsi"/>
                <w:noProof/>
                <w:kern w:val="2"/>
                <w:szCs w:val="24"/>
                <w:lang w:val="en-GB" w:eastAsia="en-GB"/>
                <w14:ligatures w14:val="standardContextual"/>
              </w:rPr>
              <w:tab/>
            </w:r>
            <w:r w:rsidRPr="007D27A3">
              <w:rPr>
                <w:rStyle w:val="Hyperlink"/>
                <w:noProof/>
              </w:rPr>
              <w:t>Kolonizacja północy i wtórna ekspansja na region zachodni</w:t>
            </w:r>
            <w:r>
              <w:rPr>
                <w:noProof/>
                <w:webHidden/>
              </w:rPr>
              <w:tab/>
            </w:r>
            <w:r>
              <w:rPr>
                <w:noProof/>
                <w:webHidden/>
              </w:rPr>
              <w:fldChar w:fldCharType="begin"/>
            </w:r>
            <w:r>
              <w:rPr>
                <w:noProof/>
                <w:webHidden/>
              </w:rPr>
              <w:instrText xml:space="preserve"> PAGEREF _Toc219827884 \h </w:instrText>
            </w:r>
            <w:r>
              <w:rPr>
                <w:noProof/>
                <w:webHidden/>
              </w:rPr>
            </w:r>
            <w:r>
              <w:rPr>
                <w:noProof/>
                <w:webHidden/>
              </w:rPr>
              <w:fldChar w:fldCharType="separate"/>
            </w:r>
            <w:r>
              <w:rPr>
                <w:noProof/>
                <w:webHidden/>
              </w:rPr>
              <w:t>37</w:t>
            </w:r>
            <w:r>
              <w:rPr>
                <w:noProof/>
                <w:webHidden/>
              </w:rPr>
              <w:fldChar w:fldCharType="end"/>
            </w:r>
            <w:r w:rsidRPr="007D27A3">
              <w:rPr>
                <w:rStyle w:val="Hyperlink"/>
                <w:noProof/>
              </w:rPr>
              <w:fldChar w:fldCharType="end"/>
            </w:r>
          </w:ins>
        </w:p>
        <w:p w14:paraId="3D562AEC" w14:textId="787372D3" w:rsidR="002724CC" w:rsidRDefault="002724CC">
          <w:pPr>
            <w:pStyle w:val="TOC3"/>
            <w:rPr>
              <w:ins w:id="105" w:author="Filip Rak" w:date="2026-01-20T18:57:00Z" w16du:dateUtc="2026-01-20T17:57:00Z"/>
              <w:rFonts w:asciiTheme="minorHAnsi" w:eastAsiaTheme="minorEastAsia" w:hAnsiTheme="minorHAnsi"/>
              <w:noProof/>
              <w:kern w:val="2"/>
              <w:szCs w:val="24"/>
              <w:lang w:val="en-GB" w:eastAsia="en-GB"/>
              <w14:ligatures w14:val="standardContextual"/>
            </w:rPr>
          </w:pPr>
          <w:ins w:id="10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"_Toc219827885"</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7.2.4.</w:t>
            </w:r>
            <w:r>
              <w:rPr>
                <w:rFonts w:asciiTheme="minorHAnsi" w:eastAsiaTheme="minorEastAsia" w:hAnsiTheme="minorHAnsi"/>
                <w:noProof/>
                <w:kern w:val="2"/>
                <w:szCs w:val="24"/>
                <w:lang w:val="en-GB" w:eastAsia="en-GB"/>
                <w14:ligatures w14:val="standardContextual"/>
              </w:rPr>
              <w:tab/>
            </w:r>
            <w:r w:rsidRPr="007D27A3">
              <w:rPr>
                <w:rStyle w:val="Hyperlink"/>
                <w:noProof/>
              </w:rPr>
              <w:t>Stabilizacja długoterminowa</w:t>
            </w:r>
            <w:r>
              <w:rPr>
                <w:noProof/>
                <w:webHidden/>
              </w:rPr>
              <w:tab/>
            </w:r>
            <w:r>
              <w:rPr>
                <w:noProof/>
                <w:webHidden/>
              </w:rPr>
              <w:fldChar w:fldCharType="begin"/>
            </w:r>
            <w:r>
              <w:rPr>
                <w:noProof/>
                <w:webHidden/>
              </w:rPr>
              <w:instrText xml:space="preserve"> PAGEREF _Toc219827885 \h </w:instrText>
            </w:r>
            <w:r>
              <w:rPr>
                <w:noProof/>
                <w:webHidden/>
              </w:rPr>
            </w:r>
            <w:r>
              <w:rPr>
                <w:noProof/>
                <w:webHidden/>
              </w:rPr>
              <w:fldChar w:fldCharType="separate"/>
            </w:r>
            <w:r>
              <w:rPr>
                <w:noProof/>
                <w:webHidden/>
              </w:rPr>
              <w:t>38</w:t>
            </w:r>
            <w:r>
              <w:rPr>
                <w:noProof/>
                <w:webHidden/>
              </w:rPr>
              <w:fldChar w:fldCharType="end"/>
            </w:r>
            <w:r w:rsidRPr="007D27A3">
              <w:rPr>
                <w:rStyle w:val="Hyperlink"/>
                <w:noProof/>
              </w:rPr>
              <w:fldChar w:fldCharType="end"/>
            </w:r>
          </w:ins>
        </w:p>
        <w:p w14:paraId="2DB96199" w14:textId="73D1004F" w:rsidR="002724CC" w:rsidRDefault="002724CC">
          <w:pPr>
            <w:pStyle w:val="TOC3"/>
            <w:rPr>
              <w:ins w:id="107" w:author="Filip Rak" w:date="2026-01-20T18:57:00Z" w16du:dateUtc="2026-01-20T17:57:00Z"/>
              <w:rFonts w:asciiTheme="minorHAnsi" w:eastAsiaTheme="minorEastAsia" w:hAnsiTheme="minorHAnsi"/>
              <w:noProof/>
              <w:kern w:val="2"/>
              <w:szCs w:val="24"/>
              <w:lang w:val="en-GB" w:eastAsia="en-GB"/>
              <w14:ligatures w14:val="standardContextual"/>
            </w:rPr>
          </w:pPr>
          <w:ins w:id="10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"_Toc219827886"</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7.2.5.</w:t>
            </w:r>
            <w:r>
              <w:rPr>
                <w:rFonts w:asciiTheme="minorHAnsi" w:eastAsiaTheme="minorEastAsia" w:hAnsiTheme="minorHAnsi"/>
                <w:noProof/>
                <w:kern w:val="2"/>
                <w:szCs w:val="24"/>
                <w:lang w:val="en-GB" w:eastAsia="en-GB"/>
                <w14:ligatures w14:val="standardContextual"/>
              </w:rPr>
              <w:tab/>
            </w:r>
            <w:r w:rsidRPr="007D27A3">
              <w:rPr>
                <w:rStyle w:val="Hyperlink"/>
                <w:noProof/>
              </w:rPr>
              <w:t>Podsumowanie</w:t>
            </w:r>
            <w:r>
              <w:rPr>
                <w:noProof/>
                <w:webHidden/>
              </w:rPr>
              <w:tab/>
            </w:r>
            <w:r>
              <w:rPr>
                <w:noProof/>
                <w:webHidden/>
              </w:rPr>
              <w:fldChar w:fldCharType="begin"/>
            </w:r>
            <w:r>
              <w:rPr>
                <w:noProof/>
                <w:webHidden/>
              </w:rPr>
              <w:instrText xml:space="preserve"> PAGEREF _Toc219827886 \h </w:instrText>
            </w:r>
            <w:r>
              <w:rPr>
                <w:noProof/>
                <w:webHidden/>
              </w:rPr>
            </w:r>
            <w:r>
              <w:rPr>
                <w:noProof/>
                <w:webHidden/>
              </w:rPr>
              <w:fldChar w:fldCharType="separate"/>
            </w:r>
            <w:r>
              <w:rPr>
                <w:noProof/>
                <w:webHidden/>
              </w:rPr>
              <w:t>40</w:t>
            </w:r>
            <w:r>
              <w:rPr>
                <w:noProof/>
                <w:webHidden/>
              </w:rPr>
              <w:fldChar w:fldCharType="end"/>
            </w:r>
            <w:r w:rsidRPr="007D27A3">
              <w:rPr>
                <w:rStyle w:val="Hyperlink"/>
                <w:noProof/>
              </w:rPr>
              <w:fldChar w:fldCharType="end"/>
            </w:r>
          </w:ins>
        </w:p>
        <w:p w14:paraId="3BE1F776" w14:textId="5C2F7C9D" w:rsidR="002724CC" w:rsidRDefault="002724CC">
          <w:pPr>
            <w:pStyle w:val="TOC2"/>
            <w:rPr>
              <w:ins w:id="109" w:author="Filip Rak" w:date="2026-01-20T18:57:00Z" w16du:dateUtc="2026-01-20T17:57:00Z"/>
              <w:rFonts w:asciiTheme="minorHAnsi" w:eastAsiaTheme="minorEastAsia" w:hAnsiTheme="minorHAnsi"/>
              <w:noProof/>
              <w:kern w:val="2"/>
              <w:szCs w:val="24"/>
              <w:lang w:val="en-GB" w:eastAsia="en-GB"/>
              <w14:ligatures w14:val="standardContextual"/>
            </w:rPr>
          </w:pPr>
          <w:ins w:id="11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"_Toc219827887"</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7.3.</w:t>
            </w:r>
            <w:r>
              <w:rPr>
                <w:rFonts w:asciiTheme="minorHAnsi" w:eastAsiaTheme="minorEastAsia" w:hAnsiTheme="minorHAnsi"/>
                <w:noProof/>
                <w:kern w:val="2"/>
                <w:szCs w:val="24"/>
                <w:lang w:val="en-GB" w:eastAsia="en-GB"/>
                <w14:ligatures w14:val="standardContextual"/>
              </w:rPr>
              <w:tab/>
            </w:r>
            <w:r w:rsidRPr="007D27A3">
              <w:rPr>
                <w:rStyle w:val="Hyperlink"/>
                <w:noProof/>
              </w:rPr>
              <w:t>Drugi, walidacyjny eksperyment</w:t>
            </w:r>
            <w:r>
              <w:rPr>
                <w:noProof/>
                <w:webHidden/>
              </w:rPr>
              <w:tab/>
            </w:r>
            <w:r>
              <w:rPr>
                <w:noProof/>
                <w:webHidden/>
              </w:rPr>
              <w:fldChar w:fldCharType="begin"/>
            </w:r>
            <w:r>
              <w:rPr>
                <w:noProof/>
                <w:webHidden/>
              </w:rPr>
              <w:instrText xml:space="preserve"> PAGEREF _Toc219827887 \h </w:instrText>
            </w:r>
            <w:r>
              <w:rPr>
                <w:noProof/>
                <w:webHidden/>
              </w:rPr>
            </w:r>
            <w:r>
              <w:rPr>
                <w:noProof/>
                <w:webHidden/>
              </w:rPr>
              <w:fldChar w:fldCharType="separate"/>
            </w:r>
            <w:r>
              <w:rPr>
                <w:noProof/>
                <w:webHidden/>
              </w:rPr>
              <w:t>40</w:t>
            </w:r>
            <w:r>
              <w:rPr>
                <w:noProof/>
                <w:webHidden/>
              </w:rPr>
              <w:fldChar w:fldCharType="end"/>
            </w:r>
            <w:r w:rsidRPr="007D27A3">
              <w:rPr>
                <w:rStyle w:val="Hyperlink"/>
                <w:noProof/>
              </w:rPr>
              <w:fldChar w:fldCharType="end"/>
            </w:r>
          </w:ins>
        </w:p>
        <w:p w14:paraId="66DF2B47" w14:textId="51937DE2" w:rsidR="002724CC" w:rsidRDefault="002724CC">
          <w:pPr>
            <w:pStyle w:val="TOC3"/>
            <w:rPr>
              <w:ins w:id="111" w:author="Filip Rak" w:date="2026-01-20T18:57:00Z" w16du:dateUtc="2026-01-20T17:57:00Z"/>
              <w:rFonts w:asciiTheme="minorHAnsi" w:eastAsiaTheme="minorEastAsia" w:hAnsiTheme="minorHAnsi"/>
              <w:noProof/>
              <w:kern w:val="2"/>
              <w:szCs w:val="24"/>
              <w:lang w:val="en-GB" w:eastAsia="en-GB"/>
              <w14:ligatures w14:val="standardContextual"/>
            </w:rPr>
          </w:pPr>
          <w:ins w:id="11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"_Toc219827888"</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7.3.1.</w:t>
            </w:r>
            <w:r>
              <w:rPr>
                <w:rFonts w:asciiTheme="minorHAnsi" w:eastAsiaTheme="minorEastAsia" w:hAnsiTheme="minorHAnsi"/>
                <w:noProof/>
                <w:kern w:val="2"/>
                <w:szCs w:val="24"/>
                <w:lang w:val="en-GB" w:eastAsia="en-GB"/>
                <w14:ligatures w14:val="standardContextual"/>
              </w:rPr>
              <w:tab/>
            </w:r>
            <w:r w:rsidRPr="007D27A3">
              <w:rPr>
                <w:rStyle w:val="Hyperlink"/>
                <w:noProof/>
              </w:rPr>
              <w:t>Wzrost populacji i szybka stabilizacja układu</w:t>
            </w:r>
            <w:r>
              <w:rPr>
                <w:noProof/>
                <w:webHidden/>
              </w:rPr>
              <w:tab/>
            </w:r>
            <w:r>
              <w:rPr>
                <w:noProof/>
                <w:webHidden/>
              </w:rPr>
              <w:fldChar w:fldCharType="begin"/>
            </w:r>
            <w:r>
              <w:rPr>
                <w:noProof/>
                <w:webHidden/>
              </w:rPr>
              <w:instrText xml:space="preserve"> PAGEREF _Toc219827888 \h </w:instrText>
            </w:r>
            <w:r>
              <w:rPr>
                <w:noProof/>
                <w:webHidden/>
              </w:rPr>
            </w:r>
            <w:r>
              <w:rPr>
                <w:noProof/>
                <w:webHidden/>
              </w:rPr>
              <w:fldChar w:fldCharType="separate"/>
            </w:r>
            <w:r>
              <w:rPr>
                <w:noProof/>
                <w:webHidden/>
              </w:rPr>
              <w:t>41</w:t>
            </w:r>
            <w:r>
              <w:rPr>
                <w:noProof/>
                <w:webHidden/>
              </w:rPr>
              <w:fldChar w:fldCharType="end"/>
            </w:r>
            <w:r w:rsidRPr="007D27A3">
              <w:rPr>
                <w:rStyle w:val="Hyperlink"/>
                <w:noProof/>
              </w:rPr>
              <w:fldChar w:fldCharType="end"/>
            </w:r>
          </w:ins>
        </w:p>
        <w:p w14:paraId="1A8C3297" w14:textId="1D892DCD" w:rsidR="002724CC" w:rsidRDefault="002724CC">
          <w:pPr>
            <w:pStyle w:val="TOC3"/>
            <w:rPr>
              <w:ins w:id="113" w:author="Filip Rak" w:date="2026-01-20T18:57:00Z" w16du:dateUtc="2026-01-20T17:57:00Z"/>
              <w:rFonts w:asciiTheme="minorHAnsi" w:eastAsiaTheme="minorEastAsia" w:hAnsiTheme="minorHAnsi"/>
              <w:noProof/>
              <w:kern w:val="2"/>
              <w:szCs w:val="24"/>
              <w:lang w:val="en-GB" w:eastAsia="en-GB"/>
              <w14:ligatures w14:val="standardContextual"/>
            </w:rPr>
          </w:pPr>
          <w:ins w:id="11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"_Toc219827889"</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7.3.2.</w:t>
            </w:r>
            <w:r>
              <w:rPr>
                <w:rFonts w:asciiTheme="minorHAnsi" w:eastAsiaTheme="minorEastAsia" w:hAnsiTheme="minorHAnsi"/>
                <w:noProof/>
                <w:kern w:val="2"/>
                <w:szCs w:val="24"/>
                <w:lang w:val="en-GB" w:eastAsia="en-GB"/>
                <w14:ligatures w14:val="standardContextual"/>
              </w:rPr>
              <w:tab/>
            </w:r>
            <w:r w:rsidRPr="007D27A3">
              <w:rPr>
                <w:rStyle w:val="Hyperlink"/>
                <w:noProof/>
              </w:rPr>
              <w:t>Rozmieszczenie przestrzenne populacji i rola gradientu środowiskowego</w:t>
            </w:r>
            <w:r>
              <w:rPr>
                <w:noProof/>
                <w:webHidden/>
              </w:rPr>
              <w:tab/>
            </w:r>
            <w:r>
              <w:rPr>
                <w:noProof/>
                <w:webHidden/>
              </w:rPr>
              <w:fldChar w:fldCharType="begin"/>
            </w:r>
            <w:r>
              <w:rPr>
                <w:noProof/>
                <w:webHidden/>
              </w:rPr>
              <w:instrText xml:space="preserve"> PAGEREF _Toc219827889 \h </w:instrText>
            </w:r>
            <w:r>
              <w:rPr>
                <w:noProof/>
                <w:webHidden/>
              </w:rPr>
            </w:r>
            <w:r>
              <w:rPr>
                <w:noProof/>
                <w:webHidden/>
              </w:rPr>
              <w:fldChar w:fldCharType="separate"/>
            </w:r>
            <w:r>
              <w:rPr>
                <w:noProof/>
                <w:webHidden/>
              </w:rPr>
              <w:t>42</w:t>
            </w:r>
            <w:r>
              <w:rPr>
                <w:noProof/>
                <w:webHidden/>
              </w:rPr>
              <w:fldChar w:fldCharType="end"/>
            </w:r>
            <w:r w:rsidRPr="007D27A3">
              <w:rPr>
                <w:rStyle w:val="Hyperlink"/>
                <w:noProof/>
              </w:rPr>
              <w:fldChar w:fldCharType="end"/>
            </w:r>
          </w:ins>
        </w:p>
        <w:p w14:paraId="0F7D7EA2" w14:textId="7A699A89" w:rsidR="002724CC" w:rsidRDefault="002724CC">
          <w:pPr>
            <w:pStyle w:val="TOC3"/>
            <w:rPr>
              <w:ins w:id="115" w:author="Filip Rak" w:date="2026-01-20T18:57:00Z" w16du:dateUtc="2026-01-20T17:57:00Z"/>
              <w:rFonts w:asciiTheme="minorHAnsi" w:eastAsiaTheme="minorEastAsia" w:hAnsiTheme="minorHAnsi"/>
              <w:noProof/>
              <w:kern w:val="2"/>
              <w:szCs w:val="24"/>
              <w:lang w:val="en-GB" w:eastAsia="en-GB"/>
              <w14:ligatures w14:val="standardContextual"/>
            </w:rPr>
          </w:pPr>
          <w:ins w:id="11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"_Toc219827890"</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7.3.3.</w:t>
            </w:r>
            <w:r>
              <w:rPr>
                <w:rFonts w:asciiTheme="minorHAnsi" w:eastAsiaTheme="minorEastAsia" w:hAnsiTheme="minorHAnsi"/>
                <w:noProof/>
                <w:kern w:val="2"/>
                <w:szCs w:val="24"/>
                <w:lang w:val="en-GB" w:eastAsia="en-GB"/>
                <w14:ligatures w14:val="standardContextual"/>
              </w:rPr>
              <w:tab/>
            </w:r>
            <w:r w:rsidRPr="007D27A3">
              <w:rPr>
                <w:rStyle w:val="Hyperlink"/>
                <w:noProof/>
              </w:rPr>
              <w:t>Zróżnicowanie energii i mieszanie populacji</w:t>
            </w:r>
            <w:r>
              <w:rPr>
                <w:noProof/>
                <w:webHidden/>
              </w:rPr>
              <w:tab/>
            </w:r>
            <w:r>
              <w:rPr>
                <w:noProof/>
                <w:webHidden/>
              </w:rPr>
              <w:fldChar w:fldCharType="begin"/>
            </w:r>
            <w:r>
              <w:rPr>
                <w:noProof/>
                <w:webHidden/>
              </w:rPr>
              <w:instrText xml:space="preserve"> PAGEREF _Toc219827890 \h </w:instrText>
            </w:r>
            <w:r>
              <w:rPr>
                <w:noProof/>
                <w:webHidden/>
              </w:rPr>
            </w:r>
            <w:r>
              <w:rPr>
                <w:noProof/>
                <w:webHidden/>
              </w:rPr>
              <w:fldChar w:fldCharType="separate"/>
            </w:r>
            <w:r>
              <w:rPr>
                <w:noProof/>
                <w:webHidden/>
              </w:rPr>
              <w:t>43</w:t>
            </w:r>
            <w:r>
              <w:rPr>
                <w:noProof/>
                <w:webHidden/>
              </w:rPr>
              <w:fldChar w:fldCharType="end"/>
            </w:r>
            <w:r w:rsidRPr="007D27A3">
              <w:rPr>
                <w:rStyle w:val="Hyperlink"/>
                <w:noProof/>
              </w:rPr>
              <w:fldChar w:fldCharType="end"/>
            </w:r>
          </w:ins>
        </w:p>
        <w:p w14:paraId="5C6FD408" w14:textId="67DB503D" w:rsidR="002724CC" w:rsidRDefault="002724CC">
          <w:pPr>
            <w:pStyle w:val="TOC3"/>
            <w:rPr>
              <w:ins w:id="117" w:author="Filip Rak" w:date="2026-01-20T18:57:00Z" w16du:dateUtc="2026-01-20T17:57:00Z"/>
              <w:rFonts w:asciiTheme="minorHAnsi" w:eastAsiaTheme="minorEastAsia" w:hAnsiTheme="minorHAnsi"/>
              <w:noProof/>
              <w:kern w:val="2"/>
              <w:szCs w:val="24"/>
              <w:lang w:val="en-GB" w:eastAsia="en-GB"/>
              <w14:ligatures w14:val="standardContextual"/>
            </w:rPr>
          </w:pPr>
          <w:ins w:id="11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"_Toc219827891"</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7.3.4.</w:t>
            </w:r>
            <w:r>
              <w:rPr>
                <w:rFonts w:asciiTheme="minorHAnsi" w:eastAsiaTheme="minorEastAsia" w:hAnsiTheme="minorHAnsi"/>
                <w:noProof/>
                <w:kern w:val="2"/>
                <w:szCs w:val="24"/>
                <w:lang w:val="en-GB" w:eastAsia="en-GB"/>
                <w14:ligatures w14:val="standardContextual"/>
              </w:rPr>
              <w:tab/>
            </w:r>
            <w:r w:rsidRPr="007D27A3">
              <w:rPr>
                <w:rStyle w:val="Hyperlink"/>
                <w:noProof/>
              </w:rPr>
              <w:t>Adaptacja abiotyczna w środowisku bez barier</w:t>
            </w:r>
            <w:r>
              <w:rPr>
                <w:noProof/>
                <w:webHidden/>
              </w:rPr>
              <w:tab/>
            </w:r>
            <w:r>
              <w:rPr>
                <w:noProof/>
                <w:webHidden/>
              </w:rPr>
              <w:fldChar w:fldCharType="begin"/>
            </w:r>
            <w:r>
              <w:rPr>
                <w:noProof/>
                <w:webHidden/>
              </w:rPr>
              <w:instrText xml:space="preserve"> PAGEREF _Toc219827891 \h </w:instrText>
            </w:r>
            <w:r>
              <w:rPr>
                <w:noProof/>
                <w:webHidden/>
              </w:rPr>
            </w:r>
            <w:r>
              <w:rPr>
                <w:noProof/>
                <w:webHidden/>
              </w:rPr>
              <w:fldChar w:fldCharType="separate"/>
            </w:r>
            <w:r>
              <w:rPr>
                <w:noProof/>
                <w:webHidden/>
              </w:rPr>
              <w:t>45</w:t>
            </w:r>
            <w:r>
              <w:rPr>
                <w:noProof/>
                <w:webHidden/>
              </w:rPr>
              <w:fldChar w:fldCharType="end"/>
            </w:r>
            <w:r w:rsidRPr="007D27A3">
              <w:rPr>
                <w:rStyle w:val="Hyperlink"/>
                <w:noProof/>
              </w:rPr>
              <w:fldChar w:fldCharType="end"/>
            </w:r>
          </w:ins>
        </w:p>
        <w:p w14:paraId="4926262D" w14:textId="5B7B821C" w:rsidR="002724CC" w:rsidRDefault="002724CC">
          <w:pPr>
            <w:pStyle w:val="TOC3"/>
            <w:rPr>
              <w:ins w:id="119" w:author="Filip Rak" w:date="2026-01-20T18:57:00Z" w16du:dateUtc="2026-01-20T17:57:00Z"/>
              <w:rFonts w:asciiTheme="minorHAnsi" w:eastAsiaTheme="minorEastAsia" w:hAnsiTheme="minorHAnsi"/>
              <w:noProof/>
              <w:kern w:val="2"/>
              <w:szCs w:val="24"/>
              <w:lang w:val="en-GB" w:eastAsia="en-GB"/>
              <w14:ligatures w14:val="standardContextual"/>
            </w:rPr>
          </w:pPr>
          <w:ins w:id="12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"_Toc219827892"</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7.3.5.</w:t>
            </w:r>
            <w:r>
              <w:rPr>
                <w:rFonts w:asciiTheme="minorHAnsi" w:eastAsiaTheme="minorEastAsia" w:hAnsiTheme="minorHAnsi"/>
                <w:noProof/>
                <w:kern w:val="2"/>
                <w:szCs w:val="24"/>
                <w:lang w:val="en-GB" w:eastAsia="en-GB"/>
                <w14:ligatures w14:val="standardContextual"/>
              </w:rPr>
              <w:tab/>
            </w:r>
            <w:r w:rsidRPr="007D27A3">
              <w:rPr>
                <w:rStyle w:val="Hyperlink"/>
                <w:noProof/>
              </w:rPr>
              <w:t>Wniosek walidacyjny</w:t>
            </w:r>
            <w:r>
              <w:rPr>
                <w:noProof/>
                <w:webHidden/>
              </w:rPr>
              <w:tab/>
            </w:r>
            <w:r>
              <w:rPr>
                <w:noProof/>
                <w:webHidden/>
              </w:rPr>
              <w:fldChar w:fldCharType="begin"/>
            </w:r>
            <w:r>
              <w:rPr>
                <w:noProof/>
                <w:webHidden/>
              </w:rPr>
              <w:instrText xml:space="preserve"> PAGEREF _Toc219827892 \h </w:instrText>
            </w:r>
            <w:r>
              <w:rPr>
                <w:noProof/>
                <w:webHidden/>
              </w:rPr>
            </w:r>
            <w:r>
              <w:rPr>
                <w:noProof/>
                <w:webHidden/>
              </w:rPr>
              <w:fldChar w:fldCharType="separate"/>
            </w:r>
            <w:r>
              <w:rPr>
                <w:noProof/>
                <w:webHidden/>
              </w:rPr>
              <w:t>45</w:t>
            </w:r>
            <w:r>
              <w:rPr>
                <w:noProof/>
                <w:webHidden/>
              </w:rPr>
              <w:fldChar w:fldCharType="end"/>
            </w:r>
            <w:r w:rsidRPr="007D27A3">
              <w:rPr>
                <w:rStyle w:val="Hyperlink"/>
                <w:noProof/>
              </w:rPr>
              <w:fldChar w:fldCharType="end"/>
            </w:r>
          </w:ins>
        </w:p>
        <w:p w14:paraId="57935C12" w14:textId="7B18FA51" w:rsidR="002724CC" w:rsidRDefault="002724CC">
          <w:pPr>
            <w:pStyle w:val="TOC2"/>
            <w:rPr>
              <w:ins w:id="121" w:author="Filip Rak" w:date="2026-01-20T18:57:00Z" w16du:dateUtc="2026-01-20T17:57:00Z"/>
              <w:rFonts w:asciiTheme="minorHAnsi" w:eastAsiaTheme="minorEastAsia" w:hAnsiTheme="minorHAnsi"/>
              <w:noProof/>
              <w:kern w:val="2"/>
              <w:szCs w:val="24"/>
              <w:lang w:val="en-GB" w:eastAsia="en-GB"/>
              <w14:ligatures w14:val="standardContextual"/>
            </w:rPr>
          </w:pPr>
          <w:ins w:id="12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"_Toc219827893"</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7.4.</w:t>
            </w:r>
            <w:r>
              <w:rPr>
                <w:rFonts w:asciiTheme="minorHAnsi" w:eastAsiaTheme="minorEastAsia" w:hAnsiTheme="minorHAnsi"/>
                <w:noProof/>
                <w:kern w:val="2"/>
                <w:szCs w:val="24"/>
                <w:lang w:val="en-GB" w:eastAsia="en-GB"/>
                <w14:ligatures w14:val="standardContextual"/>
              </w:rPr>
              <w:tab/>
            </w:r>
            <w:r w:rsidRPr="007D27A3">
              <w:rPr>
                <w:rStyle w:val="Hyperlink"/>
                <w:noProof/>
              </w:rPr>
              <w:t>Wnioski z oceny modelu ekosystemu</w:t>
            </w:r>
            <w:r>
              <w:rPr>
                <w:noProof/>
                <w:webHidden/>
              </w:rPr>
              <w:tab/>
            </w:r>
            <w:r>
              <w:rPr>
                <w:noProof/>
                <w:webHidden/>
              </w:rPr>
              <w:fldChar w:fldCharType="begin"/>
            </w:r>
            <w:r>
              <w:rPr>
                <w:noProof/>
                <w:webHidden/>
              </w:rPr>
              <w:instrText xml:space="preserve"> PAGEREF _Toc219827893 \h </w:instrText>
            </w:r>
            <w:r>
              <w:rPr>
                <w:noProof/>
                <w:webHidden/>
              </w:rPr>
            </w:r>
            <w:r>
              <w:rPr>
                <w:noProof/>
                <w:webHidden/>
              </w:rPr>
              <w:fldChar w:fldCharType="separate"/>
            </w:r>
            <w:r>
              <w:rPr>
                <w:noProof/>
                <w:webHidden/>
              </w:rPr>
              <w:t>46</w:t>
            </w:r>
            <w:r>
              <w:rPr>
                <w:noProof/>
                <w:webHidden/>
              </w:rPr>
              <w:fldChar w:fldCharType="end"/>
            </w:r>
            <w:r w:rsidRPr="007D27A3">
              <w:rPr>
                <w:rStyle w:val="Hyperlink"/>
                <w:noProof/>
              </w:rPr>
              <w:fldChar w:fldCharType="end"/>
            </w:r>
          </w:ins>
        </w:p>
        <w:p w14:paraId="4B400291" w14:textId="49D82822" w:rsidR="002724CC" w:rsidRDefault="002724CC">
          <w:pPr>
            <w:pStyle w:val="TOC1"/>
            <w:rPr>
              <w:ins w:id="123" w:author="Filip Rak" w:date="2026-01-20T18:57:00Z" w16du:dateUtc="2026-01-20T17:57:00Z"/>
              <w:rFonts w:asciiTheme="minorHAnsi" w:eastAsiaTheme="minorEastAsia" w:hAnsiTheme="minorHAnsi"/>
              <w:noProof/>
              <w:kern w:val="2"/>
              <w:szCs w:val="24"/>
              <w:lang w:val="en-GB" w:eastAsia="en-GB"/>
              <w14:ligatures w14:val="standardContextual"/>
            </w:rPr>
          </w:pPr>
          <w:ins w:id="12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"_Toc219827894"</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8.</w:t>
            </w:r>
            <w:r>
              <w:rPr>
                <w:rFonts w:asciiTheme="minorHAnsi" w:eastAsiaTheme="minorEastAsia" w:hAnsiTheme="minorHAnsi"/>
                <w:noProof/>
                <w:kern w:val="2"/>
                <w:szCs w:val="24"/>
                <w:lang w:val="en-GB" w:eastAsia="en-GB"/>
                <w14:ligatures w14:val="standardContextual"/>
              </w:rPr>
              <w:tab/>
            </w:r>
            <w:r w:rsidRPr="007D27A3">
              <w:rPr>
                <w:rStyle w:val="Hyperlink"/>
                <w:noProof/>
              </w:rPr>
              <w:t>Podsumowanie</w:t>
            </w:r>
            <w:r>
              <w:rPr>
                <w:noProof/>
                <w:webHidden/>
              </w:rPr>
              <w:tab/>
            </w:r>
            <w:r>
              <w:rPr>
                <w:noProof/>
                <w:webHidden/>
              </w:rPr>
              <w:fldChar w:fldCharType="begin"/>
            </w:r>
            <w:r>
              <w:rPr>
                <w:noProof/>
                <w:webHidden/>
              </w:rPr>
              <w:instrText xml:space="preserve"> PAGEREF _Toc219827894 \h </w:instrText>
            </w:r>
            <w:r>
              <w:rPr>
                <w:noProof/>
                <w:webHidden/>
              </w:rPr>
            </w:r>
            <w:r>
              <w:rPr>
                <w:noProof/>
                <w:webHidden/>
              </w:rPr>
              <w:fldChar w:fldCharType="separate"/>
            </w:r>
            <w:r>
              <w:rPr>
                <w:noProof/>
                <w:webHidden/>
              </w:rPr>
              <w:t>47</w:t>
            </w:r>
            <w:r>
              <w:rPr>
                <w:noProof/>
                <w:webHidden/>
              </w:rPr>
              <w:fldChar w:fldCharType="end"/>
            </w:r>
            <w:r w:rsidRPr="007D27A3">
              <w:rPr>
                <w:rStyle w:val="Hyperlink"/>
                <w:noProof/>
              </w:rPr>
              <w:fldChar w:fldCharType="end"/>
            </w:r>
          </w:ins>
        </w:p>
        <w:p w14:paraId="71AF6152" w14:textId="00BC32E3" w:rsidR="002724CC" w:rsidRDefault="002724CC">
          <w:pPr>
            <w:pStyle w:val="TOC2"/>
            <w:rPr>
              <w:ins w:id="125" w:author="Filip Rak" w:date="2026-01-20T18:57:00Z" w16du:dateUtc="2026-01-20T17:57:00Z"/>
              <w:rFonts w:asciiTheme="minorHAnsi" w:eastAsiaTheme="minorEastAsia" w:hAnsiTheme="minorHAnsi"/>
              <w:noProof/>
              <w:kern w:val="2"/>
              <w:szCs w:val="24"/>
              <w:lang w:val="en-GB" w:eastAsia="en-GB"/>
              <w14:ligatures w14:val="standardContextual"/>
            </w:rPr>
          </w:pPr>
          <w:ins w:id="126"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"_Toc219827895"</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lang w:eastAsia="en-GB"/>
              </w:rPr>
              <w:t>8.1.</w:t>
            </w:r>
            <w:r>
              <w:rPr>
                <w:rFonts w:asciiTheme="minorHAnsi" w:eastAsiaTheme="minorEastAsia" w:hAnsiTheme="minorHAnsi"/>
                <w:noProof/>
                <w:kern w:val="2"/>
                <w:szCs w:val="24"/>
                <w:lang w:val="en-GB" w:eastAsia="en-GB"/>
                <w14:ligatures w14:val="standardContextual"/>
              </w:rPr>
              <w:tab/>
            </w:r>
            <w:r w:rsidRPr="007D27A3">
              <w:rPr>
                <w:rStyle w:val="Hyperlink"/>
                <w:noProof/>
                <w:lang w:eastAsia="en-GB"/>
              </w:rPr>
              <w:t>Osiągnięcia inżynierskie</w:t>
            </w:r>
            <w:r>
              <w:rPr>
                <w:noProof/>
                <w:webHidden/>
              </w:rPr>
              <w:tab/>
            </w:r>
            <w:r>
              <w:rPr>
                <w:noProof/>
                <w:webHidden/>
              </w:rPr>
              <w:fldChar w:fldCharType="begin"/>
            </w:r>
            <w:r>
              <w:rPr>
                <w:noProof/>
                <w:webHidden/>
              </w:rPr>
              <w:instrText xml:space="preserve"> PAGEREF _Toc219827895 \h </w:instrText>
            </w:r>
            <w:r>
              <w:rPr>
                <w:noProof/>
                <w:webHidden/>
              </w:rPr>
            </w:r>
            <w:r>
              <w:rPr>
                <w:noProof/>
                <w:webHidden/>
              </w:rPr>
              <w:fldChar w:fldCharType="separate"/>
            </w:r>
            <w:r>
              <w:rPr>
                <w:noProof/>
                <w:webHidden/>
              </w:rPr>
              <w:t>47</w:t>
            </w:r>
            <w:r>
              <w:rPr>
                <w:noProof/>
                <w:webHidden/>
              </w:rPr>
              <w:fldChar w:fldCharType="end"/>
            </w:r>
            <w:r w:rsidRPr="007D27A3">
              <w:rPr>
                <w:rStyle w:val="Hyperlink"/>
                <w:noProof/>
              </w:rPr>
              <w:fldChar w:fldCharType="end"/>
            </w:r>
          </w:ins>
        </w:p>
        <w:p w14:paraId="70356F29" w14:textId="39BC31DC" w:rsidR="002724CC" w:rsidRDefault="002724CC">
          <w:pPr>
            <w:pStyle w:val="TOC2"/>
            <w:rPr>
              <w:ins w:id="127" w:author="Filip Rak" w:date="2026-01-20T18:57:00Z" w16du:dateUtc="2026-01-20T17:57:00Z"/>
              <w:rFonts w:asciiTheme="minorHAnsi" w:eastAsiaTheme="minorEastAsia" w:hAnsiTheme="minorHAnsi"/>
              <w:noProof/>
              <w:kern w:val="2"/>
              <w:szCs w:val="24"/>
              <w:lang w:val="en-GB" w:eastAsia="en-GB"/>
              <w14:ligatures w14:val="standardContextual"/>
            </w:rPr>
          </w:pPr>
          <w:ins w:id="128"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"_Toc219827896"</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lang w:eastAsia="en-GB"/>
              </w:rPr>
              <w:t>8.2.</w:t>
            </w:r>
            <w:r>
              <w:rPr>
                <w:rFonts w:asciiTheme="minorHAnsi" w:eastAsiaTheme="minorEastAsia" w:hAnsiTheme="minorHAnsi"/>
                <w:noProof/>
                <w:kern w:val="2"/>
                <w:szCs w:val="24"/>
                <w:lang w:val="en-GB" w:eastAsia="en-GB"/>
                <w14:ligatures w14:val="standardContextual"/>
              </w:rPr>
              <w:tab/>
            </w:r>
            <w:r w:rsidRPr="007D27A3">
              <w:rPr>
                <w:rStyle w:val="Hyperlink"/>
                <w:noProof/>
                <w:lang w:eastAsia="en-GB"/>
              </w:rPr>
              <w:t>Wnioski modelowe</w:t>
            </w:r>
            <w:r>
              <w:rPr>
                <w:noProof/>
                <w:webHidden/>
              </w:rPr>
              <w:tab/>
            </w:r>
            <w:r>
              <w:rPr>
                <w:noProof/>
                <w:webHidden/>
              </w:rPr>
              <w:fldChar w:fldCharType="begin"/>
            </w:r>
            <w:r>
              <w:rPr>
                <w:noProof/>
                <w:webHidden/>
              </w:rPr>
              <w:instrText xml:space="preserve"> PAGEREF _Toc219827896 \h </w:instrText>
            </w:r>
            <w:r>
              <w:rPr>
                <w:noProof/>
                <w:webHidden/>
              </w:rPr>
            </w:r>
            <w:r>
              <w:rPr>
                <w:noProof/>
                <w:webHidden/>
              </w:rPr>
              <w:fldChar w:fldCharType="separate"/>
            </w:r>
            <w:r>
              <w:rPr>
                <w:noProof/>
                <w:webHidden/>
              </w:rPr>
              <w:t>47</w:t>
            </w:r>
            <w:r>
              <w:rPr>
                <w:noProof/>
                <w:webHidden/>
              </w:rPr>
              <w:fldChar w:fldCharType="end"/>
            </w:r>
            <w:r w:rsidRPr="007D27A3">
              <w:rPr>
                <w:rStyle w:val="Hyperlink"/>
                <w:noProof/>
              </w:rPr>
              <w:fldChar w:fldCharType="end"/>
            </w:r>
          </w:ins>
        </w:p>
        <w:p w14:paraId="4CF67925" w14:textId="19298E85" w:rsidR="002724CC" w:rsidRDefault="002724CC">
          <w:pPr>
            <w:pStyle w:val="TOC2"/>
            <w:rPr>
              <w:ins w:id="129" w:author="Filip Rak" w:date="2026-01-20T18:57:00Z" w16du:dateUtc="2026-01-20T17:57:00Z"/>
              <w:rFonts w:asciiTheme="minorHAnsi" w:eastAsiaTheme="minorEastAsia" w:hAnsiTheme="minorHAnsi"/>
              <w:noProof/>
              <w:kern w:val="2"/>
              <w:szCs w:val="24"/>
              <w:lang w:val="en-GB" w:eastAsia="en-GB"/>
              <w14:ligatures w14:val="standardContextual"/>
            </w:rPr>
          </w:pPr>
          <w:ins w:id="130"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"_Toc219827897"</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lang w:eastAsia="en-GB"/>
              </w:rPr>
              <w:t>8.3.</w:t>
            </w:r>
            <w:r>
              <w:rPr>
                <w:rFonts w:asciiTheme="minorHAnsi" w:eastAsiaTheme="minorEastAsia" w:hAnsiTheme="minorHAnsi"/>
                <w:noProof/>
                <w:kern w:val="2"/>
                <w:szCs w:val="24"/>
                <w:lang w:val="en-GB" w:eastAsia="en-GB"/>
                <w14:ligatures w14:val="standardContextual"/>
              </w:rPr>
              <w:tab/>
            </w:r>
            <w:r w:rsidRPr="007D27A3">
              <w:rPr>
                <w:rStyle w:val="Hyperlink"/>
                <w:noProof/>
                <w:lang w:eastAsia="en-GB"/>
              </w:rPr>
              <w:t>Ograniczenia i kierunki dalszego rozwoju</w:t>
            </w:r>
            <w:r>
              <w:rPr>
                <w:noProof/>
                <w:webHidden/>
              </w:rPr>
              <w:tab/>
            </w:r>
            <w:r>
              <w:rPr>
                <w:noProof/>
                <w:webHidden/>
              </w:rPr>
              <w:fldChar w:fldCharType="begin"/>
            </w:r>
            <w:r>
              <w:rPr>
                <w:noProof/>
                <w:webHidden/>
              </w:rPr>
              <w:instrText xml:space="preserve"> PAGEREF _Toc219827897 \h </w:instrText>
            </w:r>
            <w:r>
              <w:rPr>
                <w:noProof/>
                <w:webHidden/>
              </w:rPr>
            </w:r>
            <w:r>
              <w:rPr>
                <w:noProof/>
                <w:webHidden/>
              </w:rPr>
              <w:fldChar w:fldCharType="separate"/>
            </w:r>
            <w:r>
              <w:rPr>
                <w:noProof/>
                <w:webHidden/>
              </w:rPr>
              <w:t>48</w:t>
            </w:r>
            <w:r>
              <w:rPr>
                <w:noProof/>
                <w:webHidden/>
              </w:rPr>
              <w:fldChar w:fldCharType="end"/>
            </w:r>
            <w:r w:rsidRPr="007D27A3">
              <w:rPr>
                <w:rStyle w:val="Hyperlink"/>
                <w:noProof/>
              </w:rPr>
              <w:fldChar w:fldCharType="end"/>
            </w:r>
          </w:ins>
        </w:p>
        <w:p w14:paraId="26926705" w14:textId="2EDDFE5E" w:rsidR="002724CC" w:rsidRDefault="002724CC">
          <w:pPr>
            <w:pStyle w:val="TOC2"/>
            <w:rPr>
              <w:ins w:id="131" w:author="Filip Rak" w:date="2026-01-20T18:57:00Z" w16du:dateUtc="2026-01-20T17:57:00Z"/>
              <w:rFonts w:asciiTheme="minorHAnsi" w:eastAsiaTheme="minorEastAsia" w:hAnsiTheme="minorHAnsi"/>
              <w:noProof/>
              <w:kern w:val="2"/>
              <w:szCs w:val="24"/>
              <w:lang w:val="en-GB" w:eastAsia="en-GB"/>
              <w14:ligatures w14:val="standardContextual"/>
            </w:rPr>
          </w:pPr>
          <w:ins w:id="132"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"_Toc219827898"</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lang w:eastAsia="en-GB"/>
              </w:rPr>
              <w:t>8.4.</w:t>
            </w:r>
            <w:r>
              <w:rPr>
                <w:rFonts w:asciiTheme="minorHAnsi" w:eastAsiaTheme="minorEastAsia" w:hAnsiTheme="minorHAnsi"/>
                <w:noProof/>
                <w:kern w:val="2"/>
                <w:szCs w:val="24"/>
                <w:lang w:val="en-GB" w:eastAsia="en-GB"/>
                <w14:ligatures w14:val="standardContextual"/>
              </w:rPr>
              <w:tab/>
            </w:r>
            <w:r w:rsidRPr="007D27A3">
              <w:rPr>
                <w:rStyle w:val="Hyperlink"/>
                <w:noProof/>
                <w:lang w:eastAsia="en-GB"/>
              </w:rPr>
              <w:t>Podsumowanie pracy</w:t>
            </w:r>
            <w:r>
              <w:rPr>
                <w:noProof/>
                <w:webHidden/>
              </w:rPr>
              <w:tab/>
            </w:r>
            <w:r>
              <w:rPr>
                <w:noProof/>
                <w:webHidden/>
              </w:rPr>
              <w:fldChar w:fldCharType="begin"/>
            </w:r>
            <w:r>
              <w:rPr>
                <w:noProof/>
                <w:webHidden/>
              </w:rPr>
              <w:instrText xml:space="preserve"> PAGEREF _Toc219827898 \h </w:instrText>
            </w:r>
            <w:r>
              <w:rPr>
                <w:noProof/>
                <w:webHidden/>
              </w:rPr>
            </w:r>
            <w:r>
              <w:rPr>
                <w:noProof/>
                <w:webHidden/>
              </w:rPr>
              <w:fldChar w:fldCharType="separate"/>
            </w:r>
            <w:r>
              <w:rPr>
                <w:noProof/>
                <w:webHidden/>
              </w:rPr>
              <w:t>48</w:t>
            </w:r>
            <w:r>
              <w:rPr>
                <w:noProof/>
                <w:webHidden/>
              </w:rPr>
              <w:fldChar w:fldCharType="end"/>
            </w:r>
            <w:r w:rsidRPr="007D27A3">
              <w:rPr>
                <w:rStyle w:val="Hyperlink"/>
                <w:noProof/>
              </w:rPr>
              <w:fldChar w:fldCharType="end"/>
            </w:r>
          </w:ins>
        </w:p>
        <w:p w14:paraId="5986F7D7" w14:textId="25E0813D" w:rsidR="002724CC" w:rsidRDefault="002724CC">
          <w:pPr>
            <w:pStyle w:val="TOC1"/>
            <w:rPr>
              <w:ins w:id="133" w:author="Filip Rak" w:date="2026-01-20T18:57:00Z" w16du:dateUtc="2026-01-20T17:57:00Z"/>
              <w:rFonts w:asciiTheme="minorHAnsi" w:eastAsiaTheme="minorEastAsia" w:hAnsiTheme="minorHAnsi"/>
              <w:noProof/>
              <w:kern w:val="2"/>
              <w:szCs w:val="24"/>
              <w:lang w:val="en-GB" w:eastAsia="en-GB"/>
              <w14:ligatures w14:val="standardContextual"/>
            </w:rPr>
          </w:pPr>
          <w:ins w:id="134" w:author="Filip Rak" w:date="2026-01-20T18:57:00Z" w16du:dateUtc="2026-01-20T17:57:00Z">
            <w:r w:rsidRPr="007D27A3">
              <w:rPr>
                <w:rStyle w:val="Hyperlink"/>
                <w:noProof/>
              </w:rPr>
              <w:fldChar w:fldCharType="begin"/>
            </w:r>
            <w:r w:rsidRPr="007D27A3">
              <w:rPr>
                <w:rStyle w:val="Hyperlink"/>
                <w:noProof/>
              </w:rPr>
              <w:instrText xml:space="preserve"> </w:instrText>
            </w:r>
            <w:r>
              <w:rPr>
                <w:noProof/>
              </w:rPr>
              <w:instrText>HYPERLINK \l "_Toc219827899"</w:instrText>
            </w:r>
            <w:r w:rsidRPr="007D27A3">
              <w:rPr>
                <w:rStyle w:val="Hyperlink"/>
                <w:noProof/>
              </w:rPr>
              <w:instrText xml:space="preserve"> </w:instrText>
            </w:r>
            <w:r w:rsidRPr="007D27A3">
              <w:rPr>
                <w:rStyle w:val="Hyperlink"/>
                <w:noProof/>
              </w:rPr>
            </w:r>
            <w:r w:rsidRPr="007D27A3">
              <w:rPr>
                <w:rStyle w:val="Hyperlink"/>
                <w:noProof/>
              </w:rPr>
              <w:fldChar w:fldCharType="separate"/>
            </w:r>
            <w:r w:rsidRPr="007D27A3">
              <w:rPr>
                <w:rStyle w:val="Hyperlink"/>
                <w:noProof/>
              </w:rPr>
              <w:t>Bibliografia</w:t>
            </w:r>
            <w:r>
              <w:rPr>
                <w:noProof/>
                <w:webHidden/>
              </w:rPr>
              <w:tab/>
            </w:r>
            <w:r>
              <w:rPr>
                <w:noProof/>
                <w:webHidden/>
              </w:rPr>
              <w:fldChar w:fldCharType="begin"/>
            </w:r>
            <w:r>
              <w:rPr>
                <w:noProof/>
                <w:webHidden/>
              </w:rPr>
              <w:instrText xml:space="preserve"> PAGEREF _Toc219827899 \h </w:instrText>
            </w:r>
            <w:r>
              <w:rPr>
                <w:noProof/>
                <w:webHidden/>
              </w:rPr>
            </w:r>
            <w:r>
              <w:rPr>
                <w:noProof/>
                <w:webHidden/>
              </w:rPr>
              <w:fldChar w:fldCharType="separate"/>
            </w:r>
            <w:r>
              <w:rPr>
                <w:noProof/>
                <w:webHidden/>
              </w:rPr>
              <w:t>49</w:t>
            </w:r>
            <w:r>
              <w:rPr>
                <w:noProof/>
                <w:webHidden/>
              </w:rPr>
              <w:fldChar w:fldCharType="end"/>
            </w:r>
            <w:r w:rsidRPr="007D27A3">
              <w:rPr>
                <w:rStyle w:val="Hyperlink"/>
                <w:noProof/>
              </w:rPr>
              <w:fldChar w:fldCharType="end"/>
            </w:r>
          </w:ins>
        </w:p>
        <w:p w14:paraId="21ECE438" w14:textId="29DEE8D2" w:rsidR="008E7101" w:rsidDel="002724CC" w:rsidRDefault="008E7101">
          <w:pPr>
            <w:pStyle w:val="TOC1"/>
            <w:rPr>
              <w:del w:id="135" w:author="Filip Rak" w:date="2026-01-20T18:57:00Z" w16du:dateUtc="2026-01-20T17:57:00Z"/>
              <w:rFonts w:asciiTheme="minorHAnsi" w:eastAsiaTheme="minorEastAsia" w:hAnsiTheme="minorHAnsi"/>
              <w:noProof/>
              <w:kern w:val="2"/>
              <w:szCs w:val="24"/>
              <w:lang w:val="en-GB" w:eastAsia="en-GB"/>
              <w14:ligatures w14:val="standardContextual"/>
            </w:rPr>
          </w:pPr>
          <w:del w:id="136" w:author="Filip Rak" w:date="2026-01-20T18:57:00Z" w16du:dateUtc="2026-01-20T17:57:00Z">
            <w:r w:rsidRPr="002724CC" w:rsidDel="002724CC">
              <w:rPr>
                <w:noProof/>
                <w:rPrChange w:id="137" w:author="Filip Rak" w:date="2026-01-20T18:57:00Z" w16du:dateUtc="2026-01-20T17:57:00Z">
                  <w:rPr>
                    <w:rStyle w:val="Hyperlink"/>
                    <w:noProof/>
                  </w:rPr>
                </w:rPrChange>
              </w:rPr>
              <w:delText>Spis Treści</w:delText>
            </w:r>
            <w:r w:rsidDel="002724CC">
              <w:rPr>
                <w:noProof/>
                <w:webHidden/>
              </w:rPr>
              <w:tab/>
              <w:delText>2</w:delText>
            </w:r>
          </w:del>
        </w:p>
        <w:p w14:paraId="17FC090B" w14:textId="09EDCF7F" w:rsidR="008E7101" w:rsidDel="002724CC" w:rsidRDefault="008E7101">
          <w:pPr>
            <w:pStyle w:val="TOC1"/>
            <w:rPr>
              <w:del w:id="138" w:author="Filip Rak" w:date="2026-01-20T18:57:00Z" w16du:dateUtc="2026-01-20T17:57:00Z"/>
              <w:rFonts w:asciiTheme="minorHAnsi" w:eastAsiaTheme="minorEastAsia" w:hAnsiTheme="minorHAnsi"/>
              <w:noProof/>
              <w:kern w:val="2"/>
              <w:szCs w:val="24"/>
              <w:lang w:val="en-GB" w:eastAsia="en-GB"/>
              <w14:ligatures w14:val="standardContextual"/>
            </w:rPr>
          </w:pPr>
          <w:del w:id="139" w:author="Filip Rak" w:date="2026-01-20T18:57:00Z" w16du:dateUtc="2026-01-20T17:57:00Z">
            <w:r w:rsidRPr="002724CC" w:rsidDel="002724CC">
              <w:rPr>
                <w:noProof/>
                <w:rPrChange w:id="140" w:author="Filip Rak" w:date="2026-01-20T18:57:00Z" w16du:dateUtc="2026-01-20T17:57:00Z">
                  <w:rPr>
                    <w:rStyle w:val="Hyperlink"/>
                    <w:noProof/>
                  </w:rPr>
                </w:rPrChange>
              </w:rPr>
              <w:delText>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41" w:author="Filip Rak" w:date="2026-01-20T18:57:00Z" w16du:dateUtc="2026-01-20T17:57:00Z">
                  <w:rPr>
                    <w:rStyle w:val="Hyperlink"/>
                    <w:noProof/>
                  </w:rPr>
                </w:rPrChange>
              </w:rPr>
              <w:delText>Wstęp</w:delText>
            </w:r>
            <w:r w:rsidDel="002724CC">
              <w:rPr>
                <w:noProof/>
                <w:webHidden/>
              </w:rPr>
              <w:tab/>
              <w:delText>4</w:delText>
            </w:r>
          </w:del>
        </w:p>
        <w:p w14:paraId="3AF3B686" w14:textId="475162EF" w:rsidR="008E7101" w:rsidDel="002724CC" w:rsidRDefault="008E7101">
          <w:pPr>
            <w:pStyle w:val="TOC2"/>
            <w:rPr>
              <w:del w:id="142" w:author="Filip Rak" w:date="2026-01-20T18:57:00Z" w16du:dateUtc="2026-01-20T17:57:00Z"/>
              <w:rFonts w:asciiTheme="minorHAnsi" w:eastAsiaTheme="minorEastAsia" w:hAnsiTheme="minorHAnsi"/>
              <w:noProof/>
              <w:kern w:val="2"/>
              <w:szCs w:val="24"/>
              <w:lang w:val="en-GB" w:eastAsia="en-GB"/>
              <w14:ligatures w14:val="standardContextual"/>
            </w:rPr>
          </w:pPr>
          <w:del w:id="143" w:author="Filip Rak" w:date="2026-01-20T18:57:00Z" w16du:dateUtc="2026-01-20T17:57:00Z">
            <w:r w:rsidRPr="002724CC" w:rsidDel="002724CC">
              <w:rPr>
                <w:noProof/>
                <w:rPrChange w:id="144" w:author="Filip Rak" w:date="2026-01-20T18:57:00Z" w16du:dateUtc="2026-01-20T17:57:00Z">
                  <w:rPr>
                    <w:rStyle w:val="Hyperlink"/>
                    <w:noProof/>
                  </w:rPr>
                </w:rPrChange>
              </w:rPr>
              <w:delText>1.1.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45" w:author="Filip Rak" w:date="2026-01-20T18:57:00Z" w16du:dateUtc="2026-01-20T17:57:00Z">
                  <w:rPr>
                    <w:rStyle w:val="Hyperlink"/>
                    <w:noProof/>
                  </w:rPr>
                </w:rPrChange>
              </w:rPr>
              <w:delText>Automaty komórkowe</w:delText>
            </w:r>
            <w:r w:rsidDel="002724CC">
              <w:rPr>
                <w:noProof/>
                <w:webHidden/>
              </w:rPr>
              <w:tab/>
              <w:delText>4</w:delText>
            </w:r>
          </w:del>
        </w:p>
        <w:p w14:paraId="32AE101E" w14:textId="3288F527" w:rsidR="008E7101" w:rsidDel="002724CC" w:rsidRDefault="008E7101">
          <w:pPr>
            <w:pStyle w:val="TOC2"/>
            <w:rPr>
              <w:del w:id="146" w:author="Filip Rak" w:date="2026-01-20T18:57:00Z" w16du:dateUtc="2026-01-20T17:57:00Z"/>
              <w:rFonts w:asciiTheme="minorHAnsi" w:eastAsiaTheme="minorEastAsia" w:hAnsiTheme="minorHAnsi"/>
              <w:noProof/>
              <w:kern w:val="2"/>
              <w:szCs w:val="24"/>
              <w:lang w:val="en-GB" w:eastAsia="en-GB"/>
              <w14:ligatures w14:val="standardContextual"/>
            </w:rPr>
          </w:pPr>
          <w:del w:id="147" w:author="Filip Rak" w:date="2026-01-20T18:57:00Z" w16du:dateUtc="2026-01-20T17:57:00Z">
            <w:r w:rsidRPr="002724CC" w:rsidDel="002724CC">
              <w:rPr>
                <w:noProof/>
                <w:rPrChange w:id="148" w:author="Filip Rak" w:date="2026-01-20T18:57:00Z" w16du:dateUtc="2026-01-20T17:57:00Z">
                  <w:rPr>
                    <w:rStyle w:val="Hyperlink"/>
                    <w:noProof/>
                  </w:rPr>
                </w:rPrChange>
              </w:rPr>
              <w:delText>1.2.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49" w:author="Filip Rak" w:date="2026-01-20T18:57:00Z" w16du:dateUtc="2026-01-20T17:57:00Z">
                  <w:rPr>
                    <w:rStyle w:val="Hyperlink"/>
                    <w:noProof/>
                  </w:rPr>
                </w:rPrChange>
              </w:rPr>
              <w:delText>Systemy wieloagentowe</w:delText>
            </w:r>
            <w:r w:rsidDel="002724CC">
              <w:rPr>
                <w:noProof/>
                <w:webHidden/>
              </w:rPr>
              <w:tab/>
              <w:delText>5</w:delText>
            </w:r>
          </w:del>
        </w:p>
        <w:p w14:paraId="5AAD15C8" w14:textId="291DE917" w:rsidR="008E7101" w:rsidDel="002724CC" w:rsidRDefault="008E7101">
          <w:pPr>
            <w:pStyle w:val="TOC2"/>
            <w:rPr>
              <w:del w:id="150" w:author="Filip Rak" w:date="2026-01-20T18:57:00Z" w16du:dateUtc="2026-01-20T17:57:00Z"/>
              <w:rFonts w:asciiTheme="minorHAnsi" w:eastAsiaTheme="minorEastAsia" w:hAnsiTheme="minorHAnsi"/>
              <w:noProof/>
              <w:kern w:val="2"/>
              <w:szCs w:val="24"/>
              <w:lang w:val="en-GB" w:eastAsia="en-GB"/>
              <w14:ligatures w14:val="standardContextual"/>
            </w:rPr>
          </w:pPr>
          <w:del w:id="151" w:author="Filip Rak" w:date="2026-01-20T18:57:00Z" w16du:dateUtc="2026-01-20T17:57:00Z">
            <w:r w:rsidRPr="002724CC" w:rsidDel="002724CC">
              <w:rPr>
                <w:noProof/>
                <w:rPrChange w:id="152" w:author="Filip Rak" w:date="2026-01-20T18:57:00Z" w16du:dateUtc="2026-01-20T17:57:00Z">
                  <w:rPr>
                    <w:rStyle w:val="Hyperlink"/>
                    <w:noProof/>
                  </w:rPr>
                </w:rPrChange>
              </w:rPr>
              <w:delText>1.3.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53" w:author="Filip Rak" w:date="2026-01-20T18:57:00Z" w16du:dateUtc="2026-01-20T17:57:00Z">
                  <w:rPr>
                    <w:rStyle w:val="Hyperlink"/>
                    <w:noProof/>
                  </w:rPr>
                </w:rPrChange>
              </w:rPr>
              <w:delText>Struktura pracy</w:delText>
            </w:r>
            <w:r w:rsidDel="002724CC">
              <w:rPr>
                <w:noProof/>
                <w:webHidden/>
              </w:rPr>
              <w:tab/>
              <w:delText>5</w:delText>
            </w:r>
          </w:del>
        </w:p>
        <w:p w14:paraId="3D296D0D" w14:textId="265B8077" w:rsidR="008E7101" w:rsidDel="002724CC" w:rsidRDefault="008E7101">
          <w:pPr>
            <w:pStyle w:val="TOC1"/>
            <w:rPr>
              <w:del w:id="154" w:author="Filip Rak" w:date="2026-01-20T18:57:00Z" w16du:dateUtc="2026-01-20T17:57:00Z"/>
              <w:rFonts w:asciiTheme="minorHAnsi" w:eastAsiaTheme="minorEastAsia" w:hAnsiTheme="minorHAnsi"/>
              <w:noProof/>
              <w:kern w:val="2"/>
              <w:szCs w:val="24"/>
              <w:lang w:val="en-GB" w:eastAsia="en-GB"/>
              <w14:ligatures w14:val="standardContextual"/>
            </w:rPr>
          </w:pPr>
          <w:del w:id="155" w:author="Filip Rak" w:date="2026-01-20T18:57:00Z" w16du:dateUtc="2026-01-20T17:57:00Z">
            <w:r w:rsidRPr="002724CC" w:rsidDel="002724CC">
              <w:rPr>
                <w:noProof/>
                <w:rPrChange w:id="156" w:author="Filip Rak" w:date="2026-01-20T18:57:00Z" w16du:dateUtc="2026-01-20T17:57:00Z">
                  <w:rPr>
                    <w:rStyle w:val="Hyperlink"/>
                    <w:noProof/>
                  </w:rPr>
                </w:rPrChange>
              </w:rPr>
              <w:delText>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57" w:author="Filip Rak" w:date="2026-01-20T18:57:00Z" w16du:dateUtc="2026-01-20T17:57:00Z">
                  <w:rPr>
                    <w:rStyle w:val="Hyperlink"/>
                    <w:noProof/>
                  </w:rPr>
                </w:rPrChange>
              </w:rPr>
              <w:delText>Cel pracy</w:delText>
            </w:r>
            <w:r w:rsidDel="002724CC">
              <w:rPr>
                <w:noProof/>
                <w:webHidden/>
              </w:rPr>
              <w:tab/>
              <w:delText>7</w:delText>
            </w:r>
          </w:del>
        </w:p>
        <w:p w14:paraId="79496BED" w14:textId="3DB83F61" w:rsidR="008E7101" w:rsidDel="002724CC" w:rsidRDefault="008E7101">
          <w:pPr>
            <w:pStyle w:val="TOC2"/>
            <w:rPr>
              <w:del w:id="158" w:author="Filip Rak" w:date="2026-01-20T18:57:00Z" w16du:dateUtc="2026-01-20T17:57:00Z"/>
              <w:rFonts w:asciiTheme="minorHAnsi" w:eastAsiaTheme="minorEastAsia" w:hAnsiTheme="minorHAnsi"/>
              <w:noProof/>
              <w:kern w:val="2"/>
              <w:szCs w:val="24"/>
              <w:lang w:val="en-GB" w:eastAsia="en-GB"/>
              <w14:ligatures w14:val="standardContextual"/>
            </w:rPr>
          </w:pPr>
          <w:del w:id="159" w:author="Filip Rak" w:date="2026-01-20T18:57:00Z" w16du:dateUtc="2026-01-20T17:57:00Z">
            <w:r w:rsidRPr="002724CC" w:rsidDel="002724CC">
              <w:rPr>
                <w:noProof/>
                <w:rPrChange w:id="160" w:author="Filip Rak" w:date="2026-01-20T18:57:00Z" w16du:dateUtc="2026-01-20T17:57:00Z">
                  <w:rPr>
                    <w:rStyle w:val="Hyperlink"/>
                    <w:noProof/>
                  </w:rPr>
                </w:rPrChange>
              </w:rPr>
              <w:delText>2.1.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61" w:author="Filip Rak" w:date="2026-01-20T18:57:00Z" w16du:dateUtc="2026-01-20T17:57:00Z">
                  <w:rPr>
                    <w:rStyle w:val="Hyperlink"/>
                    <w:noProof/>
                  </w:rPr>
                </w:rPrChange>
              </w:rPr>
              <w:delText>Zadanie inżynierskie</w:delText>
            </w:r>
            <w:r w:rsidDel="002724CC">
              <w:rPr>
                <w:noProof/>
                <w:webHidden/>
              </w:rPr>
              <w:tab/>
              <w:delText>7</w:delText>
            </w:r>
          </w:del>
        </w:p>
        <w:p w14:paraId="10BE6BFF" w14:textId="76442251" w:rsidR="008E7101" w:rsidDel="002724CC" w:rsidRDefault="008E7101">
          <w:pPr>
            <w:pStyle w:val="TOC2"/>
            <w:rPr>
              <w:del w:id="162" w:author="Filip Rak" w:date="2026-01-20T18:57:00Z" w16du:dateUtc="2026-01-20T17:57:00Z"/>
              <w:rFonts w:asciiTheme="minorHAnsi" w:eastAsiaTheme="minorEastAsia" w:hAnsiTheme="minorHAnsi"/>
              <w:noProof/>
              <w:kern w:val="2"/>
              <w:szCs w:val="24"/>
              <w:lang w:val="en-GB" w:eastAsia="en-GB"/>
              <w14:ligatures w14:val="standardContextual"/>
            </w:rPr>
          </w:pPr>
          <w:del w:id="163" w:author="Filip Rak" w:date="2026-01-20T18:57:00Z" w16du:dateUtc="2026-01-20T17:57:00Z">
            <w:r w:rsidRPr="002724CC" w:rsidDel="002724CC">
              <w:rPr>
                <w:noProof/>
                <w:rPrChange w:id="164" w:author="Filip Rak" w:date="2026-01-20T18:57:00Z" w16du:dateUtc="2026-01-20T17:57:00Z">
                  <w:rPr>
                    <w:rStyle w:val="Hyperlink"/>
                    <w:noProof/>
                  </w:rPr>
                </w:rPrChange>
              </w:rPr>
              <w:delText>2.2.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65" w:author="Filip Rak" w:date="2026-01-20T18:57:00Z" w16du:dateUtc="2026-01-20T17:57:00Z">
                  <w:rPr>
                    <w:rStyle w:val="Hyperlink"/>
                    <w:noProof/>
                  </w:rPr>
                </w:rPrChange>
              </w:rPr>
              <w:delText>Zadanie modelowe</w:delText>
            </w:r>
            <w:r w:rsidDel="002724CC">
              <w:rPr>
                <w:noProof/>
                <w:webHidden/>
              </w:rPr>
              <w:tab/>
              <w:delText>7</w:delText>
            </w:r>
          </w:del>
        </w:p>
        <w:p w14:paraId="7441C3B7" w14:textId="673301E5" w:rsidR="008E7101" w:rsidDel="002724CC" w:rsidRDefault="008E7101">
          <w:pPr>
            <w:pStyle w:val="TOC1"/>
            <w:rPr>
              <w:del w:id="166" w:author="Filip Rak" w:date="2026-01-20T18:57:00Z" w16du:dateUtc="2026-01-20T17:57:00Z"/>
              <w:rFonts w:asciiTheme="minorHAnsi" w:eastAsiaTheme="minorEastAsia" w:hAnsiTheme="minorHAnsi"/>
              <w:noProof/>
              <w:kern w:val="2"/>
              <w:szCs w:val="24"/>
              <w:lang w:val="en-GB" w:eastAsia="en-GB"/>
              <w14:ligatures w14:val="standardContextual"/>
            </w:rPr>
          </w:pPr>
          <w:del w:id="167" w:author="Filip Rak" w:date="2026-01-20T18:57:00Z" w16du:dateUtc="2026-01-20T17:57:00Z">
            <w:r w:rsidRPr="002724CC" w:rsidDel="002724CC">
              <w:rPr>
                <w:noProof/>
                <w:rPrChange w:id="168" w:author="Filip Rak" w:date="2026-01-20T18:57:00Z" w16du:dateUtc="2026-01-20T17:57:00Z">
                  <w:rPr>
                    <w:rStyle w:val="Hyperlink"/>
                    <w:noProof/>
                  </w:rPr>
                </w:rPrChange>
              </w:rPr>
              <w:delText>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69" w:author="Filip Rak" w:date="2026-01-20T18:57:00Z" w16du:dateUtc="2026-01-20T17:57:00Z">
                  <w:rPr>
                    <w:rStyle w:val="Hyperlink"/>
                    <w:noProof/>
                  </w:rPr>
                </w:rPrChange>
              </w:rPr>
              <w:delText>Architektura i technologie</w:delText>
            </w:r>
            <w:r w:rsidDel="002724CC">
              <w:rPr>
                <w:noProof/>
                <w:webHidden/>
              </w:rPr>
              <w:tab/>
              <w:delText>8</w:delText>
            </w:r>
          </w:del>
        </w:p>
        <w:p w14:paraId="19FE3885" w14:textId="254F48D8" w:rsidR="008E7101" w:rsidDel="002724CC" w:rsidRDefault="008E7101">
          <w:pPr>
            <w:pStyle w:val="TOC2"/>
            <w:rPr>
              <w:del w:id="170" w:author="Filip Rak" w:date="2026-01-20T18:57:00Z" w16du:dateUtc="2026-01-20T17:57:00Z"/>
              <w:rFonts w:asciiTheme="minorHAnsi" w:eastAsiaTheme="minorEastAsia" w:hAnsiTheme="minorHAnsi"/>
              <w:noProof/>
              <w:kern w:val="2"/>
              <w:szCs w:val="24"/>
              <w:lang w:val="en-GB" w:eastAsia="en-GB"/>
              <w14:ligatures w14:val="standardContextual"/>
            </w:rPr>
          </w:pPr>
          <w:del w:id="171" w:author="Filip Rak" w:date="2026-01-20T18:57:00Z" w16du:dateUtc="2026-01-20T17:57:00Z">
            <w:r w:rsidRPr="002724CC" w:rsidDel="002724CC">
              <w:rPr>
                <w:noProof/>
                <w:rPrChange w:id="172" w:author="Filip Rak" w:date="2026-01-20T18:57:00Z" w16du:dateUtc="2026-01-20T17:57:00Z">
                  <w:rPr>
                    <w:rStyle w:val="Hyperlink"/>
                    <w:noProof/>
                  </w:rPr>
                </w:rPrChange>
              </w:rPr>
              <w:delText>3.1.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73" w:author="Filip Rak" w:date="2026-01-20T18:57:00Z" w16du:dateUtc="2026-01-20T17:57:00Z">
                  <w:rPr>
                    <w:rStyle w:val="Hyperlink"/>
                    <w:noProof/>
                  </w:rPr>
                </w:rPrChange>
              </w:rPr>
              <w:delText>Wykorzystane technologie</w:delText>
            </w:r>
            <w:r w:rsidDel="002724CC">
              <w:rPr>
                <w:noProof/>
                <w:webHidden/>
              </w:rPr>
              <w:tab/>
              <w:delText>8</w:delText>
            </w:r>
          </w:del>
        </w:p>
        <w:p w14:paraId="48CB15AA" w14:textId="6408B557" w:rsidR="008E7101" w:rsidDel="002724CC" w:rsidRDefault="008E7101">
          <w:pPr>
            <w:pStyle w:val="TOC2"/>
            <w:rPr>
              <w:del w:id="174" w:author="Filip Rak" w:date="2026-01-20T18:57:00Z" w16du:dateUtc="2026-01-20T17:57:00Z"/>
              <w:rFonts w:asciiTheme="minorHAnsi" w:eastAsiaTheme="minorEastAsia" w:hAnsiTheme="minorHAnsi"/>
              <w:noProof/>
              <w:kern w:val="2"/>
              <w:szCs w:val="24"/>
              <w:lang w:val="en-GB" w:eastAsia="en-GB"/>
              <w14:ligatures w14:val="standardContextual"/>
            </w:rPr>
          </w:pPr>
          <w:del w:id="175" w:author="Filip Rak" w:date="2026-01-20T18:57:00Z" w16du:dateUtc="2026-01-20T17:57:00Z">
            <w:r w:rsidRPr="002724CC" w:rsidDel="002724CC">
              <w:rPr>
                <w:noProof/>
                <w:rPrChange w:id="176" w:author="Filip Rak" w:date="2026-01-20T18:57:00Z" w16du:dateUtc="2026-01-20T17:57:00Z">
                  <w:rPr>
                    <w:rStyle w:val="Hyperlink"/>
                    <w:noProof/>
                  </w:rPr>
                </w:rPrChange>
              </w:rPr>
              <w:delText>3.2.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77" w:author="Filip Rak" w:date="2026-01-20T18:57:00Z" w16du:dateUtc="2026-01-20T17:57:00Z">
                  <w:rPr>
                    <w:rStyle w:val="Hyperlink"/>
                    <w:noProof/>
                  </w:rPr>
                </w:rPrChange>
              </w:rPr>
              <w:delText>Porównanie OOP i ECS</w:delText>
            </w:r>
            <w:r w:rsidDel="002724CC">
              <w:rPr>
                <w:noProof/>
                <w:webHidden/>
              </w:rPr>
              <w:tab/>
              <w:delText>9</w:delText>
            </w:r>
          </w:del>
        </w:p>
        <w:p w14:paraId="320B024F" w14:textId="1B6E7D9B" w:rsidR="008E7101" w:rsidDel="002724CC" w:rsidRDefault="008E7101">
          <w:pPr>
            <w:pStyle w:val="TOC2"/>
            <w:rPr>
              <w:del w:id="178" w:author="Filip Rak" w:date="2026-01-20T18:57:00Z" w16du:dateUtc="2026-01-20T17:57:00Z"/>
              <w:rFonts w:asciiTheme="minorHAnsi" w:eastAsiaTheme="minorEastAsia" w:hAnsiTheme="minorHAnsi"/>
              <w:noProof/>
              <w:kern w:val="2"/>
              <w:szCs w:val="24"/>
              <w:lang w:val="en-GB" w:eastAsia="en-GB"/>
              <w14:ligatures w14:val="standardContextual"/>
            </w:rPr>
          </w:pPr>
          <w:del w:id="179" w:author="Filip Rak" w:date="2026-01-20T18:57:00Z" w16du:dateUtc="2026-01-20T17:57:00Z">
            <w:r w:rsidRPr="002724CC" w:rsidDel="002724CC">
              <w:rPr>
                <w:noProof/>
                <w:rPrChange w:id="180" w:author="Filip Rak" w:date="2026-01-20T18:57:00Z" w16du:dateUtc="2026-01-20T17:57:00Z">
                  <w:rPr>
                    <w:rStyle w:val="Hyperlink"/>
                    <w:noProof/>
                  </w:rPr>
                </w:rPrChange>
              </w:rPr>
              <w:delText>3.3.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81" w:author="Filip Rak" w:date="2026-01-20T18:57:00Z" w16du:dateUtc="2026-01-20T17:57:00Z">
                  <w:rPr>
                    <w:rStyle w:val="Hyperlink"/>
                    <w:noProof/>
                  </w:rPr>
                </w:rPrChange>
              </w:rPr>
              <w:delText>Architektura modularna oprogramowania</w:delText>
            </w:r>
            <w:r w:rsidDel="002724CC">
              <w:rPr>
                <w:noProof/>
                <w:webHidden/>
              </w:rPr>
              <w:tab/>
              <w:delText>10</w:delText>
            </w:r>
          </w:del>
        </w:p>
        <w:p w14:paraId="6B646B96" w14:textId="240CD02A" w:rsidR="008E7101" w:rsidDel="002724CC" w:rsidRDefault="008E7101">
          <w:pPr>
            <w:pStyle w:val="TOC3"/>
            <w:rPr>
              <w:del w:id="182" w:author="Filip Rak" w:date="2026-01-20T18:57:00Z" w16du:dateUtc="2026-01-20T17:57:00Z"/>
              <w:rFonts w:asciiTheme="minorHAnsi" w:eastAsiaTheme="minorEastAsia" w:hAnsiTheme="minorHAnsi"/>
              <w:noProof/>
              <w:kern w:val="2"/>
              <w:szCs w:val="24"/>
              <w:lang w:val="en-GB" w:eastAsia="en-GB"/>
              <w14:ligatures w14:val="standardContextual"/>
            </w:rPr>
          </w:pPr>
          <w:del w:id="183" w:author="Filip Rak" w:date="2026-01-20T18:57:00Z" w16du:dateUtc="2026-01-20T17:57:00Z">
            <w:r w:rsidRPr="002724CC" w:rsidDel="002724CC">
              <w:rPr>
                <w:noProof/>
                <w:rPrChange w:id="184" w:author="Filip Rak" w:date="2026-01-20T18:57:00Z" w16du:dateUtc="2026-01-20T17:57:00Z">
                  <w:rPr>
                    <w:rStyle w:val="Hyperlink"/>
                    <w:noProof/>
                  </w:rPr>
                </w:rPrChange>
              </w:rPr>
              <w:delText>3.3.1.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85" w:author="Filip Rak" w:date="2026-01-20T18:57:00Z" w16du:dateUtc="2026-01-20T17:57:00Z">
                  <w:rPr>
                    <w:rStyle w:val="Hyperlink"/>
                    <w:noProof/>
                  </w:rPr>
                </w:rPrChange>
              </w:rPr>
              <w:delText>Mechanizm serwisów i zarządzanie cyklem życia aplikacji</w:delText>
            </w:r>
            <w:r w:rsidDel="002724CC">
              <w:rPr>
                <w:noProof/>
                <w:webHidden/>
              </w:rPr>
              <w:tab/>
              <w:delText>11</w:delText>
            </w:r>
          </w:del>
        </w:p>
        <w:p w14:paraId="06803FFF" w14:textId="56C39773" w:rsidR="008E7101" w:rsidDel="002724CC" w:rsidRDefault="008E7101">
          <w:pPr>
            <w:pStyle w:val="TOC3"/>
            <w:rPr>
              <w:del w:id="186" w:author="Filip Rak" w:date="2026-01-20T18:57:00Z" w16du:dateUtc="2026-01-20T17:57:00Z"/>
              <w:rFonts w:asciiTheme="minorHAnsi" w:eastAsiaTheme="minorEastAsia" w:hAnsiTheme="minorHAnsi"/>
              <w:noProof/>
              <w:kern w:val="2"/>
              <w:szCs w:val="24"/>
              <w:lang w:val="en-GB" w:eastAsia="en-GB"/>
              <w14:ligatures w14:val="standardContextual"/>
            </w:rPr>
          </w:pPr>
          <w:del w:id="187" w:author="Filip Rak" w:date="2026-01-20T18:57:00Z" w16du:dateUtc="2026-01-20T17:57:00Z">
            <w:r w:rsidRPr="002724CC" w:rsidDel="002724CC">
              <w:rPr>
                <w:noProof/>
                <w:rPrChange w:id="188" w:author="Filip Rak" w:date="2026-01-20T18:57:00Z" w16du:dateUtc="2026-01-20T17:57:00Z">
                  <w:rPr>
                    <w:rStyle w:val="Hyperlink"/>
                    <w:noProof/>
                  </w:rPr>
                </w:rPrChange>
              </w:rPr>
              <w:delText>3.3.2.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89" w:author="Filip Rak" w:date="2026-01-20T18:57:00Z" w16du:dateUtc="2026-01-20T17:57:00Z">
                  <w:rPr>
                    <w:rStyle w:val="Hyperlink"/>
                    <w:noProof/>
                  </w:rPr>
                </w:rPrChange>
              </w:rPr>
              <w:delText>Warstwa aplikacji, systemy i ich rejestracja</w:delText>
            </w:r>
            <w:r w:rsidDel="002724CC">
              <w:rPr>
                <w:noProof/>
                <w:webHidden/>
              </w:rPr>
              <w:tab/>
              <w:delText>13</w:delText>
            </w:r>
          </w:del>
        </w:p>
        <w:p w14:paraId="0123DFB3" w14:textId="024730C6" w:rsidR="008E7101" w:rsidDel="002724CC" w:rsidRDefault="008E7101">
          <w:pPr>
            <w:pStyle w:val="TOC3"/>
            <w:rPr>
              <w:del w:id="190" w:author="Filip Rak" w:date="2026-01-20T18:57:00Z" w16du:dateUtc="2026-01-20T17:57:00Z"/>
              <w:rFonts w:asciiTheme="minorHAnsi" w:eastAsiaTheme="minorEastAsia" w:hAnsiTheme="minorHAnsi"/>
              <w:noProof/>
              <w:kern w:val="2"/>
              <w:szCs w:val="24"/>
              <w:lang w:val="en-GB" w:eastAsia="en-GB"/>
              <w14:ligatures w14:val="standardContextual"/>
            </w:rPr>
          </w:pPr>
          <w:del w:id="191" w:author="Filip Rak" w:date="2026-01-20T18:57:00Z" w16du:dateUtc="2026-01-20T17:57:00Z">
            <w:r w:rsidRPr="002724CC" w:rsidDel="002724CC">
              <w:rPr>
                <w:noProof/>
                <w:rPrChange w:id="192" w:author="Filip Rak" w:date="2026-01-20T18:57:00Z" w16du:dateUtc="2026-01-20T17:57:00Z">
                  <w:rPr>
                    <w:rStyle w:val="Hyperlink"/>
                    <w:noProof/>
                  </w:rPr>
                </w:rPrChange>
              </w:rPr>
              <w:delText>3.3.3.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93" w:author="Filip Rak" w:date="2026-01-20T18:57:00Z" w16du:dateUtc="2026-01-20T17:57:00Z">
                  <w:rPr>
                    <w:rStyle w:val="Hyperlink"/>
                    <w:noProof/>
                  </w:rPr>
                </w:rPrChange>
              </w:rPr>
              <w:delText>Orkiestracja systemów symulacyjnych</w:delText>
            </w:r>
            <w:r w:rsidDel="002724CC">
              <w:rPr>
                <w:noProof/>
                <w:webHidden/>
              </w:rPr>
              <w:tab/>
              <w:delText>14</w:delText>
            </w:r>
          </w:del>
        </w:p>
        <w:p w14:paraId="58498322" w14:textId="55E11775" w:rsidR="008E7101" w:rsidDel="002724CC" w:rsidRDefault="008E7101">
          <w:pPr>
            <w:pStyle w:val="TOC3"/>
            <w:rPr>
              <w:del w:id="194" w:author="Filip Rak" w:date="2026-01-20T18:57:00Z" w16du:dateUtc="2026-01-20T17:57:00Z"/>
              <w:rFonts w:asciiTheme="minorHAnsi" w:eastAsiaTheme="minorEastAsia" w:hAnsiTheme="minorHAnsi"/>
              <w:noProof/>
              <w:kern w:val="2"/>
              <w:szCs w:val="24"/>
              <w:lang w:val="en-GB" w:eastAsia="en-GB"/>
              <w14:ligatures w14:val="standardContextual"/>
            </w:rPr>
          </w:pPr>
          <w:del w:id="195" w:author="Filip Rak" w:date="2026-01-20T18:57:00Z" w16du:dateUtc="2026-01-20T17:57:00Z">
            <w:r w:rsidRPr="002724CC" w:rsidDel="002724CC">
              <w:rPr>
                <w:noProof/>
                <w:rPrChange w:id="196" w:author="Filip Rak" w:date="2026-01-20T18:57:00Z" w16du:dateUtc="2026-01-20T17:57:00Z">
                  <w:rPr>
                    <w:rStyle w:val="Hyperlink"/>
                    <w:noProof/>
                  </w:rPr>
                </w:rPrChange>
              </w:rPr>
              <w:delText>3.3.4.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197" w:author="Filip Rak" w:date="2026-01-20T18:57:00Z" w16du:dateUtc="2026-01-20T17:57:00Z">
                  <w:rPr>
                    <w:rStyle w:val="Hyperlink"/>
                    <w:noProof/>
                  </w:rPr>
                </w:rPrChange>
              </w:rPr>
              <w:delText>Komunikacja między systemami</w:delText>
            </w:r>
            <w:r w:rsidDel="002724CC">
              <w:rPr>
                <w:noProof/>
                <w:webHidden/>
              </w:rPr>
              <w:tab/>
              <w:delText>15</w:delText>
            </w:r>
          </w:del>
        </w:p>
        <w:p w14:paraId="17389688" w14:textId="624998E6" w:rsidR="008E7101" w:rsidDel="002724CC" w:rsidRDefault="008E7101">
          <w:pPr>
            <w:pStyle w:val="TOC3"/>
            <w:rPr>
              <w:del w:id="198" w:author="Filip Rak" w:date="2026-01-20T18:57:00Z" w16du:dateUtc="2026-01-20T17:57:00Z"/>
              <w:rFonts w:asciiTheme="minorHAnsi" w:eastAsiaTheme="minorEastAsia" w:hAnsiTheme="minorHAnsi"/>
              <w:noProof/>
              <w:kern w:val="2"/>
              <w:szCs w:val="24"/>
              <w:lang w:val="en-GB" w:eastAsia="en-GB"/>
              <w14:ligatures w14:val="standardContextual"/>
            </w:rPr>
          </w:pPr>
          <w:del w:id="199" w:author="Filip Rak" w:date="2026-01-20T18:57:00Z" w16du:dateUtc="2026-01-20T17:57:00Z">
            <w:r w:rsidRPr="002724CC" w:rsidDel="002724CC">
              <w:rPr>
                <w:noProof/>
                <w:rPrChange w:id="200" w:author="Filip Rak" w:date="2026-01-20T18:57:00Z" w16du:dateUtc="2026-01-20T17:57:00Z">
                  <w:rPr>
                    <w:rStyle w:val="Hyperlink"/>
                    <w:noProof/>
                  </w:rPr>
                </w:rPrChange>
              </w:rPr>
              <w:delText>3.3.5.</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01" w:author="Filip Rak" w:date="2026-01-20T18:57:00Z" w16du:dateUtc="2026-01-20T17:57:00Z">
                  <w:rPr>
                    <w:rStyle w:val="Hyperlink"/>
                    <w:noProof/>
                  </w:rPr>
                </w:rPrChange>
              </w:rPr>
              <w:delText>Konfiguracja aplikacji i interfejsy wejścia/wyjścia</w:delText>
            </w:r>
            <w:r w:rsidDel="002724CC">
              <w:rPr>
                <w:noProof/>
                <w:webHidden/>
              </w:rPr>
              <w:tab/>
              <w:delText>18</w:delText>
            </w:r>
          </w:del>
        </w:p>
        <w:p w14:paraId="70F3A2EA" w14:textId="5E98346E" w:rsidR="008E7101" w:rsidDel="002724CC" w:rsidRDefault="008E7101">
          <w:pPr>
            <w:pStyle w:val="TOC1"/>
            <w:rPr>
              <w:del w:id="202" w:author="Filip Rak" w:date="2026-01-20T18:57:00Z" w16du:dateUtc="2026-01-20T17:57:00Z"/>
              <w:rFonts w:asciiTheme="minorHAnsi" w:eastAsiaTheme="minorEastAsia" w:hAnsiTheme="minorHAnsi"/>
              <w:noProof/>
              <w:kern w:val="2"/>
              <w:szCs w:val="24"/>
              <w:lang w:val="en-GB" w:eastAsia="en-GB"/>
              <w14:ligatures w14:val="standardContextual"/>
            </w:rPr>
          </w:pPr>
          <w:del w:id="203" w:author="Filip Rak" w:date="2026-01-20T18:57:00Z" w16du:dateUtc="2026-01-20T17:57:00Z">
            <w:r w:rsidRPr="002724CC" w:rsidDel="002724CC">
              <w:rPr>
                <w:noProof/>
                <w:rPrChange w:id="204" w:author="Filip Rak" w:date="2026-01-20T18:57:00Z" w16du:dateUtc="2026-01-20T17:57:00Z">
                  <w:rPr>
                    <w:rStyle w:val="Hyperlink"/>
                    <w:noProof/>
                  </w:rPr>
                </w:rPrChange>
              </w:rPr>
              <w:delText>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05" w:author="Filip Rak" w:date="2026-01-20T18:57:00Z" w16du:dateUtc="2026-01-20T17:57:00Z">
                  <w:rPr>
                    <w:rStyle w:val="Hyperlink"/>
                    <w:noProof/>
                  </w:rPr>
                </w:rPrChange>
              </w:rPr>
              <w:delText>Model ekosystemu</w:delText>
            </w:r>
            <w:r w:rsidDel="002724CC">
              <w:rPr>
                <w:noProof/>
                <w:webHidden/>
              </w:rPr>
              <w:tab/>
              <w:delText>21</w:delText>
            </w:r>
          </w:del>
        </w:p>
        <w:p w14:paraId="4DBDDE19" w14:textId="766E8E94" w:rsidR="008E7101" w:rsidDel="002724CC" w:rsidRDefault="008E7101">
          <w:pPr>
            <w:pStyle w:val="TOC2"/>
            <w:rPr>
              <w:del w:id="206" w:author="Filip Rak" w:date="2026-01-20T18:57:00Z" w16du:dateUtc="2026-01-20T17:57:00Z"/>
              <w:rFonts w:asciiTheme="minorHAnsi" w:eastAsiaTheme="minorEastAsia" w:hAnsiTheme="minorHAnsi"/>
              <w:noProof/>
              <w:kern w:val="2"/>
              <w:szCs w:val="24"/>
              <w:lang w:val="en-GB" w:eastAsia="en-GB"/>
              <w14:ligatures w14:val="standardContextual"/>
            </w:rPr>
          </w:pPr>
          <w:del w:id="207" w:author="Filip Rak" w:date="2026-01-20T18:57:00Z" w16du:dateUtc="2026-01-20T17:57:00Z">
            <w:r w:rsidRPr="002724CC" w:rsidDel="002724CC">
              <w:rPr>
                <w:noProof/>
                <w:rPrChange w:id="208" w:author="Filip Rak" w:date="2026-01-20T18:57:00Z" w16du:dateUtc="2026-01-20T17:57:00Z">
                  <w:rPr>
                    <w:rStyle w:val="Hyperlink"/>
                    <w:noProof/>
                  </w:rPr>
                </w:rPrChange>
              </w:rPr>
              <w:delText>4.1.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09" w:author="Filip Rak" w:date="2026-01-20T18:57:00Z" w16du:dateUtc="2026-01-20T17:57:00Z">
                  <w:rPr>
                    <w:rStyle w:val="Hyperlink"/>
                    <w:noProof/>
                  </w:rPr>
                </w:rPrChange>
              </w:rPr>
              <w:delText>Dynamika środowiska</w:delText>
            </w:r>
            <w:r w:rsidDel="002724CC">
              <w:rPr>
                <w:noProof/>
                <w:webHidden/>
              </w:rPr>
              <w:tab/>
              <w:delText>21</w:delText>
            </w:r>
          </w:del>
        </w:p>
        <w:p w14:paraId="07FE3EED" w14:textId="3064413C" w:rsidR="008E7101" w:rsidDel="002724CC" w:rsidRDefault="008E7101">
          <w:pPr>
            <w:pStyle w:val="TOC3"/>
            <w:rPr>
              <w:del w:id="210" w:author="Filip Rak" w:date="2026-01-20T18:57:00Z" w16du:dateUtc="2026-01-20T17:57:00Z"/>
              <w:rFonts w:asciiTheme="minorHAnsi" w:eastAsiaTheme="minorEastAsia" w:hAnsiTheme="minorHAnsi"/>
              <w:noProof/>
              <w:kern w:val="2"/>
              <w:szCs w:val="24"/>
              <w:lang w:val="en-GB" w:eastAsia="en-GB"/>
              <w14:ligatures w14:val="standardContextual"/>
            </w:rPr>
          </w:pPr>
          <w:del w:id="211" w:author="Filip Rak" w:date="2026-01-20T18:57:00Z" w16du:dateUtc="2026-01-20T17:57:00Z">
            <w:r w:rsidRPr="002724CC" w:rsidDel="002724CC">
              <w:rPr>
                <w:noProof/>
                <w:rPrChange w:id="212" w:author="Filip Rak" w:date="2026-01-20T18:57:00Z" w16du:dateUtc="2026-01-20T17:57:00Z">
                  <w:rPr>
                    <w:rStyle w:val="Hyperlink"/>
                    <w:noProof/>
                  </w:rPr>
                </w:rPrChange>
              </w:rPr>
              <w:delText>4.1.1.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13" w:author="Filip Rak" w:date="2026-01-20T18:57:00Z" w16du:dateUtc="2026-01-20T17:57:00Z">
                  <w:rPr>
                    <w:rStyle w:val="Hyperlink"/>
                    <w:noProof/>
                  </w:rPr>
                </w:rPrChange>
              </w:rPr>
              <w:delText>Pojemność środowiska i regeneracja</w:delText>
            </w:r>
            <w:r w:rsidDel="002724CC">
              <w:rPr>
                <w:noProof/>
                <w:webHidden/>
              </w:rPr>
              <w:tab/>
              <w:delText>21</w:delText>
            </w:r>
          </w:del>
        </w:p>
        <w:p w14:paraId="3FC0B568" w14:textId="520DF390" w:rsidR="008E7101" w:rsidDel="002724CC" w:rsidRDefault="008E7101">
          <w:pPr>
            <w:pStyle w:val="TOC3"/>
            <w:rPr>
              <w:del w:id="214" w:author="Filip Rak" w:date="2026-01-20T18:57:00Z" w16du:dateUtc="2026-01-20T17:57:00Z"/>
              <w:rFonts w:asciiTheme="minorHAnsi" w:eastAsiaTheme="minorEastAsia" w:hAnsiTheme="minorHAnsi"/>
              <w:noProof/>
              <w:kern w:val="2"/>
              <w:szCs w:val="24"/>
              <w:lang w:val="en-GB" w:eastAsia="en-GB"/>
              <w14:ligatures w14:val="standardContextual"/>
            </w:rPr>
          </w:pPr>
          <w:del w:id="215" w:author="Filip Rak" w:date="2026-01-20T18:57:00Z" w16du:dateUtc="2026-01-20T17:57:00Z">
            <w:r w:rsidRPr="002724CC" w:rsidDel="002724CC">
              <w:rPr>
                <w:noProof/>
                <w:rPrChange w:id="216" w:author="Filip Rak" w:date="2026-01-20T18:57:00Z" w16du:dateUtc="2026-01-20T17:57:00Z">
                  <w:rPr>
                    <w:rStyle w:val="Hyperlink"/>
                    <w:noProof/>
                  </w:rPr>
                </w:rPrChange>
              </w:rPr>
              <w:delText>4.1.2.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17" w:author="Filip Rak" w:date="2026-01-20T18:57:00Z" w16du:dateUtc="2026-01-20T17:57:00Z">
                  <w:rPr>
                    <w:rStyle w:val="Hyperlink"/>
                    <w:noProof/>
                  </w:rPr>
                </w:rPrChange>
              </w:rPr>
              <w:delText>Model agenta i gospodarka energetyczna</w:delText>
            </w:r>
            <w:r w:rsidDel="002724CC">
              <w:rPr>
                <w:noProof/>
                <w:webHidden/>
              </w:rPr>
              <w:tab/>
              <w:delText>21</w:delText>
            </w:r>
          </w:del>
        </w:p>
        <w:p w14:paraId="5EFC302B" w14:textId="5ED15B6B" w:rsidR="008E7101" w:rsidDel="002724CC" w:rsidRDefault="008E7101">
          <w:pPr>
            <w:pStyle w:val="TOC2"/>
            <w:rPr>
              <w:del w:id="218" w:author="Filip Rak" w:date="2026-01-20T18:57:00Z" w16du:dateUtc="2026-01-20T17:57:00Z"/>
              <w:rFonts w:asciiTheme="minorHAnsi" w:eastAsiaTheme="minorEastAsia" w:hAnsiTheme="minorHAnsi"/>
              <w:noProof/>
              <w:kern w:val="2"/>
              <w:szCs w:val="24"/>
              <w:lang w:val="en-GB" w:eastAsia="en-GB"/>
              <w14:ligatures w14:val="standardContextual"/>
            </w:rPr>
          </w:pPr>
          <w:del w:id="219" w:author="Filip Rak" w:date="2026-01-20T18:57:00Z" w16du:dateUtc="2026-01-20T17:57:00Z">
            <w:r w:rsidRPr="002724CC" w:rsidDel="002724CC">
              <w:rPr>
                <w:noProof/>
                <w:rPrChange w:id="220" w:author="Filip Rak" w:date="2026-01-20T18:57:00Z" w16du:dateUtc="2026-01-20T17:57:00Z">
                  <w:rPr>
                    <w:rStyle w:val="Hyperlink"/>
                    <w:noProof/>
                  </w:rPr>
                </w:rPrChange>
              </w:rPr>
              <w:delText>4.2.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21" w:author="Filip Rak" w:date="2026-01-20T18:57:00Z" w16du:dateUtc="2026-01-20T17:57:00Z">
                  <w:rPr>
                    <w:rStyle w:val="Hyperlink"/>
                    <w:noProof/>
                  </w:rPr>
                </w:rPrChange>
              </w:rPr>
              <w:delText>Mechanizm adaptacji i dziedziczenia</w:delText>
            </w:r>
            <w:r w:rsidDel="002724CC">
              <w:rPr>
                <w:noProof/>
                <w:webHidden/>
              </w:rPr>
              <w:tab/>
              <w:delText>22</w:delText>
            </w:r>
          </w:del>
        </w:p>
        <w:p w14:paraId="0BD0D637" w14:textId="09E68CA0" w:rsidR="008E7101" w:rsidDel="002724CC" w:rsidRDefault="008E7101">
          <w:pPr>
            <w:pStyle w:val="TOC3"/>
            <w:rPr>
              <w:del w:id="222" w:author="Filip Rak" w:date="2026-01-20T18:57:00Z" w16du:dateUtc="2026-01-20T17:57:00Z"/>
              <w:rFonts w:asciiTheme="minorHAnsi" w:eastAsiaTheme="minorEastAsia" w:hAnsiTheme="minorHAnsi"/>
              <w:noProof/>
              <w:kern w:val="2"/>
              <w:szCs w:val="24"/>
              <w:lang w:val="en-GB" w:eastAsia="en-GB"/>
              <w14:ligatures w14:val="standardContextual"/>
            </w:rPr>
          </w:pPr>
          <w:del w:id="223" w:author="Filip Rak" w:date="2026-01-20T18:57:00Z" w16du:dateUtc="2026-01-20T17:57:00Z">
            <w:r w:rsidRPr="002724CC" w:rsidDel="002724CC">
              <w:rPr>
                <w:noProof/>
                <w:rPrChange w:id="224" w:author="Filip Rak" w:date="2026-01-20T18:57:00Z" w16du:dateUtc="2026-01-20T17:57:00Z">
                  <w:rPr>
                    <w:rStyle w:val="Hyperlink"/>
                    <w:noProof/>
                  </w:rPr>
                </w:rPrChange>
              </w:rPr>
              <w:delText>4.2.1.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25" w:author="Filip Rak" w:date="2026-01-20T18:57:00Z" w16du:dateUtc="2026-01-20T17:57:00Z">
                  <w:rPr>
                    <w:rStyle w:val="Hyperlink"/>
                    <w:noProof/>
                  </w:rPr>
                </w:rPrChange>
              </w:rPr>
              <w:delText>Plastyczność międzypokoleniowa</w:delText>
            </w:r>
            <w:r w:rsidDel="002724CC">
              <w:rPr>
                <w:noProof/>
                <w:webHidden/>
              </w:rPr>
              <w:tab/>
              <w:delText>22</w:delText>
            </w:r>
          </w:del>
        </w:p>
        <w:p w14:paraId="65B6A15E" w14:textId="626BC1E1" w:rsidR="008E7101" w:rsidDel="002724CC" w:rsidRDefault="008E7101">
          <w:pPr>
            <w:pStyle w:val="TOC3"/>
            <w:rPr>
              <w:del w:id="226" w:author="Filip Rak" w:date="2026-01-20T18:57:00Z" w16du:dateUtc="2026-01-20T17:57:00Z"/>
              <w:rFonts w:asciiTheme="minorHAnsi" w:eastAsiaTheme="minorEastAsia" w:hAnsiTheme="minorHAnsi"/>
              <w:noProof/>
              <w:kern w:val="2"/>
              <w:szCs w:val="24"/>
              <w:lang w:val="en-GB" w:eastAsia="en-GB"/>
              <w14:ligatures w14:val="standardContextual"/>
            </w:rPr>
          </w:pPr>
          <w:del w:id="227" w:author="Filip Rak" w:date="2026-01-20T18:57:00Z" w16du:dateUtc="2026-01-20T17:57:00Z">
            <w:r w:rsidRPr="002724CC" w:rsidDel="002724CC">
              <w:rPr>
                <w:noProof/>
                <w:rPrChange w:id="228" w:author="Filip Rak" w:date="2026-01-20T18:57:00Z" w16du:dateUtc="2026-01-20T17:57:00Z">
                  <w:rPr>
                    <w:rStyle w:val="Hyperlink"/>
                    <w:noProof/>
                  </w:rPr>
                </w:rPrChange>
              </w:rPr>
              <w:delText>4.2.2.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29" w:author="Filip Rak" w:date="2026-01-20T18:57:00Z" w16du:dateUtc="2026-01-20T17:57:00Z">
                  <w:rPr>
                    <w:rStyle w:val="Hyperlink"/>
                    <w:noProof/>
                  </w:rPr>
                </w:rPrChange>
              </w:rPr>
              <w:delText>Selekcja przedrozrodcza i bariery energetyczne</w:delText>
            </w:r>
            <w:r w:rsidDel="002724CC">
              <w:rPr>
                <w:noProof/>
                <w:webHidden/>
              </w:rPr>
              <w:tab/>
              <w:delText>22</w:delText>
            </w:r>
          </w:del>
        </w:p>
        <w:p w14:paraId="2A59857E" w14:textId="435D5634" w:rsidR="008E7101" w:rsidDel="002724CC" w:rsidRDefault="008E7101">
          <w:pPr>
            <w:pStyle w:val="TOC3"/>
            <w:rPr>
              <w:del w:id="230" w:author="Filip Rak" w:date="2026-01-20T18:57:00Z" w16du:dateUtc="2026-01-20T17:57:00Z"/>
              <w:rFonts w:asciiTheme="minorHAnsi" w:eastAsiaTheme="minorEastAsia" w:hAnsiTheme="minorHAnsi"/>
              <w:noProof/>
              <w:kern w:val="2"/>
              <w:szCs w:val="24"/>
              <w:lang w:val="en-GB" w:eastAsia="en-GB"/>
              <w14:ligatures w14:val="standardContextual"/>
            </w:rPr>
          </w:pPr>
          <w:del w:id="231" w:author="Filip Rak" w:date="2026-01-20T18:57:00Z" w16du:dateUtc="2026-01-20T17:57:00Z">
            <w:r w:rsidRPr="002724CC" w:rsidDel="002724CC">
              <w:rPr>
                <w:noProof/>
                <w:rPrChange w:id="232" w:author="Filip Rak" w:date="2026-01-20T18:57:00Z" w16du:dateUtc="2026-01-20T17:57:00Z">
                  <w:rPr>
                    <w:rStyle w:val="Hyperlink"/>
                    <w:noProof/>
                  </w:rPr>
                </w:rPrChange>
              </w:rPr>
              <w:delText>4.2.3.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33" w:author="Filip Rak" w:date="2026-01-20T18:57:00Z" w16du:dateUtc="2026-01-20T17:57:00Z">
                  <w:rPr>
                    <w:rStyle w:val="Hyperlink"/>
                    <w:noProof/>
                  </w:rPr>
                </w:rPrChange>
              </w:rPr>
              <w:delText>Mutacja losowa i ekonomia przetrwania</w:delText>
            </w:r>
            <w:r w:rsidDel="002724CC">
              <w:rPr>
                <w:noProof/>
                <w:webHidden/>
              </w:rPr>
              <w:tab/>
              <w:delText>22</w:delText>
            </w:r>
          </w:del>
        </w:p>
        <w:p w14:paraId="4762ED4B" w14:textId="031A5560" w:rsidR="008E7101" w:rsidDel="002724CC" w:rsidRDefault="008E7101">
          <w:pPr>
            <w:pStyle w:val="TOC2"/>
            <w:rPr>
              <w:del w:id="234" w:author="Filip Rak" w:date="2026-01-20T18:57:00Z" w16du:dateUtc="2026-01-20T17:57:00Z"/>
              <w:rFonts w:asciiTheme="minorHAnsi" w:eastAsiaTheme="minorEastAsia" w:hAnsiTheme="minorHAnsi"/>
              <w:noProof/>
              <w:kern w:val="2"/>
              <w:szCs w:val="24"/>
              <w:lang w:val="en-GB" w:eastAsia="en-GB"/>
              <w14:ligatures w14:val="standardContextual"/>
            </w:rPr>
          </w:pPr>
          <w:del w:id="235" w:author="Filip Rak" w:date="2026-01-20T18:57:00Z" w16du:dateUtc="2026-01-20T17:57:00Z">
            <w:r w:rsidRPr="002724CC" w:rsidDel="002724CC">
              <w:rPr>
                <w:noProof/>
                <w:rPrChange w:id="236" w:author="Filip Rak" w:date="2026-01-20T18:57:00Z" w16du:dateUtc="2026-01-20T17:57:00Z">
                  <w:rPr>
                    <w:rStyle w:val="Hyperlink"/>
                    <w:noProof/>
                  </w:rPr>
                </w:rPrChange>
              </w:rPr>
              <w:delText>4.3.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37" w:author="Filip Rak" w:date="2026-01-20T18:57:00Z" w16du:dateUtc="2026-01-20T17:57:00Z">
                  <w:rPr>
                    <w:rStyle w:val="Hyperlink"/>
                    <w:noProof/>
                  </w:rPr>
                </w:rPrChange>
              </w:rPr>
              <w:delText>Ograniczenia biologiczne</w:delText>
            </w:r>
            <w:r w:rsidDel="002724CC">
              <w:rPr>
                <w:noProof/>
                <w:webHidden/>
              </w:rPr>
              <w:tab/>
              <w:delText>23</w:delText>
            </w:r>
          </w:del>
        </w:p>
        <w:p w14:paraId="39362AC4" w14:textId="27374ED4" w:rsidR="008E7101" w:rsidDel="002724CC" w:rsidRDefault="008E7101">
          <w:pPr>
            <w:pStyle w:val="TOC2"/>
            <w:rPr>
              <w:del w:id="238" w:author="Filip Rak" w:date="2026-01-20T18:57:00Z" w16du:dateUtc="2026-01-20T17:57:00Z"/>
              <w:rFonts w:asciiTheme="minorHAnsi" w:eastAsiaTheme="minorEastAsia" w:hAnsiTheme="minorHAnsi"/>
              <w:noProof/>
              <w:kern w:val="2"/>
              <w:szCs w:val="24"/>
              <w:lang w:val="en-GB" w:eastAsia="en-GB"/>
              <w14:ligatures w14:val="standardContextual"/>
            </w:rPr>
          </w:pPr>
          <w:del w:id="239" w:author="Filip Rak" w:date="2026-01-20T18:57:00Z" w16du:dateUtc="2026-01-20T17:57:00Z">
            <w:r w:rsidRPr="002724CC" w:rsidDel="002724CC">
              <w:rPr>
                <w:noProof/>
                <w:rPrChange w:id="240" w:author="Filip Rak" w:date="2026-01-20T18:57:00Z" w16du:dateUtc="2026-01-20T17:57:00Z">
                  <w:rPr>
                    <w:rStyle w:val="Hyperlink"/>
                    <w:noProof/>
                  </w:rPr>
                </w:rPrChange>
              </w:rPr>
              <w:delText>4.4.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41" w:author="Filip Rak" w:date="2026-01-20T18:57:00Z" w16du:dateUtc="2026-01-20T17:57:00Z">
                  <w:rPr>
                    <w:rStyle w:val="Hyperlink"/>
                    <w:noProof/>
                  </w:rPr>
                </w:rPrChange>
              </w:rPr>
              <w:delText>Założenia badawcze</w:delText>
            </w:r>
            <w:r w:rsidDel="002724CC">
              <w:rPr>
                <w:noProof/>
                <w:webHidden/>
              </w:rPr>
              <w:tab/>
              <w:delText>24</w:delText>
            </w:r>
          </w:del>
        </w:p>
        <w:p w14:paraId="6E1376D8" w14:textId="7FDC011D" w:rsidR="008E7101" w:rsidDel="002724CC" w:rsidRDefault="008E7101">
          <w:pPr>
            <w:pStyle w:val="TOC1"/>
            <w:rPr>
              <w:del w:id="242" w:author="Filip Rak" w:date="2026-01-20T18:57:00Z" w16du:dateUtc="2026-01-20T17:57:00Z"/>
              <w:rFonts w:asciiTheme="minorHAnsi" w:eastAsiaTheme="minorEastAsia" w:hAnsiTheme="minorHAnsi"/>
              <w:noProof/>
              <w:kern w:val="2"/>
              <w:szCs w:val="24"/>
              <w:lang w:val="en-GB" w:eastAsia="en-GB"/>
              <w14:ligatures w14:val="standardContextual"/>
            </w:rPr>
          </w:pPr>
          <w:del w:id="243" w:author="Filip Rak" w:date="2026-01-20T18:57:00Z" w16du:dateUtc="2026-01-20T17:57:00Z">
            <w:r w:rsidRPr="002724CC" w:rsidDel="002724CC">
              <w:rPr>
                <w:noProof/>
                <w:rPrChange w:id="244" w:author="Filip Rak" w:date="2026-01-20T18:57:00Z" w16du:dateUtc="2026-01-20T17:57:00Z">
                  <w:rPr>
                    <w:rStyle w:val="Hyperlink"/>
                    <w:noProof/>
                  </w:rPr>
                </w:rPrChange>
              </w:rPr>
              <w:delText>5.</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45" w:author="Filip Rak" w:date="2026-01-20T18:57:00Z" w16du:dateUtc="2026-01-20T17:57:00Z">
                  <w:rPr>
                    <w:rStyle w:val="Hyperlink"/>
                    <w:noProof/>
                  </w:rPr>
                </w:rPrChange>
              </w:rPr>
              <w:delText>Środowisko testowe</w:delText>
            </w:r>
            <w:r w:rsidDel="002724CC">
              <w:rPr>
                <w:noProof/>
                <w:webHidden/>
              </w:rPr>
              <w:tab/>
              <w:delText>25</w:delText>
            </w:r>
          </w:del>
        </w:p>
        <w:p w14:paraId="7BC32DE8" w14:textId="676F576F" w:rsidR="008E7101" w:rsidDel="002724CC" w:rsidRDefault="008E7101">
          <w:pPr>
            <w:pStyle w:val="TOC2"/>
            <w:rPr>
              <w:del w:id="246" w:author="Filip Rak" w:date="2026-01-20T18:57:00Z" w16du:dateUtc="2026-01-20T17:57:00Z"/>
              <w:rFonts w:asciiTheme="minorHAnsi" w:eastAsiaTheme="minorEastAsia" w:hAnsiTheme="minorHAnsi"/>
              <w:noProof/>
              <w:kern w:val="2"/>
              <w:szCs w:val="24"/>
              <w:lang w:val="en-GB" w:eastAsia="en-GB"/>
              <w14:ligatures w14:val="standardContextual"/>
            </w:rPr>
          </w:pPr>
          <w:del w:id="247" w:author="Filip Rak" w:date="2026-01-20T18:57:00Z" w16du:dateUtc="2026-01-20T17:57:00Z">
            <w:r w:rsidRPr="002724CC" w:rsidDel="002724CC">
              <w:rPr>
                <w:noProof/>
                <w:rPrChange w:id="248" w:author="Filip Rak" w:date="2026-01-20T18:57:00Z" w16du:dateUtc="2026-01-20T17:57:00Z">
                  <w:rPr>
                    <w:rStyle w:val="Hyperlink"/>
                    <w:noProof/>
                  </w:rPr>
                </w:rPrChange>
              </w:rPr>
              <w:delText>5.1.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49" w:author="Filip Rak" w:date="2026-01-20T18:57:00Z" w16du:dateUtc="2026-01-20T17:57:00Z">
                  <w:rPr>
                    <w:rStyle w:val="Hyperlink"/>
                    <w:noProof/>
                  </w:rPr>
                </w:rPrChange>
              </w:rPr>
              <w:delText>Konfiguracja sprzętowa</w:delText>
            </w:r>
            <w:r w:rsidDel="002724CC">
              <w:rPr>
                <w:noProof/>
                <w:webHidden/>
              </w:rPr>
              <w:tab/>
              <w:delText>25</w:delText>
            </w:r>
          </w:del>
        </w:p>
        <w:p w14:paraId="09C51DC9" w14:textId="62A4F0E1" w:rsidR="008E7101" w:rsidDel="002724CC" w:rsidRDefault="008E7101">
          <w:pPr>
            <w:pStyle w:val="TOC2"/>
            <w:rPr>
              <w:del w:id="250" w:author="Filip Rak" w:date="2026-01-20T18:57:00Z" w16du:dateUtc="2026-01-20T17:57:00Z"/>
              <w:rFonts w:asciiTheme="minorHAnsi" w:eastAsiaTheme="minorEastAsia" w:hAnsiTheme="minorHAnsi"/>
              <w:noProof/>
              <w:kern w:val="2"/>
              <w:szCs w:val="24"/>
              <w:lang w:val="en-GB" w:eastAsia="en-GB"/>
              <w14:ligatures w14:val="standardContextual"/>
            </w:rPr>
          </w:pPr>
          <w:del w:id="251" w:author="Filip Rak" w:date="2026-01-20T18:57:00Z" w16du:dateUtc="2026-01-20T17:57:00Z">
            <w:r w:rsidRPr="002724CC" w:rsidDel="002724CC">
              <w:rPr>
                <w:noProof/>
                <w:rPrChange w:id="252" w:author="Filip Rak" w:date="2026-01-20T18:57:00Z" w16du:dateUtc="2026-01-20T17:57:00Z">
                  <w:rPr>
                    <w:rStyle w:val="Hyperlink"/>
                    <w:noProof/>
                  </w:rPr>
                </w:rPrChange>
              </w:rPr>
              <w:delText>5.2.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53" w:author="Filip Rak" w:date="2026-01-20T18:57:00Z" w16du:dateUtc="2026-01-20T17:57:00Z">
                  <w:rPr>
                    <w:rStyle w:val="Hyperlink"/>
                    <w:noProof/>
                  </w:rPr>
                </w:rPrChange>
              </w:rPr>
              <w:delText>Konfiguracja oprogramowania i kompilacja</w:delText>
            </w:r>
            <w:r w:rsidDel="002724CC">
              <w:rPr>
                <w:noProof/>
                <w:webHidden/>
              </w:rPr>
              <w:tab/>
              <w:delText>25</w:delText>
            </w:r>
          </w:del>
        </w:p>
        <w:p w14:paraId="6A146F46" w14:textId="29F8FA4B" w:rsidR="008E7101" w:rsidDel="002724CC" w:rsidRDefault="008E7101">
          <w:pPr>
            <w:pStyle w:val="TOC1"/>
            <w:rPr>
              <w:del w:id="254" w:author="Filip Rak" w:date="2026-01-20T18:57:00Z" w16du:dateUtc="2026-01-20T17:57:00Z"/>
              <w:rFonts w:asciiTheme="minorHAnsi" w:eastAsiaTheme="minorEastAsia" w:hAnsiTheme="minorHAnsi"/>
              <w:noProof/>
              <w:kern w:val="2"/>
              <w:szCs w:val="24"/>
              <w:lang w:val="en-GB" w:eastAsia="en-GB"/>
              <w14:ligatures w14:val="standardContextual"/>
            </w:rPr>
          </w:pPr>
          <w:del w:id="255" w:author="Filip Rak" w:date="2026-01-20T18:57:00Z" w16du:dateUtc="2026-01-20T17:57:00Z">
            <w:r w:rsidRPr="002724CC" w:rsidDel="002724CC">
              <w:rPr>
                <w:noProof/>
                <w:rPrChange w:id="256" w:author="Filip Rak" w:date="2026-01-20T18:57:00Z" w16du:dateUtc="2026-01-20T17:57:00Z">
                  <w:rPr>
                    <w:rStyle w:val="Hyperlink"/>
                    <w:noProof/>
                  </w:rPr>
                </w:rPrChange>
              </w:rPr>
              <w:delText>6.</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57" w:author="Filip Rak" w:date="2026-01-20T18:57:00Z" w16du:dateUtc="2026-01-20T17:57:00Z">
                  <w:rPr>
                    <w:rStyle w:val="Hyperlink"/>
                    <w:noProof/>
                  </w:rPr>
                </w:rPrChange>
              </w:rPr>
              <w:delText>Ocena architektury</w:delText>
            </w:r>
            <w:r w:rsidDel="002724CC">
              <w:rPr>
                <w:noProof/>
                <w:webHidden/>
              </w:rPr>
              <w:tab/>
              <w:delText>26</w:delText>
            </w:r>
          </w:del>
        </w:p>
        <w:p w14:paraId="2CFDC6AB" w14:textId="0B115A89" w:rsidR="008E7101" w:rsidDel="002724CC" w:rsidRDefault="008E7101">
          <w:pPr>
            <w:pStyle w:val="TOC2"/>
            <w:rPr>
              <w:del w:id="258" w:author="Filip Rak" w:date="2026-01-20T18:57:00Z" w16du:dateUtc="2026-01-20T17:57:00Z"/>
              <w:rFonts w:asciiTheme="minorHAnsi" w:eastAsiaTheme="minorEastAsia" w:hAnsiTheme="minorHAnsi"/>
              <w:noProof/>
              <w:kern w:val="2"/>
              <w:szCs w:val="24"/>
              <w:lang w:val="en-GB" w:eastAsia="en-GB"/>
              <w14:ligatures w14:val="standardContextual"/>
            </w:rPr>
          </w:pPr>
          <w:del w:id="259" w:author="Filip Rak" w:date="2026-01-20T18:57:00Z" w16du:dateUtc="2026-01-20T17:57:00Z">
            <w:r w:rsidRPr="002724CC" w:rsidDel="002724CC">
              <w:rPr>
                <w:noProof/>
                <w:rPrChange w:id="260" w:author="Filip Rak" w:date="2026-01-20T18:57:00Z" w16du:dateUtc="2026-01-20T17:57:00Z">
                  <w:rPr>
                    <w:rStyle w:val="Hyperlink"/>
                    <w:noProof/>
                  </w:rPr>
                </w:rPrChange>
              </w:rPr>
              <w:delText>6.1.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61" w:author="Filip Rak" w:date="2026-01-20T18:57:00Z" w16du:dateUtc="2026-01-20T17:57:00Z">
                  <w:rPr>
                    <w:rStyle w:val="Hyperlink"/>
                    <w:noProof/>
                  </w:rPr>
                </w:rPrChange>
              </w:rPr>
              <w:delText>Testy wydajnościowe</w:delText>
            </w:r>
            <w:r w:rsidDel="002724CC">
              <w:rPr>
                <w:noProof/>
                <w:webHidden/>
              </w:rPr>
              <w:tab/>
              <w:delText>26</w:delText>
            </w:r>
          </w:del>
        </w:p>
        <w:p w14:paraId="1EBB59BA" w14:textId="428E652C" w:rsidR="008E7101" w:rsidDel="002724CC" w:rsidRDefault="008E7101">
          <w:pPr>
            <w:pStyle w:val="TOC3"/>
            <w:rPr>
              <w:del w:id="262" w:author="Filip Rak" w:date="2026-01-20T18:57:00Z" w16du:dateUtc="2026-01-20T17:57:00Z"/>
              <w:rFonts w:asciiTheme="minorHAnsi" w:eastAsiaTheme="minorEastAsia" w:hAnsiTheme="minorHAnsi"/>
              <w:noProof/>
              <w:kern w:val="2"/>
              <w:szCs w:val="24"/>
              <w:lang w:val="en-GB" w:eastAsia="en-GB"/>
              <w14:ligatures w14:val="standardContextual"/>
            </w:rPr>
          </w:pPr>
          <w:del w:id="263" w:author="Filip Rak" w:date="2026-01-20T18:57:00Z" w16du:dateUtc="2026-01-20T17:57:00Z">
            <w:r w:rsidRPr="002724CC" w:rsidDel="002724CC">
              <w:rPr>
                <w:noProof/>
                <w:rPrChange w:id="264" w:author="Filip Rak" w:date="2026-01-20T18:57:00Z" w16du:dateUtc="2026-01-20T17:57:00Z">
                  <w:rPr>
                    <w:rStyle w:val="Hyperlink"/>
                    <w:noProof/>
                  </w:rPr>
                </w:rPrChange>
              </w:rPr>
              <w:delText>6.1.1.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65" w:author="Filip Rak" w:date="2026-01-20T18:57:00Z" w16du:dateUtc="2026-01-20T17:57:00Z">
                  <w:rPr>
                    <w:rStyle w:val="Hyperlink"/>
                    <w:noProof/>
                  </w:rPr>
                </w:rPrChange>
              </w:rPr>
              <w:delText>Wyniki testów wydajnościowych</w:delText>
            </w:r>
            <w:r w:rsidDel="002724CC">
              <w:rPr>
                <w:noProof/>
                <w:webHidden/>
              </w:rPr>
              <w:tab/>
              <w:delText>26</w:delText>
            </w:r>
          </w:del>
        </w:p>
        <w:p w14:paraId="146DF29D" w14:textId="2959EC4F" w:rsidR="008E7101" w:rsidDel="002724CC" w:rsidRDefault="008E7101">
          <w:pPr>
            <w:pStyle w:val="TOC3"/>
            <w:rPr>
              <w:del w:id="266" w:author="Filip Rak" w:date="2026-01-20T18:57:00Z" w16du:dateUtc="2026-01-20T17:57:00Z"/>
              <w:rFonts w:asciiTheme="minorHAnsi" w:eastAsiaTheme="minorEastAsia" w:hAnsiTheme="minorHAnsi"/>
              <w:noProof/>
              <w:kern w:val="2"/>
              <w:szCs w:val="24"/>
              <w:lang w:val="en-GB" w:eastAsia="en-GB"/>
              <w14:ligatures w14:val="standardContextual"/>
            </w:rPr>
          </w:pPr>
          <w:del w:id="267" w:author="Filip Rak" w:date="2026-01-20T18:57:00Z" w16du:dateUtc="2026-01-20T17:57:00Z">
            <w:r w:rsidRPr="002724CC" w:rsidDel="002724CC">
              <w:rPr>
                <w:noProof/>
                <w:rPrChange w:id="268" w:author="Filip Rak" w:date="2026-01-20T18:57:00Z" w16du:dateUtc="2026-01-20T17:57:00Z">
                  <w:rPr>
                    <w:rStyle w:val="Hyperlink"/>
                    <w:noProof/>
                  </w:rPr>
                </w:rPrChange>
              </w:rPr>
              <w:delText>6.1.2.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69" w:author="Filip Rak" w:date="2026-01-20T18:57:00Z" w16du:dateUtc="2026-01-20T17:57:00Z">
                  <w:rPr>
                    <w:rStyle w:val="Hyperlink"/>
                    <w:noProof/>
                  </w:rPr>
                </w:rPrChange>
              </w:rPr>
              <w:delText>Analiza czasu iteracji</w:delText>
            </w:r>
            <w:r w:rsidDel="002724CC">
              <w:rPr>
                <w:noProof/>
                <w:webHidden/>
              </w:rPr>
              <w:tab/>
              <w:delText>27</w:delText>
            </w:r>
          </w:del>
        </w:p>
        <w:p w14:paraId="590133CC" w14:textId="329711E4" w:rsidR="008E7101" w:rsidDel="002724CC" w:rsidRDefault="008E7101">
          <w:pPr>
            <w:pStyle w:val="TOC3"/>
            <w:rPr>
              <w:del w:id="270" w:author="Filip Rak" w:date="2026-01-20T18:57:00Z" w16du:dateUtc="2026-01-20T17:57:00Z"/>
              <w:rFonts w:asciiTheme="minorHAnsi" w:eastAsiaTheme="minorEastAsia" w:hAnsiTheme="minorHAnsi"/>
              <w:noProof/>
              <w:kern w:val="2"/>
              <w:szCs w:val="24"/>
              <w:lang w:val="en-GB" w:eastAsia="en-GB"/>
              <w14:ligatures w14:val="standardContextual"/>
            </w:rPr>
          </w:pPr>
          <w:del w:id="271" w:author="Filip Rak" w:date="2026-01-20T18:57:00Z" w16du:dateUtc="2026-01-20T17:57:00Z">
            <w:r w:rsidRPr="002724CC" w:rsidDel="002724CC">
              <w:rPr>
                <w:noProof/>
                <w:rPrChange w:id="272" w:author="Filip Rak" w:date="2026-01-20T18:57:00Z" w16du:dateUtc="2026-01-20T17:57:00Z">
                  <w:rPr>
                    <w:rStyle w:val="Hyperlink"/>
                    <w:noProof/>
                  </w:rPr>
                </w:rPrChange>
              </w:rPr>
              <w:lastRenderedPageBreak/>
              <w:delText>6.1.3.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73" w:author="Filip Rak" w:date="2026-01-20T18:57:00Z" w16du:dateUtc="2026-01-20T17:57:00Z">
                  <w:rPr>
                    <w:rStyle w:val="Hyperlink"/>
                    <w:noProof/>
                  </w:rPr>
                </w:rPrChange>
              </w:rPr>
              <w:delText>Analiza przepustowości</w:delText>
            </w:r>
            <w:r w:rsidDel="002724CC">
              <w:rPr>
                <w:noProof/>
                <w:webHidden/>
              </w:rPr>
              <w:tab/>
              <w:delText>28</w:delText>
            </w:r>
          </w:del>
        </w:p>
        <w:p w14:paraId="1E2CECE2" w14:textId="63AB8D7A" w:rsidR="008E7101" w:rsidDel="002724CC" w:rsidRDefault="008E7101">
          <w:pPr>
            <w:pStyle w:val="TOC3"/>
            <w:rPr>
              <w:del w:id="274" w:author="Filip Rak" w:date="2026-01-20T18:57:00Z" w16du:dateUtc="2026-01-20T17:57:00Z"/>
              <w:rFonts w:asciiTheme="minorHAnsi" w:eastAsiaTheme="minorEastAsia" w:hAnsiTheme="minorHAnsi"/>
              <w:noProof/>
              <w:kern w:val="2"/>
              <w:szCs w:val="24"/>
              <w:lang w:val="en-GB" w:eastAsia="en-GB"/>
              <w14:ligatures w14:val="standardContextual"/>
            </w:rPr>
          </w:pPr>
          <w:del w:id="275" w:author="Filip Rak" w:date="2026-01-20T18:57:00Z" w16du:dateUtc="2026-01-20T17:57:00Z">
            <w:r w:rsidRPr="002724CC" w:rsidDel="002724CC">
              <w:rPr>
                <w:noProof/>
                <w:rPrChange w:id="276" w:author="Filip Rak" w:date="2026-01-20T18:57:00Z" w16du:dateUtc="2026-01-20T17:57:00Z">
                  <w:rPr>
                    <w:rStyle w:val="Hyperlink"/>
                    <w:noProof/>
                  </w:rPr>
                </w:rPrChange>
              </w:rPr>
              <w:delText>6.1.4.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77" w:author="Filip Rak" w:date="2026-01-20T18:57:00Z" w16du:dateUtc="2026-01-20T17:57:00Z">
                  <w:rPr>
                    <w:rStyle w:val="Hyperlink"/>
                    <w:noProof/>
                  </w:rPr>
                </w:rPrChange>
              </w:rPr>
              <w:delText>Analiza wpływu trybu graficznego na wydajność</w:delText>
            </w:r>
            <w:r w:rsidDel="002724CC">
              <w:rPr>
                <w:noProof/>
                <w:webHidden/>
              </w:rPr>
              <w:tab/>
              <w:delText>29</w:delText>
            </w:r>
          </w:del>
        </w:p>
        <w:p w14:paraId="3C88506D" w14:textId="12761F93" w:rsidR="008E7101" w:rsidDel="002724CC" w:rsidRDefault="008E7101">
          <w:pPr>
            <w:pStyle w:val="TOC2"/>
            <w:rPr>
              <w:del w:id="278" w:author="Filip Rak" w:date="2026-01-20T18:57:00Z" w16du:dateUtc="2026-01-20T17:57:00Z"/>
              <w:rFonts w:asciiTheme="minorHAnsi" w:eastAsiaTheme="minorEastAsia" w:hAnsiTheme="minorHAnsi"/>
              <w:noProof/>
              <w:kern w:val="2"/>
              <w:szCs w:val="24"/>
              <w:lang w:val="en-GB" w:eastAsia="en-GB"/>
              <w14:ligatures w14:val="standardContextual"/>
            </w:rPr>
          </w:pPr>
          <w:del w:id="279" w:author="Filip Rak" w:date="2026-01-20T18:57:00Z" w16du:dateUtc="2026-01-20T17:57:00Z">
            <w:r w:rsidRPr="002724CC" w:rsidDel="002724CC">
              <w:rPr>
                <w:noProof/>
                <w:rPrChange w:id="280" w:author="Filip Rak" w:date="2026-01-20T18:57:00Z" w16du:dateUtc="2026-01-20T17:57:00Z">
                  <w:rPr>
                    <w:rStyle w:val="Hyperlink"/>
                    <w:noProof/>
                  </w:rPr>
                </w:rPrChange>
              </w:rPr>
              <w:delText>6.2.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81" w:author="Filip Rak" w:date="2026-01-20T18:57:00Z" w16du:dateUtc="2026-01-20T17:57:00Z">
                  <w:rPr>
                    <w:rStyle w:val="Hyperlink"/>
                    <w:noProof/>
                  </w:rPr>
                </w:rPrChange>
              </w:rPr>
              <w:delText>Test deterministyczności</w:delText>
            </w:r>
            <w:r w:rsidDel="002724CC">
              <w:rPr>
                <w:noProof/>
                <w:webHidden/>
              </w:rPr>
              <w:tab/>
              <w:delText>30</w:delText>
            </w:r>
          </w:del>
        </w:p>
        <w:p w14:paraId="54823386" w14:textId="1B34EB76" w:rsidR="008E7101" w:rsidDel="002724CC" w:rsidRDefault="008E7101">
          <w:pPr>
            <w:pStyle w:val="TOC2"/>
            <w:rPr>
              <w:del w:id="282" w:author="Filip Rak" w:date="2026-01-20T18:57:00Z" w16du:dateUtc="2026-01-20T17:57:00Z"/>
              <w:rFonts w:asciiTheme="minorHAnsi" w:eastAsiaTheme="minorEastAsia" w:hAnsiTheme="minorHAnsi"/>
              <w:noProof/>
              <w:kern w:val="2"/>
              <w:szCs w:val="24"/>
              <w:lang w:val="en-GB" w:eastAsia="en-GB"/>
              <w14:ligatures w14:val="standardContextual"/>
            </w:rPr>
          </w:pPr>
          <w:del w:id="283" w:author="Filip Rak" w:date="2026-01-20T18:57:00Z" w16du:dateUtc="2026-01-20T17:57:00Z">
            <w:r w:rsidRPr="002724CC" w:rsidDel="002724CC">
              <w:rPr>
                <w:noProof/>
                <w:rPrChange w:id="284" w:author="Filip Rak" w:date="2026-01-20T18:57:00Z" w16du:dateUtc="2026-01-20T17:57:00Z">
                  <w:rPr>
                    <w:rStyle w:val="Hyperlink"/>
                    <w:noProof/>
                  </w:rPr>
                </w:rPrChange>
              </w:rPr>
              <w:delText>6.3.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85" w:author="Filip Rak" w:date="2026-01-20T18:57:00Z" w16du:dateUtc="2026-01-20T17:57:00Z">
                  <w:rPr>
                    <w:rStyle w:val="Hyperlink"/>
                    <w:noProof/>
                  </w:rPr>
                </w:rPrChange>
              </w:rPr>
              <w:delText>Wnioski z oceny architektury</w:delText>
            </w:r>
            <w:r w:rsidDel="002724CC">
              <w:rPr>
                <w:noProof/>
                <w:webHidden/>
              </w:rPr>
              <w:tab/>
              <w:delText>30</w:delText>
            </w:r>
          </w:del>
        </w:p>
        <w:p w14:paraId="21FF71ED" w14:textId="12FC0DE4" w:rsidR="008E7101" w:rsidDel="002724CC" w:rsidRDefault="008E7101">
          <w:pPr>
            <w:pStyle w:val="TOC1"/>
            <w:rPr>
              <w:del w:id="286" w:author="Filip Rak" w:date="2026-01-20T18:57:00Z" w16du:dateUtc="2026-01-20T17:57:00Z"/>
              <w:rFonts w:asciiTheme="minorHAnsi" w:eastAsiaTheme="minorEastAsia" w:hAnsiTheme="minorHAnsi"/>
              <w:noProof/>
              <w:kern w:val="2"/>
              <w:szCs w:val="24"/>
              <w:lang w:val="en-GB" w:eastAsia="en-GB"/>
              <w14:ligatures w14:val="standardContextual"/>
            </w:rPr>
          </w:pPr>
          <w:del w:id="287" w:author="Filip Rak" w:date="2026-01-20T18:57:00Z" w16du:dateUtc="2026-01-20T17:57:00Z">
            <w:r w:rsidRPr="002724CC" w:rsidDel="002724CC">
              <w:rPr>
                <w:noProof/>
                <w:rPrChange w:id="288" w:author="Filip Rak" w:date="2026-01-20T18:57:00Z" w16du:dateUtc="2026-01-20T17:57:00Z">
                  <w:rPr>
                    <w:rStyle w:val="Hyperlink"/>
                    <w:noProof/>
                  </w:rPr>
                </w:rPrChange>
              </w:rPr>
              <w:delText>7.</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89" w:author="Filip Rak" w:date="2026-01-20T18:57:00Z" w16du:dateUtc="2026-01-20T17:57:00Z">
                  <w:rPr>
                    <w:rStyle w:val="Hyperlink"/>
                    <w:noProof/>
                  </w:rPr>
                </w:rPrChange>
              </w:rPr>
              <w:delText>Ocena modelu ekosystemu</w:delText>
            </w:r>
            <w:r w:rsidDel="002724CC">
              <w:rPr>
                <w:noProof/>
                <w:webHidden/>
              </w:rPr>
              <w:tab/>
              <w:delText>33</w:delText>
            </w:r>
          </w:del>
        </w:p>
        <w:p w14:paraId="5FC24732" w14:textId="7951E3F1" w:rsidR="008E7101" w:rsidDel="002724CC" w:rsidRDefault="008E7101">
          <w:pPr>
            <w:pStyle w:val="TOC2"/>
            <w:rPr>
              <w:del w:id="290" w:author="Filip Rak" w:date="2026-01-20T18:57:00Z" w16du:dateUtc="2026-01-20T17:57:00Z"/>
              <w:rFonts w:asciiTheme="minorHAnsi" w:eastAsiaTheme="minorEastAsia" w:hAnsiTheme="minorHAnsi"/>
              <w:noProof/>
              <w:kern w:val="2"/>
              <w:szCs w:val="24"/>
              <w:lang w:val="en-GB" w:eastAsia="en-GB"/>
              <w14:ligatures w14:val="standardContextual"/>
            </w:rPr>
          </w:pPr>
          <w:del w:id="291" w:author="Filip Rak" w:date="2026-01-20T18:57:00Z" w16du:dateUtc="2026-01-20T17:57:00Z">
            <w:r w:rsidRPr="002724CC" w:rsidDel="002724CC">
              <w:rPr>
                <w:noProof/>
                <w:rPrChange w:id="292" w:author="Filip Rak" w:date="2026-01-20T18:57:00Z" w16du:dateUtc="2026-01-20T17:57:00Z">
                  <w:rPr>
                    <w:rStyle w:val="Hyperlink"/>
                    <w:noProof/>
                  </w:rPr>
                </w:rPrChange>
              </w:rPr>
              <w:delText>7.1.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93" w:author="Filip Rak" w:date="2026-01-20T18:57:00Z" w16du:dateUtc="2026-01-20T17:57:00Z">
                  <w:rPr>
                    <w:rStyle w:val="Hyperlink"/>
                    <w:noProof/>
                  </w:rPr>
                </w:rPrChange>
              </w:rPr>
              <w:delText>Konfiguracja eksperymentów</w:delText>
            </w:r>
            <w:r w:rsidDel="002724CC">
              <w:rPr>
                <w:noProof/>
                <w:webHidden/>
              </w:rPr>
              <w:tab/>
              <w:delText>33</w:delText>
            </w:r>
          </w:del>
        </w:p>
        <w:p w14:paraId="3B32288C" w14:textId="6C00787B" w:rsidR="008E7101" w:rsidDel="002724CC" w:rsidRDefault="008E7101">
          <w:pPr>
            <w:pStyle w:val="TOC2"/>
            <w:rPr>
              <w:del w:id="294" w:author="Filip Rak" w:date="2026-01-20T18:57:00Z" w16du:dateUtc="2026-01-20T17:57:00Z"/>
              <w:rFonts w:asciiTheme="minorHAnsi" w:eastAsiaTheme="minorEastAsia" w:hAnsiTheme="minorHAnsi"/>
              <w:noProof/>
              <w:kern w:val="2"/>
              <w:szCs w:val="24"/>
              <w:lang w:val="en-GB" w:eastAsia="en-GB"/>
              <w14:ligatures w14:val="standardContextual"/>
            </w:rPr>
          </w:pPr>
          <w:del w:id="295" w:author="Filip Rak" w:date="2026-01-20T18:57:00Z" w16du:dateUtc="2026-01-20T17:57:00Z">
            <w:r w:rsidRPr="002724CC" w:rsidDel="002724CC">
              <w:rPr>
                <w:noProof/>
                <w:rPrChange w:id="296" w:author="Filip Rak" w:date="2026-01-20T18:57:00Z" w16du:dateUtc="2026-01-20T17:57:00Z">
                  <w:rPr>
                    <w:rStyle w:val="Hyperlink"/>
                    <w:noProof/>
                  </w:rPr>
                </w:rPrChange>
              </w:rPr>
              <w:delText>7.2.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297" w:author="Filip Rak" w:date="2026-01-20T18:57:00Z" w16du:dateUtc="2026-01-20T17:57:00Z">
                  <w:rPr>
                    <w:rStyle w:val="Hyperlink"/>
                    <w:noProof/>
                  </w:rPr>
                </w:rPrChange>
              </w:rPr>
              <w:delText>Pierwszy eksperyment</w:delText>
            </w:r>
            <w:r w:rsidDel="002724CC">
              <w:rPr>
                <w:noProof/>
                <w:webHidden/>
              </w:rPr>
              <w:tab/>
              <w:delText>34</w:delText>
            </w:r>
          </w:del>
        </w:p>
        <w:p w14:paraId="0E4A6578" w14:textId="271F666D" w:rsidR="008E7101" w:rsidDel="002724CC" w:rsidRDefault="008E7101">
          <w:pPr>
            <w:pStyle w:val="TOC3"/>
            <w:rPr>
              <w:del w:id="298" w:author="Filip Rak" w:date="2026-01-20T18:57:00Z" w16du:dateUtc="2026-01-20T17:57:00Z"/>
              <w:rFonts w:asciiTheme="minorHAnsi" w:eastAsiaTheme="minorEastAsia" w:hAnsiTheme="minorHAnsi"/>
              <w:noProof/>
              <w:kern w:val="2"/>
              <w:szCs w:val="24"/>
              <w:lang w:val="en-GB" w:eastAsia="en-GB"/>
              <w14:ligatures w14:val="standardContextual"/>
            </w:rPr>
          </w:pPr>
          <w:del w:id="299" w:author="Filip Rak" w:date="2026-01-20T18:57:00Z" w16du:dateUtc="2026-01-20T17:57:00Z">
            <w:r w:rsidRPr="002724CC" w:rsidDel="002724CC">
              <w:rPr>
                <w:noProof/>
                <w:rPrChange w:id="300" w:author="Filip Rak" w:date="2026-01-20T18:57:00Z" w16du:dateUtc="2026-01-20T17:57:00Z">
                  <w:rPr>
                    <w:rStyle w:val="Hyperlink"/>
                    <w:noProof/>
                  </w:rPr>
                </w:rPrChange>
              </w:rPr>
              <w:delText>7.2.1.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01" w:author="Filip Rak" w:date="2026-01-20T18:57:00Z" w16du:dateUtc="2026-01-20T17:57:00Z">
                  <w:rPr>
                    <w:rStyle w:val="Hyperlink"/>
                    <w:noProof/>
                  </w:rPr>
                </w:rPrChange>
              </w:rPr>
              <w:delText>Szybki wzrost populacji i dojrzewanie energetyczne</w:delText>
            </w:r>
            <w:r w:rsidDel="002724CC">
              <w:rPr>
                <w:noProof/>
                <w:webHidden/>
              </w:rPr>
              <w:tab/>
              <w:delText>35</w:delText>
            </w:r>
          </w:del>
        </w:p>
        <w:p w14:paraId="57236191" w14:textId="5A3560FE" w:rsidR="008E7101" w:rsidDel="002724CC" w:rsidRDefault="008E7101">
          <w:pPr>
            <w:pStyle w:val="TOC3"/>
            <w:rPr>
              <w:del w:id="302" w:author="Filip Rak" w:date="2026-01-20T18:57:00Z" w16du:dateUtc="2026-01-20T17:57:00Z"/>
              <w:rFonts w:asciiTheme="minorHAnsi" w:eastAsiaTheme="minorEastAsia" w:hAnsiTheme="minorHAnsi"/>
              <w:noProof/>
              <w:kern w:val="2"/>
              <w:szCs w:val="24"/>
              <w:lang w:val="en-GB" w:eastAsia="en-GB"/>
              <w14:ligatures w14:val="standardContextual"/>
            </w:rPr>
          </w:pPr>
          <w:del w:id="303" w:author="Filip Rak" w:date="2026-01-20T18:57:00Z" w16du:dateUtc="2026-01-20T17:57:00Z">
            <w:r w:rsidRPr="002724CC" w:rsidDel="002724CC">
              <w:rPr>
                <w:noProof/>
                <w:rPrChange w:id="304" w:author="Filip Rak" w:date="2026-01-20T18:57:00Z" w16du:dateUtc="2026-01-20T17:57:00Z">
                  <w:rPr>
                    <w:rStyle w:val="Hyperlink"/>
                    <w:noProof/>
                  </w:rPr>
                </w:rPrChange>
              </w:rPr>
              <w:delText>7.2.2.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05" w:author="Filip Rak" w:date="2026-01-20T18:57:00Z" w16du:dateUtc="2026-01-20T17:57:00Z">
                  <w:rPr>
                    <w:rStyle w:val="Hyperlink"/>
                    <w:noProof/>
                  </w:rPr>
                </w:rPrChange>
              </w:rPr>
              <w:delText>Nieudane ekspedycje i przełomy kolonizacyjne</w:delText>
            </w:r>
            <w:r w:rsidDel="002724CC">
              <w:rPr>
                <w:noProof/>
                <w:webHidden/>
              </w:rPr>
              <w:tab/>
              <w:delText>36</w:delText>
            </w:r>
          </w:del>
        </w:p>
        <w:p w14:paraId="0362E1A1" w14:textId="151578F0" w:rsidR="008E7101" w:rsidDel="002724CC" w:rsidRDefault="008E7101">
          <w:pPr>
            <w:pStyle w:val="TOC3"/>
            <w:rPr>
              <w:del w:id="306" w:author="Filip Rak" w:date="2026-01-20T18:57:00Z" w16du:dateUtc="2026-01-20T17:57:00Z"/>
              <w:rFonts w:asciiTheme="minorHAnsi" w:eastAsiaTheme="minorEastAsia" w:hAnsiTheme="minorHAnsi"/>
              <w:noProof/>
              <w:kern w:val="2"/>
              <w:szCs w:val="24"/>
              <w:lang w:val="en-GB" w:eastAsia="en-GB"/>
              <w14:ligatures w14:val="standardContextual"/>
            </w:rPr>
          </w:pPr>
          <w:del w:id="307" w:author="Filip Rak" w:date="2026-01-20T18:57:00Z" w16du:dateUtc="2026-01-20T17:57:00Z">
            <w:r w:rsidRPr="002724CC" w:rsidDel="002724CC">
              <w:rPr>
                <w:noProof/>
                <w:rPrChange w:id="308" w:author="Filip Rak" w:date="2026-01-20T18:57:00Z" w16du:dateUtc="2026-01-20T17:57:00Z">
                  <w:rPr>
                    <w:rStyle w:val="Hyperlink"/>
                    <w:noProof/>
                  </w:rPr>
                </w:rPrChange>
              </w:rPr>
              <w:delText>7.2.3.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09" w:author="Filip Rak" w:date="2026-01-20T18:57:00Z" w16du:dateUtc="2026-01-20T17:57:00Z">
                  <w:rPr>
                    <w:rStyle w:val="Hyperlink"/>
                    <w:noProof/>
                  </w:rPr>
                </w:rPrChange>
              </w:rPr>
              <w:delText>Kolonizacja północy i wtórna ekspansja na region zachodni</w:delText>
            </w:r>
            <w:r w:rsidDel="002724CC">
              <w:rPr>
                <w:noProof/>
                <w:webHidden/>
              </w:rPr>
              <w:tab/>
              <w:delText>37</w:delText>
            </w:r>
          </w:del>
        </w:p>
        <w:p w14:paraId="03768AD3" w14:textId="2B2B7EF4" w:rsidR="008E7101" w:rsidDel="002724CC" w:rsidRDefault="008E7101">
          <w:pPr>
            <w:pStyle w:val="TOC3"/>
            <w:rPr>
              <w:del w:id="310" w:author="Filip Rak" w:date="2026-01-20T18:57:00Z" w16du:dateUtc="2026-01-20T17:57:00Z"/>
              <w:rFonts w:asciiTheme="minorHAnsi" w:eastAsiaTheme="minorEastAsia" w:hAnsiTheme="minorHAnsi"/>
              <w:noProof/>
              <w:kern w:val="2"/>
              <w:szCs w:val="24"/>
              <w:lang w:val="en-GB" w:eastAsia="en-GB"/>
              <w14:ligatures w14:val="standardContextual"/>
            </w:rPr>
          </w:pPr>
          <w:del w:id="311" w:author="Filip Rak" w:date="2026-01-20T18:57:00Z" w16du:dateUtc="2026-01-20T17:57:00Z">
            <w:r w:rsidRPr="002724CC" w:rsidDel="002724CC">
              <w:rPr>
                <w:noProof/>
                <w:rPrChange w:id="312" w:author="Filip Rak" w:date="2026-01-20T18:57:00Z" w16du:dateUtc="2026-01-20T17:57:00Z">
                  <w:rPr>
                    <w:rStyle w:val="Hyperlink"/>
                    <w:noProof/>
                  </w:rPr>
                </w:rPrChange>
              </w:rPr>
              <w:delText>7.2.4.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13" w:author="Filip Rak" w:date="2026-01-20T18:57:00Z" w16du:dateUtc="2026-01-20T17:57:00Z">
                  <w:rPr>
                    <w:rStyle w:val="Hyperlink"/>
                    <w:noProof/>
                  </w:rPr>
                </w:rPrChange>
              </w:rPr>
              <w:delText>Stabilizacja długoterminowa</w:delText>
            </w:r>
            <w:r w:rsidDel="002724CC">
              <w:rPr>
                <w:noProof/>
                <w:webHidden/>
              </w:rPr>
              <w:tab/>
              <w:delText>38</w:delText>
            </w:r>
          </w:del>
        </w:p>
        <w:p w14:paraId="75B87001" w14:textId="59AD06FD" w:rsidR="008E7101" w:rsidDel="002724CC" w:rsidRDefault="008E7101">
          <w:pPr>
            <w:pStyle w:val="TOC3"/>
            <w:rPr>
              <w:del w:id="314" w:author="Filip Rak" w:date="2026-01-20T18:57:00Z" w16du:dateUtc="2026-01-20T17:57:00Z"/>
              <w:rFonts w:asciiTheme="minorHAnsi" w:eastAsiaTheme="minorEastAsia" w:hAnsiTheme="minorHAnsi"/>
              <w:noProof/>
              <w:kern w:val="2"/>
              <w:szCs w:val="24"/>
              <w:lang w:val="en-GB" w:eastAsia="en-GB"/>
              <w14:ligatures w14:val="standardContextual"/>
            </w:rPr>
          </w:pPr>
          <w:del w:id="315" w:author="Filip Rak" w:date="2026-01-20T18:57:00Z" w16du:dateUtc="2026-01-20T17:57:00Z">
            <w:r w:rsidRPr="002724CC" w:rsidDel="002724CC">
              <w:rPr>
                <w:noProof/>
                <w:rPrChange w:id="316" w:author="Filip Rak" w:date="2026-01-20T18:57:00Z" w16du:dateUtc="2026-01-20T17:57:00Z">
                  <w:rPr>
                    <w:rStyle w:val="Hyperlink"/>
                    <w:noProof/>
                  </w:rPr>
                </w:rPrChange>
              </w:rPr>
              <w:delText>7.2.5.</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17" w:author="Filip Rak" w:date="2026-01-20T18:57:00Z" w16du:dateUtc="2026-01-20T17:57:00Z">
                  <w:rPr>
                    <w:rStyle w:val="Hyperlink"/>
                    <w:noProof/>
                  </w:rPr>
                </w:rPrChange>
              </w:rPr>
              <w:delText>Podsumowanie</w:delText>
            </w:r>
            <w:r w:rsidDel="002724CC">
              <w:rPr>
                <w:noProof/>
                <w:webHidden/>
              </w:rPr>
              <w:tab/>
              <w:delText>40</w:delText>
            </w:r>
          </w:del>
        </w:p>
        <w:p w14:paraId="3FADCEC6" w14:textId="672AA171" w:rsidR="008E7101" w:rsidDel="002724CC" w:rsidRDefault="008E7101">
          <w:pPr>
            <w:pStyle w:val="TOC2"/>
            <w:rPr>
              <w:del w:id="318" w:author="Filip Rak" w:date="2026-01-20T18:57:00Z" w16du:dateUtc="2026-01-20T17:57:00Z"/>
              <w:rFonts w:asciiTheme="minorHAnsi" w:eastAsiaTheme="minorEastAsia" w:hAnsiTheme="minorHAnsi"/>
              <w:noProof/>
              <w:kern w:val="2"/>
              <w:szCs w:val="24"/>
              <w:lang w:val="en-GB" w:eastAsia="en-GB"/>
              <w14:ligatures w14:val="standardContextual"/>
            </w:rPr>
          </w:pPr>
          <w:del w:id="319" w:author="Filip Rak" w:date="2026-01-20T18:57:00Z" w16du:dateUtc="2026-01-20T17:57:00Z">
            <w:r w:rsidRPr="002724CC" w:rsidDel="002724CC">
              <w:rPr>
                <w:noProof/>
                <w:rPrChange w:id="320" w:author="Filip Rak" w:date="2026-01-20T18:57:00Z" w16du:dateUtc="2026-01-20T17:57:00Z">
                  <w:rPr>
                    <w:rStyle w:val="Hyperlink"/>
                    <w:noProof/>
                  </w:rPr>
                </w:rPrChange>
              </w:rPr>
              <w:delText>7.3.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21" w:author="Filip Rak" w:date="2026-01-20T18:57:00Z" w16du:dateUtc="2026-01-20T17:57:00Z">
                  <w:rPr>
                    <w:rStyle w:val="Hyperlink"/>
                    <w:noProof/>
                  </w:rPr>
                </w:rPrChange>
              </w:rPr>
              <w:delText>Drugi, walidacyjny eksperyment</w:delText>
            </w:r>
            <w:r w:rsidDel="002724CC">
              <w:rPr>
                <w:noProof/>
                <w:webHidden/>
              </w:rPr>
              <w:tab/>
              <w:delText>40</w:delText>
            </w:r>
          </w:del>
        </w:p>
        <w:p w14:paraId="09E257E0" w14:textId="26AA96A3" w:rsidR="008E7101" w:rsidDel="002724CC" w:rsidRDefault="008E7101">
          <w:pPr>
            <w:pStyle w:val="TOC3"/>
            <w:rPr>
              <w:del w:id="322" w:author="Filip Rak" w:date="2026-01-20T18:57:00Z" w16du:dateUtc="2026-01-20T17:57:00Z"/>
              <w:rFonts w:asciiTheme="minorHAnsi" w:eastAsiaTheme="minorEastAsia" w:hAnsiTheme="minorHAnsi"/>
              <w:noProof/>
              <w:kern w:val="2"/>
              <w:szCs w:val="24"/>
              <w:lang w:val="en-GB" w:eastAsia="en-GB"/>
              <w14:ligatures w14:val="standardContextual"/>
            </w:rPr>
          </w:pPr>
          <w:del w:id="323" w:author="Filip Rak" w:date="2026-01-20T18:57:00Z" w16du:dateUtc="2026-01-20T17:57:00Z">
            <w:r w:rsidRPr="002724CC" w:rsidDel="002724CC">
              <w:rPr>
                <w:noProof/>
                <w:rPrChange w:id="324" w:author="Filip Rak" w:date="2026-01-20T18:57:00Z" w16du:dateUtc="2026-01-20T17:57:00Z">
                  <w:rPr>
                    <w:rStyle w:val="Hyperlink"/>
                    <w:noProof/>
                  </w:rPr>
                </w:rPrChange>
              </w:rPr>
              <w:delText>7.3.1.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25" w:author="Filip Rak" w:date="2026-01-20T18:57:00Z" w16du:dateUtc="2026-01-20T17:57:00Z">
                  <w:rPr>
                    <w:rStyle w:val="Hyperlink"/>
                    <w:noProof/>
                  </w:rPr>
                </w:rPrChange>
              </w:rPr>
              <w:delText>Wzrost populacji i szybka stabilizacja układu</w:delText>
            </w:r>
            <w:r w:rsidDel="002724CC">
              <w:rPr>
                <w:noProof/>
                <w:webHidden/>
              </w:rPr>
              <w:tab/>
              <w:delText>41</w:delText>
            </w:r>
          </w:del>
        </w:p>
        <w:p w14:paraId="4B51ECF6" w14:textId="7D180262" w:rsidR="008E7101" w:rsidDel="002724CC" w:rsidRDefault="008E7101">
          <w:pPr>
            <w:pStyle w:val="TOC3"/>
            <w:rPr>
              <w:del w:id="326" w:author="Filip Rak" w:date="2026-01-20T18:57:00Z" w16du:dateUtc="2026-01-20T17:57:00Z"/>
              <w:rFonts w:asciiTheme="minorHAnsi" w:eastAsiaTheme="minorEastAsia" w:hAnsiTheme="minorHAnsi"/>
              <w:noProof/>
              <w:kern w:val="2"/>
              <w:szCs w:val="24"/>
              <w:lang w:val="en-GB" w:eastAsia="en-GB"/>
              <w14:ligatures w14:val="standardContextual"/>
            </w:rPr>
          </w:pPr>
          <w:del w:id="327" w:author="Filip Rak" w:date="2026-01-20T18:57:00Z" w16du:dateUtc="2026-01-20T17:57:00Z">
            <w:r w:rsidRPr="002724CC" w:rsidDel="002724CC">
              <w:rPr>
                <w:noProof/>
                <w:rPrChange w:id="328" w:author="Filip Rak" w:date="2026-01-20T18:57:00Z" w16du:dateUtc="2026-01-20T17:57:00Z">
                  <w:rPr>
                    <w:rStyle w:val="Hyperlink"/>
                    <w:noProof/>
                  </w:rPr>
                </w:rPrChange>
              </w:rPr>
              <w:delText>7.3.2.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29" w:author="Filip Rak" w:date="2026-01-20T18:57:00Z" w16du:dateUtc="2026-01-20T17:57:00Z">
                  <w:rPr>
                    <w:rStyle w:val="Hyperlink"/>
                    <w:noProof/>
                  </w:rPr>
                </w:rPrChange>
              </w:rPr>
              <w:delText>Rozmieszczenie przestrzenne populacji i rola gradientu środowiskowego</w:delText>
            </w:r>
            <w:r w:rsidDel="002724CC">
              <w:rPr>
                <w:noProof/>
                <w:webHidden/>
              </w:rPr>
              <w:tab/>
              <w:delText>42</w:delText>
            </w:r>
          </w:del>
        </w:p>
        <w:p w14:paraId="20FC893D" w14:textId="70E2AAD0" w:rsidR="008E7101" w:rsidDel="002724CC" w:rsidRDefault="008E7101">
          <w:pPr>
            <w:pStyle w:val="TOC3"/>
            <w:rPr>
              <w:del w:id="330" w:author="Filip Rak" w:date="2026-01-20T18:57:00Z" w16du:dateUtc="2026-01-20T17:57:00Z"/>
              <w:rFonts w:asciiTheme="minorHAnsi" w:eastAsiaTheme="minorEastAsia" w:hAnsiTheme="minorHAnsi"/>
              <w:noProof/>
              <w:kern w:val="2"/>
              <w:szCs w:val="24"/>
              <w:lang w:val="en-GB" w:eastAsia="en-GB"/>
              <w14:ligatures w14:val="standardContextual"/>
            </w:rPr>
          </w:pPr>
          <w:del w:id="331" w:author="Filip Rak" w:date="2026-01-20T18:57:00Z" w16du:dateUtc="2026-01-20T17:57:00Z">
            <w:r w:rsidRPr="002724CC" w:rsidDel="002724CC">
              <w:rPr>
                <w:noProof/>
                <w:rPrChange w:id="332" w:author="Filip Rak" w:date="2026-01-20T18:57:00Z" w16du:dateUtc="2026-01-20T17:57:00Z">
                  <w:rPr>
                    <w:rStyle w:val="Hyperlink"/>
                    <w:noProof/>
                  </w:rPr>
                </w:rPrChange>
              </w:rPr>
              <w:delText>7.3.3.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33" w:author="Filip Rak" w:date="2026-01-20T18:57:00Z" w16du:dateUtc="2026-01-20T17:57:00Z">
                  <w:rPr>
                    <w:rStyle w:val="Hyperlink"/>
                    <w:noProof/>
                  </w:rPr>
                </w:rPrChange>
              </w:rPr>
              <w:delText>Zróżnicowanie energii i mieszanie populacji</w:delText>
            </w:r>
            <w:r w:rsidDel="002724CC">
              <w:rPr>
                <w:noProof/>
                <w:webHidden/>
              </w:rPr>
              <w:tab/>
              <w:delText>43</w:delText>
            </w:r>
          </w:del>
        </w:p>
        <w:p w14:paraId="1329A3E8" w14:textId="01B59EDD" w:rsidR="008E7101" w:rsidDel="002724CC" w:rsidRDefault="008E7101">
          <w:pPr>
            <w:pStyle w:val="TOC3"/>
            <w:rPr>
              <w:del w:id="334" w:author="Filip Rak" w:date="2026-01-20T18:57:00Z" w16du:dateUtc="2026-01-20T17:57:00Z"/>
              <w:rFonts w:asciiTheme="minorHAnsi" w:eastAsiaTheme="minorEastAsia" w:hAnsiTheme="minorHAnsi"/>
              <w:noProof/>
              <w:kern w:val="2"/>
              <w:szCs w:val="24"/>
              <w:lang w:val="en-GB" w:eastAsia="en-GB"/>
              <w14:ligatures w14:val="standardContextual"/>
            </w:rPr>
          </w:pPr>
          <w:del w:id="335" w:author="Filip Rak" w:date="2026-01-20T18:57:00Z" w16du:dateUtc="2026-01-20T17:57:00Z">
            <w:r w:rsidRPr="002724CC" w:rsidDel="002724CC">
              <w:rPr>
                <w:noProof/>
                <w:rPrChange w:id="336" w:author="Filip Rak" w:date="2026-01-20T18:57:00Z" w16du:dateUtc="2026-01-20T17:57:00Z">
                  <w:rPr>
                    <w:rStyle w:val="Hyperlink"/>
                    <w:noProof/>
                  </w:rPr>
                </w:rPrChange>
              </w:rPr>
              <w:delText>7.3.4.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37" w:author="Filip Rak" w:date="2026-01-20T18:57:00Z" w16du:dateUtc="2026-01-20T17:57:00Z">
                  <w:rPr>
                    <w:rStyle w:val="Hyperlink"/>
                    <w:noProof/>
                  </w:rPr>
                </w:rPrChange>
              </w:rPr>
              <w:delText>Adaptacja abiotyczna w środowisku bez barier</w:delText>
            </w:r>
            <w:r w:rsidDel="002724CC">
              <w:rPr>
                <w:noProof/>
                <w:webHidden/>
              </w:rPr>
              <w:tab/>
              <w:delText>45</w:delText>
            </w:r>
          </w:del>
        </w:p>
        <w:p w14:paraId="3F81BE58" w14:textId="646A4606" w:rsidR="008E7101" w:rsidDel="002724CC" w:rsidRDefault="008E7101">
          <w:pPr>
            <w:pStyle w:val="TOC3"/>
            <w:rPr>
              <w:del w:id="338" w:author="Filip Rak" w:date="2026-01-20T18:57:00Z" w16du:dateUtc="2026-01-20T17:57:00Z"/>
              <w:rFonts w:asciiTheme="minorHAnsi" w:eastAsiaTheme="minorEastAsia" w:hAnsiTheme="minorHAnsi"/>
              <w:noProof/>
              <w:kern w:val="2"/>
              <w:szCs w:val="24"/>
              <w:lang w:val="en-GB" w:eastAsia="en-GB"/>
              <w14:ligatures w14:val="standardContextual"/>
            </w:rPr>
          </w:pPr>
          <w:del w:id="339" w:author="Filip Rak" w:date="2026-01-20T18:57:00Z" w16du:dateUtc="2026-01-20T17:57:00Z">
            <w:r w:rsidRPr="002724CC" w:rsidDel="002724CC">
              <w:rPr>
                <w:noProof/>
                <w:rPrChange w:id="340" w:author="Filip Rak" w:date="2026-01-20T18:57:00Z" w16du:dateUtc="2026-01-20T17:57:00Z">
                  <w:rPr>
                    <w:rStyle w:val="Hyperlink"/>
                    <w:noProof/>
                  </w:rPr>
                </w:rPrChange>
              </w:rPr>
              <w:delText>7.3.5.</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41" w:author="Filip Rak" w:date="2026-01-20T18:57:00Z" w16du:dateUtc="2026-01-20T17:57:00Z">
                  <w:rPr>
                    <w:rStyle w:val="Hyperlink"/>
                    <w:noProof/>
                  </w:rPr>
                </w:rPrChange>
              </w:rPr>
              <w:delText>Wniosek walidacyjny</w:delText>
            </w:r>
            <w:r w:rsidDel="002724CC">
              <w:rPr>
                <w:noProof/>
                <w:webHidden/>
              </w:rPr>
              <w:tab/>
              <w:delText>45</w:delText>
            </w:r>
          </w:del>
        </w:p>
        <w:p w14:paraId="6F6FFF3F" w14:textId="20210554" w:rsidR="008E7101" w:rsidDel="002724CC" w:rsidRDefault="008E7101">
          <w:pPr>
            <w:pStyle w:val="TOC2"/>
            <w:rPr>
              <w:del w:id="342" w:author="Filip Rak" w:date="2026-01-20T18:57:00Z" w16du:dateUtc="2026-01-20T17:57:00Z"/>
              <w:rFonts w:asciiTheme="minorHAnsi" w:eastAsiaTheme="minorEastAsia" w:hAnsiTheme="minorHAnsi"/>
              <w:noProof/>
              <w:kern w:val="2"/>
              <w:szCs w:val="24"/>
              <w:lang w:val="en-GB" w:eastAsia="en-GB"/>
              <w14:ligatures w14:val="standardContextual"/>
            </w:rPr>
          </w:pPr>
          <w:del w:id="343" w:author="Filip Rak" w:date="2026-01-20T18:57:00Z" w16du:dateUtc="2026-01-20T17:57:00Z">
            <w:r w:rsidRPr="002724CC" w:rsidDel="002724CC">
              <w:rPr>
                <w:noProof/>
                <w:rPrChange w:id="344" w:author="Filip Rak" w:date="2026-01-20T18:57:00Z" w16du:dateUtc="2026-01-20T17:57:00Z">
                  <w:rPr>
                    <w:rStyle w:val="Hyperlink"/>
                    <w:noProof/>
                  </w:rPr>
                </w:rPrChange>
              </w:rPr>
              <w:delText>7.4.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45" w:author="Filip Rak" w:date="2026-01-20T18:57:00Z" w16du:dateUtc="2026-01-20T17:57:00Z">
                  <w:rPr>
                    <w:rStyle w:val="Hyperlink"/>
                    <w:noProof/>
                  </w:rPr>
                </w:rPrChange>
              </w:rPr>
              <w:delText>Wnioski z oceny modelu ekosystemu</w:delText>
            </w:r>
            <w:r w:rsidDel="002724CC">
              <w:rPr>
                <w:noProof/>
                <w:webHidden/>
              </w:rPr>
              <w:tab/>
              <w:delText>46</w:delText>
            </w:r>
          </w:del>
        </w:p>
        <w:p w14:paraId="36A00674" w14:textId="18E5E6B0" w:rsidR="008E7101" w:rsidDel="002724CC" w:rsidRDefault="008E7101">
          <w:pPr>
            <w:pStyle w:val="TOC1"/>
            <w:rPr>
              <w:del w:id="346" w:author="Filip Rak" w:date="2026-01-20T18:57:00Z" w16du:dateUtc="2026-01-20T17:57:00Z"/>
              <w:rFonts w:asciiTheme="minorHAnsi" w:eastAsiaTheme="minorEastAsia" w:hAnsiTheme="minorHAnsi"/>
              <w:noProof/>
              <w:kern w:val="2"/>
              <w:szCs w:val="24"/>
              <w:lang w:val="en-GB" w:eastAsia="en-GB"/>
              <w14:ligatures w14:val="standardContextual"/>
            </w:rPr>
          </w:pPr>
          <w:del w:id="347" w:author="Filip Rak" w:date="2026-01-20T18:57:00Z" w16du:dateUtc="2026-01-20T17:57:00Z">
            <w:r w:rsidRPr="002724CC" w:rsidDel="002724CC">
              <w:rPr>
                <w:noProof/>
                <w:rPrChange w:id="348" w:author="Filip Rak" w:date="2026-01-20T18:57:00Z" w16du:dateUtc="2026-01-20T17:57:00Z">
                  <w:rPr>
                    <w:rStyle w:val="Hyperlink"/>
                    <w:noProof/>
                  </w:rPr>
                </w:rPrChange>
              </w:rPr>
              <w:delText>8.</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rPrChange w:id="349" w:author="Filip Rak" w:date="2026-01-20T18:57:00Z" w16du:dateUtc="2026-01-20T17:57:00Z">
                  <w:rPr>
                    <w:rStyle w:val="Hyperlink"/>
                    <w:noProof/>
                  </w:rPr>
                </w:rPrChange>
              </w:rPr>
              <w:delText>Podsumowanie</w:delText>
            </w:r>
            <w:r w:rsidDel="002724CC">
              <w:rPr>
                <w:noProof/>
                <w:webHidden/>
              </w:rPr>
              <w:tab/>
              <w:delText>47</w:delText>
            </w:r>
          </w:del>
        </w:p>
        <w:p w14:paraId="34245FA4" w14:textId="6B85BF9B" w:rsidR="008E7101" w:rsidDel="002724CC" w:rsidRDefault="008E7101">
          <w:pPr>
            <w:pStyle w:val="TOC2"/>
            <w:rPr>
              <w:del w:id="350" w:author="Filip Rak" w:date="2026-01-20T18:57:00Z" w16du:dateUtc="2026-01-20T17:57:00Z"/>
              <w:rFonts w:asciiTheme="minorHAnsi" w:eastAsiaTheme="minorEastAsia" w:hAnsiTheme="minorHAnsi"/>
              <w:noProof/>
              <w:kern w:val="2"/>
              <w:szCs w:val="24"/>
              <w:lang w:val="en-GB" w:eastAsia="en-GB"/>
              <w14:ligatures w14:val="standardContextual"/>
            </w:rPr>
          </w:pPr>
          <w:del w:id="351" w:author="Filip Rak" w:date="2026-01-20T18:57:00Z" w16du:dateUtc="2026-01-20T17:57:00Z">
            <w:r w:rsidRPr="002724CC" w:rsidDel="002724CC">
              <w:rPr>
                <w:noProof/>
                <w:lang w:eastAsia="en-GB"/>
                <w:rPrChange w:id="352" w:author="Filip Rak" w:date="2026-01-20T18:57:00Z" w16du:dateUtc="2026-01-20T17:57:00Z">
                  <w:rPr>
                    <w:rStyle w:val="Hyperlink"/>
                    <w:noProof/>
                    <w:lang w:eastAsia="en-GB"/>
                  </w:rPr>
                </w:rPrChange>
              </w:rPr>
              <w:delText>8.1.</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lang w:eastAsia="en-GB"/>
                <w:rPrChange w:id="353" w:author="Filip Rak" w:date="2026-01-20T18:57:00Z" w16du:dateUtc="2026-01-20T17:57:00Z">
                  <w:rPr>
                    <w:rStyle w:val="Hyperlink"/>
                    <w:noProof/>
                    <w:lang w:eastAsia="en-GB"/>
                  </w:rPr>
                </w:rPrChange>
              </w:rPr>
              <w:delText>Osiągnięcia inżynierskie</w:delText>
            </w:r>
            <w:r w:rsidDel="002724CC">
              <w:rPr>
                <w:noProof/>
                <w:webHidden/>
              </w:rPr>
              <w:tab/>
              <w:delText>47</w:delText>
            </w:r>
          </w:del>
        </w:p>
        <w:p w14:paraId="7275E5B3" w14:textId="473E659A" w:rsidR="008E7101" w:rsidDel="002724CC" w:rsidRDefault="008E7101">
          <w:pPr>
            <w:pStyle w:val="TOC2"/>
            <w:rPr>
              <w:del w:id="354" w:author="Filip Rak" w:date="2026-01-20T18:57:00Z" w16du:dateUtc="2026-01-20T17:57:00Z"/>
              <w:rFonts w:asciiTheme="minorHAnsi" w:eastAsiaTheme="minorEastAsia" w:hAnsiTheme="minorHAnsi"/>
              <w:noProof/>
              <w:kern w:val="2"/>
              <w:szCs w:val="24"/>
              <w:lang w:val="en-GB" w:eastAsia="en-GB"/>
              <w14:ligatures w14:val="standardContextual"/>
            </w:rPr>
          </w:pPr>
          <w:del w:id="355" w:author="Filip Rak" w:date="2026-01-20T18:57:00Z" w16du:dateUtc="2026-01-20T17:57:00Z">
            <w:r w:rsidRPr="002724CC" w:rsidDel="002724CC">
              <w:rPr>
                <w:noProof/>
                <w:lang w:eastAsia="en-GB"/>
                <w:rPrChange w:id="356" w:author="Filip Rak" w:date="2026-01-20T18:57:00Z" w16du:dateUtc="2026-01-20T17:57:00Z">
                  <w:rPr>
                    <w:rStyle w:val="Hyperlink"/>
                    <w:noProof/>
                    <w:lang w:eastAsia="en-GB"/>
                  </w:rPr>
                </w:rPrChange>
              </w:rPr>
              <w:delText>8.2.</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lang w:eastAsia="en-GB"/>
                <w:rPrChange w:id="357" w:author="Filip Rak" w:date="2026-01-20T18:57:00Z" w16du:dateUtc="2026-01-20T17:57:00Z">
                  <w:rPr>
                    <w:rStyle w:val="Hyperlink"/>
                    <w:noProof/>
                    <w:lang w:eastAsia="en-GB"/>
                  </w:rPr>
                </w:rPrChange>
              </w:rPr>
              <w:delText>Wnioski modelowe</w:delText>
            </w:r>
            <w:r w:rsidDel="002724CC">
              <w:rPr>
                <w:noProof/>
                <w:webHidden/>
              </w:rPr>
              <w:tab/>
              <w:delText>47</w:delText>
            </w:r>
          </w:del>
        </w:p>
        <w:p w14:paraId="2FF9FD0A" w14:textId="489D45B8" w:rsidR="008E7101" w:rsidDel="002724CC" w:rsidRDefault="008E7101">
          <w:pPr>
            <w:pStyle w:val="TOC2"/>
            <w:rPr>
              <w:del w:id="358" w:author="Filip Rak" w:date="2026-01-20T18:57:00Z" w16du:dateUtc="2026-01-20T17:57:00Z"/>
              <w:rFonts w:asciiTheme="minorHAnsi" w:eastAsiaTheme="minorEastAsia" w:hAnsiTheme="minorHAnsi"/>
              <w:noProof/>
              <w:kern w:val="2"/>
              <w:szCs w:val="24"/>
              <w:lang w:val="en-GB" w:eastAsia="en-GB"/>
              <w14:ligatures w14:val="standardContextual"/>
            </w:rPr>
          </w:pPr>
          <w:del w:id="359" w:author="Filip Rak" w:date="2026-01-20T18:57:00Z" w16du:dateUtc="2026-01-20T17:57:00Z">
            <w:r w:rsidRPr="002724CC" w:rsidDel="002724CC">
              <w:rPr>
                <w:noProof/>
                <w:lang w:eastAsia="en-GB"/>
                <w:rPrChange w:id="360" w:author="Filip Rak" w:date="2026-01-20T18:57:00Z" w16du:dateUtc="2026-01-20T17:57:00Z">
                  <w:rPr>
                    <w:rStyle w:val="Hyperlink"/>
                    <w:noProof/>
                    <w:lang w:eastAsia="en-GB"/>
                  </w:rPr>
                </w:rPrChange>
              </w:rPr>
              <w:delText>8.3.</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lang w:eastAsia="en-GB"/>
                <w:rPrChange w:id="361" w:author="Filip Rak" w:date="2026-01-20T18:57:00Z" w16du:dateUtc="2026-01-20T17:57:00Z">
                  <w:rPr>
                    <w:rStyle w:val="Hyperlink"/>
                    <w:noProof/>
                    <w:lang w:eastAsia="en-GB"/>
                  </w:rPr>
                </w:rPrChange>
              </w:rPr>
              <w:delText>Ograniczenia i kierunki dalszego rozwoju</w:delText>
            </w:r>
            <w:r w:rsidDel="002724CC">
              <w:rPr>
                <w:noProof/>
                <w:webHidden/>
              </w:rPr>
              <w:tab/>
              <w:delText>48</w:delText>
            </w:r>
          </w:del>
        </w:p>
        <w:p w14:paraId="246D2999" w14:textId="6E5CD092" w:rsidR="008E7101" w:rsidDel="002724CC" w:rsidRDefault="008E7101">
          <w:pPr>
            <w:pStyle w:val="TOC2"/>
            <w:rPr>
              <w:del w:id="362" w:author="Filip Rak" w:date="2026-01-20T18:57:00Z" w16du:dateUtc="2026-01-20T17:57:00Z"/>
              <w:rFonts w:asciiTheme="minorHAnsi" w:eastAsiaTheme="minorEastAsia" w:hAnsiTheme="minorHAnsi"/>
              <w:noProof/>
              <w:kern w:val="2"/>
              <w:szCs w:val="24"/>
              <w:lang w:val="en-GB" w:eastAsia="en-GB"/>
              <w14:ligatures w14:val="standardContextual"/>
            </w:rPr>
          </w:pPr>
          <w:del w:id="363" w:author="Filip Rak" w:date="2026-01-20T18:57:00Z" w16du:dateUtc="2026-01-20T17:57:00Z">
            <w:r w:rsidRPr="002724CC" w:rsidDel="002724CC">
              <w:rPr>
                <w:noProof/>
                <w:lang w:eastAsia="en-GB"/>
                <w:rPrChange w:id="364" w:author="Filip Rak" w:date="2026-01-20T18:57:00Z" w16du:dateUtc="2026-01-20T17:57:00Z">
                  <w:rPr>
                    <w:rStyle w:val="Hyperlink"/>
                    <w:noProof/>
                    <w:lang w:eastAsia="en-GB"/>
                  </w:rPr>
                </w:rPrChange>
              </w:rPr>
              <w:delText>8.4.</w:delText>
            </w:r>
            <w:r w:rsidDel="002724CC">
              <w:rPr>
                <w:rFonts w:asciiTheme="minorHAnsi" w:eastAsiaTheme="minorEastAsia" w:hAnsiTheme="minorHAnsi"/>
                <w:noProof/>
                <w:kern w:val="2"/>
                <w:szCs w:val="24"/>
                <w:lang w:val="en-GB" w:eastAsia="en-GB"/>
                <w14:ligatures w14:val="standardContextual"/>
              </w:rPr>
              <w:tab/>
            </w:r>
            <w:r w:rsidRPr="002724CC" w:rsidDel="002724CC">
              <w:rPr>
                <w:noProof/>
                <w:lang w:eastAsia="en-GB"/>
                <w:rPrChange w:id="365" w:author="Filip Rak" w:date="2026-01-20T18:57:00Z" w16du:dateUtc="2026-01-20T17:57:00Z">
                  <w:rPr>
                    <w:rStyle w:val="Hyperlink"/>
                    <w:noProof/>
                    <w:lang w:eastAsia="en-GB"/>
                  </w:rPr>
                </w:rPrChange>
              </w:rPr>
              <w:delText>Podsumowanie pracy</w:delText>
            </w:r>
            <w:r w:rsidDel="002724CC">
              <w:rPr>
                <w:noProof/>
                <w:webHidden/>
              </w:rPr>
              <w:tab/>
              <w:delText>48</w:delText>
            </w:r>
          </w:del>
        </w:p>
        <w:p w14:paraId="0AE19892" w14:textId="7EF880BE" w:rsidR="008E7101" w:rsidDel="002724CC" w:rsidRDefault="008E7101">
          <w:pPr>
            <w:pStyle w:val="TOC1"/>
            <w:rPr>
              <w:del w:id="366" w:author="Filip Rak" w:date="2026-01-20T18:57:00Z" w16du:dateUtc="2026-01-20T17:57:00Z"/>
              <w:rFonts w:asciiTheme="minorHAnsi" w:eastAsiaTheme="minorEastAsia" w:hAnsiTheme="minorHAnsi"/>
              <w:noProof/>
              <w:kern w:val="2"/>
              <w:szCs w:val="24"/>
              <w:lang w:val="en-GB" w:eastAsia="en-GB"/>
              <w14:ligatures w14:val="standardContextual"/>
            </w:rPr>
          </w:pPr>
          <w:del w:id="367" w:author="Filip Rak" w:date="2026-01-20T18:57:00Z" w16du:dateUtc="2026-01-20T17:57:00Z">
            <w:r w:rsidRPr="002724CC" w:rsidDel="002724CC">
              <w:rPr>
                <w:noProof/>
                <w:rPrChange w:id="368" w:author="Filip Rak" w:date="2026-01-20T18:57:00Z" w16du:dateUtc="2026-01-20T17:57:00Z">
                  <w:rPr>
                    <w:rStyle w:val="Hyperlink"/>
                    <w:noProof/>
                  </w:rPr>
                </w:rPrChange>
              </w:rPr>
              <w:delText>Bibliografia</w:delText>
            </w:r>
            <w:r w:rsidDel="002724CC">
              <w:rPr>
                <w:noProof/>
                <w:webHidden/>
              </w:rPr>
              <w:tab/>
              <w:delText>49</w:delText>
            </w:r>
          </w:del>
        </w:p>
        <w:p w14:paraId="2CFF78EE" w14:textId="3AB37C33" w:rsidR="000703E3" w:rsidRPr="002D77BE" w:rsidRDefault="00C972DA" w:rsidP="002715B3">
          <w:pPr>
            <w:spacing w:line="360" w:lineRule="auto"/>
            <w:rPr>
              <w:b/>
              <w:bCs/>
            </w:rPr>
          </w:pPr>
          <w:r w:rsidRPr="002D77BE">
            <w:rPr>
              <w:rFonts w:cs="Times New Roman"/>
              <w:szCs w:val="24"/>
            </w:rPr>
            <w:fldChar w:fldCharType="end"/>
          </w:r>
        </w:p>
      </w:sdtContent>
    </w:sdt>
    <w:p w14:paraId="449D9D8A" w14:textId="77777777" w:rsidR="006F1C97" w:rsidRDefault="006F1C97">
      <w:pPr>
        <w:jc w:val="left"/>
        <w:rPr>
          <w:rFonts w:eastAsiaTheme="majorEastAsia" w:cstheme="majorBidi"/>
          <w:b/>
          <w:bCs/>
          <w:color w:val="2E74B5" w:themeColor="accent1" w:themeShade="BF"/>
          <w:sz w:val="32"/>
          <w:szCs w:val="28"/>
        </w:rPr>
      </w:pPr>
      <w:bookmarkStart w:id="369" w:name="_Toc219154061"/>
      <w:bookmarkStart w:id="370" w:name="_Toc219232928"/>
      <w:r>
        <w:br w:type="page"/>
      </w:r>
    </w:p>
    <w:p w14:paraId="4A989BF0" w14:textId="45BED27B" w:rsidR="000703E3" w:rsidRPr="002D77BE" w:rsidRDefault="0091479F">
      <w:pPr>
        <w:pStyle w:val="Heading1"/>
      </w:pPr>
      <w:bookmarkStart w:id="371" w:name="_Toc219827841"/>
      <w:r w:rsidRPr="002D77BE">
        <w:lastRenderedPageBreak/>
        <w:t>Wstęp</w:t>
      </w:r>
      <w:bookmarkEnd w:id="369"/>
      <w:bookmarkEnd w:id="370"/>
      <w:bookmarkEnd w:id="371"/>
    </w:p>
    <w:p w14:paraId="6C6ACCC5" w14:textId="431F6C3F" w:rsidR="00CD6547" w:rsidRPr="002D77BE" w:rsidRDefault="00CD6547" w:rsidP="00B4347A">
      <w:pPr>
        <w:spacing w:line="360" w:lineRule="auto"/>
      </w:pPr>
      <w:r w:rsidRPr="002D77BE">
        <w:t xml:space="preserve">Złożone systemy biologiczne, takie jak ekosystemy, charakteryzują się silnymi sprzężeniami zwrotnymi, nieliniowością oraz wrażliwością na warunki środowiskowe. Analiza ich zachowania </w:t>
      </w:r>
      <w:r w:rsidR="004A5F74" w:rsidRPr="004A5F74">
        <w:t>metodami analitycznym</w:t>
      </w:r>
      <w:r w:rsidR="004A5F74">
        <w:t xml:space="preserve">i </w:t>
      </w:r>
      <w:r w:rsidRPr="002D77BE">
        <w:t>jest w wielu przypadkach niewystarczająca lub wręcz niemożliwa. Z tego powodu w badaniach nad dynamiką populacji oraz zjawiskami ekologicznymi coraz częściej wykorzystuje się modele komputerowe i symulacje numeryczne, które pozwalają na obserwację emergentnych wzorców zachowania w kontrolowanych warunkach</w:t>
      </w:r>
      <w:r w:rsidR="00CC67F7">
        <w:t xml:space="preserve"> </w:t>
      </w:r>
      <w:sdt>
        <w:sdtPr>
          <w:id w:val="428939198"/>
          <w:citation/>
        </w:sdtPr>
        <w:sdtEndPr/>
        <w:sdtContent>
          <w:r w:rsidR="00F03BF8" w:rsidRPr="002D77BE">
            <w:fldChar w:fldCharType="begin"/>
          </w:r>
          <w:r w:rsidR="00F03BF8" w:rsidRPr="00562DC8">
            <w:instrText xml:space="preserve"> CITATION Jon13 \l 2057 </w:instrText>
          </w:r>
          <w:r w:rsidR="00F03BF8" w:rsidRPr="002D77BE">
            <w:fldChar w:fldCharType="separate"/>
          </w:r>
          <w:r w:rsidR="00E61687" w:rsidRPr="00E61687">
            <w:rPr>
              <w:noProof/>
            </w:rPr>
            <w:t>[1]</w:t>
          </w:r>
          <w:r w:rsidR="00F03BF8" w:rsidRPr="002D77BE">
            <w:fldChar w:fldCharType="end"/>
          </w:r>
        </w:sdtContent>
      </w:sdt>
      <w:r w:rsidRPr="002D77BE">
        <w:t>.</w:t>
      </w:r>
    </w:p>
    <w:p w14:paraId="54915262" w14:textId="20D587B0" w:rsidR="00F30C1E" w:rsidRPr="002D77BE" w:rsidRDefault="00F30C1E" w:rsidP="00B4347A">
      <w:pPr>
        <w:spacing w:line="360" w:lineRule="auto"/>
      </w:pPr>
      <w:r w:rsidRPr="002D77BE">
        <w:t>Jednym z podejść dobrze przystosowanych do opisu takich systemów są modele oparte na automatach komórkowych oraz systemach wieloagentowych. Automaty komórkowe umożliwiają dyskretną reprezentację przestrzeni i lokalnych reguł oddziaływania, natomiast modele agentowe pozwalają na odwzorowanie zróżnicowanych strategii przetrwania, zachowań oraz mechanizmów adaptacyjnych poszczególnych organizmów</w:t>
      </w:r>
      <w:sdt>
        <w:sdtPr>
          <w:id w:val="87052275"/>
          <w:citation/>
        </w:sdtPr>
        <w:sdtEndPr/>
        <w:sdtContent>
          <w:r w:rsidR="00F03BF8" w:rsidRPr="002D77BE">
            <w:fldChar w:fldCharType="begin"/>
          </w:r>
          <w:r w:rsidR="00F03BF8" w:rsidRPr="00562DC8">
            <w:instrText xml:space="preserve"> CITATION Bre11 \l 2057 </w:instrText>
          </w:r>
          <w:r w:rsidR="00F03BF8" w:rsidRPr="002D77BE">
            <w:fldChar w:fldCharType="separate"/>
          </w:r>
          <w:r w:rsidR="00E61687">
            <w:rPr>
              <w:noProof/>
            </w:rPr>
            <w:t xml:space="preserve"> </w:t>
          </w:r>
          <w:r w:rsidR="00E61687" w:rsidRPr="00E61687">
            <w:rPr>
              <w:noProof/>
            </w:rPr>
            <w:t>[2]</w:t>
          </w:r>
          <w:r w:rsidR="00F03BF8" w:rsidRPr="002D77BE">
            <w:fldChar w:fldCharType="end"/>
          </w:r>
        </w:sdtContent>
      </w:sdt>
      <w:r w:rsidRPr="002D77BE">
        <w:t>. Połączenie tych dwóch perspektyw tworzy elastyczne środowisko do badania procesów ekologicznych, takich jak kształtowanie nisz, konkurencja o zasoby czy ewolucja cech dziedzicznych</w:t>
      </w:r>
      <w:sdt>
        <w:sdtPr>
          <w:id w:val="-379405309"/>
          <w:citation/>
        </w:sdtPr>
        <w:sdtEndPr/>
        <w:sdtContent>
          <w:r w:rsidR="00F03BF8" w:rsidRPr="002D77BE">
            <w:fldChar w:fldCharType="begin"/>
          </w:r>
          <w:r w:rsidR="00F03BF8" w:rsidRPr="00562DC8">
            <w:instrText xml:space="preserve"> CITATION Jon13 \l 2057 </w:instrText>
          </w:r>
          <w:r w:rsidR="00F03BF8" w:rsidRPr="002D77BE">
            <w:fldChar w:fldCharType="separate"/>
          </w:r>
          <w:r w:rsidR="00E61687">
            <w:rPr>
              <w:noProof/>
            </w:rPr>
            <w:t xml:space="preserve"> </w:t>
          </w:r>
          <w:r w:rsidR="00E61687" w:rsidRPr="00E61687">
            <w:rPr>
              <w:noProof/>
            </w:rPr>
            <w:t>[1]</w:t>
          </w:r>
          <w:r w:rsidR="00F03BF8" w:rsidRPr="002D77BE">
            <w:fldChar w:fldCharType="end"/>
          </w:r>
        </w:sdtContent>
      </w:sdt>
      <w:r w:rsidRPr="002D77BE">
        <w:t>.</w:t>
      </w:r>
    </w:p>
    <w:p w14:paraId="6455E357" w14:textId="60A47CD9" w:rsidR="004C1FA5" w:rsidRPr="002D77BE" w:rsidRDefault="004C1FA5" w:rsidP="008E2E1A">
      <w:pPr>
        <w:spacing w:line="360" w:lineRule="auto"/>
      </w:pPr>
      <w:r w:rsidRPr="002D77BE">
        <w:t>Z perspektywy inżynierskiej realizacja tego typu modelu wymaga wydajnego, skalowalnego i łatwo rozszerzalnego środowiska symulacyjnego. Wraz ze wzrostem liczby agentów oraz złożoności reguł dynamiki środowiska rosną wymagania obliczeniowe oraz potrzeba zachowania czytelnej, modularnej architektury oprogramowania</w:t>
      </w:r>
      <w:sdt>
        <w:sdtPr>
          <w:id w:val="179179794"/>
          <w:citation/>
        </w:sdtPr>
        <w:sdtEndPr/>
        <w:sdtContent>
          <w:r w:rsidR="00EC01A4" w:rsidRPr="002D77BE">
            <w:fldChar w:fldCharType="begin"/>
          </w:r>
          <w:r w:rsidR="00EC01A4" w:rsidRPr="00562DC8">
            <w:instrText xml:space="preserve"> CITATION Jon13 \l 2057 </w:instrText>
          </w:r>
          <w:r w:rsidR="00EC01A4" w:rsidRPr="002D77BE">
            <w:fldChar w:fldCharType="separate"/>
          </w:r>
          <w:r w:rsidR="00E61687">
            <w:rPr>
              <w:noProof/>
            </w:rPr>
            <w:t xml:space="preserve"> </w:t>
          </w:r>
          <w:r w:rsidR="00E61687" w:rsidRPr="00E61687">
            <w:rPr>
              <w:noProof/>
            </w:rPr>
            <w:t>[1]</w:t>
          </w:r>
          <w:r w:rsidR="00EC01A4" w:rsidRPr="002D77BE">
            <w:fldChar w:fldCharType="end"/>
          </w:r>
        </w:sdtContent>
      </w:sdt>
      <w:r w:rsidRPr="002D77BE">
        <w:t xml:space="preserve">. </w:t>
      </w:r>
      <w:r w:rsidR="00893471" w:rsidRPr="00893471">
        <w:t>Oznacza to konieczność zaprojektowania rozwiązania zdolnego do obsługi dużych populacji i złożonych map środowiskowych, a jednocześnie umożliwiającego swobodne modyfikowanie modelu oraz prowadzenie serii eksperymentów numerycznych bez</w:t>
      </w:r>
      <w:r w:rsidR="00893471" w:rsidRPr="00580ECF">
        <w:rPr>
          <w:b/>
        </w:rPr>
        <w:t xml:space="preserve"> </w:t>
      </w:r>
      <w:r w:rsidRPr="002D77BE">
        <w:t>ingerencji w kod źródłowy.</w:t>
      </w:r>
    </w:p>
    <w:p w14:paraId="08FA5429" w14:textId="0345043D" w:rsidR="004C1FA5" w:rsidRDefault="004C1FA5" w:rsidP="008E2E1A">
      <w:pPr>
        <w:spacing w:line="360" w:lineRule="auto"/>
        <w:rPr>
          <w:ins w:id="372" w:author="Filip Rak" w:date="2026-01-20T14:09:00Z" w16du:dateUtc="2026-01-20T13:09:00Z"/>
        </w:rPr>
      </w:pPr>
      <w:r w:rsidRPr="002D77BE">
        <w:t xml:space="preserve">Niniejsza praca łączy oba te aspekty: z jednej strony koncentruje się na opracowaniu modelu </w:t>
      </w:r>
      <w:del w:id="373" w:author="Filip Rak" w:date="2026-01-20T14:08:00Z" w16du:dateUtc="2026-01-20T13:08:00Z">
        <w:r w:rsidRPr="002D77BE" w:rsidDel="004B159E">
          <w:delText xml:space="preserve">trójskładnikowego </w:delText>
        </w:r>
      </w:del>
      <w:r w:rsidRPr="002D77BE">
        <w:t xml:space="preserve">ekosystemu opartego na automacie komórkowym i populacji agentów, z drugiej zaś na zaprojektowaniu i implementacji wieloplatformowego środowiska symulacyjnego, wykorzystującego nowoczesną architekturę oprogramowania opartą na wzorcu </w:t>
      </w:r>
      <w:r w:rsidRPr="002D77BE">
        <w:rPr>
          <w:i/>
          <w:iCs/>
        </w:rPr>
        <w:t>Entity–Component–System</w:t>
      </w:r>
      <w:r w:rsidRPr="002D77BE">
        <w:t xml:space="preserve"> (ECS)</w:t>
      </w:r>
      <w:sdt>
        <w:sdtPr>
          <w:id w:val="-519306259"/>
          <w:citation/>
        </w:sdtPr>
        <w:sdtEndPr/>
        <w:sdtContent>
          <w:r w:rsidR="00A12A8E" w:rsidRPr="002D77BE">
            <w:fldChar w:fldCharType="begin"/>
          </w:r>
          <w:r w:rsidR="00A12A8E" w:rsidRPr="003B4302">
            <w:instrText xml:space="preserve"> CITATION Fil26 \l 2057 </w:instrText>
          </w:r>
          <w:r w:rsidR="00A12A8E" w:rsidRPr="002D77BE">
            <w:fldChar w:fldCharType="separate"/>
          </w:r>
          <w:r w:rsidR="00E61687">
            <w:rPr>
              <w:noProof/>
            </w:rPr>
            <w:t xml:space="preserve"> </w:t>
          </w:r>
          <w:r w:rsidR="00E61687" w:rsidRPr="00E61687">
            <w:rPr>
              <w:noProof/>
            </w:rPr>
            <w:t>[3]</w:t>
          </w:r>
          <w:r w:rsidR="00A12A8E" w:rsidRPr="002D77BE">
            <w:fldChar w:fldCharType="end"/>
          </w:r>
        </w:sdtContent>
      </w:sdt>
      <w:r w:rsidRPr="002D77BE">
        <w:t>. Model ekosystemu uwzględnia mechanizmy gospodarki energetycznej, presji selekcji abiotycznej oraz adaptacji międzypokoleniowej</w:t>
      </w:r>
      <w:r w:rsidR="0049002D" w:rsidRPr="002D77BE">
        <w:t>.</w:t>
      </w:r>
    </w:p>
    <w:p w14:paraId="587D13A5" w14:textId="50AA3801" w:rsidR="004B159E" w:rsidRDefault="00B06BBE" w:rsidP="00B06BBE">
      <w:pPr>
        <w:pStyle w:val="Heading2"/>
        <w:rPr>
          <w:ins w:id="374" w:author="Filip Rak" w:date="2026-01-20T14:29:00Z" w16du:dateUtc="2026-01-20T13:29:00Z"/>
        </w:rPr>
      </w:pPr>
      <w:bookmarkStart w:id="375" w:name="_Toc219827842"/>
      <w:ins w:id="376" w:author="Filip Rak" w:date="2026-01-20T14:09:00Z" w16du:dateUtc="2026-01-20T13:09:00Z">
        <w:r>
          <w:t xml:space="preserve">Architektura </w:t>
        </w:r>
        <w:r w:rsidR="004B159E">
          <w:t>Entity-C</w:t>
        </w:r>
        <w:r>
          <w:t>omponent-System</w:t>
        </w:r>
      </w:ins>
      <w:bookmarkEnd w:id="375"/>
    </w:p>
    <w:p w14:paraId="2C814454" w14:textId="569F3F6A" w:rsidR="00B06BBE" w:rsidRPr="005140B3" w:rsidRDefault="002E1495" w:rsidP="00B35C20">
      <w:pPr>
        <w:spacing w:line="360" w:lineRule="auto"/>
        <w:rPr>
          <w:ins w:id="377" w:author="Filip Rak" w:date="2026-01-20T14:54:00Z" w16du:dateUtc="2026-01-20T13:54:00Z"/>
        </w:rPr>
      </w:pPr>
      <w:ins w:id="378" w:author="Filip Rak" w:date="2026-01-20T14:56:00Z">
        <w:r w:rsidRPr="002E1495">
          <w:t xml:space="preserve">Architektura </w:t>
        </w:r>
        <w:r w:rsidRPr="004D2292">
          <w:rPr>
            <w:rPrChange w:id="379" w:author="Filip Rak" w:date="2026-01-20T15:00:00Z" w16du:dateUtc="2026-01-20T14:00:00Z">
              <w:rPr>
                <w:b/>
                <w:bCs/>
              </w:rPr>
            </w:rPrChange>
          </w:rPr>
          <w:t>Entity–Component–System</w:t>
        </w:r>
        <w:r w:rsidRPr="002E1495">
          <w:rPr>
            <w:rPrChange w:id="380" w:author="Filip Rak" w:date="2026-01-20T14:56:00Z" w16du:dateUtc="2026-01-20T13:56:00Z">
              <w:rPr>
                <w:b/>
                <w:bCs/>
              </w:rPr>
            </w:rPrChange>
          </w:rPr>
          <w:t xml:space="preserve"> (</w:t>
        </w:r>
        <w:r w:rsidRPr="004D2292">
          <w:rPr>
            <w:rPrChange w:id="381" w:author="Filip Rak" w:date="2026-01-20T15:00:00Z" w16du:dateUtc="2026-01-20T14:00:00Z">
              <w:rPr>
                <w:b/>
                <w:bCs/>
              </w:rPr>
            </w:rPrChange>
          </w:rPr>
          <w:t>ECS</w:t>
        </w:r>
        <w:r w:rsidRPr="002E1495">
          <w:rPr>
            <w:rPrChange w:id="382" w:author="Filip Rak" w:date="2026-01-20T14:56:00Z" w16du:dateUtc="2026-01-20T13:56:00Z">
              <w:rPr>
                <w:b/>
                <w:bCs/>
              </w:rPr>
            </w:rPrChange>
          </w:rPr>
          <w:t>)</w:t>
        </w:r>
        <w:r w:rsidRPr="002E1495">
          <w:t xml:space="preserve"> stanowi wzorzec projektowy w którym następuje konsekwentne rozdzielenie stanu od zachowania.</w:t>
        </w:r>
      </w:ins>
      <w:ins w:id="383" w:author="Filip Rak" w:date="2026-01-20T14:56:00Z" w16du:dateUtc="2026-01-20T13:56:00Z">
        <w:r>
          <w:t xml:space="preserve"> </w:t>
        </w:r>
      </w:ins>
      <w:ins w:id="384" w:author="Filip Rak" w:date="2026-01-20T14:54:00Z" w16du:dateUtc="2026-01-20T13:54:00Z">
        <w:r w:rsidR="00C377E0" w:rsidRPr="00C377E0">
          <w:t xml:space="preserve">W odróżnieniu od klasycznego podejścia obiektowego, w którym dane i logika są enkapsulowane w ramach pojedynczych obiektów, ECS organizuje system wokół </w:t>
        </w:r>
        <w:r w:rsidR="00C377E0" w:rsidRPr="005140B3">
          <w:t>przetwarzania danych</w:t>
        </w:r>
      </w:ins>
      <w:ins w:id="385" w:author="Filip Rak" w:date="2026-01-20T15:28:00Z" w16du:dateUtc="2026-01-20T14:28:00Z">
        <w:r w:rsidR="00B64977">
          <w:t xml:space="preserve"> </w:t>
        </w:r>
      </w:ins>
      <w:customXmlInsRangeStart w:id="386" w:author="Filip Rak" w:date="2026-01-20T15:28:00Z"/>
      <w:sdt>
        <w:sdtPr>
          <w:id w:val="947670907"/>
          <w:citation/>
        </w:sdtPr>
        <w:sdtContent>
          <w:customXmlInsRangeEnd w:id="386"/>
          <w:ins w:id="387" w:author="Filip Rak" w:date="2026-01-20T15:28:00Z" w16du:dateUtc="2026-01-20T14:28:00Z">
            <w:r w:rsidR="00B64977">
              <w:fldChar w:fldCharType="begin"/>
            </w:r>
            <w:r w:rsidR="00B64977">
              <w:rPr>
                <w:lang w:val="en-GB"/>
              </w:rPr>
              <w:instrText xml:space="preserve"> CITATION ECSPerf \l 2057 </w:instrText>
            </w:r>
          </w:ins>
          <w:r w:rsidR="00B64977">
            <w:fldChar w:fldCharType="separate"/>
          </w:r>
          <w:r w:rsidR="00E61687" w:rsidRPr="00E61687">
            <w:rPr>
              <w:noProof/>
              <w:lang w:val="en-GB"/>
            </w:rPr>
            <w:t>[4]</w:t>
          </w:r>
          <w:ins w:id="388" w:author="Filip Rak" w:date="2026-01-20T15:28:00Z" w16du:dateUtc="2026-01-20T14:28:00Z">
            <w:r w:rsidR="00B64977">
              <w:fldChar w:fldCharType="end"/>
            </w:r>
          </w:ins>
          <w:customXmlInsRangeStart w:id="389" w:author="Filip Rak" w:date="2026-01-20T15:28:00Z"/>
        </w:sdtContent>
      </w:sdt>
      <w:customXmlInsRangeEnd w:id="389"/>
      <w:ins w:id="390" w:author="Filip Rak" w:date="2026-01-20T14:54:00Z" w16du:dateUtc="2026-01-20T13:54:00Z">
        <w:r w:rsidR="005140B3" w:rsidRPr="005140B3">
          <w:t>.</w:t>
        </w:r>
      </w:ins>
    </w:p>
    <w:p w14:paraId="7BB0C37D" w14:textId="72A2EDFF" w:rsidR="005140B3" w:rsidRDefault="005140B3" w:rsidP="00B35C20">
      <w:pPr>
        <w:spacing w:line="360" w:lineRule="auto"/>
        <w:rPr>
          <w:ins w:id="391" w:author="Filip Rak" w:date="2026-01-20T14:57:00Z" w16du:dateUtc="2026-01-20T13:57:00Z"/>
        </w:rPr>
      </w:pPr>
      <w:ins w:id="392" w:author="Filip Rak" w:date="2026-01-20T14:54:00Z">
        <w:r w:rsidRPr="005140B3">
          <w:t xml:space="preserve">Podstawową jednostką identyfikacji w ECS jest </w:t>
        </w:r>
        <w:r w:rsidRPr="005140B3">
          <w:rPr>
            <w:rPrChange w:id="393" w:author="Filip Rak" w:date="2026-01-20T14:55:00Z" w16du:dateUtc="2026-01-20T13:55:00Z">
              <w:rPr>
                <w:b/>
                <w:bCs/>
              </w:rPr>
            </w:rPrChange>
          </w:rPr>
          <w:t>encja</w:t>
        </w:r>
        <w:r w:rsidRPr="005140B3">
          <w:t xml:space="preserve">, rozumiana jako lekki identyfikator reprezentujący byt </w:t>
        </w:r>
      </w:ins>
      <w:ins w:id="394" w:author="Filip Rak" w:date="2026-01-20T14:57:00Z" w16du:dateUtc="2026-01-20T13:57:00Z">
        <w:r w:rsidR="007363EE">
          <w:t xml:space="preserve">w świecie </w:t>
        </w:r>
      </w:ins>
      <w:ins w:id="395" w:author="Filip Rak" w:date="2026-01-20T14:54:00Z">
        <w:r w:rsidRPr="005140B3">
          <w:t xml:space="preserve">symulacji. Encje same w sobie nie posiadają stanu ani zachowania, a ich właściwości są określane przez przypisane </w:t>
        </w:r>
        <w:r w:rsidRPr="005140B3">
          <w:rPr>
            <w:rPrChange w:id="396" w:author="Filip Rak" w:date="2026-01-20T14:55:00Z" w16du:dateUtc="2026-01-20T13:55:00Z">
              <w:rPr>
                <w:b/>
                <w:bCs/>
              </w:rPr>
            </w:rPrChange>
          </w:rPr>
          <w:t>komponenty</w:t>
        </w:r>
        <w:r w:rsidRPr="005140B3">
          <w:t xml:space="preserve"> – niezależne struktury danych opisujące pojedyncze aspekty stanu, takie jak pozycja, energia czy parametry środowiskowe. </w:t>
        </w:r>
        <w:r w:rsidRPr="005140B3">
          <w:rPr>
            <w:rPrChange w:id="397" w:author="Filip Rak" w:date="2026-01-20T14:55:00Z" w16du:dateUtc="2026-01-20T13:55:00Z">
              <w:rPr>
                <w:b/>
                <w:bCs/>
              </w:rPr>
            </w:rPrChange>
          </w:rPr>
          <w:t>Systemy</w:t>
        </w:r>
        <w:r w:rsidRPr="005140B3">
          <w:t xml:space="preserve"> realizują logikę obliczeniową, operując na zbiorach encji posiadających określone zestawy komponentów</w:t>
        </w:r>
      </w:ins>
      <w:customXmlInsRangeStart w:id="398" w:author="Filip Rak" w:date="2026-01-20T15:29:00Z"/>
      <w:sdt>
        <w:sdtPr>
          <w:id w:val="-1959022283"/>
          <w:citation/>
        </w:sdtPr>
        <w:sdtContent>
          <w:customXmlInsRangeEnd w:id="398"/>
          <w:ins w:id="399" w:author="Filip Rak" w:date="2026-01-20T15:29:00Z" w16du:dateUtc="2026-01-20T14:29:00Z">
            <w:r w:rsidR="000C0933">
              <w:fldChar w:fldCharType="begin"/>
            </w:r>
            <w:r w:rsidR="000C0933">
              <w:rPr>
                <w:lang w:val="en-GB"/>
              </w:rPr>
              <w:instrText xml:space="preserve"> CITATION ECSPerf \l 2057 </w:instrText>
            </w:r>
          </w:ins>
          <w:r w:rsidR="000C0933">
            <w:fldChar w:fldCharType="separate"/>
          </w:r>
          <w:r w:rsidR="00E61687">
            <w:rPr>
              <w:noProof/>
              <w:lang w:val="en-GB"/>
            </w:rPr>
            <w:t xml:space="preserve"> </w:t>
          </w:r>
          <w:r w:rsidR="00E61687" w:rsidRPr="00E61687">
            <w:rPr>
              <w:noProof/>
              <w:lang w:val="en-GB"/>
            </w:rPr>
            <w:t>[4]</w:t>
          </w:r>
          <w:ins w:id="400" w:author="Filip Rak" w:date="2026-01-20T15:29:00Z" w16du:dateUtc="2026-01-20T14:29:00Z">
            <w:r w:rsidR="000C0933">
              <w:fldChar w:fldCharType="end"/>
            </w:r>
          </w:ins>
          <w:customXmlInsRangeStart w:id="401" w:author="Filip Rak" w:date="2026-01-20T15:29:00Z"/>
        </w:sdtContent>
      </w:sdt>
      <w:customXmlInsRangeEnd w:id="401"/>
      <w:customXmlInsRangeStart w:id="402" w:author="Filip Rak" w:date="2026-01-20T15:30:00Z"/>
      <w:sdt>
        <w:sdtPr>
          <w:id w:val="-1535412371"/>
          <w:citation/>
        </w:sdtPr>
        <w:sdtContent>
          <w:customXmlInsRangeEnd w:id="402"/>
          <w:ins w:id="403" w:author="Filip Rak" w:date="2026-01-20T15:30:00Z" w16du:dateUtc="2026-01-20T14:30:00Z">
            <w:r w:rsidR="003A6EF0">
              <w:fldChar w:fldCharType="begin"/>
            </w:r>
            <w:r w:rsidR="003A6EF0">
              <w:rPr>
                <w:lang w:val="en-GB"/>
              </w:rPr>
              <w:instrText xml:space="preserve"> CITATION Wie15 \l 2057 </w:instrText>
            </w:r>
          </w:ins>
          <w:r w:rsidR="003A6EF0">
            <w:fldChar w:fldCharType="separate"/>
          </w:r>
          <w:r w:rsidR="00E61687">
            <w:rPr>
              <w:noProof/>
              <w:lang w:val="en-GB"/>
            </w:rPr>
            <w:t xml:space="preserve"> </w:t>
          </w:r>
          <w:r w:rsidR="00E61687" w:rsidRPr="00E61687">
            <w:rPr>
              <w:noProof/>
              <w:lang w:val="en-GB"/>
            </w:rPr>
            <w:t>[5]</w:t>
          </w:r>
          <w:ins w:id="404" w:author="Filip Rak" w:date="2026-01-20T15:30:00Z" w16du:dateUtc="2026-01-20T14:30:00Z">
            <w:r w:rsidR="003A6EF0">
              <w:fldChar w:fldCharType="end"/>
            </w:r>
          </w:ins>
          <w:customXmlInsRangeStart w:id="405" w:author="Filip Rak" w:date="2026-01-20T15:30:00Z"/>
        </w:sdtContent>
      </w:sdt>
      <w:customXmlInsRangeEnd w:id="405"/>
      <w:ins w:id="406" w:author="Filip Rak" w:date="2026-01-20T14:54:00Z">
        <w:r w:rsidRPr="005140B3">
          <w:t>.</w:t>
        </w:r>
      </w:ins>
    </w:p>
    <w:p w14:paraId="7E84C1DD" w14:textId="51D5A872" w:rsidR="00E71498" w:rsidRDefault="00E71498" w:rsidP="00D37BD2">
      <w:pPr>
        <w:spacing w:line="360" w:lineRule="auto"/>
        <w:rPr>
          <w:ins w:id="407" w:author="Filip Rak" w:date="2026-01-20T14:59:00Z" w16du:dateUtc="2026-01-20T13:59:00Z"/>
        </w:rPr>
      </w:pPr>
      <w:ins w:id="408" w:author="Filip Rak" w:date="2026-01-20T14:57:00Z">
        <w:r w:rsidRPr="00E71498">
          <w:t xml:space="preserve">Taki </w:t>
        </w:r>
      </w:ins>
      <w:ins w:id="409" w:author="Filip Rak" w:date="2026-01-20T14:57:00Z" w16du:dateUtc="2026-01-20T13:57:00Z">
        <w:r>
          <w:t xml:space="preserve">podział </w:t>
        </w:r>
      </w:ins>
      <w:ins w:id="410" w:author="Filip Rak" w:date="2026-01-20T14:57:00Z">
        <w:r w:rsidRPr="00E71498">
          <w:t xml:space="preserve">sprzyja jednorodnemu przetwarzaniu dużych zbiorów danych </w:t>
        </w:r>
      </w:ins>
      <w:ins w:id="411" w:author="Filip Rak" w:date="2026-01-20T15:04:00Z" w16du:dateUtc="2026-01-20T14:04:00Z">
        <w:r w:rsidR="0053351F">
          <w:t xml:space="preserve">i w efekcie </w:t>
        </w:r>
      </w:ins>
      <w:ins w:id="412" w:author="Filip Rak" w:date="2026-01-20T15:04:00Z">
        <w:r w:rsidR="00B8176E" w:rsidRPr="00B8176E">
          <w:t>lepszemu wykorzystaniu pamięci podręcznej procesora oraz ograniczeniu kosztów pośrednich związanych z wywołaniami wirtualnymi i rozproszonym dostępem do danych</w:t>
        </w:r>
      </w:ins>
      <w:ins w:id="413" w:author="Filip Rak" w:date="2026-01-20T14:57:00Z">
        <w:r w:rsidRPr="00E71498">
          <w:t xml:space="preserve">. </w:t>
        </w:r>
      </w:ins>
      <w:ins w:id="414" w:author="Filip Rak" w:date="2026-01-20T15:10:00Z" w16du:dateUtc="2026-01-20T14:10:00Z">
        <w:r w:rsidR="00435EC2" w:rsidRPr="00435EC2">
          <w:t xml:space="preserve">Z tego względu podejście to znalazło szerokie zastosowanie w nowoczesnych silnikach gier komputerowych oraz systemach symulacyjnych czasu rzeczywistego, w których istotna jest </w:t>
        </w:r>
        <w:r w:rsidR="00435EC2">
          <w:t>wydajność</w:t>
        </w:r>
        <w:r w:rsidR="00435EC2" w:rsidRPr="00435EC2">
          <w:t xml:space="preserve"> i możliwość elastycznego rozszerzania </w:t>
        </w:r>
      </w:ins>
      <w:ins w:id="415" w:author="Filip Rak" w:date="2026-01-20T15:13:00Z" w16du:dateUtc="2026-01-20T14:13:00Z">
        <w:r w:rsidR="001129FE">
          <w:t>logiki</w:t>
        </w:r>
      </w:ins>
      <w:ins w:id="416" w:author="Filip Rak" w:date="2026-01-20T15:30:00Z" w16du:dateUtc="2026-01-20T14:30:00Z">
        <w:r w:rsidR="003A6EF0">
          <w:t xml:space="preserve"> </w:t>
        </w:r>
      </w:ins>
      <w:customXmlInsRangeStart w:id="417" w:author="Filip Rak" w:date="2026-01-20T15:30:00Z"/>
      <w:sdt>
        <w:sdtPr>
          <w:id w:val="-165715185"/>
          <w:citation/>
        </w:sdtPr>
        <w:sdtContent>
          <w:customXmlInsRangeEnd w:id="417"/>
          <w:ins w:id="418" w:author="Filip Rak" w:date="2026-01-20T15:30:00Z" w16du:dateUtc="2026-01-20T14:30:00Z">
            <w:r w:rsidR="003A6EF0">
              <w:fldChar w:fldCharType="begin"/>
            </w:r>
            <w:r w:rsidR="003A6EF0">
              <w:rPr>
                <w:lang w:val="en-GB"/>
              </w:rPr>
              <w:instrText xml:space="preserve"> CITATION ECSPerf \l 2057 </w:instrText>
            </w:r>
          </w:ins>
          <w:r w:rsidR="003A6EF0">
            <w:fldChar w:fldCharType="separate"/>
          </w:r>
          <w:r w:rsidR="00E61687" w:rsidRPr="00E61687">
            <w:rPr>
              <w:noProof/>
              <w:lang w:val="en-GB"/>
            </w:rPr>
            <w:t>[4]</w:t>
          </w:r>
          <w:ins w:id="419" w:author="Filip Rak" w:date="2026-01-20T15:30:00Z" w16du:dateUtc="2026-01-20T14:30:00Z">
            <w:r w:rsidR="003A6EF0">
              <w:fldChar w:fldCharType="end"/>
            </w:r>
          </w:ins>
          <w:customXmlInsRangeStart w:id="420" w:author="Filip Rak" w:date="2026-01-20T15:30:00Z"/>
        </w:sdtContent>
      </w:sdt>
      <w:customXmlInsRangeEnd w:id="420"/>
      <w:ins w:id="421" w:author="Filip Rak" w:date="2026-01-20T14:57:00Z">
        <w:r w:rsidRPr="00E71498">
          <w:t>.</w:t>
        </w:r>
      </w:ins>
    </w:p>
    <w:p w14:paraId="3E7B5CCD" w14:textId="16F9398A" w:rsidR="00D37BD2" w:rsidRPr="005140B3" w:rsidRDefault="00D37BD2" w:rsidP="00D37BD2">
      <w:pPr>
        <w:spacing w:line="360" w:lineRule="auto"/>
      </w:pPr>
      <w:ins w:id="422" w:author="Filip Rak" w:date="2026-01-20T14:59:00Z">
        <w:r w:rsidRPr="00D37BD2">
          <w:t>W kontekście systemów wieloagentowych ECS umożliwia naturalne modelowanie populacji złożonych z wielu bytów o zróżnicowanych cechach poprzez dynamiczne komponowanie encji z komponentów, bez konieczności tworzenia rozbudowanych hierarchii klas.</w:t>
        </w:r>
      </w:ins>
    </w:p>
    <w:p w14:paraId="048FBF55" w14:textId="062736FC" w:rsidR="008E2E1A" w:rsidRPr="002D77BE" w:rsidRDefault="008E2E1A" w:rsidP="008E2E1A">
      <w:pPr>
        <w:pStyle w:val="Heading2"/>
        <w:spacing w:line="360" w:lineRule="auto"/>
      </w:pPr>
      <w:bookmarkStart w:id="423" w:name="_Toc219232929"/>
      <w:bookmarkStart w:id="424" w:name="_Toc219827843"/>
      <w:r w:rsidRPr="002D77BE">
        <w:t>Automaty komórkowe</w:t>
      </w:r>
      <w:bookmarkEnd w:id="423"/>
      <w:bookmarkEnd w:id="424"/>
    </w:p>
    <w:p w14:paraId="210B5407" w14:textId="53344813" w:rsidR="008E2E1A" w:rsidRPr="002D77BE" w:rsidRDefault="008E2E1A" w:rsidP="008E2E1A">
      <w:pPr>
        <w:spacing w:line="360" w:lineRule="auto"/>
      </w:pPr>
      <w:r w:rsidRPr="002D77BE">
        <w:t xml:space="preserve">Automaty komórkowe stanowią klasę dyskretnych modeli dynamicznych, w których przestrzeń reprezentowana jest przez regularną siatkę komórek, a czas przebiega w krokach. Każda </w:t>
      </w:r>
      <w:r w:rsidRPr="002D77BE">
        <w:lastRenderedPageBreak/>
        <w:t xml:space="preserve">komórka posiada stan, a jego wartość w kolejnym kroku czasu zależy wyłącznie od aktualnego stanu tej komórki oraz stanów komórek w jej lokalnym sąsiedztwie, według ustalonej reguły przejścia. Dzięki prostocie lokalnych reguł oraz bogactwu możliwych zachowań emergentnych automaty komórkowe są powszechnie stosowane do modelowania zjawisk przestrzennych, takich jak rozprzestrzenianie się populacji, dyfuzja substancji czy dynamika ekosystemów </w:t>
      </w:r>
      <w:sdt>
        <w:sdtPr>
          <w:id w:val="83030776"/>
          <w:citation/>
        </w:sdtPr>
        <w:sdtEndPr/>
        <w:sdtContent>
          <w:r w:rsidR="0062636B" w:rsidRPr="002D77BE">
            <w:fldChar w:fldCharType="begin"/>
          </w:r>
          <w:r w:rsidR="0062636B" w:rsidRPr="003B4302">
            <w:instrText xml:space="preserve"> CITATION Bre11 \l 2057 </w:instrText>
          </w:r>
          <w:r w:rsidR="0062636B" w:rsidRPr="002D77BE">
            <w:fldChar w:fldCharType="separate"/>
          </w:r>
          <w:r w:rsidR="00E61687" w:rsidRPr="00E61687">
            <w:rPr>
              <w:noProof/>
            </w:rPr>
            <w:t>[2]</w:t>
          </w:r>
          <w:r w:rsidR="0062636B" w:rsidRPr="002D77BE">
            <w:fldChar w:fldCharType="end"/>
          </w:r>
        </w:sdtContent>
      </w:sdt>
      <w:r w:rsidRPr="002D77BE">
        <w:t>.</w:t>
      </w:r>
    </w:p>
    <w:p w14:paraId="3895BC9B" w14:textId="0C2F08FD" w:rsidR="008E2E1A" w:rsidRPr="002D77BE" w:rsidRDefault="008E2E1A" w:rsidP="008E2E1A">
      <w:pPr>
        <w:spacing w:line="360" w:lineRule="auto"/>
      </w:pPr>
      <w:r w:rsidRPr="002D77BE">
        <w:t>W niniejszej pracy automat komórkowy wykorzystywany jest do reprezentacji środowiska, natomiast organizmy modelowane są jako agenci osadzeni w tej przestrzeni.</w:t>
      </w:r>
    </w:p>
    <w:p w14:paraId="4231B22C" w14:textId="11D28924" w:rsidR="008E2E1A" w:rsidRPr="002D77BE" w:rsidRDefault="008E2E1A" w:rsidP="00580ECF">
      <w:pPr>
        <w:pStyle w:val="Heading2"/>
        <w:spacing w:line="360" w:lineRule="auto"/>
      </w:pPr>
      <w:bookmarkStart w:id="425" w:name="_Toc219154063"/>
      <w:bookmarkStart w:id="426" w:name="_Toc219232930"/>
      <w:bookmarkStart w:id="427" w:name="_Toc219827844"/>
      <w:r w:rsidRPr="002D77BE">
        <w:t>Systemy wieloagentowe</w:t>
      </w:r>
      <w:bookmarkEnd w:id="425"/>
      <w:bookmarkEnd w:id="426"/>
      <w:bookmarkEnd w:id="427"/>
    </w:p>
    <w:p w14:paraId="04A19E41" w14:textId="72F3E15E" w:rsidR="005D0394" w:rsidRPr="002D77BE" w:rsidRDefault="005D0394" w:rsidP="00C17F7F">
      <w:pPr>
        <w:spacing w:line="360" w:lineRule="auto"/>
      </w:pPr>
      <w:r w:rsidRPr="002D77BE">
        <w:t xml:space="preserve">Systemy wieloagentowe (ang. </w:t>
      </w:r>
      <w:r w:rsidRPr="002D77BE">
        <w:rPr>
          <w:i/>
          <w:iCs/>
        </w:rPr>
        <w:t>multi-agent systems</w:t>
      </w:r>
      <w:r w:rsidRPr="002D77BE">
        <w:t>) stanowią klasę modeli, w których złożone zachowanie całego układu wynika z interakcji wielu autonomicznych jednostek podejmujących decyzje na podstawie lokalnych informacji. W kontekście ekologii rolę agentów pełnią zazwyczaj organizmy lub ich uproszczone reprezentacje, wyposażone w zestaw cech, strategii oraz reguł zachowania. Takie podejście umożliwia badanie zjawisk emergentnych, takich jak samoorganizacja, powstawanie struktur przestrzennych czy adaptacja do zmiennych warunków środowiskowych</w:t>
      </w:r>
      <w:sdt>
        <w:sdtPr>
          <w:id w:val="1744679775"/>
          <w:citation/>
        </w:sdtPr>
        <w:sdtEndPr/>
        <w:sdtContent>
          <w:r w:rsidR="0062636B" w:rsidRPr="002D77BE">
            <w:fldChar w:fldCharType="begin"/>
          </w:r>
          <w:r w:rsidR="0062636B" w:rsidRPr="003B4302">
            <w:instrText xml:space="preserve"> CITATION Jon13 \l 2057 </w:instrText>
          </w:r>
          <w:r w:rsidR="0062636B" w:rsidRPr="002D77BE">
            <w:fldChar w:fldCharType="separate"/>
          </w:r>
          <w:r w:rsidR="00E61687">
            <w:rPr>
              <w:noProof/>
            </w:rPr>
            <w:t xml:space="preserve"> </w:t>
          </w:r>
          <w:r w:rsidR="00E61687" w:rsidRPr="00E61687">
            <w:rPr>
              <w:noProof/>
            </w:rPr>
            <w:t>[1]</w:t>
          </w:r>
          <w:r w:rsidR="0062636B" w:rsidRPr="002D77BE">
            <w:fldChar w:fldCharType="end"/>
          </w:r>
        </w:sdtContent>
      </w:sdt>
      <w:r w:rsidRPr="002D77BE">
        <w:t>.</w:t>
      </w:r>
    </w:p>
    <w:p w14:paraId="0873C81A" w14:textId="5D19F564" w:rsidR="008E2E1A" w:rsidRPr="002D77BE" w:rsidRDefault="005D0394" w:rsidP="008E2E1A">
      <w:pPr>
        <w:spacing w:line="360" w:lineRule="auto"/>
      </w:pPr>
      <w:r w:rsidRPr="002D77BE">
        <w:t xml:space="preserve">Zastosowanie modeli wieloagentowych w połączeniu z automatem komórkowym pozwala na naturalne odzwierciedlenie przestrzennej heterogeniczności środowiska oraz lokalnych interakcji między organizmami. W projektowanej w ramach niniejszej pracy symulacji </w:t>
      </w:r>
      <w:r w:rsidR="00A4609E" w:rsidRPr="002D77BE">
        <w:t>agenci</w:t>
      </w:r>
      <w:r w:rsidRPr="002D77BE">
        <w:t xml:space="preserve"> reprezentują organizmy podlegające presji selekcji abiotycznej i gospodarce energetycznej</w:t>
      </w:r>
      <w:r w:rsidR="00C25AB8">
        <w:t>.</w:t>
      </w:r>
      <w:r w:rsidRPr="002D77BE">
        <w:t xml:space="preserve"> </w:t>
      </w:r>
      <w:r w:rsidR="00C25AB8">
        <w:t>I</w:t>
      </w:r>
      <w:r w:rsidRPr="002D77BE">
        <w:t>ch zachowanie</w:t>
      </w:r>
      <w:r w:rsidR="00A4609E" w:rsidRPr="002D77BE">
        <w:t xml:space="preserve"> </w:t>
      </w:r>
      <w:r w:rsidRPr="002D77BE">
        <w:t xml:space="preserve">determinowane </w:t>
      </w:r>
      <w:r w:rsidR="00D95AA1" w:rsidRPr="002D77BE">
        <w:t xml:space="preserve">jest </w:t>
      </w:r>
      <w:r w:rsidRPr="002D77BE">
        <w:t xml:space="preserve">przez genotyp, </w:t>
      </w:r>
      <w:r w:rsidR="00A4609E" w:rsidRPr="002D77BE">
        <w:t xml:space="preserve">na który wpływ mają </w:t>
      </w:r>
      <w:r w:rsidRPr="002D77BE">
        <w:t>doświadczenia życiowe</w:t>
      </w:r>
      <w:r w:rsidR="00A4609E" w:rsidRPr="002D77BE">
        <w:t xml:space="preserve"> przodka</w:t>
      </w:r>
      <w:r w:rsidRPr="002D77BE">
        <w:t>, modelowane za pomocą mechanizmu plastyczności międzypokoleniowej</w:t>
      </w:r>
      <w:r w:rsidR="0036643C" w:rsidRPr="002D77BE">
        <w:t xml:space="preserve"> </w:t>
      </w:r>
      <w:sdt>
        <w:sdtPr>
          <w:id w:val="-751199929"/>
          <w:citation/>
        </w:sdtPr>
        <w:sdtEndPr/>
        <w:sdtContent>
          <w:r w:rsidR="0062636B" w:rsidRPr="002D77BE">
            <w:fldChar w:fldCharType="begin"/>
          </w:r>
          <w:r w:rsidR="0062636B" w:rsidRPr="003B4302">
            <w:instrText xml:space="preserve"> CITATION Jon13 \l 2057 </w:instrText>
          </w:r>
          <w:r w:rsidR="0062636B" w:rsidRPr="002D77BE">
            <w:fldChar w:fldCharType="separate"/>
          </w:r>
          <w:r w:rsidR="00E61687" w:rsidRPr="00E61687">
            <w:rPr>
              <w:noProof/>
            </w:rPr>
            <w:t>[1]</w:t>
          </w:r>
          <w:r w:rsidR="0062636B" w:rsidRPr="002D77BE">
            <w:fldChar w:fldCharType="end"/>
          </w:r>
        </w:sdtContent>
      </w:sdt>
      <w:r w:rsidR="0062636B" w:rsidRPr="002D77BE">
        <w:t>.</w:t>
      </w:r>
    </w:p>
    <w:p w14:paraId="5ED09ECB" w14:textId="64113E4B" w:rsidR="00B4347A" w:rsidRPr="002D77BE" w:rsidRDefault="00B4347A" w:rsidP="008E2E1A">
      <w:pPr>
        <w:pStyle w:val="Heading2"/>
        <w:spacing w:line="360" w:lineRule="auto"/>
      </w:pPr>
      <w:bookmarkStart w:id="428" w:name="_Toc219726929"/>
      <w:bookmarkStart w:id="429" w:name="_Toc219232931"/>
      <w:bookmarkStart w:id="430" w:name="_Toc219827845"/>
      <w:bookmarkEnd w:id="428"/>
      <w:r w:rsidRPr="002D77BE">
        <w:t>Struktura pracy</w:t>
      </w:r>
      <w:bookmarkEnd w:id="429"/>
      <w:bookmarkEnd w:id="430"/>
    </w:p>
    <w:p w14:paraId="1056E6A2" w14:textId="250A2838" w:rsidR="00122C79" w:rsidDel="005B6CF0" w:rsidRDefault="00122C79" w:rsidP="00122C79">
      <w:pPr>
        <w:spacing w:line="360" w:lineRule="auto"/>
        <w:rPr>
          <w:del w:id="431" w:author="Filip Rak" w:date="2026-01-20T15:00:00Z" w16du:dateUtc="2026-01-20T14:00:00Z"/>
        </w:rPr>
      </w:pPr>
      <w:r>
        <w:t xml:space="preserve">W rozdziale drugim przedstawiono cel pracy, z podziałem na zadanie inżynierskie związane z budową środowiska symulacyjnego oraz zadanie modelowe dotyczące konstrukcji i analizy modelu ekosystemu. Rozdział trzeci poświęcono opisowi zastosowanego stosu technologicznego oraz zaprojektowanej architektury oprogramowania, ze szczególnym uwzględnieniem hybrydowego podejścia łączącego elementy programowania obiektowego z architekturą opartą na wzorcu </w:t>
      </w:r>
      <w:del w:id="432" w:author="Filip Rak" w:date="2026-01-20T15:00:00Z" w16du:dateUtc="2026-01-20T14:00:00Z">
        <w:r w:rsidDel="005B6CF0">
          <w:delText>Entity–Component–System (</w:delText>
        </w:r>
      </w:del>
      <w:r>
        <w:t>ECS</w:t>
      </w:r>
      <w:del w:id="433" w:author="Filip Rak" w:date="2026-01-20T15:00:00Z" w16du:dateUtc="2026-01-20T14:00:00Z">
        <w:r w:rsidDel="005B6CF0">
          <w:delText>)</w:delText>
        </w:r>
      </w:del>
      <w:r>
        <w:t>.</w:t>
      </w:r>
    </w:p>
    <w:p w14:paraId="70DAA1CD" w14:textId="77777777" w:rsidR="00122C79" w:rsidRDefault="00122C79" w:rsidP="00122C79">
      <w:pPr>
        <w:spacing w:line="360" w:lineRule="auto"/>
      </w:pPr>
    </w:p>
    <w:p w14:paraId="3A9EFD2C" w14:textId="7C2EAD0F" w:rsidR="0032688C" w:rsidRDefault="00122C79" w:rsidP="00122C79">
      <w:pPr>
        <w:spacing w:line="360" w:lineRule="auto"/>
      </w:pPr>
      <w:r>
        <w:lastRenderedPageBreak/>
        <w:t>W rozdziale czwartym omówiono szczegółowo model ekosystemu, w tym dynamikę środowiska, agenta oraz mechanizmy adaptacji i dziedziczenia. Rozdział piąty dotyczy metodologii testowej, natomiast w rozdziale szóstym zaprezentowano i omówiono wyniki wybranych eksperymentów symulacyjnych. W rozdziale siódmym dokonano oceny modelu ekosystemu na podstawie uzyskanych wyników, a rozdział ósmy zawiera podsumowanie pracy oraz wnioski końcowe.</w:t>
      </w:r>
    </w:p>
    <w:p w14:paraId="67DCA652" w14:textId="0519756E" w:rsidR="00B4347A" w:rsidRPr="002D77BE" w:rsidRDefault="0032688C" w:rsidP="0032688C">
      <w:pPr>
        <w:jc w:val="left"/>
      </w:pPr>
      <w:r>
        <w:br w:type="page"/>
      </w:r>
    </w:p>
    <w:p w14:paraId="51C14B3A" w14:textId="5F2AA4DB" w:rsidR="00B43DAE" w:rsidRPr="002D77BE" w:rsidRDefault="00B43DAE" w:rsidP="00F9540C">
      <w:pPr>
        <w:pStyle w:val="Heading1"/>
      </w:pPr>
      <w:bookmarkStart w:id="434" w:name="_Toc219154064"/>
      <w:bookmarkStart w:id="435" w:name="_Toc219827846"/>
      <w:r w:rsidRPr="002D77BE">
        <w:lastRenderedPageBreak/>
        <w:t>Cel</w:t>
      </w:r>
      <w:bookmarkEnd w:id="434"/>
      <w:r w:rsidR="004F0B30" w:rsidRPr="002D77BE">
        <w:t xml:space="preserve"> pracy</w:t>
      </w:r>
      <w:bookmarkEnd w:id="435"/>
    </w:p>
    <w:p w14:paraId="4389B5D4" w14:textId="12F5DC36" w:rsidR="00B66A03" w:rsidRDefault="00B66A03" w:rsidP="00B66A03">
      <w:pPr>
        <w:spacing w:line="360" w:lineRule="auto"/>
      </w:pPr>
      <w:r>
        <w:t xml:space="preserve">Celem pracy jest opracowanie oraz analiza komputerowego modelu </w:t>
      </w:r>
      <w:del w:id="436" w:author="Filip Rak" w:date="2026-01-20T16:21:00Z" w16du:dateUtc="2026-01-20T15:21:00Z">
        <w:r w:rsidDel="00A04CE6">
          <w:delText xml:space="preserve">trójskładnikowego </w:delText>
        </w:r>
      </w:del>
      <w:r>
        <w:t>ekosystemu, a także implementacja środowiska symulacyjnego umożliwiającego prowadzenie eksperymentów numerycznych z jego wykorzystaniem.</w:t>
      </w:r>
    </w:p>
    <w:p w14:paraId="6A76416C" w14:textId="7D4BD87C" w:rsidR="004F5432" w:rsidRPr="002D77BE" w:rsidRDefault="00B66A03" w:rsidP="00B66A03">
      <w:pPr>
        <w:spacing w:line="360" w:lineRule="auto"/>
      </w:pPr>
      <w:r>
        <w:t>W ramach realizacji celu sformułowano dwa</w:t>
      </w:r>
      <w:r w:rsidR="002F4170">
        <w:t xml:space="preserve"> główne</w:t>
      </w:r>
      <w:r>
        <w:t xml:space="preserve"> zadania, obejmujące część inżynierską oraz modelowo-badawczą.</w:t>
      </w:r>
    </w:p>
    <w:p w14:paraId="538C3A5C" w14:textId="7A7C0E33" w:rsidR="00DE0161" w:rsidRPr="002D77BE" w:rsidRDefault="00883D74" w:rsidP="005F5551">
      <w:pPr>
        <w:pStyle w:val="Heading2"/>
        <w:spacing w:line="360" w:lineRule="auto"/>
      </w:pPr>
      <w:bookmarkStart w:id="437" w:name="_Toc219232933"/>
      <w:bookmarkStart w:id="438" w:name="_Toc219827847"/>
      <w:r w:rsidRPr="002D77BE">
        <w:t>Zadanie</w:t>
      </w:r>
      <w:r w:rsidR="00D81388" w:rsidRPr="002D77BE">
        <w:t xml:space="preserve"> inżynierski</w:t>
      </w:r>
      <w:r w:rsidRPr="002D77BE">
        <w:t>e</w:t>
      </w:r>
      <w:bookmarkEnd w:id="437"/>
      <w:bookmarkEnd w:id="438"/>
    </w:p>
    <w:p w14:paraId="344B34AE" w14:textId="00B51B4F" w:rsidR="00EF66F9" w:rsidRPr="002D77BE" w:rsidRDefault="00B73ACC" w:rsidP="005F5551">
      <w:pPr>
        <w:spacing w:line="360" w:lineRule="auto"/>
      </w:pPr>
      <w:r w:rsidRPr="00B73ACC">
        <w:t>Zadanie inżynierskie polega na zaprojektowaniu i implementacji wieloplatformowego, wydajnego oraz modularnego środowiska symulacyjnego. Oprogramowanie powinno umożliwiać łatwe rozszerzanie logiki systemu oraz zapewniać szeroką konfigurowalność parametrów eksperymentów, pracę w trybie graficznym i konsolowym wspierającą automatyzację badań, a także możliwie deterministyczny przebieg symulacji w obrębie danej platformy sprzętowo-kompilacyjnej.</w:t>
      </w:r>
    </w:p>
    <w:p w14:paraId="362066DA" w14:textId="78EC8E5F" w:rsidR="00B43DAE" w:rsidRPr="002D77BE" w:rsidRDefault="00883D74" w:rsidP="005F5551">
      <w:pPr>
        <w:pStyle w:val="Heading2"/>
        <w:spacing w:line="360" w:lineRule="auto"/>
      </w:pPr>
      <w:bookmarkStart w:id="439" w:name="_Toc219232934"/>
      <w:bookmarkStart w:id="440" w:name="_Toc219827848"/>
      <w:r w:rsidRPr="002D77BE">
        <w:t>Zadanie</w:t>
      </w:r>
      <w:r w:rsidR="00B43DAE" w:rsidRPr="002D77BE">
        <w:t xml:space="preserve"> modelow</w:t>
      </w:r>
      <w:r w:rsidR="002D544F" w:rsidRPr="002D77BE">
        <w:t>e</w:t>
      </w:r>
      <w:bookmarkEnd w:id="439"/>
      <w:bookmarkEnd w:id="440"/>
    </w:p>
    <w:p w14:paraId="25F67455" w14:textId="6AD53A38" w:rsidR="00F77A37" w:rsidRPr="00994B74" w:rsidRDefault="00485D62" w:rsidP="00485D62">
      <w:pPr>
        <w:spacing w:line="360" w:lineRule="auto"/>
        <w:rPr>
          <w:b/>
          <w:color w:val="2E74B5" w:themeColor="accent1" w:themeShade="BF"/>
          <w:sz w:val="32"/>
        </w:rPr>
      </w:pPr>
      <w:bookmarkStart w:id="441" w:name="_Toc219154067"/>
      <w:r w:rsidRPr="00485D62">
        <w:t xml:space="preserve">Zadanie modelowe polega na implementacji oraz analizie </w:t>
      </w:r>
      <w:del w:id="442" w:author="Filip Rak" w:date="2026-01-20T15:35:00Z" w16du:dateUtc="2026-01-20T14:35:00Z">
        <w:r w:rsidRPr="00485D62" w:rsidDel="00DC774C">
          <w:delText xml:space="preserve">trójskładnikowego </w:delText>
        </w:r>
      </w:del>
      <w:r w:rsidRPr="00485D62">
        <w:t>modelu ekosystemu opartego na automacie komórkowym</w:t>
      </w:r>
      <w:ins w:id="443" w:author="Filip Rak" w:date="2026-01-20T15:36:00Z" w16du:dateUtc="2026-01-20T14:36:00Z">
        <w:r w:rsidR="00FF387A">
          <w:t xml:space="preserve"> i populacji agentów</w:t>
        </w:r>
        <w:r w:rsidR="00A546C6">
          <w:t xml:space="preserve">. </w:t>
        </w:r>
      </w:ins>
      <w:ins w:id="444" w:author="Filip Rak" w:date="2026-01-20T15:36:00Z">
        <w:r w:rsidR="00A546C6" w:rsidRPr="00A546C6">
          <w:t>Automat komórkowy służy do dyskretnej reprezentacji środowiska i jego parametrów abiotycznych, natomiast agenci stanowią autonomiczne byty podlegające mechanizmom gospodarki energetycznej oraz presji selekcji abiotycznej.</w:t>
        </w:r>
      </w:ins>
      <w:del w:id="445" w:author="Filip Rak" w:date="2026-01-20T15:36:00Z" w16du:dateUtc="2026-01-20T14:36:00Z">
        <w:r w:rsidRPr="00485D62" w:rsidDel="00A546C6">
          <w:delText>, w którym populacja agentów podlega presji selekcji abiotycznej oraz mechanizmom gospodarki energetycznej</w:delText>
        </w:r>
      </w:del>
      <w:del w:id="446" w:author="Filip Rak" w:date="2026-01-20T15:37:00Z" w16du:dateUtc="2026-01-20T14:37:00Z">
        <w:r w:rsidRPr="00485D62" w:rsidDel="00A546C6">
          <w:delText>.</w:delText>
        </w:r>
      </w:del>
      <w:r w:rsidRPr="00485D62">
        <w:t xml:space="preserve"> Analiza obejmuje ocenę wpływu tych mechanizmów na kształtowanie nisz ekologicznych, różnicowanie genotypów oraz dynamikę migracji populacji.</w:t>
      </w:r>
      <w:r w:rsidR="00F77A37" w:rsidRPr="002D77BE">
        <w:br w:type="page"/>
      </w:r>
    </w:p>
    <w:p w14:paraId="243807AF" w14:textId="36A2FDFC" w:rsidR="00B43DAE" w:rsidRDefault="00B43DAE">
      <w:pPr>
        <w:pStyle w:val="Heading1"/>
      </w:pPr>
      <w:bookmarkStart w:id="447" w:name="_Toc219232935"/>
      <w:bookmarkStart w:id="448" w:name="_Toc219827849"/>
      <w:r w:rsidRPr="002D77BE">
        <w:lastRenderedPageBreak/>
        <w:t xml:space="preserve">Architektura </w:t>
      </w:r>
      <w:r w:rsidR="0033116A" w:rsidRPr="002D77BE">
        <w:t xml:space="preserve">i </w:t>
      </w:r>
      <w:r w:rsidRPr="002D77BE">
        <w:t>technologie</w:t>
      </w:r>
      <w:bookmarkEnd w:id="441"/>
      <w:bookmarkEnd w:id="447"/>
      <w:bookmarkEnd w:id="448"/>
    </w:p>
    <w:p w14:paraId="12360782" w14:textId="7000705C" w:rsidR="00B217CD" w:rsidRPr="00B217CD" w:rsidRDefault="00FD3899" w:rsidP="00B217CD">
      <w:pPr>
        <w:spacing w:line="360" w:lineRule="auto"/>
      </w:pPr>
      <w:r w:rsidRPr="00FD3899">
        <w:t xml:space="preserve">W rozdziale omówiono zastosowane technologie oraz architekturę oprogramowania symulacyjnego, ze szczególnym uwzględnieniem hybrydowego podejścia łączącego programowanie obiektowe z architekturą opartą na wzorcu </w:t>
      </w:r>
      <w:del w:id="449" w:author="Filip Rak" w:date="2026-01-20T15:39:00Z" w16du:dateUtc="2026-01-20T14:39:00Z">
        <w:r w:rsidRPr="00FD3899" w:rsidDel="00355988">
          <w:delText>Entity–Component–System (</w:delText>
        </w:r>
      </w:del>
      <w:r w:rsidRPr="00FD3899">
        <w:t>ECS</w:t>
      </w:r>
      <w:del w:id="450" w:author="Filip Rak" w:date="2026-01-20T15:39:00Z" w16du:dateUtc="2026-01-20T14:39:00Z">
        <w:r w:rsidRPr="00FD3899" w:rsidDel="00355988">
          <w:delText>)</w:delText>
        </w:r>
      </w:del>
      <w:r w:rsidRPr="00FD3899">
        <w:t>.</w:t>
      </w:r>
    </w:p>
    <w:p w14:paraId="70E003D0" w14:textId="3CBB5090" w:rsidR="00B43DAE" w:rsidRPr="002D77BE" w:rsidRDefault="009B5C3C" w:rsidP="00A63966">
      <w:pPr>
        <w:pStyle w:val="Heading2"/>
        <w:spacing w:line="360" w:lineRule="auto"/>
      </w:pPr>
      <w:bookmarkStart w:id="451" w:name="_Ref219399027"/>
      <w:bookmarkStart w:id="452" w:name="_Toc219232936"/>
      <w:bookmarkStart w:id="453" w:name="_Toc219827850"/>
      <w:r w:rsidRPr="002D77BE">
        <w:t>Wykorzystane</w:t>
      </w:r>
      <w:r w:rsidR="00A12A8E" w:rsidRPr="002D77BE">
        <w:t xml:space="preserve"> technologie</w:t>
      </w:r>
      <w:bookmarkEnd w:id="451"/>
      <w:bookmarkEnd w:id="452"/>
      <w:bookmarkEnd w:id="453"/>
    </w:p>
    <w:p w14:paraId="4CFE281E" w14:textId="77F568CC" w:rsidR="002A45EE" w:rsidRPr="002D77BE" w:rsidRDefault="00A12A8E" w:rsidP="00A63966">
      <w:pPr>
        <w:pStyle w:val="BodyText"/>
        <w:spacing w:line="360" w:lineRule="auto"/>
      </w:pPr>
      <w:r w:rsidRPr="002D77BE">
        <w:t>Projekt realizowano</w:t>
      </w:r>
      <w:r w:rsidR="00A63966" w:rsidRPr="002D77BE">
        <w:t xml:space="preserve"> </w:t>
      </w:r>
      <w:r w:rsidRPr="002D77BE">
        <w:t xml:space="preserve">w ramach </w:t>
      </w:r>
      <w:r w:rsidR="007E4F47" w:rsidRPr="002D77BE">
        <w:t xml:space="preserve">nowoczesnego stosu technologicznego opartego na języku </w:t>
      </w:r>
      <w:r w:rsidR="007E4F47" w:rsidRPr="000D6C79">
        <w:rPr>
          <w:i/>
          <w:iCs/>
        </w:rPr>
        <w:t>C++23</w:t>
      </w:r>
      <w:r w:rsidR="007E4F47" w:rsidRPr="002D77BE">
        <w:t xml:space="preserve">. Wybór ten podyktowany był koniecznością zapewnienia najwyższej wydajności obliczeniowej przy jednoczesnym dostępie do nowoczesnych mechanizmów </w:t>
      </w:r>
      <w:r w:rsidR="007756FA" w:rsidRPr="002D77BE">
        <w:t>abstrakcji</w:t>
      </w:r>
      <w:r w:rsidR="00E57179" w:rsidRPr="002D77BE">
        <w:t xml:space="preserve"> oraz dojrzałego ekosystemu bibliotek</w:t>
      </w:r>
      <w:r w:rsidR="007E4F47" w:rsidRPr="002D77BE">
        <w:t xml:space="preserve">. </w:t>
      </w:r>
    </w:p>
    <w:p w14:paraId="255DDAD5" w14:textId="759CB698" w:rsidR="0082752A" w:rsidRPr="002D77BE" w:rsidRDefault="00E57179" w:rsidP="009C055B">
      <w:pPr>
        <w:pStyle w:val="BodyText"/>
        <w:spacing w:line="360" w:lineRule="auto"/>
      </w:pPr>
      <w:r w:rsidRPr="002D77BE">
        <w:t xml:space="preserve">W projekcie wykorzystano następujące </w:t>
      </w:r>
      <w:r w:rsidR="00CA1BF3" w:rsidRPr="002D77BE">
        <w:t>główne</w:t>
      </w:r>
      <w:r w:rsidRPr="002D77BE">
        <w:t xml:space="preserve"> biblioteki</w:t>
      </w:r>
      <w:sdt>
        <w:sdtPr>
          <w:id w:val="1756708001"/>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E61687">
            <w:rPr>
              <w:noProof/>
            </w:rPr>
            <w:t xml:space="preserve"> [3]</w:t>
          </w:r>
          <w:r w:rsidR="00D7740F" w:rsidRPr="002D77BE">
            <w:fldChar w:fldCharType="end"/>
          </w:r>
        </w:sdtContent>
      </w:sdt>
      <w:r w:rsidR="0082752A" w:rsidRPr="002D77BE">
        <w:t xml:space="preserve">: </w:t>
      </w:r>
    </w:p>
    <w:p w14:paraId="062EE566" w14:textId="18C35588" w:rsidR="0082752A" w:rsidRPr="002D77BE" w:rsidRDefault="0082752A">
      <w:pPr>
        <w:pStyle w:val="ListParagraph"/>
        <w:numPr>
          <w:ilvl w:val="0"/>
          <w:numId w:val="5"/>
        </w:numPr>
        <w:spacing w:line="360" w:lineRule="auto"/>
        <w:ind w:left="714" w:hanging="357"/>
        <w:rPr>
          <w:rFonts w:cs="Times New Roman"/>
          <w:szCs w:val="24"/>
        </w:rPr>
      </w:pPr>
      <w:r w:rsidRPr="002D77BE">
        <w:rPr>
          <w:rFonts w:cs="Times New Roman"/>
          <w:b/>
          <w:bCs/>
          <w:i/>
          <w:iCs/>
          <w:szCs w:val="24"/>
        </w:rPr>
        <w:t>EnTT</w:t>
      </w:r>
      <w:r w:rsidRPr="002D77BE">
        <w:rPr>
          <w:rFonts w:cs="Times New Roman"/>
          <w:szCs w:val="24"/>
        </w:rPr>
        <w:t xml:space="preserve"> – </w:t>
      </w:r>
      <w:r w:rsidR="00E2534A" w:rsidRPr="002D77BE">
        <w:rPr>
          <w:rFonts w:cs="Times New Roman"/>
          <w:szCs w:val="24"/>
        </w:rPr>
        <w:t xml:space="preserve">biblioteka dostarczająca wysokowydajne, nowoczesne i </w:t>
      </w:r>
      <w:r w:rsidRPr="002D77BE">
        <w:rPr>
          <w:rFonts w:cs="Times New Roman"/>
          <w:szCs w:val="24"/>
        </w:rPr>
        <w:t xml:space="preserve">elastyczne </w:t>
      </w:r>
      <w:r w:rsidR="00E2534A" w:rsidRPr="002D77BE">
        <w:rPr>
          <w:rFonts w:cs="Times New Roman"/>
          <w:szCs w:val="24"/>
        </w:rPr>
        <w:t xml:space="preserve">narzędzia do programowania w paradygmacie </w:t>
      </w:r>
      <w:r w:rsidRPr="002D77BE">
        <w:rPr>
          <w:rFonts w:cs="Times New Roman"/>
          <w:szCs w:val="24"/>
        </w:rPr>
        <w:t>ECS</w:t>
      </w:r>
      <w:del w:id="454" w:author="Filip Rak" w:date="2026-01-20T15:39:00Z" w16du:dateUtc="2026-01-20T14:39:00Z">
        <w:r w:rsidRPr="002D77BE" w:rsidDel="00BE5AB8">
          <w:rPr>
            <w:rFonts w:cs="Times New Roman"/>
            <w:szCs w:val="24"/>
          </w:rPr>
          <w:delText xml:space="preserve"> (ang. </w:delText>
        </w:r>
        <w:r w:rsidRPr="002D77BE" w:rsidDel="00BE5AB8">
          <w:rPr>
            <w:rFonts w:cs="Times New Roman"/>
            <w:i/>
            <w:iCs/>
            <w:szCs w:val="24"/>
          </w:rPr>
          <w:delText>Entity Component System</w:delText>
        </w:r>
        <w:r w:rsidRPr="002D77BE" w:rsidDel="00BE5AB8">
          <w:rPr>
            <w:rFonts w:cs="Times New Roman"/>
            <w:szCs w:val="24"/>
          </w:rPr>
          <w:delText>)</w:delText>
        </w:r>
      </w:del>
      <w:sdt>
        <w:sdtPr>
          <w:rPr>
            <w:rFonts w:cs="Times New Roman"/>
            <w:szCs w:val="24"/>
          </w:rPr>
          <w:id w:val="611707185"/>
          <w:citation/>
        </w:sdtPr>
        <w:sdtEndPr/>
        <w:sdtContent>
          <w:r w:rsidR="007E449A" w:rsidRPr="002D77BE">
            <w:rPr>
              <w:rFonts w:cs="Times New Roman"/>
              <w:szCs w:val="24"/>
            </w:rPr>
            <w:fldChar w:fldCharType="begin"/>
          </w:r>
          <w:r w:rsidR="007E449A" w:rsidRPr="002D77BE">
            <w:rPr>
              <w:rFonts w:cs="Times New Roman"/>
              <w:szCs w:val="24"/>
            </w:rPr>
            <w:instrText xml:space="preserve"> CITATION Cai26 \l 2057 </w:instrText>
          </w:r>
          <w:r w:rsidR="007E449A"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[6]</w:t>
          </w:r>
          <w:r w:rsidR="007E449A" w:rsidRPr="002D77BE">
            <w:rPr>
              <w:rFonts w:cs="Times New Roman"/>
              <w:szCs w:val="24"/>
            </w:rPr>
            <w:fldChar w:fldCharType="end"/>
          </w:r>
        </w:sdtContent>
      </w:sdt>
      <w:r w:rsidR="00FB1BC6" w:rsidRPr="002D77BE">
        <w:rPr>
          <w:rFonts w:cs="Times New Roman"/>
          <w:szCs w:val="24"/>
        </w:rPr>
        <w:t>,</w:t>
      </w:r>
    </w:p>
    <w:p w14:paraId="640BDE4E" w14:textId="04E90619" w:rsidR="0082752A" w:rsidRPr="002D77BE" w:rsidRDefault="0082752A">
      <w:pPr>
        <w:pStyle w:val="ListParagraph"/>
        <w:numPr>
          <w:ilvl w:val="0"/>
          <w:numId w:val="5"/>
        </w:numPr>
        <w:spacing w:line="360" w:lineRule="auto"/>
        <w:ind w:left="714" w:hanging="357"/>
        <w:rPr>
          <w:rFonts w:cs="Times New Roman"/>
          <w:szCs w:val="24"/>
        </w:rPr>
      </w:pPr>
      <w:r w:rsidRPr="002D77BE">
        <w:rPr>
          <w:rFonts w:cs="Times New Roman"/>
          <w:b/>
          <w:bCs/>
          <w:i/>
          <w:iCs/>
          <w:szCs w:val="24"/>
        </w:rPr>
        <w:t>SFML</w:t>
      </w:r>
      <w:r w:rsidR="00E57179" w:rsidRPr="002D77BE">
        <w:rPr>
          <w:rFonts w:cs="Times New Roman"/>
          <w:i/>
          <w:iCs/>
          <w:szCs w:val="24"/>
        </w:rPr>
        <w:t xml:space="preserve"> – </w:t>
      </w:r>
      <w:r w:rsidR="00FB1BC6" w:rsidRPr="002D77BE">
        <w:rPr>
          <w:rFonts w:cs="Times New Roman"/>
          <w:szCs w:val="24"/>
        </w:rPr>
        <w:t>biblioteka multimedialna zapewniająca obsługę renderowania obrazu oraz zdarzeń wejściowych użytkownika</w:t>
      </w:r>
      <w:sdt>
        <w:sdtPr>
          <w:rPr>
            <w:rFonts w:cs="Times New Roman"/>
            <w:szCs w:val="24"/>
          </w:rPr>
          <w:id w:val="-1334528344"/>
          <w:citation/>
        </w:sdtPr>
        <w:sdtEndPr/>
        <w:sdtContent>
          <w:r w:rsidR="007E449A" w:rsidRPr="002D77BE">
            <w:rPr>
              <w:rFonts w:cs="Times New Roman"/>
              <w:szCs w:val="24"/>
            </w:rPr>
            <w:fldChar w:fldCharType="begin"/>
          </w:r>
          <w:r w:rsidR="007E449A" w:rsidRPr="002D77BE">
            <w:rPr>
              <w:rFonts w:cs="Times New Roman"/>
              <w:szCs w:val="24"/>
            </w:rPr>
            <w:instrText xml:space="preserve"> CITATION Gom26 \l 2057 </w:instrText>
          </w:r>
          <w:r w:rsidR="007E449A"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[7]</w:t>
          </w:r>
          <w:r w:rsidR="007E449A" w:rsidRPr="002D77BE">
            <w:rPr>
              <w:rFonts w:cs="Times New Roman"/>
              <w:szCs w:val="24"/>
            </w:rPr>
            <w:fldChar w:fldCharType="end"/>
          </w:r>
        </w:sdtContent>
      </w:sdt>
      <w:r w:rsidR="00FB1BC6" w:rsidRPr="002D77BE">
        <w:rPr>
          <w:rFonts w:cs="Times New Roman"/>
          <w:szCs w:val="24"/>
        </w:rPr>
        <w:t>,</w:t>
      </w:r>
    </w:p>
    <w:p w14:paraId="526C7186" w14:textId="454E1C0B" w:rsidR="0082752A" w:rsidRPr="002D77BE" w:rsidRDefault="00EA31D4">
      <w:pPr>
        <w:pStyle w:val="ListParagraph"/>
        <w:numPr>
          <w:ilvl w:val="0"/>
          <w:numId w:val="5"/>
        </w:numPr>
        <w:spacing w:line="360" w:lineRule="auto"/>
        <w:ind w:left="714" w:hanging="357"/>
        <w:rPr>
          <w:rFonts w:cs="Times New Roman"/>
          <w:szCs w:val="24"/>
        </w:rPr>
      </w:pPr>
      <w:r w:rsidRPr="002D77BE">
        <w:rPr>
          <w:rFonts w:cs="Times New Roman"/>
          <w:b/>
          <w:bCs/>
          <w:i/>
          <w:iCs/>
          <w:szCs w:val="24"/>
        </w:rPr>
        <w:t xml:space="preserve">Dear </w:t>
      </w:r>
      <w:r w:rsidR="0082752A" w:rsidRPr="002D77BE">
        <w:rPr>
          <w:rFonts w:cs="Times New Roman"/>
          <w:b/>
          <w:bCs/>
          <w:i/>
          <w:iCs/>
          <w:szCs w:val="24"/>
        </w:rPr>
        <w:t>ImGui</w:t>
      </w:r>
      <w:r w:rsidR="00E2534A" w:rsidRPr="002D77BE">
        <w:rPr>
          <w:rFonts w:cs="Times New Roman"/>
          <w:i/>
          <w:iCs/>
          <w:szCs w:val="24"/>
        </w:rPr>
        <w:t xml:space="preserve"> – </w:t>
      </w:r>
      <w:r w:rsidR="00E2534A" w:rsidRPr="002D77BE">
        <w:rPr>
          <w:rFonts w:cs="Times New Roman"/>
          <w:szCs w:val="24"/>
        </w:rPr>
        <w:t xml:space="preserve">biblioteka do tworzenia </w:t>
      </w:r>
      <w:r w:rsidR="00FB1BC6" w:rsidRPr="002D77BE">
        <w:rPr>
          <w:rFonts w:cs="Times New Roman"/>
          <w:szCs w:val="24"/>
        </w:rPr>
        <w:t xml:space="preserve">graficznego </w:t>
      </w:r>
      <w:r w:rsidR="00E2534A" w:rsidRPr="002D77BE">
        <w:rPr>
          <w:rFonts w:cs="Times New Roman"/>
          <w:szCs w:val="24"/>
        </w:rPr>
        <w:t xml:space="preserve">interfejsu </w:t>
      </w:r>
      <w:r w:rsidR="00FB1BC6" w:rsidRPr="002D77BE">
        <w:rPr>
          <w:rFonts w:cs="Times New Roman"/>
          <w:szCs w:val="24"/>
        </w:rPr>
        <w:t xml:space="preserve">użytkownika </w:t>
      </w:r>
      <w:r w:rsidR="00E2534A" w:rsidRPr="002D77BE">
        <w:rPr>
          <w:rFonts w:cs="Times New Roman"/>
          <w:szCs w:val="24"/>
        </w:rPr>
        <w:t xml:space="preserve">w trybie </w:t>
      </w:r>
      <w:r w:rsidR="00E2534A" w:rsidRPr="002D77BE">
        <w:rPr>
          <w:rFonts w:cs="Times New Roman"/>
          <w:i/>
          <w:iCs/>
          <w:szCs w:val="24"/>
        </w:rPr>
        <w:t>immediate</w:t>
      </w:r>
      <w:r w:rsidR="00302BBD">
        <w:rPr>
          <w:rFonts w:cs="Times New Roman"/>
          <w:i/>
          <w:iCs/>
          <w:szCs w:val="24"/>
        </w:rPr>
        <w:t xml:space="preserve"> </w:t>
      </w:r>
      <w:r w:rsidR="00E2534A" w:rsidRPr="002D77BE">
        <w:rPr>
          <w:rFonts w:cs="Times New Roman"/>
          <w:i/>
          <w:iCs/>
          <w:szCs w:val="24"/>
        </w:rPr>
        <w:t>mode</w:t>
      </w:r>
      <w:sdt>
        <w:sdtPr>
          <w:rPr>
            <w:rFonts w:cs="Times New Roman"/>
            <w:i/>
            <w:iCs/>
            <w:szCs w:val="24"/>
          </w:rPr>
          <w:id w:val="-2595754"/>
          <w:citation/>
        </w:sdtPr>
        <w:sdtEndPr/>
        <w:sdtContent>
          <w:r w:rsidR="007E449A" w:rsidRPr="002D77BE">
            <w:rPr>
              <w:rFonts w:cs="Times New Roman"/>
              <w:i/>
              <w:iCs/>
              <w:szCs w:val="24"/>
            </w:rPr>
            <w:fldChar w:fldCharType="begin"/>
          </w:r>
          <w:r w:rsidR="007E449A" w:rsidRPr="002D77BE">
            <w:rPr>
              <w:rFonts w:cs="Times New Roman"/>
              <w:i/>
              <w:iCs/>
              <w:szCs w:val="24"/>
            </w:rPr>
            <w:instrText xml:space="preserve"> CITATION Cor26 \l 2057 </w:instrText>
          </w:r>
          <w:r w:rsidR="007E449A" w:rsidRPr="002D77BE">
            <w:rPr>
              <w:rFonts w:cs="Times New Roman"/>
              <w:i/>
              <w:iCs/>
              <w:szCs w:val="24"/>
            </w:rPr>
            <w:fldChar w:fldCharType="separate"/>
          </w:r>
          <w:r w:rsidR="00E61687">
            <w:rPr>
              <w:rFonts w:cs="Times New Roman"/>
              <w:i/>
              <w:iCs/>
              <w:noProof/>
              <w:szCs w:val="24"/>
            </w:rPr>
            <w:t xml:space="preserve"> </w:t>
          </w:r>
          <w:r w:rsidR="00E61687" w:rsidRPr="00E61687">
            <w:rPr>
              <w:rFonts w:cs="Times New Roman"/>
              <w:noProof/>
              <w:szCs w:val="24"/>
            </w:rPr>
            <w:t>[8]</w:t>
          </w:r>
          <w:r w:rsidR="007E449A" w:rsidRPr="002D77BE">
            <w:rPr>
              <w:rFonts w:cs="Times New Roman"/>
              <w:i/>
              <w:iCs/>
              <w:szCs w:val="24"/>
            </w:rPr>
            <w:fldChar w:fldCharType="end"/>
          </w:r>
        </w:sdtContent>
      </w:sdt>
      <w:r w:rsidR="00FB1BC6" w:rsidRPr="002D77BE">
        <w:rPr>
          <w:rFonts w:cs="Times New Roman"/>
          <w:szCs w:val="24"/>
        </w:rPr>
        <w:t>,</w:t>
      </w:r>
    </w:p>
    <w:p w14:paraId="475F3CA4" w14:textId="2E60BFA2" w:rsidR="0082752A" w:rsidRPr="002D77BE" w:rsidRDefault="0082752A">
      <w:pPr>
        <w:pStyle w:val="ListParagraph"/>
        <w:numPr>
          <w:ilvl w:val="0"/>
          <w:numId w:val="5"/>
        </w:numPr>
        <w:spacing w:line="360" w:lineRule="auto"/>
        <w:ind w:left="714" w:hanging="357"/>
        <w:rPr>
          <w:rFonts w:cs="Times New Roman"/>
          <w:szCs w:val="24"/>
        </w:rPr>
      </w:pPr>
      <w:r w:rsidRPr="002D77BE">
        <w:rPr>
          <w:rFonts w:cs="Times New Roman"/>
          <w:b/>
          <w:bCs/>
          <w:i/>
          <w:iCs/>
          <w:szCs w:val="24"/>
        </w:rPr>
        <w:t>CLI11</w:t>
      </w:r>
      <w:r w:rsidR="002A45EE" w:rsidRPr="002D77BE">
        <w:rPr>
          <w:rFonts w:cs="Times New Roman"/>
          <w:szCs w:val="24"/>
        </w:rPr>
        <w:t xml:space="preserve"> – </w:t>
      </w:r>
      <w:r w:rsidR="00EA31D4" w:rsidRPr="002D77BE">
        <w:rPr>
          <w:rFonts w:cs="Times New Roman"/>
          <w:szCs w:val="24"/>
        </w:rPr>
        <w:t xml:space="preserve">biblioteka pełniąca funkcje </w:t>
      </w:r>
      <w:r w:rsidR="002A45EE" w:rsidRPr="002D77BE">
        <w:rPr>
          <w:rFonts w:cs="Times New Roman"/>
          <w:szCs w:val="24"/>
        </w:rPr>
        <w:t>parser</w:t>
      </w:r>
      <w:r w:rsidR="00DF59EC" w:rsidRPr="002D77BE">
        <w:rPr>
          <w:rFonts w:cs="Times New Roman"/>
          <w:szCs w:val="24"/>
        </w:rPr>
        <w:t>a</w:t>
      </w:r>
      <w:r w:rsidR="002A45EE" w:rsidRPr="002D77BE">
        <w:rPr>
          <w:rFonts w:cs="Times New Roman"/>
          <w:szCs w:val="24"/>
        </w:rPr>
        <w:t xml:space="preserve"> argumentów wiersza poleceń</w:t>
      </w:r>
      <w:sdt>
        <w:sdtPr>
          <w:rPr>
            <w:rFonts w:cs="Times New Roman"/>
            <w:szCs w:val="24"/>
          </w:rPr>
          <w:id w:val="425160429"/>
          <w:citation/>
        </w:sdtPr>
        <w:sdtEndPr/>
        <w:sdtContent>
          <w:r w:rsidR="002A2684" w:rsidRPr="002D77BE">
            <w:rPr>
              <w:rFonts w:cs="Times New Roman"/>
              <w:szCs w:val="24"/>
            </w:rPr>
            <w:fldChar w:fldCharType="begin"/>
          </w:r>
          <w:r w:rsidR="002A2684" w:rsidRPr="002D77BE">
            <w:rPr>
              <w:rFonts w:cs="Times New Roman"/>
              <w:szCs w:val="24"/>
            </w:rPr>
            <w:instrText xml:space="preserve"> CITATION Hen26 \l 2057 </w:instrText>
          </w:r>
          <w:r w:rsidR="002A2684"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[9]</w:t>
          </w:r>
          <w:r w:rsidR="002A2684" w:rsidRPr="002D77BE">
            <w:rPr>
              <w:rFonts w:cs="Times New Roman"/>
              <w:szCs w:val="24"/>
            </w:rPr>
            <w:fldChar w:fldCharType="end"/>
          </w:r>
        </w:sdtContent>
      </w:sdt>
      <w:r w:rsidR="00FB1BC6" w:rsidRPr="002D77BE">
        <w:rPr>
          <w:rFonts w:cs="Times New Roman"/>
          <w:szCs w:val="24"/>
        </w:rPr>
        <w:t>,</w:t>
      </w:r>
    </w:p>
    <w:p w14:paraId="34A3D1BD" w14:textId="64F57F74" w:rsidR="002A45EE" w:rsidRPr="002D77BE" w:rsidRDefault="002A45EE">
      <w:pPr>
        <w:pStyle w:val="ListParagraph"/>
        <w:numPr>
          <w:ilvl w:val="0"/>
          <w:numId w:val="5"/>
        </w:numPr>
        <w:spacing w:line="360" w:lineRule="auto"/>
        <w:ind w:left="714" w:hanging="357"/>
        <w:rPr>
          <w:rFonts w:cs="Times New Roman"/>
          <w:szCs w:val="24"/>
        </w:rPr>
      </w:pPr>
      <w:r w:rsidRPr="002D77BE">
        <w:rPr>
          <w:rFonts w:cs="Times New Roman"/>
          <w:b/>
          <w:bCs/>
          <w:i/>
          <w:iCs/>
          <w:szCs w:val="24"/>
        </w:rPr>
        <w:t>n</w:t>
      </w:r>
      <w:r w:rsidR="0082752A" w:rsidRPr="002D77BE">
        <w:rPr>
          <w:rFonts w:cs="Times New Roman"/>
          <w:b/>
          <w:bCs/>
          <w:i/>
          <w:iCs/>
          <w:szCs w:val="24"/>
        </w:rPr>
        <w:t>lohmann</w:t>
      </w:r>
      <w:r w:rsidRPr="002D77BE">
        <w:rPr>
          <w:rFonts w:cs="Times New Roman"/>
          <w:b/>
          <w:bCs/>
          <w:i/>
          <w:iCs/>
          <w:szCs w:val="24"/>
        </w:rPr>
        <w:t>/json</w:t>
      </w:r>
      <w:r w:rsidRPr="002D77BE">
        <w:rPr>
          <w:rFonts w:cs="Times New Roman"/>
          <w:i/>
          <w:iCs/>
          <w:szCs w:val="24"/>
        </w:rPr>
        <w:t xml:space="preserve"> – </w:t>
      </w:r>
      <w:r w:rsidRPr="002D77BE">
        <w:rPr>
          <w:rFonts w:cs="Times New Roman"/>
          <w:szCs w:val="24"/>
        </w:rPr>
        <w:t xml:space="preserve">narzędzie </w:t>
      </w:r>
      <w:r w:rsidR="00EA31D4" w:rsidRPr="002D77BE">
        <w:rPr>
          <w:rFonts w:cs="Times New Roman"/>
          <w:szCs w:val="24"/>
        </w:rPr>
        <w:t xml:space="preserve">przeznaczone </w:t>
      </w:r>
      <w:r w:rsidRPr="002D77BE">
        <w:rPr>
          <w:rFonts w:cs="Times New Roman"/>
          <w:szCs w:val="24"/>
        </w:rPr>
        <w:t>do przetwarzania danych w formacie JSON</w:t>
      </w:r>
      <w:sdt>
        <w:sdtPr>
          <w:rPr>
            <w:rFonts w:cs="Times New Roman"/>
            <w:szCs w:val="24"/>
          </w:rPr>
          <w:id w:val="-49547935"/>
          <w:citation/>
        </w:sdtPr>
        <w:sdtEndPr/>
        <w:sdtContent>
          <w:r w:rsidR="002A2684" w:rsidRPr="002D77BE">
            <w:rPr>
              <w:rFonts w:cs="Times New Roman"/>
              <w:szCs w:val="24"/>
            </w:rPr>
            <w:fldChar w:fldCharType="begin"/>
          </w:r>
          <w:r w:rsidR="002A2684" w:rsidRPr="002D77BE">
            <w:rPr>
              <w:rFonts w:cs="Times New Roman"/>
              <w:szCs w:val="24"/>
            </w:rPr>
            <w:instrText xml:space="preserve"> CITATION Nie26 \l 2057 </w:instrText>
          </w:r>
          <w:r w:rsidR="002A2684"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[10]</w:t>
          </w:r>
          <w:r w:rsidR="002A2684" w:rsidRPr="002D77BE">
            <w:rPr>
              <w:rFonts w:cs="Times New Roman"/>
              <w:szCs w:val="24"/>
            </w:rPr>
            <w:fldChar w:fldCharType="end"/>
          </w:r>
        </w:sdtContent>
      </w:sdt>
      <w:r w:rsidRPr="002D77BE">
        <w:rPr>
          <w:rFonts w:cs="Times New Roman"/>
          <w:szCs w:val="24"/>
        </w:rPr>
        <w:t xml:space="preserve">. </w:t>
      </w:r>
    </w:p>
    <w:p w14:paraId="654E4AC8" w14:textId="11418D5E" w:rsidR="007E4F47" w:rsidRPr="002D77BE" w:rsidRDefault="007E4F47" w:rsidP="009C055B">
      <w:pPr>
        <w:pStyle w:val="BodyText"/>
        <w:spacing w:line="360" w:lineRule="auto"/>
      </w:pPr>
      <w:r w:rsidRPr="002D77BE">
        <w:t xml:space="preserve">Do zarządzania procesem budowania aplikacji wykorzystano </w:t>
      </w:r>
      <w:r w:rsidR="007756FA" w:rsidRPr="002D77BE">
        <w:t xml:space="preserve">wieloplatformowe </w:t>
      </w:r>
      <w:r w:rsidRPr="002D77BE">
        <w:t xml:space="preserve">narzędzie </w:t>
      </w:r>
      <w:r w:rsidRPr="002D77BE">
        <w:rPr>
          <w:b/>
          <w:bCs/>
          <w:i/>
          <w:iCs/>
        </w:rPr>
        <w:t>CMake</w:t>
      </w:r>
      <w:r w:rsidR="007756FA" w:rsidRPr="002D77BE">
        <w:rPr>
          <w:i/>
          <w:iCs/>
        </w:rPr>
        <w:t>,</w:t>
      </w:r>
      <w:r w:rsidR="007756FA" w:rsidRPr="002D77BE">
        <w:t xml:space="preserve"> pozwalające na kompilacj</w:t>
      </w:r>
      <w:r w:rsidR="00F704D3" w:rsidRPr="002D77BE">
        <w:t>ę</w:t>
      </w:r>
      <w:r w:rsidR="007756FA" w:rsidRPr="002D77BE">
        <w:t xml:space="preserve"> kodu źródłowego</w:t>
      </w:r>
      <w:r w:rsidR="00E56C28" w:rsidRPr="002D77BE">
        <w:t xml:space="preserve"> niezależnie od platformy sprzętowej</w:t>
      </w:r>
      <w:r w:rsidR="00C772B5" w:rsidRPr="002D77BE">
        <w:t xml:space="preserve"> oraz </w:t>
      </w:r>
      <w:r w:rsidR="00E56C28" w:rsidRPr="002D77BE">
        <w:t>systemu operacyjneg</w:t>
      </w:r>
      <w:r w:rsidR="00C772B5" w:rsidRPr="002D77BE">
        <w:t>o</w:t>
      </w:r>
      <w:r w:rsidR="00E56C28" w:rsidRPr="002D77BE">
        <w:t xml:space="preserve">. </w:t>
      </w:r>
      <w:r w:rsidR="00C772B5" w:rsidRPr="002D77BE">
        <w:t>Narzędzie to umożliwia ponadto scentralizowane zarządzanie i pobieranie zewnętrznych zależności wymaganych przez projekt</w:t>
      </w:r>
      <w:r w:rsidRPr="002D77BE">
        <w:t>.</w:t>
      </w:r>
    </w:p>
    <w:p w14:paraId="747003B4" w14:textId="73F1F1B6" w:rsidR="00C92C0D" w:rsidRPr="002D77BE" w:rsidRDefault="00C92C0D" w:rsidP="009C055B">
      <w:pPr>
        <w:pStyle w:val="BodyText"/>
        <w:spacing w:line="360" w:lineRule="auto"/>
      </w:pPr>
      <w:r w:rsidRPr="002D77BE">
        <w:t>W celu zapewnienia wysokiej jakości kodu źródłowego oraz zgodności z nowoczesnymi standardami programistycznymi wykorzystywano narzędzia analizy i automatyzacji:</w:t>
      </w:r>
    </w:p>
    <w:p w14:paraId="53E5B789" w14:textId="29D650E0" w:rsidR="00C92C0D" w:rsidRPr="002D77BE" w:rsidRDefault="00C92C0D">
      <w:pPr>
        <w:pStyle w:val="ListParagraph"/>
        <w:numPr>
          <w:ilvl w:val="0"/>
          <w:numId w:val="6"/>
        </w:numPr>
        <w:spacing w:line="360" w:lineRule="auto"/>
        <w:rPr>
          <w:rFonts w:cs="Times New Roman"/>
          <w:szCs w:val="24"/>
        </w:rPr>
      </w:pPr>
      <w:r w:rsidRPr="00A15F9E">
        <w:rPr>
          <w:rFonts w:cs="Times New Roman"/>
          <w:b/>
          <w:i/>
          <w:szCs w:val="24"/>
        </w:rPr>
        <w:t>LLVM Clang</w:t>
      </w:r>
      <w:r w:rsidRPr="002D77BE">
        <w:rPr>
          <w:rFonts w:cs="Times New Roman"/>
          <w:szCs w:val="24"/>
        </w:rPr>
        <w:t xml:space="preserve"> – kompilator oferujący precyzyjne komunikaty o błędach będący podstawą innych wykorzystywanych narzędzi</w:t>
      </w:r>
      <w:r w:rsidR="00D810E8" w:rsidRPr="002D77BE">
        <w:rPr>
          <w:rFonts w:cs="Times New Roman"/>
          <w:szCs w:val="24"/>
        </w:rPr>
        <w:t xml:space="preserve"> </w:t>
      </w:r>
      <w:sdt>
        <w:sdtPr>
          <w:rPr>
            <w:rFonts w:cs="Times New Roman"/>
            <w:szCs w:val="24"/>
          </w:rPr>
          <w:id w:val="1860318452"/>
          <w:citation/>
        </w:sdtPr>
        <w:sdtEndPr/>
        <w:sdtContent>
          <w:r w:rsidR="00D810E8" w:rsidRPr="002D77BE">
            <w:rPr>
              <w:rFonts w:cs="Times New Roman"/>
              <w:szCs w:val="24"/>
            </w:rPr>
            <w:fldChar w:fldCharType="begin"/>
          </w:r>
          <w:r w:rsidR="00D810E8" w:rsidRPr="002D77BE">
            <w:rPr>
              <w:rFonts w:cs="Times New Roman"/>
              <w:szCs w:val="24"/>
            </w:rPr>
            <w:instrText xml:space="preserve"> CITATION Lat08 \l 2057 </w:instrText>
          </w:r>
          <w:r w:rsidR="00D810E8" w:rsidRPr="002D77BE">
            <w:rPr>
              <w:rFonts w:cs="Times New Roman"/>
              <w:szCs w:val="24"/>
            </w:rPr>
            <w:fldChar w:fldCharType="separate"/>
          </w:r>
          <w:r w:rsidR="00E61687" w:rsidRPr="00E61687">
            <w:rPr>
              <w:rFonts w:cs="Times New Roman"/>
              <w:noProof/>
              <w:szCs w:val="24"/>
            </w:rPr>
            <w:t>[11]</w:t>
          </w:r>
          <w:r w:rsidR="00D810E8" w:rsidRPr="002D77BE">
            <w:rPr>
              <w:rFonts w:cs="Times New Roman"/>
              <w:szCs w:val="24"/>
            </w:rPr>
            <w:fldChar w:fldCharType="end"/>
          </w:r>
        </w:sdtContent>
      </w:sdt>
      <w:r w:rsidR="002772BE" w:rsidRPr="002D77BE">
        <w:rPr>
          <w:rFonts w:cs="Times New Roman"/>
          <w:szCs w:val="24"/>
        </w:rPr>
        <w:t>,</w:t>
      </w:r>
    </w:p>
    <w:p w14:paraId="5E6EBE6E" w14:textId="5C073F13" w:rsidR="00C92C0D" w:rsidRPr="002D77BE" w:rsidRDefault="00C92C0D">
      <w:pPr>
        <w:pStyle w:val="ListParagraph"/>
        <w:numPr>
          <w:ilvl w:val="0"/>
          <w:numId w:val="6"/>
        </w:numPr>
        <w:spacing w:line="360" w:lineRule="auto"/>
        <w:rPr>
          <w:rFonts w:cs="Times New Roman"/>
          <w:szCs w:val="24"/>
        </w:rPr>
      </w:pPr>
      <w:r w:rsidRPr="00A15F9E">
        <w:rPr>
          <w:rFonts w:cs="Times New Roman"/>
          <w:b/>
          <w:i/>
          <w:szCs w:val="24"/>
        </w:rPr>
        <w:t>Clang-tidy</w:t>
      </w:r>
      <w:r w:rsidRPr="002D77BE">
        <w:rPr>
          <w:rFonts w:cs="Times New Roman"/>
          <w:szCs w:val="24"/>
        </w:rPr>
        <w:t xml:space="preserve"> </w:t>
      </w:r>
      <w:r w:rsidR="002772BE" w:rsidRPr="002D77BE">
        <w:rPr>
          <w:rFonts w:cs="Times New Roman"/>
          <w:szCs w:val="24"/>
        </w:rPr>
        <w:t>–</w:t>
      </w:r>
      <w:r w:rsidRPr="002D77BE">
        <w:rPr>
          <w:rFonts w:cs="Times New Roman"/>
          <w:szCs w:val="24"/>
        </w:rPr>
        <w:t xml:space="preserve"> </w:t>
      </w:r>
      <w:r w:rsidR="002772BE" w:rsidRPr="002D77BE">
        <w:rPr>
          <w:rFonts w:cs="Times New Roman"/>
          <w:szCs w:val="24"/>
        </w:rPr>
        <w:t xml:space="preserve">narzędzie do statycznej analizy kodu (ang. </w:t>
      </w:r>
      <w:r w:rsidR="002772BE" w:rsidRPr="002D77BE">
        <w:rPr>
          <w:rFonts w:cs="Times New Roman"/>
          <w:i/>
          <w:iCs/>
          <w:szCs w:val="24"/>
        </w:rPr>
        <w:t>static analysis</w:t>
      </w:r>
      <w:r w:rsidR="002772BE" w:rsidRPr="002D77BE">
        <w:rPr>
          <w:rFonts w:cs="Times New Roman"/>
          <w:szCs w:val="24"/>
        </w:rPr>
        <w:t xml:space="preserve">), służące do wykrywania błędów logicznych, naruszeń standardów bezpieczeństwa oraz </w:t>
      </w:r>
      <w:r w:rsidR="00771F92" w:rsidRPr="002D77BE">
        <w:rPr>
          <w:rFonts w:cs="Times New Roman"/>
          <w:szCs w:val="24"/>
        </w:rPr>
        <w:t xml:space="preserve">egzekwowania reguł nowoczesnego C++ </w:t>
      </w:r>
      <w:r w:rsidR="002772BE" w:rsidRPr="002D77BE">
        <w:rPr>
          <w:rFonts w:cs="Times New Roman"/>
          <w:szCs w:val="24"/>
        </w:rPr>
        <w:t xml:space="preserve">zgodnych </w:t>
      </w:r>
      <w:r w:rsidR="00D81388" w:rsidRPr="002D77BE">
        <w:rPr>
          <w:rFonts w:cs="Times New Roman"/>
          <w:szCs w:val="24"/>
        </w:rPr>
        <w:t xml:space="preserve">z </w:t>
      </w:r>
      <w:r w:rsidR="00D81388" w:rsidRPr="002D77BE">
        <w:t>C++</w:t>
      </w:r>
      <w:r w:rsidR="002772BE" w:rsidRPr="002D77BE">
        <w:rPr>
          <w:rFonts w:cs="Times New Roman"/>
          <w:i/>
          <w:iCs/>
          <w:szCs w:val="24"/>
        </w:rPr>
        <w:t xml:space="preserve"> Core Guidelines</w:t>
      </w:r>
      <w:sdt>
        <w:sdtPr>
          <w:rPr>
            <w:rFonts w:cs="Times New Roman"/>
            <w:i/>
            <w:iCs/>
            <w:szCs w:val="24"/>
          </w:rPr>
          <w:id w:val="-1184978410"/>
          <w:citation/>
        </w:sdtPr>
        <w:sdtEndPr/>
        <w:sdtContent>
          <w:r w:rsidR="00D810E8" w:rsidRPr="002D77BE">
            <w:rPr>
              <w:rFonts w:cs="Times New Roman"/>
              <w:i/>
              <w:iCs/>
              <w:szCs w:val="24"/>
            </w:rPr>
            <w:fldChar w:fldCharType="begin"/>
          </w:r>
          <w:r w:rsidR="00D810E8" w:rsidRPr="002D77BE">
            <w:rPr>
              <w:rFonts w:cs="Times New Roman"/>
              <w:i/>
              <w:iCs/>
              <w:szCs w:val="24"/>
            </w:rPr>
            <w:instrText xml:space="preserve"> CITATION Lat08 \l 2057 </w:instrText>
          </w:r>
          <w:r w:rsidR="00D810E8" w:rsidRPr="002D77BE">
            <w:rPr>
              <w:rFonts w:cs="Times New Roman"/>
              <w:i/>
              <w:iCs/>
              <w:szCs w:val="24"/>
            </w:rPr>
            <w:fldChar w:fldCharType="separate"/>
          </w:r>
          <w:r w:rsidR="00E61687">
            <w:rPr>
              <w:rFonts w:cs="Times New Roman"/>
              <w:i/>
              <w:iCs/>
              <w:noProof/>
              <w:szCs w:val="24"/>
            </w:rPr>
            <w:t xml:space="preserve"> </w:t>
          </w:r>
          <w:r w:rsidR="00E61687" w:rsidRPr="00E61687">
            <w:rPr>
              <w:rFonts w:cs="Times New Roman"/>
              <w:noProof/>
              <w:szCs w:val="24"/>
            </w:rPr>
            <w:t>[11]</w:t>
          </w:r>
          <w:r w:rsidR="00D810E8" w:rsidRPr="002D77BE">
            <w:rPr>
              <w:rFonts w:cs="Times New Roman"/>
              <w:i/>
              <w:iCs/>
              <w:szCs w:val="24"/>
            </w:rPr>
            <w:fldChar w:fldCharType="end"/>
          </w:r>
        </w:sdtContent>
      </w:sdt>
      <w:sdt>
        <w:sdtPr>
          <w:rPr>
            <w:rFonts w:cs="Times New Roman"/>
            <w:i/>
            <w:iCs/>
            <w:szCs w:val="24"/>
          </w:rPr>
          <w:id w:val="499856087"/>
          <w:citation/>
        </w:sdtPr>
        <w:sdtEndPr/>
        <w:sdtContent>
          <w:r w:rsidR="00771F92" w:rsidRPr="002D77BE">
            <w:rPr>
              <w:rFonts w:cs="Times New Roman"/>
              <w:i/>
              <w:iCs/>
              <w:szCs w:val="24"/>
            </w:rPr>
            <w:fldChar w:fldCharType="begin"/>
          </w:r>
          <w:r w:rsidR="00771F92" w:rsidRPr="002D77BE">
            <w:rPr>
              <w:rFonts w:cs="Times New Roman"/>
              <w:szCs w:val="24"/>
            </w:rPr>
            <w:instrText xml:space="preserve"> CITATION CppCG \l 2057 </w:instrText>
          </w:r>
          <w:r w:rsidR="00771F92" w:rsidRPr="002D77BE">
            <w:rPr>
              <w:rFonts w:cs="Times New Roman"/>
              <w:i/>
              <w:iCs/>
              <w:szCs w:val="24"/>
            </w:rPr>
            <w:fldChar w:fldCharType="separate"/>
          </w:r>
          <w:r w:rsidR="00E61687">
            <w:rPr>
              <w:rFonts w:cs="Times New Roman"/>
              <w:noProof/>
              <w:szCs w:val="24"/>
            </w:rPr>
            <w:t xml:space="preserve"> </w:t>
          </w:r>
          <w:r w:rsidR="00E61687" w:rsidRPr="00E61687">
            <w:rPr>
              <w:rFonts w:cs="Times New Roman"/>
              <w:noProof/>
              <w:szCs w:val="24"/>
            </w:rPr>
            <w:t>[12]</w:t>
          </w:r>
          <w:r w:rsidR="00771F92" w:rsidRPr="002D77BE">
            <w:rPr>
              <w:rFonts w:cs="Times New Roman"/>
              <w:i/>
              <w:iCs/>
              <w:szCs w:val="24"/>
            </w:rPr>
            <w:fldChar w:fldCharType="end"/>
          </w:r>
        </w:sdtContent>
      </w:sdt>
      <w:r w:rsidR="002772BE" w:rsidRPr="002D77BE">
        <w:rPr>
          <w:rFonts w:cs="Times New Roman"/>
          <w:i/>
          <w:iCs/>
          <w:szCs w:val="24"/>
        </w:rPr>
        <w:t>,</w:t>
      </w:r>
    </w:p>
    <w:p w14:paraId="3EA0856F" w14:textId="6870BD65" w:rsidR="002772BE" w:rsidRPr="002D77BE" w:rsidRDefault="002772BE">
      <w:pPr>
        <w:pStyle w:val="ListParagraph"/>
        <w:numPr>
          <w:ilvl w:val="0"/>
          <w:numId w:val="6"/>
        </w:numPr>
        <w:spacing w:line="360" w:lineRule="auto"/>
        <w:rPr>
          <w:rFonts w:cs="Times New Roman"/>
          <w:szCs w:val="24"/>
        </w:rPr>
      </w:pPr>
      <w:r w:rsidRPr="0082628F">
        <w:rPr>
          <w:rFonts w:cs="Times New Roman"/>
          <w:b/>
          <w:i/>
          <w:szCs w:val="24"/>
        </w:rPr>
        <w:lastRenderedPageBreak/>
        <w:t>Clang-</w:t>
      </w:r>
      <w:r w:rsidR="00D81388" w:rsidRPr="0082628F">
        <w:rPr>
          <w:rFonts w:cs="Times New Roman"/>
          <w:b/>
          <w:i/>
          <w:szCs w:val="24"/>
        </w:rPr>
        <w:t>format</w:t>
      </w:r>
      <w:r w:rsidR="00D81388" w:rsidRPr="002D77BE">
        <w:rPr>
          <w:rFonts w:cs="Times New Roman"/>
          <w:szCs w:val="24"/>
        </w:rPr>
        <w:t xml:space="preserve"> –</w:t>
      </w:r>
      <w:r w:rsidRPr="002D77BE">
        <w:rPr>
          <w:rFonts w:cs="Times New Roman"/>
          <w:szCs w:val="24"/>
        </w:rPr>
        <w:t xml:space="preserve"> parser zapewniający automatyczne i spójne formatowanie kodu</w:t>
      </w:r>
      <w:r w:rsidR="00D810E8" w:rsidRPr="002D77BE">
        <w:rPr>
          <w:rFonts w:cs="Times New Roman"/>
          <w:szCs w:val="24"/>
        </w:rPr>
        <w:t xml:space="preserve"> </w:t>
      </w:r>
      <w:sdt>
        <w:sdtPr>
          <w:rPr>
            <w:rFonts w:cs="Times New Roman"/>
            <w:szCs w:val="24"/>
          </w:rPr>
          <w:id w:val="1755709778"/>
          <w:citation/>
        </w:sdtPr>
        <w:sdtEndPr/>
        <w:sdtContent>
          <w:r w:rsidR="00D810E8" w:rsidRPr="002D77BE">
            <w:rPr>
              <w:rFonts w:cs="Times New Roman"/>
              <w:szCs w:val="24"/>
            </w:rPr>
            <w:fldChar w:fldCharType="begin"/>
          </w:r>
          <w:r w:rsidR="00D810E8" w:rsidRPr="002D77BE">
            <w:rPr>
              <w:rFonts w:cs="Times New Roman"/>
              <w:szCs w:val="24"/>
            </w:rPr>
            <w:instrText xml:space="preserve"> CITATION Lat08 \l 2057 </w:instrText>
          </w:r>
          <w:r w:rsidR="00D810E8" w:rsidRPr="002D77BE">
            <w:rPr>
              <w:rFonts w:cs="Times New Roman"/>
              <w:szCs w:val="24"/>
            </w:rPr>
            <w:fldChar w:fldCharType="separate"/>
          </w:r>
          <w:r w:rsidR="00E61687" w:rsidRPr="00E61687">
            <w:rPr>
              <w:rFonts w:cs="Times New Roman"/>
              <w:noProof/>
              <w:szCs w:val="24"/>
            </w:rPr>
            <w:t>[11]</w:t>
          </w:r>
          <w:r w:rsidR="00D810E8" w:rsidRPr="002D77BE">
            <w:rPr>
              <w:rFonts w:cs="Times New Roman"/>
              <w:szCs w:val="24"/>
            </w:rPr>
            <w:fldChar w:fldCharType="end"/>
          </w:r>
        </w:sdtContent>
      </w:sdt>
      <w:r w:rsidRPr="002D77BE">
        <w:rPr>
          <w:rFonts w:cs="Times New Roman"/>
          <w:szCs w:val="24"/>
        </w:rPr>
        <w:t>,</w:t>
      </w:r>
    </w:p>
    <w:p w14:paraId="4F2D50AC" w14:textId="10386EF3" w:rsidR="002772BE" w:rsidRPr="002D77BE" w:rsidRDefault="002772BE">
      <w:pPr>
        <w:pStyle w:val="ListParagraph"/>
        <w:numPr>
          <w:ilvl w:val="0"/>
          <w:numId w:val="6"/>
        </w:numPr>
        <w:spacing w:line="360" w:lineRule="auto"/>
        <w:rPr>
          <w:rFonts w:cs="Times New Roman"/>
          <w:szCs w:val="24"/>
        </w:rPr>
      </w:pPr>
      <w:r w:rsidRPr="0082628F">
        <w:rPr>
          <w:rFonts w:cs="Times New Roman"/>
          <w:b/>
          <w:i/>
          <w:szCs w:val="24"/>
        </w:rPr>
        <w:t>Clangd</w:t>
      </w:r>
      <w:r w:rsidRPr="002D77BE">
        <w:rPr>
          <w:rFonts w:cs="Times New Roman"/>
          <w:szCs w:val="24"/>
        </w:rPr>
        <w:t xml:space="preserve"> – serwer językowy (ang. </w:t>
      </w:r>
      <w:r w:rsidRPr="002D77BE">
        <w:rPr>
          <w:rFonts w:cs="Times New Roman"/>
          <w:i/>
          <w:iCs/>
          <w:szCs w:val="24"/>
        </w:rPr>
        <w:t>Language Server Protocol</w:t>
      </w:r>
      <w:r w:rsidRPr="002D77BE">
        <w:rPr>
          <w:rFonts w:cs="Times New Roman"/>
          <w:szCs w:val="24"/>
        </w:rPr>
        <w:t>) w</w:t>
      </w:r>
      <w:r w:rsidR="00DA5175" w:rsidRPr="002D77BE">
        <w:rPr>
          <w:rFonts w:cs="Times New Roman"/>
          <w:szCs w:val="24"/>
        </w:rPr>
        <w:t>s</w:t>
      </w:r>
      <w:r w:rsidRPr="002D77BE">
        <w:rPr>
          <w:rFonts w:cs="Times New Roman"/>
          <w:szCs w:val="24"/>
        </w:rPr>
        <w:t>pierający proces programowania przez inteligentne uzupełnianie kodu, nawigacj</w:t>
      </w:r>
      <w:r w:rsidR="00F704D3" w:rsidRPr="002D77BE">
        <w:rPr>
          <w:rFonts w:cs="Times New Roman"/>
          <w:szCs w:val="24"/>
        </w:rPr>
        <w:t>ę</w:t>
      </w:r>
      <w:r w:rsidRPr="002D77BE">
        <w:rPr>
          <w:rFonts w:cs="Times New Roman"/>
          <w:szCs w:val="24"/>
        </w:rPr>
        <w:t xml:space="preserve"> oraz analizę semantyczną w czasie rzeczywistym</w:t>
      </w:r>
      <w:r w:rsidR="004E2711" w:rsidRPr="002D77BE">
        <w:rPr>
          <w:rFonts w:cs="Times New Roman"/>
          <w:szCs w:val="24"/>
        </w:rPr>
        <w:t xml:space="preserve"> </w:t>
      </w:r>
      <w:sdt>
        <w:sdtPr>
          <w:rPr>
            <w:rFonts w:cs="Times New Roman"/>
            <w:szCs w:val="24"/>
          </w:rPr>
          <w:id w:val="1062449626"/>
          <w:citation/>
        </w:sdtPr>
        <w:sdtEndPr/>
        <w:sdtContent>
          <w:r w:rsidR="004E2711" w:rsidRPr="002D77BE">
            <w:rPr>
              <w:rFonts w:cs="Times New Roman"/>
              <w:szCs w:val="24"/>
            </w:rPr>
            <w:fldChar w:fldCharType="begin"/>
          </w:r>
          <w:r w:rsidR="004E2711" w:rsidRPr="002D77BE">
            <w:rPr>
              <w:rFonts w:cs="Times New Roman"/>
              <w:szCs w:val="24"/>
            </w:rPr>
            <w:instrText xml:space="preserve"> CITATION Lat08 \l 2057 </w:instrText>
          </w:r>
          <w:r w:rsidR="004E2711" w:rsidRPr="002D77BE">
            <w:rPr>
              <w:rFonts w:cs="Times New Roman"/>
              <w:szCs w:val="24"/>
            </w:rPr>
            <w:fldChar w:fldCharType="separate"/>
          </w:r>
          <w:r w:rsidR="00E61687" w:rsidRPr="00E61687">
            <w:rPr>
              <w:rFonts w:cs="Times New Roman"/>
              <w:noProof/>
              <w:szCs w:val="24"/>
            </w:rPr>
            <w:t>[11]</w:t>
          </w:r>
          <w:r w:rsidR="004E2711" w:rsidRPr="002D77BE">
            <w:rPr>
              <w:rFonts w:cs="Times New Roman"/>
              <w:szCs w:val="24"/>
            </w:rPr>
            <w:fldChar w:fldCharType="end"/>
          </w:r>
        </w:sdtContent>
      </w:sdt>
      <w:r w:rsidR="004E2711" w:rsidRPr="002D77BE">
        <w:rPr>
          <w:rFonts w:cs="Times New Roman"/>
          <w:szCs w:val="24"/>
        </w:rPr>
        <w:t xml:space="preserve"> </w:t>
      </w:r>
      <w:sdt>
        <w:sdtPr>
          <w:rPr>
            <w:rFonts w:cs="Times New Roman"/>
            <w:szCs w:val="24"/>
          </w:rPr>
          <w:id w:val="358707668"/>
          <w:citation/>
        </w:sdtPr>
        <w:sdtEndPr/>
        <w:sdtContent>
          <w:r w:rsidR="00F02513" w:rsidRPr="002D77BE">
            <w:rPr>
              <w:rFonts w:cs="Times New Roman"/>
              <w:szCs w:val="24"/>
            </w:rPr>
            <w:fldChar w:fldCharType="begin"/>
          </w:r>
          <w:r w:rsidR="00F02513" w:rsidRPr="002D77BE">
            <w:rPr>
              <w:rFonts w:cs="Times New Roman"/>
              <w:szCs w:val="24"/>
            </w:rPr>
            <w:instrText xml:space="preserve"> CITATION LLV26 \l 2057 </w:instrText>
          </w:r>
          <w:r w:rsidR="00F02513" w:rsidRPr="002D77BE">
            <w:rPr>
              <w:rFonts w:cs="Times New Roman"/>
              <w:szCs w:val="24"/>
            </w:rPr>
            <w:fldChar w:fldCharType="separate"/>
          </w:r>
          <w:r w:rsidR="00E61687" w:rsidRPr="00E61687">
            <w:rPr>
              <w:rFonts w:cs="Times New Roman"/>
              <w:noProof/>
              <w:szCs w:val="24"/>
            </w:rPr>
            <w:t>[13]</w:t>
          </w:r>
          <w:r w:rsidR="00F02513" w:rsidRPr="002D77BE">
            <w:rPr>
              <w:rFonts w:cs="Times New Roman"/>
              <w:szCs w:val="24"/>
            </w:rPr>
            <w:fldChar w:fldCharType="end"/>
          </w:r>
        </w:sdtContent>
      </w:sdt>
      <w:r w:rsidRPr="002D77BE">
        <w:rPr>
          <w:rFonts w:cs="Times New Roman"/>
          <w:szCs w:val="24"/>
        </w:rPr>
        <w:t>.</w:t>
      </w:r>
    </w:p>
    <w:p w14:paraId="2FB13C3A" w14:textId="427E0D47" w:rsidR="001B5805" w:rsidRPr="002D77BE" w:rsidRDefault="00DE0EDB" w:rsidP="009C055B">
      <w:pPr>
        <w:pStyle w:val="BodyText"/>
        <w:spacing w:line="360" w:lineRule="auto"/>
      </w:pPr>
      <w:r w:rsidRPr="00DE0EDB">
        <w:t>Zastosowanie wymienionych technologii pozwala na ograniczenie długu technicznego, zwiększenie utrzymywalności projektu oraz usprawnienie</w:t>
      </w:r>
      <w:r w:rsidR="00234F35" w:rsidRPr="00BD765A">
        <w:t xml:space="preserve"> </w:t>
      </w:r>
      <w:r w:rsidRPr="00DE0EDB">
        <w:t>procesu wytwarzania i wdrażania oprogramowania</w:t>
      </w:r>
      <w:r w:rsidR="00234F35" w:rsidRPr="002D77BE">
        <w:t>.</w:t>
      </w:r>
    </w:p>
    <w:p w14:paraId="7B40FCB5" w14:textId="5CEA5E54" w:rsidR="00ED0109" w:rsidRPr="002D77BE" w:rsidRDefault="001B5805" w:rsidP="009C055B">
      <w:pPr>
        <w:pStyle w:val="Heading2"/>
        <w:spacing w:line="360" w:lineRule="auto"/>
      </w:pPr>
      <w:bookmarkStart w:id="455" w:name="_Toc219154069"/>
      <w:bookmarkStart w:id="456" w:name="_Toc219232937"/>
      <w:bookmarkStart w:id="457" w:name="_Toc219827851"/>
      <w:r w:rsidRPr="002D77BE">
        <w:t>Porównanie OOP i ECS</w:t>
      </w:r>
      <w:bookmarkEnd w:id="455"/>
      <w:bookmarkEnd w:id="456"/>
      <w:bookmarkEnd w:id="457"/>
    </w:p>
    <w:p w14:paraId="42B09CF3" w14:textId="4588B4CF" w:rsidR="00DE7216" w:rsidRPr="002D77BE" w:rsidRDefault="00ED0109" w:rsidP="009C055B">
      <w:pPr>
        <w:pStyle w:val="BodyText"/>
        <w:spacing w:line="360" w:lineRule="auto"/>
      </w:pPr>
      <w:r w:rsidRPr="002D77BE">
        <w:t>Projektowanie oprogramowania symulacyjnego może być realizowane w oparciu o różne paradygmaty programowania.</w:t>
      </w:r>
      <w:r w:rsidR="00721379" w:rsidRPr="002D77BE">
        <w:t xml:space="preserve"> </w:t>
      </w:r>
      <w:r w:rsidR="00D966FA" w:rsidRPr="002D77BE">
        <w:t>W praktyce inżynierskiej</w:t>
      </w:r>
      <w:r w:rsidR="00137A30" w:rsidRPr="002D77BE">
        <w:t xml:space="preserve">, zwłaszcza w dziedzinie gier i symulacji czasu rzeczywistego szczególnie często stosuje się </w:t>
      </w:r>
      <w:r w:rsidR="00D966FA" w:rsidRPr="002D77BE">
        <w:t xml:space="preserve">dwa podejścia: klasyczne programowanie obiektowe (ang. </w:t>
      </w:r>
      <w:r w:rsidR="00D966FA" w:rsidRPr="002D77BE">
        <w:rPr>
          <w:i/>
          <w:iCs/>
        </w:rPr>
        <w:t>OOP, Object-Oriented Programming</w:t>
      </w:r>
      <w:r w:rsidR="00D966FA" w:rsidRPr="002D77BE">
        <w:t>)</w:t>
      </w:r>
      <w:r w:rsidR="007966EB" w:rsidRPr="002D77BE">
        <w:t xml:space="preserve"> </w:t>
      </w:r>
      <w:sdt>
        <w:sdtPr>
          <w:id w:val="-1542357547"/>
          <w:citation/>
        </w:sdtPr>
        <w:sdtEndPr/>
        <w:sdtContent>
          <w:r w:rsidR="007966EB" w:rsidRPr="002D77BE">
            <w:fldChar w:fldCharType="begin"/>
          </w:r>
          <w:r w:rsidR="007966EB" w:rsidRPr="002D77BE">
            <w:instrText xml:space="preserve">CITATION SeekingGrace \l 2057 </w:instrText>
          </w:r>
          <w:r w:rsidR="007966EB" w:rsidRPr="002D77BE">
            <w:fldChar w:fldCharType="separate"/>
          </w:r>
          <w:r w:rsidR="00E61687">
            <w:rPr>
              <w:noProof/>
            </w:rPr>
            <w:t>[14]</w:t>
          </w:r>
          <w:r w:rsidR="007966EB" w:rsidRPr="002D77BE">
            <w:fldChar w:fldCharType="end"/>
          </w:r>
        </w:sdtContent>
      </w:sdt>
      <w:r w:rsidR="00D966FA" w:rsidRPr="002D77BE">
        <w:t xml:space="preserve"> oraz architektury zorientowane na dane</w:t>
      </w:r>
      <w:r w:rsidR="007F0604">
        <w:t>. W</w:t>
      </w:r>
      <w:r w:rsidR="00D966FA" w:rsidRPr="002D77BE">
        <w:t xml:space="preserve">śród </w:t>
      </w:r>
      <w:r w:rsidR="007F0604">
        <w:t xml:space="preserve">tych </w:t>
      </w:r>
      <w:r w:rsidR="00054538">
        <w:t xml:space="preserve">architektur </w:t>
      </w:r>
      <w:r w:rsidR="00D966FA" w:rsidRPr="002D77BE">
        <w:t xml:space="preserve">szczególną popularność uzyskał wzorzec ECS </w:t>
      </w:r>
      <w:del w:id="458" w:author="Filip Rak" w:date="2026-01-20T15:40:00Z" w16du:dateUtc="2026-01-20T14:40:00Z">
        <w:r w:rsidR="00D966FA" w:rsidRPr="002D77BE" w:rsidDel="008752A9">
          <w:delText xml:space="preserve">(ang. </w:delText>
        </w:r>
        <w:r w:rsidR="00D966FA" w:rsidRPr="002D77BE" w:rsidDel="008752A9">
          <w:rPr>
            <w:i/>
            <w:iCs/>
          </w:rPr>
          <w:delText>Entity–Component–System</w:delText>
        </w:r>
        <w:r w:rsidR="00D966FA" w:rsidRPr="002D77BE" w:rsidDel="008752A9">
          <w:delText>)</w:delText>
        </w:r>
        <w:r w:rsidR="00974837" w:rsidRPr="002D77BE" w:rsidDel="008752A9">
          <w:delText xml:space="preserve">, </w:delText>
        </w:r>
      </w:del>
      <w:r w:rsidR="00D966FA" w:rsidRPr="002D77BE">
        <w:t xml:space="preserve">powszechnie obecny w </w:t>
      </w:r>
      <w:r w:rsidR="00712F19" w:rsidRPr="002D77BE">
        <w:t xml:space="preserve">nowoczesnych silnikach </w:t>
      </w:r>
      <w:r w:rsidR="00D966FA" w:rsidRPr="002D77BE">
        <w:t xml:space="preserve">gier komputerowych, gdzie wysoka wydajność jest </w:t>
      </w:r>
      <w:r w:rsidR="00DE7216" w:rsidRPr="002D77BE">
        <w:t>priorytetowa</w:t>
      </w:r>
      <w:sdt>
        <w:sdtPr>
          <w:id w:val="1343274053"/>
          <w:citation/>
        </w:sdtPr>
        <w:sdtEndPr/>
        <w:sdtContent>
          <w:r w:rsidR="00974837" w:rsidRPr="002D77BE">
            <w:fldChar w:fldCharType="begin"/>
          </w:r>
          <w:r w:rsidR="002D3B6C" w:rsidRPr="002D77BE">
            <w:instrText xml:space="preserve">CITATION ECSPerf \l 2057 </w:instrText>
          </w:r>
          <w:r w:rsidR="00974837" w:rsidRPr="002D77BE">
            <w:fldChar w:fldCharType="separate"/>
          </w:r>
          <w:r w:rsidR="00E61687">
            <w:rPr>
              <w:noProof/>
            </w:rPr>
            <w:t xml:space="preserve"> [4]</w:t>
          </w:r>
          <w:r w:rsidR="00974837" w:rsidRPr="002D77BE">
            <w:fldChar w:fldCharType="end"/>
          </w:r>
        </w:sdtContent>
      </w:sdt>
      <w:r w:rsidR="00974837" w:rsidRPr="002D77BE">
        <w:t>.</w:t>
      </w:r>
      <w:r w:rsidR="00DE7216" w:rsidRPr="002D77BE">
        <w:t xml:space="preserve"> </w:t>
      </w:r>
    </w:p>
    <w:p w14:paraId="74A4A509" w14:textId="2C4C8778" w:rsidR="00E90897" w:rsidRPr="002D77BE" w:rsidRDefault="002A12A6" w:rsidP="009C055B">
      <w:pPr>
        <w:pStyle w:val="BodyText"/>
        <w:spacing w:line="360" w:lineRule="auto"/>
      </w:pPr>
      <w:r w:rsidRPr="002D77BE">
        <w:t xml:space="preserve">Wybór odpowiedniego modelu architektury ma istotny wpływ na stabilność i </w:t>
      </w:r>
      <w:r w:rsidR="009D406A" w:rsidRPr="009D406A">
        <w:t xml:space="preserve">skalowalność </w:t>
      </w:r>
      <w:r w:rsidRPr="002D77BE">
        <w:t>oprogramowania, w tym systemów symulacyjnych. Tradycyjne podejście obiektowe opiera się na odwzorowaniu bytów świata rzeczywistego na obiekty, co sprzyja enkapsulacji i czytelnemu modelowaniu skomplikowanych relacji. Jednakże, jak zauważa się w badaniach nad systemami czasu rzeczywistego</w:t>
      </w:r>
      <w:sdt>
        <w:sdtPr>
          <w:id w:val="-633329304"/>
          <w:citation/>
        </w:sdtPr>
        <w:sdtEndPr/>
        <w:sdtContent>
          <w:r w:rsidR="00CA50C3" w:rsidRPr="002D77BE">
            <w:fldChar w:fldCharType="begin"/>
          </w:r>
          <w:r w:rsidR="00CA50C3" w:rsidRPr="002D77BE">
            <w:instrText xml:space="preserve"> CITATION Wie15 \l 2057 </w:instrText>
          </w:r>
          <w:r w:rsidR="00CA50C3" w:rsidRPr="002D77BE">
            <w:fldChar w:fldCharType="separate"/>
          </w:r>
          <w:r w:rsidR="00E61687">
            <w:rPr>
              <w:noProof/>
            </w:rPr>
            <w:t xml:space="preserve"> [5]</w:t>
          </w:r>
          <w:r w:rsidR="00CA50C3" w:rsidRPr="002D77BE">
            <w:fldChar w:fldCharType="end"/>
          </w:r>
        </w:sdtContent>
      </w:sdt>
      <w:r w:rsidRPr="002D77BE">
        <w:t>, silne powiązanie danych z logiką wewnętrzną obiektów może prowadzić do usztywnienia struktury i utraty elastyczności, utrudniając</w:t>
      </w:r>
      <w:r w:rsidR="00CA50C3" w:rsidRPr="002D77BE">
        <w:t xml:space="preserve"> rozwój, utrzymanie </w:t>
      </w:r>
      <w:r w:rsidR="00D81388" w:rsidRPr="002D77BE">
        <w:t>i ponowne</w:t>
      </w:r>
      <w:r w:rsidRPr="002D77BE">
        <w:t xml:space="preserve"> wykorzyst</w:t>
      </w:r>
      <w:r w:rsidR="00D81388" w:rsidRPr="002D77BE">
        <w:t>yw</w:t>
      </w:r>
      <w:r w:rsidRPr="002D77BE">
        <w:t xml:space="preserve">anie kodu w dynamicznie rozwijającym się </w:t>
      </w:r>
      <w:commentRangeStart w:id="459"/>
      <w:commentRangeStart w:id="460"/>
      <w:commentRangeStart w:id="461"/>
      <w:r w:rsidRPr="002D77BE">
        <w:t>oprogramowaniu</w:t>
      </w:r>
      <w:r w:rsidR="000040F5" w:rsidRPr="002D77BE">
        <w:t xml:space="preserve"> </w:t>
      </w:r>
      <w:sdt>
        <w:sdtPr>
          <w:id w:val="-186452307"/>
          <w:citation/>
        </w:sdtPr>
        <w:sdtEndPr/>
        <w:sdtContent>
          <w:r w:rsidR="000040F5" w:rsidRPr="002D77BE">
            <w:fldChar w:fldCharType="begin"/>
          </w:r>
          <w:r w:rsidR="000040F5" w:rsidRPr="002D77BE">
            <w:instrText xml:space="preserve"> CITATION ECSPerf \l 2057 </w:instrText>
          </w:r>
          <w:r w:rsidR="000040F5" w:rsidRPr="002D77BE">
            <w:fldChar w:fldCharType="separate"/>
          </w:r>
          <w:r w:rsidR="00E61687">
            <w:rPr>
              <w:noProof/>
            </w:rPr>
            <w:t>[4]</w:t>
          </w:r>
          <w:r w:rsidR="000040F5" w:rsidRPr="002D77BE">
            <w:fldChar w:fldCharType="end"/>
          </w:r>
        </w:sdtContent>
      </w:sdt>
      <w:r w:rsidR="00CA50C3" w:rsidRPr="002D77BE">
        <w:t xml:space="preserve"> </w:t>
      </w:r>
      <w:sdt>
        <w:sdtPr>
          <w:id w:val="-2004655553"/>
          <w:citation/>
        </w:sdtPr>
        <w:sdtEndPr/>
        <w:sdtContent>
          <w:r w:rsidR="00CA50C3" w:rsidRPr="002D77BE">
            <w:fldChar w:fldCharType="begin"/>
          </w:r>
          <w:r w:rsidR="00CA50C3" w:rsidRPr="002D77BE">
            <w:instrText xml:space="preserve"> CITATION Wie15 \l 2057 </w:instrText>
          </w:r>
          <w:r w:rsidR="00CA50C3" w:rsidRPr="002D77BE">
            <w:fldChar w:fldCharType="separate"/>
          </w:r>
          <w:r w:rsidR="00E61687">
            <w:rPr>
              <w:noProof/>
            </w:rPr>
            <w:t>[5]</w:t>
          </w:r>
          <w:r w:rsidR="00CA50C3" w:rsidRPr="002D77BE">
            <w:fldChar w:fldCharType="end"/>
          </w:r>
        </w:sdtContent>
      </w:sdt>
      <w:commentRangeEnd w:id="459"/>
      <w:r w:rsidR="00B64D61" w:rsidRPr="002D77BE">
        <w:rPr>
          <w:rStyle w:val="CommentReference"/>
          <w:sz w:val="24"/>
          <w:szCs w:val="20"/>
        </w:rPr>
        <w:commentReference w:id="459"/>
      </w:r>
      <w:commentRangeEnd w:id="460"/>
      <w:r w:rsidR="00EC6A25" w:rsidRPr="002D77BE">
        <w:rPr>
          <w:rStyle w:val="CommentReference"/>
          <w:sz w:val="24"/>
          <w:szCs w:val="20"/>
        </w:rPr>
        <w:commentReference w:id="460"/>
      </w:r>
      <w:commentRangeEnd w:id="461"/>
      <w:r w:rsidR="00B32826" w:rsidRPr="002D77BE">
        <w:rPr>
          <w:rStyle w:val="CommentReference"/>
          <w:sz w:val="24"/>
          <w:szCs w:val="20"/>
        </w:rPr>
        <w:commentReference w:id="461"/>
      </w:r>
      <w:r w:rsidRPr="002D77BE">
        <w:t xml:space="preserve">. </w:t>
      </w:r>
    </w:p>
    <w:p w14:paraId="44D620C9" w14:textId="7B87876E" w:rsidR="000040F5" w:rsidRPr="002D77BE" w:rsidRDefault="00CA50C3" w:rsidP="009C055B">
      <w:pPr>
        <w:pStyle w:val="BodyText"/>
        <w:spacing w:line="360" w:lineRule="auto"/>
      </w:pPr>
      <w:r w:rsidRPr="002D77BE">
        <w:t xml:space="preserve">Znaczącą zaletą OOP jest niewątpliwie łatwość zarządzania logiką na poziomie pojedynczych obiektów. Niemniej jednak, w przypadku symulacji o dużej skali, gdzie uzyskanie wysokiej wydajności stanowi istotne wyzwanie, model ten ujawnia wady wynikające z nieoptymalnych wzorców dostępu do pamięci. Jak wskazują badania </w:t>
      </w:r>
      <w:sdt>
        <w:sdtPr>
          <w:id w:val="1971547375"/>
          <w:citation/>
        </w:sdtPr>
        <w:sdtEndPr/>
        <w:sdtContent>
          <w:r w:rsidRPr="002D77BE">
            <w:fldChar w:fldCharType="begin"/>
          </w:r>
          <w:r w:rsidRPr="002D77BE">
            <w:instrText xml:space="preserve"> CITATION ECSPerf \l 2057 </w:instrText>
          </w:r>
          <w:r w:rsidRPr="002D77BE">
            <w:fldChar w:fldCharType="separate"/>
          </w:r>
          <w:r w:rsidR="00E61687">
            <w:rPr>
              <w:noProof/>
            </w:rPr>
            <w:t>[4]</w:t>
          </w:r>
          <w:r w:rsidRPr="002D77BE">
            <w:fldChar w:fldCharType="end"/>
          </w:r>
        </w:sdtContent>
      </w:sdt>
      <w:r w:rsidRPr="002D77BE">
        <w:t>, enkapsulacja w OOP utrudnia optymalizację lokalności danych i efektywnego wykorzystania pamięci podręcznej procesora, co prowadzi do obniżenia wydajności przy dużej liczbie bytów.</w:t>
      </w:r>
    </w:p>
    <w:p w14:paraId="208A5F6A" w14:textId="7B4E896E" w:rsidR="000040F5" w:rsidRPr="002D77BE" w:rsidRDefault="000040F5" w:rsidP="009C055B">
      <w:pPr>
        <w:pStyle w:val="BodyText"/>
        <w:spacing w:line="360" w:lineRule="auto"/>
      </w:pPr>
      <w:r w:rsidRPr="002D77BE">
        <w:t>W odpowiedzi na te ograniczenia, w nowoczesnych systemach coraz częściej stosuje się architekturę zorientowaną na dan</w:t>
      </w:r>
      <w:r w:rsidR="005916EE" w:rsidRPr="002D77BE">
        <w:t>e</w:t>
      </w:r>
      <w:r w:rsidRPr="002D77BE">
        <w:t xml:space="preserve"> realizowaną przez wzorzec ECS. Podejście to promuje pełną separacj</w:t>
      </w:r>
      <w:r w:rsidR="00F704D3" w:rsidRPr="002D77BE">
        <w:t>ę</w:t>
      </w:r>
      <w:r w:rsidRPr="002D77BE">
        <w:t xml:space="preserve"> stanu od zachowania. co pozwala uniknąć problemów wynikających ze sztywnych </w:t>
      </w:r>
      <w:r w:rsidRPr="002D77BE">
        <w:lastRenderedPageBreak/>
        <w:t>hierarchii typów oraz silnej enkapsulacji danych charakterystycznych dla OOP</w:t>
      </w:r>
      <w:sdt>
        <w:sdtPr>
          <w:id w:val="3873189"/>
          <w:citation/>
        </w:sdtPr>
        <w:sdtEndPr/>
        <w:sdtContent>
          <w:r w:rsidR="00D37B2E" w:rsidRPr="002D77BE">
            <w:fldChar w:fldCharType="begin"/>
          </w:r>
          <w:r w:rsidR="00D37B2E" w:rsidRPr="002D77BE">
            <w:instrText xml:space="preserve"> CITATION Wie15 \l 2057 </w:instrText>
          </w:r>
          <w:r w:rsidR="00D37B2E" w:rsidRPr="002D77BE">
            <w:fldChar w:fldCharType="separate"/>
          </w:r>
          <w:r w:rsidR="00E61687">
            <w:rPr>
              <w:noProof/>
            </w:rPr>
            <w:t xml:space="preserve"> [5]</w:t>
          </w:r>
          <w:r w:rsidR="00D37B2E" w:rsidRPr="002D77BE">
            <w:fldChar w:fldCharType="end"/>
          </w:r>
        </w:sdtContent>
      </w:sdt>
      <w:r w:rsidRPr="002D77BE">
        <w:t>. W przeciwieństwie do obiektowego modelu reprezentacji, w którym dane są rozproszone w wielu obiektach, ECS porządkuje je w struktury zoptymalizowane pod jednorodne przetwarzanie.</w:t>
      </w:r>
    </w:p>
    <w:p w14:paraId="3DBB5F4E" w14:textId="4FAB60E5" w:rsidR="000040F5" w:rsidRPr="002D77BE" w:rsidRDefault="000040F5" w:rsidP="009C055B">
      <w:pPr>
        <w:pStyle w:val="BodyText"/>
        <w:spacing w:line="360" w:lineRule="auto"/>
      </w:pPr>
      <w:r w:rsidRPr="002D77BE">
        <w:t xml:space="preserve">Jak wykazano w analizach wydajnościowych </w:t>
      </w:r>
      <w:sdt>
        <w:sdtPr>
          <w:id w:val="-2108264976"/>
          <w:citation/>
        </w:sdtPr>
        <w:sdtEndPr/>
        <w:sdtContent>
          <w:r w:rsidRPr="002D77BE">
            <w:fldChar w:fldCharType="begin"/>
          </w:r>
          <w:r w:rsidRPr="002D77BE">
            <w:instrText xml:space="preserve"> CITATION ECSPerf \l 2057 </w:instrText>
          </w:r>
          <w:r w:rsidRPr="002D77BE">
            <w:fldChar w:fldCharType="separate"/>
          </w:r>
          <w:r w:rsidR="00E61687">
            <w:rPr>
              <w:noProof/>
            </w:rPr>
            <w:t>[4]</w:t>
          </w:r>
          <w:r w:rsidRPr="002D77BE">
            <w:fldChar w:fldCharType="end"/>
          </w:r>
        </w:sdtContent>
      </w:sdt>
      <w:r w:rsidRPr="002D77BE">
        <w:t xml:space="preserve">, taki układ umożliwia znacznie wyższy stopień zrównoleglenia obliczeń - szczególnie w symulacjach o dużej liczbie bytów - oraz poprawia lokalność danych (ang. </w:t>
      </w:r>
      <w:r w:rsidRPr="002D77BE">
        <w:rPr>
          <w:i/>
          <w:iCs/>
        </w:rPr>
        <w:t>cache locality</w:t>
      </w:r>
      <w:r w:rsidRPr="002D77BE">
        <w:t xml:space="preserve">), co przekłada się na bardziej efektywne wykorzystanie pamięci podręcznej procesora i wyraźny wzrost skalowalności. Badania te </w:t>
      </w:r>
      <w:r w:rsidR="00615C79">
        <w:t>wskazują</w:t>
      </w:r>
      <w:r w:rsidRPr="002D77BE">
        <w:t xml:space="preserve">, że architektura ECS lepiej odpowiada potrzebom współczesnych symulacji, w których </w:t>
      </w:r>
      <w:r w:rsidR="00191565" w:rsidRPr="002D77BE">
        <w:t>krytyczne</w:t>
      </w:r>
      <w:r w:rsidRPr="002D77BE">
        <w:t xml:space="preserve"> znaczenie ma efektywne przetwarzanie dużych, jednorodnych zbiorów danych.</w:t>
      </w:r>
    </w:p>
    <w:p w14:paraId="6C25BBB6" w14:textId="24954EEE" w:rsidR="005916EE" w:rsidRPr="002D77BE" w:rsidRDefault="005916EE" w:rsidP="009C055B">
      <w:pPr>
        <w:pStyle w:val="BodyText"/>
        <w:spacing w:line="360" w:lineRule="auto"/>
      </w:pPr>
      <w:r w:rsidRPr="002D77BE">
        <w:t xml:space="preserve">W praktyce czysta architektura ECS, mimo wysokiej wydajności, bywa mniej intuicyjna w zarządzaniu unikalnymi podsystemami infrastrukturalnymi (np. obsługą okna graficznego czy integracją z systemem plików). Zadania te często naturalnie wpisują się w paradygmat obiektowy, przez co ich implementacja w czystym ECS może prowadzić do nadmiernego </w:t>
      </w:r>
      <w:commentRangeStart w:id="462"/>
      <w:r w:rsidRPr="002D77BE">
        <w:t>komplikowania kodu</w:t>
      </w:r>
      <w:commentRangeEnd w:id="462"/>
      <w:r w:rsidR="00463B5A" w:rsidRPr="002D77BE">
        <w:rPr>
          <w:rStyle w:val="CommentReference"/>
          <w:sz w:val="24"/>
          <w:szCs w:val="20"/>
        </w:rPr>
        <w:commentReference w:id="462"/>
      </w:r>
      <w:r w:rsidRPr="002D77BE">
        <w:t>.</w:t>
      </w:r>
      <w:r w:rsidR="00EC6A25" w:rsidRPr="002D77BE">
        <w:t xml:space="preserve"> </w:t>
      </w:r>
    </w:p>
    <w:p w14:paraId="4258FA76" w14:textId="0EA5C09B" w:rsidR="00EC6A25" w:rsidRPr="002D77BE" w:rsidRDefault="00AA43A9" w:rsidP="009C055B">
      <w:pPr>
        <w:pStyle w:val="BodyText"/>
        <w:spacing w:line="360" w:lineRule="auto"/>
      </w:pPr>
      <w:r w:rsidRPr="002D77BE">
        <w:t xml:space="preserve">W związku z tym w projektowanej aplikacji przyjęto architekturę hybrydową, gdyż najlepiej łączy wysoką wydajność przetwarzania </w:t>
      </w:r>
      <w:r w:rsidR="000603F4">
        <w:t xml:space="preserve">i skalowalność </w:t>
      </w:r>
      <w:r w:rsidRPr="002D77BE">
        <w:t>charakterystyczną dla ECS z czytelną i naturalną obsługą podsystemów infrastrukturalnych oferowaną przez paradygmat obiektowy.</w:t>
      </w:r>
    </w:p>
    <w:p w14:paraId="170DA163" w14:textId="5238BB74" w:rsidR="001B2846" w:rsidRPr="002D77BE" w:rsidRDefault="00343AC3" w:rsidP="009C055B">
      <w:pPr>
        <w:pStyle w:val="Heading2"/>
        <w:spacing w:line="360" w:lineRule="auto"/>
      </w:pPr>
      <w:bookmarkStart w:id="463" w:name="_Toc219154070"/>
      <w:bookmarkStart w:id="464" w:name="_Toc219232938"/>
      <w:bookmarkStart w:id="465" w:name="_Toc219827852"/>
      <w:r w:rsidRPr="002D77BE">
        <w:t>Architektura modularna oprogramowania</w:t>
      </w:r>
      <w:bookmarkEnd w:id="463"/>
      <w:bookmarkEnd w:id="464"/>
      <w:bookmarkEnd w:id="465"/>
    </w:p>
    <w:p w14:paraId="289B24DC" w14:textId="458CB649" w:rsidR="009A6D28" w:rsidRPr="002D77BE" w:rsidRDefault="00487A87" w:rsidP="009C055B">
      <w:pPr>
        <w:pStyle w:val="BodyText"/>
        <w:spacing w:line="360" w:lineRule="auto"/>
      </w:pPr>
      <w:r w:rsidRPr="002D77BE">
        <w:t xml:space="preserve">Projektowane oprogramowanie zostało oparte na dwupoziomowej architekturze hybrydowej, w </w:t>
      </w:r>
      <w:r w:rsidR="00D96B4D">
        <w:t xml:space="preserve">ramach </w:t>
      </w:r>
      <w:r w:rsidRPr="002D77BE">
        <w:t>której wyróżniono dwie główne warstwy</w:t>
      </w:r>
      <w:sdt>
        <w:sdtPr>
          <w:id w:val="1950121731"/>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E61687">
            <w:rPr>
              <w:noProof/>
            </w:rPr>
            <w:t xml:space="preserve"> [3]</w:t>
          </w:r>
          <w:r w:rsidR="00D7740F" w:rsidRPr="002D77BE">
            <w:fldChar w:fldCharType="end"/>
          </w:r>
        </w:sdtContent>
      </w:sdt>
      <w:r w:rsidR="009A6D28" w:rsidRPr="002D77BE">
        <w:t>:</w:t>
      </w:r>
    </w:p>
    <w:p w14:paraId="1866D8E6" w14:textId="04A0696F" w:rsidR="00487A87" w:rsidRPr="002D77BE" w:rsidRDefault="00487A87">
      <w:pPr>
        <w:pStyle w:val="ListParagraph"/>
        <w:numPr>
          <w:ilvl w:val="0"/>
          <w:numId w:val="7"/>
        </w:numPr>
        <w:spacing w:line="360" w:lineRule="auto"/>
        <w:rPr>
          <w:rFonts w:cs="Times New Roman"/>
          <w:szCs w:val="24"/>
        </w:rPr>
      </w:pPr>
      <w:r w:rsidRPr="002D77BE">
        <w:rPr>
          <w:rFonts w:cs="Times New Roman"/>
          <w:b/>
          <w:bCs/>
          <w:szCs w:val="24"/>
        </w:rPr>
        <w:t xml:space="preserve">warstwę silnika – </w:t>
      </w:r>
      <w:r w:rsidR="00717330" w:rsidRPr="00717330">
        <w:rPr>
          <w:rFonts w:cs="Times New Roman"/>
          <w:szCs w:val="24"/>
        </w:rPr>
        <w:t xml:space="preserve">dostarczającą niezbędną infrastrukturę systemową oraz izolującą logikę aplikacji od szczegółów implementacyjnych zaplecza graficznego </w:t>
      </w:r>
      <w:r w:rsidRPr="002D77BE">
        <w:rPr>
          <w:rFonts w:cs="Times New Roman"/>
          <w:szCs w:val="24"/>
        </w:rPr>
        <w:t>(</w:t>
      </w:r>
      <w:r w:rsidRPr="002D77BE">
        <w:rPr>
          <w:rFonts w:cs="Times New Roman"/>
          <w:i/>
          <w:iCs/>
          <w:szCs w:val="24"/>
        </w:rPr>
        <w:t>ang. backend</w:t>
      </w:r>
      <w:r w:rsidRPr="002D77BE">
        <w:rPr>
          <w:rFonts w:cs="Times New Roman"/>
          <w:szCs w:val="24"/>
        </w:rPr>
        <w:t>);</w:t>
      </w:r>
    </w:p>
    <w:p w14:paraId="4DA2069F" w14:textId="55C6D0C3" w:rsidR="00487A87" w:rsidRPr="002D77BE" w:rsidRDefault="00487A87">
      <w:pPr>
        <w:pStyle w:val="ListParagraph"/>
        <w:numPr>
          <w:ilvl w:val="0"/>
          <w:numId w:val="7"/>
        </w:numPr>
        <w:spacing w:line="360" w:lineRule="auto"/>
        <w:rPr>
          <w:rFonts w:cs="Times New Roman"/>
          <w:szCs w:val="24"/>
        </w:rPr>
      </w:pPr>
      <w:r w:rsidRPr="002D77BE">
        <w:rPr>
          <w:rFonts w:cs="Times New Roman"/>
          <w:b/>
          <w:bCs/>
          <w:szCs w:val="24"/>
        </w:rPr>
        <w:t xml:space="preserve">warstwę aplikacji – </w:t>
      </w:r>
      <w:r w:rsidRPr="002D77BE">
        <w:rPr>
          <w:rFonts w:cs="Times New Roman"/>
          <w:szCs w:val="24"/>
        </w:rPr>
        <w:t xml:space="preserve">stanowiącą warstwę logiczną oprogramowania, realizowaną poprzez rejestrację systemów w silniku z wykorzystaniem wzorca wstrzykiwania zależności (ang. </w:t>
      </w:r>
      <w:r w:rsidRPr="002D77BE">
        <w:rPr>
          <w:rFonts w:cs="Times New Roman"/>
          <w:i/>
          <w:iCs/>
          <w:szCs w:val="24"/>
        </w:rPr>
        <w:t>dependency injection</w:t>
      </w:r>
      <w:r w:rsidRPr="002D77BE">
        <w:rPr>
          <w:rFonts w:cs="Times New Roman"/>
          <w:szCs w:val="24"/>
        </w:rPr>
        <w:t>)</w:t>
      </w:r>
      <w:sdt>
        <w:sdtPr>
          <w:rPr>
            <w:rFonts w:cs="Times New Roman"/>
            <w:szCs w:val="24"/>
          </w:rPr>
          <w:id w:val="460622386"/>
          <w:citation/>
        </w:sdtPr>
        <w:sdtEndPr/>
        <w:sdtContent>
          <w:r w:rsidR="00D90E9B" w:rsidRPr="002D77BE">
            <w:rPr>
              <w:rFonts w:cs="Times New Roman"/>
              <w:szCs w:val="24"/>
            </w:rPr>
            <w:fldChar w:fldCharType="begin"/>
          </w:r>
          <w:r w:rsidR="00D90E9B" w:rsidRPr="002D77BE">
            <w:rPr>
              <w:rFonts w:cs="Times New Roman"/>
              <w:szCs w:val="24"/>
            </w:rPr>
            <w:instrText xml:space="preserve"> CITATION Mar17 \l 2057 </w:instrText>
          </w:r>
          <w:r w:rsidR="00D90E9B"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[15]</w:t>
          </w:r>
          <w:r w:rsidR="00D90E9B" w:rsidRPr="002D77BE">
            <w:rPr>
              <w:rFonts w:cs="Times New Roman"/>
              <w:szCs w:val="24"/>
            </w:rPr>
            <w:fldChar w:fldCharType="end"/>
          </w:r>
        </w:sdtContent>
      </w:sdt>
      <w:r w:rsidR="006D121F" w:rsidRPr="002D77BE">
        <w:rPr>
          <w:rFonts w:cs="Times New Roman"/>
          <w:szCs w:val="24"/>
        </w:rPr>
        <w:t xml:space="preserve">. </w:t>
      </w:r>
    </w:p>
    <w:p w14:paraId="54174535" w14:textId="53756C32" w:rsidR="006D121F" w:rsidRPr="002D77BE" w:rsidRDefault="00487A87" w:rsidP="009C055B">
      <w:pPr>
        <w:pStyle w:val="BodyText"/>
        <w:spacing w:line="360" w:lineRule="auto"/>
      </w:pPr>
      <w:r w:rsidRPr="002D77BE">
        <w:t>Zastosowane podejście pozwala na wykorzystanie zalet paradygmatu obiektowego w zarządzaniu zasobami systemowymi przy jednoczesnym zachowaniu wydajności modelu ECS</w:t>
      </w:r>
      <w:del w:id="466" w:author="Filip Rak" w:date="2026-01-20T15:41:00Z" w16du:dateUtc="2026-01-20T14:41:00Z">
        <w:r w:rsidRPr="002D77BE" w:rsidDel="003347AC">
          <w:delText xml:space="preserve"> (ang.</w:delText>
        </w:r>
        <w:r w:rsidRPr="002D77BE" w:rsidDel="003347AC">
          <w:rPr>
            <w:i/>
            <w:iCs/>
          </w:rPr>
          <w:delText xml:space="preserve"> Entity Component System</w:delText>
        </w:r>
        <w:r w:rsidRPr="002D77BE" w:rsidDel="003347AC">
          <w:delText>)</w:delText>
        </w:r>
      </w:del>
      <w:r w:rsidRPr="002D77BE">
        <w:t xml:space="preserve"> w przetwarzaniu populacji agentów.</w:t>
      </w:r>
    </w:p>
    <w:p w14:paraId="4F4A9DC9" w14:textId="7A2D3FB0" w:rsidR="006D121F" w:rsidRPr="002D77BE" w:rsidRDefault="00343AC3" w:rsidP="009C055B">
      <w:pPr>
        <w:pStyle w:val="Heading3"/>
      </w:pPr>
      <w:bookmarkStart w:id="467" w:name="_Toc219154071"/>
      <w:bookmarkStart w:id="468" w:name="_Toc219232939"/>
      <w:bookmarkStart w:id="469" w:name="_Toc219827853"/>
      <w:r w:rsidRPr="002D77BE">
        <w:lastRenderedPageBreak/>
        <w:t>Mechanizm serwisów i zarządzanie cyklem życia aplikacji</w:t>
      </w:r>
      <w:bookmarkEnd w:id="467"/>
      <w:bookmarkEnd w:id="468"/>
      <w:bookmarkEnd w:id="469"/>
    </w:p>
    <w:p w14:paraId="5D4D8ABE" w14:textId="31D1FD13" w:rsidR="00EE6D86" w:rsidRPr="002D77BE" w:rsidRDefault="00A77AA0" w:rsidP="009C055B">
      <w:pPr>
        <w:pStyle w:val="BodyText"/>
        <w:spacing w:line="360" w:lineRule="auto"/>
      </w:pPr>
      <w:r w:rsidRPr="002D77BE">
        <w:t>Fundamentem silnika</w:t>
      </w:r>
      <w:sdt>
        <w:sdtPr>
          <w:id w:val="-667405448"/>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E61687">
            <w:rPr>
              <w:noProof/>
            </w:rPr>
            <w:t xml:space="preserve"> [3]</w:t>
          </w:r>
          <w:r w:rsidR="00D7740F" w:rsidRPr="002D77BE">
            <w:fldChar w:fldCharType="end"/>
          </w:r>
        </w:sdtContent>
      </w:sdt>
      <w:r w:rsidRPr="002D77BE">
        <w:t xml:space="preserve"> jest rejestr biblioteki EnTT </w:t>
      </w:r>
      <w:sdt>
        <w:sdtPr>
          <w:id w:val="1621097359"/>
          <w:citation/>
        </w:sdtPr>
        <w:sdtEndPr/>
        <w:sdtContent>
          <w:r w:rsidRPr="002D77BE">
            <w:fldChar w:fldCharType="begin"/>
          </w:r>
          <w:r w:rsidRPr="002D77BE">
            <w:instrText xml:space="preserve"> CITATION Cai26 \l 2057 </w:instrText>
          </w:r>
          <w:r w:rsidRPr="002D77BE">
            <w:fldChar w:fldCharType="separate"/>
          </w:r>
          <w:r w:rsidR="00E61687">
            <w:rPr>
              <w:noProof/>
            </w:rPr>
            <w:t>[6]</w:t>
          </w:r>
          <w:r w:rsidRPr="002D77BE">
            <w:fldChar w:fldCharType="end"/>
          </w:r>
        </w:sdtContent>
      </w:sdt>
      <w:r w:rsidRPr="002D77BE">
        <w:t>, który wykorzystując mechanizm kontekstu, pozwala na realizacj</w:t>
      </w:r>
      <w:r w:rsidR="00F704D3" w:rsidRPr="002D77BE">
        <w:t>ę</w:t>
      </w:r>
      <w:r w:rsidRPr="002D77BE">
        <w:t xml:space="preserve"> wzorca lokalizatora usług (ang. </w:t>
      </w:r>
      <w:r w:rsidR="000F4B54" w:rsidRPr="002D77BE">
        <w:rPr>
          <w:i/>
          <w:iCs/>
        </w:rPr>
        <w:t>s</w:t>
      </w:r>
      <w:r w:rsidRPr="002D77BE">
        <w:rPr>
          <w:i/>
          <w:iCs/>
        </w:rPr>
        <w:t xml:space="preserve">ervice </w:t>
      </w:r>
      <w:r w:rsidR="000F4B54" w:rsidRPr="002D77BE">
        <w:rPr>
          <w:i/>
          <w:iCs/>
        </w:rPr>
        <w:t>l</w:t>
      </w:r>
      <w:r w:rsidRPr="002D77BE">
        <w:rPr>
          <w:i/>
          <w:iCs/>
        </w:rPr>
        <w:t>ocator</w:t>
      </w:r>
      <w:r w:rsidRPr="002D77BE">
        <w:t>)</w:t>
      </w:r>
      <w:r w:rsidR="000D21A0" w:rsidRPr="002D77BE">
        <w:t xml:space="preserve"> </w:t>
      </w:r>
      <w:sdt>
        <w:sdtPr>
          <w:id w:val="-1832509379"/>
          <w:citation/>
        </w:sdtPr>
        <w:sdtEndPr/>
        <w:sdtContent>
          <w:r w:rsidR="00484286" w:rsidRPr="002D77BE">
            <w:fldChar w:fldCharType="begin"/>
          </w:r>
          <w:r w:rsidR="00484286" w:rsidRPr="002D77BE">
            <w:instrText xml:space="preserve"> CITATION Nys14 \l 2057 </w:instrText>
          </w:r>
          <w:r w:rsidR="00484286" w:rsidRPr="002D77BE">
            <w:fldChar w:fldCharType="separate"/>
          </w:r>
          <w:r w:rsidR="00E61687">
            <w:rPr>
              <w:noProof/>
            </w:rPr>
            <w:t>[16]</w:t>
          </w:r>
          <w:r w:rsidR="00484286" w:rsidRPr="002D77BE">
            <w:fldChar w:fldCharType="end"/>
          </w:r>
        </w:sdtContent>
      </w:sdt>
      <w:r w:rsidRPr="002D77BE">
        <w:t xml:space="preserve">. Dzięki temu każda usługa i system mają dostęp do globalnych zasobów bez konieczności stosowania </w:t>
      </w:r>
      <w:r w:rsidR="00D224C8" w:rsidRPr="002D77BE">
        <w:t xml:space="preserve">antywzorca </w:t>
      </w:r>
      <w:r w:rsidR="00E1382B">
        <w:rPr>
          <w:i/>
          <w:iCs/>
        </w:rPr>
        <w:t>S</w:t>
      </w:r>
      <w:r w:rsidRPr="002D77BE">
        <w:rPr>
          <w:i/>
          <w:iCs/>
        </w:rPr>
        <w:t>ingleton</w:t>
      </w:r>
      <w:r w:rsidR="00590FCC" w:rsidRPr="002D77BE">
        <w:rPr>
          <w:i/>
          <w:iCs/>
        </w:rPr>
        <w:t xml:space="preserve"> </w:t>
      </w:r>
      <w:sdt>
        <w:sdtPr>
          <w:rPr>
            <w:i/>
            <w:iCs/>
          </w:rPr>
          <w:id w:val="-571122844"/>
          <w:citation/>
        </w:sdtPr>
        <w:sdtEndPr/>
        <w:sdtContent>
          <w:r w:rsidR="00590FCC" w:rsidRPr="002D77BE">
            <w:rPr>
              <w:i/>
              <w:iCs/>
            </w:rPr>
            <w:fldChar w:fldCharType="begin"/>
          </w:r>
          <w:r w:rsidR="00590FCC" w:rsidRPr="002D77BE">
            <w:instrText xml:space="preserve"> CITATION Nys14 \l 2057 </w:instrText>
          </w:r>
          <w:r w:rsidR="00590FCC" w:rsidRPr="002D77BE">
            <w:rPr>
              <w:i/>
              <w:iCs/>
            </w:rPr>
            <w:fldChar w:fldCharType="separate"/>
          </w:r>
          <w:r w:rsidR="00E61687">
            <w:rPr>
              <w:noProof/>
            </w:rPr>
            <w:t>[16]</w:t>
          </w:r>
          <w:r w:rsidR="00590FCC" w:rsidRPr="002D77BE">
            <w:rPr>
              <w:i/>
              <w:iCs/>
            </w:rPr>
            <w:fldChar w:fldCharType="end"/>
          </w:r>
        </w:sdtContent>
      </w:sdt>
      <w:r w:rsidR="00590FCC" w:rsidRPr="002D77BE">
        <w:rPr>
          <w:i/>
          <w:iCs/>
        </w:rPr>
        <w:t xml:space="preserve"> </w:t>
      </w:r>
      <w:r w:rsidRPr="002D77BE">
        <w:t xml:space="preserve">lub nadmiarowego przekazywania wskaźników przez </w:t>
      </w:r>
      <w:r w:rsidR="007168A0" w:rsidRPr="002D77BE">
        <w:t>kolejne poziomy hierarchii wywołań</w:t>
      </w:r>
      <w:r w:rsidRPr="002D77BE">
        <w:t xml:space="preserve"> (ang. </w:t>
      </w:r>
      <w:r w:rsidRPr="002D77BE">
        <w:rPr>
          <w:i/>
          <w:iCs/>
        </w:rPr>
        <w:t>dependency drilling</w:t>
      </w:r>
      <w:r w:rsidRPr="002D77BE">
        <w:t>)</w:t>
      </w:r>
      <w:sdt>
        <w:sdtPr>
          <w:id w:val="1920673460"/>
          <w:citation/>
        </w:sdtPr>
        <w:sdtEndPr/>
        <w:sdtContent>
          <w:r w:rsidR="002059C5" w:rsidRPr="002D77BE">
            <w:fldChar w:fldCharType="begin"/>
          </w:r>
          <w:r w:rsidR="002059C5" w:rsidRPr="002D77BE">
            <w:instrText xml:space="preserve"> CITATION Nys14 \l 2057 </w:instrText>
          </w:r>
          <w:r w:rsidR="002059C5" w:rsidRPr="002D77BE">
            <w:fldChar w:fldCharType="separate"/>
          </w:r>
          <w:r w:rsidR="00E61687">
            <w:rPr>
              <w:noProof/>
            </w:rPr>
            <w:t xml:space="preserve"> [16]</w:t>
          </w:r>
          <w:r w:rsidR="002059C5" w:rsidRPr="002D77BE">
            <w:fldChar w:fldCharType="end"/>
          </w:r>
        </w:sdtContent>
      </w:sdt>
      <w:r w:rsidRPr="002D77BE">
        <w:t xml:space="preserve">. </w:t>
      </w:r>
    </w:p>
    <w:p w14:paraId="26B730EA" w14:textId="195A91DF" w:rsidR="00590FCC" w:rsidRDefault="00484286" w:rsidP="009C055B">
      <w:pPr>
        <w:pStyle w:val="BodyText"/>
        <w:spacing w:line="360" w:lineRule="auto"/>
      </w:pPr>
      <w:r w:rsidRPr="002D77BE">
        <w:t xml:space="preserve">W literaturze wzorzec </w:t>
      </w:r>
      <w:r w:rsidRPr="00DD0C8A">
        <w:t>Service Locator</w:t>
      </w:r>
      <w:r w:rsidRPr="002D77BE">
        <w:t xml:space="preserve"> bywa określany jako kontrowersyjny, gdyż może prowadzić do ukrywania zależności oraz utrudniać testowanie w tradycyjnych aplikacjach biznesowych </w:t>
      </w:r>
      <w:sdt>
        <w:sdtPr>
          <w:id w:val="-564801726"/>
          <w:citation/>
        </w:sdtPr>
        <w:sdtEndPr/>
        <w:sdtContent>
          <w:r w:rsidR="00590FCC" w:rsidRPr="002D77BE">
            <w:fldChar w:fldCharType="begin"/>
          </w:r>
          <w:r w:rsidR="00590FCC" w:rsidRPr="002D77BE">
            <w:instrText xml:space="preserve"> CITATION Nys14 \l 2057 </w:instrText>
          </w:r>
          <w:r w:rsidR="00590FCC" w:rsidRPr="002D77BE">
            <w:fldChar w:fldCharType="separate"/>
          </w:r>
          <w:r w:rsidR="00E61687">
            <w:rPr>
              <w:noProof/>
            </w:rPr>
            <w:t>[16]</w:t>
          </w:r>
          <w:r w:rsidR="00590FCC" w:rsidRPr="002D77BE">
            <w:fldChar w:fldCharType="end"/>
          </w:r>
        </w:sdtContent>
      </w:sdt>
      <w:r w:rsidRPr="002D77BE">
        <w:t>.</w:t>
      </w:r>
      <w:r w:rsidR="00590FCC" w:rsidRPr="002D77BE">
        <w:t xml:space="preserve"> W przypadku silników gier i systemów symulacyjnych kompromis ten jest jednak powszechnie akceptowany</w:t>
      </w:r>
      <w:r w:rsidR="00C13A12" w:rsidRPr="002D77BE">
        <w:t xml:space="preserve"> </w:t>
      </w:r>
      <w:sdt>
        <w:sdtPr>
          <w:id w:val="249318192"/>
          <w:citation/>
        </w:sdtPr>
        <w:sdtEndPr/>
        <w:sdtContent>
          <w:r w:rsidR="00C13A12" w:rsidRPr="002D77BE">
            <w:fldChar w:fldCharType="begin"/>
          </w:r>
          <w:r w:rsidR="00D054EE" w:rsidRPr="002D77BE">
            <w:instrText xml:space="preserve">CITATION Bev26 \l 2057 </w:instrText>
          </w:r>
          <w:r w:rsidR="00C13A12" w:rsidRPr="002D77BE">
            <w:fldChar w:fldCharType="separate"/>
          </w:r>
          <w:r w:rsidR="00E61687">
            <w:rPr>
              <w:noProof/>
            </w:rPr>
            <w:t>[17]</w:t>
          </w:r>
          <w:r w:rsidR="00C13A12" w:rsidRPr="002D77BE">
            <w:fldChar w:fldCharType="end"/>
          </w:r>
        </w:sdtContent>
      </w:sdt>
      <w:r w:rsidR="00590FCC" w:rsidRPr="002D77BE">
        <w:t xml:space="preserve">, </w:t>
      </w:r>
      <w:r w:rsidRPr="002D77BE">
        <w:t>ponieważ wiele komponentów infrastrukturalnych (np. wejście, czas, renderowanie, zarządzanie zasobami) ma naturalnie globalny zakres oraz wspólny cykl życia powiązany z główną pętlą aplikacji. W takich architekturach jawne wstrzykiwanie zależności prowadziłoby do istotnego wzrostu złożoności kodu i obniżenia jego czytelności</w:t>
      </w:r>
      <w:r w:rsidR="00C90343" w:rsidRPr="002D77BE">
        <w:t xml:space="preserve">. Zachowując jednak odpowiednie zasady </w:t>
      </w:r>
      <w:r w:rsidR="00C90343" w:rsidRPr="00EB140F">
        <w:t>Service Locato</w:t>
      </w:r>
      <w:r w:rsidR="00C90343" w:rsidRPr="002339EE">
        <w:t>r</w:t>
      </w:r>
      <w:r w:rsidR="00C90343" w:rsidRPr="002D77BE">
        <w:t xml:space="preserve"> staje się nie tylko </w:t>
      </w:r>
      <w:r w:rsidR="009125BF" w:rsidRPr="002D77BE">
        <w:t>wygodnym,</w:t>
      </w:r>
      <w:r w:rsidR="00C90343" w:rsidRPr="002D77BE">
        <w:t xml:space="preserve"> ale także najbardziej rozsądnym rozwiązaniem</w:t>
      </w:r>
      <w:r w:rsidRPr="002D77BE">
        <w:t xml:space="preserve"> </w:t>
      </w:r>
      <w:sdt>
        <w:sdtPr>
          <w:id w:val="1526830727"/>
          <w:citation/>
        </w:sdtPr>
        <w:sdtEndPr/>
        <w:sdtContent>
          <w:r w:rsidR="009E6BE2" w:rsidRPr="002D77BE">
            <w:fldChar w:fldCharType="begin"/>
          </w:r>
          <w:r w:rsidR="009E6BE2" w:rsidRPr="002D77BE">
            <w:instrText xml:space="preserve"> CITATION Cai26 \l 2057 </w:instrText>
          </w:r>
          <w:r w:rsidR="009E6BE2" w:rsidRPr="002D77BE">
            <w:fldChar w:fldCharType="separate"/>
          </w:r>
          <w:r w:rsidR="00E61687">
            <w:rPr>
              <w:noProof/>
            </w:rPr>
            <w:t>[6]</w:t>
          </w:r>
          <w:r w:rsidR="009E6BE2" w:rsidRPr="002D77BE">
            <w:fldChar w:fldCharType="end"/>
          </w:r>
        </w:sdtContent>
      </w:sdt>
      <w:sdt>
        <w:sdtPr>
          <w:id w:val="100530061"/>
          <w:citation/>
        </w:sdtPr>
        <w:sdtEndPr/>
        <w:sdtContent>
          <w:r w:rsidR="00590FCC" w:rsidRPr="002D77BE">
            <w:fldChar w:fldCharType="begin"/>
          </w:r>
          <w:r w:rsidR="00590FCC" w:rsidRPr="002D77BE">
            <w:instrText xml:space="preserve"> CITATION Nys14 \l 2057 </w:instrText>
          </w:r>
          <w:r w:rsidR="00590FCC" w:rsidRPr="002D77BE">
            <w:fldChar w:fldCharType="separate"/>
          </w:r>
          <w:r w:rsidR="00E61687">
            <w:rPr>
              <w:noProof/>
            </w:rPr>
            <w:t xml:space="preserve"> [16]</w:t>
          </w:r>
          <w:r w:rsidR="00590FCC" w:rsidRPr="002D77BE">
            <w:fldChar w:fldCharType="end"/>
          </w:r>
        </w:sdtContent>
      </w:sdt>
      <w:r w:rsidR="00590FCC" w:rsidRPr="002D77BE">
        <w:t>.</w:t>
      </w:r>
      <w:r w:rsidR="002A75DB">
        <w:t xml:space="preserve"> Implementację wykorzystującą</w:t>
      </w:r>
      <w:r w:rsidR="003F21DA">
        <w:t xml:space="preserve"> opisany mechanizm lokalizatora</w:t>
      </w:r>
      <w:r w:rsidR="00061A3C">
        <w:t xml:space="preserve"> usług przedstawiono w fragmencie kodu 1.</w:t>
      </w:r>
    </w:p>
    <w:p w14:paraId="5F762144" w14:textId="77777777" w:rsidR="0015417C" w:rsidRPr="002D77BE" w:rsidRDefault="0015417C" w:rsidP="009C055B">
      <w:pPr>
        <w:pStyle w:val="BodyText"/>
        <w:spacing w:line="360" w:lineRule="auto"/>
      </w:pPr>
    </w:p>
    <w:p w14:paraId="56CB09E3" w14:textId="0E4D91B1" w:rsidR="00A83447" w:rsidRPr="00A83447" w:rsidRDefault="008D3F2D" w:rsidP="0015417C">
      <w:pPr>
        <w:pStyle w:val="Caption"/>
      </w:pPr>
      <w:r>
        <w:rPr>
          <w:noProof/>
        </w:rPr>
        <mc:AlternateContent>
          <mc:Choice Requires="wps">
            <w:drawing>
              <wp:inline distT="0" distB="0" distL="0" distR="0" wp14:anchorId="77161C53" wp14:editId="238D15B1">
                <wp:extent cx="5396400" cy="1551600"/>
                <wp:effectExtent l="0" t="0" r="13970" b="1079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400" cy="1551600"/>
                        </a:xfrm>
                        <a:prstGeom prst="rect">
                          <a:avLst/>
                        </a:prstGeom>
                        <a:solidFill>
                          <a:srgbClr val="F8F8F8"/>
                        </a:solidFill>
                        <a:ln w="9525">
                          <a:solidFill>
                            <a:schemeClr val="bg1"/>
                          </a:solidFill>
                          <a:miter lim="800000"/>
                          <a:headEnd/>
                          <a:tailEnd/>
                        </a:ln>
                      </wps:spPr>
                      <wps:txbx>
                        <w:txbxContent>
                          <w:p w14:paraId="0CFB5EB2" w14:textId="093BE4B9" w:rsidR="00E7153E" w:rsidRPr="00C33213" w:rsidRDefault="00E7153E" w:rsidP="00C33213">
                            <w:pPr>
                              <w:pStyle w:val="HTMLPreformatted"/>
                              <w:rPr>
                                <w:rFonts w:ascii="Courier New" w:eastAsia="Times New Roman" w:hAnsi="Courier New" w:cs="Courier New"/>
                                <w:noProof/>
                                <w:lang w:val="en-GB" w:eastAsia="en-GB"/>
                              </w:rPr>
                            </w:pPr>
                            <w:r w:rsidRPr="00C33213">
                              <w:rPr>
                                <w:rFonts w:ascii="Courier New" w:eastAsia="Times New Roman" w:hAnsi="Courier New" w:cs="Courier New"/>
                                <w:noProof/>
                                <w:color w:val="D73A49"/>
                                <w:lang w:val="en-GB" w:eastAsia="en-GB"/>
                              </w:rPr>
                              <w:t>const</w:t>
                            </w:r>
                            <w:r w:rsidRPr="00C33213">
                              <w:rPr>
                                <w:rFonts w:ascii="Courier New" w:eastAsia="Times New Roman" w:hAnsi="Courier New" w:cs="Courier New"/>
                                <w:noProof/>
                                <w:lang w:val="en-GB" w:eastAsia="en-GB"/>
                              </w:rPr>
                              <w:t xml:space="preserve"> </w:t>
                            </w:r>
                            <w:r w:rsidRPr="00C33213">
                              <w:rPr>
                                <w:rFonts w:ascii="Courier New" w:eastAsia="Times New Roman" w:hAnsi="Courier New" w:cs="Courier New"/>
                                <w:noProof/>
                                <w:color w:val="D73A49"/>
                                <w:lang w:val="en-GB" w:eastAsia="en-GB"/>
                              </w:rPr>
                              <w:t>auto</w:t>
                            </w:r>
                            <w:r w:rsidRPr="00C33213">
                              <w:rPr>
                                <w:rFonts w:ascii="Courier New" w:eastAsia="Times New Roman" w:hAnsi="Courier New" w:cs="Courier New"/>
                                <w:noProof/>
                                <w:lang w:val="en-GB" w:eastAsia="en-GB"/>
                              </w:rPr>
                              <w:t>&amp; input = m_registry.</w:t>
                            </w:r>
                            <w:r w:rsidRPr="00C33213">
                              <w:rPr>
                                <w:rFonts w:ascii="Courier New" w:eastAsia="Times New Roman" w:hAnsi="Courier New" w:cs="Courier New"/>
                                <w:noProof/>
                                <w:color w:val="E36209"/>
                                <w:lang w:val="en-GB" w:eastAsia="en-GB"/>
                              </w:rPr>
                              <w:t>ctx</w:t>
                            </w:r>
                            <w:r w:rsidRPr="00C33213">
                              <w:rPr>
                                <w:rFonts w:ascii="Courier New" w:eastAsia="Times New Roman" w:hAnsi="Courier New" w:cs="Courier New"/>
                                <w:noProof/>
                                <w:lang w:val="en-GB" w:eastAsia="en-GB"/>
                              </w:rPr>
                              <w:t>().</w:t>
                            </w:r>
                            <w:r w:rsidRPr="00C33213">
                              <w:rPr>
                                <w:rFonts w:ascii="Courier New" w:eastAsia="Times New Roman" w:hAnsi="Courier New" w:cs="Courier New"/>
                                <w:noProof/>
                                <w:color w:val="E36209"/>
                                <w:lang w:val="en-GB" w:eastAsia="en-GB"/>
                              </w:rPr>
                              <w:t>get</w:t>
                            </w:r>
                            <w:r w:rsidRPr="00C33213">
                              <w:rPr>
                                <w:rFonts w:ascii="Courier New" w:eastAsia="Times New Roman" w:hAnsi="Courier New" w:cs="Courier New"/>
                                <w:noProof/>
                                <w:lang w:val="en-GB" w:eastAsia="en-GB"/>
                              </w:rPr>
                              <w:t>&lt; InputService &gt;();</w:t>
                            </w:r>
                          </w:p>
                          <w:p w14:paraId="226C7AFA"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auto</w:t>
                            </w:r>
                            <w:r w:rsidRPr="00E7153E">
                              <w:rPr>
                                <w:rFonts w:ascii="Courier New" w:eastAsia="Times New Roman" w:hAnsi="Courier New" w:cs="Courier New"/>
                                <w:noProof/>
                                <w:sz w:val="20"/>
                                <w:szCs w:val="20"/>
                                <w:lang w:val="en-GB" w:eastAsia="en-GB"/>
                              </w:rPr>
                              <w:t>&amp; camera      = m_registry.</w:t>
                            </w:r>
                            <w:r w:rsidRPr="00E7153E">
                              <w:rPr>
                                <w:rFonts w:ascii="Courier New" w:eastAsia="Times New Roman" w:hAnsi="Courier New" w:cs="Courier New"/>
                                <w:noProof/>
                                <w:color w:val="E36209"/>
                                <w:sz w:val="20"/>
                                <w:szCs w:val="20"/>
                                <w:lang w:val="en-GB" w:eastAsia="en-GB"/>
                              </w:rPr>
                              <w:t>ctx</w:t>
                            </w:r>
                            <w:r w:rsidRPr="00E7153E">
                              <w:rPr>
                                <w:rFonts w:ascii="Courier New" w:eastAsia="Times New Roman" w:hAnsi="Courier New" w:cs="Courier New"/>
                                <w:noProof/>
                                <w:sz w:val="20"/>
                                <w:szCs w:val="20"/>
                                <w:lang w:val="en-GB" w:eastAsia="en-GB"/>
                              </w:rPr>
                              <w:t>().</w:t>
                            </w:r>
                            <w:r w:rsidRPr="00E7153E">
                              <w:rPr>
                                <w:rFonts w:ascii="Courier New" w:eastAsia="Times New Roman" w:hAnsi="Courier New" w:cs="Courier New"/>
                                <w:noProof/>
                                <w:color w:val="E36209"/>
                                <w:sz w:val="20"/>
                                <w:szCs w:val="20"/>
                                <w:lang w:val="en-GB" w:eastAsia="en-GB"/>
                              </w:rPr>
                              <w:t>get</w:t>
                            </w:r>
                            <w:r w:rsidRPr="00E7153E">
                              <w:rPr>
                                <w:rFonts w:ascii="Courier New" w:eastAsia="Times New Roman" w:hAnsi="Courier New" w:cs="Courier New"/>
                                <w:noProof/>
                                <w:sz w:val="20"/>
                                <w:szCs w:val="20"/>
                                <w:lang w:val="en-GB" w:eastAsia="en-GB"/>
                              </w:rPr>
                              <w:t>&lt; Camera &gt;();</w:t>
                            </w:r>
                          </w:p>
                          <w:p w14:paraId="36B69805"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15F2D16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using</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D73A49"/>
                                <w:sz w:val="20"/>
                                <w:szCs w:val="20"/>
                                <w:lang w:val="en-GB" w:eastAsia="en-GB"/>
                              </w:rPr>
                              <w:t>namespace</w:t>
                            </w:r>
                            <w:r w:rsidRPr="00E7153E">
                              <w:rPr>
                                <w:rFonts w:ascii="Courier New" w:eastAsia="Times New Roman" w:hAnsi="Courier New" w:cs="Courier New"/>
                                <w:noProof/>
                                <w:sz w:val="20"/>
                                <w:szCs w:val="20"/>
                                <w:lang w:val="en-GB" w:eastAsia="en-GB"/>
                              </w:rPr>
                              <w:t xml:space="preserve"> keyboard;</w:t>
                            </w:r>
                          </w:p>
                          <w:p w14:paraId="1F594C18"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3FC8F41C"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sz w:val="20"/>
                                <w:szCs w:val="20"/>
                                <w:lang w:val="en-GB" w:eastAsia="en-GB"/>
                              </w:rPr>
                              <w:t xml:space="preserve">camera.keyboardMovementInput = {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p>
                          <w:p w14:paraId="1B49A347"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Key::W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3098AB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Key::S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501CA4D1"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Key::A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5EBC143"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Key::D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4D464F31" w14:textId="7CEC1DB0" w:rsidR="00E7153E" w:rsidRPr="00C33213" w:rsidRDefault="00E7153E" w:rsidP="00C33213">
                            <w:pPr>
                              <w:rPr>
                                <w:noProof/>
                                <w:lang w:val="en-GB"/>
                              </w:rPr>
                            </w:pPr>
                          </w:p>
                        </w:txbxContent>
                      </wps:txbx>
                      <wps:bodyPr rot="0" vert="horz" wrap="square" lIns="91440" tIns="45720" rIns="91440" bIns="45720" anchor="t" anchorCtr="0">
                        <a:noAutofit/>
                      </wps:bodyPr>
                    </wps:wsp>
                  </a:graphicData>
                </a:graphic>
              </wp:inline>
            </w:drawing>
          </mc:Choice>
          <mc:Fallback>
            <w:pict>
              <v:shapetype w14:anchorId="77161C53" id="_x0000_t202" coordsize="21600,21600" o:spt="202" path="m,l,21600r21600,l21600,xe">
                <v:stroke joinstyle="miter"/>
                <v:path gradientshapeok="t" o:connecttype="rect"/>
              </v:shapetype>
              <v:shape id="Text Box 2" o:spid="_x0000_s1026" type="#_x0000_t202" style="width:424.9pt;height:12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" fillcolor="#f8f8f8" strokecolor="white [3212]">
                <v:textbox>
                  <w:txbxContent>
                    <w:p w14:paraId="0CFB5EB2" w14:textId="093BE4B9" w:rsidR="00E7153E" w:rsidRPr="00C33213" w:rsidRDefault="00E7153E" w:rsidP="00C33213">
                      <w:pPr>
                        <w:pStyle w:val="HTMLPreformatted"/>
                        <w:rPr>
                          <w:rFonts w:ascii="Courier New" w:eastAsia="Times New Roman" w:hAnsi="Courier New" w:cs="Courier New"/>
                          <w:noProof/>
                          <w:lang w:val="en-GB" w:eastAsia="en-GB"/>
                        </w:rPr>
                      </w:pPr>
                      <w:r w:rsidRPr="00C33213">
                        <w:rPr>
                          <w:rFonts w:ascii="Courier New" w:eastAsia="Times New Roman" w:hAnsi="Courier New" w:cs="Courier New"/>
                          <w:noProof/>
                          <w:color w:val="D73A49"/>
                          <w:lang w:val="en-GB" w:eastAsia="en-GB"/>
                        </w:rPr>
                        <w:t>const</w:t>
                      </w:r>
                      <w:r w:rsidRPr="00C33213">
                        <w:rPr>
                          <w:rFonts w:ascii="Courier New" w:eastAsia="Times New Roman" w:hAnsi="Courier New" w:cs="Courier New"/>
                          <w:noProof/>
                          <w:lang w:val="en-GB" w:eastAsia="en-GB"/>
                        </w:rPr>
                        <w:t xml:space="preserve"> </w:t>
                      </w:r>
                      <w:r w:rsidRPr="00C33213">
                        <w:rPr>
                          <w:rFonts w:ascii="Courier New" w:eastAsia="Times New Roman" w:hAnsi="Courier New" w:cs="Courier New"/>
                          <w:noProof/>
                          <w:color w:val="D73A49"/>
                          <w:lang w:val="en-GB" w:eastAsia="en-GB"/>
                        </w:rPr>
                        <w:t>auto</w:t>
                      </w:r>
                      <w:r w:rsidRPr="00C33213">
                        <w:rPr>
                          <w:rFonts w:ascii="Courier New" w:eastAsia="Times New Roman" w:hAnsi="Courier New" w:cs="Courier New"/>
                          <w:noProof/>
                          <w:lang w:val="en-GB" w:eastAsia="en-GB"/>
                        </w:rPr>
                        <w:t>&amp; input = m_registry.</w:t>
                      </w:r>
                      <w:r w:rsidRPr="00C33213">
                        <w:rPr>
                          <w:rFonts w:ascii="Courier New" w:eastAsia="Times New Roman" w:hAnsi="Courier New" w:cs="Courier New"/>
                          <w:noProof/>
                          <w:color w:val="E36209"/>
                          <w:lang w:val="en-GB" w:eastAsia="en-GB"/>
                        </w:rPr>
                        <w:t>ctx</w:t>
                      </w:r>
                      <w:r w:rsidRPr="00C33213">
                        <w:rPr>
                          <w:rFonts w:ascii="Courier New" w:eastAsia="Times New Roman" w:hAnsi="Courier New" w:cs="Courier New"/>
                          <w:noProof/>
                          <w:lang w:val="en-GB" w:eastAsia="en-GB"/>
                        </w:rPr>
                        <w:t>().</w:t>
                      </w:r>
                      <w:r w:rsidRPr="00C33213">
                        <w:rPr>
                          <w:rFonts w:ascii="Courier New" w:eastAsia="Times New Roman" w:hAnsi="Courier New" w:cs="Courier New"/>
                          <w:noProof/>
                          <w:color w:val="E36209"/>
                          <w:lang w:val="en-GB" w:eastAsia="en-GB"/>
                        </w:rPr>
                        <w:t>get</w:t>
                      </w:r>
                      <w:r w:rsidRPr="00C33213">
                        <w:rPr>
                          <w:rFonts w:ascii="Courier New" w:eastAsia="Times New Roman" w:hAnsi="Courier New" w:cs="Courier New"/>
                          <w:noProof/>
                          <w:lang w:val="en-GB" w:eastAsia="en-GB"/>
                        </w:rPr>
                        <w:t>&lt; InputService &gt;();</w:t>
                      </w:r>
                    </w:p>
                    <w:p w14:paraId="226C7AFA"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auto</w:t>
                      </w:r>
                      <w:r w:rsidRPr="00E7153E">
                        <w:rPr>
                          <w:rFonts w:ascii="Courier New" w:eastAsia="Times New Roman" w:hAnsi="Courier New" w:cs="Courier New"/>
                          <w:noProof/>
                          <w:sz w:val="20"/>
                          <w:szCs w:val="20"/>
                          <w:lang w:val="en-GB" w:eastAsia="en-GB"/>
                        </w:rPr>
                        <w:t>&amp; camera      = m_registry.</w:t>
                      </w:r>
                      <w:r w:rsidRPr="00E7153E">
                        <w:rPr>
                          <w:rFonts w:ascii="Courier New" w:eastAsia="Times New Roman" w:hAnsi="Courier New" w:cs="Courier New"/>
                          <w:noProof/>
                          <w:color w:val="E36209"/>
                          <w:sz w:val="20"/>
                          <w:szCs w:val="20"/>
                          <w:lang w:val="en-GB" w:eastAsia="en-GB"/>
                        </w:rPr>
                        <w:t>ctx</w:t>
                      </w:r>
                      <w:r w:rsidRPr="00E7153E">
                        <w:rPr>
                          <w:rFonts w:ascii="Courier New" w:eastAsia="Times New Roman" w:hAnsi="Courier New" w:cs="Courier New"/>
                          <w:noProof/>
                          <w:sz w:val="20"/>
                          <w:szCs w:val="20"/>
                          <w:lang w:val="en-GB" w:eastAsia="en-GB"/>
                        </w:rPr>
                        <w:t>().</w:t>
                      </w:r>
                      <w:r w:rsidRPr="00E7153E">
                        <w:rPr>
                          <w:rFonts w:ascii="Courier New" w:eastAsia="Times New Roman" w:hAnsi="Courier New" w:cs="Courier New"/>
                          <w:noProof/>
                          <w:color w:val="E36209"/>
                          <w:sz w:val="20"/>
                          <w:szCs w:val="20"/>
                          <w:lang w:val="en-GB" w:eastAsia="en-GB"/>
                        </w:rPr>
                        <w:t>get</w:t>
                      </w:r>
                      <w:r w:rsidRPr="00E7153E">
                        <w:rPr>
                          <w:rFonts w:ascii="Courier New" w:eastAsia="Times New Roman" w:hAnsi="Courier New" w:cs="Courier New"/>
                          <w:noProof/>
                          <w:sz w:val="20"/>
                          <w:szCs w:val="20"/>
                          <w:lang w:val="en-GB" w:eastAsia="en-GB"/>
                        </w:rPr>
                        <w:t>&lt; Camera &gt;();</w:t>
                      </w:r>
                    </w:p>
                    <w:p w14:paraId="36B69805"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15F2D16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using</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D73A49"/>
                          <w:sz w:val="20"/>
                          <w:szCs w:val="20"/>
                          <w:lang w:val="en-GB" w:eastAsia="en-GB"/>
                        </w:rPr>
                        <w:t>namespace</w:t>
                      </w:r>
                      <w:r w:rsidRPr="00E7153E">
                        <w:rPr>
                          <w:rFonts w:ascii="Courier New" w:eastAsia="Times New Roman" w:hAnsi="Courier New" w:cs="Courier New"/>
                          <w:noProof/>
                          <w:sz w:val="20"/>
                          <w:szCs w:val="20"/>
                          <w:lang w:val="en-GB" w:eastAsia="en-GB"/>
                        </w:rPr>
                        <w:t xml:space="preserve"> keyboard;</w:t>
                      </w:r>
                    </w:p>
                    <w:p w14:paraId="1F594C18"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p>
                    <w:p w14:paraId="3FC8F41C"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sz w:val="20"/>
                          <w:szCs w:val="20"/>
                          <w:lang w:val="en-GB" w:eastAsia="en-GB"/>
                        </w:rPr>
                        <w:t xml:space="preserve">camera.keyboardMovementInput = {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r w:rsidRPr="00E7153E">
                        <w:rPr>
                          <w:rFonts w:ascii="Courier New" w:eastAsia="Times New Roman" w:hAnsi="Courier New" w:cs="Courier New"/>
                          <w:noProof/>
                          <w:color w:val="005CC5"/>
                          <w:sz w:val="20"/>
                          <w:szCs w:val="20"/>
                          <w:lang w:val="en-GB" w:eastAsia="en-GB"/>
                        </w:rPr>
                        <w:t>0.f</w:t>
                      </w:r>
                      <w:r w:rsidRPr="00E7153E">
                        <w:rPr>
                          <w:rFonts w:ascii="Courier New" w:eastAsia="Times New Roman" w:hAnsi="Courier New" w:cs="Courier New"/>
                          <w:noProof/>
                          <w:sz w:val="20"/>
                          <w:szCs w:val="20"/>
                          <w:lang w:val="en-GB" w:eastAsia="en-GB"/>
                        </w:rPr>
                        <w:t xml:space="preserve"> };</w:t>
                      </w:r>
                    </w:p>
                    <w:p w14:paraId="1B49A347"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Key::W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3098ABF"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Key::S ) ) camera.keyboardMovementInput.y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501CA4D1"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Key::A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75EBC143" w14:textId="77777777" w:rsidR="00E7153E" w:rsidRPr="00E7153E" w:rsidRDefault="00E7153E" w:rsidP="00C33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E7153E">
                        <w:rPr>
                          <w:rFonts w:ascii="Courier New" w:eastAsia="Times New Roman" w:hAnsi="Courier New" w:cs="Courier New"/>
                          <w:noProof/>
                          <w:color w:val="D73A49"/>
                          <w:sz w:val="20"/>
                          <w:szCs w:val="20"/>
                          <w:lang w:val="en-GB" w:eastAsia="en-GB"/>
                        </w:rPr>
                        <w:t>if</w:t>
                      </w:r>
                      <w:r w:rsidRPr="00E7153E">
                        <w:rPr>
                          <w:rFonts w:ascii="Courier New" w:eastAsia="Times New Roman" w:hAnsi="Courier New" w:cs="Courier New"/>
                          <w:noProof/>
                          <w:sz w:val="20"/>
                          <w:szCs w:val="20"/>
                          <w:lang w:val="en-GB" w:eastAsia="en-GB"/>
                        </w:rPr>
                        <w:t xml:space="preserve"> ( input.</w:t>
                      </w:r>
                      <w:r w:rsidRPr="00E7153E">
                        <w:rPr>
                          <w:rFonts w:ascii="Courier New" w:eastAsia="Times New Roman" w:hAnsi="Courier New" w:cs="Courier New"/>
                          <w:noProof/>
                          <w:color w:val="E36209"/>
                          <w:sz w:val="20"/>
                          <w:szCs w:val="20"/>
                          <w:lang w:val="en-GB" w:eastAsia="en-GB"/>
                        </w:rPr>
                        <w:t>isDown</w:t>
                      </w:r>
                      <w:r w:rsidRPr="00E7153E">
                        <w:rPr>
                          <w:rFonts w:ascii="Courier New" w:eastAsia="Times New Roman" w:hAnsi="Courier New" w:cs="Courier New"/>
                          <w:noProof/>
                          <w:sz w:val="20"/>
                          <w:szCs w:val="20"/>
                          <w:lang w:val="en-GB" w:eastAsia="en-GB"/>
                        </w:rPr>
                        <w:t xml:space="preserve">( Key::D ) ) camera.keyboardMovementInput.x += </w:t>
                      </w:r>
                      <w:r w:rsidRPr="00E7153E">
                        <w:rPr>
                          <w:rFonts w:ascii="Courier New" w:eastAsia="Times New Roman" w:hAnsi="Courier New" w:cs="Courier New"/>
                          <w:noProof/>
                          <w:color w:val="005CC5"/>
                          <w:sz w:val="20"/>
                          <w:szCs w:val="20"/>
                          <w:lang w:val="en-GB" w:eastAsia="en-GB"/>
                        </w:rPr>
                        <w:t>1.f</w:t>
                      </w:r>
                      <w:r w:rsidRPr="00E7153E">
                        <w:rPr>
                          <w:rFonts w:ascii="Courier New" w:eastAsia="Times New Roman" w:hAnsi="Courier New" w:cs="Courier New"/>
                          <w:noProof/>
                          <w:sz w:val="20"/>
                          <w:szCs w:val="20"/>
                          <w:lang w:val="en-GB" w:eastAsia="en-GB"/>
                        </w:rPr>
                        <w:t>;</w:t>
                      </w:r>
                    </w:p>
                    <w:p w14:paraId="4D464F31" w14:textId="7CEC1DB0" w:rsidR="00E7153E" w:rsidRPr="00C33213" w:rsidRDefault="00E7153E" w:rsidP="00C33213">
                      <w:pPr>
                        <w:rPr>
                          <w:noProof/>
                          <w:lang w:val="en-GB"/>
                        </w:rPr>
                      </w:pPr>
                    </w:p>
                  </w:txbxContent>
                </v:textbox>
                <w10:anchorlock/>
              </v:shape>
            </w:pict>
          </mc:Fallback>
        </mc:AlternateContent>
      </w:r>
      <w:bookmarkStart w:id="470" w:name="_Ref219637076"/>
      <w:r w:rsidR="00987BB8">
        <w:t xml:space="preserve">Fragment kodu </w:t>
      </w:r>
      <w:fldSimple w:instr=" SEQ Fragment_kodu \* ARABIC ">
        <w:r w:rsidR="00314143">
          <w:rPr>
            <w:noProof/>
          </w:rPr>
          <w:t>1</w:t>
        </w:r>
      </w:fldSimple>
      <w:bookmarkEnd w:id="470"/>
      <w:r w:rsidR="00987BB8">
        <w:t xml:space="preserve">. Użycie </w:t>
      </w:r>
      <w:r w:rsidR="00FB1671">
        <w:t xml:space="preserve">wzorca </w:t>
      </w:r>
      <w:r w:rsidR="00FB1671" w:rsidRPr="00341DDC">
        <w:t>service locator</w:t>
      </w:r>
      <w:r w:rsidR="00FB1671">
        <w:t xml:space="preserve"> </w:t>
      </w:r>
      <w:r w:rsidR="00987BB8">
        <w:t xml:space="preserve">i </w:t>
      </w:r>
      <w:r w:rsidR="00987BB8" w:rsidRPr="00FB1671">
        <w:t>serwisu</w:t>
      </w:r>
    </w:p>
    <w:p w14:paraId="3D719CDA" w14:textId="02BEE8C0" w:rsidR="00BB3D37" w:rsidRPr="00A83447" w:rsidRDefault="00BB3D37" w:rsidP="000E79F4">
      <w:pPr>
        <w:pStyle w:val="Caption"/>
      </w:pPr>
      <w:r w:rsidRPr="00A83447">
        <w:t xml:space="preserve">Źródło: </w:t>
      </w:r>
      <w:r w:rsidR="000B60A7">
        <w:t>o</w:t>
      </w:r>
      <w:r w:rsidRPr="00A83447">
        <w:t>pracowanie własne</w:t>
      </w:r>
      <w:r w:rsidR="00AD5D7E">
        <w:t>.</w:t>
      </w:r>
    </w:p>
    <w:p w14:paraId="2D576CF8" w14:textId="30138EF5" w:rsidR="000E181A" w:rsidRDefault="000E181A" w:rsidP="009C055B">
      <w:pPr>
        <w:pStyle w:val="BodyText"/>
        <w:spacing w:line="360" w:lineRule="auto"/>
      </w:pPr>
    </w:p>
    <w:p w14:paraId="33E7006D" w14:textId="3370E270" w:rsidR="00464933" w:rsidRDefault="00721F9C" w:rsidP="009C055B">
      <w:pPr>
        <w:pStyle w:val="BodyText"/>
        <w:spacing w:line="360" w:lineRule="auto"/>
      </w:pPr>
      <w:r w:rsidRPr="002D77BE">
        <w:t xml:space="preserve">Serwisy odpowiadają za przetwarzanie niskopoziomowych sygnałów takich jak zdarzenia użytej biblioteki graficznej (SFML </w:t>
      </w:r>
      <w:sdt>
        <w:sdtPr>
          <w:id w:val="355311689"/>
          <w:citation/>
        </w:sdtPr>
        <w:sdtEndPr/>
        <w:sdtContent>
          <w:r w:rsidRPr="002D77BE">
            <w:fldChar w:fldCharType="begin"/>
          </w:r>
          <w:r w:rsidRPr="002D77BE">
            <w:instrText xml:space="preserve"> CITATION Gom26 \l 2057 </w:instrText>
          </w:r>
          <w:r w:rsidRPr="002D77BE">
            <w:fldChar w:fldCharType="separate"/>
          </w:r>
          <w:r w:rsidR="00E61687">
            <w:rPr>
              <w:noProof/>
            </w:rPr>
            <w:t>[7]</w:t>
          </w:r>
          <w:r w:rsidRPr="002D77BE">
            <w:fldChar w:fldCharType="end"/>
          </w:r>
        </w:sdtContent>
      </w:sdt>
      <w:r w:rsidRPr="002D77BE">
        <w:t>) na wysokopoziomowe obiekty dostępne dla systemów aplikacji</w:t>
      </w:r>
      <w:sdt>
        <w:sdtPr>
          <w:id w:val="2031303643"/>
          <w:citation/>
        </w:sdtPr>
        <w:sdtEndPr/>
        <w:sdtContent>
          <w:r w:rsidRPr="002D77BE">
            <w:fldChar w:fldCharType="begin"/>
          </w:r>
          <w:r w:rsidRPr="002D77BE">
            <w:instrText xml:space="preserve"> CITATION Fil26 \l 2057 </w:instrText>
          </w:r>
          <w:r w:rsidRPr="002D77BE">
            <w:fldChar w:fldCharType="separate"/>
          </w:r>
          <w:r w:rsidR="00E61687">
            <w:rPr>
              <w:noProof/>
            </w:rPr>
            <w:t xml:space="preserve"> [3]</w:t>
          </w:r>
          <w:r w:rsidRPr="002D77BE">
            <w:fldChar w:fldCharType="end"/>
          </w:r>
        </w:sdtContent>
      </w:sdt>
      <w:r w:rsidRPr="002D77BE">
        <w:t xml:space="preserve">. Pozwala to na minimalizację powtarzalności kodu i poprawia jego czytelność. </w:t>
      </w:r>
      <w:r w:rsidR="00556DD7">
        <w:t xml:space="preserve">We fragmencie kodu 1 </w:t>
      </w:r>
      <w:r w:rsidR="001E1DF5">
        <w:t>przedstawiono</w:t>
      </w:r>
      <w:r w:rsidR="00556DD7">
        <w:t xml:space="preserve"> przykładową taką relację</w:t>
      </w:r>
      <w:r w:rsidR="003D68D2">
        <w:t xml:space="preserve">. </w:t>
      </w:r>
      <w:r w:rsidRPr="00624F12">
        <w:rPr>
          <w:rStyle w:val="CodeinlineChar"/>
          <w:rFonts w:eastAsiaTheme="minorHAnsi"/>
        </w:rPr>
        <w:t>InputSystem</w:t>
      </w:r>
      <w:r w:rsidR="00851409">
        <w:t xml:space="preserve"> </w:t>
      </w:r>
      <w:r w:rsidR="00851409" w:rsidRPr="002D77BE">
        <w:t xml:space="preserve">wykorzystuje usługę </w:t>
      </w:r>
      <w:r w:rsidR="00851409" w:rsidRPr="00624F12">
        <w:rPr>
          <w:rStyle w:val="CodeinlineChar"/>
          <w:rFonts w:eastAsiaTheme="minorHAnsi"/>
        </w:rPr>
        <w:t>InputService</w:t>
      </w:r>
      <w:r w:rsidR="00851409" w:rsidRPr="002D77BE">
        <w:t xml:space="preserve"> udostępniającą wysokopoziomowy interfejs wejścia</w:t>
      </w:r>
      <w:sdt>
        <w:sdtPr>
          <w:id w:val="-414698956"/>
          <w:citation/>
        </w:sdtPr>
        <w:sdtEndPr/>
        <w:sdtContent>
          <w:r w:rsidR="00851409" w:rsidRPr="002D77BE">
            <w:fldChar w:fldCharType="begin"/>
          </w:r>
          <w:r w:rsidR="00851409" w:rsidRPr="002D77BE">
            <w:instrText xml:space="preserve"> CITATION Fil26 \l 2057 </w:instrText>
          </w:r>
          <w:r w:rsidR="00851409" w:rsidRPr="002D77BE">
            <w:fldChar w:fldCharType="separate"/>
          </w:r>
          <w:r w:rsidR="00E61687">
            <w:rPr>
              <w:noProof/>
            </w:rPr>
            <w:t xml:space="preserve"> [3]</w:t>
          </w:r>
          <w:r w:rsidR="00851409" w:rsidRPr="002D77BE">
            <w:fldChar w:fldCharType="end"/>
          </w:r>
        </w:sdtContent>
      </w:sdt>
      <w:r w:rsidR="00A3715A">
        <w:t xml:space="preserve">. </w:t>
      </w:r>
      <w:r w:rsidRPr="002D77BE">
        <w:t xml:space="preserve"> </w:t>
      </w:r>
      <w:r w:rsidR="00A3715A">
        <w:t>Z</w:t>
      </w:r>
      <w:r w:rsidRPr="002D77BE">
        <w:t xml:space="preserve">adaniem </w:t>
      </w:r>
      <w:r w:rsidR="00A3715A">
        <w:t xml:space="preserve">tego systemy </w:t>
      </w:r>
      <w:r w:rsidRPr="002D77BE">
        <w:t xml:space="preserve">jest wywoływanie odpowiedniej logiki na podstawie </w:t>
      </w:r>
      <w:r w:rsidR="005069B0" w:rsidRPr="005069B0">
        <w:t>danych wejściowych od użytkownika</w:t>
      </w:r>
      <w:r w:rsidR="006212C0" w:rsidDel="00A3715A">
        <w:t xml:space="preserve"> </w:t>
      </w:r>
      <w:r w:rsidR="00664FB6">
        <w:t>.</w:t>
      </w:r>
      <w:r w:rsidRPr="002D77BE" w:rsidDel="00851409">
        <w:t xml:space="preserve"> </w:t>
      </w:r>
    </w:p>
    <w:p w14:paraId="4A6882F8" w14:textId="1F20141F" w:rsidR="00464933" w:rsidRDefault="002D4188" w:rsidP="006401A0">
      <w:pPr>
        <w:spacing w:line="360" w:lineRule="auto"/>
      </w:pPr>
      <w:r w:rsidRPr="002D77BE">
        <w:lastRenderedPageBreak/>
        <w:t>Ze względu na to, że wiele serwisów wymaga wykonania dodatkowej logiki na początku lub końcu klatki (np. odczyt wejścia, czyszczenie buforów, renderowanie)</w:t>
      </w:r>
      <w:r w:rsidR="00FA5369">
        <w:t xml:space="preserve">, </w:t>
      </w:r>
      <w:r w:rsidRPr="002D77BE">
        <w:t xml:space="preserve">zdefiniowany został bazowy interfejs </w:t>
      </w:r>
      <w:r w:rsidRPr="00A11D30">
        <w:rPr>
          <w:rStyle w:val="CodeinlineChar"/>
          <w:rFonts w:eastAsiaTheme="minorHAnsi"/>
          <w:lang w:val="pl-PL"/>
        </w:rPr>
        <w:t>IService</w:t>
      </w:r>
      <w:r w:rsidRPr="002D77BE">
        <w:t>. Serwisy rejestrowane w silniku są przechowywane w kontenerze</w:t>
      </w:r>
      <w:r>
        <w:t xml:space="preserve"> </w:t>
      </w:r>
      <w:r w:rsidRPr="00EC3034">
        <w:t>a</w:t>
      </w:r>
      <w:r w:rsidRPr="002D77BE">
        <w:rPr>
          <w:i/>
          <w:iCs/>
        </w:rPr>
        <w:t xml:space="preserve"> </w:t>
      </w:r>
      <w:r w:rsidRPr="002D77BE">
        <w:t>ich referencje następnie umieszczane są w kontekście rejestru</w:t>
      </w:r>
      <w:sdt>
        <w:sdtPr>
          <w:id w:val="1014032471"/>
          <w:citation/>
        </w:sdtPr>
        <w:sdtEndPr/>
        <w:sdtContent>
          <w:r w:rsidRPr="002D77BE">
            <w:fldChar w:fldCharType="begin"/>
          </w:r>
          <w:r w:rsidRPr="002D77BE">
            <w:instrText xml:space="preserve"> CITATION Fil26 \l 2057 </w:instrText>
          </w:r>
          <w:r w:rsidRPr="002D77BE">
            <w:fldChar w:fldCharType="separate"/>
          </w:r>
          <w:r w:rsidR="00E61687">
            <w:rPr>
              <w:noProof/>
            </w:rPr>
            <w:t xml:space="preserve"> </w:t>
          </w:r>
          <w:r w:rsidR="00E61687" w:rsidRPr="00E61687">
            <w:rPr>
              <w:noProof/>
            </w:rPr>
            <w:t>[3]</w:t>
          </w:r>
          <w:r w:rsidRPr="002D77BE">
            <w:fldChar w:fldCharType="end"/>
          </w:r>
        </w:sdtContent>
      </w:sdt>
      <w:r w:rsidRPr="002D77BE">
        <w:t xml:space="preserve">. </w:t>
      </w:r>
      <w:r w:rsidR="00431382">
        <w:t>Pętla główna</w:t>
      </w:r>
      <w:r w:rsidR="00F34F54">
        <w:t>, przedstawiona</w:t>
      </w:r>
      <w:r w:rsidR="00431382">
        <w:t xml:space="preserve"> we fragmencie kodu 2</w:t>
      </w:r>
      <w:r w:rsidR="00F34F54">
        <w:t>,</w:t>
      </w:r>
      <w:r w:rsidR="00431382">
        <w:t xml:space="preserve"> zajmuje się cyklicz</w:t>
      </w:r>
      <w:r w:rsidR="00EB7304">
        <w:t xml:space="preserve">nym wywoływaniem </w:t>
      </w:r>
      <w:r w:rsidR="00446C34">
        <w:t xml:space="preserve">metod </w:t>
      </w:r>
      <w:r w:rsidR="00CC26EF">
        <w:t xml:space="preserve">aktualizujących stan serwisów oraz systemów. </w:t>
      </w:r>
    </w:p>
    <w:p w14:paraId="24AE7CDA" w14:textId="77777777" w:rsidR="00464933" w:rsidRPr="00464933" w:rsidRDefault="00464933" w:rsidP="00845A52"/>
    <w:p w14:paraId="4A0BF5D3" w14:textId="7DE80DDB" w:rsidR="00464933" w:rsidRPr="00A83447" w:rsidRDefault="00464933" w:rsidP="00464933">
      <w:pPr>
        <w:pStyle w:val="Caption"/>
      </w:pPr>
      <w:r>
        <w:rPr>
          <w:noProof/>
        </w:rPr>
        <mc:AlternateContent>
          <mc:Choice Requires="wps">
            <w:drawing>
              <wp:inline distT="0" distB="0" distL="0" distR="0" wp14:anchorId="351E7801" wp14:editId="6CEE7EE0">
                <wp:extent cx="5735320" cy="1821180"/>
                <wp:effectExtent l="0" t="0" r="17780" b="26670"/>
                <wp:docPr id="151869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821180"/>
                        </a:xfrm>
                        <a:prstGeom prst="rect">
                          <a:avLst/>
                        </a:prstGeom>
                        <a:solidFill>
                          <a:srgbClr val="F8F8F8"/>
                        </a:solidFill>
                        <a:ln w="9525">
                          <a:solidFill>
                            <a:schemeClr val="bg1"/>
                          </a:solidFill>
                          <a:miter lim="800000"/>
                          <a:headEnd/>
                          <a:tailEnd/>
                        </a:ln>
                      </wps:spPr>
                      <wps:txbx>
                        <w:txbxContent>
                          <w:p w14:paraId="26B8709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color w:val="24292E"/>
                                <w:sz w:val="20"/>
                                <w:szCs w:val="20"/>
                                <w:lang w:val="en-GB" w:eastAsia="en-GB"/>
                              </w:rPr>
                            </w:pP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color w:val="24292E"/>
                                <w:sz w:val="20"/>
                                <w:szCs w:val="20"/>
                                <w:lang w:val="en-GB" w:eastAsia="en-GB"/>
                              </w:rPr>
                              <w:t xml:space="preserve"> </w:t>
                            </w:r>
                            <w:r w:rsidRPr="00AD21BF">
                              <w:rPr>
                                <w:rFonts w:ascii="Courier New" w:eastAsia="Times New Roman" w:hAnsi="Courier New" w:cs="Courier New"/>
                                <w:noProof/>
                                <w:color w:val="6F42C1"/>
                                <w:sz w:val="20"/>
                                <w:szCs w:val="20"/>
                                <w:lang w:val="en-GB" w:eastAsia="en-GB"/>
                              </w:rPr>
                              <w:t>Engine::run</w:t>
                            </w:r>
                            <w:r w:rsidRPr="00AD21BF">
                              <w:rPr>
                                <w:rFonts w:ascii="Courier New" w:eastAsia="Times New Roman" w:hAnsi="Courier New" w:cs="Courier New"/>
                                <w:noProof/>
                                <w:color w:val="24292E"/>
                                <w:sz w:val="20"/>
                                <w:szCs w:val="20"/>
                                <w:lang w:val="en-GB" w:eastAsia="en-GB"/>
                              </w:rPr>
                              <w:t xml:space="preserve">() -&gt; </w:t>
                            </w:r>
                            <w:r w:rsidRPr="00AD21BF">
                              <w:rPr>
                                <w:rFonts w:ascii="Courier New" w:eastAsia="Times New Roman" w:hAnsi="Courier New" w:cs="Courier New"/>
                                <w:noProof/>
                                <w:color w:val="D73A49"/>
                                <w:sz w:val="20"/>
                                <w:szCs w:val="20"/>
                                <w:lang w:val="en-GB" w:eastAsia="en-GB"/>
                              </w:rPr>
                              <w:t>void</w:t>
                            </w:r>
                          </w:p>
                          <w:p w14:paraId="0CC424DB"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5BC68A6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dispatcher = m_registry.</w:t>
                            </w:r>
                            <w:r w:rsidRPr="00AD21BF">
                              <w:rPr>
                                <w:rFonts w:ascii="Courier New" w:eastAsia="Times New Roman" w:hAnsi="Courier New" w:cs="Courier New"/>
                                <w:noProof/>
                                <w:color w:val="E36209"/>
                                <w:sz w:val="20"/>
                                <w:szCs w:val="20"/>
                                <w:lang w:val="en-GB" w:eastAsia="en-GB"/>
                              </w:rPr>
                              <w:t>ctx</w:t>
                            </w:r>
                            <w:r w:rsidRPr="00AD21BF">
                              <w:rPr>
                                <w:rFonts w:ascii="Courier New" w:eastAsia="Times New Roman" w:hAnsi="Courier New" w:cs="Courier New"/>
                                <w:noProof/>
                                <w:sz w:val="20"/>
                                <w:szCs w:val="20"/>
                                <w:lang w:val="en-GB" w:eastAsia="en-GB"/>
                              </w:rPr>
                              <w:t>().</w:t>
                            </w:r>
                            <w:r w:rsidRPr="00AD21BF">
                              <w:rPr>
                                <w:rFonts w:ascii="Courier New" w:eastAsia="Times New Roman" w:hAnsi="Courier New" w:cs="Courier New"/>
                                <w:noProof/>
                                <w:color w:val="E36209"/>
                                <w:sz w:val="20"/>
                                <w:szCs w:val="20"/>
                                <w:lang w:val="en-GB" w:eastAsia="en-GB"/>
                              </w:rPr>
                              <w:t>get</w:t>
                            </w:r>
                            <w:r w:rsidRPr="00AD21BF">
                              <w:rPr>
                                <w:rFonts w:ascii="Courier New" w:eastAsia="Times New Roman" w:hAnsi="Courier New" w:cs="Courier New"/>
                                <w:noProof/>
                                <w:sz w:val="20"/>
                                <w:szCs w:val="20"/>
                                <w:lang w:val="en-GB" w:eastAsia="en-GB"/>
                              </w:rPr>
                              <w:t>&lt; entt::dispatcher &gt;();</w:t>
                            </w:r>
                          </w:p>
                          <w:p w14:paraId="6AB93928"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while</w:t>
                            </w:r>
                            <w:r w:rsidRPr="00AD21BF">
                              <w:rPr>
                                <w:rFonts w:ascii="Courier New" w:eastAsia="Times New Roman" w:hAnsi="Courier New" w:cs="Courier New"/>
                                <w:noProof/>
                                <w:sz w:val="20"/>
                                <w:szCs w:val="20"/>
                                <w:lang w:val="en-GB" w:eastAsia="en-GB"/>
                              </w:rPr>
                              <w:t xml:space="preserve"> ( m_isRunning )</w:t>
                            </w:r>
                          </w:p>
                          <w:p w14:paraId="5ED2B142"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53E7293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beginFrame</w:t>
                            </w:r>
                            <w:r w:rsidRPr="00AD21BF">
                              <w:rPr>
                                <w:rFonts w:ascii="Courier New" w:eastAsia="Times New Roman" w:hAnsi="Courier New" w:cs="Courier New"/>
                                <w:noProof/>
                                <w:sz w:val="20"/>
                                <w:szCs w:val="20"/>
                                <w:lang w:val="en-GB" w:eastAsia="en-GB"/>
                              </w:rPr>
                              <w:t>();</w:t>
                            </w:r>
                          </w:p>
                          <w:p w14:paraId="6625D11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system : m_systems ) system-&gt;</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53D347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endFrame</w:t>
                            </w:r>
                            <w:r w:rsidRPr="00AD21BF">
                              <w:rPr>
                                <w:rFonts w:ascii="Courier New" w:eastAsia="Times New Roman" w:hAnsi="Courier New" w:cs="Courier New"/>
                                <w:noProof/>
                                <w:sz w:val="20"/>
                                <w:szCs w:val="20"/>
                                <w:lang w:val="en-GB" w:eastAsia="en-GB"/>
                              </w:rPr>
                              <w:t>();</w:t>
                            </w:r>
                          </w:p>
                          <w:p w14:paraId="6B6DEC01"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p>
                          <w:p w14:paraId="7303CA23"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t>dispatcher.</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736E90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73AD854F"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62E0182A" w14:textId="77777777" w:rsidR="00A3715A" w:rsidRDefault="00A3715A" w:rsidP="00464933">
                            <w:pPr>
                              <w:rPr>
                                <w:noProof/>
                                <w:lang w:val="en-GB"/>
                              </w:rPr>
                            </w:pPr>
                          </w:p>
                          <w:p w14:paraId="53371F4F" w14:textId="1A7D3FEE" w:rsidR="00464933" w:rsidRPr="00C33213" w:rsidRDefault="00464933" w:rsidP="00464933">
                            <w:pPr>
                              <w:rPr>
                                <w:noProof/>
                                <w:lang w:val="en-GB"/>
                              </w:rPr>
                            </w:pPr>
                          </w:p>
                        </w:txbxContent>
                      </wps:txbx>
                      <wps:bodyPr rot="0" vert="horz" wrap="square" lIns="91440" tIns="45720" rIns="91440" bIns="45720" anchor="t" anchorCtr="0">
                        <a:noAutofit/>
                      </wps:bodyPr>
                    </wps:wsp>
                  </a:graphicData>
                </a:graphic>
              </wp:inline>
            </w:drawing>
          </mc:Choice>
          <mc:Fallback>
            <w:pict>
              <v:shape w14:anchorId="351E7801" id="_x0000_s1027" type="#_x0000_t202" style="width:451.6pt;height:14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" fillcolor="#f8f8f8" strokecolor="white [3212]">
                <v:textbox>
                  <w:txbxContent>
                    <w:p w14:paraId="26B8709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color w:val="24292E"/>
                          <w:sz w:val="20"/>
                          <w:szCs w:val="20"/>
                          <w:lang w:val="en-GB" w:eastAsia="en-GB"/>
                        </w:rPr>
                      </w:pP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color w:val="24292E"/>
                          <w:sz w:val="20"/>
                          <w:szCs w:val="20"/>
                          <w:lang w:val="en-GB" w:eastAsia="en-GB"/>
                        </w:rPr>
                        <w:t xml:space="preserve"> </w:t>
                      </w:r>
                      <w:r w:rsidRPr="00AD21BF">
                        <w:rPr>
                          <w:rFonts w:ascii="Courier New" w:eastAsia="Times New Roman" w:hAnsi="Courier New" w:cs="Courier New"/>
                          <w:noProof/>
                          <w:color w:val="6F42C1"/>
                          <w:sz w:val="20"/>
                          <w:szCs w:val="20"/>
                          <w:lang w:val="en-GB" w:eastAsia="en-GB"/>
                        </w:rPr>
                        <w:t>Engine::run</w:t>
                      </w:r>
                      <w:r w:rsidRPr="00AD21BF">
                        <w:rPr>
                          <w:rFonts w:ascii="Courier New" w:eastAsia="Times New Roman" w:hAnsi="Courier New" w:cs="Courier New"/>
                          <w:noProof/>
                          <w:color w:val="24292E"/>
                          <w:sz w:val="20"/>
                          <w:szCs w:val="20"/>
                          <w:lang w:val="en-GB" w:eastAsia="en-GB"/>
                        </w:rPr>
                        <w:t xml:space="preserve">() -&gt; </w:t>
                      </w:r>
                      <w:r w:rsidRPr="00AD21BF">
                        <w:rPr>
                          <w:rFonts w:ascii="Courier New" w:eastAsia="Times New Roman" w:hAnsi="Courier New" w:cs="Courier New"/>
                          <w:noProof/>
                          <w:color w:val="D73A49"/>
                          <w:sz w:val="20"/>
                          <w:szCs w:val="20"/>
                          <w:lang w:val="en-GB" w:eastAsia="en-GB"/>
                        </w:rPr>
                        <w:t>void</w:t>
                      </w:r>
                    </w:p>
                    <w:p w14:paraId="0CC424DB"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5BC68A6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dispatcher = m_registry.</w:t>
                      </w:r>
                      <w:r w:rsidRPr="00AD21BF">
                        <w:rPr>
                          <w:rFonts w:ascii="Courier New" w:eastAsia="Times New Roman" w:hAnsi="Courier New" w:cs="Courier New"/>
                          <w:noProof/>
                          <w:color w:val="E36209"/>
                          <w:sz w:val="20"/>
                          <w:szCs w:val="20"/>
                          <w:lang w:val="en-GB" w:eastAsia="en-GB"/>
                        </w:rPr>
                        <w:t>ctx</w:t>
                      </w:r>
                      <w:r w:rsidRPr="00AD21BF">
                        <w:rPr>
                          <w:rFonts w:ascii="Courier New" w:eastAsia="Times New Roman" w:hAnsi="Courier New" w:cs="Courier New"/>
                          <w:noProof/>
                          <w:sz w:val="20"/>
                          <w:szCs w:val="20"/>
                          <w:lang w:val="en-GB" w:eastAsia="en-GB"/>
                        </w:rPr>
                        <w:t>().</w:t>
                      </w:r>
                      <w:r w:rsidRPr="00AD21BF">
                        <w:rPr>
                          <w:rFonts w:ascii="Courier New" w:eastAsia="Times New Roman" w:hAnsi="Courier New" w:cs="Courier New"/>
                          <w:noProof/>
                          <w:color w:val="E36209"/>
                          <w:sz w:val="20"/>
                          <w:szCs w:val="20"/>
                          <w:lang w:val="en-GB" w:eastAsia="en-GB"/>
                        </w:rPr>
                        <w:t>get</w:t>
                      </w:r>
                      <w:r w:rsidRPr="00AD21BF">
                        <w:rPr>
                          <w:rFonts w:ascii="Courier New" w:eastAsia="Times New Roman" w:hAnsi="Courier New" w:cs="Courier New"/>
                          <w:noProof/>
                          <w:sz w:val="20"/>
                          <w:szCs w:val="20"/>
                          <w:lang w:val="en-GB" w:eastAsia="en-GB"/>
                        </w:rPr>
                        <w:t>&lt; entt::dispatcher &gt;();</w:t>
                      </w:r>
                    </w:p>
                    <w:p w14:paraId="6AB93928"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while</w:t>
                      </w:r>
                      <w:r w:rsidRPr="00AD21BF">
                        <w:rPr>
                          <w:rFonts w:ascii="Courier New" w:eastAsia="Times New Roman" w:hAnsi="Courier New" w:cs="Courier New"/>
                          <w:noProof/>
                          <w:sz w:val="20"/>
                          <w:szCs w:val="20"/>
                          <w:lang w:val="en-GB" w:eastAsia="en-GB"/>
                        </w:rPr>
                        <w:t xml:space="preserve"> ( m_isRunning )</w:t>
                      </w:r>
                    </w:p>
                    <w:p w14:paraId="5ED2B142"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53E7293C"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beginFrame</w:t>
                      </w:r>
                      <w:r w:rsidRPr="00AD21BF">
                        <w:rPr>
                          <w:rFonts w:ascii="Courier New" w:eastAsia="Times New Roman" w:hAnsi="Courier New" w:cs="Courier New"/>
                          <w:noProof/>
                          <w:sz w:val="20"/>
                          <w:szCs w:val="20"/>
                          <w:lang w:val="en-GB" w:eastAsia="en-GB"/>
                        </w:rPr>
                        <w:t>();</w:t>
                      </w:r>
                    </w:p>
                    <w:p w14:paraId="6625D117"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system : m_systems ) system-&gt;</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53D347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color w:val="D73A49"/>
                          <w:sz w:val="20"/>
                          <w:szCs w:val="20"/>
                          <w:lang w:val="en-GB" w:eastAsia="en-GB"/>
                        </w:rPr>
                        <w:t>for</w:t>
                      </w:r>
                      <w:r w:rsidRPr="00AD21BF">
                        <w:rPr>
                          <w:rFonts w:ascii="Courier New" w:eastAsia="Times New Roman" w:hAnsi="Courier New" w:cs="Courier New"/>
                          <w:noProof/>
                          <w:sz w:val="20"/>
                          <w:szCs w:val="20"/>
                          <w:lang w:val="en-GB" w:eastAsia="en-GB"/>
                        </w:rPr>
                        <w:t xml:space="preserve"> ( </w:t>
                      </w:r>
                      <w:r w:rsidRPr="00AD21BF">
                        <w:rPr>
                          <w:rFonts w:ascii="Courier New" w:eastAsia="Times New Roman" w:hAnsi="Courier New" w:cs="Courier New"/>
                          <w:noProof/>
                          <w:color w:val="D73A49"/>
                          <w:sz w:val="20"/>
                          <w:szCs w:val="20"/>
                          <w:lang w:val="en-GB" w:eastAsia="en-GB"/>
                        </w:rPr>
                        <w:t>auto</w:t>
                      </w:r>
                      <w:r w:rsidRPr="00AD21BF">
                        <w:rPr>
                          <w:rFonts w:ascii="Courier New" w:eastAsia="Times New Roman" w:hAnsi="Courier New" w:cs="Courier New"/>
                          <w:noProof/>
                          <w:sz w:val="20"/>
                          <w:szCs w:val="20"/>
                          <w:lang w:val="en-GB" w:eastAsia="en-GB"/>
                        </w:rPr>
                        <w:t>&amp; service : m_services ) service-&gt;</w:t>
                      </w:r>
                      <w:r w:rsidRPr="00AD21BF">
                        <w:rPr>
                          <w:rFonts w:ascii="Courier New" w:eastAsia="Times New Roman" w:hAnsi="Courier New" w:cs="Courier New"/>
                          <w:noProof/>
                          <w:color w:val="E36209"/>
                          <w:sz w:val="20"/>
                          <w:szCs w:val="20"/>
                          <w:lang w:val="en-GB" w:eastAsia="en-GB"/>
                        </w:rPr>
                        <w:t>endFrame</w:t>
                      </w:r>
                      <w:r w:rsidRPr="00AD21BF">
                        <w:rPr>
                          <w:rFonts w:ascii="Courier New" w:eastAsia="Times New Roman" w:hAnsi="Courier New" w:cs="Courier New"/>
                          <w:noProof/>
                          <w:sz w:val="20"/>
                          <w:szCs w:val="20"/>
                          <w:lang w:val="en-GB" w:eastAsia="en-GB"/>
                        </w:rPr>
                        <w:t>();</w:t>
                      </w:r>
                    </w:p>
                    <w:p w14:paraId="6B6DEC01"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p>
                    <w:p w14:paraId="7303CA23"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r>
                      <w:r w:rsidRPr="00AD21BF">
                        <w:rPr>
                          <w:rFonts w:ascii="Courier New" w:eastAsia="Times New Roman" w:hAnsi="Courier New" w:cs="Courier New"/>
                          <w:noProof/>
                          <w:sz w:val="20"/>
                          <w:szCs w:val="20"/>
                          <w:lang w:val="en-GB" w:eastAsia="en-GB"/>
                        </w:rPr>
                        <w:tab/>
                        <w:t>dispatcher.</w:t>
                      </w:r>
                      <w:r w:rsidRPr="00AD21BF">
                        <w:rPr>
                          <w:rFonts w:ascii="Courier New" w:eastAsia="Times New Roman" w:hAnsi="Courier New" w:cs="Courier New"/>
                          <w:noProof/>
                          <w:color w:val="E36209"/>
                          <w:sz w:val="20"/>
                          <w:szCs w:val="20"/>
                          <w:lang w:val="en-GB" w:eastAsia="en-GB"/>
                        </w:rPr>
                        <w:t>update</w:t>
                      </w:r>
                      <w:r w:rsidRPr="00AD21BF">
                        <w:rPr>
                          <w:rFonts w:ascii="Courier New" w:eastAsia="Times New Roman" w:hAnsi="Courier New" w:cs="Courier New"/>
                          <w:noProof/>
                          <w:sz w:val="20"/>
                          <w:szCs w:val="20"/>
                          <w:lang w:val="en-GB" w:eastAsia="en-GB"/>
                        </w:rPr>
                        <w:t>();</w:t>
                      </w:r>
                    </w:p>
                    <w:p w14:paraId="736E9094"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ab/>
                        <w:t>}</w:t>
                      </w:r>
                    </w:p>
                    <w:p w14:paraId="73AD854F" w14:textId="77777777" w:rsidR="00464933" w:rsidRPr="00AD21BF" w:rsidRDefault="00464933" w:rsidP="0046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noProof/>
                          <w:sz w:val="20"/>
                          <w:szCs w:val="20"/>
                          <w:lang w:val="en-GB" w:eastAsia="en-GB"/>
                        </w:rPr>
                      </w:pPr>
                      <w:r w:rsidRPr="00AD21BF">
                        <w:rPr>
                          <w:rFonts w:ascii="Courier New" w:eastAsia="Times New Roman" w:hAnsi="Courier New" w:cs="Courier New"/>
                          <w:noProof/>
                          <w:sz w:val="20"/>
                          <w:szCs w:val="20"/>
                          <w:lang w:val="en-GB" w:eastAsia="en-GB"/>
                        </w:rPr>
                        <w:t>}</w:t>
                      </w:r>
                    </w:p>
                    <w:p w14:paraId="62E0182A" w14:textId="77777777" w:rsidR="00A3715A" w:rsidRDefault="00A3715A" w:rsidP="00464933">
                      <w:pPr>
                        <w:rPr>
                          <w:noProof/>
                          <w:lang w:val="en-GB"/>
                        </w:rPr>
                      </w:pPr>
                    </w:p>
                    <w:p w14:paraId="53371F4F" w14:textId="1A7D3FEE" w:rsidR="00464933" w:rsidRPr="00C33213" w:rsidRDefault="00464933" w:rsidP="00464933">
                      <w:pPr>
                        <w:rPr>
                          <w:noProof/>
                          <w:lang w:val="en-GB"/>
                        </w:rPr>
                      </w:pPr>
                    </w:p>
                  </w:txbxContent>
                </v:textbox>
                <w10:anchorlock/>
              </v:shape>
            </w:pict>
          </mc:Fallback>
        </mc:AlternateContent>
      </w:r>
      <w:r>
        <w:t xml:space="preserve">Fragment kodu </w:t>
      </w:r>
      <w:fldSimple w:instr=" SEQ Fragment_kodu \* ARABIC ">
        <w:r>
          <w:rPr>
            <w:noProof/>
          </w:rPr>
          <w:t>2</w:t>
        </w:r>
      </w:fldSimple>
      <w:r>
        <w:t>. Pętla główna silnika</w:t>
      </w:r>
    </w:p>
    <w:p w14:paraId="47E26F14" w14:textId="77777777" w:rsidR="00464933" w:rsidRDefault="00464933" w:rsidP="00464933">
      <w:pPr>
        <w:pStyle w:val="Caption"/>
        <w:rPr>
          <w:szCs w:val="20"/>
        </w:rPr>
      </w:pPr>
      <w:r w:rsidRPr="00A83447">
        <w:rPr>
          <w:szCs w:val="20"/>
        </w:rPr>
        <w:t xml:space="preserve">Źródło: </w:t>
      </w:r>
      <w:r>
        <w:rPr>
          <w:szCs w:val="20"/>
        </w:rPr>
        <w:t>o</w:t>
      </w:r>
      <w:r w:rsidRPr="00A83447">
        <w:rPr>
          <w:szCs w:val="20"/>
        </w:rPr>
        <w:t>pracowanie własne</w:t>
      </w:r>
      <w:r>
        <w:rPr>
          <w:szCs w:val="20"/>
        </w:rPr>
        <w:t>.</w:t>
      </w:r>
    </w:p>
    <w:p w14:paraId="44FA237B" w14:textId="54CC1A6C" w:rsidR="005365D8" w:rsidRDefault="005365D8" w:rsidP="00910973">
      <w:pPr>
        <w:pStyle w:val="BodyText"/>
        <w:spacing w:line="360" w:lineRule="auto"/>
      </w:pPr>
    </w:p>
    <w:p w14:paraId="68D3D16F" w14:textId="03AC4C0E" w:rsidR="00370AC0" w:rsidRPr="009027FB" w:rsidRDefault="002D4188" w:rsidP="009027FB">
      <w:pPr>
        <w:pStyle w:val="BodyText"/>
        <w:spacing w:line="360" w:lineRule="auto"/>
      </w:pPr>
      <w:r w:rsidRPr="002D77BE">
        <w:t xml:space="preserve">Warto zaznaczyć, że w projektowanej architekturze serwisy nie powinny pobierać się nawzajem z kontekstu. Mechanizm, w tym wypadku, </w:t>
      </w:r>
      <w:r w:rsidRPr="00EC3034">
        <w:t>Service Locator</w:t>
      </w:r>
      <w:r w:rsidRPr="002D77BE">
        <w:t xml:space="preserve"> przeznaczony jest wyłącznie do udostępniania infrastruktury warstwie aplikacji, natomiast serwisy powinny pozostawać względem siebie niezależne.</w:t>
      </w:r>
    </w:p>
    <w:p w14:paraId="4AB9DFA2" w14:textId="75368C37" w:rsidR="008A1E73" w:rsidRPr="002D77BE" w:rsidRDefault="00D97FB9" w:rsidP="009C055B">
      <w:pPr>
        <w:pStyle w:val="BodyText"/>
        <w:spacing w:line="360" w:lineRule="auto"/>
      </w:pPr>
      <w:r w:rsidRPr="002D77BE">
        <w:t>Takie podejście umożliwia sekwencyjne i przewidywalne zarządzanie stanem aplikacji w głównej pętli sterującej</w:t>
      </w:r>
      <w:r w:rsidR="00A63550">
        <w:t xml:space="preserve"> (</w:t>
      </w:r>
      <w:r w:rsidR="00A63550">
        <w:fldChar w:fldCharType="begin"/>
      </w:r>
      <w:r w:rsidR="00A63550">
        <w:instrText xml:space="preserve"> REF _Ref219637095 \h </w:instrText>
      </w:r>
      <w:r w:rsidR="00A63550">
        <w:fldChar w:fldCharType="separate"/>
      </w:r>
      <w:r w:rsidR="00314143">
        <w:t xml:space="preserve">Fragment kodu </w:t>
      </w:r>
      <w:r w:rsidR="00314143">
        <w:rPr>
          <w:noProof/>
        </w:rPr>
        <w:t>2</w:t>
      </w:r>
      <w:r w:rsidR="00A63550">
        <w:fldChar w:fldCharType="end"/>
      </w:r>
      <w:r w:rsidR="00A63550">
        <w:t>)</w:t>
      </w:r>
      <w:r w:rsidRPr="002D77BE">
        <w:t xml:space="preserve">. Ponadto, separacja logiki od infrastruktury znacząco podnosi rozszerzalność (ang. </w:t>
      </w:r>
      <w:r w:rsidRPr="002D77BE">
        <w:rPr>
          <w:i/>
          <w:iCs/>
        </w:rPr>
        <w:t>extensibility</w:t>
      </w:r>
      <w:r w:rsidRPr="002D77BE">
        <w:t>) systemu</w:t>
      </w:r>
      <w:r w:rsidR="00D7740F" w:rsidRPr="002D77BE">
        <w:t xml:space="preserve"> </w:t>
      </w:r>
      <w:sdt>
        <w:sdtPr>
          <w:id w:val="-2114575067"/>
          <w:citation/>
        </w:sdtPr>
        <w:sdtEndPr/>
        <w:sdtContent>
          <w:r w:rsidR="00D7740F" w:rsidRPr="002D77BE">
            <w:fldChar w:fldCharType="begin"/>
          </w:r>
          <w:r w:rsidR="00D7740F" w:rsidRPr="002D77BE">
            <w:instrText xml:space="preserve"> CITATION Nys14 \l 2057 </w:instrText>
          </w:r>
          <w:r w:rsidR="00D7740F" w:rsidRPr="002D77BE">
            <w:fldChar w:fldCharType="separate"/>
          </w:r>
          <w:r w:rsidR="00E61687">
            <w:rPr>
              <w:noProof/>
            </w:rPr>
            <w:t>[16]</w:t>
          </w:r>
          <w:r w:rsidR="00D7740F" w:rsidRPr="002D77BE">
            <w:fldChar w:fldCharType="end"/>
          </w:r>
        </w:sdtContent>
      </w:sdt>
      <w:r w:rsidR="00D7740F" w:rsidRPr="002D77BE">
        <w:t xml:space="preserve"> </w:t>
      </w:r>
      <w:sdt>
        <w:sdtPr>
          <w:id w:val="1185323680"/>
          <w:citation/>
        </w:sdtPr>
        <w:sdtEndPr/>
        <w:sdtContent>
          <w:r w:rsidR="00D7740F" w:rsidRPr="002D77BE">
            <w:fldChar w:fldCharType="begin"/>
          </w:r>
          <w:r w:rsidR="00D7740F" w:rsidRPr="002D77BE">
            <w:instrText xml:space="preserve"> CITATION Mar17 \l 2057 </w:instrText>
          </w:r>
          <w:r w:rsidR="00D7740F" w:rsidRPr="002D77BE">
            <w:fldChar w:fldCharType="separate"/>
          </w:r>
          <w:r w:rsidR="00E61687">
            <w:rPr>
              <w:noProof/>
            </w:rPr>
            <w:t>[15]</w:t>
          </w:r>
          <w:r w:rsidR="00D7740F" w:rsidRPr="002D77BE">
            <w:fldChar w:fldCharType="end"/>
          </w:r>
        </w:sdtContent>
      </w:sdt>
      <w:r w:rsidR="008A1E73" w:rsidRPr="002D77BE">
        <w:t>. Zastosowanie abstrakcyjnych interfejsów sprawia, że warstwa zaplecza graficznego jest w pełni wymienna; przykładowo, zastąpienie biblioteki SFML innym rozwiązaniem wymaga jedynie implementacji nowej klasy serwisu, bez ingerencji w logikę systemów aplikacji. D</w:t>
      </w:r>
      <w:r w:rsidRPr="002D77BE">
        <w:t xml:space="preserve">odanie nowej funkcjonalności, takiej jak moduł dźwiękowy czy alternatywny system renderowania, ogranicza się do implementacji interfejsu </w:t>
      </w:r>
      <w:r w:rsidRPr="00A11D30">
        <w:rPr>
          <w:rStyle w:val="CodeinlineChar"/>
          <w:lang w:val="pl-PL"/>
        </w:rPr>
        <w:t>IService</w:t>
      </w:r>
      <w:r w:rsidRPr="002D77BE">
        <w:t xml:space="preserve"> i rejestracji obiektu w silniku, bez konieczności modyfikacji istniejących mechanizmów sterujących</w:t>
      </w:r>
      <w:sdt>
        <w:sdtPr>
          <w:id w:val="405890455"/>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E61687">
            <w:rPr>
              <w:noProof/>
            </w:rPr>
            <w:t xml:space="preserve"> [3]</w:t>
          </w:r>
          <w:r w:rsidR="00D7740F" w:rsidRPr="002D77BE">
            <w:fldChar w:fldCharType="end"/>
          </w:r>
        </w:sdtContent>
      </w:sdt>
      <w:r w:rsidRPr="002D77BE">
        <w:t xml:space="preserve">. </w:t>
      </w:r>
    </w:p>
    <w:p w14:paraId="56409968" w14:textId="0195E63C" w:rsidR="000E4C62" w:rsidRPr="002D77BE" w:rsidRDefault="000E4C62" w:rsidP="008172D9">
      <w:pPr>
        <w:pStyle w:val="BodyText"/>
        <w:spacing w:line="360" w:lineRule="auto"/>
      </w:pPr>
      <w:r w:rsidRPr="002D77BE">
        <w:t>Dodatkowym atutem wynikającym z zastosowania polimorficznego kontenera serwisów jest możliwość bardzo łatwego warunkowego i selektywnego zarządzania komponentami</w:t>
      </w:r>
      <w:r w:rsidR="00D7740F" w:rsidRPr="002D77BE">
        <w:t xml:space="preserve"> </w:t>
      </w:r>
      <w:sdt>
        <w:sdtPr>
          <w:id w:val="-854273307"/>
          <w:citation/>
        </w:sdtPr>
        <w:sdtEndPr/>
        <w:sdtContent>
          <w:r w:rsidR="00D7740F" w:rsidRPr="002D77BE">
            <w:fldChar w:fldCharType="begin"/>
          </w:r>
          <w:r w:rsidR="00D7740F" w:rsidRPr="002D77BE">
            <w:instrText xml:space="preserve"> CITATION Mar17 \l 2057 </w:instrText>
          </w:r>
          <w:r w:rsidR="00D7740F" w:rsidRPr="002D77BE">
            <w:fldChar w:fldCharType="separate"/>
          </w:r>
          <w:r w:rsidR="00E61687">
            <w:rPr>
              <w:noProof/>
            </w:rPr>
            <w:t>[15]</w:t>
          </w:r>
          <w:r w:rsidR="00D7740F" w:rsidRPr="002D77BE">
            <w:fldChar w:fldCharType="end"/>
          </w:r>
        </w:sdtContent>
      </w:sdt>
      <w:r w:rsidRPr="002D77BE">
        <w:t xml:space="preserve">. Pozwala to na uruchomienie aplikacji w różnych trybach </w:t>
      </w:r>
      <w:r w:rsidR="008172D9" w:rsidRPr="002D77BE">
        <w:t>operacyjnych</w:t>
      </w:r>
      <w:r w:rsidRPr="00BD765A">
        <w:t xml:space="preserve"> </w:t>
      </w:r>
      <w:r w:rsidR="008172D9" w:rsidRPr="002D77BE">
        <w:t>poprzez</w:t>
      </w:r>
      <w:r w:rsidRPr="002D77BE">
        <w:t xml:space="preserve"> pominięcie </w:t>
      </w:r>
      <w:r w:rsidRPr="002D77BE">
        <w:lastRenderedPageBreak/>
        <w:t>instancji serwisów odpowiedzialnych za renderowanie obrazu czy obsługę okna. W takim scenariuszu główna pętla sterująca pozostaje niezmieniona</w:t>
      </w:r>
      <w:sdt>
        <w:sdtPr>
          <w:id w:val="-1002891506"/>
          <w:citation/>
        </w:sdtPr>
        <w:sdtEndPr/>
        <w:sdtContent>
          <w:r w:rsidR="00D7740F" w:rsidRPr="002D77BE">
            <w:fldChar w:fldCharType="begin"/>
          </w:r>
          <w:r w:rsidR="00D7740F" w:rsidRPr="002D77BE">
            <w:instrText xml:space="preserve"> CITATION Fil26 \l 2057 </w:instrText>
          </w:r>
          <w:r w:rsidR="00D7740F" w:rsidRPr="002D77BE">
            <w:fldChar w:fldCharType="separate"/>
          </w:r>
          <w:r w:rsidR="00E61687">
            <w:rPr>
              <w:noProof/>
            </w:rPr>
            <w:t xml:space="preserve"> [3]</w:t>
          </w:r>
          <w:r w:rsidR="00D7740F" w:rsidRPr="002D77BE">
            <w:fldChar w:fldCharType="end"/>
          </w:r>
        </w:sdtContent>
      </w:sdt>
      <w:r w:rsidRPr="002D77BE">
        <w:t>.</w:t>
      </w:r>
    </w:p>
    <w:p w14:paraId="72A4705E" w14:textId="351E919F" w:rsidR="00635A43" w:rsidRPr="002D77BE" w:rsidRDefault="00D97FB9" w:rsidP="009C055B">
      <w:pPr>
        <w:pStyle w:val="BodyText"/>
        <w:spacing w:line="360" w:lineRule="auto"/>
      </w:pPr>
      <w:r w:rsidRPr="002D77BE">
        <w:t xml:space="preserve">Modularność ta pozytywnie wpływa również na utrzymywalność (ang. </w:t>
      </w:r>
      <w:r w:rsidRPr="002D77BE">
        <w:rPr>
          <w:i/>
          <w:iCs/>
        </w:rPr>
        <w:t>maintainability</w:t>
      </w:r>
      <w:r w:rsidRPr="002D77BE">
        <w:t>) kodu, ułatwiając diagnostykę błędów poprzez izolację poszczególnych serwisów i eliminację ukrytych zależności globalnych</w:t>
      </w:r>
      <w:r w:rsidR="002059C5" w:rsidRPr="002D77BE">
        <w:t xml:space="preserve"> </w:t>
      </w:r>
      <w:sdt>
        <w:sdtPr>
          <w:id w:val="-1064792221"/>
          <w:citation/>
        </w:sdtPr>
        <w:sdtEndPr/>
        <w:sdtContent>
          <w:r w:rsidR="002059C5" w:rsidRPr="002D77BE">
            <w:fldChar w:fldCharType="begin"/>
          </w:r>
          <w:r w:rsidR="002059C5" w:rsidRPr="002D77BE">
            <w:instrText xml:space="preserve"> CITATION Nys14 \l 2057 </w:instrText>
          </w:r>
          <w:r w:rsidR="002059C5" w:rsidRPr="002D77BE">
            <w:fldChar w:fldCharType="separate"/>
          </w:r>
          <w:r w:rsidR="00E61687">
            <w:rPr>
              <w:noProof/>
            </w:rPr>
            <w:t>[16]</w:t>
          </w:r>
          <w:r w:rsidR="002059C5" w:rsidRPr="002D77BE">
            <w:fldChar w:fldCharType="end"/>
          </w:r>
        </w:sdtContent>
      </w:sdt>
      <w:r w:rsidR="00C00B00" w:rsidRPr="002D77BE">
        <w:t>.</w:t>
      </w:r>
    </w:p>
    <w:p w14:paraId="22C1C163" w14:textId="7CDDDF82" w:rsidR="00357E76" w:rsidRPr="002D77BE" w:rsidRDefault="00357E76" w:rsidP="009C055B">
      <w:pPr>
        <w:pStyle w:val="Heading3"/>
      </w:pPr>
      <w:bookmarkStart w:id="471" w:name="_Toc219154072"/>
      <w:bookmarkStart w:id="472" w:name="_Ref219398915"/>
      <w:bookmarkStart w:id="473" w:name="_Toc219232940"/>
      <w:bookmarkStart w:id="474" w:name="_Toc219827854"/>
      <w:r w:rsidRPr="002D77BE">
        <w:t>Warstwa aplikacji</w:t>
      </w:r>
      <w:r w:rsidR="002D5A6E" w:rsidRPr="002D77BE">
        <w:t xml:space="preserve">, systemy </w:t>
      </w:r>
      <w:r w:rsidRPr="002D77BE">
        <w:t xml:space="preserve">i </w:t>
      </w:r>
      <w:r w:rsidR="002D5A6E" w:rsidRPr="002D77BE">
        <w:t xml:space="preserve">ich </w:t>
      </w:r>
      <w:r w:rsidRPr="002D77BE">
        <w:t>rejestracja</w:t>
      </w:r>
      <w:bookmarkEnd w:id="471"/>
      <w:bookmarkEnd w:id="472"/>
      <w:bookmarkEnd w:id="473"/>
      <w:bookmarkEnd w:id="474"/>
    </w:p>
    <w:p w14:paraId="4EC88F24" w14:textId="6450289F" w:rsidR="00F24D40" w:rsidRPr="0015417C" w:rsidRDefault="00357E76" w:rsidP="00A171F2">
      <w:pPr>
        <w:spacing w:line="360" w:lineRule="auto"/>
        <w:rPr>
          <w:szCs w:val="24"/>
        </w:rPr>
      </w:pPr>
      <w:r w:rsidRPr="002D77BE">
        <w:t>Podobnie jak w przypadku serwisów, wszystkie systemy logiczne posiadają wspólną bazową klasę abstrakcyjną</w:t>
      </w:r>
      <w:r w:rsidR="008660D5" w:rsidRPr="002D77BE">
        <w:t xml:space="preserve"> </w:t>
      </w:r>
      <w:r w:rsidRPr="00366992">
        <w:rPr>
          <w:rStyle w:val="CodeinlineChar"/>
          <w:rFonts w:eastAsiaTheme="minorHAnsi"/>
          <w:lang w:val="pl-PL"/>
        </w:rPr>
        <w:t>ISystem</w:t>
      </w:r>
      <w:r w:rsidRPr="002D77BE">
        <w:t xml:space="preserve">. </w:t>
      </w:r>
      <w:r w:rsidR="008660D5" w:rsidRPr="002D77BE">
        <w:t>Definiuje on</w:t>
      </w:r>
      <w:r w:rsidR="00E76BDA" w:rsidRPr="002D77BE">
        <w:t>a</w:t>
      </w:r>
      <w:r w:rsidR="008660D5" w:rsidRPr="002D77BE">
        <w:t xml:space="preserve"> ustandaryzowany interfejs z metodą </w:t>
      </w:r>
      <w:r w:rsidR="008660D5" w:rsidRPr="00366992">
        <w:rPr>
          <w:rStyle w:val="CodeinlineChar"/>
          <w:rFonts w:eastAsiaTheme="minorHAnsi"/>
          <w:lang w:val="pl-PL"/>
        </w:rPr>
        <w:t>update()</w:t>
      </w:r>
      <w:r w:rsidR="00A0234A" w:rsidRPr="002D77BE">
        <w:t>, co umożliwia silnikowi traktowanie zróżnicowanych modułów logiki w sposób polimorficzny</w:t>
      </w:r>
      <w:r w:rsidR="00523710">
        <w:t xml:space="preserve"> (</w:t>
      </w:r>
      <w:r w:rsidR="00523710">
        <w:fldChar w:fldCharType="begin"/>
      </w:r>
      <w:r w:rsidR="00523710">
        <w:instrText xml:space="preserve"> REF _Ref219637095 \h </w:instrText>
      </w:r>
      <w:r w:rsidR="00523710">
        <w:fldChar w:fldCharType="separate"/>
      </w:r>
      <w:r w:rsidR="00314143">
        <w:t xml:space="preserve"> kodu </w:t>
      </w:r>
      <w:r w:rsidR="00314143">
        <w:rPr>
          <w:noProof/>
        </w:rPr>
        <w:t>2</w:t>
      </w:r>
      <w:r w:rsidR="00523710">
        <w:fldChar w:fldCharType="end"/>
      </w:r>
      <w:r w:rsidR="00523710">
        <w:t>)</w:t>
      </w:r>
      <w:sdt>
        <w:sdtPr>
          <w:id w:val="1451441819"/>
          <w:citation/>
        </w:sdtPr>
        <w:sdtEndPr/>
        <w:sdtContent>
          <w:r w:rsidR="00926272" w:rsidRPr="002D77BE">
            <w:fldChar w:fldCharType="begin"/>
          </w:r>
          <w:r w:rsidR="00926272" w:rsidRPr="002D77BE">
            <w:instrText xml:space="preserve"> CITATION Fil26 \l 2057 </w:instrText>
          </w:r>
          <w:r w:rsidR="00926272" w:rsidRPr="002D77BE">
            <w:fldChar w:fldCharType="separate"/>
          </w:r>
          <w:r w:rsidR="00E61687">
            <w:rPr>
              <w:noProof/>
            </w:rPr>
            <w:t xml:space="preserve"> </w:t>
          </w:r>
          <w:r w:rsidR="00E61687" w:rsidRPr="00E61687">
            <w:rPr>
              <w:noProof/>
            </w:rPr>
            <w:t>[3]</w:t>
          </w:r>
          <w:r w:rsidR="00926272" w:rsidRPr="002D77BE">
            <w:fldChar w:fldCharType="end"/>
          </w:r>
        </w:sdtContent>
      </w:sdt>
      <w:r w:rsidR="00926272">
        <w:t>.</w:t>
      </w:r>
    </w:p>
    <w:p w14:paraId="210B0A0E" w14:textId="0789C7D7" w:rsidR="00F24D40" w:rsidRDefault="00F24D40" w:rsidP="009C055B">
      <w:pPr>
        <w:pStyle w:val="BodyText"/>
        <w:spacing w:line="360" w:lineRule="auto"/>
      </w:pPr>
      <w:r w:rsidRPr="002D77BE">
        <w:t xml:space="preserve">Fundamentalnym mechanizmem budowania logiki aplikacji jest wzorzec wstrzykiwania zależności (ang. </w:t>
      </w:r>
      <w:r w:rsidRPr="002D77BE">
        <w:rPr>
          <w:i/>
          <w:iCs/>
        </w:rPr>
        <w:t>Dependency Injection</w:t>
      </w:r>
      <w:r w:rsidRPr="002D77BE">
        <w:t>)</w:t>
      </w:r>
      <w:sdt>
        <w:sdtPr>
          <w:id w:val="-1551920283"/>
          <w:citation/>
        </w:sdtPr>
        <w:sdtEndPr/>
        <w:sdtContent>
          <w:r w:rsidRPr="002D77BE">
            <w:fldChar w:fldCharType="begin"/>
          </w:r>
          <w:r w:rsidRPr="002D77BE">
            <w:instrText xml:space="preserve"> CITATION Mar17 \l 2057 </w:instrText>
          </w:r>
          <w:r w:rsidRPr="002D77BE">
            <w:fldChar w:fldCharType="separate"/>
          </w:r>
          <w:r w:rsidR="00E61687">
            <w:rPr>
              <w:noProof/>
            </w:rPr>
            <w:t xml:space="preserve"> [15]</w:t>
          </w:r>
          <w:r w:rsidRPr="002D77BE">
            <w:fldChar w:fldCharType="end"/>
          </w:r>
        </w:sdtContent>
      </w:sdt>
      <w:r w:rsidRPr="002D77BE">
        <w:t>. Takie podejście zapewnia pełną separacje odpowiedzialności, ułatwia testowalność oraz zwiększa elastyczność konfiguracji, przy uzyskaniu luźnego</w:t>
      </w:r>
      <w:r w:rsidRPr="002D77BE">
        <w:rPr>
          <w:b/>
          <w:bCs/>
        </w:rPr>
        <w:t xml:space="preserve"> </w:t>
      </w:r>
      <w:r w:rsidRPr="002D77BE">
        <w:t xml:space="preserve">powiązania (ang. </w:t>
      </w:r>
      <w:r w:rsidRPr="002D77BE">
        <w:rPr>
          <w:i/>
          <w:iCs/>
        </w:rPr>
        <w:t>loose coupling</w:t>
      </w:r>
      <w:r w:rsidRPr="002D77BE">
        <w:t xml:space="preserve">) pomiędzy silnikiem a konkretną logiką symulacji.  Tworzenie systemów odbywa się w głównej klasie aplikacji na etapie inicjalizacji </w:t>
      </w:r>
      <w:r w:rsidR="00933332">
        <w:t xml:space="preserve">co </w:t>
      </w:r>
      <w:r w:rsidR="00DB050B">
        <w:t>zostało przedstawione</w:t>
      </w:r>
      <w:r w:rsidR="00933332">
        <w:t xml:space="preserve"> w</w:t>
      </w:r>
      <w:r w:rsidR="00C33A30">
        <w:t>e</w:t>
      </w:r>
      <w:r w:rsidR="00933332">
        <w:t xml:space="preserve"> fragmencie kodu 3</w:t>
      </w:r>
      <w:r w:rsidR="00C33A30">
        <w:t xml:space="preserve"> </w:t>
      </w:r>
      <w:sdt>
        <w:sdtPr>
          <w:id w:val="-713420605"/>
          <w:citation/>
        </w:sdtPr>
        <w:sdtEndPr/>
        <w:sdtContent>
          <w:r w:rsidR="00B456AA" w:rsidRPr="002D77BE">
            <w:fldChar w:fldCharType="begin"/>
          </w:r>
          <w:r w:rsidR="00B456AA" w:rsidRPr="002D77BE">
            <w:instrText xml:space="preserve"> CITATION Fil26 \l 2057 </w:instrText>
          </w:r>
          <w:r w:rsidR="00B456AA" w:rsidRPr="002D77BE">
            <w:fldChar w:fldCharType="separate"/>
          </w:r>
          <w:r w:rsidR="00E61687">
            <w:rPr>
              <w:noProof/>
            </w:rPr>
            <w:t>[3]</w:t>
          </w:r>
          <w:r w:rsidR="00B456AA" w:rsidRPr="002D77BE">
            <w:fldChar w:fldCharType="end"/>
          </w:r>
        </w:sdtContent>
      </w:sdt>
      <w:r w:rsidRPr="002D77BE">
        <w:t>.</w:t>
      </w:r>
    </w:p>
    <w:p w14:paraId="28765CB4" w14:textId="77777777" w:rsidR="00782313" w:rsidRPr="00796309" w:rsidRDefault="00782313" w:rsidP="00782313">
      <w:pPr>
        <w:pStyle w:val="Caption"/>
        <w:rPr>
          <w:sz w:val="24"/>
          <w:szCs w:val="24"/>
        </w:rPr>
      </w:pPr>
    </w:p>
    <w:p w14:paraId="59765260" w14:textId="2C6E8F26" w:rsidR="00782313" w:rsidRPr="002D77BE" w:rsidRDefault="00782313" w:rsidP="00782313">
      <w:pPr>
        <w:pStyle w:val="Caption"/>
      </w:pPr>
      <w:r w:rsidRPr="009504D7">
        <w:rPr>
          <w:noProof/>
        </w:rPr>
        <mc:AlternateContent>
          <mc:Choice Requires="wps">
            <w:drawing>
              <wp:inline distT="0" distB="0" distL="0" distR="0" wp14:anchorId="20B744F5" wp14:editId="31DD1D95">
                <wp:extent cx="5694045" cy="2174875"/>
                <wp:effectExtent l="0" t="0" r="20955" b="15875"/>
                <wp:docPr id="200547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4045" cy="2174875"/>
                        </a:xfrm>
                        <a:prstGeom prst="rect">
                          <a:avLst/>
                        </a:prstGeom>
                        <a:solidFill>
                          <a:srgbClr val="F8F8F8"/>
                        </a:solidFill>
                        <a:ln w="9525">
                          <a:solidFill>
                            <a:schemeClr val="bg1"/>
                          </a:solidFill>
                          <a:miter lim="800000"/>
                          <a:headEnd/>
                          <a:tailEnd/>
                        </a:ln>
                      </wps:spPr>
                      <wps:txbx>
                        <w:txbxContent>
                          <w:p w14:paraId="5BA47F8F"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24292E"/>
                                <w:sz w:val="18"/>
                                <w:szCs w:val="18"/>
                                <w:lang w:val="en-GB" w:eastAsia="en-GB"/>
                              </w:rPr>
                            </w:pP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color w:val="24292E"/>
                                <w:sz w:val="18"/>
                                <w:szCs w:val="18"/>
                                <w:lang w:val="en-GB" w:eastAsia="en-GB"/>
                              </w:rPr>
                              <w:t xml:space="preserve"> </w:t>
                            </w:r>
                            <w:r w:rsidRPr="009B7D5C">
                              <w:rPr>
                                <w:rFonts w:ascii="Courier New" w:eastAsia="Times New Roman" w:hAnsi="Courier New" w:cs="Courier New"/>
                                <w:noProof/>
                                <w:color w:val="6F42C1"/>
                                <w:sz w:val="18"/>
                                <w:szCs w:val="18"/>
                                <w:lang w:val="en-GB" w:eastAsia="en-GB"/>
                              </w:rPr>
                              <w:t>App::initSystems</w:t>
                            </w:r>
                            <w:r w:rsidRPr="009B7D5C">
                              <w:rPr>
                                <w:rFonts w:ascii="Courier New" w:eastAsia="Times New Roman" w:hAnsi="Courier New" w:cs="Courier New"/>
                                <w:noProof/>
                                <w:color w:val="24292E"/>
                                <w:sz w:val="18"/>
                                <w:szCs w:val="18"/>
                                <w:lang w:val="en-GB" w:eastAsia="en-GB"/>
                              </w:rPr>
                              <w:t xml:space="preserve">() -&gt; </w:t>
                            </w:r>
                            <w:r w:rsidRPr="009B7D5C">
                              <w:rPr>
                                <w:rFonts w:ascii="Courier New" w:eastAsia="Times New Roman" w:hAnsi="Courier New" w:cs="Courier New"/>
                                <w:noProof/>
                                <w:color w:val="D73A49"/>
                                <w:sz w:val="18"/>
                                <w:szCs w:val="18"/>
                                <w:lang w:val="en-GB" w:eastAsia="en-GB"/>
                              </w:rPr>
                              <w:t>void</w:t>
                            </w:r>
                          </w:p>
                          <w:p w14:paraId="50BE6E16"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3492135E"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sz w:val="18"/>
                                <w:szCs w:val="18"/>
                                <w:lang w:val="en-GB" w:eastAsia="en-GB"/>
                              </w:rPr>
                              <w:t>&amp; registry = m_engine.</w:t>
                            </w:r>
                            <w:r w:rsidRPr="009B7D5C">
                              <w:rPr>
                                <w:rFonts w:ascii="Courier New" w:eastAsia="Times New Roman" w:hAnsi="Courier New" w:cs="Courier New"/>
                                <w:noProof/>
                                <w:color w:val="E36209"/>
                                <w:sz w:val="18"/>
                                <w:szCs w:val="18"/>
                                <w:lang w:val="en-GB" w:eastAsia="en-GB"/>
                              </w:rPr>
                              <w:t>registry</w:t>
                            </w:r>
                            <w:r w:rsidRPr="009B7D5C">
                              <w:rPr>
                                <w:rFonts w:ascii="Courier New" w:eastAsia="Times New Roman" w:hAnsi="Courier New" w:cs="Courier New"/>
                                <w:noProof/>
                                <w:sz w:val="18"/>
                                <w:szCs w:val="18"/>
                                <w:lang w:val="en-GB" w:eastAsia="en-GB"/>
                              </w:rPr>
                              <w:t>();</w:t>
                            </w:r>
                          </w:p>
                          <w:p w14:paraId="62FDBAA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if</w:t>
                            </w:r>
                            <w:r w:rsidRPr="009B7D5C">
                              <w:rPr>
                                <w:rFonts w:ascii="Courier New" w:eastAsia="Times New Roman" w:hAnsi="Courier New" w:cs="Courier New"/>
                                <w:noProof/>
                                <w:sz w:val="18"/>
                                <w:szCs w:val="18"/>
                                <w:lang w:val="en-GB" w:eastAsia="en-GB"/>
                              </w:rPr>
                              <w:t xml:space="preserve"> ( m_cliOptions.gui )</w:t>
                            </w:r>
                          </w:p>
                          <w:p w14:paraId="3AEEEA7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7AA5C7D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InputSystem &gt;( registry );</w:t>
                            </w:r>
                          </w:p>
                          <w:p w14:paraId="44F0A9E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CameraMovementSystem &gt;( registry );</w:t>
                            </w:r>
                          </w:p>
                          <w:p w14:paraId="5FB29CEB"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623ABE5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UISystem &gt;( registry );</w:t>
                            </w:r>
                          </w:p>
                          <w:p w14:paraId="02A4B05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RenderSystem &gt;( registry</w:t>
                            </w:r>
                            <w:r w:rsidRPr="00430F7C">
                              <w:rPr>
                                <w:rFonts w:ascii="Courier New" w:eastAsia="Times New Roman" w:hAnsi="Courier New" w:cs="Courier New"/>
                                <w:noProof/>
                                <w:sz w:val="18"/>
                                <w:szCs w:val="18"/>
                                <w:lang w:val="en-GB" w:eastAsia="en-GB"/>
                              </w:rPr>
                              <w:t xml:space="preserve"> </w:t>
                            </w:r>
                            <w:r w:rsidRPr="009B7D5C">
                              <w:rPr>
                                <w:rFonts w:ascii="Courier New" w:eastAsia="Times New Roman" w:hAnsi="Courier New" w:cs="Courier New"/>
                                <w:noProof/>
                                <w:sz w:val="18"/>
                                <w:szCs w:val="18"/>
                                <w:lang w:val="en-GB" w:eastAsia="en-GB"/>
                              </w:rPr>
                              <w:t>);</w:t>
                            </w:r>
                          </w:p>
                          <w:p w14:paraId="030E2EA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521FD0B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else</w:t>
                            </w:r>
                          </w:p>
                          <w:p w14:paraId="29963752"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02D4FDE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401CB0AD"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27B2B411"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0DB2CB24" w14:textId="77777777" w:rsidR="00782313" w:rsidRPr="00430F7C" w:rsidRDefault="00782313" w:rsidP="00782313">
                            <w:pPr>
                              <w:rPr>
                                <w:noProof/>
                                <w:sz w:val="18"/>
                                <w:szCs w:val="18"/>
                              </w:rPr>
                            </w:pPr>
                          </w:p>
                          <w:p w14:paraId="1F27EB30" w14:textId="77777777" w:rsidR="00782313" w:rsidRPr="00430F7C" w:rsidRDefault="00782313" w:rsidP="00782313">
                            <w:pPr>
                              <w:rPr>
                                <w:noProof/>
                                <w:sz w:val="18"/>
                                <w:szCs w:val="18"/>
                                <w:lang w:val="en-GB"/>
                              </w:rPr>
                            </w:pPr>
                          </w:p>
                        </w:txbxContent>
                      </wps:txbx>
                      <wps:bodyPr rot="0" vert="horz" wrap="square" lIns="91440" tIns="45720" rIns="91440" bIns="45720" anchor="t" anchorCtr="0">
                        <a:noAutofit/>
                      </wps:bodyPr>
                    </wps:wsp>
                  </a:graphicData>
                </a:graphic>
              </wp:inline>
            </w:drawing>
          </mc:Choice>
          <mc:Fallback>
            <w:pict>
              <v:shape w14:anchorId="20B744F5" id="_x0000_s1028" type="#_x0000_t202" style="width:448.35pt;height:1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" fillcolor="#f8f8f8" strokecolor="white [3212]">
                <v:textbox>
                  <w:txbxContent>
                    <w:p w14:paraId="5BA47F8F"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color w:val="24292E"/>
                          <w:sz w:val="18"/>
                          <w:szCs w:val="18"/>
                          <w:lang w:val="en-GB" w:eastAsia="en-GB"/>
                        </w:rPr>
                      </w:pP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color w:val="24292E"/>
                          <w:sz w:val="18"/>
                          <w:szCs w:val="18"/>
                          <w:lang w:val="en-GB" w:eastAsia="en-GB"/>
                        </w:rPr>
                        <w:t xml:space="preserve"> </w:t>
                      </w:r>
                      <w:r w:rsidRPr="009B7D5C">
                        <w:rPr>
                          <w:rFonts w:ascii="Courier New" w:eastAsia="Times New Roman" w:hAnsi="Courier New" w:cs="Courier New"/>
                          <w:noProof/>
                          <w:color w:val="6F42C1"/>
                          <w:sz w:val="18"/>
                          <w:szCs w:val="18"/>
                          <w:lang w:val="en-GB" w:eastAsia="en-GB"/>
                        </w:rPr>
                        <w:t>App::initSystems</w:t>
                      </w:r>
                      <w:r w:rsidRPr="009B7D5C">
                        <w:rPr>
                          <w:rFonts w:ascii="Courier New" w:eastAsia="Times New Roman" w:hAnsi="Courier New" w:cs="Courier New"/>
                          <w:noProof/>
                          <w:color w:val="24292E"/>
                          <w:sz w:val="18"/>
                          <w:szCs w:val="18"/>
                          <w:lang w:val="en-GB" w:eastAsia="en-GB"/>
                        </w:rPr>
                        <w:t xml:space="preserve">() -&gt; </w:t>
                      </w:r>
                      <w:r w:rsidRPr="009B7D5C">
                        <w:rPr>
                          <w:rFonts w:ascii="Courier New" w:eastAsia="Times New Roman" w:hAnsi="Courier New" w:cs="Courier New"/>
                          <w:noProof/>
                          <w:color w:val="D73A49"/>
                          <w:sz w:val="18"/>
                          <w:szCs w:val="18"/>
                          <w:lang w:val="en-GB" w:eastAsia="en-GB"/>
                        </w:rPr>
                        <w:t>void</w:t>
                      </w:r>
                    </w:p>
                    <w:p w14:paraId="50BE6E16"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3492135E"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auto</w:t>
                      </w:r>
                      <w:r w:rsidRPr="009B7D5C">
                        <w:rPr>
                          <w:rFonts w:ascii="Courier New" w:eastAsia="Times New Roman" w:hAnsi="Courier New" w:cs="Courier New"/>
                          <w:noProof/>
                          <w:sz w:val="18"/>
                          <w:szCs w:val="18"/>
                          <w:lang w:val="en-GB" w:eastAsia="en-GB"/>
                        </w:rPr>
                        <w:t>&amp; registry = m_engine.</w:t>
                      </w:r>
                      <w:r w:rsidRPr="009B7D5C">
                        <w:rPr>
                          <w:rFonts w:ascii="Courier New" w:eastAsia="Times New Roman" w:hAnsi="Courier New" w:cs="Courier New"/>
                          <w:noProof/>
                          <w:color w:val="E36209"/>
                          <w:sz w:val="18"/>
                          <w:szCs w:val="18"/>
                          <w:lang w:val="en-GB" w:eastAsia="en-GB"/>
                        </w:rPr>
                        <w:t>registry</w:t>
                      </w:r>
                      <w:r w:rsidRPr="009B7D5C">
                        <w:rPr>
                          <w:rFonts w:ascii="Courier New" w:eastAsia="Times New Roman" w:hAnsi="Courier New" w:cs="Courier New"/>
                          <w:noProof/>
                          <w:sz w:val="18"/>
                          <w:szCs w:val="18"/>
                          <w:lang w:val="en-GB" w:eastAsia="en-GB"/>
                        </w:rPr>
                        <w:t>();</w:t>
                      </w:r>
                    </w:p>
                    <w:p w14:paraId="62FDBAA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if</w:t>
                      </w:r>
                      <w:r w:rsidRPr="009B7D5C">
                        <w:rPr>
                          <w:rFonts w:ascii="Courier New" w:eastAsia="Times New Roman" w:hAnsi="Courier New" w:cs="Courier New"/>
                          <w:noProof/>
                          <w:sz w:val="18"/>
                          <w:szCs w:val="18"/>
                          <w:lang w:val="en-GB" w:eastAsia="en-GB"/>
                        </w:rPr>
                        <w:t xml:space="preserve"> ( m_cliOptions.gui )</w:t>
                      </w:r>
                    </w:p>
                    <w:p w14:paraId="3AEEEA7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7AA5C7D8"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InputSystem &gt;( registry );</w:t>
                      </w:r>
                    </w:p>
                    <w:p w14:paraId="44F0A9E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CameraMovementSystem &gt;( registry );</w:t>
                      </w:r>
                    </w:p>
                    <w:p w14:paraId="5FB29CEB"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623ABE55"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UISystem &gt;( registry );</w:t>
                      </w:r>
                    </w:p>
                    <w:p w14:paraId="02A4B05A"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RenderSystem &gt;( registry</w:t>
                      </w:r>
                      <w:r w:rsidRPr="00430F7C">
                        <w:rPr>
                          <w:rFonts w:ascii="Courier New" w:eastAsia="Times New Roman" w:hAnsi="Courier New" w:cs="Courier New"/>
                          <w:noProof/>
                          <w:sz w:val="18"/>
                          <w:szCs w:val="18"/>
                          <w:lang w:val="en-GB" w:eastAsia="en-GB"/>
                        </w:rPr>
                        <w:t xml:space="preserve"> </w:t>
                      </w:r>
                      <w:r w:rsidRPr="009B7D5C">
                        <w:rPr>
                          <w:rFonts w:ascii="Courier New" w:eastAsia="Times New Roman" w:hAnsi="Courier New" w:cs="Courier New"/>
                          <w:noProof/>
                          <w:sz w:val="18"/>
                          <w:szCs w:val="18"/>
                          <w:lang w:val="en-GB" w:eastAsia="en-GB"/>
                        </w:rPr>
                        <w:t>);</w:t>
                      </w:r>
                    </w:p>
                    <w:p w14:paraId="030E2EA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521FD0B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color w:val="D73A49"/>
                          <w:sz w:val="18"/>
                          <w:szCs w:val="18"/>
                          <w:lang w:val="en-GB" w:eastAsia="en-GB"/>
                        </w:rPr>
                        <w:t>else</w:t>
                      </w:r>
                    </w:p>
                    <w:p w14:paraId="29963752"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02D4FDE3"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r>
                      <w:r w:rsidRPr="009B7D5C">
                        <w:rPr>
                          <w:rFonts w:ascii="Courier New" w:eastAsia="Times New Roman" w:hAnsi="Courier New" w:cs="Courier New"/>
                          <w:noProof/>
                          <w:sz w:val="18"/>
                          <w:szCs w:val="18"/>
                          <w:lang w:val="en-GB" w:eastAsia="en-GB"/>
                        </w:rPr>
                        <w:tab/>
                        <w:t>m_engine.</w:t>
                      </w:r>
                      <w:r w:rsidRPr="009B7D5C">
                        <w:rPr>
                          <w:rFonts w:ascii="Courier New" w:eastAsia="Times New Roman" w:hAnsi="Courier New" w:cs="Courier New"/>
                          <w:noProof/>
                          <w:color w:val="E36209"/>
                          <w:sz w:val="18"/>
                          <w:szCs w:val="18"/>
                          <w:lang w:val="en-GB" w:eastAsia="en-GB"/>
                        </w:rPr>
                        <w:t>addSystem</w:t>
                      </w:r>
                      <w:r w:rsidRPr="009B7D5C">
                        <w:rPr>
                          <w:rFonts w:ascii="Courier New" w:eastAsia="Times New Roman" w:hAnsi="Courier New" w:cs="Courier New"/>
                          <w:noProof/>
                          <w:sz w:val="18"/>
                          <w:szCs w:val="18"/>
                          <w:lang w:val="en-GB" w:eastAsia="en-GB"/>
                        </w:rPr>
                        <w:t>&lt; SimRunnerSystem &gt;( registry, m_cliOptions );</w:t>
                      </w:r>
                    </w:p>
                    <w:p w14:paraId="401CB0AD"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ab/>
                        <w:t>}</w:t>
                      </w:r>
                    </w:p>
                    <w:p w14:paraId="27B2B411" w14:textId="77777777" w:rsidR="00782313" w:rsidRPr="009B7D5C" w:rsidRDefault="00782313" w:rsidP="007823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18"/>
                          <w:szCs w:val="18"/>
                          <w:lang w:val="en-GB" w:eastAsia="en-GB"/>
                        </w:rPr>
                      </w:pPr>
                      <w:r w:rsidRPr="009B7D5C">
                        <w:rPr>
                          <w:rFonts w:ascii="Courier New" w:eastAsia="Times New Roman" w:hAnsi="Courier New" w:cs="Courier New"/>
                          <w:noProof/>
                          <w:sz w:val="18"/>
                          <w:szCs w:val="18"/>
                          <w:lang w:val="en-GB" w:eastAsia="en-GB"/>
                        </w:rPr>
                        <w:t>}</w:t>
                      </w:r>
                    </w:p>
                    <w:p w14:paraId="0DB2CB24" w14:textId="77777777" w:rsidR="00782313" w:rsidRPr="00430F7C" w:rsidRDefault="00782313" w:rsidP="00782313">
                      <w:pPr>
                        <w:rPr>
                          <w:noProof/>
                          <w:sz w:val="18"/>
                          <w:szCs w:val="18"/>
                        </w:rPr>
                      </w:pPr>
                    </w:p>
                    <w:p w14:paraId="1F27EB30" w14:textId="77777777" w:rsidR="00782313" w:rsidRPr="00430F7C" w:rsidRDefault="00782313" w:rsidP="00782313">
                      <w:pPr>
                        <w:rPr>
                          <w:noProof/>
                          <w:sz w:val="18"/>
                          <w:szCs w:val="18"/>
                          <w:lang w:val="en-GB"/>
                        </w:rPr>
                      </w:pPr>
                    </w:p>
                  </w:txbxContent>
                </v:textbox>
                <w10:anchorlock/>
              </v:shape>
            </w:pict>
          </mc:Fallback>
        </mc:AlternateContent>
      </w:r>
    </w:p>
    <w:p w14:paraId="2B4300B9" w14:textId="77777777" w:rsidR="00782313" w:rsidRPr="00A83447" w:rsidRDefault="00782313" w:rsidP="00782313">
      <w:pPr>
        <w:pStyle w:val="Caption"/>
      </w:pPr>
      <w:r w:rsidRPr="00254CC5">
        <w:t>F</w:t>
      </w:r>
      <w:r>
        <w:t xml:space="preserve">ragment kodu </w:t>
      </w:r>
      <w:fldSimple w:instr=" SEQ Fragment_kodu \* ARABIC ">
        <w:r>
          <w:rPr>
            <w:noProof/>
          </w:rPr>
          <w:t>3</w:t>
        </w:r>
      </w:fldSimple>
      <w:r>
        <w:t xml:space="preserve">. </w:t>
      </w:r>
      <w:r w:rsidRPr="00A77F6B">
        <w:t>Inicjalizacja systemów aplikacji</w:t>
      </w:r>
    </w:p>
    <w:p w14:paraId="447F7680" w14:textId="77777777" w:rsidR="00782313" w:rsidRDefault="00782313" w:rsidP="00782313">
      <w:pPr>
        <w:pStyle w:val="Caption"/>
        <w:rPr>
          <w:szCs w:val="20"/>
        </w:rPr>
      </w:pPr>
      <w:r w:rsidRPr="00A83447">
        <w:rPr>
          <w:szCs w:val="20"/>
        </w:rPr>
        <w:t xml:space="preserve">Źródło: </w:t>
      </w:r>
      <w:r>
        <w:rPr>
          <w:szCs w:val="20"/>
        </w:rPr>
        <w:t>o</w:t>
      </w:r>
      <w:r w:rsidRPr="00A83447">
        <w:rPr>
          <w:szCs w:val="20"/>
        </w:rPr>
        <w:t>pracowanie własne</w:t>
      </w:r>
      <w:r>
        <w:rPr>
          <w:szCs w:val="20"/>
        </w:rPr>
        <w:t>.</w:t>
      </w:r>
    </w:p>
    <w:p w14:paraId="26836ADC" w14:textId="68F1D64D" w:rsidR="00782313" w:rsidRDefault="00782313" w:rsidP="009C055B">
      <w:pPr>
        <w:pStyle w:val="BodyText"/>
        <w:spacing w:line="360" w:lineRule="auto"/>
      </w:pPr>
    </w:p>
    <w:p w14:paraId="65DA8840" w14:textId="7574FE7E" w:rsidR="008660D5" w:rsidRPr="002D77BE" w:rsidRDefault="008660D5" w:rsidP="009C055B">
      <w:pPr>
        <w:pStyle w:val="BodyText"/>
        <w:spacing w:line="360" w:lineRule="auto"/>
      </w:pPr>
      <w:r w:rsidRPr="002D77BE">
        <w:t>Zastosowanie wspólnej klasy bazowej i polimorficznego kontenera w silniku niesie ze sobą te sam</w:t>
      </w:r>
      <w:r w:rsidR="00460EB6">
        <w:t>e korzyści</w:t>
      </w:r>
      <w:r w:rsidRPr="002D77BE">
        <w:t xml:space="preserve"> </w:t>
      </w:r>
      <w:r w:rsidR="004A3DD1" w:rsidRPr="002D77BE">
        <w:t xml:space="preserve">co w przypadku serwisów </w:t>
      </w:r>
      <w:r w:rsidRPr="002D77BE">
        <w:t xml:space="preserve">w zakresie modularności. </w:t>
      </w:r>
      <w:r w:rsidR="004A3DD1" w:rsidRPr="002D77BE">
        <w:t>Możliwe</w:t>
      </w:r>
      <w:r w:rsidRPr="002D77BE">
        <w:t xml:space="preserve"> jest selektywne zarządzanie funkcjonalnościami aplikacji poprzez warunkowe instancjonowanie konkretnych systemów. </w:t>
      </w:r>
      <w:r w:rsidR="00DE1A4D">
        <w:t xml:space="preserve">We fragmencie kodu 3 </w:t>
      </w:r>
      <w:r w:rsidR="00DB050B">
        <w:t>przedstawiono</w:t>
      </w:r>
      <w:r w:rsidR="00EE174D">
        <w:t xml:space="preserve"> jak</w:t>
      </w:r>
      <w:r w:rsidRPr="002D77BE">
        <w:t xml:space="preserve"> w trybie </w:t>
      </w:r>
      <w:r w:rsidR="00E76BDA" w:rsidRPr="002D77BE">
        <w:t xml:space="preserve">konsolowym </w:t>
      </w:r>
      <w:r w:rsidRPr="002D77BE">
        <w:t>(</w:t>
      </w:r>
      <w:r w:rsidRPr="002D77BE">
        <w:rPr>
          <w:i/>
          <w:iCs/>
        </w:rPr>
        <w:t>headless</w:t>
      </w:r>
      <w:r w:rsidRPr="002D77BE">
        <w:t xml:space="preserve">), systemy takie jak </w:t>
      </w:r>
      <w:r w:rsidRPr="00295DE8">
        <w:rPr>
          <w:rStyle w:val="CodeinlineChar"/>
        </w:rPr>
        <w:t>RenderSystem</w:t>
      </w:r>
      <w:r w:rsidRPr="002D77BE">
        <w:t xml:space="preserve"> po prostu nie są dodawane do silnika</w:t>
      </w:r>
      <w:r w:rsidR="00DE623D">
        <w:t>. P</w:t>
      </w:r>
      <w:r w:rsidRPr="002D77BE">
        <w:t xml:space="preserve">ozwala </w:t>
      </w:r>
      <w:r w:rsidR="00DE623D">
        <w:t xml:space="preserve">to </w:t>
      </w:r>
      <w:r w:rsidRPr="002D77BE">
        <w:t xml:space="preserve">na </w:t>
      </w:r>
      <w:r w:rsidR="00E76BDA" w:rsidRPr="002D77BE">
        <w:t xml:space="preserve">nietrywialne </w:t>
      </w:r>
      <w:r w:rsidRPr="002D77BE">
        <w:lastRenderedPageBreak/>
        <w:t>przyspieszenie obliczeń bez modyfikacji logiki sterującej</w:t>
      </w:r>
      <w:r w:rsidR="00197AD3" w:rsidRPr="002D77BE">
        <w:t>. Istotną różnicą pomiędzy serwisami a systemami jest ich widoczność wewnątrz oprogramowania. Systemy nigdy nie są rejestrowane w kontekście rejestru. Wynika to z założenia, że system stanowi zamkniętą jednostkę wykonawczą</w:t>
      </w:r>
      <w:r w:rsidR="000D418B" w:rsidRPr="002D77BE">
        <w:t>, pracując</w:t>
      </w:r>
      <w:r w:rsidR="00D07A74" w:rsidRPr="002D77BE">
        <w:t>ą</w:t>
      </w:r>
      <w:r w:rsidR="000D418B" w:rsidRPr="002D77BE">
        <w:t xml:space="preserve"> nieustannie w każdej kolejnej klatce</w:t>
      </w:r>
      <w:r w:rsidR="001430E2">
        <w:t>. Jednostka ta</w:t>
      </w:r>
      <w:r w:rsidR="00197AD3" w:rsidRPr="002D77BE">
        <w:t xml:space="preserve"> nie powinna udostępniać swoich metod ani stanu innym elementom aplikacji. Taka restrykcyjna hermetyzacja zapobiega powstawaniu niekontrolowanych powiązań</w:t>
      </w:r>
      <w:sdt>
        <w:sdtPr>
          <w:id w:val="1032379806"/>
          <w:citation/>
        </w:sdtPr>
        <w:sdtEndPr/>
        <w:sdtContent>
          <w:r w:rsidR="004A3DD1" w:rsidRPr="002D77BE">
            <w:fldChar w:fldCharType="begin"/>
          </w:r>
          <w:r w:rsidR="004A3DD1" w:rsidRPr="002D77BE">
            <w:instrText xml:space="preserve"> CITATION Fil26 \l 2057 </w:instrText>
          </w:r>
          <w:r w:rsidR="004A3DD1" w:rsidRPr="002D77BE">
            <w:fldChar w:fldCharType="separate"/>
          </w:r>
          <w:r w:rsidR="00E61687">
            <w:rPr>
              <w:noProof/>
            </w:rPr>
            <w:t xml:space="preserve"> [3]</w:t>
          </w:r>
          <w:r w:rsidR="004A3DD1" w:rsidRPr="002D77BE">
            <w:fldChar w:fldCharType="end"/>
          </w:r>
        </w:sdtContent>
      </w:sdt>
      <w:r w:rsidR="00B2269B">
        <w:t xml:space="preserve"> </w:t>
      </w:r>
      <w:r w:rsidR="00B2269B" w:rsidRPr="00B2269B">
        <w:t>pomiędzy system</w:t>
      </w:r>
      <w:r w:rsidR="001A0176">
        <w:t>ami</w:t>
      </w:r>
      <w:r w:rsidR="00197AD3" w:rsidRPr="002D77BE">
        <w:t xml:space="preserve">. </w:t>
      </w:r>
    </w:p>
    <w:p w14:paraId="5212219B" w14:textId="1BDD0C8B" w:rsidR="00C71957" w:rsidRPr="002D77BE" w:rsidRDefault="00A30C85" w:rsidP="009C055B">
      <w:pPr>
        <w:pStyle w:val="BodyText"/>
        <w:spacing w:line="360" w:lineRule="auto"/>
      </w:pPr>
      <w:r>
        <w:t>Definicja</w:t>
      </w:r>
      <w:r w:rsidR="00C71957" w:rsidRPr="002D77BE">
        <w:t xml:space="preserve"> systemów jako klas, a nie wolnych funkcji jest </w:t>
      </w:r>
      <w:r w:rsidR="00555730" w:rsidRPr="002D77BE">
        <w:t>rozwiązaniem nietypowym na tle wielu popularnych implementacji architektury ECS</w:t>
      </w:r>
      <w:r>
        <w:t>. Z</w:t>
      </w:r>
      <w:r w:rsidR="00FF2B54">
        <w:t xml:space="preserve">azwyczaj systemy implementowane są </w:t>
      </w:r>
      <w:r w:rsidR="00555730" w:rsidRPr="002D77BE">
        <w:t>jako funkcje, lambdy lub funktory operujące na danych komponentów</w:t>
      </w:r>
      <w:r w:rsidR="00945040">
        <w:t xml:space="preserve"> </w:t>
      </w:r>
      <w:sdt>
        <w:sdtPr>
          <w:id w:val="1510879227"/>
          <w:citation/>
        </w:sdtPr>
        <w:sdtEndPr/>
        <w:sdtContent>
          <w:r w:rsidR="00D07A74" w:rsidRPr="002D77BE">
            <w:fldChar w:fldCharType="begin"/>
          </w:r>
          <w:r w:rsidR="00D07A74" w:rsidRPr="002D77BE">
            <w:instrText xml:space="preserve"> CITATION Cai26 \l 2057 </w:instrText>
          </w:r>
          <w:r w:rsidR="00D07A74" w:rsidRPr="002D77BE">
            <w:fldChar w:fldCharType="separate"/>
          </w:r>
          <w:r w:rsidR="00E61687">
            <w:rPr>
              <w:noProof/>
            </w:rPr>
            <w:t>[6]</w:t>
          </w:r>
          <w:r w:rsidR="00D07A74" w:rsidRPr="002D77BE">
            <w:fldChar w:fldCharType="end"/>
          </w:r>
        </w:sdtContent>
      </w:sdt>
      <w:r w:rsidR="00D07A74" w:rsidRPr="002D77BE">
        <w:t xml:space="preserve"> </w:t>
      </w:r>
      <w:sdt>
        <w:sdtPr>
          <w:id w:val="265659549"/>
          <w:citation/>
        </w:sdtPr>
        <w:sdtEndPr/>
        <w:sdtContent>
          <w:r w:rsidR="00D07A74" w:rsidRPr="002D77BE">
            <w:fldChar w:fldCharType="begin"/>
          </w:r>
          <w:r w:rsidR="00D054EE" w:rsidRPr="002D77BE">
            <w:instrText xml:space="preserve">CITATION Bev26 \l 2057 </w:instrText>
          </w:r>
          <w:r w:rsidR="00D07A74" w:rsidRPr="002D77BE">
            <w:fldChar w:fldCharType="separate"/>
          </w:r>
          <w:r w:rsidR="00E61687">
            <w:rPr>
              <w:noProof/>
            </w:rPr>
            <w:t>[17]</w:t>
          </w:r>
          <w:r w:rsidR="00D07A74" w:rsidRPr="002D77BE">
            <w:fldChar w:fldCharType="end"/>
          </w:r>
        </w:sdtContent>
      </w:sdt>
      <w:r w:rsidR="00C71957" w:rsidRPr="002D77BE">
        <w:t xml:space="preserve">.  </w:t>
      </w:r>
      <w:r w:rsidR="00104E4A">
        <w:t>Podejście obiektowe</w:t>
      </w:r>
      <w:r w:rsidR="00C71957" w:rsidRPr="002D77BE">
        <w:t xml:space="preserve"> </w:t>
      </w:r>
      <w:r w:rsidR="00104E4A">
        <w:t xml:space="preserve">pozwala </w:t>
      </w:r>
      <w:r w:rsidR="00C71957" w:rsidRPr="002D77BE">
        <w:t xml:space="preserve">jednak na wykorzystanie mechanizmu lokalnego buforowania danych (ang. </w:t>
      </w:r>
      <w:r w:rsidR="00C71957" w:rsidRPr="002D77BE">
        <w:rPr>
          <w:i/>
          <w:iCs/>
        </w:rPr>
        <w:t>caching</w:t>
      </w:r>
      <w:r w:rsidR="00C71957" w:rsidRPr="002D77BE">
        <w:t>). Ponieważ instancja systemu istnieje przez cały cykl życia aplikacji, może ona posiadać własne składowe (</w:t>
      </w:r>
      <w:r w:rsidR="00C71957" w:rsidRPr="002D77BE">
        <w:rPr>
          <w:i/>
          <w:iCs/>
        </w:rPr>
        <w:t>ang. member variables</w:t>
      </w:r>
      <w:r w:rsidR="00C71957" w:rsidRPr="002D77BE">
        <w:t>), które nie są częścią globalnego rejestru</w:t>
      </w:r>
      <w:sdt>
        <w:sdtPr>
          <w:id w:val="-2008660452"/>
          <w:citation/>
        </w:sdtPr>
        <w:sdtEndPr/>
        <w:sdtContent>
          <w:r w:rsidR="004A3DD1" w:rsidRPr="002D77BE">
            <w:fldChar w:fldCharType="begin"/>
          </w:r>
          <w:r w:rsidR="004A3DD1" w:rsidRPr="002D77BE">
            <w:instrText xml:space="preserve"> CITATION Fil26 \l 2057 </w:instrText>
          </w:r>
          <w:r w:rsidR="004A3DD1" w:rsidRPr="002D77BE">
            <w:fldChar w:fldCharType="separate"/>
          </w:r>
          <w:r w:rsidR="00E61687">
            <w:rPr>
              <w:noProof/>
            </w:rPr>
            <w:t xml:space="preserve"> [3]</w:t>
          </w:r>
          <w:r w:rsidR="004A3DD1" w:rsidRPr="002D77BE">
            <w:fldChar w:fldCharType="end"/>
          </w:r>
        </w:sdtContent>
      </w:sdt>
      <w:r w:rsidR="00AC678A" w:rsidRPr="002D77BE">
        <w:t xml:space="preserve">. </w:t>
      </w:r>
    </w:p>
    <w:p w14:paraId="46A8AF89" w14:textId="6F3AE387" w:rsidR="00C16210" w:rsidRPr="002D77BE" w:rsidRDefault="00C16210" w:rsidP="009C055B">
      <w:pPr>
        <w:pStyle w:val="BodyText"/>
        <w:spacing w:line="360" w:lineRule="auto"/>
      </w:pPr>
      <w:r w:rsidRPr="002D77BE">
        <w:t xml:space="preserve">Podejście to rozwiązuje </w:t>
      </w:r>
      <w:r w:rsidR="00CA1BF3" w:rsidRPr="002D77BE">
        <w:t xml:space="preserve">następujące </w:t>
      </w:r>
      <w:r w:rsidRPr="002D77BE">
        <w:t>problemy:</w:t>
      </w:r>
    </w:p>
    <w:p w14:paraId="068EDAD2" w14:textId="6137CD29" w:rsidR="00C16210" w:rsidRPr="002D77BE" w:rsidRDefault="00DD4C55">
      <w:pPr>
        <w:pStyle w:val="ListParagraph"/>
        <w:numPr>
          <w:ilvl w:val="0"/>
          <w:numId w:val="9"/>
        </w:numPr>
        <w:spacing w:line="360" w:lineRule="auto"/>
        <w:rPr>
          <w:rFonts w:cs="Times New Roman"/>
          <w:szCs w:val="24"/>
        </w:rPr>
      </w:pPr>
      <w:r>
        <w:rPr>
          <w:rFonts w:cs="Times New Roman"/>
          <w:b/>
          <w:bCs/>
          <w:szCs w:val="24"/>
        </w:rPr>
        <w:t>E</w:t>
      </w:r>
      <w:r w:rsidR="00C16210" w:rsidRPr="002D77BE">
        <w:rPr>
          <w:rFonts w:cs="Times New Roman"/>
          <w:b/>
          <w:bCs/>
          <w:szCs w:val="24"/>
        </w:rPr>
        <w:t>liminacja kosztownych alokacji</w:t>
      </w:r>
      <w:r>
        <w:rPr>
          <w:rFonts w:cs="Times New Roman"/>
          <w:szCs w:val="24"/>
        </w:rPr>
        <w:t>:</w:t>
      </w:r>
      <w:r w:rsidR="00C16210" w:rsidRPr="002D77BE">
        <w:rPr>
          <w:rFonts w:cs="Times New Roman"/>
          <w:szCs w:val="24"/>
        </w:rPr>
        <w:t xml:space="preserve"> wybrane systemy </w:t>
      </w:r>
      <w:r w:rsidR="009125BF" w:rsidRPr="002D77BE">
        <w:rPr>
          <w:rFonts w:cs="Times New Roman"/>
          <w:szCs w:val="24"/>
        </w:rPr>
        <w:t>obliczeniowe wymagają</w:t>
      </w:r>
      <w:r w:rsidR="00C16210" w:rsidRPr="002D77BE">
        <w:rPr>
          <w:rFonts w:cs="Times New Roman"/>
          <w:szCs w:val="24"/>
        </w:rPr>
        <w:t xml:space="preserve"> dodatkowej pamięci na operacje pośrednie. Zastosowanie klas pozwala na jednorazową alokację kontenerów na etapie konstrukcji systemu</w:t>
      </w:r>
      <w:r w:rsidR="000233FB">
        <w:rPr>
          <w:rFonts w:cs="Times New Roman"/>
          <w:szCs w:val="24"/>
        </w:rPr>
        <w:t xml:space="preserve"> </w:t>
      </w:r>
      <w:sdt>
        <w:sdtPr>
          <w:rPr>
            <w:rFonts w:cs="Times New Roman"/>
            <w:szCs w:val="24"/>
          </w:rPr>
          <w:id w:val="-1623682970"/>
          <w:citation/>
        </w:sdtPr>
        <w:sdtEndPr/>
        <w:sdtContent>
          <w:r w:rsidR="004A3DD1" w:rsidRPr="002D77BE">
            <w:rPr>
              <w:rFonts w:cs="Times New Roman"/>
              <w:szCs w:val="24"/>
            </w:rPr>
            <w:fldChar w:fldCharType="begin"/>
          </w:r>
          <w:r w:rsidR="004A3DD1" w:rsidRPr="002D77BE">
            <w:rPr>
              <w:rFonts w:cs="Times New Roman"/>
              <w:szCs w:val="24"/>
            </w:rPr>
            <w:instrText xml:space="preserve"> CITATION Fil26 \l 2057 </w:instrText>
          </w:r>
          <w:r w:rsidR="004A3DD1" w:rsidRPr="002D77BE">
            <w:rPr>
              <w:rFonts w:cs="Times New Roman"/>
              <w:szCs w:val="24"/>
            </w:rPr>
            <w:fldChar w:fldCharType="separate"/>
          </w:r>
          <w:r w:rsidR="00E61687" w:rsidRPr="00E61687">
            <w:rPr>
              <w:rFonts w:cs="Times New Roman"/>
              <w:noProof/>
              <w:szCs w:val="24"/>
            </w:rPr>
            <w:t>[3]</w:t>
          </w:r>
          <w:r w:rsidR="004A3DD1" w:rsidRPr="002D77BE">
            <w:rPr>
              <w:rFonts w:cs="Times New Roman"/>
              <w:szCs w:val="24"/>
            </w:rPr>
            <w:fldChar w:fldCharType="end"/>
          </w:r>
        </w:sdtContent>
      </w:sdt>
      <w:r w:rsidR="00C16210" w:rsidRPr="002D77BE">
        <w:rPr>
          <w:rFonts w:cs="Times New Roman"/>
          <w:szCs w:val="24"/>
        </w:rPr>
        <w:t xml:space="preserve">. Dzięki temu unika się cyklicznego przydzielania i zwalniania pamięci w każdej klatce, co w systemach czasu rzeczywistego jest krytyczne </w:t>
      </w:r>
      <w:r w:rsidR="005D6AFD" w:rsidRPr="002D77BE">
        <w:rPr>
          <w:rFonts w:cs="Times New Roman"/>
          <w:szCs w:val="24"/>
        </w:rPr>
        <w:t>z perspektywy wydajności</w:t>
      </w:r>
      <w:r w:rsidR="000233FB">
        <w:rPr>
          <w:rFonts w:cs="Times New Roman"/>
          <w:szCs w:val="24"/>
        </w:rPr>
        <w:t xml:space="preserve"> </w:t>
      </w:r>
      <w:sdt>
        <w:sdtPr>
          <w:rPr>
            <w:rFonts w:cs="Times New Roman"/>
            <w:szCs w:val="24"/>
          </w:rPr>
          <w:id w:val="513726048"/>
          <w:citation/>
        </w:sdtPr>
        <w:sdtEndPr/>
        <w:sdtContent>
          <w:r w:rsidR="0011285F" w:rsidRPr="002D77BE">
            <w:rPr>
              <w:rFonts w:cs="Times New Roman"/>
              <w:szCs w:val="24"/>
            </w:rPr>
            <w:fldChar w:fldCharType="begin"/>
          </w:r>
          <w:r w:rsidR="0011285F" w:rsidRPr="002D77BE">
            <w:rPr>
              <w:rFonts w:cs="Times New Roman"/>
              <w:szCs w:val="24"/>
            </w:rPr>
            <w:instrText xml:space="preserve"> CITATION ECSPerf \l 2057 </w:instrText>
          </w:r>
          <w:r w:rsidR="0011285F" w:rsidRPr="002D77BE">
            <w:rPr>
              <w:rFonts w:cs="Times New Roman"/>
              <w:szCs w:val="24"/>
            </w:rPr>
            <w:fldChar w:fldCharType="separate"/>
          </w:r>
          <w:r w:rsidR="00E61687" w:rsidRPr="00E61687">
            <w:rPr>
              <w:rFonts w:cs="Times New Roman"/>
              <w:noProof/>
              <w:szCs w:val="24"/>
            </w:rPr>
            <w:t>[4]</w:t>
          </w:r>
          <w:r w:rsidR="0011285F" w:rsidRPr="002D77BE">
            <w:rPr>
              <w:rFonts w:cs="Times New Roman"/>
              <w:szCs w:val="24"/>
            </w:rPr>
            <w:fldChar w:fldCharType="end"/>
          </w:r>
        </w:sdtContent>
      </w:sdt>
      <w:r>
        <w:rPr>
          <w:rFonts w:cs="Times New Roman"/>
          <w:szCs w:val="24"/>
        </w:rPr>
        <w:t>.</w:t>
      </w:r>
    </w:p>
    <w:p w14:paraId="1649D408" w14:textId="24F3FC20" w:rsidR="00C16210" w:rsidRPr="002D77BE" w:rsidRDefault="00DD4C55">
      <w:pPr>
        <w:pStyle w:val="ListParagraph"/>
        <w:numPr>
          <w:ilvl w:val="0"/>
          <w:numId w:val="8"/>
        </w:numPr>
        <w:spacing w:line="360" w:lineRule="auto"/>
        <w:rPr>
          <w:rFonts w:cs="Times New Roman"/>
          <w:szCs w:val="24"/>
        </w:rPr>
      </w:pPr>
      <w:r>
        <w:rPr>
          <w:rFonts w:cs="Times New Roman"/>
          <w:b/>
          <w:bCs/>
          <w:szCs w:val="24"/>
        </w:rPr>
        <w:t>U</w:t>
      </w:r>
      <w:r w:rsidR="005D6AFD" w:rsidRPr="002D77BE">
        <w:rPr>
          <w:rFonts w:cs="Times New Roman"/>
          <w:b/>
          <w:bCs/>
          <w:szCs w:val="24"/>
        </w:rPr>
        <w:t>nikanie zanieczyszczania rejestru</w:t>
      </w:r>
      <w:r w:rsidR="002A3E6D">
        <w:rPr>
          <w:rFonts w:cs="Times New Roman"/>
          <w:szCs w:val="24"/>
        </w:rPr>
        <w:t xml:space="preserve">: </w:t>
      </w:r>
      <w:r w:rsidR="009125BF" w:rsidRPr="002D77BE">
        <w:rPr>
          <w:rFonts w:cs="Times New Roman"/>
          <w:szCs w:val="24"/>
        </w:rPr>
        <w:t>dane</w:t>
      </w:r>
      <w:r w:rsidR="005D6AFD" w:rsidRPr="002D77BE">
        <w:rPr>
          <w:rFonts w:cs="Times New Roman"/>
          <w:szCs w:val="24"/>
        </w:rPr>
        <w:t xml:space="preserve"> które nie są wykorzystywane przez więcej niż jeden element programu</w:t>
      </w:r>
      <w:r w:rsidR="005D6AFD" w:rsidRPr="00BD765A">
        <w:rPr>
          <w:rFonts w:cs="Times New Roman"/>
          <w:szCs w:val="24"/>
        </w:rPr>
        <w:t xml:space="preserve"> </w:t>
      </w:r>
      <w:r w:rsidR="005D6AFD" w:rsidRPr="002D77BE">
        <w:rPr>
          <w:rFonts w:cs="Times New Roman"/>
          <w:szCs w:val="24"/>
        </w:rPr>
        <w:t xml:space="preserve">pozostają prywatnymi składowymi klasy systemu. Umieszczanie ich w rejestrze i późniejsze pobieranie poprzez mechanizm </w:t>
      </w:r>
      <w:r w:rsidR="005D6AFD" w:rsidRPr="00326D44">
        <w:t>Service Locator</w:t>
      </w:r>
      <w:r w:rsidR="005D6AFD" w:rsidRPr="002D77BE">
        <w:rPr>
          <w:rFonts w:cs="Times New Roman"/>
          <w:szCs w:val="24"/>
        </w:rPr>
        <w:t xml:space="preserve"> byłoby architekturalnie nieuzasadnione i wprowadzałoby niepotrzebny narzut logiczny</w:t>
      </w:r>
      <w:r w:rsidR="00D90E9B" w:rsidRPr="002D77BE">
        <w:rPr>
          <w:rFonts w:cs="Times New Roman"/>
          <w:szCs w:val="24"/>
        </w:rPr>
        <w:t xml:space="preserve"> </w:t>
      </w:r>
      <w:sdt>
        <w:sdtPr>
          <w:rPr>
            <w:rFonts w:cs="Times New Roman"/>
            <w:szCs w:val="24"/>
          </w:rPr>
          <w:id w:val="1307589307"/>
          <w:citation/>
        </w:sdtPr>
        <w:sdtEndPr/>
        <w:sdtContent>
          <w:r w:rsidR="00D90E9B" w:rsidRPr="002D77BE">
            <w:rPr>
              <w:rFonts w:cs="Times New Roman"/>
              <w:szCs w:val="24"/>
            </w:rPr>
            <w:fldChar w:fldCharType="begin"/>
          </w:r>
          <w:r w:rsidR="00D90E9B" w:rsidRPr="002D77BE">
            <w:rPr>
              <w:rFonts w:cs="Times New Roman"/>
              <w:szCs w:val="24"/>
            </w:rPr>
            <w:instrText xml:space="preserve"> CITATION Fil26 \l 2057 </w:instrText>
          </w:r>
          <w:r w:rsidR="00D90E9B" w:rsidRPr="002D77BE">
            <w:rPr>
              <w:rFonts w:cs="Times New Roman"/>
              <w:szCs w:val="24"/>
            </w:rPr>
            <w:fldChar w:fldCharType="separate"/>
          </w:r>
          <w:r w:rsidR="00E61687" w:rsidRPr="00E61687">
            <w:rPr>
              <w:rFonts w:cs="Times New Roman"/>
              <w:noProof/>
              <w:szCs w:val="24"/>
            </w:rPr>
            <w:t>[3]</w:t>
          </w:r>
          <w:r w:rsidR="00D90E9B" w:rsidRPr="002D77BE">
            <w:rPr>
              <w:rFonts w:cs="Times New Roman"/>
              <w:szCs w:val="24"/>
            </w:rPr>
            <w:fldChar w:fldCharType="end"/>
          </w:r>
        </w:sdtContent>
      </w:sdt>
      <w:r w:rsidR="00F2654C">
        <w:rPr>
          <w:rFonts w:cs="Times New Roman"/>
          <w:szCs w:val="24"/>
        </w:rPr>
        <w:t>.</w:t>
      </w:r>
    </w:p>
    <w:p w14:paraId="6F55182D" w14:textId="53096F2F" w:rsidR="005D6AFD" w:rsidRPr="002D77BE" w:rsidRDefault="002A3E6D">
      <w:pPr>
        <w:pStyle w:val="ListParagraph"/>
        <w:numPr>
          <w:ilvl w:val="0"/>
          <w:numId w:val="8"/>
        </w:numPr>
        <w:spacing w:line="360" w:lineRule="auto"/>
        <w:rPr>
          <w:rFonts w:cs="Times New Roman"/>
          <w:szCs w:val="24"/>
        </w:rPr>
      </w:pPr>
      <w:r>
        <w:rPr>
          <w:rFonts w:cs="Times New Roman"/>
          <w:b/>
          <w:bCs/>
          <w:szCs w:val="24"/>
        </w:rPr>
        <w:t>J</w:t>
      </w:r>
      <w:r w:rsidR="005D6AFD" w:rsidRPr="002D77BE">
        <w:rPr>
          <w:rFonts w:cs="Times New Roman"/>
          <w:b/>
          <w:bCs/>
          <w:szCs w:val="24"/>
        </w:rPr>
        <w:t>asność interfejsów</w:t>
      </w:r>
      <w:r>
        <w:rPr>
          <w:rFonts w:cs="Times New Roman"/>
          <w:b/>
          <w:bCs/>
          <w:szCs w:val="24"/>
        </w:rPr>
        <w:t>:</w:t>
      </w:r>
      <w:r w:rsidR="005D6AFD" w:rsidRPr="002D77BE">
        <w:rPr>
          <w:rFonts w:cs="Times New Roman"/>
          <w:b/>
          <w:bCs/>
          <w:szCs w:val="24"/>
        </w:rPr>
        <w:t xml:space="preserve"> </w:t>
      </w:r>
      <w:r w:rsidR="005D6AFD" w:rsidRPr="002D77BE">
        <w:rPr>
          <w:rFonts w:cs="Times New Roman"/>
          <w:szCs w:val="24"/>
        </w:rPr>
        <w:t>rejestr pozostaje czytelnym zbiorem danych domenowych oraz globalnych usług. Dzięki izolacji danych prywatnych wewnątrz klas systemów, programista ma pewność, że stan znajdujący się w rejestrze jest istotny dla całej aplikacji, a nie jest jedynie tymczasowym produktem ubocznym jednego z procesów</w:t>
      </w:r>
      <w:sdt>
        <w:sdtPr>
          <w:rPr>
            <w:rFonts w:cs="Times New Roman"/>
            <w:szCs w:val="24"/>
          </w:rPr>
          <w:id w:val="330955597"/>
          <w:citation/>
        </w:sdtPr>
        <w:sdtEndPr/>
        <w:sdtContent>
          <w:r w:rsidR="004A3DD1" w:rsidRPr="002D77BE">
            <w:rPr>
              <w:rFonts w:cs="Times New Roman"/>
              <w:szCs w:val="24"/>
            </w:rPr>
            <w:fldChar w:fldCharType="begin"/>
          </w:r>
          <w:r w:rsidR="004A3DD1" w:rsidRPr="002D77BE">
            <w:rPr>
              <w:rFonts w:cs="Times New Roman"/>
              <w:szCs w:val="24"/>
            </w:rPr>
            <w:instrText xml:space="preserve"> CITATION Fil26 \l 2057 </w:instrText>
          </w:r>
          <w:r w:rsidR="004A3DD1"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[3]</w:t>
          </w:r>
          <w:r w:rsidR="004A3DD1" w:rsidRPr="002D77BE">
            <w:rPr>
              <w:rFonts w:cs="Times New Roman"/>
              <w:szCs w:val="24"/>
            </w:rPr>
            <w:fldChar w:fldCharType="end"/>
          </w:r>
        </w:sdtContent>
      </w:sdt>
      <w:r w:rsidR="005D6AFD" w:rsidRPr="002D77BE">
        <w:rPr>
          <w:rFonts w:cs="Times New Roman"/>
          <w:szCs w:val="24"/>
        </w:rPr>
        <w:t>.</w:t>
      </w:r>
    </w:p>
    <w:p w14:paraId="66E59CD5" w14:textId="6B3401CA" w:rsidR="00362E9F" w:rsidRPr="002D77BE" w:rsidRDefault="00362E9F" w:rsidP="009C055B">
      <w:pPr>
        <w:pStyle w:val="Heading3"/>
      </w:pPr>
      <w:bookmarkStart w:id="475" w:name="_Toc219154073"/>
      <w:bookmarkStart w:id="476" w:name="_Toc219232941"/>
      <w:bookmarkStart w:id="477" w:name="_Toc219827855"/>
      <w:r w:rsidRPr="002D77BE">
        <w:t xml:space="preserve">Orkiestracja </w:t>
      </w:r>
      <w:r w:rsidR="00AD1468" w:rsidRPr="002D77BE">
        <w:t>systemów</w:t>
      </w:r>
      <w:r w:rsidRPr="002D77BE">
        <w:t xml:space="preserve"> symulacyjnych</w:t>
      </w:r>
      <w:bookmarkEnd w:id="475"/>
      <w:bookmarkEnd w:id="476"/>
      <w:bookmarkEnd w:id="477"/>
    </w:p>
    <w:p w14:paraId="674B6965" w14:textId="07BE71F7" w:rsidR="008A1FCE" w:rsidRPr="002D77BE" w:rsidRDefault="008A1FCE" w:rsidP="009C055B">
      <w:pPr>
        <w:pStyle w:val="BodyText"/>
        <w:spacing w:line="360" w:lineRule="auto"/>
      </w:pPr>
      <w:r w:rsidRPr="002D77BE">
        <w:t>Podczas dodawania pierwszych systemów symulacyjnych do projektu zidentyfikowano dwa istotne wyzwania</w:t>
      </w:r>
      <w:sdt>
        <w:sdtPr>
          <w:id w:val="1593124320"/>
          <w:citation/>
        </w:sdtPr>
        <w:sdtEndPr/>
        <w:sdtContent>
          <w:r w:rsidR="00EF29F4" w:rsidRPr="002D77BE">
            <w:fldChar w:fldCharType="begin"/>
          </w:r>
          <w:r w:rsidR="00EF29F4" w:rsidRPr="002D77BE">
            <w:instrText xml:space="preserve"> CITATION Fil26 \l 2057 </w:instrText>
          </w:r>
          <w:r w:rsidR="00EF29F4" w:rsidRPr="002D77BE">
            <w:fldChar w:fldCharType="separate"/>
          </w:r>
          <w:r w:rsidR="00E61687">
            <w:rPr>
              <w:noProof/>
            </w:rPr>
            <w:t xml:space="preserve"> [3]</w:t>
          </w:r>
          <w:r w:rsidR="00EF29F4" w:rsidRPr="002D77BE">
            <w:fldChar w:fldCharType="end"/>
          </w:r>
        </w:sdtContent>
      </w:sdt>
      <w:r w:rsidR="009727E4" w:rsidRPr="002D77BE">
        <w:t>:</w:t>
      </w:r>
    </w:p>
    <w:p w14:paraId="52EF9310" w14:textId="2E384560" w:rsidR="009727E4" w:rsidRPr="002D77BE" w:rsidRDefault="00F25B4E">
      <w:pPr>
        <w:pStyle w:val="ListParagraph"/>
        <w:numPr>
          <w:ilvl w:val="0"/>
          <w:numId w:val="10"/>
        </w:numPr>
        <w:spacing w:line="360" w:lineRule="auto"/>
        <w:rPr>
          <w:rFonts w:cs="Times New Roman"/>
          <w:szCs w:val="24"/>
        </w:rPr>
      </w:pPr>
      <w:r>
        <w:rPr>
          <w:rFonts w:cs="Times New Roman"/>
          <w:b/>
          <w:bCs/>
          <w:szCs w:val="24"/>
        </w:rPr>
        <w:lastRenderedPageBreak/>
        <w:t>Z</w:t>
      </w:r>
      <w:r w:rsidR="009727E4" w:rsidRPr="002D77BE">
        <w:rPr>
          <w:rFonts w:cs="Times New Roman"/>
          <w:b/>
          <w:bCs/>
          <w:szCs w:val="24"/>
        </w:rPr>
        <w:t>łożoność</w:t>
      </w:r>
      <w:r>
        <w:rPr>
          <w:rFonts w:cs="Times New Roman"/>
          <w:szCs w:val="24"/>
        </w:rPr>
        <w:t xml:space="preserve">: </w:t>
      </w:r>
      <w:r w:rsidR="009727E4" w:rsidRPr="002D77BE">
        <w:rPr>
          <w:rFonts w:cs="Times New Roman"/>
          <w:szCs w:val="24"/>
        </w:rPr>
        <w:t xml:space="preserve">pewne systemy zajmują się logiką aplikacji, inne zaś logiką symulacji. </w:t>
      </w:r>
      <w:r>
        <w:rPr>
          <w:rFonts w:cs="Times New Roman"/>
          <w:szCs w:val="24"/>
        </w:rPr>
        <w:t>Instancjonowanie</w:t>
      </w:r>
      <w:r w:rsidR="009727E4" w:rsidRPr="002D77BE">
        <w:rPr>
          <w:rFonts w:cs="Times New Roman"/>
          <w:szCs w:val="24"/>
        </w:rPr>
        <w:t xml:space="preserve"> wszystkich tych systemów w głównej klasie aplikacji zmniejsza czytelność kodu</w:t>
      </w:r>
      <w:r>
        <w:rPr>
          <w:rFonts w:cs="Times New Roman"/>
          <w:szCs w:val="24"/>
        </w:rPr>
        <w:t>.</w:t>
      </w:r>
    </w:p>
    <w:p w14:paraId="7ED0D884" w14:textId="774FA689" w:rsidR="009727E4" w:rsidRPr="002D77BE" w:rsidRDefault="00F25B4E">
      <w:pPr>
        <w:pStyle w:val="ListParagraph"/>
        <w:numPr>
          <w:ilvl w:val="0"/>
          <w:numId w:val="10"/>
        </w:numPr>
        <w:spacing w:line="360" w:lineRule="auto"/>
        <w:rPr>
          <w:rFonts w:cs="Times New Roman"/>
          <w:szCs w:val="24"/>
        </w:rPr>
      </w:pPr>
      <w:r>
        <w:rPr>
          <w:rFonts w:cs="Times New Roman"/>
          <w:b/>
          <w:bCs/>
          <w:szCs w:val="24"/>
        </w:rPr>
        <w:t>B</w:t>
      </w:r>
      <w:r w:rsidR="009727E4" w:rsidRPr="002D77BE">
        <w:rPr>
          <w:rFonts w:cs="Times New Roman"/>
          <w:b/>
          <w:bCs/>
          <w:szCs w:val="24"/>
        </w:rPr>
        <w:t>rak kontroli nad główną pętlą</w:t>
      </w:r>
      <w:r>
        <w:rPr>
          <w:rFonts w:cs="Times New Roman"/>
          <w:szCs w:val="24"/>
        </w:rPr>
        <w:t xml:space="preserve">: </w:t>
      </w:r>
      <w:r w:rsidR="009727E4" w:rsidRPr="002D77BE">
        <w:rPr>
          <w:rFonts w:cs="Times New Roman"/>
          <w:szCs w:val="24"/>
        </w:rPr>
        <w:t xml:space="preserve">ze względu na to, że główna pętla sterująca ukryta jest przed aplikacją w warstwie silnika, </w:t>
      </w:r>
      <w:r w:rsidR="00C93A2D" w:rsidRPr="00C93A2D">
        <w:rPr>
          <w:rFonts w:cs="Times New Roman"/>
          <w:szCs w:val="24"/>
        </w:rPr>
        <w:t>staje się niemożliwe</w:t>
      </w:r>
      <w:r w:rsidR="009727E4" w:rsidRPr="002D77BE">
        <w:rPr>
          <w:rFonts w:cs="Times New Roman"/>
          <w:szCs w:val="24"/>
        </w:rPr>
        <w:t xml:space="preserve"> wprowadzenie mechanizmów pozwalających na kontrolę prędkości symulacji, w tym mechanizmu pauzy</w:t>
      </w:r>
      <w:r w:rsidR="009042C6" w:rsidRPr="002D77BE">
        <w:rPr>
          <w:rFonts w:cs="Times New Roman"/>
          <w:szCs w:val="24"/>
        </w:rPr>
        <w:t>. Mechanizmy t</w:t>
      </w:r>
      <w:r w:rsidR="00614F1A" w:rsidRPr="002D77BE">
        <w:rPr>
          <w:rFonts w:cs="Times New Roman"/>
          <w:szCs w:val="24"/>
        </w:rPr>
        <w:t>e</w:t>
      </w:r>
      <w:r w:rsidR="009042C6" w:rsidRPr="002D77BE">
        <w:rPr>
          <w:rFonts w:cs="Times New Roman"/>
          <w:szCs w:val="24"/>
        </w:rPr>
        <w:t xml:space="preserve"> są bardzo przydatne zarówno z perspektywy programisty, w celu </w:t>
      </w:r>
      <w:r w:rsidR="007D44CE" w:rsidRPr="002D77BE">
        <w:rPr>
          <w:rFonts w:cs="Times New Roman"/>
          <w:szCs w:val="24"/>
        </w:rPr>
        <w:t>debugowania</w:t>
      </w:r>
      <w:r w:rsidR="009042C6" w:rsidRPr="002D77BE">
        <w:rPr>
          <w:rFonts w:cs="Times New Roman"/>
          <w:szCs w:val="24"/>
        </w:rPr>
        <w:t xml:space="preserve"> </w:t>
      </w:r>
      <w:r w:rsidR="00A83CC0">
        <w:rPr>
          <w:rFonts w:cs="Times New Roman"/>
          <w:szCs w:val="24"/>
        </w:rPr>
        <w:t xml:space="preserve">oraz </w:t>
      </w:r>
      <w:r w:rsidR="009042C6" w:rsidRPr="002D77BE">
        <w:rPr>
          <w:rFonts w:cs="Times New Roman"/>
          <w:szCs w:val="24"/>
        </w:rPr>
        <w:t>z perspektywy użytkownika, w celu weryfikacji konkretnego modelu w trybie graficznym.</w:t>
      </w:r>
    </w:p>
    <w:p w14:paraId="43338E69" w14:textId="1572B96A" w:rsidR="00060949" w:rsidRPr="002D77BE" w:rsidRDefault="004E6847" w:rsidP="009C055B">
      <w:pPr>
        <w:pStyle w:val="BodyText"/>
        <w:spacing w:line="360" w:lineRule="auto"/>
      </w:pPr>
      <w:r>
        <w:t>Problem rozwiązano poprzez wykorzystanie</w:t>
      </w:r>
      <w:r w:rsidR="009042C6" w:rsidRPr="002D77BE">
        <w:t xml:space="preserve">, </w:t>
      </w:r>
      <w:r>
        <w:t>że</w:t>
      </w:r>
      <w:r w:rsidR="009042C6" w:rsidRPr="002D77BE">
        <w:t xml:space="preserve"> systemy są zdefiniowane jako klasy</w:t>
      </w:r>
      <w:r>
        <w:t>. P</w:t>
      </w:r>
      <w:r w:rsidR="009042C6" w:rsidRPr="002D77BE">
        <w:t xml:space="preserve">ozwala </w:t>
      </w:r>
      <w:r>
        <w:t xml:space="preserve">to </w:t>
      </w:r>
      <w:r w:rsidR="009042C6" w:rsidRPr="002D77BE">
        <w:t xml:space="preserve">im na przechowywanie własnego stanu i posiadanie złożonej logiki wewnętrznej. </w:t>
      </w:r>
    </w:p>
    <w:p w14:paraId="7F7EAB89" w14:textId="7D96A52B" w:rsidR="00EF29F4" w:rsidRPr="002D77BE" w:rsidRDefault="009042C6" w:rsidP="009C055B">
      <w:pPr>
        <w:pStyle w:val="BodyText"/>
        <w:spacing w:line="360" w:lineRule="auto"/>
      </w:pPr>
      <w:r w:rsidRPr="002D77BE">
        <w:t xml:space="preserve">Wprowadzono unikalny system – </w:t>
      </w:r>
      <w:r w:rsidR="007D44CE" w:rsidRPr="00295DE8">
        <w:rPr>
          <w:rStyle w:val="CodeinlineChar"/>
          <w:sz w:val="22"/>
        </w:rPr>
        <w:t>SimRunnerSystem</w:t>
      </w:r>
      <w:r w:rsidRPr="002D77BE">
        <w:t>. Z perspektywy silnika</w:t>
      </w:r>
      <w:r w:rsidRPr="00BD765A">
        <w:t xml:space="preserve"> </w:t>
      </w:r>
      <w:r w:rsidR="0006460A">
        <w:t xml:space="preserve">nie różni się </w:t>
      </w:r>
      <w:r w:rsidR="005E4FA7">
        <w:t xml:space="preserve">on </w:t>
      </w:r>
      <w:r w:rsidR="0006460A">
        <w:t xml:space="preserve">pod żadnym względem </w:t>
      </w:r>
      <w:r w:rsidRPr="002D77BE">
        <w:t xml:space="preserve">od innych systemów aplikacyjnych, również </w:t>
      </w:r>
      <w:r w:rsidR="00060949" w:rsidRPr="002D77BE">
        <w:t xml:space="preserve">implementując </w:t>
      </w:r>
      <w:r w:rsidRPr="002D77BE">
        <w:t xml:space="preserve">bazowy interfejs </w:t>
      </w:r>
      <w:r w:rsidRPr="00295DE8">
        <w:rPr>
          <w:rStyle w:val="CodeinlineChar"/>
          <w:sz w:val="22"/>
        </w:rPr>
        <w:t>ISystem</w:t>
      </w:r>
      <w:r w:rsidRPr="002D77BE">
        <w:t xml:space="preserve">. </w:t>
      </w:r>
      <w:r w:rsidR="00EF29F4" w:rsidRPr="002D77BE">
        <w:t xml:space="preserve">Pełni on rolę warstwy orkiestrującej (ang. </w:t>
      </w:r>
      <w:r w:rsidR="00EF29F4" w:rsidRPr="002D77BE">
        <w:rPr>
          <w:i/>
          <w:iCs/>
        </w:rPr>
        <w:t>orchestrator</w:t>
      </w:r>
      <w:r w:rsidR="00EF29F4" w:rsidRPr="002D77BE">
        <w:t>)</w:t>
      </w:r>
      <w:sdt>
        <w:sdtPr>
          <w:id w:val="684174031"/>
          <w:citation/>
        </w:sdtPr>
        <w:sdtEndPr/>
        <w:sdtContent>
          <w:r w:rsidR="00EF29F4" w:rsidRPr="002D77BE">
            <w:fldChar w:fldCharType="begin"/>
          </w:r>
          <w:r w:rsidR="00EF29F4" w:rsidRPr="002D77BE">
            <w:instrText xml:space="preserve"> CITATION Mar17 \l 2057 </w:instrText>
          </w:r>
          <w:r w:rsidR="00EF29F4" w:rsidRPr="002D77BE">
            <w:fldChar w:fldCharType="separate"/>
          </w:r>
          <w:r w:rsidR="00E61687">
            <w:rPr>
              <w:noProof/>
            </w:rPr>
            <w:t xml:space="preserve"> [15]</w:t>
          </w:r>
          <w:r w:rsidR="00EF29F4" w:rsidRPr="002D77BE">
            <w:fldChar w:fldCharType="end"/>
          </w:r>
        </w:sdtContent>
      </w:sdt>
      <w:r w:rsidR="00EF29F4" w:rsidRPr="002D77BE">
        <w:t>, która z punktu widzenia systemów symulacyjnych działa również jako uproszczona fasada, udostępniając jeden, spójny punkt wejścia do wykonywania całego potoku symulacji</w:t>
      </w:r>
      <w:sdt>
        <w:sdtPr>
          <w:id w:val="-608276773"/>
          <w:citation/>
        </w:sdtPr>
        <w:sdtEndPr/>
        <w:sdtContent>
          <w:r w:rsidR="00EF29F4" w:rsidRPr="002D77BE">
            <w:fldChar w:fldCharType="begin"/>
          </w:r>
          <w:r w:rsidR="00EF29F4" w:rsidRPr="002D77BE">
            <w:instrText xml:space="preserve"> CITATION Fil26 \l 2057 </w:instrText>
          </w:r>
          <w:r w:rsidR="00EF29F4" w:rsidRPr="002D77BE">
            <w:fldChar w:fldCharType="separate"/>
          </w:r>
          <w:r w:rsidR="00E61687">
            <w:rPr>
              <w:noProof/>
            </w:rPr>
            <w:t xml:space="preserve"> [3]</w:t>
          </w:r>
          <w:r w:rsidR="00EF29F4" w:rsidRPr="002D77BE">
            <w:fldChar w:fldCharType="end"/>
          </w:r>
        </w:sdtContent>
      </w:sdt>
      <w:r w:rsidR="00EF29F4" w:rsidRPr="002D77BE">
        <w:t>.</w:t>
      </w:r>
    </w:p>
    <w:p w14:paraId="3BB1F0F2" w14:textId="18A5A58B" w:rsidR="009042C6" w:rsidRPr="002D77BE" w:rsidRDefault="00EF29F4" w:rsidP="009C055B">
      <w:pPr>
        <w:pStyle w:val="BodyText"/>
        <w:spacing w:line="360" w:lineRule="auto"/>
      </w:pPr>
      <w:r w:rsidRPr="002D77BE">
        <w:t>N</w:t>
      </w:r>
      <w:r w:rsidR="009042C6" w:rsidRPr="002D77BE">
        <w:t xml:space="preserve">iesie </w:t>
      </w:r>
      <w:r w:rsidRPr="002D77BE">
        <w:t xml:space="preserve">to </w:t>
      </w:r>
      <w:r w:rsidR="009042C6" w:rsidRPr="002D77BE">
        <w:t>ze sobą następujące korzyści:</w:t>
      </w:r>
    </w:p>
    <w:p w14:paraId="7D3E98FA" w14:textId="3D89AF92" w:rsidR="009042C6" w:rsidRPr="002D77BE" w:rsidRDefault="00EC1076">
      <w:pPr>
        <w:pStyle w:val="ListParagraph"/>
        <w:numPr>
          <w:ilvl w:val="0"/>
          <w:numId w:val="11"/>
        </w:numPr>
        <w:spacing w:line="360" w:lineRule="auto"/>
        <w:rPr>
          <w:rFonts w:cs="Times New Roman"/>
          <w:szCs w:val="24"/>
        </w:rPr>
      </w:pPr>
      <w:r>
        <w:rPr>
          <w:rFonts w:cs="Times New Roman"/>
          <w:b/>
          <w:bCs/>
          <w:szCs w:val="24"/>
        </w:rPr>
        <w:t>E</w:t>
      </w:r>
      <w:r w:rsidR="009042C6" w:rsidRPr="002D77BE">
        <w:rPr>
          <w:rFonts w:cs="Times New Roman"/>
          <w:b/>
          <w:bCs/>
          <w:szCs w:val="24"/>
        </w:rPr>
        <w:t>nkapsulacja potoku symulacji</w:t>
      </w:r>
      <w:r>
        <w:rPr>
          <w:rFonts w:cs="Times New Roman"/>
          <w:szCs w:val="24"/>
        </w:rPr>
        <w:t>:</w:t>
      </w:r>
      <w:r w:rsidR="009042C6" w:rsidRPr="002D77BE">
        <w:rPr>
          <w:rFonts w:cs="Times New Roman"/>
          <w:szCs w:val="24"/>
        </w:rPr>
        <w:t xml:space="preserve"> system ten posiada własny wektor podsystemów symulacyjnych. Tworzy on wewnętrzną pętl</w:t>
      </w:r>
      <w:r w:rsidR="00AA648B">
        <w:rPr>
          <w:rFonts w:cs="Times New Roman"/>
          <w:szCs w:val="24"/>
        </w:rPr>
        <w:t>ę</w:t>
      </w:r>
      <w:r w:rsidR="009042C6" w:rsidRPr="002D77BE">
        <w:rPr>
          <w:rFonts w:cs="Times New Roman"/>
          <w:szCs w:val="24"/>
        </w:rPr>
        <w:t>, która – analogicznie do pętli głównej silnika – iteruje po wszystkich systemach biologicznych. Dzięki temu logika symulacji jest odseparowania od logiki infrastrukturalnej aplikacji</w:t>
      </w:r>
      <w:sdt>
        <w:sdtPr>
          <w:rPr>
            <w:rFonts w:cs="Times New Roman"/>
            <w:szCs w:val="24"/>
          </w:rPr>
          <w:id w:val="-517926891"/>
          <w:citation/>
        </w:sdtPr>
        <w:sdtEndPr/>
        <w:sdtContent>
          <w:r w:rsidR="00EF29F4" w:rsidRPr="002D77BE">
            <w:rPr>
              <w:rFonts w:cs="Times New Roman"/>
              <w:szCs w:val="24"/>
            </w:rPr>
            <w:fldChar w:fldCharType="begin"/>
          </w:r>
          <w:r w:rsidR="00EF29F4" w:rsidRPr="002D77BE">
            <w:rPr>
              <w:rFonts w:cs="Times New Roman"/>
              <w:szCs w:val="24"/>
            </w:rPr>
            <w:instrText xml:space="preserve"> CITATION Fil26 \l 2057 </w:instrText>
          </w:r>
          <w:r w:rsidR="00EF29F4"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[3]</w:t>
          </w:r>
          <w:r w:rsidR="00EF29F4" w:rsidRPr="002D77BE">
            <w:rPr>
              <w:rFonts w:cs="Times New Roman"/>
              <w:szCs w:val="24"/>
            </w:rPr>
            <w:fldChar w:fldCharType="end"/>
          </w:r>
        </w:sdtContent>
      </w:sdt>
      <w:r>
        <w:rPr>
          <w:rFonts w:cs="Times New Roman"/>
          <w:szCs w:val="24"/>
        </w:rPr>
        <w:t>.</w:t>
      </w:r>
    </w:p>
    <w:p w14:paraId="76855E4B" w14:textId="2A9FEC1F" w:rsidR="009042C6" w:rsidRPr="002D77BE" w:rsidRDefault="00EC1076">
      <w:pPr>
        <w:pStyle w:val="ListParagraph"/>
        <w:numPr>
          <w:ilvl w:val="0"/>
          <w:numId w:val="11"/>
        </w:numPr>
        <w:spacing w:line="360" w:lineRule="auto"/>
        <w:rPr>
          <w:rFonts w:cs="Times New Roman"/>
          <w:szCs w:val="24"/>
        </w:rPr>
      </w:pPr>
      <w:r>
        <w:rPr>
          <w:rFonts w:cs="Times New Roman"/>
          <w:b/>
          <w:bCs/>
          <w:szCs w:val="24"/>
        </w:rPr>
        <w:t>A</w:t>
      </w:r>
      <w:r w:rsidR="002D0374" w:rsidRPr="002D77BE">
        <w:rPr>
          <w:rFonts w:cs="Times New Roman"/>
          <w:b/>
          <w:bCs/>
          <w:szCs w:val="24"/>
        </w:rPr>
        <w:t>utonomia czasu</w:t>
      </w:r>
      <w:r>
        <w:rPr>
          <w:rFonts w:cs="Times New Roman"/>
          <w:szCs w:val="24"/>
        </w:rPr>
        <w:t>:</w:t>
      </w:r>
      <w:r w:rsidR="002D0374" w:rsidRPr="002D77BE">
        <w:rPr>
          <w:rFonts w:cs="Times New Roman"/>
          <w:szCs w:val="24"/>
        </w:rPr>
        <w:t xml:space="preserve"> ponieważ system ten manualnie wywołuje swoje podsystemy biologiczne, możliwym stało się wprowadzenie logiki kontroli symulacji, w tym prędkości i pauzowania</w:t>
      </w:r>
      <w:sdt>
        <w:sdtPr>
          <w:rPr>
            <w:rFonts w:cs="Times New Roman"/>
            <w:szCs w:val="24"/>
          </w:rPr>
          <w:id w:val="1104695956"/>
          <w:citation/>
        </w:sdtPr>
        <w:sdtEndPr/>
        <w:sdtContent>
          <w:r w:rsidR="00EF29F4" w:rsidRPr="002D77BE">
            <w:rPr>
              <w:rFonts w:cs="Times New Roman"/>
              <w:szCs w:val="24"/>
            </w:rPr>
            <w:fldChar w:fldCharType="begin"/>
          </w:r>
          <w:r w:rsidR="00EF29F4" w:rsidRPr="002D77BE">
            <w:rPr>
              <w:rFonts w:cs="Times New Roman"/>
              <w:szCs w:val="24"/>
            </w:rPr>
            <w:instrText xml:space="preserve"> CITATION Fil26 \l 2057 </w:instrText>
          </w:r>
          <w:r w:rsidR="00EF29F4"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[3]</w:t>
          </w:r>
          <w:r w:rsidR="00EF29F4" w:rsidRPr="002D77BE">
            <w:rPr>
              <w:rFonts w:cs="Times New Roman"/>
              <w:szCs w:val="24"/>
            </w:rPr>
            <w:fldChar w:fldCharType="end"/>
          </w:r>
        </w:sdtContent>
      </w:sdt>
      <w:r>
        <w:rPr>
          <w:rFonts w:cs="Times New Roman"/>
          <w:szCs w:val="24"/>
        </w:rPr>
        <w:t>.</w:t>
      </w:r>
    </w:p>
    <w:p w14:paraId="4E52B41F" w14:textId="03C84237" w:rsidR="002D0374" w:rsidRPr="002D77BE" w:rsidRDefault="00EC1076">
      <w:pPr>
        <w:pStyle w:val="ListParagraph"/>
        <w:numPr>
          <w:ilvl w:val="0"/>
          <w:numId w:val="11"/>
        </w:numPr>
        <w:spacing w:line="360" w:lineRule="auto"/>
        <w:rPr>
          <w:rFonts w:cs="Times New Roman"/>
          <w:szCs w:val="24"/>
        </w:rPr>
      </w:pPr>
      <w:r>
        <w:rPr>
          <w:rFonts w:cs="Times New Roman"/>
          <w:b/>
          <w:bCs/>
          <w:szCs w:val="24"/>
        </w:rPr>
        <w:t>C</w:t>
      </w:r>
      <w:r w:rsidR="002D0374" w:rsidRPr="002D77BE">
        <w:rPr>
          <w:rFonts w:cs="Times New Roman"/>
          <w:b/>
          <w:bCs/>
          <w:szCs w:val="24"/>
        </w:rPr>
        <w:t>entralizacja zarządzania stanem</w:t>
      </w:r>
      <w:r>
        <w:rPr>
          <w:rFonts w:cs="Times New Roman"/>
          <w:szCs w:val="24"/>
        </w:rPr>
        <w:t>:</w:t>
      </w:r>
      <w:r w:rsidR="002D0374" w:rsidRPr="002D77BE">
        <w:rPr>
          <w:rFonts w:cs="Times New Roman"/>
          <w:szCs w:val="24"/>
        </w:rPr>
        <w:t xml:space="preserve"> jako zarządca, system ten bierze na siebie odpowiedzialność resetowania symulacji do stanu początkowego. Zabieg ten pozwala na zachowanie czystości w głównej klasie aplikacji</w:t>
      </w:r>
      <w:sdt>
        <w:sdtPr>
          <w:rPr>
            <w:rFonts w:cs="Times New Roman"/>
            <w:szCs w:val="24"/>
          </w:rPr>
          <w:id w:val="-346949392"/>
          <w:citation/>
        </w:sdtPr>
        <w:sdtEndPr/>
        <w:sdtContent>
          <w:r w:rsidR="00EF29F4" w:rsidRPr="002D77BE">
            <w:rPr>
              <w:rFonts w:cs="Times New Roman"/>
              <w:szCs w:val="24"/>
            </w:rPr>
            <w:fldChar w:fldCharType="begin"/>
          </w:r>
          <w:r w:rsidR="00EF29F4" w:rsidRPr="002D77BE">
            <w:rPr>
              <w:rFonts w:cs="Times New Roman"/>
              <w:szCs w:val="24"/>
            </w:rPr>
            <w:instrText xml:space="preserve"> CITATION Fil26 \l 2057 </w:instrText>
          </w:r>
          <w:r w:rsidR="00EF29F4" w:rsidRPr="002D77BE">
            <w:rPr>
              <w:rFonts w:cs="Times New Roman"/>
              <w:szCs w:val="24"/>
            </w:rPr>
            <w:fldChar w:fldCharType="separate"/>
          </w:r>
          <w:r w:rsidR="00E61687">
            <w:rPr>
              <w:rFonts w:cs="Times New Roman"/>
              <w:noProof/>
              <w:szCs w:val="24"/>
            </w:rPr>
            <w:t xml:space="preserve"> </w:t>
          </w:r>
          <w:r w:rsidR="00E61687" w:rsidRPr="00E61687">
            <w:rPr>
              <w:rFonts w:cs="Times New Roman"/>
              <w:noProof/>
              <w:szCs w:val="24"/>
            </w:rPr>
            <w:t>[3]</w:t>
          </w:r>
          <w:r w:rsidR="00EF29F4" w:rsidRPr="002D77BE">
            <w:rPr>
              <w:rFonts w:cs="Times New Roman"/>
              <w:szCs w:val="24"/>
            </w:rPr>
            <w:fldChar w:fldCharType="end"/>
          </w:r>
        </w:sdtContent>
      </w:sdt>
      <w:r w:rsidR="002D0374" w:rsidRPr="002D77BE">
        <w:rPr>
          <w:rFonts w:cs="Times New Roman"/>
          <w:szCs w:val="24"/>
        </w:rPr>
        <w:t>.</w:t>
      </w:r>
    </w:p>
    <w:p w14:paraId="3FD4F89D" w14:textId="77777777" w:rsidR="00D6034D" w:rsidRPr="002D77BE" w:rsidRDefault="00D6034D" w:rsidP="009C055B">
      <w:pPr>
        <w:pStyle w:val="Heading3"/>
      </w:pPr>
      <w:bookmarkStart w:id="478" w:name="_Toc219154074"/>
      <w:bookmarkStart w:id="479" w:name="_Toc219232942"/>
      <w:bookmarkStart w:id="480" w:name="_Toc219827856"/>
      <w:r w:rsidRPr="002D77BE">
        <w:t>Komunikacja między systemami</w:t>
      </w:r>
      <w:bookmarkEnd w:id="478"/>
      <w:bookmarkEnd w:id="479"/>
      <w:bookmarkEnd w:id="480"/>
    </w:p>
    <w:p w14:paraId="65A84228" w14:textId="655794DE" w:rsidR="00AC029B" w:rsidRDefault="00D6034D" w:rsidP="009C055B">
      <w:pPr>
        <w:spacing w:line="360" w:lineRule="auto"/>
      </w:pPr>
      <w:r w:rsidRPr="002D77BE">
        <w:t xml:space="preserve">Rygorystyczna separacja systemów oraz ich hermetyzacja wymagają wprowadzenia ustandaryzowanych mechanizmów wymiany informacji. W projekcie zrezygnowano z bezpośrednich powiązań między systemami na rzecz dwóch uzupełniających się podejść: obiektów kontekstowych oraz magistrali zdarzeń (ang. </w:t>
      </w:r>
      <w:r w:rsidRPr="002D77BE">
        <w:rPr>
          <w:i/>
          <w:iCs/>
        </w:rPr>
        <w:t>event dispatcher</w:t>
      </w:r>
      <w:r w:rsidRPr="002D77BE">
        <w:t>)</w:t>
      </w:r>
      <w:sdt>
        <w:sdtPr>
          <w:id w:val="-870370184"/>
          <w:citation/>
        </w:sdtPr>
        <w:sdtEndPr/>
        <w:sdtContent>
          <w:r w:rsidR="00D50411" w:rsidRPr="002D77BE">
            <w:fldChar w:fldCharType="begin"/>
          </w:r>
          <w:r w:rsidR="00D50411" w:rsidRPr="002D77BE">
            <w:instrText xml:space="preserve"> CITATION Fil26 \l 2057 </w:instrText>
          </w:r>
          <w:r w:rsidR="00D50411" w:rsidRPr="002D77BE">
            <w:fldChar w:fldCharType="separate"/>
          </w:r>
          <w:r w:rsidR="00E61687">
            <w:rPr>
              <w:noProof/>
            </w:rPr>
            <w:t xml:space="preserve"> </w:t>
          </w:r>
          <w:r w:rsidR="00E61687" w:rsidRPr="00E61687">
            <w:rPr>
              <w:noProof/>
            </w:rPr>
            <w:t>[3]</w:t>
          </w:r>
          <w:r w:rsidR="00D50411" w:rsidRPr="002D77BE">
            <w:fldChar w:fldCharType="end"/>
          </w:r>
        </w:sdtContent>
      </w:sdt>
      <w:r w:rsidRPr="002D77BE">
        <w:t>.</w:t>
      </w:r>
    </w:p>
    <w:p w14:paraId="3F678129" w14:textId="77777777" w:rsidR="00C231A5" w:rsidRPr="002D77BE" w:rsidRDefault="00C231A5" w:rsidP="009C055B">
      <w:pPr>
        <w:spacing w:line="360" w:lineRule="auto"/>
      </w:pPr>
    </w:p>
    <w:p w14:paraId="328CC0C2" w14:textId="278B80A0" w:rsidR="00C231A5" w:rsidRDefault="00C231A5" w:rsidP="00484218">
      <w:pPr>
        <w:spacing w:line="360" w:lineRule="auto"/>
      </w:pPr>
      <w:r w:rsidRPr="002D77BE">
        <w:t>W sytuacjach, gdy komunikacja jest rzadsza i ma charakter reaktywny</w:t>
      </w:r>
      <w:r w:rsidR="00656BED">
        <w:t>,</w:t>
      </w:r>
      <w:r w:rsidRPr="002D77BE">
        <w:t xml:space="preserve"> zastosowano wzorzec publikuj-subskrybuj (ang. </w:t>
      </w:r>
      <w:r w:rsidRPr="002D77BE">
        <w:rPr>
          <w:i/>
          <w:iCs/>
        </w:rPr>
        <w:t>publish-subscribe</w:t>
      </w:r>
      <w:r w:rsidRPr="002D77BE">
        <w:t xml:space="preserve">), realizowany przez </w:t>
      </w:r>
      <w:r w:rsidRPr="00295DE8">
        <w:rPr>
          <w:rStyle w:val="CodeinlineChar"/>
          <w:rFonts w:eastAsiaTheme="minorHAnsi"/>
        </w:rPr>
        <w:t>entt::dispatcher</w:t>
      </w:r>
      <w:r w:rsidRPr="002D77BE">
        <w:t>. Mechanizm ten pozwala na całkowite odizolowanie nadawcy od odbiorcy</w:t>
      </w:r>
      <w:r w:rsidR="007C01B4">
        <w:t xml:space="preserve">. </w:t>
      </w:r>
      <w:r w:rsidR="003846D1">
        <w:t>F</w:t>
      </w:r>
      <w:r w:rsidR="0045308F">
        <w:t>ragmen</w:t>
      </w:r>
      <w:r w:rsidR="003846D1">
        <w:t>t</w:t>
      </w:r>
      <w:r w:rsidR="0045308F">
        <w:t xml:space="preserve"> kodu 4</w:t>
      </w:r>
      <w:r w:rsidR="005C157E">
        <w:t xml:space="preserve"> </w:t>
      </w:r>
      <w:r w:rsidR="0010494C">
        <w:t>przedstawi</w:t>
      </w:r>
      <w:r w:rsidR="00CE1B64">
        <w:t>a</w:t>
      </w:r>
      <w:r w:rsidR="005C157E">
        <w:t xml:space="preserve"> </w:t>
      </w:r>
      <w:r w:rsidR="0010494C">
        <w:t xml:space="preserve">kod </w:t>
      </w:r>
      <w:r w:rsidR="00025B79">
        <w:t>wykonywany</w:t>
      </w:r>
      <w:r w:rsidR="006D09D8">
        <w:t xml:space="preserve"> po</w:t>
      </w:r>
      <w:r w:rsidRPr="002D77BE">
        <w:t xml:space="preserve"> klik</w:t>
      </w:r>
      <w:r w:rsidR="006D09D8">
        <w:t>nięciu</w:t>
      </w:r>
      <w:r w:rsidRPr="002D77BE">
        <w:t xml:space="preserve"> przycisk</w:t>
      </w:r>
      <w:r w:rsidR="006D09D8">
        <w:t>u</w:t>
      </w:r>
      <w:r w:rsidRPr="002D77BE">
        <w:t xml:space="preserve"> restartu symulacji</w:t>
      </w:r>
      <w:r w:rsidR="00734FA9">
        <w:t>. S</w:t>
      </w:r>
      <w:r w:rsidRPr="002D77BE">
        <w:t xml:space="preserve">ystem zajmujący się interfejsem użytkownika, wyszukuje obiekt </w:t>
      </w:r>
      <w:r w:rsidRPr="00A27CC3">
        <w:rPr>
          <w:rStyle w:val="CodeinlineChar"/>
          <w:rFonts w:eastAsiaTheme="minorHAnsi"/>
        </w:rPr>
        <w:t>entt::dispatcher</w:t>
      </w:r>
      <w:r w:rsidRPr="002D77BE">
        <w:t xml:space="preserve"> i kolejkuje </w:t>
      </w:r>
      <w:r w:rsidR="003004C1">
        <w:t>zdarzenie</w:t>
      </w:r>
      <w:r w:rsidR="00BC5484">
        <w:t xml:space="preserve">. </w:t>
      </w:r>
      <w:r w:rsidR="003B7D0D">
        <w:t>Zdarzanie</w:t>
      </w:r>
      <w:r w:rsidRPr="002D77BE">
        <w:t xml:space="preserve"> </w:t>
      </w:r>
      <w:r w:rsidRPr="00A27CC3">
        <w:rPr>
          <w:rStyle w:val="CodeinlineChar"/>
          <w:rFonts w:eastAsiaTheme="minorHAnsi"/>
        </w:rPr>
        <w:t>event::ResetSim</w:t>
      </w:r>
      <w:r w:rsidR="003B7D0D">
        <w:t xml:space="preserve"> </w:t>
      </w:r>
      <w:r w:rsidR="00690D53">
        <w:t xml:space="preserve">jest </w:t>
      </w:r>
      <w:r w:rsidRPr="002D77BE">
        <w:t>zdefiniowane jako pusta struktur</w:t>
      </w:r>
      <w:r w:rsidR="00B64B25">
        <w:t>a</w:t>
      </w:r>
      <w:r w:rsidRPr="002D77BE">
        <w:t xml:space="preserve"> danych (</w:t>
      </w:r>
      <w:r w:rsidRPr="002D77BE">
        <w:rPr>
          <w:i/>
          <w:iCs/>
        </w:rPr>
        <w:t>struct</w:t>
      </w:r>
      <w:r w:rsidRPr="002D77BE">
        <w:t>). Pozwala to na komunikacj</w:t>
      </w:r>
      <w:r w:rsidR="00846B4B">
        <w:t xml:space="preserve">ę </w:t>
      </w:r>
      <w:r w:rsidRPr="002D77BE">
        <w:t xml:space="preserve">między różnymi systemami bez tworzenia żadnych powiązań – </w:t>
      </w:r>
      <w:r w:rsidR="0070103B" w:rsidRPr="0070103B">
        <w:t>w tym na przekazywanie danych, a nie wyłącznie sygnałów</w:t>
      </w:r>
      <w:sdt>
        <w:sdtPr>
          <w:id w:val="-1233159586"/>
          <w:citation/>
        </w:sdtPr>
        <w:sdtEndPr/>
        <w:sdtContent>
          <w:r w:rsidRPr="002D77BE">
            <w:fldChar w:fldCharType="begin"/>
          </w:r>
          <w:r w:rsidRPr="002D77BE">
            <w:instrText xml:space="preserve"> CITATION Fil26 \l 2057 </w:instrText>
          </w:r>
          <w:r w:rsidRPr="002D77BE">
            <w:fldChar w:fldCharType="separate"/>
          </w:r>
          <w:r w:rsidR="00E61687">
            <w:rPr>
              <w:noProof/>
            </w:rPr>
            <w:t xml:space="preserve"> </w:t>
          </w:r>
          <w:r w:rsidR="00E61687" w:rsidRPr="00E61687">
            <w:rPr>
              <w:noProof/>
            </w:rPr>
            <w:t>[3]</w:t>
          </w:r>
          <w:r w:rsidRPr="002D77BE">
            <w:fldChar w:fldCharType="end"/>
          </w:r>
        </w:sdtContent>
      </w:sdt>
      <w:r w:rsidRPr="002D77BE">
        <w:t xml:space="preserve">. </w:t>
      </w:r>
    </w:p>
    <w:p w14:paraId="2BD4A6AC" w14:textId="77777777" w:rsidR="007144C9" w:rsidRDefault="007144C9" w:rsidP="00484218">
      <w:pPr>
        <w:spacing w:line="360" w:lineRule="auto"/>
      </w:pPr>
    </w:p>
    <w:p w14:paraId="7E6E3190" w14:textId="77777777" w:rsidR="007144C9" w:rsidRPr="0015417C" w:rsidRDefault="007144C9" w:rsidP="007144C9">
      <w:pPr>
        <w:pStyle w:val="Caption"/>
      </w:pPr>
      <w:bookmarkStart w:id="481" w:name="_Ref219639186"/>
      <w:r w:rsidRPr="008B4D4E">
        <w:rPr>
          <w:noProof/>
        </w:rPr>
        <mc:AlternateContent>
          <mc:Choice Requires="wps">
            <w:drawing>
              <wp:inline distT="0" distB="0" distL="0" distR="0" wp14:anchorId="46513703" wp14:editId="34B853D8">
                <wp:extent cx="5375275" cy="1156335"/>
                <wp:effectExtent l="0" t="0" r="15875" b="24765"/>
                <wp:docPr id="1869393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1156335"/>
                        </a:xfrm>
                        <a:prstGeom prst="rect">
                          <a:avLst/>
                        </a:prstGeom>
                        <a:solidFill>
                          <a:srgbClr val="F8F8F8"/>
                        </a:solidFill>
                        <a:ln w="9525">
                          <a:solidFill>
                            <a:schemeClr val="bg1"/>
                          </a:solidFill>
                          <a:miter lim="800000"/>
                          <a:headEnd/>
                          <a:tailEnd/>
                        </a:ln>
                      </wps:spPr>
                      <wps:txbx>
                        <w:txbxContent>
                          <w:p w14:paraId="3BA46FB0"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BeginDisabled</w:t>
                            </w:r>
                            <w:r w:rsidRPr="003B3CAB">
                              <w:rPr>
                                <w:rFonts w:ascii="Courier New" w:eastAsia="Times New Roman" w:hAnsi="Courier New" w:cs="Courier New"/>
                                <w:noProof/>
                                <w:sz w:val="20"/>
                                <w:szCs w:val="20"/>
                                <w:lang w:val="en-GB" w:eastAsia="en-GB"/>
                              </w:rPr>
                              <w:t xml:space="preserve">( simRunnerData.iteration == </w:t>
                            </w:r>
                            <w:r w:rsidRPr="003B3CAB">
                              <w:rPr>
                                <w:rFonts w:ascii="Courier New" w:eastAsia="Times New Roman" w:hAnsi="Courier New" w:cs="Courier New"/>
                                <w:noProof/>
                                <w:color w:val="005CC5"/>
                                <w:sz w:val="20"/>
                                <w:szCs w:val="20"/>
                                <w:lang w:val="en-GB" w:eastAsia="en-GB"/>
                              </w:rPr>
                              <w:t>0</w:t>
                            </w:r>
                            <w:r w:rsidRPr="003B3CAB">
                              <w:rPr>
                                <w:rFonts w:ascii="Courier New" w:eastAsia="Times New Roman" w:hAnsi="Courier New" w:cs="Courier New"/>
                                <w:noProof/>
                                <w:sz w:val="20"/>
                                <w:szCs w:val="20"/>
                                <w:lang w:val="en-GB" w:eastAsia="en-GB"/>
                              </w:rPr>
                              <w:t xml:space="preserve"> );</w:t>
                            </w:r>
                          </w:p>
                          <w:p w14:paraId="2E5D7699"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color w:val="D73A49"/>
                                <w:sz w:val="20"/>
                                <w:szCs w:val="20"/>
                                <w:lang w:val="en-GB" w:eastAsia="en-GB"/>
                              </w:rPr>
                              <w:t>if</w:t>
                            </w:r>
                            <w:r w:rsidRPr="003B3CAB">
                              <w:rPr>
                                <w:rFonts w:ascii="Courier New" w:eastAsia="Times New Roman" w:hAnsi="Courier New" w:cs="Courier New"/>
                                <w:noProof/>
                                <w:sz w:val="20"/>
                                <w:szCs w:val="20"/>
                                <w:lang w:val="en-GB" w:eastAsia="en-GB"/>
                              </w:rPr>
                              <w:t xml:space="preserve"> ( ImGui::</w:t>
                            </w:r>
                            <w:r w:rsidRPr="003B3CAB">
                              <w:rPr>
                                <w:rFonts w:ascii="Courier New" w:eastAsia="Times New Roman" w:hAnsi="Courier New" w:cs="Courier New"/>
                                <w:noProof/>
                                <w:color w:val="E36209"/>
                                <w:sz w:val="20"/>
                                <w:szCs w:val="20"/>
                                <w:lang w:val="en-GB" w:eastAsia="en-GB"/>
                              </w:rPr>
                              <w:t>Button</w:t>
                            </w:r>
                            <w:r w:rsidRPr="003B3CAB">
                              <w:rPr>
                                <w:rFonts w:ascii="Courier New" w:eastAsia="Times New Roman" w:hAnsi="Courier New" w:cs="Courier New"/>
                                <w:noProof/>
                                <w:sz w:val="20"/>
                                <w:szCs w:val="20"/>
                                <w:lang w:val="en-GB" w:eastAsia="en-GB"/>
                              </w:rPr>
                              <w:t>( labels.restartButton.</w:t>
                            </w:r>
                            <w:r w:rsidRPr="003B3CAB">
                              <w:rPr>
                                <w:rFonts w:ascii="Courier New" w:eastAsia="Times New Roman" w:hAnsi="Courier New" w:cs="Courier New"/>
                                <w:noProof/>
                                <w:color w:val="E36209"/>
                                <w:sz w:val="20"/>
                                <w:szCs w:val="20"/>
                                <w:lang w:val="en-GB" w:eastAsia="en-GB"/>
                              </w:rPr>
                              <w:t>data</w:t>
                            </w:r>
                            <w:r w:rsidRPr="003B3CAB">
                              <w:rPr>
                                <w:rFonts w:ascii="Courier New" w:eastAsia="Times New Roman" w:hAnsi="Courier New" w:cs="Courier New"/>
                                <w:noProof/>
                                <w:sz w:val="20"/>
                                <w:szCs w:val="20"/>
                                <w:lang w:val="en-GB" w:eastAsia="en-GB"/>
                              </w:rPr>
                              <w:t>() ) )</w:t>
                            </w:r>
                          </w:p>
                          <w:p w14:paraId="529BA63F"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3845907C"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r>
                            <w:r w:rsidRPr="003B3CAB">
                              <w:rPr>
                                <w:rFonts w:ascii="Courier New" w:eastAsia="Times New Roman" w:hAnsi="Courier New" w:cs="Courier New"/>
                                <w:noProof/>
                                <w:color w:val="D73A49"/>
                                <w:sz w:val="20"/>
                                <w:szCs w:val="20"/>
                                <w:lang w:val="en-GB" w:eastAsia="en-GB"/>
                              </w:rPr>
                              <w:t>auto</w:t>
                            </w:r>
                            <w:r w:rsidRPr="003B3CAB">
                              <w:rPr>
                                <w:rFonts w:ascii="Courier New" w:eastAsia="Times New Roman" w:hAnsi="Courier New" w:cs="Courier New"/>
                                <w:noProof/>
                                <w:sz w:val="20"/>
                                <w:szCs w:val="20"/>
                                <w:lang w:val="en-GB" w:eastAsia="en-GB"/>
                              </w:rPr>
                              <w:t>&amp; dispatcher = registry.</w:t>
                            </w:r>
                            <w:r w:rsidRPr="003B3CAB">
                              <w:rPr>
                                <w:rFonts w:ascii="Courier New" w:eastAsia="Times New Roman" w:hAnsi="Courier New" w:cs="Courier New"/>
                                <w:noProof/>
                                <w:color w:val="E36209"/>
                                <w:sz w:val="20"/>
                                <w:szCs w:val="20"/>
                                <w:lang w:val="en-GB" w:eastAsia="en-GB"/>
                              </w:rPr>
                              <w:t>ctx</w:t>
                            </w:r>
                            <w:r w:rsidRPr="003B3CAB">
                              <w:rPr>
                                <w:rFonts w:ascii="Courier New" w:eastAsia="Times New Roman" w:hAnsi="Courier New" w:cs="Courier New"/>
                                <w:noProof/>
                                <w:sz w:val="20"/>
                                <w:szCs w:val="20"/>
                                <w:lang w:val="en-GB" w:eastAsia="en-GB"/>
                              </w:rPr>
                              <w:t>().</w:t>
                            </w:r>
                            <w:r w:rsidRPr="003B3CAB">
                              <w:rPr>
                                <w:rFonts w:ascii="Courier New" w:eastAsia="Times New Roman" w:hAnsi="Courier New" w:cs="Courier New"/>
                                <w:noProof/>
                                <w:color w:val="E36209"/>
                                <w:sz w:val="20"/>
                                <w:szCs w:val="20"/>
                                <w:lang w:val="en-GB" w:eastAsia="en-GB"/>
                              </w:rPr>
                              <w:t>get</w:t>
                            </w:r>
                            <w:r w:rsidRPr="003B3CAB">
                              <w:rPr>
                                <w:rFonts w:ascii="Courier New" w:eastAsia="Times New Roman" w:hAnsi="Courier New" w:cs="Courier New"/>
                                <w:noProof/>
                                <w:sz w:val="20"/>
                                <w:szCs w:val="20"/>
                                <w:lang w:val="en-GB" w:eastAsia="en-GB"/>
                              </w:rPr>
                              <w:t>&lt; entt::dispatcher &gt;();</w:t>
                            </w:r>
                          </w:p>
                          <w:p w14:paraId="5FC4B777"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t>dispatcher.</w:t>
                            </w:r>
                            <w:r w:rsidRPr="003B3CAB">
                              <w:rPr>
                                <w:rFonts w:ascii="Courier New" w:eastAsia="Times New Roman" w:hAnsi="Courier New" w:cs="Courier New"/>
                                <w:noProof/>
                                <w:color w:val="E36209"/>
                                <w:sz w:val="20"/>
                                <w:szCs w:val="20"/>
                                <w:lang w:val="en-GB" w:eastAsia="en-GB"/>
                              </w:rPr>
                              <w:t>enqueue</w:t>
                            </w:r>
                            <w:r w:rsidRPr="003B3CAB">
                              <w:rPr>
                                <w:rFonts w:ascii="Courier New" w:eastAsia="Times New Roman" w:hAnsi="Courier New" w:cs="Courier New"/>
                                <w:noProof/>
                                <w:sz w:val="20"/>
                                <w:szCs w:val="20"/>
                                <w:lang w:val="en-GB" w:eastAsia="en-GB"/>
                              </w:rPr>
                              <w:t>&lt; event::ResetSim &gt;();</w:t>
                            </w:r>
                          </w:p>
                          <w:p w14:paraId="18BF48F1"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7D5E10ED"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EndDisabled</w:t>
                            </w:r>
                            <w:r w:rsidRPr="003B3CAB">
                              <w:rPr>
                                <w:rFonts w:ascii="Courier New" w:eastAsia="Times New Roman" w:hAnsi="Courier New" w:cs="Courier New"/>
                                <w:noProof/>
                                <w:sz w:val="20"/>
                                <w:szCs w:val="20"/>
                                <w:lang w:val="en-GB" w:eastAsia="en-GB"/>
                              </w:rPr>
                              <w:t>();</w:t>
                            </w:r>
                          </w:p>
                          <w:p w14:paraId="1CBC49F6" w14:textId="77777777" w:rsidR="007144C9" w:rsidRPr="00C33213" w:rsidRDefault="007144C9" w:rsidP="007144C9">
                            <w:pPr>
                              <w:rPr>
                                <w:noProof/>
                                <w:lang w:val="en-GB"/>
                              </w:rPr>
                            </w:pPr>
                          </w:p>
                        </w:txbxContent>
                      </wps:txbx>
                      <wps:bodyPr rot="0" vert="horz" wrap="square" lIns="91440" tIns="45720" rIns="91440" bIns="45720" anchor="t" anchorCtr="0">
                        <a:noAutofit/>
                      </wps:bodyPr>
                    </wps:wsp>
                  </a:graphicData>
                </a:graphic>
              </wp:inline>
            </w:drawing>
          </mc:Choice>
          <mc:Fallback>
            <w:pict>
              <v:shape w14:anchorId="46513703" id="_x0000_s1029" type="#_x0000_t202" style="width:423.25pt;height:9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" fillcolor="#f8f8f8" strokecolor="white [3212]">
                <v:textbox>
                  <w:txbxContent>
                    <w:p w14:paraId="3BA46FB0"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BeginDisabled</w:t>
                      </w:r>
                      <w:r w:rsidRPr="003B3CAB">
                        <w:rPr>
                          <w:rFonts w:ascii="Courier New" w:eastAsia="Times New Roman" w:hAnsi="Courier New" w:cs="Courier New"/>
                          <w:noProof/>
                          <w:sz w:val="20"/>
                          <w:szCs w:val="20"/>
                          <w:lang w:val="en-GB" w:eastAsia="en-GB"/>
                        </w:rPr>
                        <w:t xml:space="preserve">( simRunnerData.iteration == </w:t>
                      </w:r>
                      <w:r w:rsidRPr="003B3CAB">
                        <w:rPr>
                          <w:rFonts w:ascii="Courier New" w:eastAsia="Times New Roman" w:hAnsi="Courier New" w:cs="Courier New"/>
                          <w:noProof/>
                          <w:color w:val="005CC5"/>
                          <w:sz w:val="20"/>
                          <w:szCs w:val="20"/>
                          <w:lang w:val="en-GB" w:eastAsia="en-GB"/>
                        </w:rPr>
                        <w:t>0</w:t>
                      </w:r>
                      <w:r w:rsidRPr="003B3CAB">
                        <w:rPr>
                          <w:rFonts w:ascii="Courier New" w:eastAsia="Times New Roman" w:hAnsi="Courier New" w:cs="Courier New"/>
                          <w:noProof/>
                          <w:sz w:val="20"/>
                          <w:szCs w:val="20"/>
                          <w:lang w:val="en-GB" w:eastAsia="en-GB"/>
                        </w:rPr>
                        <w:t xml:space="preserve"> );</w:t>
                      </w:r>
                    </w:p>
                    <w:p w14:paraId="2E5D7699"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color w:val="D73A49"/>
                          <w:sz w:val="20"/>
                          <w:szCs w:val="20"/>
                          <w:lang w:val="en-GB" w:eastAsia="en-GB"/>
                        </w:rPr>
                        <w:t>if</w:t>
                      </w:r>
                      <w:r w:rsidRPr="003B3CAB">
                        <w:rPr>
                          <w:rFonts w:ascii="Courier New" w:eastAsia="Times New Roman" w:hAnsi="Courier New" w:cs="Courier New"/>
                          <w:noProof/>
                          <w:sz w:val="20"/>
                          <w:szCs w:val="20"/>
                          <w:lang w:val="en-GB" w:eastAsia="en-GB"/>
                        </w:rPr>
                        <w:t xml:space="preserve"> ( ImGui::</w:t>
                      </w:r>
                      <w:r w:rsidRPr="003B3CAB">
                        <w:rPr>
                          <w:rFonts w:ascii="Courier New" w:eastAsia="Times New Roman" w:hAnsi="Courier New" w:cs="Courier New"/>
                          <w:noProof/>
                          <w:color w:val="E36209"/>
                          <w:sz w:val="20"/>
                          <w:szCs w:val="20"/>
                          <w:lang w:val="en-GB" w:eastAsia="en-GB"/>
                        </w:rPr>
                        <w:t>Button</w:t>
                      </w:r>
                      <w:r w:rsidRPr="003B3CAB">
                        <w:rPr>
                          <w:rFonts w:ascii="Courier New" w:eastAsia="Times New Roman" w:hAnsi="Courier New" w:cs="Courier New"/>
                          <w:noProof/>
                          <w:sz w:val="20"/>
                          <w:szCs w:val="20"/>
                          <w:lang w:val="en-GB" w:eastAsia="en-GB"/>
                        </w:rPr>
                        <w:t>( labels.restartButton.</w:t>
                      </w:r>
                      <w:r w:rsidRPr="003B3CAB">
                        <w:rPr>
                          <w:rFonts w:ascii="Courier New" w:eastAsia="Times New Roman" w:hAnsi="Courier New" w:cs="Courier New"/>
                          <w:noProof/>
                          <w:color w:val="E36209"/>
                          <w:sz w:val="20"/>
                          <w:szCs w:val="20"/>
                          <w:lang w:val="en-GB" w:eastAsia="en-GB"/>
                        </w:rPr>
                        <w:t>data</w:t>
                      </w:r>
                      <w:r w:rsidRPr="003B3CAB">
                        <w:rPr>
                          <w:rFonts w:ascii="Courier New" w:eastAsia="Times New Roman" w:hAnsi="Courier New" w:cs="Courier New"/>
                          <w:noProof/>
                          <w:sz w:val="20"/>
                          <w:szCs w:val="20"/>
                          <w:lang w:val="en-GB" w:eastAsia="en-GB"/>
                        </w:rPr>
                        <w:t>() ) )</w:t>
                      </w:r>
                    </w:p>
                    <w:p w14:paraId="529BA63F"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3845907C"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r>
                      <w:r w:rsidRPr="003B3CAB">
                        <w:rPr>
                          <w:rFonts w:ascii="Courier New" w:eastAsia="Times New Roman" w:hAnsi="Courier New" w:cs="Courier New"/>
                          <w:noProof/>
                          <w:color w:val="D73A49"/>
                          <w:sz w:val="20"/>
                          <w:szCs w:val="20"/>
                          <w:lang w:val="en-GB" w:eastAsia="en-GB"/>
                        </w:rPr>
                        <w:t>auto</w:t>
                      </w:r>
                      <w:r w:rsidRPr="003B3CAB">
                        <w:rPr>
                          <w:rFonts w:ascii="Courier New" w:eastAsia="Times New Roman" w:hAnsi="Courier New" w:cs="Courier New"/>
                          <w:noProof/>
                          <w:sz w:val="20"/>
                          <w:szCs w:val="20"/>
                          <w:lang w:val="en-GB" w:eastAsia="en-GB"/>
                        </w:rPr>
                        <w:t>&amp; dispatcher = registry.</w:t>
                      </w:r>
                      <w:r w:rsidRPr="003B3CAB">
                        <w:rPr>
                          <w:rFonts w:ascii="Courier New" w:eastAsia="Times New Roman" w:hAnsi="Courier New" w:cs="Courier New"/>
                          <w:noProof/>
                          <w:color w:val="E36209"/>
                          <w:sz w:val="20"/>
                          <w:szCs w:val="20"/>
                          <w:lang w:val="en-GB" w:eastAsia="en-GB"/>
                        </w:rPr>
                        <w:t>ctx</w:t>
                      </w:r>
                      <w:r w:rsidRPr="003B3CAB">
                        <w:rPr>
                          <w:rFonts w:ascii="Courier New" w:eastAsia="Times New Roman" w:hAnsi="Courier New" w:cs="Courier New"/>
                          <w:noProof/>
                          <w:sz w:val="20"/>
                          <w:szCs w:val="20"/>
                          <w:lang w:val="en-GB" w:eastAsia="en-GB"/>
                        </w:rPr>
                        <w:t>().</w:t>
                      </w:r>
                      <w:r w:rsidRPr="003B3CAB">
                        <w:rPr>
                          <w:rFonts w:ascii="Courier New" w:eastAsia="Times New Roman" w:hAnsi="Courier New" w:cs="Courier New"/>
                          <w:noProof/>
                          <w:color w:val="E36209"/>
                          <w:sz w:val="20"/>
                          <w:szCs w:val="20"/>
                          <w:lang w:val="en-GB" w:eastAsia="en-GB"/>
                        </w:rPr>
                        <w:t>get</w:t>
                      </w:r>
                      <w:r w:rsidRPr="003B3CAB">
                        <w:rPr>
                          <w:rFonts w:ascii="Courier New" w:eastAsia="Times New Roman" w:hAnsi="Courier New" w:cs="Courier New"/>
                          <w:noProof/>
                          <w:sz w:val="20"/>
                          <w:szCs w:val="20"/>
                          <w:lang w:val="en-GB" w:eastAsia="en-GB"/>
                        </w:rPr>
                        <w:t>&lt; entt::dispatcher &gt;();</w:t>
                      </w:r>
                    </w:p>
                    <w:p w14:paraId="5FC4B777"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ab/>
                        <w:t>dispatcher.</w:t>
                      </w:r>
                      <w:r w:rsidRPr="003B3CAB">
                        <w:rPr>
                          <w:rFonts w:ascii="Courier New" w:eastAsia="Times New Roman" w:hAnsi="Courier New" w:cs="Courier New"/>
                          <w:noProof/>
                          <w:color w:val="E36209"/>
                          <w:sz w:val="20"/>
                          <w:szCs w:val="20"/>
                          <w:lang w:val="en-GB" w:eastAsia="en-GB"/>
                        </w:rPr>
                        <w:t>enqueue</w:t>
                      </w:r>
                      <w:r w:rsidRPr="003B3CAB">
                        <w:rPr>
                          <w:rFonts w:ascii="Courier New" w:eastAsia="Times New Roman" w:hAnsi="Courier New" w:cs="Courier New"/>
                          <w:noProof/>
                          <w:sz w:val="20"/>
                          <w:szCs w:val="20"/>
                          <w:lang w:val="en-GB" w:eastAsia="en-GB"/>
                        </w:rPr>
                        <w:t>&lt; event::ResetSim &gt;();</w:t>
                      </w:r>
                    </w:p>
                    <w:p w14:paraId="18BF48F1"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w:t>
                      </w:r>
                    </w:p>
                    <w:p w14:paraId="7D5E10ED" w14:textId="77777777" w:rsidR="007144C9" w:rsidRPr="003B3CAB" w:rsidRDefault="007144C9" w:rsidP="00714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sz w:val="20"/>
                          <w:szCs w:val="20"/>
                          <w:lang w:val="en-GB" w:eastAsia="en-GB"/>
                        </w:rPr>
                      </w:pPr>
                      <w:r w:rsidRPr="003B3CAB">
                        <w:rPr>
                          <w:rFonts w:ascii="Courier New" w:eastAsia="Times New Roman" w:hAnsi="Courier New" w:cs="Courier New"/>
                          <w:noProof/>
                          <w:sz w:val="20"/>
                          <w:szCs w:val="20"/>
                          <w:lang w:val="en-GB" w:eastAsia="en-GB"/>
                        </w:rPr>
                        <w:t>ImGui::</w:t>
                      </w:r>
                      <w:r w:rsidRPr="003B3CAB">
                        <w:rPr>
                          <w:rFonts w:ascii="Courier New" w:eastAsia="Times New Roman" w:hAnsi="Courier New" w:cs="Courier New"/>
                          <w:noProof/>
                          <w:color w:val="E36209"/>
                          <w:sz w:val="20"/>
                          <w:szCs w:val="20"/>
                          <w:lang w:val="en-GB" w:eastAsia="en-GB"/>
                        </w:rPr>
                        <w:t>EndDisabled</w:t>
                      </w:r>
                      <w:r w:rsidRPr="003B3CAB">
                        <w:rPr>
                          <w:rFonts w:ascii="Courier New" w:eastAsia="Times New Roman" w:hAnsi="Courier New" w:cs="Courier New"/>
                          <w:noProof/>
                          <w:sz w:val="20"/>
                          <w:szCs w:val="20"/>
                          <w:lang w:val="en-GB" w:eastAsia="en-GB"/>
                        </w:rPr>
                        <w:t>();</w:t>
                      </w:r>
                    </w:p>
                    <w:p w14:paraId="1CBC49F6" w14:textId="77777777" w:rsidR="007144C9" w:rsidRPr="00C33213" w:rsidRDefault="007144C9" w:rsidP="007144C9">
                      <w:pPr>
                        <w:rPr>
                          <w:noProof/>
                          <w:lang w:val="en-GB"/>
                        </w:rPr>
                      </w:pPr>
                    </w:p>
                  </w:txbxContent>
                </v:textbox>
                <w10:anchorlock/>
              </v:shape>
            </w:pict>
          </mc:Fallback>
        </mc:AlternateContent>
      </w:r>
      <w:r w:rsidRPr="0015417C">
        <w:t xml:space="preserve">Fragment kodu </w:t>
      </w:r>
      <w:r w:rsidRPr="0015417C">
        <w:fldChar w:fldCharType="begin"/>
      </w:r>
      <w:r w:rsidRPr="0015417C">
        <w:instrText xml:space="preserve"> SEQ Fragment_kodu \* ARABIC </w:instrText>
      </w:r>
      <w:r w:rsidRPr="0015417C">
        <w:fldChar w:fldCharType="separate"/>
      </w:r>
      <w:r>
        <w:rPr>
          <w:noProof/>
        </w:rPr>
        <w:t>4</w:t>
      </w:r>
      <w:r w:rsidRPr="0015417C">
        <w:fldChar w:fldCharType="end"/>
      </w:r>
      <w:bookmarkEnd w:id="481"/>
      <w:r w:rsidRPr="0015417C">
        <w:t>. Wywoływanie wydarzenia</w:t>
      </w:r>
    </w:p>
    <w:p w14:paraId="6470614A" w14:textId="77777777" w:rsidR="007144C9" w:rsidRPr="0015417C" w:rsidRDefault="007144C9" w:rsidP="007144C9">
      <w:pPr>
        <w:pStyle w:val="Caption"/>
      </w:pPr>
      <w:r w:rsidRPr="0015417C">
        <w:t>Źródło: opracowanie własne</w:t>
      </w:r>
      <w:r>
        <w:t>.</w:t>
      </w:r>
    </w:p>
    <w:p w14:paraId="63B163BE" w14:textId="77777777" w:rsidR="007144C9" w:rsidRPr="00484218" w:rsidRDefault="007144C9" w:rsidP="00484218">
      <w:pPr>
        <w:spacing w:line="360" w:lineRule="auto"/>
      </w:pPr>
    </w:p>
    <w:p w14:paraId="4FBA05DC" w14:textId="73A35A20" w:rsidR="00D50411" w:rsidRPr="002D77BE" w:rsidRDefault="00D50411" w:rsidP="009C055B">
      <w:pPr>
        <w:spacing w:line="360" w:lineRule="auto"/>
        <w:rPr>
          <w:rFonts w:eastAsia="Times New Roman" w:cs="Times New Roman"/>
          <w:szCs w:val="20"/>
        </w:rPr>
      </w:pPr>
      <w:r w:rsidRPr="002D77BE">
        <w:rPr>
          <w:rFonts w:eastAsia="Times New Roman" w:cs="Times New Roman"/>
          <w:szCs w:val="20"/>
        </w:rPr>
        <w:t xml:space="preserve">W bibliotece </w:t>
      </w:r>
      <w:r w:rsidRPr="007F7251">
        <w:t>EnTT</w:t>
      </w:r>
      <w:r w:rsidRPr="002D77BE">
        <w:rPr>
          <w:rFonts w:eastAsia="Times New Roman" w:cs="Times New Roman"/>
          <w:szCs w:val="20"/>
        </w:rPr>
        <w:t xml:space="preserve"> zdarzeniem może być dowolny typ danych, w tym typy trywialne takie jak </w:t>
      </w:r>
      <w:r w:rsidRPr="00A27CC3">
        <w:rPr>
          <w:rStyle w:val="CodeinlineChar"/>
          <w:rFonts w:eastAsiaTheme="minorHAnsi"/>
          <w:sz w:val="22"/>
        </w:rPr>
        <w:t>int</w:t>
      </w:r>
      <w:r w:rsidR="00B60472" w:rsidRPr="002D77BE">
        <w:rPr>
          <w:rFonts w:eastAsia="Times New Roman" w:cs="Times New Roman"/>
          <w:szCs w:val="20"/>
        </w:rPr>
        <w:t xml:space="preserve"> lub </w:t>
      </w:r>
      <w:r w:rsidR="00B60472" w:rsidRPr="00A27CC3">
        <w:rPr>
          <w:rStyle w:val="CodeinlineChar"/>
          <w:rFonts w:eastAsiaTheme="minorHAnsi"/>
          <w:sz w:val="22"/>
        </w:rPr>
        <w:t>float</w:t>
      </w:r>
      <w:r w:rsidRPr="002D77BE">
        <w:rPr>
          <w:rFonts w:eastAsia="Times New Roman" w:cs="Times New Roman"/>
          <w:szCs w:val="20"/>
        </w:rPr>
        <w:t xml:space="preserve">. Należy jednak pamiętać, że to właśnie typ służy do rozróżniania komunikatów </w:t>
      </w:r>
      <w:sdt>
        <w:sdtPr>
          <w:rPr>
            <w:rFonts w:eastAsia="Times New Roman" w:cs="Times New Roman"/>
            <w:szCs w:val="20"/>
          </w:rPr>
          <w:id w:val="297347470"/>
          <w:citation/>
        </w:sdtPr>
        <w:sdtEndPr/>
        <w:sdtContent>
          <w:r w:rsidRPr="002D77BE">
            <w:rPr>
              <w:rFonts w:eastAsia="Times New Roman" w:cs="Times New Roman"/>
              <w:szCs w:val="20"/>
            </w:rPr>
            <w:fldChar w:fldCharType="begin"/>
          </w:r>
          <w:r w:rsidRPr="002D77BE">
            <w:rPr>
              <w:rFonts w:eastAsia="Times New Roman" w:cs="Times New Roman"/>
              <w:szCs w:val="20"/>
            </w:rPr>
            <w:instrText xml:space="preserve"> CITATION Cai26 \l 2057 </w:instrText>
          </w:r>
          <w:r w:rsidRPr="002D77BE">
            <w:rPr>
              <w:rFonts w:eastAsia="Times New Roman" w:cs="Times New Roman"/>
              <w:szCs w:val="20"/>
            </w:rPr>
            <w:fldChar w:fldCharType="separate"/>
          </w:r>
          <w:r w:rsidR="00E61687" w:rsidRPr="00E61687">
            <w:rPr>
              <w:rFonts w:eastAsia="Times New Roman" w:cs="Times New Roman"/>
              <w:noProof/>
              <w:szCs w:val="20"/>
            </w:rPr>
            <w:t>[6]</w:t>
          </w:r>
          <w:r w:rsidRPr="002D77BE">
            <w:rPr>
              <w:rFonts w:eastAsia="Times New Roman" w:cs="Times New Roman"/>
              <w:szCs w:val="20"/>
            </w:rPr>
            <w:fldChar w:fldCharType="end"/>
          </w:r>
        </w:sdtContent>
      </w:sdt>
      <w:r w:rsidRPr="002D77BE">
        <w:rPr>
          <w:rFonts w:eastAsia="Times New Roman" w:cs="Times New Roman"/>
          <w:szCs w:val="20"/>
        </w:rPr>
        <w:t xml:space="preserve">. Z tego powodu odradza się stosowanie prymitywów na rzecz dedykowanych struktur, które poprawiają czytelność kodu i zapewniają unikalność zgodnie z zasadą identyfikacji nominalnej języka </w:t>
      </w:r>
      <w:r w:rsidRPr="002D77BE">
        <w:rPr>
          <w:rFonts w:eastAsia="Times New Roman" w:cs="Times New Roman"/>
          <w:i/>
          <w:iCs/>
          <w:szCs w:val="20"/>
        </w:rPr>
        <w:t>C++</w:t>
      </w:r>
      <w:r w:rsidRPr="002D77BE">
        <w:rPr>
          <w:rFonts w:eastAsia="Times New Roman" w:cs="Times New Roman"/>
          <w:szCs w:val="20"/>
        </w:rPr>
        <w:t xml:space="preserve"> (ang. </w:t>
      </w:r>
      <w:r w:rsidRPr="002D77BE">
        <w:rPr>
          <w:rFonts w:eastAsia="Times New Roman" w:cs="Times New Roman"/>
          <w:i/>
          <w:iCs/>
          <w:szCs w:val="20"/>
        </w:rPr>
        <w:t>nominal typing</w:t>
      </w:r>
      <w:r w:rsidRPr="002D77BE">
        <w:rPr>
          <w:rFonts w:eastAsia="Times New Roman" w:cs="Times New Roman"/>
          <w:szCs w:val="20"/>
        </w:rPr>
        <w:t>)</w:t>
      </w:r>
      <w:sdt>
        <w:sdtPr>
          <w:rPr>
            <w:rFonts w:eastAsia="Times New Roman" w:cs="Times New Roman"/>
            <w:szCs w:val="20"/>
          </w:rPr>
          <w:id w:val="148171242"/>
          <w:citation/>
        </w:sdtPr>
        <w:sdtEndPr/>
        <w:sdtContent>
          <w:r w:rsidRPr="002D77BE">
            <w:rPr>
              <w:rFonts w:eastAsia="Times New Roman" w:cs="Times New Roman"/>
              <w:szCs w:val="20"/>
            </w:rPr>
            <w:fldChar w:fldCharType="begin"/>
          </w:r>
          <w:r w:rsidRPr="002D77BE">
            <w:rPr>
              <w:rFonts w:eastAsia="Times New Roman" w:cs="Times New Roman"/>
              <w:szCs w:val="20"/>
            </w:rPr>
            <w:instrText xml:space="preserve"> CITATION CppCG \l 2057 </w:instrText>
          </w:r>
          <w:r w:rsidRPr="002D77BE">
            <w:rPr>
              <w:rFonts w:eastAsia="Times New Roman" w:cs="Times New Roman"/>
              <w:szCs w:val="20"/>
            </w:rPr>
            <w:fldChar w:fldCharType="separate"/>
          </w:r>
          <w:r w:rsidR="00E61687">
            <w:rPr>
              <w:rFonts w:eastAsia="Times New Roman" w:cs="Times New Roman"/>
              <w:noProof/>
              <w:szCs w:val="20"/>
            </w:rPr>
            <w:t xml:space="preserve"> </w:t>
          </w:r>
          <w:r w:rsidR="00E61687" w:rsidRPr="00E61687">
            <w:rPr>
              <w:rFonts w:eastAsia="Times New Roman" w:cs="Times New Roman"/>
              <w:noProof/>
              <w:szCs w:val="20"/>
            </w:rPr>
            <w:t>[12]</w:t>
          </w:r>
          <w:r w:rsidRPr="002D77BE">
            <w:rPr>
              <w:rFonts w:eastAsia="Times New Roman" w:cs="Times New Roman"/>
              <w:szCs w:val="20"/>
            </w:rPr>
            <w:fldChar w:fldCharType="end"/>
          </w:r>
        </w:sdtContent>
      </w:sdt>
      <w:r w:rsidRPr="002D77BE">
        <w:rPr>
          <w:rFonts w:eastAsia="Times New Roman" w:cs="Times New Roman"/>
          <w:szCs w:val="20"/>
        </w:rPr>
        <w:t>.</w:t>
      </w:r>
    </w:p>
    <w:p w14:paraId="08BD356B" w14:textId="3C5E219E" w:rsidR="00EE19DA" w:rsidRPr="002D77BE" w:rsidRDefault="00980E0D" w:rsidP="009C055B">
      <w:pPr>
        <w:spacing w:line="360" w:lineRule="auto"/>
      </w:pPr>
      <w:r w:rsidRPr="002D77BE">
        <w:t xml:space="preserve">Obiekt </w:t>
      </w:r>
      <w:r w:rsidRPr="00A27CC3">
        <w:rPr>
          <w:rStyle w:val="CodeinlineChar"/>
          <w:rFonts w:eastAsiaTheme="minorHAnsi"/>
        </w:rPr>
        <w:t>entt::dispatcher</w:t>
      </w:r>
      <w:r w:rsidRPr="002D77BE">
        <w:t xml:space="preserve"> pozwala zarówno na </w:t>
      </w:r>
      <w:r w:rsidR="009125BF" w:rsidRPr="002D77BE">
        <w:t>kolejkowanie</w:t>
      </w:r>
      <w:r w:rsidRPr="002D77BE">
        <w:t xml:space="preserve"> oraz natychmiastowe wywoływanie eventów</w:t>
      </w:r>
      <w:r w:rsidR="00A014C4" w:rsidRPr="002D77BE">
        <w:t xml:space="preserve">. W </w:t>
      </w:r>
      <w:r w:rsidRPr="002D77BE">
        <w:t xml:space="preserve">wielu wypadkach </w:t>
      </w:r>
      <w:r w:rsidR="009125BF" w:rsidRPr="002D77BE">
        <w:t>jednak rozsądniejszym</w:t>
      </w:r>
      <w:r w:rsidRPr="002D77BE">
        <w:t xml:space="preserve"> </w:t>
      </w:r>
      <w:r w:rsidR="00D50411" w:rsidRPr="002D77BE">
        <w:t xml:space="preserve">jest </w:t>
      </w:r>
      <w:r w:rsidR="00FD083F" w:rsidRPr="002D77BE">
        <w:t>drugie rozwiązanie</w:t>
      </w:r>
      <w:r w:rsidR="00A014C4" w:rsidRPr="002D77BE">
        <w:t>,</w:t>
      </w:r>
      <w:r w:rsidR="00FD083F" w:rsidRPr="002D77BE">
        <w:t xml:space="preserve"> </w:t>
      </w:r>
      <w:r w:rsidRPr="002D77BE">
        <w:t xml:space="preserve">co pozwala na zachowanie lepszej stabilności oprogramowania </w:t>
      </w:r>
      <w:sdt>
        <w:sdtPr>
          <w:id w:val="1912814608"/>
          <w:citation/>
        </w:sdtPr>
        <w:sdtEndPr/>
        <w:sdtContent>
          <w:r w:rsidRPr="002D77BE">
            <w:fldChar w:fldCharType="begin"/>
          </w:r>
          <w:r w:rsidRPr="002D77BE">
            <w:instrText xml:space="preserve"> CITATION Nys14 \l 2057 </w:instrText>
          </w:r>
          <w:r w:rsidRPr="002D77BE">
            <w:fldChar w:fldCharType="separate"/>
          </w:r>
          <w:r w:rsidR="00E61687" w:rsidRPr="00E61687">
            <w:rPr>
              <w:noProof/>
            </w:rPr>
            <w:t>[16]</w:t>
          </w:r>
          <w:r w:rsidRPr="002D77BE">
            <w:fldChar w:fldCharType="end"/>
          </w:r>
        </w:sdtContent>
      </w:sdt>
      <w:r w:rsidRPr="002D77BE">
        <w:t>. W zaimplementowanej architekturze obie opcje są dostępne a wywoływanie zakolejkowanych wydarzeń następuje na końcu klatki, po zakończeniu wszystkich aktualizacji systemów i serwisów</w:t>
      </w:r>
      <w:r w:rsidR="00844F85">
        <w:t xml:space="preserve"> </w:t>
      </w:r>
      <w:r w:rsidR="00456731">
        <w:t>(</w:t>
      </w:r>
      <w:r w:rsidR="00456731">
        <w:fldChar w:fldCharType="begin"/>
      </w:r>
      <w:r w:rsidR="00456731">
        <w:instrText xml:space="preserve"> REF _Ref219639186 \h </w:instrText>
      </w:r>
      <w:r w:rsidR="00456731">
        <w:fldChar w:fldCharType="separate"/>
      </w:r>
      <w:r w:rsidR="00314143" w:rsidRPr="0015417C">
        <w:t xml:space="preserve">Fragment kodu </w:t>
      </w:r>
      <w:r w:rsidR="00314143">
        <w:rPr>
          <w:noProof/>
        </w:rPr>
        <w:t>4</w:t>
      </w:r>
      <w:r w:rsidR="00456731">
        <w:fldChar w:fldCharType="end"/>
      </w:r>
      <w:r w:rsidR="00456731">
        <w:t>)</w:t>
      </w:r>
      <w:r w:rsidR="00560BA2" w:rsidRPr="002D77BE">
        <w:t>. Z</w:t>
      </w:r>
      <w:r w:rsidR="00D50411" w:rsidRPr="002D77BE">
        <w:t>mniejsza</w:t>
      </w:r>
      <w:r w:rsidR="009907F8" w:rsidRPr="002D77BE">
        <w:t xml:space="preserve"> to</w:t>
      </w:r>
      <w:r w:rsidR="00D50411" w:rsidRPr="002D77BE">
        <w:t xml:space="preserve"> ryzyko korupcji</w:t>
      </w:r>
      <w:r w:rsidR="00E0675F" w:rsidRPr="002D77BE">
        <w:t xml:space="preserve"> danych</w:t>
      </w:r>
      <w:r w:rsidR="00D50411" w:rsidRPr="002D77BE">
        <w:t xml:space="preserve"> wynikającej z zakłócenia potoku logicznego</w:t>
      </w:r>
      <w:sdt>
        <w:sdtPr>
          <w:id w:val="-1758134510"/>
          <w:citation/>
        </w:sdtPr>
        <w:sdtEndPr/>
        <w:sdtContent>
          <w:r w:rsidR="00E0675F" w:rsidRPr="002D77BE">
            <w:fldChar w:fldCharType="begin"/>
          </w:r>
          <w:r w:rsidR="00E0675F" w:rsidRPr="002D77BE">
            <w:instrText xml:space="preserve"> CITATION Fil26 \l 2057 </w:instrText>
          </w:r>
          <w:r w:rsidR="00E0675F" w:rsidRPr="002D77BE">
            <w:fldChar w:fldCharType="separate"/>
          </w:r>
          <w:r w:rsidR="00E61687">
            <w:rPr>
              <w:noProof/>
            </w:rPr>
            <w:t xml:space="preserve"> </w:t>
          </w:r>
          <w:r w:rsidR="00E61687" w:rsidRPr="00E61687">
            <w:rPr>
              <w:noProof/>
            </w:rPr>
            <w:t>[3]</w:t>
          </w:r>
          <w:r w:rsidR="00E0675F" w:rsidRPr="002D77BE">
            <w:fldChar w:fldCharType="end"/>
          </w:r>
        </w:sdtContent>
      </w:sdt>
      <w:r w:rsidRPr="002D77BE">
        <w:t xml:space="preserve">. </w:t>
      </w:r>
    </w:p>
    <w:p w14:paraId="6816169A" w14:textId="509D85A8" w:rsidR="00D6034D" w:rsidRPr="002D77BE" w:rsidRDefault="00C31DDD" w:rsidP="009C055B">
      <w:pPr>
        <w:spacing w:line="360" w:lineRule="auto"/>
      </w:pPr>
      <w:r w:rsidRPr="002D77BE">
        <w:t xml:space="preserve">W literaturze systemy zdarzeniowe są wskazywane jako naturalny sposób realizacji luźno powiązanej komunikacji pomiędzy niezależnymi </w:t>
      </w:r>
      <w:r w:rsidR="004B505D" w:rsidRPr="002D77BE">
        <w:t>podsystemami</w:t>
      </w:r>
      <w:r w:rsidRPr="002D77BE">
        <w:t xml:space="preserve"> silnika. Nystrom opisuje centralną kolejkę zdarzeń jako „kręgosłup nerwowy” pozwalający przekazywać komunikaty między modułami bez bezpośrednich zależności oraz z możliwością opóźnionego </w:t>
      </w:r>
      <w:r w:rsidRPr="002D77BE">
        <w:lastRenderedPageBreak/>
        <w:t>przetwarzania, co poprawia rozszerzalność i modularność architektury</w:t>
      </w:r>
      <w:r w:rsidR="0014204C">
        <w:t>. C</w:t>
      </w:r>
      <w:r w:rsidRPr="002D77BE">
        <w:t xml:space="preserve">hoć pomimo tego autor zwraca uwagę, że centralna kolejka zdarzeń pozostaje de facto globalną zmienną, co może wprowadzać ukryte zależności i komplikować architekturę </w:t>
      </w:r>
      <w:sdt>
        <w:sdtPr>
          <w:id w:val="-363294179"/>
          <w:citation/>
        </w:sdtPr>
        <w:sdtEndPr/>
        <w:sdtContent>
          <w:r w:rsidRPr="002D77BE">
            <w:fldChar w:fldCharType="begin"/>
          </w:r>
          <w:r w:rsidRPr="002D77BE">
            <w:instrText xml:space="preserve"> CITATION Nys14 \l 2057 </w:instrText>
          </w:r>
          <w:r w:rsidRPr="002D77BE">
            <w:fldChar w:fldCharType="separate"/>
          </w:r>
          <w:r w:rsidR="00E61687" w:rsidRPr="00E61687">
            <w:rPr>
              <w:noProof/>
            </w:rPr>
            <w:t>[16]</w:t>
          </w:r>
          <w:r w:rsidRPr="002D77BE">
            <w:fldChar w:fldCharType="end"/>
          </w:r>
        </w:sdtContent>
      </w:sdt>
      <w:r w:rsidRPr="002D77BE">
        <w:t>.</w:t>
      </w:r>
    </w:p>
    <w:p w14:paraId="4F6B27CF" w14:textId="3FE770E7" w:rsidR="002D41A1" w:rsidRPr="002D77BE" w:rsidRDefault="001B4684" w:rsidP="009C055B">
      <w:pPr>
        <w:spacing w:line="360" w:lineRule="auto"/>
      </w:pPr>
      <w:r w:rsidRPr="002D77BE">
        <w:t>Innym sposobem komunikacji między systemami i modułami są obiekty kontekstowe. Są one zdefiniowane jako struktury inicjalizowane przez główną aplikacje klasy i umieszczane w kontekście rejestru, co pozwala na ich dostęp w</w:t>
      </w:r>
      <w:r w:rsidR="00424ACC" w:rsidRPr="002D77BE">
        <w:t>e</w:t>
      </w:r>
      <w:r w:rsidRPr="002D77BE">
        <w:t xml:space="preserve"> wszystkich modułach aplikacji. Przykładem takiego obiektu jest struktura </w:t>
      </w:r>
      <w:r w:rsidRPr="00A27CC3">
        <w:rPr>
          <w:rStyle w:val="CodeinlineChar"/>
          <w:rFonts w:eastAsiaTheme="minorHAnsi"/>
        </w:rPr>
        <w:t>Preset</w:t>
      </w:r>
      <w:r w:rsidRPr="002D77BE">
        <w:t xml:space="preserve">, która przechowuje ustawienia użytkownika odczytane z pliku konfiguracyjnego podczas uruchamiania aplikacji. Aplikacja ma dziesiątki ustawień, które modyfikują działania licznych systemów </w:t>
      </w:r>
      <w:r w:rsidR="004D39D0" w:rsidRPr="002D77BE">
        <w:t xml:space="preserve">co sprawia, że ustawienia tę muszą być ogólnodostępne. Podobną strukturą jest </w:t>
      </w:r>
      <w:r w:rsidR="004D39D0" w:rsidRPr="00A27CC3">
        <w:rPr>
          <w:rStyle w:val="CodeinlineChar"/>
          <w:rFonts w:eastAsiaTheme="minorHAnsi"/>
        </w:rPr>
        <w:t>SimRunnerData</w:t>
      </w:r>
      <w:r w:rsidR="004D39D0" w:rsidRPr="002D77BE">
        <w:t xml:space="preserve">, której rolą jest upublicznianie informacji na temat stanu symulacji do </w:t>
      </w:r>
      <w:r w:rsidR="00782BE9">
        <w:t xml:space="preserve">zainteresowanych systemów. </w:t>
      </w:r>
      <w:r w:rsidR="00D35236">
        <w:t>W tym</w:t>
      </w:r>
      <w:r w:rsidR="00BF416B" w:rsidRPr="002D77BE">
        <w:t xml:space="preserve"> </w:t>
      </w:r>
      <w:r w:rsidR="00A023D2" w:rsidRPr="002D77BE">
        <w:t xml:space="preserve">systemów zajmujących się </w:t>
      </w:r>
      <w:r w:rsidR="004D39D0" w:rsidRPr="002D77BE">
        <w:t>interfejs</w:t>
      </w:r>
      <w:r w:rsidR="00A023D2" w:rsidRPr="002D77BE">
        <w:t>em</w:t>
      </w:r>
      <w:r w:rsidR="004D39D0" w:rsidRPr="002D77BE">
        <w:t xml:space="preserve"> użytkownika oraz logowani</w:t>
      </w:r>
      <w:r w:rsidR="00BF416B" w:rsidRPr="002D77BE">
        <w:t>em</w:t>
      </w:r>
      <w:r w:rsidR="00ED75F6" w:rsidRPr="002D77BE">
        <w:t xml:space="preserve"> wyników</w:t>
      </w:r>
      <w:r w:rsidR="004D39D0" w:rsidRPr="002D77BE">
        <w:t>.</w:t>
      </w:r>
      <w:r w:rsidR="005365D4" w:rsidRPr="002D77BE">
        <w:t xml:space="preserve"> Nieco innym przykładem jest struktura </w:t>
      </w:r>
      <w:r w:rsidR="005365D4" w:rsidRPr="00A27CC3">
        <w:rPr>
          <w:rStyle w:val="CodeinlineChar"/>
          <w:rFonts w:eastAsiaTheme="minorHAnsi"/>
        </w:rPr>
        <w:t>TickDataCollection</w:t>
      </w:r>
      <w:r w:rsidR="005365D4" w:rsidRPr="002D77BE">
        <w:t>, używana przez różne systemy</w:t>
      </w:r>
      <w:r w:rsidR="007B0D83">
        <w:t>. Struktura ta</w:t>
      </w:r>
      <w:r w:rsidR="005365D4" w:rsidRPr="002D77BE">
        <w:t xml:space="preserve"> zbiera dane statystyczne które mogłyby zostać utracone pod koniec klatki</w:t>
      </w:r>
      <w:r w:rsidR="002B454A">
        <w:t>. P</w:t>
      </w:r>
      <w:r w:rsidR="005365D4" w:rsidRPr="002D77BE">
        <w:t>rzykładowo</w:t>
      </w:r>
      <w:r w:rsidR="00B80F52">
        <w:t>:</w:t>
      </w:r>
      <w:r w:rsidR="005365D4" w:rsidRPr="002D77BE">
        <w:t xml:space="preserve"> określenie powodu śmierci agenta nie jest </w:t>
      </w:r>
      <w:r w:rsidR="009125BF" w:rsidRPr="002D77BE">
        <w:t>możliwe,</w:t>
      </w:r>
      <w:r w:rsidR="005365D4" w:rsidRPr="002D77BE">
        <w:t xml:space="preserve"> jeżeli ten agent został już zdealokowany</w:t>
      </w:r>
      <w:sdt>
        <w:sdtPr>
          <w:id w:val="1070776421"/>
          <w:citation/>
        </w:sdtPr>
        <w:sdtEndPr/>
        <w:sdtContent>
          <w:r w:rsidR="00FA5B7F" w:rsidRPr="002D77BE">
            <w:fldChar w:fldCharType="begin"/>
          </w:r>
          <w:r w:rsidR="00FA5B7F" w:rsidRPr="007F7251">
            <w:instrText xml:space="preserve"> CITATION Fil26 \l 2057 </w:instrText>
          </w:r>
          <w:r w:rsidR="00FA5B7F" w:rsidRPr="002D77BE">
            <w:fldChar w:fldCharType="separate"/>
          </w:r>
          <w:r w:rsidR="00E61687">
            <w:rPr>
              <w:noProof/>
            </w:rPr>
            <w:t xml:space="preserve"> </w:t>
          </w:r>
          <w:r w:rsidR="00E61687" w:rsidRPr="00E61687">
            <w:rPr>
              <w:noProof/>
            </w:rPr>
            <w:t>[3]</w:t>
          </w:r>
          <w:r w:rsidR="00FA5B7F" w:rsidRPr="002D77BE">
            <w:fldChar w:fldCharType="end"/>
          </w:r>
        </w:sdtContent>
      </w:sdt>
      <w:r w:rsidR="005365D4" w:rsidRPr="002D77BE">
        <w:t xml:space="preserve">. </w:t>
      </w:r>
    </w:p>
    <w:p w14:paraId="5D833BAA" w14:textId="37BEBCD8" w:rsidR="00614F1A" w:rsidRPr="002D77BE" w:rsidRDefault="002D41A1" w:rsidP="009C055B">
      <w:pPr>
        <w:spacing w:line="360" w:lineRule="auto"/>
      </w:pPr>
      <w:r w:rsidRPr="002D77BE">
        <w:t>W kontekście rejestru można znaleźć jeszcze jeden typ obiektów. Podobnie jak wcześniej omówione serwisy, nie wpasowują się one nigdzie w purystyczną definicje modelu ECS.</w:t>
      </w:r>
      <w:r w:rsidR="00376DDB" w:rsidRPr="002D77BE">
        <w:t xml:space="preserve"> Już na początku prac nad oprogramowaniem problematycznym elementem okazał się automat komórkowy stanowiący podstawę świata symulacji. Siatka automatu, zależna od danych wejściowych podanych przez użytkownika, może składać się z tysięcy komórek. Komórki same w sobie mają bardzo proste reguły przejścia o zerowym promieniu. Definicja tychże komórek jako encje w rejestrze byłaby bardzo nierozsądna pod względem optymalizacyjnym. </w:t>
      </w:r>
      <w:r w:rsidR="00614F1A" w:rsidRPr="002D77BE">
        <w:t>Rejestr ECS, pomimo bycia wydajnym, wprowadza dodatkowy narzut związany z zarządzaniem identyfikatorami i rozproszoną alokacją komponentów w pamięci</w:t>
      </w:r>
      <w:sdt>
        <w:sdtPr>
          <w:id w:val="-168487416"/>
          <w:citation/>
        </w:sdtPr>
        <w:sdtEndPr/>
        <w:sdtContent>
          <w:r w:rsidR="002F292D" w:rsidRPr="002D77BE">
            <w:fldChar w:fldCharType="begin"/>
          </w:r>
          <w:r w:rsidR="002F292D" w:rsidRPr="007F7251">
            <w:instrText xml:space="preserve"> CITATION ECSPerf \l 2057 </w:instrText>
          </w:r>
          <w:r w:rsidR="002F292D" w:rsidRPr="002D77BE">
            <w:fldChar w:fldCharType="separate"/>
          </w:r>
          <w:r w:rsidR="00E61687">
            <w:rPr>
              <w:noProof/>
            </w:rPr>
            <w:t xml:space="preserve"> </w:t>
          </w:r>
          <w:r w:rsidR="00E61687" w:rsidRPr="00E61687">
            <w:rPr>
              <w:noProof/>
            </w:rPr>
            <w:t>[4]</w:t>
          </w:r>
          <w:r w:rsidR="002F292D" w:rsidRPr="002D77BE">
            <w:fldChar w:fldCharType="end"/>
          </w:r>
        </w:sdtContent>
      </w:sdt>
      <w:r w:rsidR="00614F1A" w:rsidRPr="002D77BE">
        <w:t xml:space="preserve">. Znacznie lepszym rozwiązaniem jest umieszczenie tych komórek w pojedynczej, ciągłej tablicy i opakowanie jej w strukturę umieszczoną w kontekście rejestru co zapewnia lokalność danych (ang. </w:t>
      </w:r>
      <w:r w:rsidR="00614F1A" w:rsidRPr="002D77BE">
        <w:rPr>
          <w:i/>
          <w:iCs/>
        </w:rPr>
        <w:t>cache locality</w:t>
      </w:r>
      <w:r w:rsidR="00614F1A" w:rsidRPr="002D77BE">
        <w:t>) i zwiększa wydajność</w:t>
      </w:r>
      <w:sdt>
        <w:sdtPr>
          <w:id w:val="140326190"/>
          <w:citation/>
        </w:sdtPr>
        <w:sdtEndPr/>
        <w:sdtContent>
          <w:r w:rsidR="002F292D" w:rsidRPr="002D77BE">
            <w:fldChar w:fldCharType="begin"/>
          </w:r>
          <w:r w:rsidR="002F292D" w:rsidRPr="007F7251">
            <w:instrText xml:space="preserve"> CITATION ECSPerf \l 2057 </w:instrText>
          </w:r>
          <w:r w:rsidR="002F292D" w:rsidRPr="002D77BE">
            <w:fldChar w:fldCharType="separate"/>
          </w:r>
          <w:r w:rsidR="00E61687">
            <w:rPr>
              <w:noProof/>
            </w:rPr>
            <w:t xml:space="preserve"> </w:t>
          </w:r>
          <w:r w:rsidR="00E61687" w:rsidRPr="00E61687">
            <w:rPr>
              <w:noProof/>
            </w:rPr>
            <w:t>[4]</w:t>
          </w:r>
          <w:r w:rsidR="002F292D" w:rsidRPr="002D77BE">
            <w:fldChar w:fldCharType="end"/>
          </w:r>
        </w:sdtContent>
      </w:sdt>
      <w:r w:rsidR="00376DDB" w:rsidRPr="002D77BE">
        <w:t>. W tym konkretnym przypadku, w miarę rozrostu symulacji, struktura zmieniła się w klasę z dodatkową funkcjonalnością</w:t>
      </w:r>
      <w:sdt>
        <w:sdtPr>
          <w:id w:val="-1417540440"/>
          <w:citation/>
        </w:sdtPr>
        <w:sdtEndPr/>
        <w:sdtContent>
          <w:r w:rsidR="00FA5B7F" w:rsidRPr="002D77BE">
            <w:fldChar w:fldCharType="begin"/>
          </w:r>
          <w:r w:rsidR="00FA5B7F" w:rsidRPr="007F7251">
            <w:instrText xml:space="preserve"> CITATION Fil26 \l 2057 </w:instrText>
          </w:r>
          <w:r w:rsidR="00FA5B7F" w:rsidRPr="002D77BE">
            <w:fldChar w:fldCharType="separate"/>
          </w:r>
          <w:r w:rsidR="00E61687">
            <w:rPr>
              <w:noProof/>
            </w:rPr>
            <w:t xml:space="preserve"> </w:t>
          </w:r>
          <w:r w:rsidR="00E61687" w:rsidRPr="00E61687">
            <w:rPr>
              <w:noProof/>
            </w:rPr>
            <w:t>[3]</w:t>
          </w:r>
          <w:r w:rsidR="00FA5B7F" w:rsidRPr="002D77BE">
            <w:fldChar w:fldCharType="end"/>
          </w:r>
        </w:sdtContent>
      </w:sdt>
      <w:r w:rsidR="00376DDB" w:rsidRPr="002D77BE">
        <w:t xml:space="preserve">. </w:t>
      </w:r>
    </w:p>
    <w:p w14:paraId="3BBF9696" w14:textId="62EFFF16" w:rsidR="00D937C3" w:rsidRPr="002D77BE" w:rsidRDefault="00D937C3" w:rsidP="009C055B">
      <w:pPr>
        <w:spacing w:line="360" w:lineRule="auto"/>
      </w:pPr>
      <w:r w:rsidRPr="002D77BE">
        <w:t xml:space="preserve">Ze względu na to, że symulacja zawiera elementy losowości w postaci mutacji genetycznej, istotne było zapewnienie możliwie deterministycznego przebiegu obliczeń. Język C++ definiuje generatory takie jak </w:t>
      </w:r>
      <w:r w:rsidRPr="00A171F2">
        <w:rPr>
          <w:rStyle w:val="CodeinlineChar"/>
          <w:rFonts w:eastAsiaTheme="minorHAnsi"/>
        </w:rPr>
        <w:t>std::mt19937</w:t>
      </w:r>
      <w:r w:rsidRPr="002D77BE">
        <w:t xml:space="preserve">, mające możliwość odtworzenia dokładnie tych </w:t>
      </w:r>
      <w:r w:rsidRPr="002D77BE">
        <w:lastRenderedPageBreak/>
        <w:t xml:space="preserve">samych wyników, o ile programista jest w stanie zaopatrzyć je w to samo ziarno </w:t>
      </w:r>
      <w:sdt>
        <w:sdtPr>
          <w:id w:val="-909465877"/>
          <w:citation/>
        </w:sdtPr>
        <w:sdtEndPr/>
        <w:sdtContent>
          <w:r w:rsidRPr="002D77BE">
            <w:fldChar w:fldCharType="begin"/>
          </w:r>
          <w:r w:rsidRPr="007F7251">
            <w:instrText xml:space="preserve"> CITATION cpp26 \l 2057 </w:instrText>
          </w:r>
          <w:r w:rsidRPr="002D77BE">
            <w:fldChar w:fldCharType="separate"/>
          </w:r>
          <w:r w:rsidR="00E61687" w:rsidRPr="00E61687">
            <w:rPr>
              <w:noProof/>
            </w:rPr>
            <w:t>[18]</w:t>
          </w:r>
          <w:r w:rsidRPr="002D77BE">
            <w:fldChar w:fldCharType="end"/>
          </w:r>
        </w:sdtContent>
      </w:sdt>
      <w:r w:rsidRPr="002D77BE">
        <w:t xml:space="preserve">. Plik konfiguracyjny daje użytkownikowi możliwość przekazania tej wartości, natomiast umieszczona w kontekście rejestru klasa </w:t>
      </w:r>
      <w:r w:rsidRPr="00A27CC3">
        <w:rPr>
          <w:rStyle w:val="CodeinlineChar"/>
          <w:rFonts w:eastAsiaTheme="minorHAnsi"/>
        </w:rPr>
        <w:t>Randomizer</w:t>
      </w:r>
      <w:r w:rsidRPr="002D77BE">
        <w:t xml:space="preserve"> pozwala udostępnić deterministyczne źródło liczb pseudolosowych wszystkim systemom</w:t>
      </w:r>
      <w:r w:rsidR="00A84A0D">
        <w:t>, które tego potrzebują</w:t>
      </w:r>
      <w:r w:rsidR="000701F9">
        <w:t xml:space="preserve"> </w:t>
      </w:r>
      <w:r w:rsidRPr="002D77BE">
        <w:t>[1].</w:t>
      </w:r>
      <w:r w:rsidRPr="002D77BE">
        <w:br/>
        <w:t xml:space="preserve">Należy jednak podkreślić, że pełna deterministyczność całej symulacji jest ograniczona przez własności arytmetyki zmiennoprzecinkowej. Standard </w:t>
      </w:r>
      <w:r w:rsidRPr="007F7251">
        <w:rPr>
          <w:i/>
        </w:rPr>
        <w:t>C++</w:t>
      </w:r>
      <w:r w:rsidRPr="002D77BE">
        <w:t xml:space="preserve"> nie gwarantuje bitowo identycznych wyników operacji na liczbach typu </w:t>
      </w:r>
      <w:r w:rsidRPr="00A171F2">
        <w:rPr>
          <w:rStyle w:val="CodeinlineChar"/>
          <w:rFonts w:eastAsiaTheme="minorHAnsi"/>
        </w:rPr>
        <w:t>float</w:t>
      </w:r>
      <w:r w:rsidRPr="002D77BE">
        <w:t xml:space="preserve"> i </w:t>
      </w:r>
      <w:r w:rsidRPr="00A171F2">
        <w:rPr>
          <w:rStyle w:val="CodeinlineChar"/>
          <w:rFonts w:eastAsiaTheme="minorHAnsi"/>
        </w:rPr>
        <w:t>double</w:t>
      </w:r>
      <w:r w:rsidRPr="006B0B91">
        <w:t xml:space="preserve"> </w:t>
      </w:r>
      <w:r w:rsidRPr="002D77BE">
        <w:t>między różnymi platformami sprzętowymi ani przy odmiennych ustawieniach kompilatora (np. poziomach optymalizacji, wykorzystaniu instrukcji wektorowych czy FMA)</w:t>
      </w:r>
      <w:sdt>
        <w:sdtPr>
          <w:id w:val="1803807454"/>
          <w:citation/>
        </w:sdtPr>
        <w:sdtEndPr/>
        <w:sdtContent>
          <w:r w:rsidRPr="002D77BE">
            <w:fldChar w:fldCharType="begin"/>
          </w:r>
          <w:r w:rsidRPr="007F7251">
            <w:instrText xml:space="preserve"> CITATION cpp26 \l 2057 </w:instrText>
          </w:r>
          <w:r w:rsidRPr="002D77BE">
            <w:fldChar w:fldCharType="separate"/>
          </w:r>
          <w:r w:rsidR="00E61687">
            <w:rPr>
              <w:noProof/>
            </w:rPr>
            <w:t xml:space="preserve"> </w:t>
          </w:r>
          <w:r w:rsidR="00E61687" w:rsidRPr="00E61687">
            <w:rPr>
              <w:noProof/>
            </w:rPr>
            <w:t>[18]</w:t>
          </w:r>
          <w:r w:rsidRPr="002D77BE">
            <w:fldChar w:fldCharType="end"/>
          </w:r>
        </w:sdtContent>
      </w:sdt>
      <w:sdt>
        <w:sdtPr>
          <w:id w:val="680550623"/>
          <w:citation/>
        </w:sdtPr>
        <w:sdtEndPr/>
        <w:sdtContent>
          <w:r w:rsidRPr="002D77BE">
            <w:fldChar w:fldCharType="begin"/>
          </w:r>
          <w:r w:rsidRPr="007F7251">
            <w:instrText xml:space="preserve"> CITATION IEE19 \l 2057 </w:instrText>
          </w:r>
          <w:r w:rsidRPr="002D77BE">
            <w:fldChar w:fldCharType="separate"/>
          </w:r>
          <w:r w:rsidR="00E61687">
            <w:rPr>
              <w:noProof/>
            </w:rPr>
            <w:t xml:space="preserve"> </w:t>
          </w:r>
          <w:r w:rsidR="00E61687" w:rsidRPr="00E61687">
            <w:rPr>
              <w:noProof/>
            </w:rPr>
            <w:t>[19]</w:t>
          </w:r>
          <w:r w:rsidRPr="002D77BE">
            <w:fldChar w:fldCharType="end"/>
          </w:r>
        </w:sdtContent>
      </w:sdt>
      <w:r w:rsidR="00BF2222" w:rsidRPr="002D77BE">
        <w:t xml:space="preserve"> </w:t>
      </w:r>
      <w:sdt>
        <w:sdtPr>
          <w:id w:val="334507894"/>
          <w:citation/>
        </w:sdtPr>
        <w:sdtEndPr/>
        <w:sdtContent>
          <w:r w:rsidR="00BF2222" w:rsidRPr="002D77BE">
            <w:fldChar w:fldCharType="begin"/>
          </w:r>
          <w:r w:rsidR="00BF2222" w:rsidRPr="007F7251">
            <w:instrText xml:space="preserve"> CITATION LLV261 \l 2057 </w:instrText>
          </w:r>
          <w:r w:rsidR="00BF2222" w:rsidRPr="002D77BE">
            <w:fldChar w:fldCharType="separate"/>
          </w:r>
          <w:r w:rsidR="00E61687" w:rsidRPr="00E61687">
            <w:rPr>
              <w:noProof/>
            </w:rPr>
            <w:t>[20]</w:t>
          </w:r>
          <w:r w:rsidR="00BF2222" w:rsidRPr="002D77BE">
            <w:fldChar w:fldCharType="end"/>
          </w:r>
        </w:sdtContent>
      </w:sdt>
      <w:r w:rsidRPr="002D77BE">
        <w:t>. W praktyce oznacza to, że</w:t>
      </w:r>
      <w:r w:rsidRPr="00D937C3">
        <w:t xml:space="preserve"> </w:t>
      </w:r>
      <w:r w:rsidRPr="002D77BE">
        <w:t>model zachowuje się deterministycznie w obrębie tej samej konfiguracji sprzęt–kompilator, natomiast wyniki nie muszą być w pełni odtwarzalne na innych architekturach lub przy innej konfiguracji procesu kompilacji.</w:t>
      </w:r>
    </w:p>
    <w:p w14:paraId="331BC7F0" w14:textId="131F0F78" w:rsidR="004154EB" w:rsidRPr="002D77BE" w:rsidRDefault="001A2DFC" w:rsidP="004154EB">
      <w:pPr>
        <w:pStyle w:val="Heading3"/>
      </w:pPr>
      <w:bookmarkStart w:id="482" w:name="_Toc219154075"/>
      <w:bookmarkStart w:id="483" w:name="_Toc219232943"/>
      <w:bookmarkStart w:id="484" w:name="_Toc219827857"/>
      <w:r w:rsidRPr="002D77BE">
        <w:t>K</w:t>
      </w:r>
      <w:r w:rsidR="004154EB" w:rsidRPr="002D77BE">
        <w:t>onfiguracja aplikacji</w:t>
      </w:r>
      <w:r w:rsidRPr="002D77BE">
        <w:t xml:space="preserve"> i </w:t>
      </w:r>
      <w:r w:rsidR="00767796" w:rsidRPr="002D77BE">
        <w:t>i</w:t>
      </w:r>
      <w:r w:rsidRPr="002D77BE">
        <w:t>nterfejsy wejścia/wyjścia</w:t>
      </w:r>
      <w:bookmarkEnd w:id="482"/>
      <w:bookmarkEnd w:id="483"/>
      <w:bookmarkEnd w:id="484"/>
    </w:p>
    <w:p w14:paraId="664ACED8" w14:textId="4474F87E" w:rsidR="004154EB" w:rsidRPr="002D77BE" w:rsidRDefault="004154EB" w:rsidP="004154EB">
      <w:pPr>
        <w:spacing w:line="360" w:lineRule="auto"/>
      </w:pPr>
      <w:r w:rsidRPr="002D77BE">
        <w:t>Warstwa odpowiedzialna za komunikację z użytkownikiem została zaprojektowana tak aby wspierać automatyzację badań oraz elastyczność w definiowaniu warunków początkowych</w:t>
      </w:r>
      <w:sdt>
        <w:sdtPr>
          <w:id w:val="-1605726910"/>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E61687">
            <w:rPr>
              <w:noProof/>
            </w:rPr>
            <w:t xml:space="preserve"> </w:t>
          </w:r>
          <w:r w:rsidR="00E61687" w:rsidRPr="00E61687">
            <w:rPr>
              <w:noProof/>
            </w:rPr>
            <w:t>[3]</w:t>
          </w:r>
          <w:r w:rsidR="004134BA" w:rsidRPr="002D77BE">
            <w:fldChar w:fldCharType="end"/>
          </w:r>
        </w:sdtContent>
      </w:sdt>
      <w:r w:rsidRPr="002D77BE">
        <w:t xml:space="preserve">. </w:t>
      </w:r>
    </w:p>
    <w:p w14:paraId="7AB96131" w14:textId="418FAE46" w:rsidR="00801CB3" w:rsidRPr="002D77BE" w:rsidRDefault="004154EB" w:rsidP="004154EB">
      <w:pPr>
        <w:spacing w:line="360" w:lineRule="auto"/>
      </w:pPr>
      <w:r w:rsidRPr="002D77BE">
        <w:t xml:space="preserve">Konfiguracja aplikacji następuje w trzech krokach. Do obsługi parametrów linii komend wykorzystano bibliotekę </w:t>
      </w:r>
      <w:r w:rsidRPr="007F7251">
        <w:t>CLI11</w:t>
      </w:r>
      <w:sdt>
        <w:sdtPr>
          <w:id w:val="-1458714547"/>
          <w:citation/>
        </w:sdtPr>
        <w:sdtEndPr/>
        <w:sdtContent>
          <w:r w:rsidRPr="002D77BE">
            <w:fldChar w:fldCharType="begin"/>
          </w:r>
          <w:r w:rsidRPr="007F7251">
            <w:instrText xml:space="preserve"> CITATION Hen26 \l 2057 </w:instrText>
          </w:r>
          <w:r w:rsidRPr="002D77BE">
            <w:fldChar w:fldCharType="separate"/>
          </w:r>
          <w:r w:rsidR="00E61687">
            <w:rPr>
              <w:noProof/>
            </w:rPr>
            <w:t xml:space="preserve"> </w:t>
          </w:r>
          <w:r w:rsidR="00E61687" w:rsidRPr="00E61687">
            <w:rPr>
              <w:noProof/>
            </w:rPr>
            <w:t>[9]</w:t>
          </w:r>
          <w:r w:rsidRPr="002D77BE">
            <w:fldChar w:fldCharType="end"/>
          </w:r>
        </w:sdtContent>
      </w:sdt>
      <w:r w:rsidR="00EF6CE7" w:rsidRPr="002D77BE">
        <w:t>. Zdefiniowanych jest kilka podstawowych parametrów</w:t>
      </w:r>
      <w:r w:rsidR="004134BA" w:rsidRPr="002D77BE">
        <w:t xml:space="preserve">, w tym </w:t>
      </w:r>
      <w:r w:rsidR="00EF6CE7" w:rsidRPr="002D77BE">
        <w:t xml:space="preserve">opcja </w:t>
      </w:r>
      <w:r w:rsidR="00EF6CE7" w:rsidRPr="00A27CC3">
        <w:rPr>
          <w:rStyle w:val="CodeinlineChar"/>
          <w:rFonts w:eastAsiaTheme="minorHAnsi"/>
        </w:rPr>
        <w:t>--help</w:t>
      </w:r>
      <w:r w:rsidR="00EF6CE7" w:rsidRPr="002D77BE">
        <w:t xml:space="preserve"> oferująca pomoc użytkownikowi. Parametrem wymaganym do inicjalizacji aplikacji jest </w:t>
      </w:r>
      <w:r w:rsidR="001B2EDE" w:rsidRPr="00A27CC3">
        <w:rPr>
          <w:rStyle w:val="CodeinlineChar"/>
          <w:rFonts w:eastAsiaTheme="minorHAnsi"/>
        </w:rPr>
        <w:t>–</w:t>
      </w:r>
      <w:r w:rsidR="00EF6CE7" w:rsidRPr="00A27CC3">
        <w:rPr>
          <w:rStyle w:val="CodeinlineChar"/>
          <w:rFonts w:eastAsiaTheme="minorHAnsi"/>
        </w:rPr>
        <w:t>preset</w:t>
      </w:r>
      <w:r w:rsidR="001B2EDE">
        <w:t xml:space="preserve">, która </w:t>
      </w:r>
      <w:r w:rsidR="00EF6CE7" w:rsidRPr="002D77BE">
        <w:t xml:space="preserve">służy do wskazania pliku konfiguracyjnego w formacie </w:t>
      </w:r>
      <w:r w:rsidR="00B058A0">
        <w:t>JSON</w:t>
      </w:r>
      <w:r w:rsidR="00EF6CE7" w:rsidRPr="002D77BE">
        <w:t>.</w:t>
      </w:r>
      <w:r w:rsidR="00801CB3" w:rsidRPr="002D77BE">
        <w:t xml:space="preserve"> </w:t>
      </w:r>
    </w:p>
    <w:p w14:paraId="25E09440" w14:textId="52388BA4" w:rsidR="00801CB3" w:rsidRPr="002D77BE" w:rsidRDefault="00EF6CE7" w:rsidP="004154EB">
      <w:pPr>
        <w:spacing w:line="360" w:lineRule="auto"/>
      </w:pPr>
      <w:r w:rsidRPr="002D77BE">
        <w:t>Plik konfiguracyjny zawiera kilkadziesiąt różnych opcji pozwalających na modyfikacje symulacji. Opcje te pozwalają na zmianę rzeczy takich jak</w:t>
      </w:r>
      <w:r w:rsidR="00801CB3" w:rsidRPr="002D77BE">
        <w:t>:</w:t>
      </w:r>
    </w:p>
    <w:p w14:paraId="7A7CA862" w14:textId="68A36F45" w:rsidR="00801CB3" w:rsidRPr="002D77BE" w:rsidRDefault="003A7ECC">
      <w:pPr>
        <w:pStyle w:val="ListParagraph"/>
        <w:numPr>
          <w:ilvl w:val="0"/>
          <w:numId w:val="12"/>
        </w:numPr>
        <w:spacing w:line="360" w:lineRule="auto"/>
      </w:pPr>
      <w:r>
        <w:t>lokalizacje</w:t>
      </w:r>
      <w:r w:rsidR="00801CB3" w:rsidRPr="002D77BE">
        <w:t xml:space="preserve"> definic</w:t>
      </w:r>
      <w:r>
        <w:t xml:space="preserve">ji </w:t>
      </w:r>
      <w:r w:rsidR="00801CB3" w:rsidRPr="002D77BE">
        <w:t>siatki automatu komórkowego,</w:t>
      </w:r>
    </w:p>
    <w:p w14:paraId="4DC89C32" w14:textId="6F37ED69" w:rsidR="00801CB3" w:rsidRPr="002D77BE" w:rsidRDefault="00801CB3">
      <w:pPr>
        <w:pStyle w:val="ListParagraph"/>
        <w:numPr>
          <w:ilvl w:val="0"/>
          <w:numId w:val="12"/>
        </w:numPr>
        <w:spacing w:line="360" w:lineRule="auto"/>
      </w:pPr>
      <w:r w:rsidRPr="002D77BE">
        <w:t xml:space="preserve">docelowy </w:t>
      </w:r>
      <w:r w:rsidR="00EF6CE7" w:rsidRPr="002D77BE">
        <w:t xml:space="preserve">katalog </w:t>
      </w:r>
      <w:r w:rsidRPr="002D77BE">
        <w:t>na wyniki</w:t>
      </w:r>
      <w:r w:rsidR="00EF6CE7" w:rsidRPr="002D77BE">
        <w:t xml:space="preserve">, </w:t>
      </w:r>
    </w:p>
    <w:p w14:paraId="06694079" w14:textId="77777777" w:rsidR="00801CB3" w:rsidRPr="002D77BE" w:rsidRDefault="00EF6CE7">
      <w:pPr>
        <w:pStyle w:val="ListParagraph"/>
        <w:numPr>
          <w:ilvl w:val="0"/>
          <w:numId w:val="12"/>
        </w:numPr>
        <w:spacing w:line="360" w:lineRule="auto"/>
      </w:pPr>
      <w:r w:rsidRPr="002D77BE">
        <w:t xml:space="preserve">logowanie danych, </w:t>
      </w:r>
    </w:p>
    <w:p w14:paraId="473C3A86" w14:textId="77777777" w:rsidR="00801CB3" w:rsidRPr="002D77BE" w:rsidRDefault="00801CB3">
      <w:pPr>
        <w:pStyle w:val="ListParagraph"/>
        <w:numPr>
          <w:ilvl w:val="0"/>
          <w:numId w:val="12"/>
        </w:numPr>
        <w:spacing w:line="360" w:lineRule="auto"/>
      </w:pPr>
      <w:r w:rsidRPr="002D77BE">
        <w:t>ziarno dla generatora liczb losowych</w:t>
      </w:r>
      <w:r w:rsidR="00EF6CE7" w:rsidRPr="002D77BE">
        <w:t xml:space="preserve">, </w:t>
      </w:r>
    </w:p>
    <w:p w14:paraId="062D4CFB" w14:textId="51182D59" w:rsidR="00801CB3" w:rsidRPr="002D77BE" w:rsidRDefault="00CE4EA3">
      <w:pPr>
        <w:pStyle w:val="ListParagraph"/>
        <w:numPr>
          <w:ilvl w:val="0"/>
          <w:numId w:val="12"/>
        </w:numPr>
        <w:spacing w:line="360" w:lineRule="auto"/>
      </w:pPr>
      <w:r w:rsidRPr="002D77BE">
        <w:t>liczba</w:t>
      </w:r>
      <w:r w:rsidR="00EF6CE7" w:rsidRPr="002D77BE">
        <w:t xml:space="preserve"> iteracji do zasymulowania, </w:t>
      </w:r>
    </w:p>
    <w:p w14:paraId="280C5EE9" w14:textId="77777777" w:rsidR="00801CB3" w:rsidRPr="002D77BE" w:rsidRDefault="00EF6CE7">
      <w:pPr>
        <w:pStyle w:val="ListParagraph"/>
        <w:numPr>
          <w:ilvl w:val="0"/>
          <w:numId w:val="12"/>
        </w:numPr>
        <w:spacing w:line="360" w:lineRule="auto"/>
      </w:pPr>
      <w:r w:rsidRPr="002D77BE">
        <w:t>zmianę niemal wszystkich parametrów symulacyjnych</w:t>
      </w:r>
      <w:r w:rsidR="00801CB3" w:rsidRPr="002D77BE">
        <w:t>, w tym:</w:t>
      </w:r>
    </w:p>
    <w:p w14:paraId="46E151E7" w14:textId="77777777" w:rsidR="00801CB3" w:rsidRPr="002D77BE" w:rsidRDefault="00801CB3">
      <w:pPr>
        <w:pStyle w:val="ListParagraph"/>
        <w:numPr>
          <w:ilvl w:val="1"/>
          <w:numId w:val="12"/>
        </w:numPr>
        <w:spacing w:line="360" w:lineRule="auto"/>
      </w:pPr>
      <w:r w:rsidRPr="002D77BE">
        <w:t xml:space="preserve">startowych genów, </w:t>
      </w:r>
    </w:p>
    <w:p w14:paraId="4EC21BB5" w14:textId="77777777" w:rsidR="00801CB3" w:rsidRPr="002D77BE" w:rsidRDefault="00801CB3">
      <w:pPr>
        <w:pStyle w:val="ListParagraph"/>
        <w:numPr>
          <w:ilvl w:val="1"/>
          <w:numId w:val="12"/>
        </w:numPr>
        <w:spacing w:line="360" w:lineRule="auto"/>
      </w:pPr>
      <w:r w:rsidRPr="002D77BE">
        <w:t xml:space="preserve">ustawień rozrostu wegetacji, </w:t>
      </w:r>
    </w:p>
    <w:p w14:paraId="19D94251" w14:textId="77777777" w:rsidR="00801CB3" w:rsidRPr="002D77BE" w:rsidRDefault="00801CB3">
      <w:pPr>
        <w:pStyle w:val="ListParagraph"/>
        <w:numPr>
          <w:ilvl w:val="1"/>
          <w:numId w:val="12"/>
        </w:numPr>
        <w:spacing w:line="360" w:lineRule="auto"/>
      </w:pPr>
      <w:r w:rsidRPr="002D77BE">
        <w:t>wpływu środowiska na agentów,</w:t>
      </w:r>
    </w:p>
    <w:p w14:paraId="7F30AE60" w14:textId="726F6FC4" w:rsidR="00801CB3" w:rsidRPr="002D77BE" w:rsidRDefault="00801CB3">
      <w:pPr>
        <w:pStyle w:val="ListParagraph"/>
        <w:numPr>
          <w:ilvl w:val="1"/>
          <w:numId w:val="12"/>
        </w:numPr>
        <w:spacing w:line="360" w:lineRule="auto"/>
      </w:pPr>
      <w:r w:rsidRPr="002D77BE">
        <w:t xml:space="preserve">różnych innych modyfikatorów. </w:t>
      </w:r>
    </w:p>
    <w:p w14:paraId="30B06CB0" w14:textId="17087C4E" w:rsidR="00801CB3" w:rsidRPr="002D77BE" w:rsidRDefault="007D5548" w:rsidP="00801CB3">
      <w:pPr>
        <w:spacing w:line="360" w:lineRule="auto"/>
      </w:pPr>
      <w:r w:rsidRPr="002D77BE">
        <w:lastRenderedPageBreak/>
        <w:t xml:space="preserve">Plik wczytywany jest z pomocą biblioteki nlohmann/json </w:t>
      </w:r>
      <w:sdt>
        <w:sdtPr>
          <w:id w:val="900947962"/>
          <w:citation/>
        </w:sdtPr>
        <w:sdtEndPr/>
        <w:sdtContent>
          <w:r w:rsidRPr="002D77BE">
            <w:fldChar w:fldCharType="begin"/>
          </w:r>
          <w:r w:rsidRPr="007F7251">
            <w:instrText xml:space="preserve"> CITATION Nie26 \l 2057 </w:instrText>
          </w:r>
          <w:r w:rsidRPr="002D77BE">
            <w:fldChar w:fldCharType="separate"/>
          </w:r>
          <w:r w:rsidR="00E61687" w:rsidRPr="00E61687">
            <w:rPr>
              <w:noProof/>
            </w:rPr>
            <w:t>[10]</w:t>
          </w:r>
          <w:r w:rsidRPr="002D77BE">
            <w:fldChar w:fldCharType="end"/>
          </w:r>
        </w:sdtContent>
      </w:sdt>
      <w:r w:rsidRPr="002D77BE">
        <w:t xml:space="preserve">. Zapisane w </w:t>
      </w:r>
      <w:r w:rsidR="00DB30EE">
        <w:t>pliku</w:t>
      </w:r>
      <w:r w:rsidRPr="002D77BE">
        <w:t xml:space="preserve"> opcje są parsowane i </w:t>
      </w:r>
      <w:r w:rsidR="004134BA" w:rsidRPr="002D77BE">
        <w:t>tłumaczone</w:t>
      </w:r>
      <w:r w:rsidRPr="002D77BE">
        <w:t xml:space="preserve"> na wewnętrzną reprezentacj</w:t>
      </w:r>
      <w:r w:rsidR="00CE4EA3" w:rsidRPr="002D77BE">
        <w:t>ę</w:t>
      </w:r>
      <w:r w:rsidR="00DB30EE">
        <w:t xml:space="preserve"> </w:t>
      </w:r>
      <w:r w:rsidR="001E3026">
        <w:t xml:space="preserve">w </w:t>
      </w:r>
      <w:r w:rsidRPr="002D77BE">
        <w:t>obiek</w:t>
      </w:r>
      <w:r w:rsidR="001E3026">
        <w:t>cie</w:t>
      </w:r>
      <w:r w:rsidRPr="002D77BE">
        <w:t xml:space="preserve"> kontekstowy</w:t>
      </w:r>
      <w:r w:rsidR="001E3026">
        <w:t>m</w:t>
      </w:r>
      <w:r w:rsidRPr="002D77BE">
        <w:t xml:space="preserve"> </w:t>
      </w:r>
      <w:r w:rsidRPr="00A27CC3">
        <w:rPr>
          <w:rStyle w:val="CodeinlineChar"/>
          <w:rFonts w:eastAsiaTheme="minorHAnsi"/>
        </w:rPr>
        <w:t>Preset</w:t>
      </w:r>
      <w:r w:rsidRPr="002D77BE">
        <w:t xml:space="preserve">. Jeżeli dane są niekompletne lub format jest niepoprawny to program zgłosi błąd i zatrzyma inicjalizacje aplikacji. </w:t>
      </w:r>
      <w:r w:rsidR="00801CB3" w:rsidRPr="002D77BE">
        <w:t>Podejście z niezależnym plikiem konfiguracyjnym pozwala na wersjonowanie ustawień i szybkie przełączanie się pomiędzy różnymi scenariuszami badawczymi bez potrzeby rekompilacji kodu</w:t>
      </w:r>
      <w:r w:rsidR="004134BA" w:rsidRPr="002D77BE">
        <w:t xml:space="preserve"> </w:t>
      </w:r>
      <w:sdt>
        <w:sdtPr>
          <w:id w:val="644634962"/>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E61687" w:rsidRPr="00E61687">
            <w:rPr>
              <w:noProof/>
            </w:rPr>
            <w:t>[3]</w:t>
          </w:r>
          <w:r w:rsidR="004134BA" w:rsidRPr="002D77BE">
            <w:fldChar w:fldCharType="end"/>
          </w:r>
        </w:sdtContent>
      </w:sdt>
      <w:r w:rsidR="00801CB3" w:rsidRPr="002D77BE">
        <w:t>.</w:t>
      </w:r>
    </w:p>
    <w:p w14:paraId="0CCDC326" w14:textId="08A2E8B4" w:rsidR="00801CB3" w:rsidRPr="002D77BE" w:rsidRDefault="00801CB3" w:rsidP="00801CB3">
      <w:pPr>
        <w:spacing w:line="360" w:lineRule="auto"/>
      </w:pPr>
      <w:r w:rsidRPr="002D77BE">
        <w:t xml:space="preserve">Środowisko symulacji jest wczytywane z zestawu obrazków w formacie </w:t>
      </w:r>
      <w:r w:rsidR="00B70023" w:rsidRPr="00B70023">
        <w:t>PNG</w:t>
      </w:r>
      <w:r w:rsidR="004134BA" w:rsidRPr="002D77BE">
        <w:t xml:space="preserve">, z pomocą biblioteki </w:t>
      </w:r>
      <w:r w:rsidR="004134BA" w:rsidRPr="007F7251">
        <w:t>stb</w:t>
      </w:r>
      <w:r w:rsidR="004134BA" w:rsidRPr="007F7251">
        <w:rPr>
          <w:i/>
        </w:rPr>
        <w:t>_</w:t>
      </w:r>
      <w:r w:rsidR="004134BA" w:rsidRPr="007F7251">
        <w:t>image</w:t>
      </w:r>
      <w:sdt>
        <w:sdtPr>
          <w:rPr>
            <w:i/>
          </w:rPr>
          <w:id w:val="1027835262"/>
          <w:citation/>
        </w:sdtPr>
        <w:sdtEndPr/>
        <w:sdtContent>
          <w:r w:rsidR="004134BA" w:rsidRPr="007F7251">
            <w:rPr>
              <w:i/>
            </w:rPr>
            <w:fldChar w:fldCharType="begin"/>
          </w:r>
          <w:r w:rsidR="004134BA" w:rsidRPr="007F7251">
            <w:instrText xml:space="preserve"> CITATION Sea26 \l 2057 </w:instrText>
          </w:r>
          <w:r w:rsidR="004134BA" w:rsidRPr="007F7251">
            <w:rPr>
              <w:i/>
            </w:rPr>
            <w:fldChar w:fldCharType="separate"/>
          </w:r>
          <w:r w:rsidR="00E61687">
            <w:rPr>
              <w:noProof/>
            </w:rPr>
            <w:t xml:space="preserve"> </w:t>
          </w:r>
          <w:r w:rsidR="00E61687" w:rsidRPr="00E61687">
            <w:rPr>
              <w:noProof/>
            </w:rPr>
            <w:t>[21]</w:t>
          </w:r>
          <w:r w:rsidR="004134BA" w:rsidRPr="007F7251">
            <w:rPr>
              <w:i/>
            </w:rPr>
            <w:fldChar w:fldCharType="end"/>
          </w:r>
        </w:sdtContent>
      </w:sdt>
      <w:r w:rsidRPr="002D77BE">
        <w:t xml:space="preserve">. Oprogramowanie sprawdza zawartość katalogu wskazanego w pliku konfiguracyjnym </w:t>
      </w:r>
      <w:r w:rsidR="00925598" w:rsidRPr="002D77BE">
        <w:t>i wyszukuje w nim cztery mapy w postaci obrazków:</w:t>
      </w:r>
    </w:p>
    <w:p w14:paraId="3D9752CC" w14:textId="6357F075"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temperature.png</w:t>
      </w:r>
      <w:r w:rsidRPr="002D77BE">
        <w:t xml:space="preserve"> – definiuje temperaturę każdej komórki siatki, </w:t>
      </w:r>
    </w:p>
    <w:p w14:paraId="2739871D" w14:textId="334A39B3"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humidity.png</w:t>
      </w:r>
      <w:r w:rsidRPr="002925DE">
        <w:t xml:space="preserve"> </w:t>
      </w:r>
      <w:r w:rsidRPr="002D77BE">
        <w:t xml:space="preserve">– definiuje wilgotność każdej komórki siatki, </w:t>
      </w:r>
    </w:p>
    <w:p w14:paraId="4E041C4F" w14:textId="39B33B04"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elevation.png</w:t>
      </w:r>
      <w:r w:rsidRPr="002D77BE">
        <w:t xml:space="preserve"> – definiuje elewacje każdej komórki siatki, </w:t>
      </w:r>
    </w:p>
    <w:p w14:paraId="4A3325AF" w14:textId="4368CC28" w:rsidR="00925598" w:rsidRPr="002D77BE" w:rsidRDefault="00925598">
      <w:pPr>
        <w:pStyle w:val="ListParagraph"/>
        <w:numPr>
          <w:ilvl w:val="0"/>
          <w:numId w:val="13"/>
        </w:numPr>
        <w:spacing w:line="360" w:lineRule="auto"/>
        <w:rPr>
          <w:b/>
          <w:bCs/>
          <w:i/>
          <w:iCs/>
        </w:rPr>
      </w:pPr>
      <w:r w:rsidRPr="00A27CC3">
        <w:rPr>
          <w:rStyle w:val="CodeinlineChar"/>
          <w:rFonts w:eastAsiaTheme="minorHAnsi"/>
        </w:rPr>
        <w:t>population.png</w:t>
      </w:r>
      <w:r w:rsidRPr="002D77BE">
        <w:t xml:space="preserve"> – definiuje populacj</w:t>
      </w:r>
      <w:r w:rsidR="00D022B1">
        <w:t>ę</w:t>
      </w:r>
      <w:r w:rsidRPr="002D77BE">
        <w:t xml:space="preserve"> startową każdej komórki siatki. </w:t>
      </w:r>
    </w:p>
    <w:p w14:paraId="5F808C91" w14:textId="0856A5BA" w:rsidR="00F14493" w:rsidRPr="002D77BE" w:rsidRDefault="00925598" w:rsidP="00925598">
      <w:pPr>
        <w:spacing w:line="360" w:lineRule="auto"/>
      </w:pPr>
      <w:r w:rsidRPr="002D77BE">
        <w:t xml:space="preserve">Program oczekuje, że wszystkie obrazki będą w ośmiobitowej skali szarości (ang. </w:t>
      </w:r>
      <w:r w:rsidRPr="002D77BE">
        <w:rPr>
          <w:i/>
          <w:iCs/>
        </w:rPr>
        <w:t>grayscale</w:t>
      </w:r>
      <w:r w:rsidRPr="002D77BE">
        <w:t>)</w:t>
      </w:r>
      <w:r w:rsidR="00F14493" w:rsidRPr="002D77BE">
        <w:t xml:space="preserve">. </w:t>
      </w:r>
      <w:r w:rsidRPr="002D77BE">
        <w:t xml:space="preserve">Wartości </w:t>
      </w:r>
      <w:r w:rsidR="00F14493" w:rsidRPr="002D77BE">
        <w:t xml:space="preserve">pikseli </w:t>
      </w:r>
      <w:r w:rsidRPr="002D77BE">
        <w:t>następnie mapowane są na wewnętrzna reprezentacj</w:t>
      </w:r>
      <w:r w:rsidR="00CE4EA3" w:rsidRPr="002D77BE">
        <w:t>ę</w:t>
      </w:r>
      <w:r w:rsidRPr="002D77BE">
        <w:t xml:space="preserve"> tych atrybutów</w:t>
      </w:r>
      <w:r w:rsidR="004134BA" w:rsidRPr="002D77BE">
        <w:t>,</w:t>
      </w:r>
      <w:r w:rsidRPr="002D77BE">
        <w:t xml:space="preserve"> na podstawie których tworzone są komórki. Oczekuje się, że wartości pojedynczego piksela </w:t>
      </w:r>
      <w:r w:rsidR="004134BA" w:rsidRPr="002D77BE">
        <w:t>będzie znajdować się</w:t>
      </w:r>
      <w:r w:rsidRPr="002D77BE">
        <w:t xml:space="preserve"> w przedziale </w:t>
      </w:r>
      <w:r w:rsidRPr="00A27CC3">
        <w:rPr>
          <w:rStyle w:val="CodeinlineChar"/>
          <w:rFonts w:eastAsiaTheme="minorHAnsi"/>
        </w:rPr>
        <w:t>&lt;0,255&gt;</w:t>
      </w:r>
      <w:r w:rsidRPr="002D77BE">
        <w:t xml:space="preserve">, z wartością </w:t>
      </w:r>
      <w:r w:rsidR="00DB1601">
        <w:t>zero</w:t>
      </w:r>
      <w:r w:rsidRPr="002D77BE">
        <w:t xml:space="preserve"> oznaczająca kolor w pełni czarny. Program </w:t>
      </w:r>
      <w:r w:rsidR="00CA3703" w:rsidRPr="002D77BE">
        <w:t>tłumaczy</w:t>
      </w:r>
      <w:r w:rsidRPr="002D77BE">
        <w:t xml:space="preserve"> </w:t>
      </w:r>
      <w:r w:rsidR="004134BA" w:rsidRPr="002D77BE">
        <w:t xml:space="preserve">piksele </w:t>
      </w:r>
      <w:r w:rsidRPr="002D77BE">
        <w:t xml:space="preserve">na liczby zmiennoprzecinkowe w przedziale </w:t>
      </w:r>
      <w:r w:rsidRPr="00A27CC3">
        <w:rPr>
          <w:rStyle w:val="CodeinlineChar"/>
          <w:rFonts w:eastAsiaTheme="minorHAnsi"/>
        </w:rPr>
        <w:t>&lt;0,1&gt;</w:t>
      </w:r>
      <w:r w:rsidR="00F14493" w:rsidRPr="002D77BE">
        <w:t>. Im intensywniejsza czerń piksela tym większa będzie wartość danego atrybutu odpowiadającej mu komórki. Jedynym wyjątkiem jest populacja, gdzie zastosowano uproszczenie</w:t>
      </w:r>
      <w:r w:rsidR="003323E1">
        <w:t>. P</w:t>
      </w:r>
      <w:r w:rsidR="004134BA" w:rsidRPr="002D77BE">
        <w:t>iksel</w:t>
      </w:r>
      <w:r w:rsidR="00F14493" w:rsidRPr="002D77BE">
        <w:t xml:space="preserve"> </w:t>
      </w:r>
      <w:r w:rsidR="00CA3703" w:rsidRPr="002D77BE">
        <w:t xml:space="preserve">o maksymalnej intensywności </w:t>
      </w:r>
      <w:r w:rsidR="00F14493" w:rsidRPr="002D77BE">
        <w:t xml:space="preserve">odpowiada </w:t>
      </w:r>
      <w:r w:rsidR="00CA3703" w:rsidRPr="002D77BE">
        <w:t xml:space="preserve">instancjowaniu pojedynczego </w:t>
      </w:r>
      <w:r w:rsidR="00F14493" w:rsidRPr="002D77BE">
        <w:t>agent</w:t>
      </w:r>
      <w:r w:rsidR="00CA3703" w:rsidRPr="002D77BE">
        <w:t>a</w:t>
      </w:r>
      <w:r w:rsidR="00F14493" w:rsidRPr="002D77BE">
        <w:t xml:space="preserve"> w wybranej </w:t>
      </w:r>
      <w:r w:rsidR="004134BA" w:rsidRPr="002D77BE">
        <w:t>komórce</w:t>
      </w:r>
      <w:r w:rsidR="00F14493" w:rsidRPr="002D77BE">
        <w:t xml:space="preserve">. Jeżeli obrazki nie będą </w:t>
      </w:r>
      <w:r w:rsidR="00902AD0" w:rsidRPr="002D77BE">
        <w:t>o</w:t>
      </w:r>
      <w:r w:rsidR="00F14493" w:rsidRPr="002D77BE">
        <w:t xml:space="preserve"> tych samych wymiarach lub zestaw będzie niekompletny</w:t>
      </w:r>
      <w:r w:rsidR="004134BA" w:rsidRPr="002D77BE">
        <w:t xml:space="preserve">, </w:t>
      </w:r>
      <w:r w:rsidR="00F14493" w:rsidRPr="002D77BE">
        <w:t>program uzna to za błąd użytkownika, zgłosi i przerwie inicjalizację</w:t>
      </w:r>
      <w:sdt>
        <w:sdtPr>
          <w:id w:val="-634340377"/>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E61687">
            <w:rPr>
              <w:noProof/>
            </w:rPr>
            <w:t xml:space="preserve"> </w:t>
          </w:r>
          <w:r w:rsidR="00E61687" w:rsidRPr="00E61687">
            <w:rPr>
              <w:noProof/>
            </w:rPr>
            <w:t>[3]</w:t>
          </w:r>
          <w:r w:rsidR="004134BA" w:rsidRPr="002D77BE">
            <w:fldChar w:fldCharType="end"/>
          </w:r>
        </w:sdtContent>
      </w:sdt>
      <w:r w:rsidR="00F14493" w:rsidRPr="002D77BE">
        <w:t xml:space="preserve">. </w:t>
      </w:r>
    </w:p>
    <w:p w14:paraId="23715CBE" w14:textId="4610FA67" w:rsidR="00925598" w:rsidRPr="002D77BE" w:rsidRDefault="00F14493" w:rsidP="00925598">
      <w:pPr>
        <w:spacing w:line="360" w:lineRule="auto"/>
      </w:pPr>
      <w:r w:rsidRPr="002D77BE">
        <w:t xml:space="preserve">Rozwiązanie </w:t>
      </w:r>
      <w:r w:rsidR="001D3D47" w:rsidRPr="002D77BE">
        <w:t>to</w:t>
      </w:r>
      <w:r w:rsidRPr="002D77BE">
        <w:t xml:space="preserve"> pozwala na osiągnięcie precyzji, w projektowaniu środowisk symulacyjnych, poprzez możliwość „namalowania</w:t>
      </w:r>
      <w:r w:rsidR="001D3D47" w:rsidRPr="002D77BE">
        <w:t xml:space="preserve"> mapy</w:t>
      </w:r>
      <w:r w:rsidRPr="002D77BE">
        <w:t xml:space="preserve">” w dowolnym programie graficznym wspierającym eksport w formacie </w:t>
      </w:r>
      <w:r w:rsidR="00D62DB8" w:rsidRPr="008F7FD0">
        <w:t>PNG</w:t>
      </w:r>
      <w:r w:rsidR="00B27682" w:rsidRPr="002D77BE">
        <w:rPr>
          <w:i/>
          <w:iCs/>
        </w:rPr>
        <w:t>.</w:t>
      </w:r>
      <w:r w:rsidR="00B27682" w:rsidRPr="002D77BE">
        <w:t xml:space="preserve"> Uznano, że adaptacja istniejących już, zaawansowanych programów graficznych jest preferowana ponad tworzenie własnych, prostych narzędzi od podstaw. </w:t>
      </w:r>
    </w:p>
    <w:p w14:paraId="01F7D431" w14:textId="18F2FED8" w:rsidR="0097211A" w:rsidRPr="002D77BE" w:rsidRDefault="0097211A" w:rsidP="009E3600">
      <w:pPr>
        <w:spacing w:line="360" w:lineRule="auto"/>
      </w:pPr>
      <w:r w:rsidRPr="002D77BE">
        <w:t>Aplikacja działa w dwóch trybach użytkowych</w:t>
      </w:r>
      <w:r w:rsidR="009E3600" w:rsidRPr="002D77BE">
        <w:t xml:space="preserve">. </w:t>
      </w:r>
      <w:r w:rsidR="00726369">
        <w:t>Tryb graficzny</w:t>
      </w:r>
      <w:r w:rsidR="009E3600" w:rsidRPr="002D77BE">
        <w:t xml:space="preserve"> wykorzystuj</w:t>
      </w:r>
      <w:r w:rsidR="00726369">
        <w:t xml:space="preserve">e </w:t>
      </w:r>
      <w:r w:rsidR="009E3600" w:rsidRPr="002D77BE">
        <w:t xml:space="preserve">biblioteki </w:t>
      </w:r>
      <w:r w:rsidR="009E3600" w:rsidRPr="007F7251">
        <w:t>SFML</w:t>
      </w:r>
      <w:sdt>
        <w:sdtPr>
          <w:rPr>
            <w:i/>
            <w:iCs/>
          </w:rPr>
          <w:id w:val="-336000212"/>
          <w:citation/>
        </w:sdtPr>
        <w:sdtEndPr/>
        <w:sdtContent>
          <w:r w:rsidR="009E3600" w:rsidRPr="002D77BE">
            <w:rPr>
              <w:i/>
              <w:iCs/>
            </w:rPr>
            <w:fldChar w:fldCharType="begin"/>
          </w:r>
          <w:r w:rsidR="009E3600" w:rsidRPr="007F7251">
            <w:rPr>
              <w:i/>
            </w:rPr>
            <w:instrText xml:space="preserve"> CITATION Gom26 \l 2057 </w:instrText>
          </w:r>
          <w:r w:rsidR="009E3600" w:rsidRPr="002D77BE">
            <w:rPr>
              <w:i/>
              <w:iCs/>
            </w:rPr>
            <w:fldChar w:fldCharType="separate"/>
          </w:r>
          <w:r w:rsidR="00E61687">
            <w:rPr>
              <w:i/>
              <w:noProof/>
            </w:rPr>
            <w:t xml:space="preserve"> </w:t>
          </w:r>
          <w:r w:rsidR="00E61687" w:rsidRPr="00E61687">
            <w:rPr>
              <w:noProof/>
            </w:rPr>
            <w:t>[7]</w:t>
          </w:r>
          <w:r w:rsidR="009E3600" w:rsidRPr="002D77BE">
            <w:rPr>
              <w:i/>
              <w:iCs/>
            </w:rPr>
            <w:fldChar w:fldCharType="end"/>
          </w:r>
        </w:sdtContent>
      </w:sdt>
      <w:r w:rsidR="009E3600" w:rsidRPr="002D77BE">
        <w:rPr>
          <w:i/>
          <w:iCs/>
        </w:rPr>
        <w:t xml:space="preserve">  </w:t>
      </w:r>
      <w:r w:rsidR="009E3600" w:rsidRPr="002D77BE">
        <w:t xml:space="preserve">i </w:t>
      </w:r>
      <w:r w:rsidR="009E3600" w:rsidRPr="007F7251">
        <w:t>Dear ImGui</w:t>
      </w:r>
      <w:sdt>
        <w:sdtPr>
          <w:id w:val="240538191"/>
          <w:citation/>
        </w:sdtPr>
        <w:sdtEndPr>
          <w:rPr>
            <w:i/>
            <w:iCs/>
          </w:rPr>
        </w:sdtEndPr>
        <w:sdtContent>
          <w:r w:rsidR="009E3600" w:rsidRPr="002D77BE">
            <w:rPr>
              <w:i/>
            </w:rPr>
            <w:fldChar w:fldCharType="begin"/>
          </w:r>
          <w:r w:rsidR="009E3600" w:rsidRPr="007F7251">
            <w:rPr>
              <w:i/>
            </w:rPr>
            <w:instrText xml:space="preserve"> CITATION Cor26 \l 2057 </w:instrText>
          </w:r>
          <w:r w:rsidR="009E3600" w:rsidRPr="002D77BE">
            <w:rPr>
              <w:i/>
              <w:iCs/>
            </w:rPr>
            <w:fldChar w:fldCharType="separate"/>
          </w:r>
          <w:r w:rsidR="00E61687">
            <w:rPr>
              <w:i/>
              <w:noProof/>
            </w:rPr>
            <w:t xml:space="preserve"> </w:t>
          </w:r>
          <w:r w:rsidR="00E61687" w:rsidRPr="00E61687">
            <w:rPr>
              <w:noProof/>
            </w:rPr>
            <w:t>[8]</w:t>
          </w:r>
          <w:r w:rsidR="009E3600" w:rsidRPr="002D77BE">
            <w:rPr>
              <w:i/>
              <w:iCs/>
            </w:rPr>
            <w:fldChar w:fldCharType="end"/>
          </w:r>
        </w:sdtContent>
      </w:sdt>
      <w:r w:rsidR="00726369">
        <w:t xml:space="preserve">. </w:t>
      </w:r>
      <w:r w:rsidR="008104B7">
        <w:t>Przechodzi się do niego poprzez przekazanie flagi</w:t>
      </w:r>
      <w:r w:rsidR="009E3600" w:rsidRPr="002D77BE">
        <w:t xml:space="preserve"> </w:t>
      </w:r>
      <w:r w:rsidRPr="00A27CC3">
        <w:rPr>
          <w:rStyle w:val="CodeinlineChar"/>
          <w:rFonts w:eastAsiaTheme="minorHAnsi"/>
        </w:rPr>
        <w:t>--gui</w:t>
      </w:r>
      <w:r w:rsidR="009E3600" w:rsidRPr="002D77BE">
        <w:t xml:space="preserve"> przy uruchamianiu programu. W trybie tym, użytkownik może w czasie rzeczywistym </w:t>
      </w:r>
      <w:r w:rsidRPr="002D77BE">
        <w:t>analiz</w:t>
      </w:r>
      <w:r w:rsidR="009E3600" w:rsidRPr="002D77BE">
        <w:t>ować</w:t>
      </w:r>
      <w:r w:rsidRPr="002D77BE">
        <w:t xml:space="preserve"> przebieg symulacji. Dostępne są mechanizmy </w:t>
      </w:r>
      <w:r w:rsidR="009E5548" w:rsidRPr="002D77BE">
        <w:t>kontrolne</w:t>
      </w:r>
      <w:r w:rsidRPr="002D77BE">
        <w:t xml:space="preserve">, w tym pauza, restart i ustawienie </w:t>
      </w:r>
      <w:r w:rsidRPr="002D77BE">
        <w:lastRenderedPageBreak/>
        <w:t>prędkości. Liczne filtry renderuj</w:t>
      </w:r>
      <w:r w:rsidR="009E3600" w:rsidRPr="002D77BE">
        <w:t>ą</w:t>
      </w:r>
      <w:r w:rsidRPr="002D77BE">
        <w:t xml:space="preserve"> komórki siatki w różnych kolorach, mapując różne statystyki środowiska oraz populacji na dwuwymiarową reprezentacj</w:t>
      </w:r>
      <w:r w:rsidR="00CE4EA3" w:rsidRPr="002D77BE">
        <w:t>ę</w:t>
      </w:r>
      <w:r w:rsidRPr="002D77BE">
        <w:t>. Dane statystyczne zmieniające się w czasie rzeczywistym pozwalają na wczesną ocenę wyników uzyskiwanych ze zdefiniowanej konfiguracji. Dodatkowo, możliwym jest przybliżanie, oddalanie i przemieszczanie kamery</w:t>
      </w:r>
      <w:r w:rsidR="00B95978" w:rsidRPr="002D77BE">
        <w:t xml:space="preserve"> oraz zmiana rozmiaru </w:t>
      </w:r>
      <w:r w:rsidR="00F237F5">
        <w:t>czcionki</w:t>
      </w:r>
      <w:r w:rsidR="00B95978" w:rsidRPr="002D77BE">
        <w:t xml:space="preserve"> interfejsu użytkownika.</w:t>
      </w:r>
      <w:r w:rsidR="009E5548" w:rsidRPr="002D77BE">
        <w:t xml:space="preserve"> Mimo wszystko użytkownik nie ma opcji wpływu na przebieg symulacji. Jest to uproszczenie jakie było konieczne ze względu na ograniczenia czasowe. Niemniej jednak, zastosowana architektura, pozwala na relatywnie szybką i łatwą rozbudowę funkcjonalności oprogramowania co </w:t>
      </w:r>
      <w:r w:rsidR="00E81FD0" w:rsidRPr="002D77BE">
        <w:t xml:space="preserve">pozwala </w:t>
      </w:r>
      <w:r w:rsidR="009E5548" w:rsidRPr="002D77BE">
        <w:t xml:space="preserve">na </w:t>
      </w:r>
      <w:r w:rsidR="00161426">
        <w:t xml:space="preserve">dalsze </w:t>
      </w:r>
      <w:r w:rsidR="009E5548" w:rsidRPr="002D77BE">
        <w:t>rozszerzenie aplikacji o tę</w:t>
      </w:r>
      <w:r w:rsidR="009E5548">
        <w:t xml:space="preserve"> </w:t>
      </w:r>
      <w:r w:rsidR="009E5548" w:rsidRPr="002D77BE">
        <w:t>możliwości</w:t>
      </w:r>
      <w:sdt>
        <w:sdtPr>
          <w:id w:val="996997503"/>
          <w:citation/>
        </w:sdtPr>
        <w:sdtEndPr/>
        <w:sdtContent>
          <w:r w:rsidR="004134BA" w:rsidRPr="002D77BE">
            <w:fldChar w:fldCharType="begin"/>
          </w:r>
          <w:r w:rsidR="004134BA" w:rsidRPr="007F7251">
            <w:instrText xml:space="preserve"> CITATION Fil26 \l 2057 </w:instrText>
          </w:r>
          <w:r w:rsidR="004134BA" w:rsidRPr="002D77BE">
            <w:fldChar w:fldCharType="separate"/>
          </w:r>
          <w:r w:rsidR="00E61687">
            <w:rPr>
              <w:noProof/>
            </w:rPr>
            <w:t xml:space="preserve"> </w:t>
          </w:r>
          <w:r w:rsidR="00E61687" w:rsidRPr="00E61687">
            <w:rPr>
              <w:noProof/>
            </w:rPr>
            <w:t>[3]</w:t>
          </w:r>
          <w:r w:rsidR="004134BA" w:rsidRPr="002D77BE">
            <w:fldChar w:fldCharType="end"/>
          </w:r>
        </w:sdtContent>
      </w:sdt>
      <w:r w:rsidR="009E5548" w:rsidRPr="002D77BE">
        <w:t>.</w:t>
      </w:r>
    </w:p>
    <w:p w14:paraId="073A0BB8" w14:textId="12BBD22F" w:rsidR="001A2DFC" w:rsidRPr="002D77BE" w:rsidRDefault="00A07C7E" w:rsidP="00F92415">
      <w:pPr>
        <w:spacing w:line="360" w:lineRule="auto"/>
      </w:pPr>
      <w:r w:rsidRPr="002D77BE">
        <w:t xml:space="preserve">Alternatywnym trybem działania </w:t>
      </w:r>
      <w:r w:rsidR="004E2AA4" w:rsidRPr="002D77BE">
        <w:t xml:space="preserve">aplikacji </w:t>
      </w:r>
      <w:r w:rsidRPr="002D77BE">
        <w:t>jest tryb konsolowy</w:t>
      </w:r>
      <w:r w:rsidR="004E2AA4" w:rsidRPr="002D77BE">
        <w:t>. Tryb ten maksymalizuje wydajność poprzez pominięcie instancjonowania wszelkich systemów, serwisów</w:t>
      </w:r>
      <w:r w:rsidR="001A2DFC" w:rsidRPr="002D77BE">
        <w:t xml:space="preserve"> i </w:t>
      </w:r>
      <w:r w:rsidR="004E2AA4" w:rsidRPr="002D77BE">
        <w:t xml:space="preserve">obiektów odpowiedzialnych za aspekty graficzne aplikacji co </w:t>
      </w:r>
      <w:r w:rsidR="001A2DFC" w:rsidRPr="002D77BE">
        <w:t xml:space="preserve">jest </w:t>
      </w:r>
      <w:r w:rsidR="004E2AA4" w:rsidRPr="002D77BE">
        <w:t>przydatne w przypadku długich symulacji.</w:t>
      </w:r>
      <w:r w:rsidR="001F6DBD" w:rsidRPr="002D77BE">
        <w:t xml:space="preserve"> </w:t>
      </w:r>
      <w:r w:rsidR="008102D3" w:rsidRPr="002D77BE">
        <w:t xml:space="preserve">Dane statystyczne uzyskiwane w trakcie przebiegu symulacji są buforowane i zapisywane w postaci plików formatu </w:t>
      </w:r>
      <w:r w:rsidR="00A552BD" w:rsidRPr="00A552BD">
        <w:t>CSV</w:t>
      </w:r>
      <w:r w:rsidR="008102D3" w:rsidRPr="002D77BE">
        <w:t xml:space="preserve"> do wskazanego przez użytkownika folderu docelowego. </w:t>
      </w:r>
    </w:p>
    <w:p w14:paraId="1A5C228B" w14:textId="77777777" w:rsidR="00F92415" w:rsidRDefault="00F92415">
      <w:pPr>
        <w:jc w:val="left"/>
        <w:rPr>
          <w:rFonts w:eastAsiaTheme="majorEastAsia" w:cstheme="majorBidi"/>
          <w:b/>
          <w:bCs/>
          <w:color w:val="2E74B5" w:themeColor="accent1" w:themeShade="BF"/>
          <w:sz w:val="32"/>
          <w:szCs w:val="28"/>
        </w:rPr>
      </w:pPr>
      <w:bookmarkStart w:id="485" w:name="_Toc219154076"/>
      <w:r>
        <w:br w:type="page"/>
      </w:r>
    </w:p>
    <w:p w14:paraId="4F9665FC" w14:textId="7FE8A057" w:rsidR="0033116A" w:rsidRPr="004E19E5" w:rsidRDefault="002032EA" w:rsidP="004E19E5">
      <w:pPr>
        <w:pStyle w:val="Heading1"/>
      </w:pPr>
      <w:bookmarkStart w:id="486" w:name="_Toc219232944"/>
      <w:bookmarkStart w:id="487" w:name="_Toc219827858"/>
      <w:r w:rsidRPr="004E19E5">
        <w:lastRenderedPageBreak/>
        <w:t>M</w:t>
      </w:r>
      <w:r w:rsidR="0033116A" w:rsidRPr="004E19E5">
        <w:t>odel ekosystemu</w:t>
      </w:r>
      <w:bookmarkEnd w:id="485"/>
      <w:bookmarkEnd w:id="486"/>
      <w:bookmarkEnd w:id="487"/>
    </w:p>
    <w:p w14:paraId="64DAABCC" w14:textId="45D6D7F2" w:rsidR="002032EA" w:rsidRPr="002D77BE" w:rsidRDefault="002032EA" w:rsidP="004E19E5">
      <w:pPr>
        <w:spacing w:line="360" w:lineRule="auto"/>
      </w:pPr>
      <w:r w:rsidRPr="002D77BE">
        <w:t>Zrezygnowano z klasycznego modelu drapieżnictwa (relacja agent-agent) na rzecz drapieżnictwa abiotycznego, w którym głównym czynnikiem selekcyjnym jest presja nieożywionego środowiska oraz ograniczona podaż energii</w:t>
      </w:r>
      <w:sdt>
        <w:sdtPr>
          <w:id w:val="522517071"/>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sdt>
        <w:sdtPr>
          <w:id w:val="-889108698"/>
          <w:citation/>
        </w:sdtPr>
        <w:sdtEndPr/>
        <w:sdtContent>
          <w:r w:rsidR="00185F57" w:rsidRPr="002D77BE">
            <w:fldChar w:fldCharType="begin"/>
          </w:r>
          <w:r w:rsidR="00185F57" w:rsidRPr="007F7251">
            <w:instrText xml:space="preserve"> CITATION Hol09 \l 2057 </w:instrText>
          </w:r>
          <w:r w:rsidR="00185F57" w:rsidRPr="002D77BE">
            <w:fldChar w:fldCharType="separate"/>
          </w:r>
          <w:r w:rsidR="00E61687">
            <w:rPr>
              <w:noProof/>
            </w:rPr>
            <w:t xml:space="preserve"> </w:t>
          </w:r>
          <w:r w:rsidR="00E61687" w:rsidRPr="00E61687">
            <w:rPr>
              <w:noProof/>
            </w:rPr>
            <w:t>[22]</w:t>
          </w:r>
          <w:r w:rsidR="00185F57" w:rsidRPr="002D77BE">
            <w:fldChar w:fldCharType="end"/>
          </w:r>
        </w:sdtContent>
      </w:sdt>
      <w:r w:rsidR="00BB078F" w:rsidRPr="002D77BE">
        <w:t>.</w:t>
      </w:r>
    </w:p>
    <w:p w14:paraId="73735C17" w14:textId="6ED376D5" w:rsidR="00B67163" w:rsidRPr="002D77BE" w:rsidRDefault="00B67163" w:rsidP="0037476A">
      <w:pPr>
        <w:pStyle w:val="Heading2"/>
        <w:spacing w:line="360" w:lineRule="auto"/>
      </w:pPr>
      <w:bookmarkStart w:id="488" w:name="_Toc219154077"/>
      <w:bookmarkStart w:id="489" w:name="_Toc219232945"/>
      <w:bookmarkStart w:id="490" w:name="_Toc219827859"/>
      <w:r w:rsidRPr="002D77BE">
        <w:t>Dynamika środowiska</w:t>
      </w:r>
      <w:bookmarkEnd w:id="488"/>
      <w:bookmarkEnd w:id="489"/>
      <w:bookmarkEnd w:id="490"/>
    </w:p>
    <w:p w14:paraId="6B3A88F0" w14:textId="6B856E72" w:rsidR="00261A87" w:rsidRPr="002D77BE" w:rsidRDefault="00B67163" w:rsidP="0037476A">
      <w:pPr>
        <w:spacing w:line="360" w:lineRule="auto"/>
      </w:pPr>
      <w:r w:rsidRPr="002D77BE">
        <w:t>Środowisko symulacji stanowi automat komórkowy o zerowym promieniu, w którym każda komórka opisana jest przez trzy niezależne parametry: temperaturę, wilgotność i wysokość. Wartości te definiują lokalną niszę ekologiczną</w:t>
      </w:r>
      <w:sdt>
        <w:sdtPr>
          <w:id w:val="993074012"/>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Pr="002D77BE">
        <w:t>.</w:t>
      </w:r>
    </w:p>
    <w:p w14:paraId="6A930D2A" w14:textId="68585F76" w:rsidR="00261A87" w:rsidRPr="002D77BE" w:rsidRDefault="00261A87" w:rsidP="0037476A">
      <w:pPr>
        <w:pStyle w:val="Heading3"/>
      </w:pPr>
      <w:bookmarkStart w:id="491" w:name="_Toc219154078"/>
      <w:bookmarkStart w:id="492" w:name="_Toc219232946"/>
      <w:bookmarkStart w:id="493" w:name="_Toc219827860"/>
      <w:r w:rsidRPr="002D77BE">
        <w:t>Pojemność środowiska i regeneracja</w:t>
      </w:r>
      <w:bookmarkEnd w:id="491"/>
      <w:bookmarkEnd w:id="492"/>
      <w:bookmarkEnd w:id="493"/>
    </w:p>
    <w:p w14:paraId="4D066AD1" w14:textId="556A5EF2" w:rsidR="00261A87" w:rsidRPr="002D77BE" w:rsidRDefault="00261A87" w:rsidP="0037476A">
      <w:pPr>
        <w:spacing w:line="360" w:lineRule="auto"/>
      </w:pPr>
      <w:r w:rsidRPr="002D77BE">
        <w:t>Każda komórka posiada dynamicznie odnawialny poziom wegetacji. Maksymalny limit pożywienia oraz tempo</w:t>
      </w:r>
      <w:r>
        <w:t xml:space="preserve"> </w:t>
      </w:r>
      <w:r w:rsidRPr="002D77BE">
        <w:t>wzrostu są obliczane na podstawie odchylenia parametrów komórki od wartości idealnych, zdefiniowanych przez użytkownika w konfiguracji</w:t>
      </w:r>
      <w:sdt>
        <w:sdtPr>
          <w:id w:val="-730457822"/>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Pr="002D77BE">
        <w:t>.</w:t>
      </w:r>
    </w:p>
    <w:p w14:paraId="10868F8A" w14:textId="3C846D14" w:rsidR="00261A87" w:rsidRPr="002D77BE" w:rsidRDefault="00261A87" w:rsidP="0037476A">
      <w:pPr>
        <w:spacing w:line="360" w:lineRule="auto"/>
      </w:pPr>
      <w:r w:rsidRPr="002D77BE">
        <w:t>Do wyznaczenia optymalnych warunków wykorzystano rozkład normalny. Im parametry komórki są bliższe średniej, tym wyższa jest produktywność danej jednostki. Wysokość terenu pełni rolę dodatkowego modyfikatora (kary), symulującego trudne warunki wysokogórskie</w:t>
      </w:r>
      <w:sdt>
        <w:sdtPr>
          <w:id w:val="-382096255"/>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00C747CB" w:rsidRPr="002D77BE">
        <w:t xml:space="preserve">. </w:t>
      </w:r>
    </w:p>
    <w:p w14:paraId="42169AEF" w14:textId="7F1623C0" w:rsidR="004D7CCF" w:rsidRPr="002D77BE" w:rsidRDefault="004D7CCF" w:rsidP="0037476A">
      <w:pPr>
        <w:pStyle w:val="Heading3"/>
      </w:pPr>
      <w:bookmarkStart w:id="494" w:name="_Toc219154079"/>
      <w:bookmarkStart w:id="495" w:name="_Toc219232947"/>
      <w:bookmarkStart w:id="496" w:name="_Toc219827861"/>
      <w:r w:rsidRPr="002D77BE">
        <w:t>Model agenta i gospodarka energetyczna</w:t>
      </w:r>
      <w:bookmarkEnd w:id="494"/>
      <w:bookmarkEnd w:id="495"/>
      <w:bookmarkEnd w:id="496"/>
    </w:p>
    <w:p w14:paraId="29977A87" w14:textId="5C75272D" w:rsidR="004D7CCF" w:rsidRPr="002D77BE" w:rsidRDefault="004D7CCF" w:rsidP="0037476A">
      <w:pPr>
        <w:spacing w:line="360" w:lineRule="auto"/>
      </w:pPr>
      <w:r w:rsidRPr="002D77BE">
        <w:t>Agent w symulacji jest traktowany jako autonomiczny system dążący do maksymalizacji sukcesu reprodukcyjnego przy jednoczesnym minimalizowaniu kosztów metabolicznych</w:t>
      </w:r>
      <w:sdt>
        <w:sdtPr>
          <w:id w:val="327641095"/>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Pr="002D77BE">
        <w:t>.</w:t>
      </w:r>
    </w:p>
    <w:p w14:paraId="197506C8" w14:textId="3AF4F655" w:rsidR="004D7CCF" w:rsidRPr="002D77BE" w:rsidRDefault="004D7CCF" w:rsidP="0037476A">
      <w:pPr>
        <w:spacing w:line="360" w:lineRule="auto"/>
      </w:pPr>
      <w:r w:rsidRPr="002D77BE">
        <w:t>Każdy agent posiada zestaw genów określających jego preferencje środowiskowe oraz maksymalny poziom energii. Zastosowano mechanizm plastyczności międzypokoleniowej: genotyp potomka nie jest identyczny z genotypem rodzica z chwili jego narodzin. Doświadczenia rodzica (np. przebywanie w skrajnych temperaturach) modyfikują parametry potencjalnego potomstwa przed etapem mutacji losowej</w:t>
      </w:r>
      <w:sdt>
        <w:sdtPr>
          <w:id w:val="-1489707108"/>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sdt>
        <w:sdtPr>
          <w:id w:val="750473706"/>
          <w:citation/>
        </w:sdtPr>
        <w:sdtEndPr/>
        <w:sdtContent>
          <w:r w:rsidR="000E1CF2" w:rsidRPr="002D77BE">
            <w:fldChar w:fldCharType="begin"/>
          </w:r>
          <w:r w:rsidR="000E1CF2" w:rsidRPr="002D77BE">
            <w:instrText xml:space="preserve"> CITATION Jab09 \l 2057 </w:instrText>
          </w:r>
          <w:r w:rsidR="000E1CF2" w:rsidRPr="002D77BE">
            <w:fldChar w:fldCharType="separate"/>
          </w:r>
          <w:r w:rsidR="00E61687">
            <w:rPr>
              <w:noProof/>
            </w:rPr>
            <w:t xml:space="preserve"> </w:t>
          </w:r>
          <w:r w:rsidR="00E61687" w:rsidRPr="00E61687">
            <w:rPr>
              <w:noProof/>
            </w:rPr>
            <w:t>[23]</w:t>
          </w:r>
          <w:r w:rsidR="000E1CF2" w:rsidRPr="002D77BE">
            <w:fldChar w:fldCharType="end"/>
          </w:r>
        </w:sdtContent>
      </w:sdt>
      <w:r w:rsidR="00BB078F" w:rsidRPr="002D77BE">
        <w:t>.</w:t>
      </w:r>
    </w:p>
    <w:p w14:paraId="586E0663" w14:textId="72437F28" w:rsidR="0095174F" w:rsidRPr="002D77BE" w:rsidRDefault="004D7CCF" w:rsidP="0037476A">
      <w:pPr>
        <w:spacing w:line="360" w:lineRule="auto"/>
      </w:pPr>
      <w:r w:rsidRPr="002D77BE">
        <w:t>Agent ponosi stały koszt energetyczny związany z bazowym metabolizmem oraz koszty zmienne wynikające z ruchu i niedopasowania do lokalnych warunków środowiska</w:t>
      </w:r>
      <w:r w:rsidR="0095174F" w:rsidRPr="002D77BE">
        <w:t>. Śmierć występuje w wyniku wyczerpania zasobów energii (wygłodzenia) lub osiągnięcia limitu wieku</w:t>
      </w:r>
      <w:sdt>
        <w:sdtPr>
          <w:id w:val="811913047"/>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0095174F" w:rsidRPr="002D77BE">
        <w:t xml:space="preserve">. Proces prokreacji jest warunkowany nie tylko posiadaną </w:t>
      </w:r>
      <w:r w:rsidR="009125BF" w:rsidRPr="002D77BE">
        <w:t>energią,</w:t>
      </w:r>
      <w:r w:rsidR="0095174F" w:rsidRPr="002D77BE">
        <w:t xml:space="preserve"> ale również analizą otoczenia. Agent dokonuje oceny dostępności zasobów w najbliższej okolicy, co na celu ma zapobieganie nadmiernej eksploatacji lokalnego ekosystemu i stymuluje migracje w poszukiwaniu lepszych nisz</w:t>
      </w:r>
      <w:sdt>
        <w:sdtPr>
          <w:id w:val="-965041726"/>
          <w:citation/>
        </w:sdtPr>
        <w:sdtEndPr/>
        <w:sdtContent>
          <w:r w:rsidR="00BB078F" w:rsidRPr="002D77BE">
            <w:fldChar w:fldCharType="begin"/>
          </w:r>
          <w:r w:rsidR="00BB078F" w:rsidRPr="007F7251">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0095174F" w:rsidRPr="002D77BE">
        <w:t>.</w:t>
      </w:r>
    </w:p>
    <w:p w14:paraId="392F9243" w14:textId="63DEC5C9" w:rsidR="00CB6D7B" w:rsidRPr="002D77BE" w:rsidRDefault="00CB6D7B" w:rsidP="0037476A">
      <w:pPr>
        <w:pStyle w:val="Heading2"/>
        <w:spacing w:line="360" w:lineRule="auto"/>
      </w:pPr>
      <w:bookmarkStart w:id="497" w:name="_Toc219154080"/>
      <w:bookmarkStart w:id="498" w:name="_Toc219232948"/>
      <w:bookmarkStart w:id="499" w:name="_Toc219827862"/>
      <w:r w:rsidRPr="002D77BE">
        <w:lastRenderedPageBreak/>
        <w:t>Mechanizm adaptacji i dziedziczenia</w:t>
      </w:r>
      <w:bookmarkEnd w:id="497"/>
      <w:bookmarkEnd w:id="498"/>
      <w:bookmarkEnd w:id="499"/>
    </w:p>
    <w:p w14:paraId="32470646" w14:textId="60017A00" w:rsidR="00CB6D7B" w:rsidRPr="002D77BE" w:rsidRDefault="00B66799" w:rsidP="0037476A">
      <w:pPr>
        <w:spacing w:line="360" w:lineRule="auto"/>
      </w:pPr>
      <w:r w:rsidRPr="002D77BE">
        <w:t>Sercem procesu ewolucyjnego jest model dziedziczenia, który łączy klasyczną darwinowską mutację</w:t>
      </w:r>
      <w:sdt>
        <w:sdtPr>
          <w:id w:val="-1322342461"/>
          <w:citation/>
        </w:sdtPr>
        <w:sdtEndPr/>
        <w:sdtContent>
          <w:r w:rsidR="009907F8" w:rsidRPr="002D77BE">
            <w:fldChar w:fldCharType="begin"/>
          </w:r>
          <w:r w:rsidR="009907F8" w:rsidRPr="007F7251">
            <w:instrText xml:space="preserve"> CITATION Ann24 \l 2057 </w:instrText>
          </w:r>
          <w:r w:rsidR="009907F8" w:rsidRPr="002D77BE">
            <w:fldChar w:fldCharType="separate"/>
          </w:r>
          <w:r w:rsidR="00E61687">
            <w:rPr>
              <w:noProof/>
            </w:rPr>
            <w:t xml:space="preserve"> </w:t>
          </w:r>
          <w:r w:rsidR="00E61687" w:rsidRPr="00E61687">
            <w:rPr>
              <w:noProof/>
            </w:rPr>
            <w:t>[24]</w:t>
          </w:r>
          <w:r w:rsidR="009907F8" w:rsidRPr="002D77BE">
            <w:fldChar w:fldCharType="end"/>
          </w:r>
        </w:sdtContent>
      </w:sdt>
      <w:r w:rsidRPr="002D77BE">
        <w:t xml:space="preserve"> z mechanizmem plastyczności międzypokoleniowej </w:t>
      </w:r>
      <w:sdt>
        <w:sdtPr>
          <w:id w:val="2136981050"/>
          <w:citation/>
        </w:sdtPr>
        <w:sdtEndPr/>
        <w:sdtContent>
          <w:r w:rsidR="00185F57" w:rsidRPr="002D77BE">
            <w:fldChar w:fldCharType="begin"/>
          </w:r>
          <w:r w:rsidR="00185F57" w:rsidRPr="007F237D">
            <w:instrText xml:space="preserve"> CITATION Jab09 \l 2057 </w:instrText>
          </w:r>
          <w:r w:rsidR="00185F57" w:rsidRPr="002D77BE">
            <w:fldChar w:fldCharType="separate"/>
          </w:r>
          <w:r w:rsidR="00E61687" w:rsidRPr="00E61687">
            <w:rPr>
              <w:noProof/>
            </w:rPr>
            <w:t>[23]</w:t>
          </w:r>
          <w:r w:rsidR="00185F57" w:rsidRPr="002D77BE">
            <w:fldChar w:fldCharType="end"/>
          </w:r>
        </w:sdtContent>
      </w:sdt>
      <w:r w:rsidRPr="002D77BE">
        <w:t>. Zastosowane podejście pozwala na badanie nie tylko losowych zmian w populacji, ale także kierunkowej odpowiedzi organizmów na konkretne warunki środowiskowe</w:t>
      </w:r>
      <w:sdt>
        <w:sdtPr>
          <w:id w:val="-680357709"/>
          <w:citation/>
        </w:sdtPr>
        <w:sdtEndPr/>
        <w:sdtContent>
          <w:r w:rsidR="00BB078F" w:rsidRPr="002D77BE">
            <w:fldChar w:fldCharType="begin"/>
          </w:r>
          <w:r w:rsidR="00BB078F" w:rsidRPr="007F237D">
            <w:instrText xml:space="preserve"> CITATION Fil26 \l 2057 </w:instrText>
          </w:r>
          <w:r w:rsidR="00BB078F" w:rsidRPr="002D77BE">
            <w:fldChar w:fldCharType="separate"/>
          </w:r>
          <w:r w:rsidR="00E61687">
            <w:rPr>
              <w:noProof/>
            </w:rPr>
            <w:t xml:space="preserve"> </w:t>
          </w:r>
          <w:r w:rsidR="00E61687" w:rsidRPr="00E61687">
            <w:rPr>
              <w:noProof/>
            </w:rPr>
            <w:t>[3]</w:t>
          </w:r>
          <w:r w:rsidR="00BB078F" w:rsidRPr="002D77BE">
            <w:fldChar w:fldCharType="end"/>
          </w:r>
        </w:sdtContent>
      </w:sdt>
      <w:r w:rsidR="00CB6D7B" w:rsidRPr="002D77BE">
        <w:t>.</w:t>
      </w:r>
    </w:p>
    <w:p w14:paraId="631FA4BB" w14:textId="7E3D2B1C" w:rsidR="00A94501" w:rsidRPr="002D77BE" w:rsidRDefault="00B66799" w:rsidP="0037476A">
      <w:pPr>
        <w:pStyle w:val="Heading3"/>
      </w:pPr>
      <w:bookmarkStart w:id="500" w:name="_Toc219154081"/>
      <w:bookmarkStart w:id="501" w:name="_Toc219232949"/>
      <w:bookmarkStart w:id="502" w:name="_Toc219827863"/>
      <w:r w:rsidRPr="002D77BE">
        <w:t>Plastyczność międzypokoleniowa</w:t>
      </w:r>
      <w:bookmarkEnd w:id="500"/>
      <w:bookmarkEnd w:id="501"/>
      <w:bookmarkEnd w:id="502"/>
    </w:p>
    <w:p w14:paraId="6CAE6095" w14:textId="0B623311" w:rsidR="00A94501" w:rsidRPr="002D77BE" w:rsidRDefault="00B66799" w:rsidP="0037476A">
      <w:pPr>
        <w:spacing w:line="360" w:lineRule="auto"/>
      </w:pPr>
      <w:r w:rsidRPr="002D77BE">
        <w:t>W odróżnieniu od modeli, w których genotyp jest statyczny, zaimplementowany system wprowadza mechanizm akumulacji doświadczenia. Agent w trakcie życia modyfikuje parametry, które przekaże potomstwu</w:t>
      </w:r>
      <w:r w:rsidR="00271922" w:rsidRPr="002D77BE">
        <w:t xml:space="preserve"> </w:t>
      </w:r>
      <w:sdt>
        <w:sdtPr>
          <w:id w:val="-690302568"/>
          <w:citation/>
        </w:sdtPr>
        <w:sdtEndPr/>
        <w:sdtContent>
          <w:r w:rsidR="00271922" w:rsidRPr="002D77BE">
            <w:fldChar w:fldCharType="begin"/>
          </w:r>
          <w:r w:rsidR="00271922" w:rsidRPr="007F237D">
            <w:instrText xml:space="preserve"> CITATION Fil26 \l 2057 </w:instrText>
          </w:r>
          <w:r w:rsidR="00271922" w:rsidRPr="002D77BE">
            <w:fldChar w:fldCharType="separate"/>
          </w:r>
          <w:r w:rsidR="00E61687" w:rsidRPr="00E61687">
            <w:rPr>
              <w:noProof/>
            </w:rPr>
            <w:t>[3]</w:t>
          </w:r>
          <w:r w:rsidR="00271922" w:rsidRPr="002D77BE">
            <w:fldChar w:fldCharType="end"/>
          </w:r>
        </w:sdtContent>
      </w:sdt>
      <w:r w:rsidR="00BB078F" w:rsidRPr="002D77BE">
        <w:t>:</w:t>
      </w:r>
    </w:p>
    <w:p w14:paraId="1DD889CE" w14:textId="7FEC53E9" w:rsidR="00A94501" w:rsidRPr="002D77BE" w:rsidRDefault="00353147" w:rsidP="0037476A">
      <w:pPr>
        <w:pStyle w:val="ListParagraph"/>
        <w:numPr>
          <w:ilvl w:val="0"/>
          <w:numId w:val="16"/>
        </w:numPr>
        <w:spacing w:line="360" w:lineRule="auto"/>
      </w:pPr>
      <w:r>
        <w:rPr>
          <w:b/>
          <w:bCs/>
        </w:rPr>
        <w:t>a</w:t>
      </w:r>
      <w:r w:rsidR="00A10240" w:rsidRPr="002D77BE">
        <w:rPr>
          <w:b/>
          <w:bCs/>
        </w:rPr>
        <w:t>daptacja do niszy</w:t>
      </w:r>
      <w:r w:rsidR="00683D92">
        <w:rPr>
          <w:b/>
          <w:bCs/>
        </w:rPr>
        <w:t xml:space="preserve"> </w:t>
      </w:r>
      <w:r w:rsidR="00683D92" w:rsidRPr="00683D92">
        <w:rPr>
          <w:b/>
          <w:bCs/>
        </w:rPr>
        <w:t>środowiskowej</w:t>
      </w:r>
      <w:r w:rsidR="00A10240" w:rsidRPr="002D77BE">
        <w:t xml:space="preserve"> - jeżeli agent przebywa w środowisku odbiegającym od jego optymalnych preferencji (np. w strefie o niższej temperaturze), wartości genów potencjalnego potomstwa są powoli przesuwane w stronę tych warunków;</w:t>
      </w:r>
    </w:p>
    <w:p w14:paraId="32A8210E" w14:textId="25DB4028" w:rsidR="00A94501" w:rsidRDefault="00683D92" w:rsidP="0037476A">
      <w:pPr>
        <w:pStyle w:val="ListParagraph"/>
        <w:numPr>
          <w:ilvl w:val="0"/>
          <w:numId w:val="16"/>
        </w:numPr>
        <w:spacing w:line="360" w:lineRule="auto"/>
        <w:rPr>
          <w:ins w:id="503" w:author="Filip Rak" w:date="2026-01-20T18:23:00Z" w16du:dateUtc="2026-01-20T17:23:00Z"/>
        </w:rPr>
      </w:pPr>
      <w:r>
        <w:rPr>
          <w:rStyle w:val="Strong"/>
        </w:rPr>
        <w:t>przekazywanie doświadczenia środowiskowego</w:t>
      </w:r>
      <w:r>
        <w:t xml:space="preserve"> – mechanizm ten odzwierciedla biologiczną zdolność organizmów do lokalnej adaptacji jeszcze przed wystąpieniem reprodukcji, co wpływa na cechy dziedziczone przez kolejne pokolenia</w:t>
      </w:r>
      <w:r w:rsidR="00A94501" w:rsidRPr="002D77BE">
        <w:t>.</w:t>
      </w:r>
    </w:p>
    <w:p w14:paraId="6C21001D" w14:textId="41B0C57E" w:rsidR="00154A96" w:rsidRPr="002D77BE" w:rsidRDefault="00154A96" w:rsidP="00154A96">
      <w:pPr>
        <w:spacing w:line="360" w:lineRule="auto"/>
        <w:pPrChange w:id="504" w:author="Filip Rak" w:date="2026-01-20T18:23:00Z" w16du:dateUtc="2026-01-20T17:23:00Z">
          <w:pPr>
            <w:pStyle w:val="ListParagraph"/>
            <w:numPr>
              <w:numId w:val="16"/>
            </w:numPr>
            <w:spacing w:line="360" w:lineRule="auto"/>
            <w:ind w:hanging="360"/>
          </w:pPr>
        </w:pPrChange>
      </w:pPr>
      <w:ins w:id="505" w:author="Filip Rak" w:date="2026-01-20T18:23:00Z" w16du:dateUtc="2026-01-20T17:23:00Z">
        <w:r w:rsidRPr="00154A96">
          <w:t>Mechanizm ten nie stanowi bezpośredniej implementacji procesów epigenetycznych, lecz ich modelowe przybliżenie, którego celem jest uchwycenie kierunkowego wpływu doświadczeń środowiskowych rodzica na parametry dziedziczone przez kolejne pokolenie</w:t>
        </w:r>
      </w:ins>
      <w:ins w:id="506" w:author="Filip Rak" w:date="2026-01-20T18:24:00Z" w16du:dateUtc="2026-01-20T17:24:00Z">
        <w:r>
          <w:t xml:space="preserve"> </w:t>
        </w:r>
      </w:ins>
      <w:customXmlInsRangeStart w:id="507" w:author="Filip Rak" w:date="2026-01-20T18:24:00Z"/>
      <w:sdt>
        <w:sdtPr>
          <w:id w:val="-1785641612"/>
          <w:citation/>
        </w:sdtPr>
        <w:sdtContent>
          <w:customXmlInsRangeEnd w:id="507"/>
          <w:ins w:id="508" w:author="Filip Rak" w:date="2026-01-20T18:24:00Z" w16du:dateUtc="2026-01-20T17:24:00Z">
            <w:r>
              <w:fldChar w:fldCharType="begin"/>
            </w:r>
            <w:r>
              <w:rPr>
                <w:lang w:val="en-GB"/>
              </w:rPr>
              <w:instrText xml:space="preserve"> CITATION Jab09 \l 2057 </w:instrText>
            </w:r>
          </w:ins>
          <w:r>
            <w:fldChar w:fldCharType="separate"/>
          </w:r>
          <w:r w:rsidR="00E61687" w:rsidRPr="00E61687">
            <w:rPr>
              <w:noProof/>
              <w:lang w:val="en-GB"/>
            </w:rPr>
            <w:t>[23]</w:t>
          </w:r>
          <w:ins w:id="509" w:author="Filip Rak" w:date="2026-01-20T18:24:00Z" w16du:dateUtc="2026-01-20T17:24:00Z">
            <w:r>
              <w:fldChar w:fldCharType="end"/>
            </w:r>
          </w:ins>
          <w:customXmlInsRangeStart w:id="510" w:author="Filip Rak" w:date="2026-01-20T18:24:00Z"/>
        </w:sdtContent>
      </w:sdt>
      <w:customXmlInsRangeEnd w:id="510"/>
      <w:ins w:id="511" w:author="Filip Rak" w:date="2026-01-20T18:23:00Z" w16du:dateUtc="2026-01-20T17:23:00Z">
        <w:r>
          <w:t>.</w:t>
        </w:r>
      </w:ins>
    </w:p>
    <w:p w14:paraId="78944D00" w14:textId="7A6FDAB2" w:rsidR="00CB6D7B" w:rsidRPr="002D77BE" w:rsidRDefault="003727D3" w:rsidP="0037476A">
      <w:pPr>
        <w:pStyle w:val="Heading3"/>
      </w:pPr>
      <w:bookmarkStart w:id="512" w:name="_Toc219154082"/>
      <w:bookmarkStart w:id="513" w:name="_Toc219232950"/>
      <w:bookmarkStart w:id="514" w:name="_Toc219827864"/>
      <w:r w:rsidRPr="002D77BE">
        <w:t>Selekcja przedrozrodcza i bariery energetyczne</w:t>
      </w:r>
      <w:bookmarkEnd w:id="512"/>
      <w:bookmarkEnd w:id="513"/>
      <w:bookmarkEnd w:id="514"/>
      <w:r w:rsidR="00135504" w:rsidRPr="002D77BE">
        <w:t xml:space="preserve"> </w:t>
      </w:r>
    </w:p>
    <w:p w14:paraId="62EAB429" w14:textId="33744014" w:rsidR="00135504" w:rsidRPr="002D77BE" w:rsidRDefault="003727D3" w:rsidP="0037476A">
      <w:pPr>
        <w:spacing w:line="360" w:lineRule="auto"/>
      </w:pPr>
      <w:r w:rsidRPr="002D77BE">
        <w:t>Zanim dojdzie do aktu prokreacji, system weryfikuje zdolność rodzica do zapewnienia bytu nowemu osobnikowi. Mechanizm usiłuje zapobiegać niekontrolowanemu przyrostowi naturalnemu w skrajnie ubogich warunkach</w:t>
      </w:r>
      <w:sdt>
        <w:sdtPr>
          <w:id w:val="-1909061068"/>
          <w:citation/>
        </w:sdtPr>
        <w:sdtEndPr/>
        <w:sdtContent>
          <w:r w:rsidR="00271922" w:rsidRPr="002D77BE">
            <w:fldChar w:fldCharType="begin"/>
          </w:r>
          <w:r w:rsidR="00271922" w:rsidRPr="007F237D">
            <w:instrText xml:space="preserve"> CITATION Fil26 \l 2057 </w:instrText>
          </w:r>
          <w:r w:rsidR="00271922" w:rsidRPr="002D77BE">
            <w:fldChar w:fldCharType="separate"/>
          </w:r>
          <w:r w:rsidR="00E61687">
            <w:rPr>
              <w:noProof/>
            </w:rPr>
            <w:t xml:space="preserve"> </w:t>
          </w:r>
          <w:r w:rsidR="00E61687" w:rsidRPr="00E61687">
            <w:rPr>
              <w:noProof/>
            </w:rPr>
            <w:t>[3]</w:t>
          </w:r>
          <w:r w:rsidR="00271922" w:rsidRPr="002D77BE">
            <w:fldChar w:fldCharType="end"/>
          </w:r>
        </w:sdtContent>
      </w:sdt>
      <w:r w:rsidR="00271922" w:rsidRPr="002D77BE">
        <w:t>:</w:t>
      </w:r>
    </w:p>
    <w:p w14:paraId="64D89C6D" w14:textId="0D83B6CB" w:rsidR="003727D3" w:rsidRPr="002D77BE" w:rsidRDefault="003727D3" w:rsidP="003727D3">
      <w:pPr>
        <w:pStyle w:val="ListParagraph"/>
        <w:numPr>
          <w:ilvl w:val="0"/>
          <w:numId w:val="18"/>
        </w:numPr>
        <w:spacing w:line="360" w:lineRule="auto"/>
        <w:rPr>
          <w:b/>
          <w:bCs/>
        </w:rPr>
      </w:pPr>
      <w:r w:rsidRPr="002D77BE">
        <w:rPr>
          <w:b/>
          <w:bCs/>
        </w:rPr>
        <w:t>Kara za głód</w:t>
      </w:r>
      <w:r w:rsidR="00A715E0">
        <w:rPr>
          <w:b/>
          <w:bCs/>
        </w:rPr>
        <w:t>:</w:t>
      </w:r>
      <w:r w:rsidR="00A715E0" w:rsidRPr="007F237D">
        <w:rPr>
          <w:b/>
        </w:rPr>
        <w:t xml:space="preserve"> </w:t>
      </w:r>
      <w:r w:rsidRPr="002D77BE">
        <w:t>próby rozmnożenia w warunkach niedosytu skutkuj</w:t>
      </w:r>
      <w:r w:rsidR="00A715E0">
        <w:t>ą</w:t>
      </w:r>
      <w:r w:rsidRPr="002D77BE">
        <w:t xml:space="preserve"> osłabieniem genetycznym potomka</w:t>
      </w:r>
      <w:r w:rsidR="00A715E0">
        <w:t>. M</w:t>
      </w:r>
      <w:r w:rsidRPr="002D77BE">
        <w:t>aksymalna energia zostaje obniżona, co jest mechanizmem adaptacji do ubogich warunków</w:t>
      </w:r>
      <w:r w:rsidR="00A715E0">
        <w:t>.</w:t>
      </w:r>
    </w:p>
    <w:p w14:paraId="4ED16F40" w14:textId="54C6CB56" w:rsidR="003727D3" w:rsidRPr="002D77BE" w:rsidRDefault="003727D3" w:rsidP="003727D3">
      <w:pPr>
        <w:pStyle w:val="ListParagraph"/>
        <w:numPr>
          <w:ilvl w:val="0"/>
          <w:numId w:val="18"/>
        </w:numPr>
        <w:spacing w:line="360" w:lineRule="auto"/>
        <w:rPr>
          <w:b/>
          <w:bCs/>
        </w:rPr>
      </w:pPr>
      <w:r w:rsidRPr="002D77BE">
        <w:rPr>
          <w:b/>
          <w:bCs/>
        </w:rPr>
        <w:t>Wymóg sytości</w:t>
      </w:r>
      <w:r w:rsidR="00A715E0">
        <w:t xml:space="preserve">: </w:t>
      </w:r>
      <w:r w:rsidRPr="002D77BE">
        <w:t xml:space="preserve">prokreacja możliwa jest wyłącznie po osiągnięciu pełnego nasycenia energetycznego </w:t>
      </w:r>
      <w:r w:rsidR="00A715E0">
        <w:t>oraz</w:t>
      </w:r>
      <w:r w:rsidRPr="002D77BE">
        <w:t xml:space="preserve"> </w:t>
      </w:r>
      <w:r w:rsidR="00A715E0">
        <w:t xml:space="preserve">zapewnieniu </w:t>
      </w:r>
      <w:r w:rsidRPr="002D77BE">
        <w:t>zapasu energetycznego w lokalnej okolicy</w:t>
      </w:r>
      <w:r w:rsidR="00A715E0">
        <w:t xml:space="preserve">. Agent weryfikuje obecność </w:t>
      </w:r>
      <w:r w:rsidRPr="002D77BE">
        <w:t>wegetacji, wymagan</w:t>
      </w:r>
      <w:r w:rsidR="00A715E0">
        <w:t>ą</w:t>
      </w:r>
      <w:r w:rsidRPr="002D77BE">
        <w:t xml:space="preserve"> do wyżywienia </w:t>
      </w:r>
      <w:r w:rsidR="00A715E0">
        <w:t xml:space="preserve">siebie, swojego </w:t>
      </w:r>
      <w:r w:rsidRPr="002D77BE">
        <w:t>potomstwa oraz innych lokalnych osobników.</w:t>
      </w:r>
    </w:p>
    <w:p w14:paraId="65A10117" w14:textId="7C4CF6D9" w:rsidR="007511F6" w:rsidRPr="002D77BE" w:rsidRDefault="007511F6" w:rsidP="0037476A">
      <w:pPr>
        <w:pStyle w:val="Heading3"/>
      </w:pPr>
      <w:bookmarkStart w:id="515" w:name="_Toc219154083"/>
      <w:bookmarkStart w:id="516" w:name="_Toc219232951"/>
      <w:bookmarkStart w:id="517" w:name="_Toc219827865"/>
      <w:r w:rsidRPr="002D77BE">
        <w:t xml:space="preserve">Mutacja losowa i </w:t>
      </w:r>
      <w:r w:rsidR="003727D3" w:rsidRPr="002D77BE">
        <w:t>ekonomia przetrwania</w:t>
      </w:r>
      <w:bookmarkEnd w:id="515"/>
      <w:bookmarkEnd w:id="516"/>
      <w:bookmarkEnd w:id="517"/>
    </w:p>
    <w:p w14:paraId="27EACE1E" w14:textId="20DD0DE8" w:rsidR="007511F6" w:rsidRPr="002D77BE" w:rsidRDefault="007511F6" w:rsidP="00310B2A">
      <w:pPr>
        <w:spacing w:line="360" w:lineRule="auto"/>
      </w:pPr>
      <w:r w:rsidRPr="002D77BE">
        <w:t>Ostatnim etapem</w:t>
      </w:r>
      <w:r w:rsidR="00822FEB">
        <w:t xml:space="preserve"> reprodukcji</w:t>
      </w:r>
      <w:r w:rsidRPr="002D77BE">
        <w:t xml:space="preserve"> jest nałożenie </w:t>
      </w:r>
      <w:r w:rsidR="00561BEB" w:rsidRPr="002D77BE">
        <w:t>losowego szumu (mutacji)</w:t>
      </w:r>
      <w:r w:rsidR="00561BEB">
        <w:t xml:space="preserve"> </w:t>
      </w:r>
      <w:r w:rsidRPr="002D77BE">
        <w:t>na wypracowany przez rodzica genotyp. Każdy gen mutuje niezależnie w zdefiniowanym w konfiguracji przedziale</w:t>
      </w:r>
      <w:r w:rsidR="00271922" w:rsidRPr="002D77BE">
        <w:t>.</w:t>
      </w:r>
      <w:r w:rsidR="003727D3" w:rsidRPr="002D77BE">
        <w:t xml:space="preserve"> Każda zmiana genetyczna w modelu niesie za sobą pew</w:t>
      </w:r>
      <w:r w:rsidR="00271922" w:rsidRPr="002D77BE">
        <w:t>ne korzyści oraz</w:t>
      </w:r>
      <w:r w:rsidR="003727D3" w:rsidRPr="002D77BE">
        <w:t xml:space="preserve"> koszt</w:t>
      </w:r>
      <w:r w:rsidR="00271922" w:rsidRPr="002D77BE">
        <w:t>y</w:t>
      </w:r>
      <w:sdt>
        <w:sdtPr>
          <w:id w:val="-276111048"/>
          <w:citation/>
        </w:sdtPr>
        <w:sdtEndPr/>
        <w:sdtContent>
          <w:r w:rsidR="00271922" w:rsidRPr="002D77BE">
            <w:fldChar w:fldCharType="begin"/>
          </w:r>
          <w:r w:rsidR="00271922" w:rsidRPr="007F237D">
            <w:instrText xml:space="preserve"> CITATION Fil26 \l 2057 </w:instrText>
          </w:r>
          <w:r w:rsidR="00271922" w:rsidRPr="002D77BE">
            <w:fldChar w:fldCharType="separate"/>
          </w:r>
          <w:r w:rsidR="00E61687">
            <w:rPr>
              <w:noProof/>
            </w:rPr>
            <w:t xml:space="preserve"> </w:t>
          </w:r>
          <w:r w:rsidR="00E61687" w:rsidRPr="00E61687">
            <w:rPr>
              <w:noProof/>
            </w:rPr>
            <w:t>[3]</w:t>
          </w:r>
          <w:r w:rsidR="00271922" w:rsidRPr="002D77BE">
            <w:fldChar w:fldCharType="end"/>
          </w:r>
        </w:sdtContent>
      </w:sdt>
      <w:r w:rsidR="003727D3" w:rsidRPr="002D77BE">
        <w:t>:</w:t>
      </w:r>
    </w:p>
    <w:p w14:paraId="4EFAD3E3" w14:textId="7F3FF5D2" w:rsidR="00176E97" w:rsidRPr="002D77BE" w:rsidRDefault="00176E97" w:rsidP="00310B2A">
      <w:pPr>
        <w:pStyle w:val="ListParagraph"/>
        <w:numPr>
          <w:ilvl w:val="0"/>
          <w:numId w:val="19"/>
        </w:numPr>
        <w:spacing w:line="360" w:lineRule="auto"/>
      </w:pPr>
      <w:r w:rsidRPr="002D77BE">
        <w:rPr>
          <w:b/>
          <w:bCs/>
        </w:rPr>
        <w:lastRenderedPageBreak/>
        <w:t xml:space="preserve">Preferencje </w:t>
      </w:r>
      <w:r w:rsidR="009125BF" w:rsidRPr="002D77BE">
        <w:rPr>
          <w:b/>
          <w:bCs/>
        </w:rPr>
        <w:t>środowiskowe</w:t>
      </w:r>
      <w:r w:rsidR="009A5FD1">
        <w:rPr>
          <w:b/>
        </w:rPr>
        <w:t>:</w:t>
      </w:r>
      <w:r w:rsidR="009A5FD1" w:rsidRPr="007F237D">
        <w:rPr>
          <w:b/>
        </w:rPr>
        <w:t xml:space="preserve"> </w:t>
      </w:r>
      <w:r w:rsidRPr="002D77BE">
        <w:t xml:space="preserve">pozwalają agentowi na </w:t>
      </w:r>
      <w:r w:rsidR="009A5FD1" w:rsidRPr="002D77BE">
        <w:t>lepszą adaptację</w:t>
      </w:r>
      <w:r w:rsidRPr="002D77BE">
        <w:t xml:space="preserve"> do lokalnych warunków zmniejszając zużycie energetyczne. Kosztem jednak jest mniejsza kompatybilność z innymi niszami ekologicznymi</w:t>
      </w:r>
      <w:r w:rsidR="009A5FD1">
        <w:t>.</w:t>
      </w:r>
    </w:p>
    <w:p w14:paraId="51C8B8DE" w14:textId="4FE654BA" w:rsidR="003727D3" w:rsidRPr="002D77BE" w:rsidRDefault="003727D3" w:rsidP="00310B2A">
      <w:pPr>
        <w:pStyle w:val="ListParagraph"/>
        <w:numPr>
          <w:ilvl w:val="0"/>
          <w:numId w:val="19"/>
        </w:numPr>
        <w:spacing w:line="360" w:lineRule="auto"/>
      </w:pPr>
      <w:r w:rsidRPr="002D77BE">
        <w:rPr>
          <w:b/>
          <w:bCs/>
        </w:rPr>
        <w:t>Wysok</w:t>
      </w:r>
      <w:r w:rsidR="00563D7A">
        <w:rPr>
          <w:b/>
          <w:bCs/>
        </w:rPr>
        <w:t xml:space="preserve">i zapas </w:t>
      </w:r>
      <w:r w:rsidRPr="002D77BE">
        <w:rPr>
          <w:b/>
          <w:bCs/>
        </w:rPr>
        <w:t>energi</w:t>
      </w:r>
      <w:r w:rsidR="00563D7A">
        <w:rPr>
          <w:b/>
          <w:bCs/>
        </w:rPr>
        <w:t>i</w:t>
      </w:r>
      <w:r w:rsidR="009A5FD1">
        <w:rPr>
          <w:b/>
          <w:bCs/>
        </w:rPr>
        <w:t xml:space="preserve">: </w:t>
      </w:r>
      <w:r w:rsidR="009125BF" w:rsidRPr="002D77BE">
        <w:t>pozwala</w:t>
      </w:r>
      <w:r w:rsidRPr="002D77BE">
        <w:t xml:space="preserve"> agentowi na dłuższą przeżywalność w okresach przejściowego braku żywności oraz eksploracje, ale jednocześnie </w:t>
      </w:r>
      <w:r w:rsidR="00310B2A" w:rsidRPr="002D77BE">
        <w:t>znacząco</w:t>
      </w:r>
      <w:r w:rsidRPr="002D77BE">
        <w:t xml:space="preserve"> utrudnia prokreację. Potomek o wysokim zapotrzebowaniu rzadziej osiąga stan pełnego nasycenia, co ogranicza jego sukces reprodukcyjny</w:t>
      </w:r>
      <w:r w:rsidR="009A5FD1">
        <w:t>.</w:t>
      </w:r>
    </w:p>
    <w:p w14:paraId="04567301" w14:textId="5A1BC4B6" w:rsidR="003727D3" w:rsidRPr="002D77BE" w:rsidRDefault="003727D3" w:rsidP="00310B2A">
      <w:pPr>
        <w:pStyle w:val="ListParagraph"/>
        <w:numPr>
          <w:ilvl w:val="0"/>
          <w:numId w:val="19"/>
        </w:numPr>
        <w:spacing w:line="360" w:lineRule="auto"/>
      </w:pPr>
      <w:r w:rsidRPr="002D77BE">
        <w:rPr>
          <w:b/>
          <w:bCs/>
        </w:rPr>
        <w:t>Nisk</w:t>
      </w:r>
      <w:r w:rsidR="00563D7A">
        <w:rPr>
          <w:b/>
          <w:bCs/>
        </w:rPr>
        <w:t>i</w:t>
      </w:r>
      <w:r w:rsidRPr="002D77BE">
        <w:rPr>
          <w:b/>
          <w:bCs/>
        </w:rPr>
        <w:t xml:space="preserve"> </w:t>
      </w:r>
      <w:r w:rsidR="00563D7A">
        <w:rPr>
          <w:b/>
          <w:bCs/>
        </w:rPr>
        <w:t xml:space="preserve">zapas </w:t>
      </w:r>
      <w:r w:rsidRPr="002D77BE">
        <w:rPr>
          <w:b/>
          <w:bCs/>
        </w:rPr>
        <w:t>energi</w:t>
      </w:r>
      <w:r w:rsidR="00563D7A">
        <w:rPr>
          <w:b/>
          <w:bCs/>
        </w:rPr>
        <w:t>i</w:t>
      </w:r>
      <w:r w:rsidR="009A5FD1">
        <w:rPr>
          <w:b/>
          <w:bCs/>
        </w:rPr>
        <w:t>:</w:t>
      </w:r>
      <w:r w:rsidR="009A5FD1" w:rsidRPr="007F237D">
        <w:rPr>
          <w:b/>
        </w:rPr>
        <w:t xml:space="preserve"> </w:t>
      </w:r>
      <w:r w:rsidR="00310B2A" w:rsidRPr="002D77BE">
        <w:t>ułatwia zaspokojenie wymogu energetycznego potrzebnego do prokreacji</w:t>
      </w:r>
      <w:r w:rsidRPr="002D77BE">
        <w:t xml:space="preserve">, ale </w:t>
      </w:r>
      <w:r w:rsidR="00310B2A" w:rsidRPr="002D77BE">
        <w:t>pozostawia agentów skrajnie wrażliwych</w:t>
      </w:r>
      <w:r w:rsidRPr="002D77BE">
        <w:t xml:space="preserve"> na fluktuacje biomasy w lokalnym środowisku</w:t>
      </w:r>
      <w:r w:rsidR="00310B2A" w:rsidRPr="002D77BE">
        <w:t xml:space="preserve"> i utrudnia eksploracje.</w:t>
      </w:r>
    </w:p>
    <w:p w14:paraId="2927A14D" w14:textId="7F1D68E1" w:rsidR="001430C7" w:rsidRPr="002D77BE" w:rsidRDefault="00F5091B" w:rsidP="00310B2A">
      <w:pPr>
        <w:spacing w:line="360" w:lineRule="auto"/>
      </w:pPr>
      <w:r w:rsidRPr="002D77BE">
        <w:t>Zasady t</w:t>
      </w:r>
      <w:r w:rsidR="00571D89">
        <w:t>e</w:t>
      </w:r>
      <w:r w:rsidRPr="002D77BE">
        <w:t xml:space="preserve"> definiują pętle</w:t>
      </w:r>
      <w:r w:rsidR="00310B2A" w:rsidRPr="002D77BE">
        <w:t xml:space="preserve"> drapieżnictwa abiotycznego – środowisko nie „atakuje” agentów fizycznie, lecz poprzez bezlitosną ekonomię energii eliminuje nieefektywne kombinacje genów, promując te, które najlepiej balansują między kosztem metabolizmu a zdolnością do reprodukcji</w:t>
      </w:r>
      <w:sdt>
        <w:sdtPr>
          <w:id w:val="-1438451335"/>
          <w:citation/>
        </w:sdtPr>
        <w:sdtEndPr/>
        <w:sdtContent>
          <w:r w:rsidR="00786271" w:rsidRPr="002D77BE">
            <w:fldChar w:fldCharType="begin"/>
          </w:r>
          <w:r w:rsidR="00786271" w:rsidRPr="007F237D">
            <w:instrText xml:space="preserve"> CITATION Fil26 \l 2057 </w:instrText>
          </w:r>
          <w:r w:rsidR="00786271" w:rsidRPr="002D77BE">
            <w:fldChar w:fldCharType="separate"/>
          </w:r>
          <w:r w:rsidR="00E61687">
            <w:rPr>
              <w:noProof/>
            </w:rPr>
            <w:t xml:space="preserve"> </w:t>
          </w:r>
          <w:r w:rsidR="00E61687" w:rsidRPr="00E61687">
            <w:rPr>
              <w:noProof/>
            </w:rPr>
            <w:t>[3]</w:t>
          </w:r>
          <w:r w:rsidR="00786271" w:rsidRPr="002D77BE">
            <w:fldChar w:fldCharType="end"/>
          </w:r>
        </w:sdtContent>
      </w:sdt>
      <w:sdt>
        <w:sdtPr>
          <w:id w:val="-950937231"/>
          <w:citation/>
        </w:sdtPr>
        <w:sdtEndPr/>
        <w:sdtContent>
          <w:r w:rsidR="00320AF2" w:rsidRPr="002D77BE">
            <w:fldChar w:fldCharType="begin"/>
          </w:r>
          <w:r w:rsidR="00320AF2" w:rsidRPr="007F237D">
            <w:instrText xml:space="preserve"> CITATION Hol09 \l 2057 </w:instrText>
          </w:r>
          <w:r w:rsidR="00320AF2" w:rsidRPr="002D77BE">
            <w:fldChar w:fldCharType="separate"/>
          </w:r>
          <w:r w:rsidR="00E61687">
            <w:rPr>
              <w:noProof/>
            </w:rPr>
            <w:t xml:space="preserve"> </w:t>
          </w:r>
          <w:r w:rsidR="00E61687" w:rsidRPr="00E61687">
            <w:rPr>
              <w:noProof/>
            </w:rPr>
            <w:t>[22]</w:t>
          </w:r>
          <w:r w:rsidR="00320AF2" w:rsidRPr="002D77BE">
            <w:fldChar w:fldCharType="end"/>
          </w:r>
        </w:sdtContent>
      </w:sdt>
      <w:r w:rsidR="0037476A" w:rsidRPr="002D77BE">
        <w:t>.</w:t>
      </w:r>
    </w:p>
    <w:p w14:paraId="70CE7B0E" w14:textId="4E39B659" w:rsidR="00AF56B2" w:rsidRPr="002D77BE" w:rsidRDefault="00AF56B2" w:rsidP="00AF56B2">
      <w:pPr>
        <w:pStyle w:val="Heading2"/>
      </w:pPr>
      <w:bookmarkStart w:id="518" w:name="_Toc219154084"/>
      <w:bookmarkStart w:id="519" w:name="_Toc219232952"/>
      <w:bookmarkStart w:id="520" w:name="_Toc219827866"/>
      <w:r w:rsidRPr="002D77BE">
        <w:t>Ograniczenia biologiczne</w:t>
      </w:r>
      <w:bookmarkEnd w:id="518"/>
      <w:bookmarkEnd w:id="519"/>
      <w:bookmarkEnd w:id="520"/>
    </w:p>
    <w:p w14:paraId="1F823F48" w14:textId="6FA28269" w:rsidR="00AF56B2" w:rsidRPr="002D77BE" w:rsidRDefault="00AF56B2" w:rsidP="00C972DA">
      <w:pPr>
        <w:spacing w:line="360" w:lineRule="auto"/>
      </w:pPr>
      <w:r w:rsidRPr="002D77BE">
        <w:t>Poza mechanizmami dziedziczenia, każda jednostka podlega zestawowi sztywnych reguł cyklu życia, które determinują jej dynamikę w ekosystemie</w:t>
      </w:r>
      <w:sdt>
        <w:sdtPr>
          <w:id w:val="1678688736"/>
          <w:citation/>
        </w:sdtPr>
        <w:sdtEndPr/>
        <w:sdtContent>
          <w:r w:rsidR="00786271" w:rsidRPr="002D77BE">
            <w:fldChar w:fldCharType="begin"/>
          </w:r>
          <w:r w:rsidR="00786271" w:rsidRPr="007F237D">
            <w:instrText xml:space="preserve"> CITATION Fil26 \l 2057 </w:instrText>
          </w:r>
          <w:r w:rsidR="00786271" w:rsidRPr="002D77BE">
            <w:fldChar w:fldCharType="separate"/>
          </w:r>
          <w:r w:rsidR="00E61687">
            <w:rPr>
              <w:noProof/>
            </w:rPr>
            <w:t xml:space="preserve"> </w:t>
          </w:r>
          <w:r w:rsidR="00E61687" w:rsidRPr="00E61687">
            <w:rPr>
              <w:noProof/>
            </w:rPr>
            <w:t>[3]</w:t>
          </w:r>
          <w:r w:rsidR="00786271" w:rsidRPr="002D77BE">
            <w:fldChar w:fldCharType="end"/>
          </w:r>
        </w:sdtContent>
      </w:sdt>
      <w:r w:rsidRPr="002D77BE">
        <w:t>.</w:t>
      </w:r>
    </w:p>
    <w:p w14:paraId="62C566FA" w14:textId="5B061D5B" w:rsidR="00AF56B2" w:rsidRPr="002D77BE" w:rsidRDefault="00AF56B2" w:rsidP="00C972DA">
      <w:pPr>
        <w:spacing w:line="360" w:lineRule="auto"/>
      </w:pPr>
      <w:r w:rsidRPr="002D77BE">
        <w:t>W modelu przyjęto model prokreacji bezpłciowej, co upraszcza symulacje i eliminuje konieczność poszukiwania partnera. Aby zapobiec niekontrolowanemu przyrostowi populacji, wprowadzono konfigurowalny czas regeneracji (</w:t>
      </w:r>
      <w:r w:rsidR="00786271" w:rsidRPr="002D77BE">
        <w:t>parametr</w:t>
      </w:r>
      <w:r w:rsidRPr="002D77BE">
        <w:t xml:space="preserve"> </w:t>
      </w:r>
      <w:r w:rsidRPr="00A171F2">
        <w:rPr>
          <w:rStyle w:val="CodeinlineChar"/>
          <w:rFonts w:eastAsiaTheme="minorHAnsi"/>
        </w:rPr>
        <w:t>refractory period</w:t>
      </w:r>
      <w:r w:rsidR="0067623E" w:rsidRPr="002D77BE">
        <w:rPr>
          <w:i/>
        </w:rPr>
        <w:t>)</w:t>
      </w:r>
      <w:r w:rsidRPr="002D77BE">
        <w:t>, określający minimalną liczbę iteracji, jakie muszą upłynąć pomiędzy uzyskaniem możliwości wydania kolejnego potomstwa</w:t>
      </w:r>
      <w:sdt>
        <w:sdtPr>
          <w:id w:val="-76906307"/>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E61687">
            <w:rPr>
              <w:noProof/>
            </w:rPr>
            <w:t xml:space="preserve"> </w:t>
          </w:r>
          <w:r w:rsidR="00E61687" w:rsidRPr="00E61687">
            <w:rPr>
              <w:noProof/>
            </w:rPr>
            <w:t>[3]</w:t>
          </w:r>
          <w:r w:rsidR="00205D3A" w:rsidRPr="002D77BE">
            <w:fldChar w:fldCharType="end"/>
          </w:r>
        </w:sdtContent>
      </w:sdt>
      <w:r w:rsidRPr="002D77BE">
        <w:t>.</w:t>
      </w:r>
    </w:p>
    <w:p w14:paraId="3E7874A0" w14:textId="2FC8ED6E" w:rsidR="00AF56B2" w:rsidRPr="002D77BE" w:rsidRDefault="00AF56B2" w:rsidP="00C972DA">
      <w:pPr>
        <w:spacing w:line="360" w:lineRule="auto"/>
      </w:pPr>
      <w:r w:rsidRPr="002D77BE">
        <w:t xml:space="preserve">Ilość energii, jaką agent może przyswoić w pojedynczym kroku symulacji jest odgórnie ograniczona przez użytkownika. Parametr ten </w:t>
      </w:r>
      <w:r w:rsidR="00B86610" w:rsidRPr="002D77BE">
        <w:t xml:space="preserve">krytycznie </w:t>
      </w:r>
      <w:r w:rsidRPr="002D77BE">
        <w:t xml:space="preserve">wpływa </w:t>
      </w:r>
      <w:r w:rsidR="00B86610" w:rsidRPr="002D77BE">
        <w:t>na organizmy o wysoki</w:t>
      </w:r>
      <w:r w:rsidR="001C124C">
        <w:t xml:space="preserve">m zapasie </w:t>
      </w:r>
      <w:r w:rsidR="00B86610" w:rsidRPr="002D77BE">
        <w:t>energii</w:t>
      </w:r>
      <w:r w:rsidR="001C124C">
        <w:t>. M</w:t>
      </w:r>
      <w:r w:rsidR="00B86610" w:rsidRPr="002D77BE">
        <w:t>imo posiadania „większego żołądka”, nie są one w stanie napełnić go natychmiastowo co wymusza na nich dłuższe przebywanie w zasobnych niszach i zwiększa ryzyko śmierci przed osiągnięciem sytości niezbędnej do prokreacji</w:t>
      </w:r>
      <w:sdt>
        <w:sdtPr>
          <w:id w:val="1141761966"/>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E61687">
            <w:rPr>
              <w:noProof/>
            </w:rPr>
            <w:t xml:space="preserve"> </w:t>
          </w:r>
          <w:r w:rsidR="00E61687" w:rsidRPr="00E61687">
            <w:rPr>
              <w:noProof/>
            </w:rPr>
            <w:t>[3]</w:t>
          </w:r>
          <w:r w:rsidR="00205D3A" w:rsidRPr="002D77BE">
            <w:fldChar w:fldCharType="end"/>
          </w:r>
        </w:sdtContent>
      </w:sdt>
      <w:r w:rsidR="00483469" w:rsidRPr="002D77BE">
        <w:t>.</w:t>
      </w:r>
    </w:p>
    <w:p w14:paraId="48CB56A6" w14:textId="71CD0AD8" w:rsidR="00B86610" w:rsidRPr="002D77BE" w:rsidRDefault="00B86610" w:rsidP="00C972DA">
      <w:pPr>
        <w:spacing w:line="360" w:lineRule="auto"/>
      </w:pPr>
      <w:r w:rsidRPr="002D77BE">
        <w:t>Każdy agent posiada zdefiniowany maksymalny wiek ustawiany przez użytkownika w konfiguracji co zapobiega przeludnieniu i ochrania dynamikę ekosystemu poprzez stałą rotacje żyjących organizmów</w:t>
      </w:r>
      <w:sdt>
        <w:sdtPr>
          <w:id w:val="931855193"/>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E61687">
            <w:rPr>
              <w:noProof/>
            </w:rPr>
            <w:t xml:space="preserve"> </w:t>
          </w:r>
          <w:r w:rsidR="00E61687" w:rsidRPr="00E61687">
            <w:rPr>
              <w:noProof/>
            </w:rPr>
            <w:t>[3]</w:t>
          </w:r>
          <w:r w:rsidR="00205D3A" w:rsidRPr="002D77BE">
            <w:fldChar w:fldCharType="end"/>
          </w:r>
        </w:sdtContent>
      </w:sdt>
      <w:r w:rsidRPr="002D77BE">
        <w:t>.</w:t>
      </w:r>
    </w:p>
    <w:p w14:paraId="571ACEDB" w14:textId="24793BC1" w:rsidR="0071590D" w:rsidRPr="002D77BE" w:rsidRDefault="0071590D" w:rsidP="00C972DA">
      <w:pPr>
        <w:spacing w:line="360" w:lineRule="auto"/>
      </w:pPr>
      <w:r w:rsidRPr="002D77BE">
        <w:lastRenderedPageBreak/>
        <w:t>Warto zaznaczyć, że pomimo iż wszystkie z opisanych powyżej parametrów mogłyby zostać zaimplementowane jako geny podlegające mutacji</w:t>
      </w:r>
      <w:r w:rsidR="00C747CB" w:rsidRPr="002D77BE">
        <w:t xml:space="preserve">, celowo z tego zrezygnowano na rzecz </w:t>
      </w:r>
      <w:r w:rsidR="00205D3A" w:rsidRPr="002D77BE">
        <w:t xml:space="preserve">uproszczenia i utrzymania </w:t>
      </w:r>
      <w:r w:rsidR="00C747CB" w:rsidRPr="002D77BE">
        <w:t>stabilności</w:t>
      </w:r>
      <w:r w:rsidR="00205D3A" w:rsidRPr="002D77BE">
        <w:t xml:space="preserve"> symulacji</w:t>
      </w:r>
      <w:sdt>
        <w:sdtPr>
          <w:id w:val="152728544"/>
          <w:citation/>
        </w:sdtPr>
        <w:sdtEndPr/>
        <w:sdtContent>
          <w:r w:rsidR="00205D3A" w:rsidRPr="002D77BE">
            <w:fldChar w:fldCharType="begin"/>
          </w:r>
          <w:r w:rsidR="00205D3A" w:rsidRPr="007F237D">
            <w:instrText xml:space="preserve"> CITATION Fil26 \l 2057 </w:instrText>
          </w:r>
          <w:r w:rsidR="00205D3A" w:rsidRPr="002D77BE">
            <w:fldChar w:fldCharType="separate"/>
          </w:r>
          <w:r w:rsidR="00E61687">
            <w:rPr>
              <w:noProof/>
            </w:rPr>
            <w:t xml:space="preserve"> </w:t>
          </w:r>
          <w:r w:rsidR="00E61687" w:rsidRPr="00E61687">
            <w:rPr>
              <w:noProof/>
            </w:rPr>
            <w:t>[3]</w:t>
          </w:r>
          <w:r w:rsidR="00205D3A" w:rsidRPr="002D77BE">
            <w:fldChar w:fldCharType="end"/>
          </w:r>
        </w:sdtContent>
      </w:sdt>
      <w:r w:rsidR="00C747CB" w:rsidRPr="002D77BE">
        <w:t>.</w:t>
      </w:r>
    </w:p>
    <w:p w14:paraId="5342960F" w14:textId="749C63EF" w:rsidR="00C747CB" w:rsidRPr="002D77BE" w:rsidRDefault="00C747CB" w:rsidP="00C747CB">
      <w:pPr>
        <w:pStyle w:val="Heading2"/>
      </w:pPr>
      <w:bookmarkStart w:id="521" w:name="_Toc219154085"/>
      <w:bookmarkStart w:id="522" w:name="_Toc219232953"/>
      <w:bookmarkStart w:id="523" w:name="_Toc219827867"/>
      <w:r w:rsidRPr="002D77BE">
        <w:t>Założenia badawcze</w:t>
      </w:r>
      <w:bookmarkEnd w:id="521"/>
      <w:bookmarkEnd w:id="522"/>
      <w:bookmarkEnd w:id="523"/>
    </w:p>
    <w:p w14:paraId="1B7C10C4" w14:textId="0F948A1E" w:rsidR="00C747CB" w:rsidRPr="002D77BE" w:rsidRDefault="00C747CB" w:rsidP="00C972DA">
      <w:pPr>
        <w:spacing w:line="360" w:lineRule="auto"/>
      </w:pPr>
      <w:r w:rsidRPr="002D77BE">
        <w:t>Zastosowanie wieloparametrowego opisu komórek oraz rozkładu normalnego do wyznaczania produktywności biologicznej miało na celu umożliwienie obserwacji konkretnych zjawisk ekologicznych. Konstrukcja modelu opiera się na hipotezie, że tak zdefiniowane środowisko pozwoli na:</w:t>
      </w:r>
    </w:p>
    <w:p w14:paraId="45963464" w14:textId="47A88F82" w:rsidR="00D73A5C" w:rsidRPr="002D77BE" w:rsidRDefault="00EB2AB2" w:rsidP="00EB2AB2">
      <w:pPr>
        <w:pStyle w:val="ListParagraph"/>
        <w:numPr>
          <w:ilvl w:val="0"/>
          <w:numId w:val="20"/>
        </w:numPr>
        <w:spacing w:line="360" w:lineRule="auto"/>
      </w:pPr>
      <w:r w:rsidRPr="002D77BE">
        <w:rPr>
          <w:b/>
          <w:bCs/>
        </w:rPr>
        <w:t>T</w:t>
      </w:r>
      <w:r w:rsidR="00D73A5C" w:rsidRPr="002D77BE">
        <w:rPr>
          <w:b/>
          <w:bCs/>
        </w:rPr>
        <w:t>eoretyczne wykształcenie nisz ekologicznych</w:t>
      </w:r>
      <w:r w:rsidR="00FB7FF5">
        <w:rPr>
          <w:b/>
          <w:bCs/>
        </w:rPr>
        <w:t>:</w:t>
      </w:r>
      <w:r w:rsidR="00FB7FF5" w:rsidRPr="007F237D">
        <w:rPr>
          <w:b/>
        </w:rPr>
        <w:t xml:space="preserve"> </w:t>
      </w:r>
      <w:r w:rsidR="00D73A5C" w:rsidRPr="002D77BE">
        <w:t xml:space="preserve">dążono do stworzenia niejednorodnej areny działań. Zamysłem było </w:t>
      </w:r>
      <w:r w:rsidR="009125BF" w:rsidRPr="002D77BE">
        <w:t>sprawdzenie</w:t>
      </w:r>
      <w:r w:rsidR="00D73A5C" w:rsidRPr="002D77BE">
        <w:t xml:space="preserve"> czy populacja, zamiast zmierzać do jednego, uniwersalnego genotypu, zacznie różnicować się na grupy wyspecjalizowane w eksploatacji skrajnie odmiennych obszarów</w:t>
      </w:r>
      <w:r w:rsidR="00FB7FF5">
        <w:t>,</w:t>
      </w:r>
    </w:p>
    <w:p w14:paraId="6AD66350" w14:textId="3D5D8926" w:rsidR="00D73A5C" w:rsidRPr="002D77BE" w:rsidRDefault="00D73A5C" w:rsidP="00EB2AB2">
      <w:pPr>
        <w:pStyle w:val="ListParagraph"/>
        <w:numPr>
          <w:ilvl w:val="0"/>
          <w:numId w:val="20"/>
        </w:numPr>
        <w:spacing w:line="360" w:lineRule="auto"/>
      </w:pPr>
      <w:r w:rsidRPr="002D77BE">
        <w:rPr>
          <w:b/>
          <w:bCs/>
        </w:rPr>
        <w:t xml:space="preserve">Weryfikację mechanizmu drapieżnictwa </w:t>
      </w:r>
      <w:r w:rsidR="009125BF" w:rsidRPr="002D77BE">
        <w:rPr>
          <w:b/>
          <w:bCs/>
        </w:rPr>
        <w:t>abiotycznego</w:t>
      </w:r>
      <w:r w:rsidR="00FB7FF5">
        <w:rPr>
          <w:b/>
          <w:bCs/>
        </w:rPr>
        <w:t>:</w:t>
      </w:r>
      <w:r w:rsidRPr="002D77BE">
        <w:t xml:space="preserve"> model został zaprojektowany tak, aby sprawdzić, czy samo tempo regeneracji biomasy może pełnić funkcję selekcyjną</w:t>
      </w:r>
      <w:r w:rsidR="00180673" w:rsidRPr="002D77BE">
        <w:rPr>
          <w:b/>
          <w:bCs/>
        </w:rPr>
        <w:t xml:space="preserve"> </w:t>
      </w:r>
      <w:sdt>
        <w:sdtPr>
          <w:rPr>
            <w:b/>
            <w:bCs/>
          </w:rPr>
          <w:id w:val="99380485"/>
          <w:citation/>
        </w:sdtPr>
        <w:sdtEndPr/>
        <w:sdtContent>
          <w:r w:rsidR="00180673" w:rsidRPr="002D77BE">
            <w:rPr>
              <w:b/>
              <w:bCs/>
            </w:rPr>
            <w:fldChar w:fldCharType="begin"/>
          </w:r>
          <w:r w:rsidR="00180673" w:rsidRPr="007F237D">
            <w:rPr>
              <w:b/>
            </w:rPr>
            <w:instrText xml:space="preserve"> CITATION Hol09 \l 2057 </w:instrText>
          </w:r>
          <w:r w:rsidR="00180673" w:rsidRPr="002D77BE">
            <w:rPr>
              <w:b/>
              <w:bCs/>
            </w:rPr>
            <w:fldChar w:fldCharType="separate"/>
          </w:r>
          <w:r w:rsidR="00E61687" w:rsidRPr="00E61687">
            <w:rPr>
              <w:noProof/>
            </w:rPr>
            <w:t>[22]</w:t>
          </w:r>
          <w:r w:rsidR="00180673" w:rsidRPr="002D77BE">
            <w:rPr>
              <w:b/>
              <w:bCs/>
            </w:rPr>
            <w:fldChar w:fldCharType="end"/>
          </w:r>
        </w:sdtContent>
      </w:sdt>
      <w:r w:rsidRPr="002D77BE">
        <w:t xml:space="preserve">. Założono, że niedopasowanie metaboliczne agenta do lokalnej wydajności </w:t>
      </w:r>
      <w:r w:rsidR="00B00C96" w:rsidRPr="002D77BE">
        <w:t xml:space="preserve">niszy środowiskowej </w:t>
      </w:r>
      <w:r w:rsidRPr="002D77BE">
        <w:t>powinno prowadzić do jego eliminacji, wymuszając ewolucyjną optymalizację gospodarki energetycznej</w:t>
      </w:r>
      <w:r w:rsidR="00FB7FF5">
        <w:t>.</w:t>
      </w:r>
    </w:p>
    <w:p w14:paraId="5BEC3A27" w14:textId="2D08753A" w:rsidR="00C747CB" w:rsidRPr="002D77BE" w:rsidRDefault="00D73A5C" w:rsidP="00EB2AB2">
      <w:pPr>
        <w:pStyle w:val="ListParagraph"/>
        <w:numPr>
          <w:ilvl w:val="0"/>
          <w:numId w:val="20"/>
        </w:numPr>
        <w:spacing w:line="360" w:lineRule="auto"/>
      </w:pPr>
      <w:r w:rsidRPr="002D77BE">
        <w:rPr>
          <w:b/>
          <w:bCs/>
        </w:rPr>
        <w:t>Badanie dynamiki migracji</w:t>
      </w:r>
      <w:r w:rsidR="00FB7FF5">
        <w:t>:</w:t>
      </w:r>
      <w:r w:rsidRPr="002D77BE">
        <w:t xml:space="preserve"> projektowanie zróżnicowanych map</w:t>
      </w:r>
      <w:r>
        <w:t xml:space="preserve"> </w:t>
      </w:r>
      <w:r w:rsidRPr="002D77BE">
        <w:t>pomóc zbadać czy populacja zagrożona przez wygłodzenie jest w stanie wyemigrować w kierunku odkrywania nowych, zasobnych obszarów.</w:t>
      </w:r>
    </w:p>
    <w:p w14:paraId="07FE2288" w14:textId="77777777" w:rsidR="00EC519C" w:rsidRDefault="00EC519C">
      <w:pPr>
        <w:jc w:val="left"/>
        <w:rPr>
          <w:rFonts w:eastAsiaTheme="majorEastAsia" w:cstheme="majorBidi"/>
          <w:b/>
          <w:bCs/>
          <w:color w:val="2E74B5" w:themeColor="accent1" w:themeShade="BF"/>
          <w:sz w:val="32"/>
          <w:szCs w:val="28"/>
        </w:rPr>
      </w:pPr>
      <w:r>
        <w:br w:type="page"/>
      </w:r>
    </w:p>
    <w:p w14:paraId="33C8B750" w14:textId="17F408B1" w:rsidR="00173F5B" w:rsidRPr="002D77BE" w:rsidRDefault="00173F5B" w:rsidP="00173F5B">
      <w:pPr>
        <w:pStyle w:val="Heading1"/>
      </w:pPr>
      <w:bookmarkStart w:id="524" w:name="_Toc219827868"/>
      <w:r w:rsidRPr="002D77BE">
        <w:lastRenderedPageBreak/>
        <w:t>Środowisko testowe</w:t>
      </w:r>
      <w:bookmarkEnd w:id="524"/>
    </w:p>
    <w:p w14:paraId="79448ADE" w14:textId="4B17E31E" w:rsidR="009F2ABB" w:rsidRPr="002D77BE" w:rsidRDefault="00FC334A" w:rsidP="00C63DB6">
      <w:pPr>
        <w:spacing w:line="360" w:lineRule="auto"/>
      </w:pPr>
      <w:r w:rsidRPr="002D77BE">
        <w:t>W celu zapewnienia spójności i powtarzalności wyników</w:t>
      </w:r>
      <w:r w:rsidR="00241FAA" w:rsidRPr="002D77BE">
        <w:t xml:space="preserve"> wszystkie eksperymenty przeprowadzono</w:t>
      </w:r>
      <w:r w:rsidR="008D13FF" w:rsidRPr="002D77BE">
        <w:t xml:space="preserve"> w </w:t>
      </w:r>
      <w:r w:rsidR="00A840C3" w:rsidRPr="002D77BE">
        <w:t xml:space="preserve">jednolitym środowisku testowym. </w:t>
      </w:r>
      <w:r w:rsidR="00C63DB6" w:rsidRPr="002D77BE">
        <w:t>W niniejszym rozdziale przedstawiono szczegółową specyfikację sprzętu, oprogramowania oraz konfiguracji kompilacji wykorzystywanych podczas realizacji badań.</w:t>
      </w:r>
      <w:r w:rsidR="001A4F4A">
        <w:t xml:space="preserve"> </w:t>
      </w:r>
      <w:r w:rsidR="00C63DB6" w:rsidRPr="002D77BE">
        <w:t>Opisane tu środowisko stanowi odniesienie dla wszystkich testów prezentowanych w dalszej części pracy.</w:t>
      </w:r>
      <w:ins w:id="525" w:author="Filip Rak" w:date="2026-01-20T17:24:00Z" w16du:dateUtc="2026-01-20T16:24:00Z">
        <w:r w:rsidR="00E860C5">
          <w:t xml:space="preserve"> Wyniki</w:t>
        </w:r>
      </w:ins>
      <w:ins w:id="526" w:author="Filip Rak" w:date="2026-01-20T17:30:00Z" w16du:dateUtc="2026-01-20T16:30:00Z">
        <w:r w:rsidR="004A517C">
          <w:t>,</w:t>
        </w:r>
      </w:ins>
      <w:ins w:id="527" w:author="Filip Rak" w:date="2026-01-20T17:24:00Z" w16du:dateUtc="2026-01-20T16:24:00Z">
        <w:r w:rsidR="00E860C5">
          <w:t xml:space="preserve"> </w:t>
        </w:r>
      </w:ins>
      <w:ins w:id="528" w:author="Filip Rak" w:date="2026-01-20T17:28:00Z" w16du:dateUtc="2026-01-20T16:28:00Z">
        <w:r w:rsidR="00516D28">
          <w:t xml:space="preserve">dane wejściowe </w:t>
        </w:r>
      </w:ins>
      <w:ins w:id="529" w:author="Filip Rak" w:date="2026-01-20T17:24:00Z" w16du:dateUtc="2026-01-20T16:24:00Z">
        <w:r w:rsidR="00E860C5">
          <w:t xml:space="preserve">oraz skrypty użyte </w:t>
        </w:r>
        <w:r w:rsidR="00723058">
          <w:t>podczas przeprowadzania testów zostały zawarte w pub</w:t>
        </w:r>
      </w:ins>
      <w:ins w:id="530" w:author="Filip Rak" w:date="2026-01-20T17:25:00Z" w16du:dateUtc="2026-01-20T16:25:00Z">
        <w:r w:rsidR="00723058">
          <w:t>licznym repozytorium</w:t>
        </w:r>
      </w:ins>
      <w:ins w:id="531" w:author="Filip Rak" w:date="2026-01-20T18:42:00Z" w16du:dateUtc="2026-01-20T17:42:00Z">
        <w:r w:rsidR="0076410E">
          <w:t xml:space="preserve"> poświęconym wynikom</w:t>
        </w:r>
      </w:ins>
      <w:ins w:id="532" w:author="Filip Rak" w:date="2026-01-20T17:25:00Z" w16du:dateUtc="2026-01-20T16:25:00Z">
        <w:r w:rsidR="00723058">
          <w:t xml:space="preserve"> </w:t>
        </w:r>
      </w:ins>
      <w:customXmlInsRangeStart w:id="533" w:author="Filip Rak" w:date="2026-01-20T17:25:00Z"/>
      <w:sdt>
        <w:sdtPr>
          <w:id w:val="-1705012974"/>
          <w:citation/>
        </w:sdtPr>
        <w:sdtContent>
          <w:customXmlInsRangeEnd w:id="533"/>
          <w:ins w:id="534" w:author="Filip Rak" w:date="2026-01-20T17:25:00Z" w16du:dateUtc="2026-01-20T16:25:00Z">
            <w:r w:rsidR="001D41BE">
              <w:fldChar w:fldCharType="begin"/>
            </w:r>
            <w:r w:rsidR="001D41BE">
              <w:rPr>
                <w:lang w:val="en-GB"/>
              </w:rPr>
              <w:instrText xml:space="preserve"> CITATION Fil261 \l 2057 </w:instrText>
            </w:r>
          </w:ins>
          <w:r w:rsidR="001D41BE">
            <w:fldChar w:fldCharType="separate"/>
          </w:r>
          <w:r w:rsidR="00E61687" w:rsidRPr="00E61687">
            <w:rPr>
              <w:noProof/>
              <w:lang w:val="en-GB"/>
            </w:rPr>
            <w:t>[25]</w:t>
          </w:r>
          <w:ins w:id="535" w:author="Filip Rak" w:date="2026-01-20T17:25:00Z" w16du:dateUtc="2026-01-20T16:25:00Z">
            <w:r w:rsidR="001D41BE">
              <w:fldChar w:fldCharType="end"/>
            </w:r>
          </w:ins>
          <w:customXmlInsRangeStart w:id="536" w:author="Filip Rak" w:date="2026-01-20T17:25:00Z"/>
        </w:sdtContent>
      </w:sdt>
      <w:customXmlInsRangeEnd w:id="536"/>
      <w:ins w:id="537" w:author="Filip Rak" w:date="2026-01-20T17:25:00Z" w16du:dateUtc="2026-01-20T16:25:00Z">
        <w:r w:rsidR="00723058">
          <w:t>.</w:t>
        </w:r>
      </w:ins>
    </w:p>
    <w:p w14:paraId="0287CCA6" w14:textId="5180328E" w:rsidR="009F2ABB" w:rsidRPr="002D77BE" w:rsidRDefault="00D6085C" w:rsidP="00CA1033">
      <w:pPr>
        <w:pStyle w:val="Heading2"/>
        <w:spacing w:line="360" w:lineRule="auto"/>
      </w:pPr>
      <w:bookmarkStart w:id="538" w:name="_Toc219827869"/>
      <w:r w:rsidRPr="002D77BE">
        <w:t>Konfiguracja sprzętowa</w:t>
      </w:r>
      <w:bookmarkEnd w:id="538"/>
    </w:p>
    <w:p w14:paraId="7989F44A" w14:textId="3B4108D2" w:rsidR="00DD1FFB" w:rsidRPr="002D77BE" w:rsidRDefault="007A63B3" w:rsidP="00CA1033">
      <w:pPr>
        <w:spacing w:line="360" w:lineRule="auto"/>
      </w:pPr>
      <w:r w:rsidRPr="002D77BE">
        <w:t>Testy</w:t>
      </w:r>
      <w:r w:rsidR="004F63F0" w:rsidRPr="002D77BE">
        <w:t xml:space="preserve"> wykonano na komputerze osobistym </w:t>
      </w:r>
      <w:r w:rsidR="00F0222A" w:rsidRPr="002D77BE">
        <w:t>o następującej konfiguracji sprzętowej</w:t>
      </w:r>
      <w:r w:rsidR="00CA1033" w:rsidRPr="002D77BE">
        <w:t>:</w:t>
      </w:r>
    </w:p>
    <w:p w14:paraId="35A6B597" w14:textId="69600E50" w:rsidR="00CA1033" w:rsidRPr="005B48D1" w:rsidRDefault="00064674" w:rsidP="00CA1033">
      <w:pPr>
        <w:pStyle w:val="ListParagraph"/>
        <w:numPr>
          <w:ilvl w:val="0"/>
          <w:numId w:val="23"/>
        </w:numPr>
        <w:spacing w:line="360" w:lineRule="auto"/>
      </w:pPr>
      <w:r w:rsidRPr="005B48D1">
        <w:t xml:space="preserve">procesor </w:t>
      </w:r>
      <w:r w:rsidR="00A31E9C" w:rsidRPr="005B48D1">
        <w:t>–</w:t>
      </w:r>
      <w:r w:rsidRPr="005B48D1">
        <w:t xml:space="preserve"> </w:t>
      </w:r>
      <w:r w:rsidR="00A31E9C" w:rsidRPr="005B48D1">
        <w:t>Core i5 11400H 2.70 GHz</w:t>
      </w:r>
      <w:r w:rsidR="00F10BAE" w:rsidRPr="005B48D1">
        <w:t>,</w:t>
      </w:r>
    </w:p>
    <w:p w14:paraId="01A6ACB1" w14:textId="7C75B2B7" w:rsidR="00597840" w:rsidRPr="005B48D1" w:rsidRDefault="00597840" w:rsidP="00CA1033">
      <w:pPr>
        <w:pStyle w:val="ListParagraph"/>
        <w:numPr>
          <w:ilvl w:val="0"/>
          <w:numId w:val="23"/>
        </w:numPr>
        <w:spacing w:line="360" w:lineRule="auto"/>
      </w:pPr>
      <w:r w:rsidRPr="005B48D1">
        <w:t xml:space="preserve">procesor graficzny – </w:t>
      </w:r>
      <w:r w:rsidR="00644F0F" w:rsidRPr="005B48D1">
        <w:t>Intel UHD Graphics</w:t>
      </w:r>
      <w:r w:rsidR="00F75AD1" w:rsidRPr="005B48D1">
        <w:t xml:space="preserve"> 11th Gen</w:t>
      </w:r>
      <w:r w:rsidR="0079763F" w:rsidRPr="005B48D1">
        <w:t xml:space="preserve"> 128MB</w:t>
      </w:r>
      <w:r w:rsidRPr="005B48D1">
        <w:t xml:space="preserve">, </w:t>
      </w:r>
    </w:p>
    <w:p w14:paraId="18EE6AA7" w14:textId="59816291" w:rsidR="00230319" w:rsidRPr="002D77BE" w:rsidRDefault="00376157" w:rsidP="00230319">
      <w:pPr>
        <w:pStyle w:val="ListParagraph"/>
        <w:numPr>
          <w:ilvl w:val="0"/>
          <w:numId w:val="23"/>
        </w:numPr>
        <w:spacing w:line="360" w:lineRule="auto"/>
      </w:pPr>
      <w:r w:rsidRPr="002D77BE">
        <w:t>pamięć operacyjna RAM – 16GB DDR4</w:t>
      </w:r>
      <w:r w:rsidR="00230319" w:rsidRPr="002D77BE">
        <w:t>.</w:t>
      </w:r>
    </w:p>
    <w:p w14:paraId="03110A33" w14:textId="32B6B3A0" w:rsidR="00230319" w:rsidRPr="002D77BE" w:rsidRDefault="00D20FF6" w:rsidP="00230319">
      <w:pPr>
        <w:spacing w:line="360" w:lineRule="auto"/>
      </w:pPr>
      <w:r w:rsidRPr="002D77BE">
        <w:t>GPU komputera</w:t>
      </w:r>
      <w:r w:rsidR="00347A1A" w:rsidRPr="002D77BE">
        <w:t xml:space="preserve"> </w:t>
      </w:r>
      <w:r w:rsidR="002C415E" w:rsidRPr="002D77BE">
        <w:t xml:space="preserve">wykorzystane było wyłącznie do renderowania interfejsu </w:t>
      </w:r>
      <w:r w:rsidR="00F6604F" w:rsidRPr="002D77BE">
        <w:t xml:space="preserve">graficznego </w:t>
      </w:r>
      <w:r w:rsidR="002C415E" w:rsidRPr="002D77BE">
        <w:t xml:space="preserve">aplikacji. </w:t>
      </w:r>
      <w:r w:rsidR="00F6604F" w:rsidRPr="002D77BE">
        <w:t xml:space="preserve">Obliczenia związane z przebiegiem symulacji były wykonane w pełni na </w:t>
      </w:r>
      <w:r w:rsidR="00993637" w:rsidRPr="002D77BE">
        <w:t xml:space="preserve">pojedynczym rdzeniu CPU. </w:t>
      </w:r>
    </w:p>
    <w:p w14:paraId="5DC12D42" w14:textId="62B02CF1" w:rsidR="004D7C96" w:rsidRPr="002D77BE" w:rsidRDefault="004D7C96" w:rsidP="00142F39">
      <w:pPr>
        <w:pStyle w:val="Heading2"/>
        <w:spacing w:line="360" w:lineRule="auto"/>
      </w:pPr>
      <w:bookmarkStart w:id="539" w:name="_Toc219827870"/>
      <w:r w:rsidRPr="002D77BE">
        <w:t>Konfiguracja oprogramowania i kompilacja</w:t>
      </w:r>
      <w:bookmarkEnd w:id="539"/>
    </w:p>
    <w:p w14:paraId="48A7524E" w14:textId="33747D27" w:rsidR="00B762AE" w:rsidRPr="002D77BE" w:rsidRDefault="00B762AE" w:rsidP="00142F39">
      <w:pPr>
        <w:spacing w:line="360" w:lineRule="auto"/>
      </w:pPr>
      <w:r w:rsidRPr="002D77BE">
        <w:t>Oprogramowanie symulacyjne zostało skompilowane i uruchomione w następującym środowisku:</w:t>
      </w:r>
    </w:p>
    <w:p w14:paraId="5E178F06" w14:textId="6CAF6AC3" w:rsidR="00B762AE" w:rsidRPr="002D77BE" w:rsidRDefault="00B762AE" w:rsidP="00142F39">
      <w:pPr>
        <w:pStyle w:val="ListParagraph"/>
        <w:numPr>
          <w:ilvl w:val="0"/>
          <w:numId w:val="24"/>
        </w:numPr>
        <w:spacing w:line="360" w:lineRule="auto"/>
      </w:pPr>
      <w:r w:rsidRPr="002D77BE">
        <w:t>system operacyjny</w:t>
      </w:r>
      <w:r w:rsidR="0079763F" w:rsidRPr="002D77BE">
        <w:t xml:space="preserve"> – Windows 10 </w:t>
      </w:r>
      <w:r w:rsidR="008C1E95" w:rsidRPr="002D77BE">
        <w:t>Home 22H2 64-bit</w:t>
      </w:r>
      <w:r w:rsidR="008C6B76" w:rsidRPr="002D77BE">
        <w:t>,</w:t>
      </w:r>
    </w:p>
    <w:p w14:paraId="63C2F35D" w14:textId="209FB38D" w:rsidR="00207AE8" w:rsidRPr="005B48D1" w:rsidRDefault="00207AE8" w:rsidP="00142F39">
      <w:pPr>
        <w:pStyle w:val="ListParagraph"/>
        <w:numPr>
          <w:ilvl w:val="0"/>
          <w:numId w:val="24"/>
        </w:numPr>
        <w:spacing w:line="360" w:lineRule="auto"/>
      </w:pPr>
      <w:r w:rsidRPr="005B48D1">
        <w:t xml:space="preserve">kompilator C++ </w:t>
      </w:r>
      <w:r w:rsidR="001648B5" w:rsidRPr="005B48D1">
        <w:t>–</w:t>
      </w:r>
      <w:r w:rsidRPr="005B48D1">
        <w:t xml:space="preserve"> </w:t>
      </w:r>
      <w:r w:rsidR="005E4F2E" w:rsidRPr="005B48D1">
        <w:t>Clang</w:t>
      </w:r>
      <w:r w:rsidR="0066168F" w:rsidRPr="005B48D1">
        <w:t xml:space="preserve"> 21.1.7 x86_64-pc-windows-msvc</w:t>
      </w:r>
      <w:r w:rsidR="008C6B76" w:rsidRPr="005B48D1">
        <w:t>,</w:t>
      </w:r>
    </w:p>
    <w:p w14:paraId="110C0A51" w14:textId="329BE97D" w:rsidR="008C6B76" w:rsidRPr="002D77BE" w:rsidRDefault="008C6B76" w:rsidP="00142F39">
      <w:pPr>
        <w:pStyle w:val="ListParagraph"/>
        <w:numPr>
          <w:ilvl w:val="0"/>
          <w:numId w:val="24"/>
        </w:numPr>
        <w:spacing w:line="360" w:lineRule="auto"/>
      </w:pPr>
      <w:r w:rsidRPr="002D77BE">
        <w:t xml:space="preserve">konfiguracja kompilacji: tryb Release </w:t>
      </w:r>
      <w:r w:rsidR="00EE2104" w:rsidRPr="002D77BE">
        <w:t>z optymalizacją -</w:t>
      </w:r>
      <w:r w:rsidR="009D04FE" w:rsidRPr="002D77BE">
        <w:t>O</w:t>
      </w:r>
      <w:r w:rsidR="00EE2104" w:rsidRPr="002D77BE">
        <w:t>3</w:t>
      </w:r>
      <w:r w:rsidR="00960B94" w:rsidRPr="002D77BE">
        <w:t>,</w:t>
      </w:r>
    </w:p>
    <w:p w14:paraId="1EED43DC" w14:textId="531B276E" w:rsidR="00EE2104" w:rsidRPr="002D77BE" w:rsidRDefault="00A469F6" w:rsidP="00142F39">
      <w:pPr>
        <w:pStyle w:val="ListParagraph"/>
        <w:numPr>
          <w:ilvl w:val="0"/>
          <w:numId w:val="24"/>
        </w:numPr>
        <w:spacing w:line="360" w:lineRule="auto"/>
      </w:pPr>
      <w:r w:rsidRPr="002D77BE">
        <w:t>commit (Git)</w:t>
      </w:r>
      <w:r w:rsidR="003C3005" w:rsidRPr="002D77BE">
        <w:t xml:space="preserve"> </w:t>
      </w:r>
      <w:r w:rsidR="00955EC1" w:rsidRPr="002D77BE">
        <w:t>–</w:t>
      </w:r>
      <w:r w:rsidRPr="002D77BE">
        <w:t xml:space="preserve"> </w:t>
      </w:r>
      <w:r w:rsidR="0051742D" w:rsidRPr="0051742D">
        <w:t>85fe91021557b272a230b086f315078f5ac3e8ec</w:t>
      </w:r>
      <w:sdt>
        <w:sdtPr>
          <w:id w:val="943427107"/>
          <w:citation/>
        </w:sdtPr>
        <w:sdtEndPr/>
        <w:sdtContent>
          <w:r w:rsidR="00F65FB5" w:rsidRPr="002D77BE">
            <w:fldChar w:fldCharType="begin"/>
          </w:r>
          <w:r w:rsidR="00F65FB5" w:rsidRPr="002D77BE">
            <w:instrText xml:space="preserve"> CITATION Fil26 \l 2057 </w:instrText>
          </w:r>
          <w:r w:rsidR="00F65FB5" w:rsidRPr="002D77BE">
            <w:fldChar w:fldCharType="separate"/>
          </w:r>
          <w:r w:rsidR="00E61687">
            <w:rPr>
              <w:noProof/>
            </w:rPr>
            <w:t xml:space="preserve"> </w:t>
          </w:r>
          <w:r w:rsidR="00E61687" w:rsidRPr="00E61687">
            <w:rPr>
              <w:noProof/>
            </w:rPr>
            <w:t>[3]</w:t>
          </w:r>
          <w:r w:rsidR="00F65FB5" w:rsidRPr="002D77BE">
            <w:fldChar w:fldCharType="end"/>
          </w:r>
        </w:sdtContent>
      </w:sdt>
      <w:r w:rsidR="00960B94" w:rsidRPr="002D77BE">
        <w:t>.</w:t>
      </w:r>
    </w:p>
    <w:p w14:paraId="6B2E3146" w14:textId="77777777" w:rsidR="00041746" w:rsidRDefault="00041746">
      <w:pPr>
        <w:jc w:val="left"/>
        <w:rPr>
          <w:rFonts w:eastAsiaTheme="majorEastAsia" w:cstheme="majorBidi"/>
          <w:b/>
          <w:bCs/>
          <w:color w:val="2E74B5" w:themeColor="accent1" w:themeShade="BF"/>
          <w:sz w:val="32"/>
          <w:szCs w:val="28"/>
        </w:rPr>
      </w:pPr>
      <w:r>
        <w:br w:type="page"/>
      </w:r>
    </w:p>
    <w:p w14:paraId="0394A0F8" w14:textId="1AC74EFE" w:rsidR="0033116A" w:rsidRPr="002D77BE" w:rsidRDefault="00C526EA" w:rsidP="00D7622F">
      <w:pPr>
        <w:pStyle w:val="Heading1"/>
      </w:pPr>
      <w:bookmarkStart w:id="540" w:name="_Toc219827871"/>
      <w:r w:rsidRPr="002D77BE">
        <w:lastRenderedPageBreak/>
        <w:t>Ocena architektury</w:t>
      </w:r>
      <w:bookmarkEnd w:id="540"/>
    </w:p>
    <w:p w14:paraId="352E7A2E" w14:textId="49054724" w:rsidR="00494E63" w:rsidRPr="002D77BE" w:rsidRDefault="00494E63" w:rsidP="00494E63">
      <w:pPr>
        <w:spacing w:line="360" w:lineRule="auto"/>
      </w:pPr>
      <w:r w:rsidRPr="002D77BE">
        <w:t xml:space="preserve">Celem niniejszego rozdziału jest ocena zaprojektowanej architektury oprogramowania pod kątem jej własności niefunkcjonalnych, w szczególności wydajności obliczeniowej oraz deterministyczności działania. Przedstawiono wyniki testów wydajnościowych przeprowadzonych dla różnych liczebności populacji agentów, analizę wpływu warstwy graficznej na czas przetwarzania, a także test deterministyczności symulacji </w:t>
      </w:r>
      <w:r w:rsidR="001B7DB4" w:rsidRPr="002D77BE">
        <w:t>dla tych samych danych wejściowych</w:t>
      </w:r>
      <w:r w:rsidRPr="002D77BE">
        <w:t>.</w:t>
      </w:r>
    </w:p>
    <w:p w14:paraId="091589A9" w14:textId="5B306E59" w:rsidR="00D7622F" w:rsidRPr="002D77BE" w:rsidRDefault="007B735D" w:rsidP="00D7622F">
      <w:pPr>
        <w:pStyle w:val="Heading2"/>
        <w:spacing w:line="360" w:lineRule="auto"/>
      </w:pPr>
      <w:bookmarkStart w:id="541" w:name="_Toc219827872"/>
      <w:r w:rsidRPr="002D77BE">
        <w:t>Testy wydajnościowe</w:t>
      </w:r>
      <w:bookmarkEnd w:id="541"/>
    </w:p>
    <w:p w14:paraId="1CF54C56" w14:textId="33EC6C59" w:rsidR="005B4F9A" w:rsidRPr="002D77BE" w:rsidRDefault="00DD532A" w:rsidP="00D7622F">
      <w:pPr>
        <w:spacing w:line="360" w:lineRule="auto"/>
      </w:pPr>
      <w:r w:rsidRPr="002D77BE">
        <w:t xml:space="preserve">Podobnie jak w pracach poświęconych zastosowaniu architektury ECS w symulacjach agentowych, nacisk położono tu na ocenę skalowalności obliczeniowej </w:t>
      </w:r>
      <w:sdt>
        <w:sdtPr>
          <w:id w:val="1010950257"/>
          <w:citation/>
        </w:sdtPr>
        <w:sdtEndPr/>
        <w:sdtContent>
          <w:r w:rsidR="00B94D54" w:rsidRPr="002D77BE">
            <w:fldChar w:fldCharType="begin"/>
          </w:r>
          <w:r w:rsidR="00B94D54" w:rsidRPr="002D77BE">
            <w:instrText xml:space="preserve"> CITATION ECSPerf \l 2057 </w:instrText>
          </w:r>
          <w:r w:rsidR="00B94D54" w:rsidRPr="002D77BE">
            <w:fldChar w:fldCharType="separate"/>
          </w:r>
          <w:r w:rsidR="00E61687" w:rsidRPr="00E61687">
            <w:rPr>
              <w:noProof/>
            </w:rPr>
            <w:t>[4]</w:t>
          </w:r>
          <w:r w:rsidR="00B94D54" w:rsidRPr="002D77BE">
            <w:fldChar w:fldCharType="end"/>
          </w:r>
        </w:sdtContent>
      </w:sdt>
      <w:r w:rsidRPr="002D77BE">
        <w:t xml:space="preserve">. </w:t>
      </w:r>
      <w:r w:rsidR="00FC16B2" w:rsidRPr="002D77BE">
        <w:t>Wykonano</w:t>
      </w:r>
      <w:r w:rsidR="006068DA" w:rsidRPr="002D77BE">
        <w:t xml:space="preserve"> szereg testów wydajnościowych polegających na </w:t>
      </w:r>
      <w:r w:rsidR="00FC16B2" w:rsidRPr="002D77BE">
        <w:t xml:space="preserve">przeprowadzeniu </w:t>
      </w:r>
      <w:r w:rsidR="006068DA" w:rsidRPr="002D77BE">
        <w:t xml:space="preserve">symulacji </w:t>
      </w:r>
      <w:r w:rsidR="001D25ED" w:rsidRPr="002D77BE">
        <w:t xml:space="preserve">dla zmiennej </w:t>
      </w:r>
      <w:r w:rsidR="00330DA7" w:rsidRPr="002D77BE">
        <w:t>liczby</w:t>
      </w:r>
      <w:r w:rsidR="001D25ED" w:rsidRPr="002D77BE">
        <w:t xml:space="preserve"> agentów. </w:t>
      </w:r>
      <w:r w:rsidR="00BD67EE" w:rsidRPr="002D77BE">
        <w:t>Przygotowano specjalny zestaw konfiguracyjny, w którym</w:t>
      </w:r>
      <w:r w:rsidR="005B4F9A" w:rsidRPr="002D77BE">
        <w:t>:</w:t>
      </w:r>
    </w:p>
    <w:p w14:paraId="69300FB1" w14:textId="1BDE3ABF" w:rsidR="005B4F9A" w:rsidRPr="002D77BE" w:rsidRDefault="00731027" w:rsidP="00D7622F">
      <w:pPr>
        <w:pStyle w:val="ListParagraph"/>
        <w:numPr>
          <w:ilvl w:val="0"/>
          <w:numId w:val="25"/>
        </w:numPr>
        <w:spacing w:line="360" w:lineRule="auto"/>
      </w:pPr>
      <w:r w:rsidRPr="002D77BE">
        <w:t>u</w:t>
      </w:r>
      <w:r w:rsidR="005B4F9A" w:rsidRPr="002D77BE">
        <w:t xml:space="preserve">stawiono </w:t>
      </w:r>
      <w:r w:rsidR="003A24AF" w:rsidRPr="002D77BE">
        <w:t xml:space="preserve">czas trwania symulacji na </w:t>
      </w:r>
      <w:r w:rsidR="004D7CF3" w:rsidRPr="002D77BE">
        <w:t>sto jeden</w:t>
      </w:r>
      <w:r w:rsidR="003A24AF" w:rsidRPr="002D77BE">
        <w:t xml:space="preserve"> tysięcy iteracji,</w:t>
      </w:r>
      <w:r w:rsidR="00BD67EE" w:rsidRPr="002D77BE">
        <w:t xml:space="preserve"> </w:t>
      </w:r>
    </w:p>
    <w:p w14:paraId="4EAB9138" w14:textId="32F999DC" w:rsidR="00842A2D" w:rsidRPr="002D77BE" w:rsidRDefault="00B152F6" w:rsidP="00D7622F">
      <w:pPr>
        <w:pStyle w:val="ListParagraph"/>
        <w:numPr>
          <w:ilvl w:val="0"/>
          <w:numId w:val="25"/>
        </w:numPr>
        <w:spacing w:line="360" w:lineRule="auto"/>
      </w:pPr>
      <w:r w:rsidRPr="002D77BE">
        <w:t xml:space="preserve">zapotrzebowanie agentów </w:t>
      </w:r>
      <w:r w:rsidR="00731027" w:rsidRPr="002D77BE">
        <w:t xml:space="preserve">na energię </w:t>
      </w:r>
      <w:r w:rsidR="008C1F7F" w:rsidRPr="002D77BE">
        <w:t xml:space="preserve">zredukowano </w:t>
      </w:r>
      <w:r w:rsidRPr="002D77BE">
        <w:t>do zera</w:t>
      </w:r>
      <w:r w:rsidR="005B4F9A" w:rsidRPr="002D77BE">
        <w:t>,</w:t>
      </w:r>
    </w:p>
    <w:p w14:paraId="72E4BBC7" w14:textId="1D951EBB" w:rsidR="004406BB" w:rsidRPr="002D77BE" w:rsidRDefault="008C1F7F" w:rsidP="00D7622F">
      <w:pPr>
        <w:pStyle w:val="ListParagraph"/>
        <w:numPr>
          <w:ilvl w:val="0"/>
          <w:numId w:val="25"/>
        </w:numPr>
        <w:spacing w:line="360" w:lineRule="auto"/>
      </w:pPr>
      <w:r w:rsidRPr="002D77BE">
        <w:t>długość życia oraz liczbę iteracji wymaganą do osiągnięcia możliwości prokreacji zwiększono do wartości przekraczających całkowitą liczbę iteracji symulacji</w:t>
      </w:r>
      <w:r w:rsidR="00C37B92" w:rsidRPr="002D77BE">
        <w:t>.</w:t>
      </w:r>
    </w:p>
    <w:p w14:paraId="066BF457" w14:textId="44D77D78" w:rsidR="00652217" w:rsidRPr="002D77BE" w:rsidRDefault="00652217" w:rsidP="00D7622F">
      <w:pPr>
        <w:pStyle w:val="ListParagraph"/>
        <w:numPr>
          <w:ilvl w:val="0"/>
          <w:numId w:val="25"/>
        </w:numPr>
        <w:spacing w:line="360" w:lineRule="auto"/>
      </w:pPr>
      <w:r w:rsidRPr="002D77BE">
        <w:t xml:space="preserve">operacje </w:t>
      </w:r>
      <w:r w:rsidR="00F8267D" w:rsidRPr="002D77BE">
        <w:t xml:space="preserve">zapisu </w:t>
      </w:r>
      <w:r w:rsidRPr="002D77BE">
        <w:t xml:space="preserve">związane z logowaniem wyników </w:t>
      </w:r>
      <w:r w:rsidR="00344ABB" w:rsidRPr="002D77BE">
        <w:t>opóźniono</w:t>
      </w:r>
      <w:r w:rsidR="00F8267D" w:rsidRPr="002D77BE">
        <w:t xml:space="preserve"> </w:t>
      </w:r>
      <w:r w:rsidR="00344ABB" w:rsidRPr="002D77BE">
        <w:t>d</w:t>
      </w:r>
      <w:r w:rsidR="00F8267D" w:rsidRPr="002D77BE">
        <w:t>o zakończeni</w:t>
      </w:r>
      <w:r w:rsidR="00983958" w:rsidRPr="002D77BE">
        <w:t>a</w:t>
      </w:r>
      <w:r w:rsidR="00F8267D" w:rsidRPr="002D77BE">
        <w:t xml:space="preserve"> symulacji.</w:t>
      </w:r>
    </w:p>
    <w:p w14:paraId="47D859D9" w14:textId="00CE5FDF" w:rsidR="00D41A27" w:rsidRPr="002D77BE" w:rsidRDefault="00FA1285" w:rsidP="00D7622F">
      <w:pPr>
        <w:spacing w:line="360" w:lineRule="auto"/>
      </w:pPr>
      <w:r w:rsidRPr="002D77BE">
        <w:t xml:space="preserve">Celem tych zabiegów było zapewnienie stałej liczby agentów podczas całego przebiegu każdej symulacji, co umożliwiło uzyskanie powtarzalnego i stabilnego obciążenia obliczeniowego. Należy zaznaczyć, że takie uproszczenia w pewnym stopniu obniżyły koszt obliczeniowy symulacji, ponieważ część ścieżek logicznych i mechanizmów nie była </w:t>
      </w:r>
      <w:r w:rsidR="006E2834">
        <w:t xml:space="preserve">w </w:t>
      </w:r>
      <w:r w:rsidR="00907F0E">
        <w:t xml:space="preserve">pełni </w:t>
      </w:r>
      <w:r w:rsidR="00907F0E" w:rsidRPr="002D77BE">
        <w:t>aktywowana</w:t>
      </w:r>
      <w:r w:rsidRPr="002D77BE">
        <w:t>. Mimo to najbardziej wymagające systemy</w:t>
      </w:r>
      <w:r w:rsidR="00907F0E">
        <w:t xml:space="preserve">, </w:t>
      </w:r>
      <w:r w:rsidRPr="002D77BE">
        <w:t>odpowiedzialne za logikę zachowania i procesy decyzyjne agentów</w:t>
      </w:r>
      <w:r w:rsidR="00907F0E">
        <w:t xml:space="preserve">, </w:t>
      </w:r>
      <w:r w:rsidRPr="002D77BE">
        <w:t>nadal wykonywały pełen zakres swojej pracy.</w:t>
      </w:r>
    </w:p>
    <w:p w14:paraId="730FE681" w14:textId="6A22745D" w:rsidR="007E7147" w:rsidRPr="002D77BE" w:rsidRDefault="007E7147" w:rsidP="00D7622F">
      <w:pPr>
        <w:spacing w:line="360" w:lineRule="auto"/>
      </w:pPr>
      <w:r w:rsidRPr="002D77BE">
        <w:t>Szereg testów przeprowadzono w sposób zautomatyzowany</w:t>
      </w:r>
      <w:r w:rsidR="002D2CAC" w:rsidRPr="002D77BE">
        <w:t xml:space="preserve"> w trybie konsolowym</w:t>
      </w:r>
      <w:r w:rsidRPr="002D77BE">
        <w:t xml:space="preserve"> z wykorzystaniem skryptów napisanych w języku </w:t>
      </w:r>
      <w:r w:rsidRPr="00907F0E">
        <w:t>Python</w:t>
      </w:r>
      <w:ins w:id="542" w:author="Filip Rak" w:date="2026-01-20T17:32:00Z" w16du:dateUtc="2026-01-20T16:32:00Z">
        <w:r w:rsidR="00FA08F7">
          <w:t xml:space="preserve"> </w:t>
        </w:r>
      </w:ins>
      <w:customXmlInsRangeStart w:id="543" w:author="Filip Rak" w:date="2026-01-20T17:33:00Z"/>
      <w:sdt>
        <w:sdtPr>
          <w:id w:val="-382793203"/>
          <w:citation/>
        </w:sdtPr>
        <w:sdtContent>
          <w:customXmlInsRangeEnd w:id="543"/>
          <w:ins w:id="544" w:author="Filip Rak" w:date="2026-01-20T17:33:00Z" w16du:dateUtc="2026-01-20T16:33:00Z">
            <w:r w:rsidR="00FA08F7">
              <w:fldChar w:fldCharType="begin"/>
            </w:r>
            <w:r w:rsidR="00FA08F7">
              <w:rPr>
                <w:lang w:val="en-GB"/>
              </w:rPr>
              <w:instrText xml:space="preserve"> CITATION Fil261 \l 2057 </w:instrText>
            </w:r>
          </w:ins>
          <w:r w:rsidR="00FA08F7">
            <w:fldChar w:fldCharType="separate"/>
          </w:r>
          <w:r w:rsidR="00E61687" w:rsidRPr="00E61687">
            <w:rPr>
              <w:noProof/>
              <w:lang w:val="en-GB"/>
            </w:rPr>
            <w:t>[25]</w:t>
          </w:r>
          <w:ins w:id="545" w:author="Filip Rak" w:date="2026-01-20T17:33:00Z" w16du:dateUtc="2026-01-20T16:33:00Z">
            <w:r w:rsidR="00FA08F7">
              <w:fldChar w:fldCharType="end"/>
            </w:r>
          </w:ins>
          <w:customXmlInsRangeStart w:id="546" w:author="Filip Rak" w:date="2026-01-20T17:33:00Z"/>
        </w:sdtContent>
      </w:sdt>
      <w:customXmlInsRangeEnd w:id="546"/>
      <w:r w:rsidRPr="002D77BE">
        <w:t xml:space="preserve">. </w:t>
      </w:r>
    </w:p>
    <w:p w14:paraId="0E1DEB89" w14:textId="3B97B902" w:rsidR="006938A0" w:rsidRPr="002D77BE" w:rsidRDefault="006938A0" w:rsidP="002C1FC9">
      <w:pPr>
        <w:pStyle w:val="Heading3"/>
      </w:pPr>
      <w:bookmarkStart w:id="547" w:name="_Toc219827873"/>
      <w:r w:rsidRPr="002D77BE">
        <w:t xml:space="preserve">Wyniki testów </w:t>
      </w:r>
      <w:r w:rsidR="00644223" w:rsidRPr="002D77BE">
        <w:t>wydajnościowych</w:t>
      </w:r>
      <w:bookmarkEnd w:id="547"/>
    </w:p>
    <w:p w14:paraId="2833E397" w14:textId="75B4B5B2" w:rsidR="002C1FC9" w:rsidRPr="002D77BE" w:rsidRDefault="002C1FC9" w:rsidP="002C1FC9">
      <w:pPr>
        <w:spacing w:line="360" w:lineRule="auto"/>
      </w:pPr>
      <w:r w:rsidRPr="002D77BE">
        <w:t xml:space="preserve">Jako </w:t>
      </w:r>
      <w:r w:rsidRPr="002D77BE">
        <w:rPr>
          <w:i/>
          <w:iCs/>
        </w:rPr>
        <w:t>czas iteracji</w:t>
      </w:r>
      <w:r w:rsidRPr="002D77BE">
        <w:t xml:space="preserve"> definiuje się czas, jaki aplikacja przeznacza wyłącznie na wykonanie modelu symulacyjnego: obejmuje to aktualizację automatu komórkowego, wszystkich agentów oraz buforowanie wyników wydajnościowych danej iteracji.</w:t>
      </w:r>
    </w:p>
    <w:p w14:paraId="570E89EC" w14:textId="0382B8F1" w:rsidR="004C08FD" w:rsidRPr="002D77BE" w:rsidRDefault="002C1FC9" w:rsidP="002C1FC9">
      <w:pPr>
        <w:spacing w:line="360" w:lineRule="auto"/>
      </w:pPr>
      <w:r w:rsidRPr="002D77BE">
        <w:lastRenderedPageBreak/>
        <w:t xml:space="preserve">Z kolei </w:t>
      </w:r>
      <w:r w:rsidRPr="002D77BE">
        <w:rPr>
          <w:i/>
          <w:iCs/>
        </w:rPr>
        <w:t>czas klatki</w:t>
      </w:r>
      <w:r w:rsidRPr="002D77BE">
        <w:t xml:space="preserve"> określa się jako czas potrzebny na pełne przetworzenie pojedynczej klatki aplikacji, </w:t>
      </w:r>
      <w:r w:rsidR="00CF38BA">
        <w:t>zawierający</w:t>
      </w:r>
      <w:r w:rsidRPr="002D77BE">
        <w:t xml:space="preserve"> zarówno wykonanie iteracji symulacji, jak i wszystkie dodatkowe operacje warstwy</w:t>
      </w:r>
      <w:r w:rsidR="00EF651F" w:rsidRPr="002D77BE">
        <w:t xml:space="preserve"> silnika</w:t>
      </w:r>
      <w:r w:rsidR="00AA05B6" w:rsidRPr="002D77BE">
        <w:t xml:space="preserve"> i serwisów</w:t>
      </w:r>
      <w:r w:rsidR="009A3666" w:rsidRPr="002D77BE">
        <w:t xml:space="preserve"> </w:t>
      </w:r>
      <w:r w:rsidR="00AA05B6" w:rsidRPr="002D77BE">
        <w:t xml:space="preserve">oraz </w:t>
      </w:r>
      <w:r w:rsidR="009A3666" w:rsidRPr="002D77BE">
        <w:t xml:space="preserve">niesymulacyjnej warstwy logicznej aplikacji. W przypadku trybu graficznego </w:t>
      </w:r>
      <w:r w:rsidR="00CF38BA">
        <w:t>uwzględniany</w:t>
      </w:r>
      <w:r w:rsidR="00F241BA" w:rsidRPr="002D77BE">
        <w:t xml:space="preserve"> jest również czas </w:t>
      </w:r>
      <w:r w:rsidR="003213AD" w:rsidRPr="002D77BE">
        <w:t>obsługi wejścia użytkownika</w:t>
      </w:r>
      <w:r w:rsidR="003F1C5F" w:rsidRPr="002D77BE">
        <w:t xml:space="preserve">, </w:t>
      </w:r>
      <w:r w:rsidRPr="002D77BE">
        <w:t>odświeżani</w:t>
      </w:r>
      <w:r w:rsidR="003F1C5F" w:rsidRPr="002D77BE">
        <w:t>a</w:t>
      </w:r>
      <w:r w:rsidRPr="002D77BE">
        <w:t xml:space="preserve"> okna</w:t>
      </w:r>
      <w:r w:rsidR="003F1C5F" w:rsidRPr="002D77BE">
        <w:t xml:space="preserve"> oraz</w:t>
      </w:r>
      <w:r w:rsidRPr="002D77BE">
        <w:t xml:space="preserve"> renderowani</w:t>
      </w:r>
      <w:r w:rsidR="003F1C5F" w:rsidRPr="002D77BE">
        <w:t>a</w:t>
      </w:r>
      <w:r w:rsidRPr="002D77BE">
        <w:t xml:space="preserve"> elementów interfejsu użytkownik</w:t>
      </w:r>
      <w:r w:rsidR="003F1C5F" w:rsidRPr="002D77BE">
        <w:t>a</w:t>
      </w:r>
      <w:r w:rsidRPr="002D77BE">
        <w:t>.</w:t>
      </w:r>
      <w:r w:rsidR="005D2AE5" w:rsidRPr="002D77BE">
        <w:t xml:space="preserve"> </w:t>
      </w:r>
      <w:r w:rsidR="00310208" w:rsidRPr="002D77BE">
        <w:t>Pierwszy tysiąc iteracji służył jako rozgrzewka</w:t>
      </w:r>
      <w:r w:rsidR="00A440CB">
        <w:t xml:space="preserve"> pomiarowa</w:t>
      </w:r>
      <w:r w:rsidR="00310208" w:rsidRPr="002D77BE">
        <w:t xml:space="preserve"> i nie został uwzględniony w analizie</w:t>
      </w:r>
      <w:r w:rsidR="005D2AE5" w:rsidRPr="002D77BE">
        <w:t>.</w:t>
      </w:r>
      <w:r w:rsidR="00010333">
        <w:t xml:space="preserve"> </w:t>
      </w:r>
      <w:r w:rsidR="00010333" w:rsidRPr="002D77BE">
        <w:t xml:space="preserve">Zestawienie wartości średnich i median oraz odpowiadającej im przepustowości podano w </w:t>
      </w:r>
      <w:r w:rsidR="00D83C97">
        <w:t>tabeli 1</w:t>
      </w:r>
      <w:r w:rsidR="00D7672E">
        <w:t>.</w:t>
      </w:r>
    </w:p>
    <w:p w14:paraId="1F23B1CD" w14:textId="77777777" w:rsidR="00CA7993" w:rsidRPr="007F237D" w:rsidRDefault="00CA7993" w:rsidP="002C1FC9">
      <w:pPr>
        <w:spacing w:line="360" w:lineRule="auto"/>
        <w:rPr>
          <w:szCs w:val="24"/>
        </w:rPr>
      </w:pPr>
    </w:p>
    <w:p w14:paraId="5E8B16B8" w14:textId="3613C86A" w:rsidR="009E5263" w:rsidRPr="002D77BE" w:rsidRDefault="00157810" w:rsidP="00157810">
      <w:pPr>
        <w:pStyle w:val="Caption"/>
        <w:rPr>
          <w:rFonts w:cs="Times New Roman"/>
          <w:szCs w:val="20"/>
        </w:rPr>
      </w:pPr>
      <w:bookmarkStart w:id="548" w:name="_Ref219383853"/>
      <w:bookmarkStart w:id="549" w:name="_Ref219383780"/>
      <w:r w:rsidRPr="002D77BE">
        <w:rPr>
          <w:rFonts w:cs="Times New Roman"/>
          <w:szCs w:val="20"/>
        </w:rPr>
        <w:t xml:space="preserve">Tab. </w:t>
      </w:r>
      <w:r w:rsidRPr="002D77BE">
        <w:rPr>
          <w:rFonts w:cs="Times New Roman"/>
          <w:szCs w:val="20"/>
        </w:rPr>
        <w:fldChar w:fldCharType="begin"/>
      </w:r>
      <w:r w:rsidRPr="002D77BE">
        <w:rPr>
          <w:rFonts w:cs="Times New Roman"/>
          <w:szCs w:val="20"/>
        </w:rPr>
        <w:instrText xml:space="preserve"> SEQ Tab. \* ARABIC </w:instrText>
      </w:r>
      <w:r w:rsidRPr="002D77BE">
        <w:rPr>
          <w:rFonts w:cs="Times New Roman"/>
          <w:szCs w:val="20"/>
        </w:rPr>
        <w:fldChar w:fldCharType="separate"/>
      </w:r>
      <w:r w:rsidR="00314143">
        <w:rPr>
          <w:rFonts w:cs="Times New Roman"/>
          <w:noProof/>
          <w:szCs w:val="20"/>
        </w:rPr>
        <w:t>1</w:t>
      </w:r>
      <w:r w:rsidRPr="002D77BE">
        <w:rPr>
          <w:rFonts w:cs="Times New Roman"/>
          <w:szCs w:val="20"/>
        </w:rPr>
        <w:fldChar w:fldCharType="end"/>
      </w:r>
      <w:bookmarkEnd w:id="548"/>
      <w:r w:rsidRPr="002D77BE">
        <w:rPr>
          <w:rFonts w:cs="Times New Roman"/>
          <w:szCs w:val="20"/>
        </w:rPr>
        <w:t>. Wyniki testu wydajnościowego - czas iteracji zależny od liczby agentów</w:t>
      </w:r>
      <w:bookmarkEnd w:id="549"/>
    </w:p>
    <w:tbl>
      <w:tblPr>
        <w:tblStyle w:val="TableGrid"/>
        <w:tblW w:w="0" w:type="auto"/>
        <w:jc w:val="center"/>
        <w:tblLook w:val="04A0" w:firstRow="1" w:lastRow="0" w:firstColumn="1" w:lastColumn="0" w:noHBand="0" w:noVBand="1"/>
      </w:tblPr>
      <w:tblGrid>
        <w:gridCol w:w="1471"/>
        <w:gridCol w:w="1859"/>
        <w:gridCol w:w="1775"/>
        <w:gridCol w:w="3956"/>
      </w:tblGrid>
      <w:tr w:rsidR="009D3E88" w:rsidRPr="002D77BE" w14:paraId="2FE4CC46" w14:textId="77777777" w:rsidTr="00C03006">
        <w:trPr>
          <w:trHeight w:val="288"/>
          <w:jc w:val="center"/>
        </w:trPr>
        <w:tc>
          <w:tcPr>
            <w:tcW w:w="1471" w:type="dxa"/>
            <w:noWrap/>
            <w:hideMark/>
          </w:tcPr>
          <w:p w14:paraId="5EF2246F" w14:textId="77777777" w:rsidR="00DC47B2" w:rsidRPr="00EF3746" w:rsidRDefault="00DC47B2" w:rsidP="00826C6A">
            <w:pPr>
              <w:jc w:val="left"/>
              <w:rPr>
                <w:rFonts w:cs="Times New Roman"/>
                <w:b/>
                <w:bCs/>
                <w:sz w:val="20"/>
                <w:szCs w:val="20"/>
              </w:rPr>
            </w:pPr>
            <w:r w:rsidRPr="00EF3746">
              <w:rPr>
                <w:rFonts w:cs="Times New Roman"/>
                <w:b/>
                <w:bCs/>
                <w:sz w:val="20"/>
                <w:szCs w:val="20"/>
              </w:rPr>
              <w:t>Liczba agentów</w:t>
            </w:r>
          </w:p>
        </w:tc>
        <w:tc>
          <w:tcPr>
            <w:tcW w:w="1859" w:type="dxa"/>
            <w:noWrap/>
            <w:hideMark/>
          </w:tcPr>
          <w:p w14:paraId="0A6CA1DA" w14:textId="1A96C0E5" w:rsidR="00DC47B2" w:rsidRPr="00EF3746" w:rsidRDefault="00DC47B2" w:rsidP="00826C6A">
            <w:pPr>
              <w:jc w:val="left"/>
              <w:rPr>
                <w:rFonts w:cs="Times New Roman"/>
                <w:b/>
                <w:bCs/>
                <w:sz w:val="20"/>
                <w:szCs w:val="20"/>
              </w:rPr>
            </w:pPr>
            <w:r w:rsidRPr="00EF3746">
              <w:rPr>
                <w:rFonts w:cs="Times New Roman"/>
                <w:b/>
                <w:bCs/>
                <w:sz w:val="20"/>
                <w:szCs w:val="20"/>
              </w:rPr>
              <w:t>Średni czas iteracji</w:t>
            </w:r>
            <w:r w:rsidR="004A0339" w:rsidRPr="00EF3746">
              <w:rPr>
                <w:rFonts w:cs="Times New Roman"/>
                <w:b/>
                <w:bCs/>
                <w:sz w:val="20"/>
                <w:szCs w:val="20"/>
              </w:rPr>
              <w:t xml:space="preserve"> [</w:t>
            </w:r>
            <w:r w:rsidR="00A64C22" w:rsidRPr="00EF3746">
              <w:rPr>
                <w:rFonts w:cs="Times New Roman"/>
                <w:b/>
                <w:bCs/>
                <w:sz w:val="20"/>
                <w:szCs w:val="20"/>
              </w:rPr>
              <w:t>ms</w:t>
            </w:r>
            <w:r w:rsidR="004A0339" w:rsidRPr="00EF3746">
              <w:rPr>
                <w:rFonts w:cs="Times New Roman"/>
                <w:b/>
                <w:bCs/>
                <w:sz w:val="20"/>
                <w:szCs w:val="20"/>
              </w:rPr>
              <w:t>]</w:t>
            </w:r>
          </w:p>
        </w:tc>
        <w:tc>
          <w:tcPr>
            <w:tcW w:w="1775" w:type="dxa"/>
            <w:noWrap/>
            <w:hideMark/>
          </w:tcPr>
          <w:p w14:paraId="0489CE6A" w14:textId="49A57F6F" w:rsidR="00DC47B2" w:rsidRPr="00EF3746" w:rsidRDefault="00DC47B2" w:rsidP="00826C6A">
            <w:pPr>
              <w:jc w:val="left"/>
              <w:rPr>
                <w:rFonts w:cs="Times New Roman"/>
                <w:b/>
                <w:bCs/>
                <w:sz w:val="20"/>
                <w:szCs w:val="20"/>
              </w:rPr>
            </w:pPr>
            <w:r w:rsidRPr="00EF3746">
              <w:rPr>
                <w:rFonts w:cs="Times New Roman"/>
                <w:b/>
                <w:bCs/>
                <w:sz w:val="20"/>
                <w:szCs w:val="20"/>
              </w:rPr>
              <w:t>Mediana czasu iteracji</w:t>
            </w:r>
            <w:r w:rsidR="004A0339" w:rsidRPr="00EF3746">
              <w:rPr>
                <w:rFonts w:cs="Times New Roman"/>
                <w:b/>
                <w:bCs/>
                <w:sz w:val="20"/>
                <w:szCs w:val="20"/>
              </w:rPr>
              <w:t xml:space="preserve"> [</w:t>
            </w:r>
            <w:r w:rsidR="00A64C22" w:rsidRPr="00EF3746">
              <w:rPr>
                <w:rFonts w:cs="Times New Roman"/>
                <w:b/>
                <w:bCs/>
                <w:sz w:val="20"/>
                <w:szCs w:val="20"/>
              </w:rPr>
              <w:t>ms</w:t>
            </w:r>
            <w:r w:rsidR="004A0339" w:rsidRPr="00EF3746">
              <w:rPr>
                <w:rFonts w:cs="Times New Roman"/>
                <w:b/>
                <w:bCs/>
                <w:sz w:val="20"/>
                <w:szCs w:val="20"/>
              </w:rPr>
              <w:t>]</w:t>
            </w:r>
          </w:p>
        </w:tc>
        <w:tc>
          <w:tcPr>
            <w:tcW w:w="3956" w:type="dxa"/>
            <w:noWrap/>
            <w:hideMark/>
          </w:tcPr>
          <w:p w14:paraId="35C05E0C" w14:textId="0022DA9C" w:rsidR="00DC47B2" w:rsidRPr="00EF3746" w:rsidRDefault="00504D75" w:rsidP="00826C6A">
            <w:pPr>
              <w:jc w:val="left"/>
              <w:rPr>
                <w:rFonts w:cs="Times New Roman"/>
                <w:b/>
                <w:bCs/>
                <w:sz w:val="20"/>
                <w:szCs w:val="20"/>
              </w:rPr>
            </w:pPr>
            <w:r w:rsidRPr="00EF3746">
              <w:rPr>
                <w:rFonts w:cs="Times New Roman"/>
                <w:b/>
                <w:bCs/>
                <w:sz w:val="20"/>
                <w:szCs w:val="20"/>
              </w:rPr>
              <w:t>Przepustowość [agen</w:t>
            </w:r>
            <w:r w:rsidR="004A4516">
              <w:rPr>
                <w:rFonts w:cs="Times New Roman"/>
                <w:b/>
                <w:bCs/>
                <w:sz w:val="20"/>
                <w:szCs w:val="20"/>
              </w:rPr>
              <w:t xml:space="preserve">tów </w:t>
            </w:r>
            <w:r w:rsidRPr="00EF3746">
              <w:rPr>
                <w:rFonts w:cs="Times New Roman"/>
                <w:b/>
                <w:bCs/>
                <w:sz w:val="20"/>
                <w:szCs w:val="20"/>
              </w:rPr>
              <w:t>/ s]</w:t>
            </w:r>
          </w:p>
        </w:tc>
      </w:tr>
      <w:tr w:rsidR="009D3E88" w:rsidRPr="002D77BE" w14:paraId="1CBF8AE9" w14:textId="77777777" w:rsidTr="00C03006">
        <w:trPr>
          <w:trHeight w:val="288"/>
          <w:jc w:val="center"/>
        </w:trPr>
        <w:tc>
          <w:tcPr>
            <w:tcW w:w="1471" w:type="dxa"/>
            <w:noWrap/>
            <w:hideMark/>
          </w:tcPr>
          <w:p w14:paraId="777D7211"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100</w:t>
            </w:r>
          </w:p>
        </w:tc>
        <w:tc>
          <w:tcPr>
            <w:tcW w:w="1859" w:type="dxa"/>
            <w:noWrap/>
            <w:hideMark/>
          </w:tcPr>
          <w:p w14:paraId="228DF1CF" w14:textId="05C9A432" w:rsidR="005D3BF8" w:rsidRPr="00EF3746" w:rsidRDefault="005D3BF8" w:rsidP="00826C6A">
            <w:pPr>
              <w:spacing w:line="360" w:lineRule="auto"/>
              <w:jc w:val="right"/>
              <w:rPr>
                <w:rFonts w:cs="Times New Roman"/>
                <w:sz w:val="20"/>
                <w:szCs w:val="20"/>
              </w:rPr>
            </w:pPr>
            <w:r w:rsidRPr="00EF3746">
              <w:rPr>
                <w:sz w:val="20"/>
                <w:szCs w:val="20"/>
              </w:rPr>
              <w:t>0.088</w:t>
            </w:r>
          </w:p>
        </w:tc>
        <w:tc>
          <w:tcPr>
            <w:tcW w:w="1775" w:type="dxa"/>
            <w:noWrap/>
            <w:hideMark/>
          </w:tcPr>
          <w:p w14:paraId="3A8260F3" w14:textId="34A8A774" w:rsidR="005D3BF8" w:rsidRPr="00EF3746" w:rsidRDefault="005D3BF8" w:rsidP="00826C6A">
            <w:pPr>
              <w:spacing w:line="360" w:lineRule="auto"/>
              <w:jc w:val="right"/>
              <w:rPr>
                <w:rFonts w:cs="Times New Roman"/>
                <w:sz w:val="20"/>
                <w:szCs w:val="20"/>
              </w:rPr>
            </w:pPr>
            <w:r w:rsidRPr="00EF3746">
              <w:rPr>
                <w:sz w:val="20"/>
                <w:szCs w:val="20"/>
              </w:rPr>
              <w:t>0.086</w:t>
            </w:r>
          </w:p>
        </w:tc>
        <w:tc>
          <w:tcPr>
            <w:tcW w:w="3956" w:type="dxa"/>
            <w:noWrap/>
            <w:hideMark/>
          </w:tcPr>
          <w:p w14:paraId="36CE2072" w14:textId="0C58B09D" w:rsidR="005D3BF8" w:rsidRPr="00EF3746" w:rsidRDefault="005D3BF8" w:rsidP="00826C6A">
            <w:pPr>
              <w:spacing w:line="360" w:lineRule="auto"/>
              <w:jc w:val="right"/>
              <w:rPr>
                <w:rFonts w:cs="Times New Roman"/>
                <w:sz w:val="20"/>
                <w:szCs w:val="20"/>
              </w:rPr>
            </w:pPr>
            <w:r w:rsidRPr="00EF3746">
              <w:rPr>
                <w:rFonts w:cs="Times New Roman"/>
                <w:sz w:val="20"/>
                <w:szCs w:val="20"/>
              </w:rPr>
              <w:t>1 134 658</w:t>
            </w:r>
          </w:p>
        </w:tc>
      </w:tr>
      <w:tr w:rsidR="009D3E88" w:rsidRPr="002D77BE" w14:paraId="0E337172" w14:textId="77777777" w:rsidTr="00C03006">
        <w:trPr>
          <w:trHeight w:val="288"/>
          <w:jc w:val="center"/>
        </w:trPr>
        <w:tc>
          <w:tcPr>
            <w:tcW w:w="1471" w:type="dxa"/>
            <w:noWrap/>
            <w:hideMark/>
          </w:tcPr>
          <w:p w14:paraId="7B40C9C8"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250</w:t>
            </w:r>
          </w:p>
        </w:tc>
        <w:tc>
          <w:tcPr>
            <w:tcW w:w="1859" w:type="dxa"/>
            <w:noWrap/>
            <w:hideMark/>
          </w:tcPr>
          <w:p w14:paraId="7F8A063F" w14:textId="627B8CD5" w:rsidR="005D3BF8" w:rsidRPr="00EF3746" w:rsidRDefault="005D3BF8" w:rsidP="00826C6A">
            <w:pPr>
              <w:spacing w:line="360" w:lineRule="auto"/>
              <w:jc w:val="right"/>
              <w:rPr>
                <w:rFonts w:cs="Times New Roman"/>
                <w:sz w:val="20"/>
                <w:szCs w:val="20"/>
              </w:rPr>
            </w:pPr>
            <w:r w:rsidRPr="00EF3746">
              <w:rPr>
                <w:sz w:val="20"/>
                <w:szCs w:val="20"/>
              </w:rPr>
              <w:t>0.158</w:t>
            </w:r>
          </w:p>
        </w:tc>
        <w:tc>
          <w:tcPr>
            <w:tcW w:w="1775" w:type="dxa"/>
            <w:noWrap/>
            <w:hideMark/>
          </w:tcPr>
          <w:p w14:paraId="6D1EA42F" w14:textId="21CA9B47" w:rsidR="005D3BF8" w:rsidRPr="00EF3746" w:rsidRDefault="005D3BF8" w:rsidP="00826C6A">
            <w:pPr>
              <w:spacing w:line="360" w:lineRule="auto"/>
              <w:jc w:val="right"/>
              <w:rPr>
                <w:rFonts w:cs="Times New Roman"/>
                <w:sz w:val="20"/>
                <w:szCs w:val="20"/>
              </w:rPr>
            </w:pPr>
            <w:r w:rsidRPr="00EF3746">
              <w:rPr>
                <w:sz w:val="20"/>
                <w:szCs w:val="20"/>
              </w:rPr>
              <w:t>0.156</w:t>
            </w:r>
          </w:p>
        </w:tc>
        <w:tc>
          <w:tcPr>
            <w:tcW w:w="3956" w:type="dxa"/>
            <w:noWrap/>
            <w:hideMark/>
          </w:tcPr>
          <w:p w14:paraId="4B8D7E4F" w14:textId="057AF384" w:rsidR="005D3BF8" w:rsidRPr="00EF3746" w:rsidRDefault="005D3BF8" w:rsidP="00826C6A">
            <w:pPr>
              <w:spacing w:line="360" w:lineRule="auto"/>
              <w:jc w:val="right"/>
              <w:rPr>
                <w:rFonts w:cs="Times New Roman"/>
                <w:sz w:val="20"/>
                <w:szCs w:val="20"/>
              </w:rPr>
            </w:pPr>
            <w:r w:rsidRPr="00EF3746">
              <w:rPr>
                <w:rFonts w:cs="Times New Roman"/>
                <w:sz w:val="20"/>
                <w:szCs w:val="20"/>
              </w:rPr>
              <w:t>1 584 541</w:t>
            </w:r>
          </w:p>
        </w:tc>
      </w:tr>
      <w:tr w:rsidR="009D3E88" w:rsidRPr="002D77BE" w14:paraId="2EB04520" w14:textId="77777777" w:rsidTr="00C03006">
        <w:trPr>
          <w:trHeight w:val="288"/>
          <w:jc w:val="center"/>
        </w:trPr>
        <w:tc>
          <w:tcPr>
            <w:tcW w:w="1471" w:type="dxa"/>
            <w:noWrap/>
            <w:hideMark/>
          </w:tcPr>
          <w:p w14:paraId="6693E699"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500</w:t>
            </w:r>
          </w:p>
        </w:tc>
        <w:tc>
          <w:tcPr>
            <w:tcW w:w="1859" w:type="dxa"/>
            <w:noWrap/>
            <w:hideMark/>
          </w:tcPr>
          <w:p w14:paraId="530260A9" w14:textId="2EF52916" w:rsidR="005D3BF8" w:rsidRPr="00EF3746" w:rsidRDefault="005D3BF8" w:rsidP="00826C6A">
            <w:pPr>
              <w:spacing w:line="360" w:lineRule="auto"/>
              <w:jc w:val="right"/>
              <w:rPr>
                <w:rFonts w:cs="Times New Roman"/>
                <w:sz w:val="20"/>
                <w:szCs w:val="20"/>
              </w:rPr>
            </w:pPr>
            <w:r w:rsidRPr="00EF3746">
              <w:rPr>
                <w:sz w:val="20"/>
                <w:szCs w:val="20"/>
              </w:rPr>
              <w:t>0.293</w:t>
            </w:r>
          </w:p>
        </w:tc>
        <w:tc>
          <w:tcPr>
            <w:tcW w:w="1775" w:type="dxa"/>
            <w:noWrap/>
            <w:hideMark/>
          </w:tcPr>
          <w:p w14:paraId="1D430E83" w14:textId="4AB1DA65" w:rsidR="005D3BF8" w:rsidRPr="00EF3746" w:rsidRDefault="005D3BF8" w:rsidP="00826C6A">
            <w:pPr>
              <w:spacing w:line="360" w:lineRule="auto"/>
              <w:jc w:val="right"/>
              <w:rPr>
                <w:rFonts w:cs="Times New Roman"/>
                <w:sz w:val="20"/>
                <w:szCs w:val="20"/>
              </w:rPr>
            </w:pPr>
            <w:r w:rsidRPr="00EF3746">
              <w:rPr>
                <w:sz w:val="20"/>
                <w:szCs w:val="20"/>
              </w:rPr>
              <w:t>0.286</w:t>
            </w:r>
          </w:p>
        </w:tc>
        <w:tc>
          <w:tcPr>
            <w:tcW w:w="3956" w:type="dxa"/>
            <w:noWrap/>
            <w:hideMark/>
          </w:tcPr>
          <w:p w14:paraId="30906645" w14:textId="322BEAD9" w:rsidR="005D3BF8" w:rsidRPr="00EF3746" w:rsidRDefault="005D3BF8" w:rsidP="00826C6A">
            <w:pPr>
              <w:spacing w:line="360" w:lineRule="auto"/>
              <w:jc w:val="right"/>
              <w:rPr>
                <w:rFonts w:cs="Times New Roman"/>
                <w:sz w:val="20"/>
                <w:szCs w:val="20"/>
              </w:rPr>
            </w:pPr>
            <w:r w:rsidRPr="00EF3746">
              <w:rPr>
                <w:rFonts w:cs="Times New Roman"/>
                <w:sz w:val="20"/>
                <w:szCs w:val="20"/>
              </w:rPr>
              <w:t>1 707 894</w:t>
            </w:r>
          </w:p>
        </w:tc>
      </w:tr>
      <w:tr w:rsidR="00D65325" w:rsidRPr="002D77BE" w14:paraId="27904306" w14:textId="77777777" w:rsidTr="00C03006">
        <w:trPr>
          <w:trHeight w:val="288"/>
          <w:jc w:val="center"/>
        </w:trPr>
        <w:tc>
          <w:tcPr>
            <w:tcW w:w="1471" w:type="dxa"/>
            <w:noWrap/>
            <w:vAlign w:val="center"/>
            <w:hideMark/>
          </w:tcPr>
          <w:p w14:paraId="3B58B138" w14:textId="0138B0D0"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750</w:t>
            </w:r>
          </w:p>
        </w:tc>
        <w:tc>
          <w:tcPr>
            <w:tcW w:w="1859" w:type="dxa"/>
            <w:noWrap/>
            <w:vAlign w:val="center"/>
            <w:hideMark/>
          </w:tcPr>
          <w:p w14:paraId="54938DF4" w14:textId="1B934F6E"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0.491</w:t>
            </w:r>
          </w:p>
        </w:tc>
        <w:tc>
          <w:tcPr>
            <w:tcW w:w="1775" w:type="dxa"/>
            <w:noWrap/>
            <w:vAlign w:val="center"/>
            <w:hideMark/>
          </w:tcPr>
          <w:p w14:paraId="3BB9B6F6" w14:textId="25B5D171"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0.482</w:t>
            </w:r>
          </w:p>
        </w:tc>
        <w:tc>
          <w:tcPr>
            <w:tcW w:w="3956" w:type="dxa"/>
            <w:noWrap/>
            <w:vAlign w:val="center"/>
            <w:hideMark/>
          </w:tcPr>
          <w:p w14:paraId="5EACD5BB" w14:textId="24FF6EBD" w:rsidR="00BD55A3" w:rsidRPr="00EF3746" w:rsidRDefault="00BD55A3" w:rsidP="00826C6A">
            <w:pPr>
              <w:spacing w:line="360" w:lineRule="auto"/>
              <w:jc w:val="right"/>
              <w:rPr>
                <w:rFonts w:cs="Times New Roman"/>
                <w:sz w:val="20"/>
                <w:szCs w:val="20"/>
              </w:rPr>
            </w:pPr>
            <w:r w:rsidRPr="00EF3746">
              <w:rPr>
                <w:rFonts w:cs="Times New Roman"/>
                <w:color w:val="000000"/>
                <w:sz w:val="20"/>
                <w:szCs w:val="20"/>
              </w:rPr>
              <w:t>1 527 406</w:t>
            </w:r>
          </w:p>
        </w:tc>
      </w:tr>
      <w:tr w:rsidR="009D3E88" w:rsidRPr="002D77BE" w14:paraId="36092B81" w14:textId="77777777" w:rsidTr="00C03006">
        <w:trPr>
          <w:trHeight w:val="288"/>
          <w:jc w:val="center"/>
        </w:trPr>
        <w:tc>
          <w:tcPr>
            <w:tcW w:w="1471" w:type="dxa"/>
            <w:noWrap/>
            <w:hideMark/>
          </w:tcPr>
          <w:p w14:paraId="6467F9B8"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1000</w:t>
            </w:r>
          </w:p>
        </w:tc>
        <w:tc>
          <w:tcPr>
            <w:tcW w:w="1859" w:type="dxa"/>
            <w:noWrap/>
            <w:hideMark/>
          </w:tcPr>
          <w:p w14:paraId="03E3FF0F" w14:textId="476B1D1C" w:rsidR="005D3BF8" w:rsidRPr="00EF3746" w:rsidRDefault="005D3BF8" w:rsidP="00826C6A">
            <w:pPr>
              <w:spacing w:line="360" w:lineRule="auto"/>
              <w:jc w:val="right"/>
              <w:rPr>
                <w:rFonts w:cs="Times New Roman"/>
                <w:sz w:val="20"/>
                <w:szCs w:val="20"/>
              </w:rPr>
            </w:pPr>
            <w:r w:rsidRPr="00EF3746">
              <w:rPr>
                <w:sz w:val="20"/>
                <w:szCs w:val="20"/>
              </w:rPr>
              <w:t>0.667</w:t>
            </w:r>
          </w:p>
        </w:tc>
        <w:tc>
          <w:tcPr>
            <w:tcW w:w="1775" w:type="dxa"/>
            <w:noWrap/>
            <w:hideMark/>
          </w:tcPr>
          <w:p w14:paraId="5CBC958D" w14:textId="43BFD7CB" w:rsidR="005D3BF8" w:rsidRPr="00EF3746" w:rsidRDefault="005D3BF8" w:rsidP="00826C6A">
            <w:pPr>
              <w:spacing w:line="360" w:lineRule="auto"/>
              <w:jc w:val="right"/>
              <w:rPr>
                <w:rFonts w:cs="Times New Roman"/>
                <w:sz w:val="20"/>
                <w:szCs w:val="20"/>
              </w:rPr>
            </w:pPr>
            <w:r w:rsidRPr="00EF3746">
              <w:rPr>
                <w:sz w:val="20"/>
                <w:szCs w:val="20"/>
              </w:rPr>
              <w:t>0.663</w:t>
            </w:r>
          </w:p>
        </w:tc>
        <w:tc>
          <w:tcPr>
            <w:tcW w:w="3956" w:type="dxa"/>
            <w:noWrap/>
            <w:hideMark/>
          </w:tcPr>
          <w:p w14:paraId="49C2176A" w14:textId="4A8A8CF6" w:rsidR="005D3BF8" w:rsidRPr="00EF3746" w:rsidRDefault="005D3BF8" w:rsidP="00826C6A">
            <w:pPr>
              <w:spacing w:line="360" w:lineRule="auto"/>
              <w:jc w:val="right"/>
              <w:rPr>
                <w:rFonts w:cs="Times New Roman"/>
                <w:sz w:val="20"/>
                <w:szCs w:val="20"/>
              </w:rPr>
            </w:pPr>
            <w:r w:rsidRPr="00EF3746">
              <w:rPr>
                <w:rFonts w:cs="Times New Roman"/>
                <w:sz w:val="20"/>
                <w:szCs w:val="20"/>
              </w:rPr>
              <w:t>1 500 058</w:t>
            </w:r>
          </w:p>
        </w:tc>
      </w:tr>
      <w:tr w:rsidR="009D3E88" w:rsidRPr="002D77BE" w14:paraId="1BDE47B3" w14:textId="77777777" w:rsidTr="00C03006">
        <w:trPr>
          <w:trHeight w:val="288"/>
          <w:jc w:val="center"/>
        </w:trPr>
        <w:tc>
          <w:tcPr>
            <w:tcW w:w="1471" w:type="dxa"/>
            <w:noWrap/>
            <w:hideMark/>
          </w:tcPr>
          <w:p w14:paraId="18D6C038"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2500</w:t>
            </w:r>
          </w:p>
        </w:tc>
        <w:tc>
          <w:tcPr>
            <w:tcW w:w="1859" w:type="dxa"/>
            <w:noWrap/>
            <w:hideMark/>
          </w:tcPr>
          <w:p w14:paraId="0198DB58" w14:textId="24B3124D" w:rsidR="005D3BF8" w:rsidRPr="00EF3746" w:rsidRDefault="005D3BF8" w:rsidP="00826C6A">
            <w:pPr>
              <w:spacing w:line="360" w:lineRule="auto"/>
              <w:jc w:val="right"/>
              <w:rPr>
                <w:rFonts w:cs="Times New Roman"/>
                <w:sz w:val="20"/>
                <w:szCs w:val="20"/>
              </w:rPr>
            </w:pPr>
            <w:r w:rsidRPr="00EF3746">
              <w:rPr>
                <w:sz w:val="20"/>
                <w:szCs w:val="20"/>
              </w:rPr>
              <w:t>2.380</w:t>
            </w:r>
          </w:p>
        </w:tc>
        <w:tc>
          <w:tcPr>
            <w:tcW w:w="1775" w:type="dxa"/>
            <w:noWrap/>
            <w:hideMark/>
          </w:tcPr>
          <w:p w14:paraId="60237EE2" w14:textId="01C2F716" w:rsidR="005D3BF8" w:rsidRPr="00EF3746" w:rsidRDefault="005D3BF8" w:rsidP="00826C6A">
            <w:pPr>
              <w:spacing w:line="360" w:lineRule="auto"/>
              <w:jc w:val="right"/>
              <w:rPr>
                <w:rFonts w:cs="Times New Roman"/>
                <w:sz w:val="20"/>
                <w:szCs w:val="20"/>
              </w:rPr>
            </w:pPr>
            <w:r w:rsidRPr="00EF3746">
              <w:rPr>
                <w:sz w:val="20"/>
                <w:szCs w:val="20"/>
              </w:rPr>
              <w:t>2.376</w:t>
            </w:r>
          </w:p>
        </w:tc>
        <w:tc>
          <w:tcPr>
            <w:tcW w:w="3956" w:type="dxa"/>
            <w:noWrap/>
            <w:hideMark/>
          </w:tcPr>
          <w:p w14:paraId="4CC77B9E" w14:textId="3A1D820D" w:rsidR="005D3BF8" w:rsidRPr="00EF3746" w:rsidRDefault="005D3BF8" w:rsidP="00826C6A">
            <w:pPr>
              <w:spacing w:line="360" w:lineRule="auto"/>
              <w:jc w:val="right"/>
              <w:rPr>
                <w:rFonts w:cs="Times New Roman"/>
                <w:sz w:val="20"/>
                <w:szCs w:val="20"/>
              </w:rPr>
            </w:pPr>
            <w:r w:rsidRPr="00EF3746">
              <w:rPr>
                <w:rFonts w:cs="Times New Roman"/>
                <w:sz w:val="20"/>
                <w:szCs w:val="20"/>
              </w:rPr>
              <w:t>1 050 579</w:t>
            </w:r>
          </w:p>
        </w:tc>
      </w:tr>
      <w:tr w:rsidR="009D3E88" w:rsidRPr="002D77BE" w14:paraId="1971DCAE" w14:textId="77777777" w:rsidTr="00C03006">
        <w:trPr>
          <w:trHeight w:val="288"/>
          <w:jc w:val="center"/>
        </w:trPr>
        <w:tc>
          <w:tcPr>
            <w:tcW w:w="1471" w:type="dxa"/>
            <w:noWrap/>
            <w:hideMark/>
          </w:tcPr>
          <w:p w14:paraId="397155B3"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5000</w:t>
            </w:r>
          </w:p>
        </w:tc>
        <w:tc>
          <w:tcPr>
            <w:tcW w:w="1859" w:type="dxa"/>
            <w:noWrap/>
            <w:hideMark/>
          </w:tcPr>
          <w:p w14:paraId="4BF18C4B" w14:textId="6CC9CD29" w:rsidR="005D3BF8" w:rsidRPr="00EF3746" w:rsidRDefault="005D3BF8" w:rsidP="00826C6A">
            <w:pPr>
              <w:spacing w:line="360" w:lineRule="auto"/>
              <w:jc w:val="right"/>
              <w:rPr>
                <w:rFonts w:cs="Times New Roman"/>
                <w:sz w:val="20"/>
                <w:szCs w:val="20"/>
              </w:rPr>
            </w:pPr>
            <w:r w:rsidRPr="00EF3746">
              <w:rPr>
                <w:sz w:val="20"/>
                <w:szCs w:val="20"/>
              </w:rPr>
              <w:t>5.745</w:t>
            </w:r>
          </w:p>
        </w:tc>
        <w:tc>
          <w:tcPr>
            <w:tcW w:w="1775" w:type="dxa"/>
            <w:noWrap/>
            <w:hideMark/>
          </w:tcPr>
          <w:p w14:paraId="0C9FF20A" w14:textId="1FB5F4A1" w:rsidR="005D3BF8" w:rsidRPr="00EF3746" w:rsidRDefault="005D3BF8" w:rsidP="00826C6A">
            <w:pPr>
              <w:spacing w:line="360" w:lineRule="auto"/>
              <w:jc w:val="right"/>
              <w:rPr>
                <w:rFonts w:cs="Times New Roman"/>
                <w:sz w:val="20"/>
                <w:szCs w:val="20"/>
              </w:rPr>
            </w:pPr>
            <w:r w:rsidRPr="00EF3746">
              <w:rPr>
                <w:sz w:val="20"/>
                <w:szCs w:val="20"/>
              </w:rPr>
              <w:t>5.715</w:t>
            </w:r>
          </w:p>
        </w:tc>
        <w:tc>
          <w:tcPr>
            <w:tcW w:w="3956" w:type="dxa"/>
            <w:noWrap/>
            <w:hideMark/>
          </w:tcPr>
          <w:p w14:paraId="6F152679" w14:textId="09265D0A" w:rsidR="005D3BF8" w:rsidRPr="00EF3746" w:rsidRDefault="005D3BF8" w:rsidP="00826C6A">
            <w:pPr>
              <w:spacing w:line="360" w:lineRule="auto"/>
              <w:jc w:val="right"/>
              <w:rPr>
                <w:rFonts w:cs="Times New Roman"/>
                <w:sz w:val="20"/>
                <w:szCs w:val="20"/>
              </w:rPr>
            </w:pPr>
            <w:r w:rsidRPr="00EF3746">
              <w:rPr>
                <w:rFonts w:cs="Times New Roman"/>
                <w:sz w:val="20"/>
                <w:szCs w:val="20"/>
              </w:rPr>
              <w:t>870 286</w:t>
            </w:r>
          </w:p>
        </w:tc>
      </w:tr>
      <w:tr w:rsidR="009D3E88" w:rsidRPr="002D77BE" w14:paraId="3BD84AA8" w14:textId="77777777" w:rsidTr="00C03006">
        <w:trPr>
          <w:trHeight w:val="288"/>
          <w:jc w:val="center"/>
        </w:trPr>
        <w:tc>
          <w:tcPr>
            <w:tcW w:w="1471" w:type="dxa"/>
            <w:noWrap/>
            <w:hideMark/>
          </w:tcPr>
          <w:p w14:paraId="402BC844"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7500</w:t>
            </w:r>
          </w:p>
        </w:tc>
        <w:tc>
          <w:tcPr>
            <w:tcW w:w="1859" w:type="dxa"/>
            <w:noWrap/>
            <w:hideMark/>
          </w:tcPr>
          <w:p w14:paraId="6AAEB65C" w14:textId="3A827B40" w:rsidR="005D3BF8" w:rsidRPr="00EF3746" w:rsidRDefault="005D3BF8" w:rsidP="00826C6A">
            <w:pPr>
              <w:spacing w:line="360" w:lineRule="auto"/>
              <w:jc w:val="right"/>
              <w:rPr>
                <w:rFonts w:cs="Times New Roman"/>
                <w:sz w:val="20"/>
                <w:szCs w:val="20"/>
              </w:rPr>
            </w:pPr>
            <w:r w:rsidRPr="00EF3746">
              <w:rPr>
                <w:sz w:val="20"/>
                <w:szCs w:val="20"/>
              </w:rPr>
              <w:t>9.309</w:t>
            </w:r>
          </w:p>
        </w:tc>
        <w:tc>
          <w:tcPr>
            <w:tcW w:w="1775" w:type="dxa"/>
            <w:noWrap/>
            <w:hideMark/>
          </w:tcPr>
          <w:p w14:paraId="4B96E992" w14:textId="50504EC3" w:rsidR="005D3BF8" w:rsidRPr="00EF3746" w:rsidRDefault="005D3BF8" w:rsidP="00826C6A">
            <w:pPr>
              <w:spacing w:line="360" w:lineRule="auto"/>
              <w:jc w:val="right"/>
              <w:rPr>
                <w:rFonts w:cs="Times New Roman"/>
                <w:sz w:val="20"/>
                <w:szCs w:val="20"/>
              </w:rPr>
            </w:pPr>
            <w:r w:rsidRPr="00EF3746">
              <w:rPr>
                <w:sz w:val="20"/>
                <w:szCs w:val="20"/>
              </w:rPr>
              <w:t>9.281</w:t>
            </w:r>
          </w:p>
        </w:tc>
        <w:tc>
          <w:tcPr>
            <w:tcW w:w="3956" w:type="dxa"/>
            <w:noWrap/>
            <w:hideMark/>
          </w:tcPr>
          <w:p w14:paraId="778B736E" w14:textId="727EEE37" w:rsidR="005D3BF8" w:rsidRPr="00EF3746" w:rsidRDefault="005D3BF8" w:rsidP="00826C6A">
            <w:pPr>
              <w:spacing w:line="360" w:lineRule="auto"/>
              <w:jc w:val="right"/>
              <w:rPr>
                <w:rFonts w:cs="Times New Roman"/>
                <w:sz w:val="20"/>
                <w:szCs w:val="20"/>
              </w:rPr>
            </w:pPr>
            <w:r w:rsidRPr="00EF3746">
              <w:rPr>
                <w:rFonts w:cs="Times New Roman"/>
                <w:sz w:val="20"/>
                <w:szCs w:val="20"/>
              </w:rPr>
              <w:t>805 706</w:t>
            </w:r>
          </w:p>
        </w:tc>
      </w:tr>
      <w:tr w:rsidR="009D3E88" w:rsidRPr="002D77BE" w14:paraId="1193A88F" w14:textId="77777777" w:rsidTr="00C03006">
        <w:trPr>
          <w:trHeight w:val="288"/>
          <w:jc w:val="center"/>
        </w:trPr>
        <w:tc>
          <w:tcPr>
            <w:tcW w:w="1471" w:type="dxa"/>
            <w:noWrap/>
            <w:hideMark/>
          </w:tcPr>
          <w:p w14:paraId="73B4E712" w14:textId="77777777" w:rsidR="005D3BF8" w:rsidRPr="00EF3746" w:rsidRDefault="005D3BF8" w:rsidP="00826C6A">
            <w:pPr>
              <w:spacing w:line="360" w:lineRule="auto"/>
              <w:jc w:val="right"/>
              <w:rPr>
                <w:rFonts w:cs="Times New Roman"/>
                <w:sz w:val="20"/>
                <w:szCs w:val="20"/>
              </w:rPr>
            </w:pPr>
            <w:r w:rsidRPr="00EF3746">
              <w:rPr>
                <w:rFonts w:cs="Times New Roman"/>
                <w:sz w:val="20"/>
                <w:szCs w:val="20"/>
              </w:rPr>
              <w:t>10000</w:t>
            </w:r>
          </w:p>
        </w:tc>
        <w:tc>
          <w:tcPr>
            <w:tcW w:w="1859" w:type="dxa"/>
            <w:noWrap/>
            <w:hideMark/>
          </w:tcPr>
          <w:p w14:paraId="7E1187C9" w14:textId="4231D338" w:rsidR="005D3BF8" w:rsidRPr="00EF3746" w:rsidRDefault="005D3BF8" w:rsidP="00826C6A">
            <w:pPr>
              <w:spacing w:line="360" w:lineRule="auto"/>
              <w:jc w:val="right"/>
              <w:rPr>
                <w:rFonts w:cs="Times New Roman"/>
                <w:sz w:val="20"/>
                <w:szCs w:val="20"/>
              </w:rPr>
            </w:pPr>
            <w:r w:rsidRPr="00EF3746">
              <w:rPr>
                <w:sz w:val="20"/>
                <w:szCs w:val="20"/>
              </w:rPr>
              <w:t>12.978</w:t>
            </w:r>
          </w:p>
        </w:tc>
        <w:tc>
          <w:tcPr>
            <w:tcW w:w="1775" w:type="dxa"/>
            <w:noWrap/>
            <w:hideMark/>
          </w:tcPr>
          <w:p w14:paraId="019319BE" w14:textId="4957DD10" w:rsidR="005D3BF8" w:rsidRPr="00EF3746" w:rsidRDefault="005D3BF8" w:rsidP="00826C6A">
            <w:pPr>
              <w:spacing w:line="360" w:lineRule="auto"/>
              <w:jc w:val="right"/>
              <w:rPr>
                <w:rFonts w:cs="Times New Roman"/>
                <w:sz w:val="20"/>
                <w:szCs w:val="20"/>
              </w:rPr>
            </w:pPr>
            <w:r w:rsidRPr="00EF3746">
              <w:rPr>
                <w:sz w:val="20"/>
                <w:szCs w:val="20"/>
              </w:rPr>
              <w:t>12.967</w:t>
            </w:r>
          </w:p>
        </w:tc>
        <w:tc>
          <w:tcPr>
            <w:tcW w:w="3956" w:type="dxa"/>
            <w:noWrap/>
            <w:hideMark/>
          </w:tcPr>
          <w:p w14:paraId="034F3AE9" w14:textId="46B47CF1" w:rsidR="005D3BF8" w:rsidRPr="00EF3746" w:rsidRDefault="005D3BF8" w:rsidP="00826C6A">
            <w:pPr>
              <w:spacing w:line="360" w:lineRule="auto"/>
              <w:jc w:val="right"/>
              <w:rPr>
                <w:rFonts w:cs="Times New Roman"/>
                <w:sz w:val="20"/>
                <w:szCs w:val="20"/>
              </w:rPr>
            </w:pPr>
            <w:r w:rsidRPr="00EF3746">
              <w:rPr>
                <w:rFonts w:cs="Times New Roman"/>
                <w:sz w:val="20"/>
                <w:szCs w:val="20"/>
              </w:rPr>
              <w:t>770 529</w:t>
            </w:r>
          </w:p>
        </w:tc>
      </w:tr>
    </w:tbl>
    <w:p w14:paraId="2FFDD82D" w14:textId="77777777" w:rsidR="001E48FF" w:rsidRPr="002D77BE" w:rsidRDefault="000A276D" w:rsidP="00CF38BA">
      <w:pPr>
        <w:spacing w:after="0" w:line="240" w:lineRule="auto"/>
        <w:jc w:val="center"/>
        <w:rPr>
          <w:rFonts w:cs="Times New Roman"/>
          <w:sz w:val="20"/>
          <w:szCs w:val="20"/>
        </w:rPr>
      </w:pPr>
      <w:r w:rsidRPr="002D77BE">
        <w:rPr>
          <w:rFonts w:cs="Times New Roman"/>
          <w:sz w:val="20"/>
          <w:szCs w:val="20"/>
        </w:rPr>
        <w:t xml:space="preserve">Źródło: </w:t>
      </w:r>
      <w:r w:rsidR="00E47D65" w:rsidRPr="002D77BE">
        <w:rPr>
          <w:rFonts w:cs="Times New Roman"/>
          <w:sz w:val="20"/>
          <w:szCs w:val="20"/>
        </w:rPr>
        <w:t>o</w:t>
      </w:r>
      <w:r w:rsidRPr="002D77BE">
        <w:rPr>
          <w:rFonts w:cs="Times New Roman"/>
          <w:sz w:val="20"/>
          <w:szCs w:val="20"/>
        </w:rPr>
        <w:t>pracowanie własne</w:t>
      </w:r>
    </w:p>
    <w:p w14:paraId="2BAFAB88" w14:textId="77777777" w:rsidR="002A5480" w:rsidRPr="007F237D" w:rsidRDefault="002A5480" w:rsidP="001E48FF">
      <w:pPr>
        <w:spacing w:line="360" w:lineRule="auto"/>
        <w:jc w:val="center"/>
        <w:rPr>
          <w:rFonts w:cs="Times New Roman"/>
          <w:szCs w:val="24"/>
        </w:rPr>
      </w:pPr>
    </w:p>
    <w:p w14:paraId="0E9ACA5F" w14:textId="2B165BAB" w:rsidR="001E48FF" w:rsidRDefault="00856733" w:rsidP="008B4D4E">
      <w:pPr>
        <w:pStyle w:val="Heading3"/>
      </w:pPr>
      <w:bookmarkStart w:id="550" w:name="_Toc219154087"/>
      <w:bookmarkStart w:id="551" w:name="_Toc219232955"/>
      <w:bookmarkStart w:id="552" w:name="_Toc219827874"/>
      <w:r w:rsidRPr="002D77BE">
        <w:t xml:space="preserve">Analiza </w:t>
      </w:r>
      <w:bookmarkEnd w:id="550"/>
      <w:bookmarkEnd w:id="551"/>
      <w:r w:rsidRPr="002D77BE">
        <w:t>czasu iteracji</w:t>
      </w:r>
      <w:bookmarkEnd w:id="552"/>
    </w:p>
    <w:p w14:paraId="6EF69735" w14:textId="64D16F88" w:rsidR="00D7672E" w:rsidRDefault="00D7672E" w:rsidP="00D7672E">
      <w:r w:rsidRPr="002D77BE">
        <w:t>Na</w:t>
      </w:r>
      <w:r w:rsidR="00D83C97">
        <w:t xml:space="preserve"> rysunku 1 </w:t>
      </w:r>
      <w:r w:rsidRPr="002D77BE">
        <w:t>przedstawiono zależność średniego czasu pojedynczej iteracji symulacji od liczby agentów.</w:t>
      </w:r>
    </w:p>
    <w:p w14:paraId="10AD17EA" w14:textId="77777777" w:rsidR="00D7672E" w:rsidRPr="00D7672E" w:rsidRDefault="00D7672E" w:rsidP="00255699"/>
    <w:p w14:paraId="2CC5FBAE" w14:textId="37286917" w:rsidR="0015417C" w:rsidRPr="0015417C" w:rsidRDefault="0015417C" w:rsidP="008D7792">
      <w:pPr>
        <w:pStyle w:val="Caption"/>
      </w:pPr>
      <w:r w:rsidRPr="002D77BE">
        <w:rPr>
          <w:noProof/>
        </w:rPr>
        <w:lastRenderedPageBreak/>
        <w:drawing>
          <wp:inline distT="0" distB="0" distL="0" distR="0" wp14:anchorId="703582B6" wp14:editId="69FC0D36">
            <wp:extent cx="4917600" cy="2790000"/>
            <wp:effectExtent l="0" t="0" r="16510" b="10795"/>
            <wp:docPr id="46158052" name="Chart 1">
              <a:extLst xmlns:a="http://schemas.openxmlformats.org/drawingml/2006/main">
                <a:ext uri="{FF2B5EF4-FFF2-40B4-BE49-F238E27FC236}">
                  <a16:creationId xmlns:a16="http://schemas.microsoft.com/office/drawing/2014/main" id="{AC5CACAD-BE66-D6F6-69D2-016ABDE7FE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18B1597" w14:textId="3580CF39" w:rsidR="00A1444F" w:rsidRPr="002D77BE" w:rsidRDefault="005A13C3" w:rsidP="008D7792">
      <w:pPr>
        <w:pStyle w:val="Caption"/>
        <w:rPr>
          <w:rFonts w:cs="Times New Roman"/>
          <w:szCs w:val="20"/>
        </w:rPr>
      </w:pPr>
      <w:bookmarkStart w:id="553" w:name="_Ref219384363"/>
      <w:r w:rsidRPr="002D77BE">
        <w:t xml:space="preserve">Rys. </w:t>
      </w:r>
      <w:fldSimple w:instr=" SEQ Rys. \* ARABIC ">
        <w:r w:rsidR="00314143">
          <w:rPr>
            <w:noProof/>
          </w:rPr>
          <w:t>1</w:t>
        </w:r>
      </w:fldSimple>
      <w:bookmarkEnd w:id="553"/>
      <w:r w:rsidRPr="002D77BE">
        <w:t>. Średni czas iteracji w funkcji liczby agentów</w:t>
      </w:r>
    </w:p>
    <w:p w14:paraId="76994160" w14:textId="0C375BB5" w:rsidR="00AF15E4" w:rsidRDefault="005500BA" w:rsidP="00742473">
      <w:pPr>
        <w:pStyle w:val="Caption"/>
        <w:rPr>
          <w:szCs w:val="20"/>
        </w:rPr>
      </w:pPr>
      <w:r w:rsidRPr="002D77BE">
        <w:rPr>
          <w:szCs w:val="20"/>
        </w:rPr>
        <w:t xml:space="preserve">Źródło: </w:t>
      </w:r>
      <w:r w:rsidR="009807C7" w:rsidRPr="002D77BE">
        <w:rPr>
          <w:szCs w:val="20"/>
        </w:rPr>
        <w:t>o</w:t>
      </w:r>
      <w:r w:rsidRPr="002D77BE">
        <w:rPr>
          <w:szCs w:val="20"/>
        </w:rPr>
        <w:t>pracowanie własne na</w:t>
      </w:r>
      <w:r w:rsidRPr="002D77BE" w:rsidDel="000D6652">
        <w:rPr>
          <w:szCs w:val="20"/>
        </w:rPr>
        <w:t xml:space="preserve"> </w:t>
      </w:r>
      <w:r w:rsidR="000D6652">
        <w:rPr>
          <w:szCs w:val="20"/>
        </w:rPr>
        <w:t>podstawie tabeli 1.</w:t>
      </w:r>
    </w:p>
    <w:p w14:paraId="03875414" w14:textId="77777777" w:rsidR="00796309" w:rsidRPr="00796309" w:rsidRDefault="00796309" w:rsidP="009D0A4F"/>
    <w:p w14:paraId="7A55B6F7" w14:textId="4E4724C1" w:rsidR="00CD4F3B" w:rsidRPr="002D77BE" w:rsidRDefault="00105B4C" w:rsidP="00901301">
      <w:pPr>
        <w:spacing w:line="360" w:lineRule="auto"/>
        <w:rPr>
          <w:szCs w:val="24"/>
        </w:rPr>
      </w:pPr>
      <w:r w:rsidRPr="002D77BE">
        <w:rPr>
          <w:szCs w:val="24"/>
        </w:rPr>
        <w:t>Czas trwania iteracji rośnie monotonicznie wraz z liczebnością populacji i wykazuje charakter zbliżony do liniowego. Dla 100 agentów średni czas iteracji wynosi ok. 0</w:t>
      </w:r>
      <w:r w:rsidR="00C124C6" w:rsidRPr="002D77BE">
        <w:rPr>
          <w:szCs w:val="24"/>
        </w:rPr>
        <w:t>.</w:t>
      </w:r>
      <w:r w:rsidRPr="002D77BE">
        <w:rPr>
          <w:szCs w:val="24"/>
        </w:rPr>
        <w:t>09 ms, natomiast dla 10 000 agentów ok. 13 ms, co odpowiada skalowaniu jedynie nieznacznie szybszemu niż liniowe i pozbawionemu nieliniowego „załamania” wydajności</w:t>
      </w:r>
      <w:r w:rsidR="002903AF" w:rsidRPr="002D77BE">
        <w:rPr>
          <w:szCs w:val="24"/>
        </w:rPr>
        <w:t>.</w:t>
      </w:r>
    </w:p>
    <w:p w14:paraId="64FA96EA" w14:textId="60569F8F" w:rsidR="0043105F" w:rsidRPr="002D77BE" w:rsidRDefault="00BC5340" w:rsidP="00901301">
      <w:pPr>
        <w:pStyle w:val="Heading3"/>
      </w:pPr>
      <w:bookmarkStart w:id="554" w:name="_Toc219827875"/>
      <w:r w:rsidRPr="002D77BE">
        <w:t>Analiza przepustowości</w:t>
      </w:r>
      <w:bookmarkEnd w:id="554"/>
    </w:p>
    <w:p w14:paraId="30461A66" w14:textId="7284BF35" w:rsidR="0015417C" w:rsidRDefault="00901301" w:rsidP="008B4D4E">
      <w:pPr>
        <w:spacing w:line="360" w:lineRule="auto"/>
        <w:rPr>
          <w:noProof/>
        </w:rPr>
      </w:pPr>
      <w:r w:rsidRPr="002D77BE">
        <w:t>Na</w:t>
      </w:r>
      <w:r w:rsidR="0014685A" w:rsidRPr="002D77BE">
        <w:t xml:space="preserve"> </w:t>
      </w:r>
      <w:r w:rsidR="008D0F45">
        <w:t>rysunku 2</w:t>
      </w:r>
      <w:r w:rsidR="0014685A" w:rsidRPr="002D77BE">
        <w:t xml:space="preserve"> </w:t>
      </w:r>
      <w:r w:rsidRPr="002D77BE">
        <w:t>przedstawiono przepustowość, rozumianą jako liczbę aktualizowanych agentów na sekundę, w funkcji liczebności populacji.</w:t>
      </w:r>
      <w:r w:rsidR="0015417C" w:rsidRPr="0015417C">
        <w:rPr>
          <w:noProof/>
        </w:rPr>
        <w:t xml:space="preserve"> </w:t>
      </w:r>
    </w:p>
    <w:p w14:paraId="37D1163E" w14:textId="2E9F4C7D" w:rsidR="005E284A" w:rsidRPr="00E37B97" w:rsidRDefault="0015417C" w:rsidP="00E37B97">
      <w:pPr>
        <w:pStyle w:val="Caption"/>
        <w:rPr>
          <w:sz w:val="24"/>
          <w:szCs w:val="22"/>
        </w:rPr>
      </w:pPr>
      <w:r w:rsidRPr="002D77BE">
        <w:rPr>
          <w:noProof/>
        </w:rPr>
        <w:drawing>
          <wp:inline distT="0" distB="0" distL="0" distR="0" wp14:anchorId="3924C842" wp14:editId="6067F104">
            <wp:extent cx="4918075" cy="2790825"/>
            <wp:effectExtent l="0" t="0" r="15875" b="9525"/>
            <wp:docPr id="446230749" name="Chart 1">
              <a:extLst xmlns:a="http://schemas.openxmlformats.org/drawingml/2006/main">
                <a:ext uri="{FF2B5EF4-FFF2-40B4-BE49-F238E27FC236}">
                  <a16:creationId xmlns:a16="http://schemas.microsoft.com/office/drawing/2014/main" id="{51EE4E75-AFD4-4B7A-A053-2BDD887F12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903242F" w14:textId="671F1CE2" w:rsidR="009E5190" w:rsidRPr="00C74881" w:rsidRDefault="009E5190" w:rsidP="0015417C">
      <w:pPr>
        <w:pStyle w:val="Caption"/>
        <w:rPr>
          <w:szCs w:val="24"/>
        </w:rPr>
      </w:pPr>
      <w:bookmarkStart w:id="555" w:name="_Ref219387574"/>
      <w:r w:rsidRPr="00C74881">
        <w:t xml:space="preserve">Rys. </w:t>
      </w:r>
      <w:fldSimple w:instr=" SEQ Rys. \* ARABIC ">
        <w:r w:rsidR="00314143">
          <w:rPr>
            <w:noProof/>
          </w:rPr>
          <w:t>2</w:t>
        </w:r>
      </w:fldSimple>
      <w:bookmarkEnd w:id="555"/>
      <w:r w:rsidRPr="00C74881">
        <w:t>. Przepustowość w funkcji liczby agentów</w:t>
      </w:r>
    </w:p>
    <w:p w14:paraId="4115DE51" w14:textId="74AA4548" w:rsidR="009E5190" w:rsidRPr="002D77BE" w:rsidRDefault="009E5190" w:rsidP="00E37B97">
      <w:pPr>
        <w:pStyle w:val="Caption"/>
        <w:rPr>
          <w:szCs w:val="20"/>
        </w:rPr>
      </w:pPr>
      <w:r w:rsidRPr="002D77BE">
        <w:rPr>
          <w:szCs w:val="20"/>
        </w:rPr>
        <w:t xml:space="preserve">Źródło: opracowanie własne na podstawie </w:t>
      </w:r>
      <w:r w:rsidR="00A2457A">
        <w:rPr>
          <w:szCs w:val="20"/>
        </w:rPr>
        <w:t>tabeli 1.</w:t>
      </w:r>
    </w:p>
    <w:p w14:paraId="59999CF1" w14:textId="77777777" w:rsidR="009E5190" w:rsidRPr="00C50D67" w:rsidRDefault="009E5190" w:rsidP="009E5190">
      <w:pPr>
        <w:spacing w:line="360" w:lineRule="auto"/>
        <w:jc w:val="center"/>
        <w:rPr>
          <w:szCs w:val="24"/>
        </w:rPr>
      </w:pPr>
    </w:p>
    <w:p w14:paraId="6892EB6E" w14:textId="0D80B4F4" w:rsidR="009E5190" w:rsidRPr="002D77BE" w:rsidRDefault="00077716" w:rsidP="0043105F">
      <w:pPr>
        <w:spacing w:line="360" w:lineRule="auto"/>
        <w:rPr>
          <w:szCs w:val="24"/>
        </w:rPr>
      </w:pPr>
      <w:r w:rsidRPr="002D77BE">
        <w:rPr>
          <w:szCs w:val="24"/>
        </w:rPr>
        <w:lastRenderedPageBreak/>
        <w:t xml:space="preserve">Dla małych wartości </w:t>
      </w:r>
      <w:r w:rsidR="005E40E8" w:rsidRPr="002D77BE">
        <w:rPr>
          <w:i/>
          <w:iCs/>
          <w:szCs w:val="24"/>
        </w:rPr>
        <w:t>N</w:t>
      </w:r>
      <w:r w:rsidR="004C04F1" w:rsidRPr="002D77BE">
        <w:rPr>
          <w:szCs w:val="24"/>
        </w:rPr>
        <w:t xml:space="preserve"> obserwuje się wzrost przepustowości – od ok. 1.13 mln agentów/s dla 100 agentów do maksymalnie ok. 1.71 mln agentów/s dla 500 agentów. W tym zakresie istotną rolę odgrywa narzut stałych operacji niezależnych od liczby agentów (m.in. obsługa pętli głównej i orkiestracja systemów), który przy większej populacji ulega lepszej amortyzacji.</w:t>
      </w:r>
      <w:r w:rsidR="00E83BEC" w:rsidRPr="002D77BE">
        <w:rPr>
          <w:szCs w:val="24"/>
        </w:rPr>
        <w:t xml:space="preserve"> </w:t>
      </w:r>
    </w:p>
    <w:p w14:paraId="1E0D2EF8" w14:textId="6FD91478" w:rsidR="00E83BEC" w:rsidRPr="002D77BE" w:rsidRDefault="00E83BEC" w:rsidP="0043105F">
      <w:pPr>
        <w:spacing w:line="360" w:lineRule="auto"/>
        <w:rPr>
          <w:szCs w:val="24"/>
        </w:rPr>
      </w:pPr>
      <w:r w:rsidRPr="002D77BE">
        <w:rPr>
          <w:szCs w:val="24"/>
        </w:rPr>
        <w:t xml:space="preserve">Powyżej 500–1000 agentów przepustowość stopniowo maleje, osiągając wartość ok. 0.77 mln agentów/s dla 10 000 agentów. Spadek ten ma łagodny charakter i wynika głównie z rosnącego obciążenia pamięci oraz kosztów dostępu do danych komponentów przy dużej liczbie encji. Pomimo tego, w całym badanym zakresie utrzymywany jest poziom setek tysięcy aktualizacji agentów na sekundę na pojedynczym rdzeniu CPU, co </w:t>
      </w:r>
      <w:r w:rsidR="005D77F8">
        <w:rPr>
          <w:szCs w:val="24"/>
        </w:rPr>
        <w:t>wskazuje</w:t>
      </w:r>
      <w:r w:rsidRPr="002D77BE">
        <w:rPr>
          <w:szCs w:val="24"/>
        </w:rPr>
        <w:t>, że zastosowana architektura ECS zapewnia dobrą skalowalność obliczeniową.</w:t>
      </w:r>
    </w:p>
    <w:p w14:paraId="44AFFF67" w14:textId="0BF00CA2" w:rsidR="002D1611" w:rsidRPr="002D77BE" w:rsidRDefault="002D1611" w:rsidP="0043105F">
      <w:pPr>
        <w:spacing w:line="360" w:lineRule="auto"/>
        <w:rPr>
          <w:szCs w:val="24"/>
        </w:rPr>
      </w:pPr>
      <w:r w:rsidRPr="002D77BE">
        <w:rPr>
          <w:szCs w:val="24"/>
        </w:rPr>
        <w:t>Niewielkie odchylenia od idealnie monotonicznego przebiegu w zakresie 250–1000 agentów wynikają z wpływu stałego narzutu oraz szumu pomiarowego i nie mają istotnego znaczenia z punktu widzenia ogólnego trendu.</w:t>
      </w:r>
    </w:p>
    <w:p w14:paraId="3906D14A" w14:textId="3DF4AED3" w:rsidR="00BF13F6" w:rsidRPr="002D77BE" w:rsidRDefault="00BF13F6" w:rsidP="003C35B9">
      <w:pPr>
        <w:pStyle w:val="Heading3"/>
      </w:pPr>
      <w:bookmarkStart w:id="556" w:name="_Toc219827876"/>
      <w:r w:rsidRPr="002D77BE">
        <w:t xml:space="preserve">Analiza wpływu </w:t>
      </w:r>
      <w:r w:rsidR="003C35B9" w:rsidRPr="002D77BE">
        <w:t>trybu graficznego na wydajność</w:t>
      </w:r>
      <w:bookmarkEnd w:id="556"/>
    </w:p>
    <w:p w14:paraId="2706D701" w14:textId="0893F48D" w:rsidR="003C35B9" w:rsidRPr="002D77BE" w:rsidRDefault="00354269" w:rsidP="00AD0077">
      <w:pPr>
        <w:spacing w:line="360" w:lineRule="auto"/>
      </w:pPr>
      <w:r w:rsidRPr="002D77BE">
        <w:t>W celu oceny wpływu warstwy graficznej na wydajność symulacji porównano średni czas trwania klatki oraz średni czas trwania pojedynczej iteracji modelu w trybie konsolowym</w:t>
      </w:r>
      <w:r w:rsidR="00860DA5" w:rsidRPr="002D77BE">
        <w:t xml:space="preserve"> (CLI)</w:t>
      </w:r>
      <w:r w:rsidRPr="002D77BE">
        <w:t xml:space="preserve"> i graficznym </w:t>
      </w:r>
      <w:r w:rsidR="00860DA5" w:rsidRPr="002D77BE">
        <w:t xml:space="preserve">(GUI) </w:t>
      </w:r>
      <w:r w:rsidRPr="002D77BE">
        <w:t>dla populacji liczącej 500 agentów</w:t>
      </w:r>
      <w:r w:rsidR="00AD0077" w:rsidRPr="002D77BE">
        <w:t>.</w:t>
      </w:r>
      <w:r w:rsidR="00EA0DF5">
        <w:t xml:space="preserve"> </w:t>
      </w:r>
      <w:r w:rsidR="008616FA">
        <w:t>W</w:t>
      </w:r>
      <w:r w:rsidR="00EA0DF5">
        <w:t>yniki zestawiono w tabeli 2.</w:t>
      </w:r>
    </w:p>
    <w:p w14:paraId="4522515C" w14:textId="77777777" w:rsidR="00874C49" w:rsidRPr="00D31F2D" w:rsidRDefault="00874C49" w:rsidP="00D31F2D">
      <w:pPr>
        <w:spacing w:after="0" w:line="360" w:lineRule="auto"/>
        <w:rPr>
          <w:sz w:val="20"/>
          <w:szCs w:val="20"/>
        </w:rPr>
      </w:pPr>
    </w:p>
    <w:p w14:paraId="11413B44" w14:textId="7BBE35D1" w:rsidR="00DD6712" w:rsidRPr="002D77BE" w:rsidRDefault="00A636A7" w:rsidP="00A636A7">
      <w:pPr>
        <w:pStyle w:val="Caption"/>
      </w:pPr>
      <w:r w:rsidRPr="002D77BE">
        <w:t xml:space="preserve">Tab. </w:t>
      </w:r>
      <w:fldSimple w:instr=" SEQ Tab. \* ARABIC ">
        <w:r w:rsidR="00314143">
          <w:rPr>
            <w:noProof/>
          </w:rPr>
          <w:t>2</w:t>
        </w:r>
      </w:fldSimple>
      <w:r w:rsidRPr="002D77BE">
        <w:t>. Wzrost wydajności w trybie konsolowym</w:t>
      </w:r>
    </w:p>
    <w:tbl>
      <w:tblPr>
        <w:tblStyle w:val="TableGrid"/>
        <w:tblW w:w="0" w:type="auto"/>
        <w:jc w:val="center"/>
        <w:tblLook w:val="04A0" w:firstRow="1" w:lastRow="0" w:firstColumn="1" w:lastColumn="0" w:noHBand="0" w:noVBand="1"/>
      </w:tblPr>
      <w:tblGrid>
        <w:gridCol w:w="1881"/>
        <w:gridCol w:w="2305"/>
        <w:gridCol w:w="2305"/>
        <w:gridCol w:w="2305"/>
      </w:tblGrid>
      <w:tr w:rsidR="00615C79" w:rsidRPr="00C03006" w14:paraId="37228F5B" w14:textId="77777777" w:rsidTr="00860DA5">
        <w:trPr>
          <w:trHeight w:val="304"/>
          <w:jc w:val="center"/>
        </w:trPr>
        <w:tc>
          <w:tcPr>
            <w:tcW w:w="1881" w:type="dxa"/>
            <w:hideMark/>
          </w:tcPr>
          <w:p w14:paraId="0B62EB93" w14:textId="77777777" w:rsidR="00860DA5" w:rsidRPr="00C03006" w:rsidRDefault="00860DA5" w:rsidP="00DF5530">
            <w:pPr>
              <w:spacing w:line="360" w:lineRule="auto"/>
              <w:jc w:val="left"/>
              <w:rPr>
                <w:b/>
                <w:bCs/>
                <w:sz w:val="20"/>
                <w:szCs w:val="20"/>
              </w:rPr>
            </w:pPr>
            <w:r w:rsidRPr="00C03006">
              <w:rPr>
                <w:b/>
                <w:bCs/>
                <w:sz w:val="20"/>
                <w:szCs w:val="20"/>
              </w:rPr>
              <w:t>Metryka</w:t>
            </w:r>
          </w:p>
        </w:tc>
        <w:tc>
          <w:tcPr>
            <w:tcW w:w="2305" w:type="dxa"/>
            <w:hideMark/>
          </w:tcPr>
          <w:p w14:paraId="6CF41DC6" w14:textId="2E02A1A4" w:rsidR="00860DA5" w:rsidRPr="00C03006" w:rsidRDefault="00860DA5" w:rsidP="00826C6A">
            <w:pPr>
              <w:spacing w:line="360" w:lineRule="auto"/>
              <w:jc w:val="left"/>
              <w:rPr>
                <w:b/>
                <w:bCs/>
                <w:sz w:val="20"/>
                <w:szCs w:val="20"/>
              </w:rPr>
            </w:pPr>
            <w:r w:rsidRPr="00C03006">
              <w:rPr>
                <w:b/>
                <w:bCs/>
                <w:sz w:val="20"/>
                <w:szCs w:val="20"/>
              </w:rPr>
              <w:t>CLI (średnia)</w:t>
            </w:r>
            <w:r w:rsidR="0005382B">
              <w:rPr>
                <w:b/>
                <w:bCs/>
                <w:sz w:val="20"/>
                <w:szCs w:val="20"/>
              </w:rPr>
              <w:t xml:space="preserve"> [ms]</w:t>
            </w:r>
          </w:p>
        </w:tc>
        <w:tc>
          <w:tcPr>
            <w:tcW w:w="2305" w:type="dxa"/>
            <w:hideMark/>
          </w:tcPr>
          <w:p w14:paraId="6C2717AF" w14:textId="1F4642AD" w:rsidR="00860DA5" w:rsidRPr="00C03006" w:rsidRDefault="00860DA5" w:rsidP="00826C6A">
            <w:pPr>
              <w:spacing w:line="360" w:lineRule="auto"/>
              <w:jc w:val="left"/>
              <w:rPr>
                <w:b/>
                <w:bCs/>
                <w:sz w:val="20"/>
                <w:szCs w:val="20"/>
              </w:rPr>
            </w:pPr>
            <w:r w:rsidRPr="00C03006">
              <w:rPr>
                <w:b/>
                <w:bCs/>
                <w:sz w:val="20"/>
                <w:szCs w:val="20"/>
              </w:rPr>
              <w:t>GUI (średnia)</w:t>
            </w:r>
            <w:r w:rsidR="0005382B">
              <w:rPr>
                <w:b/>
                <w:bCs/>
                <w:sz w:val="20"/>
                <w:szCs w:val="20"/>
              </w:rPr>
              <w:t xml:space="preserve"> [ms]</w:t>
            </w:r>
          </w:p>
        </w:tc>
        <w:tc>
          <w:tcPr>
            <w:tcW w:w="2305" w:type="dxa"/>
            <w:hideMark/>
          </w:tcPr>
          <w:p w14:paraId="32C47E00" w14:textId="77777777" w:rsidR="00860DA5" w:rsidRPr="00C03006" w:rsidRDefault="00860DA5" w:rsidP="00826C6A">
            <w:pPr>
              <w:spacing w:line="360" w:lineRule="auto"/>
              <w:jc w:val="left"/>
              <w:rPr>
                <w:b/>
                <w:bCs/>
                <w:sz w:val="20"/>
                <w:szCs w:val="20"/>
              </w:rPr>
            </w:pPr>
            <w:r w:rsidRPr="00C03006">
              <w:rPr>
                <w:b/>
                <w:bCs/>
                <w:sz w:val="20"/>
                <w:szCs w:val="20"/>
              </w:rPr>
              <w:t>Przyspieszenie CLI</w:t>
            </w:r>
          </w:p>
        </w:tc>
      </w:tr>
      <w:tr w:rsidR="00615C79" w:rsidRPr="00C03006" w14:paraId="590C53B4" w14:textId="77777777" w:rsidTr="00860DA5">
        <w:trPr>
          <w:trHeight w:val="304"/>
          <w:jc w:val="center"/>
        </w:trPr>
        <w:tc>
          <w:tcPr>
            <w:tcW w:w="1881" w:type="dxa"/>
            <w:hideMark/>
          </w:tcPr>
          <w:p w14:paraId="43E2693B" w14:textId="77777777" w:rsidR="00860DA5" w:rsidRPr="00C03006" w:rsidRDefault="00860DA5" w:rsidP="00DF5530">
            <w:pPr>
              <w:spacing w:line="360" w:lineRule="auto"/>
              <w:jc w:val="left"/>
              <w:rPr>
                <w:sz w:val="20"/>
                <w:szCs w:val="20"/>
              </w:rPr>
            </w:pPr>
            <w:r w:rsidRPr="00C03006">
              <w:rPr>
                <w:sz w:val="20"/>
                <w:szCs w:val="20"/>
              </w:rPr>
              <w:t>Czas klatki</w:t>
            </w:r>
          </w:p>
        </w:tc>
        <w:tc>
          <w:tcPr>
            <w:tcW w:w="2305" w:type="dxa"/>
            <w:hideMark/>
          </w:tcPr>
          <w:p w14:paraId="5FEBC7BC" w14:textId="10E986EF" w:rsidR="00860DA5" w:rsidRPr="00C03006" w:rsidRDefault="00860DA5" w:rsidP="00DF5530">
            <w:pPr>
              <w:spacing w:line="360" w:lineRule="auto"/>
              <w:jc w:val="right"/>
              <w:rPr>
                <w:sz w:val="20"/>
                <w:szCs w:val="20"/>
              </w:rPr>
            </w:pPr>
            <w:r w:rsidRPr="00C03006">
              <w:rPr>
                <w:sz w:val="20"/>
                <w:szCs w:val="20"/>
              </w:rPr>
              <w:t>0.2929</w:t>
            </w:r>
          </w:p>
        </w:tc>
        <w:tc>
          <w:tcPr>
            <w:tcW w:w="2305" w:type="dxa"/>
            <w:hideMark/>
          </w:tcPr>
          <w:p w14:paraId="735A6630" w14:textId="74F832F1" w:rsidR="00860DA5" w:rsidRPr="00C03006" w:rsidRDefault="00860DA5" w:rsidP="00DF5530">
            <w:pPr>
              <w:spacing w:line="360" w:lineRule="auto"/>
              <w:jc w:val="right"/>
              <w:rPr>
                <w:sz w:val="20"/>
                <w:szCs w:val="20"/>
              </w:rPr>
            </w:pPr>
            <w:r w:rsidRPr="00C03006">
              <w:rPr>
                <w:sz w:val="20"/>
                <w:szCs w:val="20"/>
              </w:rPr>
              <w:t>0.8275</w:t>
            </w:r>
          </w:p>
        </w:tc>
        <w:tc>
          <w:tcPr>
            <w:tcW w:w="2305" w:type="dxa"/>
            <w:hideMark/>
          </w:tcPr>
          <w:p w14:paraId="6E0F390B" w14:textId="77777777" w:rsidR="00860DA5" w:rsidRPr="00C03006" w:rsidRDefault="00860DA5" w:rsidP="00DF5530">
            <w:pPr>
              <w:spacing w:line="360" w:lineRule="auto"/>
              <w:jc w:val="right"/>
              <w:rPr>
                <w:b/>
                <w:bCs/>
                <w:sz w:val="20"/>
                <w:szCs w:val="20"/>
              </w:rPr>
            </w:pPr>
            <w:r w:rsidRPr="00C03006">
              <w:rPr>
                <w:b/>
                <w:bCs/>
                <w:sz w:val="20"/>
                <w:szCs w:val="20"/>
              </w:rPr>
              <w:t>2.83×</w:t>
            </w:r>
            <w:r w:rsidRPr="00C03006">
              <w:rPr>
                <w:sz w:val="20"/>
                <w:szCs w:val="20"/>
              </w:rPr>
              <w:t xml:space="preserve"> (182.5%)</w:t>
            </w:r>
          </w:p>
        </w:tc>
      </w:tr>
      <w:tr w:rsidR="00615C79" w:rsidRPr="00C03006" w14:paraId="0F1E8BF3" w14:textId="77777777" w:rsidTr="00860DA5">
        <w:trPr>
          <w:trHeight w:val="304"/>
          <w:jc w:val="center"/>
        </w:trPr>
        <w:tc>
          <w:tcPr>
            <w:tcW w:w="1881" w:type="dxa"/>
            <w:hideMark/>
          </w:tcPr>
          <w:p w14:paraId="48F41235" w14:textId="77777777" w:rsidR="00860DA5" w:rsidRPr="00C03006" w:rsidRDefault="00860DA5" w:rsidP="00DF5530">
            <w:pPr>
              <w:spacing w:line="360" w:lineRule="auto"/>
              <w:jc w:val="left"/>
              <w:rPr>
                <w:sz w:val="20"/>
                <w:szCs w:val="20"/>
              </w:rPr>
            </w:pPr>
            <w:r w:rsidRPr="00C03006">
              <w:rPr>
                <w:sz w:val="20"/>
                <w:szCs w:val="20"/>
              </w:rPr>
              <w:t>Czas iteracji</w:t>
            </w:r>
          </w:p>
        </w:tc>
        <w:tc>
          <w:tcPr>
            <w:tcW w:w="2305" w:type="dxa"/>
            <w:hideMark/>
          </w:tcPr>
          <w:p w14:paraId="566B51B8" w14:textId="69EA366B" w:rsidR="00860DA5" w:rsidRPr="00C03006" w:rsidRDefault="00860DA5" w:rsidP="00DF5530">
            <w:pPr>
              <w:spacing w:line="360" w:lineRule="auto"/>
              <w:jc w:val="right"/>
              <w:rPr>
                <w:sz w:val="20"/>
                <w:szCs w:val="20"/>
              </w:rPr>
            </w:pPr>
            <w:r w:rsidRPr="00C03006">
              <w:rPr>
                <w:sz w:val="20"/>
                <w:szCs w:val="20"/>
              </w:rPr>
              <w:t>0.2927</w:t>
            </w:r>
          </w:p>
        </w:tc>
        <w:tc>
          <w:tcPr>
            <w:tcW w:w="2305" w:type="dxa"/>
            <w:hideMark/>
          </w:tcPr>
          <w:p w14:paraId="6E2AF135" w14:textId="28382784" w:rsidR="00860DA5" w:rsidRPr="00C03006" w:rsidRDefault="00860DA5" w:rsidP="00DF5530">
            <w:pPr>
              <w:spacing w:line="360" w:lineRule="auto"/>
              <w:jc w:val="right"/>
              <w:rPr>
                <w:sz w:val="20"/>
                <w:szCs w:val="20"/>
              </w:rPr>
            </w:pPr>
            <w:r w:rsidRPr="00C03006">
              <w:rPr>
                <w:sz w:val="20"/>
                <w:szCs w:val="20"/>
              </w:rPr>
              <w:t>0.3365</w:t>
            </w:r>
          </w:p>
        </w:tc>
        <w:tc>
          <w:tcPr>
            <w:tcW w:w="2305" w:type="dxa"/>
            <w:hideMark/>
          </w:tcPr>
          <w:p w14:paraId="007477A4" w14:textId="77777777" w:rsidR="00860DA5" w:rsidRPr="00C03006" w:rsidRDefault="00860DA5" w:rsidP="00DF5530">
            <w:pPr>
              <w:spacing w:line="360" w:lineRule="auto"/>
              <w:jc w:val="right"/>
              <w:rPr>
                <w:b/>
                <w:bCs/>
                <w:sz w:val="20"/>
                <w:szCs w:val="20"/>
              </w:rPr>
            </w:pPr>
            <w:r w:rsidRPr="00C03006">
              <w:rPr>
                <w:b/>
                <w:bCs/>
                <w:sz w:val="20"/>
                <w:szCs w:val="20"/>
              </w:rPr>
              <w:t>1.15×</w:t>
            </w:r>
            <w:r w:rsidRPr="00C03006">
              <w:rPr>
                <w:sz w:val="20"/>
                <w:szCs w:val="20"/>
              </w:rPr>
              <w:t xml:space="preserve"> (15.0%)</w:t>
            </w:r>
          </w:p>
        </w:tc>
      </w:tr>
    </w:tbl>
    <w:p w14:paraId="42D7F403" w14:textId="76B6B60A" w:rsidR="00860DA5" w:rsidRPr="002D77BE" w:rsidRDefault="00A636A7" w:rsidP="00087E43">
      <w:pPr>
        <w:spacing w:line="240" w:lineRule="auto"/>
        <w:jc w:val="center"/>
        <w:rPr>
          <w:sz w:val="20"/>
          <w:szCs w:val="20"/>
        </w:rPr>
      </w:pPr>
      <w:r w:rsidRPr="002D77BE">
        <w:rPr>
          <w:sz w:val="20"/>
          <w:szCs w:val="20"/>
        </w:rPr>
        <w:t xml:space="preserve">Źródło: </w:t>
      </w:r>
      <w:r w:rsidR="003C74B6" w:rsidRPr="002D77BE">
        <w:rPr>
          <w:sz w:val="20"/>
          <w:szCs w:val="20"/>
        </w:rPr>
        <w:t>o</w:t>
      </w:r>
      <w:r w:rsidRPr="002D77BE">
        <w:rPr>
          <w:sz w:val="20"/>
          <w:szCs w:val="20"/>
        </w:rPr>
        <w:t>pracowanie własne</w:t>
      </w:r>
      <w:r w:rsidR="003C74B6" w:rsidRPr="002D77BE">
        <w:rPr>
          <w:sz w:val="20"/>
          <w:szCs w:val="20"/>
        </w:rPr>
        <w:t>.</w:t>
      </w:r>
    </w:p>
    <w:p w14:paraId="6FA7B781" w14:textId="77777777" w:rsidR="00874C49" w:rsidRPr="002D77BE" w:rsidRDefault="00874C49" w:rsidP="00D31F2D">
      <w:pPr>
        <w:spacing w:after="0" w:line="360" w:lineRule="auto"/>
        <w:jc w:val="center"/>
        <w:rPr>
          <w:sz w:val="20"/>
          <w:szCs w:val="20"/>
        </w:rPr>
      </w:pPr>
    </w:p>
    <w:p w14:paraId="456AFAEE" w14:textId="344F2177" w:rsidR="00B17E3E" w:rsidRPr="002D77BE" w:rsidRDefault="00E96CA0" w:rsidP="00B17E3E">
      <w:pPr>
        <w:spacing w:line="360" w:lineRule="auto"/>
      </w:pPr>
      <w:r>
        <w:t>Zgodnie z tabelą 2, p</w:t>
      </w:r>
      <w:r w:rsidR="00B17E3E" w:rsidRPr="002D77BE">
        <w:t xml:space="preserve">rzejście z trybu graficznego do konsolowego pozwala na około 2.8-krotne (≈183%) przyspieszenie czasu klatki, co wynika z wyeliminowania kosztów renderowania oraz przetwarzania interfejsu użytkownika. Jednocześnie </w:t>
      </w:r>
      <w:r w:rsidR="0074544A" w:rsidRPr="002D77BE">
        <w:t xml:space="preserve">występuje niewielka różnica w czasie trwania samej iteracji </w:t>
      </w:r>
      <w:r w:rsidR="00B17E3E" w:rsidRPr="002D77BE">
        <w:t xml:space="preserve">– tryb konsolowy jest średnio </w:t>
      </w:r>
      <w:r w:rsidR="0074544A" w:rsidRPr="002D77BE">
        <w:t xml:space="preserve">szybszy </w:t>
      </w:r>
      <w:r w:rsidR="00B17E3E" w:rsidRPr="002D77BE">
        <w:t>o ok. 15</w:t>
      </w:r>
      <w:r w:rsidR="005F0B3D" w:rsidRPr="002D77BE">
        <w:t>%</w:t>
      </w:r>
      <w:r w:rsidR="004A4DCA" w:rsidRPr="002D77BE">
        <w:t>. Powstały dodatkowy narzut</w:t>
      </w:r>
      <w:r w:rsidR="00874C49" w:rsidRPr="002D77BE">
        <w:t xml:space="preserve"> iteracyjny</w:t>
      </w:r>
      <w:r w:rsidR="004A4DCA" w:rsidRPr="002D77BE">
        <w:t xml:space="preserve"> w trybie GUI wynika wyłącznie z </w:t>
      </w:r>
      <w:r w:rsidR="006558C4" w:rsidRPr="002D77BE">
        <w:t>instancjonowania</w:t>
      </w:r>
      <w:r w:rsidR="004A4DCA" w:rsidRPr="002D77BE">
        <w:t xml:space="preserve"> systemu odpowiedzialnego za przygotowanie danych diagnostycznych wyświetlanych w interfejsie użytkownika, który </w:t>
      </w:r>
      <w:r w:rsidR="002932AA" w:rsidRPr="002D77BE">
        <w:t xml:space="preserve">tworzony jest </w:t>
      </w:r>
      <w:r w:rsidR="00576470">
        <w:t>jedynie</w:t>
      </w:r>
      <w:r w:rsidR="004A4DCA" w:rsidRPr="002D77BE">
        <w:t xml:space="preserve"> w tym trybie.</w:t>
      </w:r>
      <w:r w:rsidR="00EC664F" w:rsidRPr="002D77BE">
        <w:t xml:space="preserve"> </w:t>
      </w:r>
      <w:r w:rsidR="00031359" w:rsidRPr="002D77BE">
        <w:t xml:space="preserve"> </w:t>
      </w:r>
    </w:p>
    <w:p w14:paraId="1A0C26D6" w14:textId="29F6B70A" w:rsidR="00B17E3E" w:rsidRPr="002D77BE" w:rsidRDefault="00235D17" w:rsidP="00B17E3E">
      <w:pPr>
        <w:spacing w:line="360" w:lineRule="auto"/>
      </w:pPr>
      <w:r w:rsidRPr="002D77BE">
        <w:t xml:space="preserve">Oznacza to, że obciążenie wynikające z warstwy graficznej jest w dużym stopniu odseparowane od logiki symulacji, a architektura hybrydowa skutecznie izoluje rdzeń symulacji od kosztów </w:t>
      </w:r>
      <w:r w:rsidRPr="002D77BE">
        <w:lastRenderedPageBreak/>
        <w:t>renderowania. W efekcie wydajność części obliczeniowej pozostaje niemal identyczna w obu trybach</w:t>
      </w:r>
      <w:r w:rsidR="00833D5E" w:rsidRPr="002D77BE">
        <w:t>.</w:t>
      </w:r>
      <w:r w:rsidR="000333B6" w:rsidRPr="002D77BE">
        <w:t xml:space="preserve"> Uzyskane wyniki uzasadniają osobny tryb konsolowy jako rozwiązanie optymalizacyjne.</w:t>
      </w:r>
    </w:p>
    <w:p w14:paraId="245F8EFD" w14:textId="0E8A09BD" w:rsidR="00096B27" w:rsidRPr="002D77BE" w:rsidRDefault="00096B27" w:rsidP="00E67781">
      <w:pPr>
        <w:pStyle w:val="Heading2"/>
        <w:spacing w:line="360" w:lineRule="auto"/>
      </w:pPr>
      <w:bookmarkStart w:id="557" w:name="_Toc219827877"/>
      <w:r w:rsidRPr="002D77BE">
        <w:t>Test deterministyczności</w:t>
      </w:r>
      <w:bookmarkEnd w:id="557"/>
    </w:p>
    <w:p w14:paraId="57BC0BD3" w14:textId="43F21F8B" w:rsidR="00174DBB" w:rsidRPr="002D77BE" w:rsidRDefault="00330219" w:rsidP="00E67781">
      <w:pPr>
        <w:spacing w:line="360" w:lineRule="auto"/>
      </w:pPr>
      <w:r w:rsidRPr="002D77BE">
        <w:t xml:space="preserve">Aby ocenić deterministyczność implementacji, przeprowadzono serię pięciu pełnych przebiegów symulacji z wykorzystaniem </w:t>
      </w:r>
      <w:r w:rsidR="003050C2" w:rsidRPr="002D77BE">
        <w:t>jednakowych danych wejściowych</w:t>
      </w:r>
      <w:r w:rsidRPr="002D77BE">
        <w:t xml:space="preserve">. </w:t>
      </w:r>
      <w:r w:rsidR="00D862F7" w:rsidRPr="002D77BE">
        <w:t>Cały eksperyment został uruchomiony w sposób zautomatyzowany za pomocą skryptu w języku Python, co zapewniło pełną powtarzalność warunków wykonania.</w:t>
      </w:r>
      <w:r w:rsidR="00D862F7" w:rsidRPr="002D77BE">
        <w:rPr>
          <w:b/>
          <w:bCs/>
        </w:rPr>
        <w:t xml:space="preserve"> </w:t>
      </w:r>
      <w:r w:rsidRPr="002D77BE">
        <w:t>W przeciwieństwie do testów wydajnościowych zastosowano tu w pełni funkcjonalną konfigurację modelu ekosystemu: agenci podlegali normalnej dynamice populacji, zużyciu energii, śmierci, prokreacji i presji selekcji. Celem było sprawdzenie, czy przy stałych warunkach wejściowych identyczny jest nie tylko stan końcowy, lecz również cały przebieg ewolucji układu.</w:t>
      </w:r>
      <w:r w:rsidR="00174DBB" w:rsidRPr="002D77BE">
        <w:t xml:space="preserve"> </w:t>
      </w:r>
      <w:r w:rsidRPr="002D77BE">
        <w:t xml:space="preserve">Każdy przebieg obejmował </w:t>
      </w:r>
      <w:r w:rsidR="0030223A">
        <w:t>100 000</w:t>
      </w:r>
      <w:r w:rsidRPr="002D77BE">
        <w:t xml:space="preserve"> iteracji. W trakcie działania symulacja zapisywała do pliku wynikowego pełny zestaw danych z każdej iteracji, co w efekcie dawało </w:t>
      </w:r>
      <w:r w:rsidR="0030223A">
        <w:t xml:space="preserve">100 000 </w:t>
      </w:r>
      <w:r w:rsidRPr="002D77BE">
        <w:t>rekordów na jeden przebieg</w:t>
      </w:r>
      <w:ins w:id="558" w:author="Filip Rak" w:date="2026-01-20T17:43:00Z" w16du:dateUtc="2026-01-20T16:43:00Z">
        <w:r w:rsidR="00D0192A">
          <w:t xml:space="preserve"> </w:t>
        </w:r>
      </w:ins>
      <w:customXmlInsRangeStart w:id="559" w:author="Filip Rak" w:date="2026-01-20T17:43:00Z"/>
      <w:sdt>
        <w:sdtPr>
          <w:id w:val="-814568446"/>
          <w:citation/>
        </w:sdtPr>
        <w:sdtContent>
          <w:customXmlInsRangeEnd w:id="559"/>
          <w:ins w:id="560" w:author="Filip Rak" w:date="2026-01-20T17:43:00Z" w16du:dateUtc="2026-01-20T16:43:00Z">
            <w:r w:rsidR="00D0192A">
              <w:fldChar w:fldCharType="begin"/>
            </w:r>
            <w:r w:rsidR="00D0192A">
              <w:rPr>
                <w:lang w:val="en-GB"/>
              </w:rPr>
              <w:instrText xml:space="preserve"> CITATION Fil261 \l 2057 </w:instrText>
            </w:r>
          </w:ins>
          <w:r w:rsidR="00D0192A">
            <w:fldChar w:fldCharType="separate"/>
          </w:r>
          <w:r w:rsidR="00E61687" w:rsidRPr="00E61687">
            <w:rPr>
              <w:noProof/>
              <w:lang w:val="en-GB"/>
            </w:rPr>
            <w:t>[25]</w:t>
          </w:r>
          <w:ins w:id="561" w:author="Filip Rak" w:date="2026-01-20T17:43:00Z" w16du:dateUtc="2026-01-20T16:43:00Z">
            <w:r w:rsidR="00D0192A">
              <w:fldChar w:fldCharType="end"/>
            </w:r>
          </w:ins>
          <w:customXmlInsRangeStart w:id="562" w:author="Filip Rak" w:date="2026-01-20T17:43:00Z"/>
        </w:sdtContent>
      </w:sdt>
      <w:customXmlInsRangeEnd w:id="562"/>
      <w:r w:rsidRPr="002D77BE">
        <w:t>.</w:t>
      </w:r>
      <w:r w:rsidR="006749E8" w:rsidRPr="002D77BE">
        <w:t xml:space="preserve"> </w:t>
      </w:r>
    </w:p>
    <w:p w14:paraId="5693F7F5" w14:textId="49B15187" w:rsidR="006749E8" w:rsidRPr="002D77BE" w:rsidRDefault="007B7C08" w:rsidP="00E67781">
      <w:pPr>
        <w:spacing w:line="360" w:lineRule="auto"/>
      </w:pPr>
      <w:r w:rsidRPr="002D77BE">
        <w:t xml:space="preserve">Wszystkie pięć przebiegów wygenerowało identyczne </w:t>
      </w:r>
      <w:r w:rsidR="00717DB6" w:rsidRPr="002D77BE">
        <w:t>skróty kryptograficzne (SHA-256)</w:t>
      </w:r>
      <w:r w:rsidRPr="002D77BE">
        <w:t xml:space="preserve">, co oznacza, że pełne sekwencje wyników były bitowo zgodne. </w:t>
      </w:r>
      <w:r w:rsidR="00A30A97">
        <w:t xml:space="preserve">Wskazuje to na </w:t>
      </w:r>
      <w:r w:rsidRPr="002D77BE">
        <w:t xml:space="preserve">deterministyczność implementacji symulacji w obrębie danej konfiguracji sprzętowo–kompilacyjnej przy </w:t>
      </w:r>
      <w:r w:rsidR="009975ED" w:rsidRPr="002D77BE">
        <w:t>użyciu jednakowych danych wejściowych</w:t>
      </w:r>
      <w:ins w:id="563" w:author="Filip Rak" w:date="2026-01-20T17:44:00Z" w16du:dateUtc="2026-01-20T16:44:00Z">
        <w:r w:rsidR="007C0861">
          <w:t xml:space="preserve"> </w:t>
        </w:r>
      </w:ins>
      <w:customXmlInsRangeStart w:id="564" w:author="Filip Rak" w:date="2026-01-20T17:44:00Z"/>
      <w:sdt>
        <w:sdtPr>
          <w:id w:val="-1008211625"/>
          <w:citation/>
        </w:sdtPr>
        <w:sdtContent>
          <w:customXmlInsRangeEnd w:id="564"/>
          <w:ins w:id="565" w:author="Filip Rak" w:date="2026-01-20T17:44:00Z" w16du:dateUtc="2026-01-20T16:44:00Z">
            <w:r w:rsidR="007C0861">
              <w:fldChar w:fldCharType="begin"/>
            </w:r>
            <w:r w:rsidR="007C0861">
              <w:rPr>
                <w:lang w:val="en-GB"/>
              </w:rPr>
              <w:instrText xml:space="preserve"> CITATION Fil261 \l 2057 </w:instrText>
            </w:r>
          </w:ins>
          <w:r w:rsidR="007C0861">
            <w:fldChar w:fldCharType="separate"/>
          </w:r>
          <w:r w:rsidR="00E61687" w:rsidRPr="00E61687">
            <w:rPr>
              <w:noProof/>
              <w:lang w:val="en-GB"/>
            </w:rPr>
            <w:t>[25]</w:t>
          </w:r>
          <w:ins w:id="566" w:author="Filip Rak" w:date="2026-01-20T17:44:00Z" w16du:dateUtc="2026-01-20T16:44:00Z">
            <w:r w:rsidR="007C0861">
              <w:fldChar w:fldCharType="end"/>
            </w:r>
          </w:ins>
          <w:customXmlInsRangeStart w:id="567" w:author="Filip Rak" w:date="2026-01-20T17:44:00Z"/>
        </w:sdtContent>
      </w:sdt>
      <w:customXmlInsRangeEnd w:id="567"/>
      <w:r w:rsidRPr="002D77BE">
        <w:t xml:space="preserve">. </w:t>
      </w:r>
    </w:p>
    <w:p w14:paraId="4A47B6A5" w14:textId="7D24C0F3" w:rsidR="007927F1" w:rsidRPr="002D77BE" w:rsidRDefault="007B7C08" w:rsidP="0050510B">
      <w:pPr>
        <w:spacing w:line="360" w:lineRule="auto"/>
      </w:pPr>
      <w:r w:rsidRPr="002D77BE">
        <w:t>Należy przy tym zaznaczyć, że ze względu na właściwości arytmetyki zmiennoprzecinkowej deterministyczność ta nie musi być zachowana na innych platformach sprzętowych lub przy odmiennych ustawieniach kompilatora</w:t>
      </w:r>
      <w:sdt>
        <w:sdtPr>
          <w:id w:val="988521666"/>
          <w:citation/>
        </w:sdtPr>
        <w:sdtEndPr/>
        <w:sdtContent>
          <w:r w:rsidR="001B3C92" w:rsidRPr="002D77BE">
            <w:fldChar w:fldCharType="begin"/>
          </w:r>
          <w:r w:rsidR="001B3C92" w:rsidRPr="002D77BE">
            <w:instrText xml:space="preserve"> CITATION IEE19 \l 2057 </w:instrText>
          </w:r>
          <w:r w:rsidR="001B3C92" w:rsidRPr="002D77BE">
            <w:fldChar w:fldCharType="separate"/>
          </w:r>
          <w:r w:rsidR="00E61687">
            <w:rPr>
              <w:noProof/>
            </w:rPr>
            <w:t xml:space="preserve"> </w:t>
          </w:r>
          <w:r w:rsidR="00E61687" w:rsidRPr="00E61687">
            <w:rPr>
              <w:noProof/>
            </w:rPr>
            <w:t>[19]</w:t>
          </w:r>
          <w:r w:rsidR="001B3C92" w:rsidRPr="002D77BE">
            <w:fldChar w:fldCharType="end"/>
          </w:r>
        </w:sdtContent>
      </w:sdt>
      <w:sdt>
        <w:sdtPr>
          <w:id w:val="297267420"/>
          <w:citation/>
        </w:sdtPr>
        <w:sdtEndPr/>
        <w:sdtContent>
          <w:r w:rsidR="001B3C92" w:rsidRPr="002D77BE">
            <w:fldChar w:fldCharType="begin"/>
          </w:r>
          <w:r w:rsidR="001B3C92" w:rsidRPr="002D77BE">
            <w:instrText xml:space="preserve"> CITATION LLV261 \l 2057 </w:instrText>
          </w:r>
          <w:r w:rsidR="001B3C92" w:rsidRPr="002D77BE">
            <w:fldChar w:fldCharType="separate"/>
          </w:r>
          <w:r w:rsidR="00E61687">
            <w:rPr>
              <w:noProof/>
            </w:rPr>
            <w:t xml:space="preserve"> </w:t>
          </w:r>
          <w:r w:rsidR="00E61687" w:rsidRPr="00E61687">
            <w:rPr>
              <w:noProof/>
            </w:rPr>
            <w:t>[20]</w:t>
          </w:r>
          <w:r w:rsidR="001B3C92" w:rsidRPr="002D77BE">
            <w:fldChar w:fldCharType="end"/>
          </w:r>
        </w:sdtContent>
      </w:sdt>
      <w:r w:rsidRPr="002D77BE">
        <w:t>, jednak w praktyce jest wystarczająca do prowadzenia powtarzalnych eksperymentów numerycznych na docelowej platformie.</w:t>
      </w:r>
    </w:p>
    <w:p w14:paraId="789A2E3D" w14:textId="7CDFBD67" w:rsidR="00701CF0" w:rsidRPr="002D77BE" w:rsidRDefault="00701CF0" w:rsidP="0050510B">
      <w:pPr>
        <w:pStyle w:val="Heading2"/>
        <w:spacing w:line="360" w:lineRule="auto"/>
      </w:pPr>
      <w:bookmarkStart w:id="568" w:name="_Toc219827878"/>
      <w:r w:rsidRPr="002D77BE">
        <w:t>Wnioski</w:t>
      </w:r>
      <w:r w:rsidR="00DD6918" w:rsidRPr="002D77BE">
        <w:t xml:space="preserve"> z oceny architektury</w:t>
      </w:r>
      <w:bookmarkEnd w:id="568"/>
    </w:p>
    <w:p w14:paraId="50EBEC96" w14:textId="20D67140" w:rsidR="00DD6918" w:rsidRPr="002D77BE" w:rsidRDefault="00DD6918" w:rsidP="0050510B">
      <w:pPr>
        <w:spacing w:line="360" w:lineRule="auto"/>
      </w:pPr>
      <w:r w:rsidRPr="002D77BE">
        <w:t>Na podstawie przeprowadzonych testów można sformułować następujące wnioski dotyczące zaprojektowanej architektury oprogramowania:</w:t>
      </w:r>
    </w:p>
    <w:p w14:paraId="7EF3A927" w14:textId="46BBE008" w:rsidR="00DD6918" w:rsidRPr="002D77BE" w:rsidRDefault="00DD6918" w:rsidP="001D4D7C">
      <w:pPr>
        <w:pStyle w:val="ListParagraph"/>
        <w:numPr>
          <w:ilvl w:val="0"/>
          <w:numId w:val="26"/>
        </w:numPr>
        <w:spacing w:line="360" w:lineRule="auto"/>
      </w:pPr>
      <w:r w:rsidRPr="002D77BE">
        <w:t xml:space="preserve">Czas trwania pojedynczej iteracji symulacji rośnie w przybliżeniu liniowo wraz ze wzrostem liczby agentów, co wskazuje na dobrą skalowalność obliczeniową modelu opartego na wzorcu ECS. W badanym zakresie </w:t>
      </w:r>
      <w:r w:rsidR="001D4D7C" w:rsidRPr="002D77BE">
        <w:t xml:space="preserve">liczby </w:t>
      </w:r>
      <w:r w:rsidRPr="002D77BE">
        <w:t>agentów nie zaobserwowano gwałtownego „załamania” wydajności</w:t>
      </w:r>
      <w:r w:rsidR="007A1A38" w:rsidRPr="002D77BE">
        <w:t xml:space="preserve">. </w:t>
      </w:r>
      <w:r w:rsidR="00566516">
        <w:t>J</w:t>
      </w:r>
      <w:r w:rsidR="007A1A38" w:rsidRPr="002D77BE">
        <w:t xml:space="preserve">est </w:t>
      </w:r>
      <w:r w:rsidR="00566516">
        <w:t xml:space="preserve">to </w:t>
      </w:r>
      <w:r w:rsidR="007A1A38" w:rsidRPr="002D77BE">
        <w:t>spójne z wynikami badań nad wydajnością architektur ECS w symulacjach agentowych</w:t>
      </w:r>
      <w:r w:rsidR="00D51D3A" w:rsidRPr="002D77BE">
        <w:t xml:space="preserve"> </w:t>
      </w:r>
      <w:sdt>
        <w:sdtPr>
          <w:id w:val="844672102"/>
          <w:citation/>
        </w:sdtPr>
        <w:sdtEndPr/>
        <w:sdtContent>
          <w:r w:rsidR="00D51D3A" w:rsidRPr="002D77BE">
            <w:fldChar w:fldCharType="begin"/>
          </w:r>
          <w:r w:rsidR="00D51D3A" w:rsidRPr="002D77BE">
            <w:instrText xml:space="preserve"> CITATION ECSPerf \l 2057 </w:instrText>
          </w:r>
          <w:r w:rsidR="00D51D3A" w:rsidRPr="002D77BE">
            <w:fldChar w:fldCharType="separate"/>
          </w:r>
          <w:r w:rsidR="00E61687" w:rsidRPr="00E61687">
            <w:rPr>
              <w:noProof/>
            </w:rPr>
            <w:t>[4]</w:t>
          </w:r>
          <w:r w:rsidR="00D51D3A" w:rsidRPr="002D77BE">
            <w:fldChar w:fldCharType="end"/>
          </w:r>
        </w:sdtContent>
      </w:sdt>
      <w:r w:rsidRPr="002D77BE">
        <w:t>.</w:t>
      </w:r>
    </w:p>
    <w:p w14:paraId="63ED44B5" w14:textId="3017AFB2" w:rsidR="00DD6918" w:rsidRPr="002D77BE" w:rsidRDefault="00DD6918" w:rsidP="001D4D7C">
      <w:pPr>
        <w:pStyle w:val="ListParagraph"/>
        <w:numPr>
          <w:ilvl w:val="0"/>
          <w:numId w:val="26"/>
        </w:numPr>
        <w:spacing w:line="360" w:lineRule="auto"/>
      </w:pPr>
      <w:r w:rsidRPr="002D77BE">
        <w:lastRenderedPageBreak/>
        <w:t>Przepustowość</w:t>
      </w:r>
      <w:r w:rsidR="00966EE1">
        <w:t>,</w:t>
      </w:r>
      <w:r w:rsidRPr="002D77BE">
        <w:t xml:space="preserve"> liczona jako liczba aktualizowanych agentów na sekundę</w:t>
      </w:r>
      <w:r w:rsidR="00966EE1">
        <w:t>,</w:t>
      </w:r>
      <w:r w:rsidRPr="002D77BE">
        <w:t xml:space="preserve"> utrzymuje się na poziomie setek tysięcy </w:t>
      </w:r>
      <w:r w:rsidR="00E95AC0">
        <w:t>aktualizacji</w:t>
      </w:r>
      <w:r w:rsidRPr="002D77BE">
        <w:t xml:space="preserve"> na pojedynczym rdzeniu CPU. Spadek przepustowości dla dużych populacji ma łagodny charakter i wynika głównie z rosnącego obciążenia pamięci i kosztów dostępu do danych komponentów.</w:t>
      </w:r>
    </w:p>
    <w:p w14:paraId="46147B42" w14:textId="313F8E63" w:rsidR="00DD6918" w:rsidRPr="002D77BE" w:rsidRDefault="00DD6918" w:rsidP="001D4D7C">
      <w:pPr>
        <w:pStyle w:val="ListParagraph"/>
        <w:numPr>
          <w:ilvl w:val="0"/>
          <w:numId w:val="26"/>
        </w:numPr>
        <w:spacing w:line="360" w:lineRule="auto"/>
      </w:pPr>
      <w:r w:rsidRPr="002D77BE">
        <w:t xml:space="preserve">Uruchomienie aplikacji w trybie konsolowym pozwala na około 2.8-krotne </w:t>
      </w:r>
      <w:r w:rsidR="00E2337F" w:rsidRPr="002D77BE">
        <w:t>zmniejszenie</w:t>
      </w:r>
      <w:r w:rsidRPr="002D77BE">
        <w:t xml:space="preserve"> czasu trwania klatki względem trybu graficznego. Oznacza to, że obciążenie wynikające z warstwy graficznej jest w dużym stopniu odseparowane od logiki symulacji, a tryb CLI stanowi użyteczny wariant optymalizacyjny do długotrwałych eksperymentów.</w:t>
      </w:r>
    </w:p>
    <w:p w14:paraId="3D77330E" w14:textId="486C5FEC" w:rsidR="00DD6918" w:rsidRPr="002D77BE" w:rsidRDefault="00DD6918" w:rsidP="001D4D7C">
      <w:pPr>
        <w:pStyle w:val="ListParagraph"/>
        <w:numPr>
          <w:ilvl w:val="0"/>
          <w:numId w:val="26"/>
        </w:numPr>
        <w:spacing w:line="360" w:lineRule="auto"/>
      </w:pPr>
      <w:r w:rsidRPr="002D77BE">
        <w:t xml:space="preserve">Test deterministyczności wykazał, że przy </w:t>
      </w:r>
      <w:r w:rsidR="00883F0D" w:rsidRPr="002D77BE">
        <w:t>tych samych danych wejściowych</w:t>
      </w:r>
      <w:r w:rsidRPr="002D77BE">
        <w:t xml:space="preserve"> i niezmiennym środowisku uruchomieniowym pełne przebiegi symulacji są bitowo powtarzalne. Deterministyczność ta jest w praktyce wystarczająca do prowadzenia powtarzalnych eksperymentów numerycznych na docelowej platformie sprzętowej.</w:t>
      </w:r>
    </w:p>
    <w:p w14:paraId="4B81F2A2" w14:textId="0995E019" w:rsidR="00173707" w:rsidRPr="002D77BE" w:rsidRDefault="00173707" w:rsidP="001D4D7C">
      <w:pPr>
        <w:pStyle w:val="ListParagraph"/>
        <w:numPr>
          <w:ilvl w:val="0"/>
          <w:numId w:val="26"/>
        </w:numPr>
        <w:spacing w:line="360" w:lineRule="auto"/>
      </w:pPr>
      <w:r w:rsidRPr="002D77BE">
        <w:t>Zastosowanie dwupoziomowej architektury hybrydowej (warstwa silnika + warstwa aplikacji), mechanizmu serwisów oraz wzorca ECS zapewnia wysoką modularność systemu i możliwość łatwego rozszerzania logiki poprzez dodawanie nowych systemów bez ingerencji w istniejący kod</w:t>
      </w:r>
      <w:r w:rsidR="00701962" w:rsidRPr="002D77BE">
        <w:t xml:space="preserve"> (rozdział</w:t>
      </w:r>
      <w:r w:rsidRPr="002D77BE">
        <w:t xml:space="preserve"> </w:t>
      </w:r>
      <w:r w:rsidR="00701962" w:rsidRPr="002D77BE">
        <w:fldChar w:fldCharType="begin"/>
      </w:r>
      <w:r w:rsidR="00701962" w:rsidRPr="002D77BE">
        <w:instrText xml:space="preserve"> REF _Ref219398915 \r \h </w:instrText>
      </w:r>
      <w:r w:rsidR="00701962" w:rsidRPr="002D77BE">
        <w:fldChar w:fldCharType="separate"/>
      </w:r>
      <w:r w:rsidR="00314143">
        <w:t>3.3.2</w:t>
      </w:r>
      <w:r w:rsidR="00701962" w:rsidRPr="002D77BE">
        <w:fldChar w:fldCharType="end"/>
      </w:r>
      <w:r w:rsidR="00701962" w:rsidRPr="002D77BE">
        <w:t>)</w:t>
      </w:r>
      <w:r w:rsidRPr="002D77BE">
        <w:t>.</w:t>
      </w:r>
    </w:p>
    <w:p w14:paraId="7F6D3B04" w14:textId="695AC6AA" w:rsidR="00CB71CC" w:rsidRPr="002D77BE" w:rsidRDefault="00CB71CC" w:rsidP="001D4D7C">
      <w:pPr>
        <w:pStyle w:val="ListParagraph"/>
        <w:numPr>
          <w:ilvl w:val="0"/>
          <w:numId w:val="26"/>
        </w:numPr>
        <w:spacing w:line="360" w:lineRule="auto"/>
      </w:pPr>
      <w:r w:rsidRPr="002D77BE">
        <w:t>Wykorzystanie zewnętrznego pliku konfiguracyjnego w formacie JSON oraz zestawu map wejściowych w formacie PNG umożliwia szeroką konfigurowalność parametrów eksperymentów i definiowanie zróżnicowanych scenariuszy badawczych bez konieczności rekompilacji oprogramowania. Dodatkowo połączenie trybu konsolowego z obsługą parametrów linii poleceń ułatwia automatyzację serii eksperymentów</w:t>
      </w:r>
      <w:ins w:id="569" w:author="Filip Rak" w:date="2026-01-20T17:47:00Z" w16du:dateUtc="2026-01-20T16:47:00Z">
        <w:r w:rsidR="00342DC1">
          <w:t xml:space="preserve"> </w:t>
        </w:r>
      </w:ins>
      <w:customXmlInsRangeStart w:id="570" w:author="Filip Rak" w:date="2026-01-20T17:47:00Z"/>
      <w:sdt>
        <w:sdtPr>
          <w:id w:val="791934448"/>
          <w:citation/>
        </w:sdtPr>
        <w:sdtContent>
          <w:customXmlInsRangeEnd w:id="570"/>
          <w:ins w:id="571" w:author="Filip Rak" w:date="2026-01-20T17:47:00Z" w16du:dateUtc="2026-01-20T16:47:00Z">
            <w:r w:rsidR="00342DC1">
              <w:fldChar w:fldCharType="begin"/>
            </w:r>
            <w:r w:rsidR="00342DC1">
              <w:rPr>
                <w:lang w:val="en-GB"/>
              </w:rPr>
              <w:instrText xml:space="preserve"> CITATION Fil261 \l 2057 </w:instrText>
            </w:r>
          </w:ins>
          <w:r w:rsidR="00342DC1">
            <w:fldChar w:fldCharType="separate"/>
          </w:r>
          <w:r w:rsidR="00E61687" w:rsidRPr="00E61687">
            <w:rPr>
              <w:noProof/>
              <w:lang w:val="en-GB"/>
            </w:rPr>
            <w:t>[25]</w:t>
          </w:r>
          <w:ins w:id="572" w:author="Filip Rak" w:date="2026-01-20T17:47:00Z" w16du:dateUtc="2026-01-20T16:47:00Z">
            <w:r w:rsidR="00342DC1">
              <w:fldChar w:fldCharType="end"/>
            </w:r>
          </w:ins>
          <w:customXmlInsRangeStart w:id="573" w:author="Filip Rak" w:date="2026-01-20T17:47:00Z"/>
        </w:sdtContent>
      </w:sdt>
      <w:customXmlInsRangeEnd w:id="573"/>
      <w:r w:rsidRPr="002D77BE">
        <w:t>.</w:t>
      </w:r>
    </w:p>
    <w:p w14:paraId="10CE16AC" w14:textId="2EEEFFCB" w:rsidR="002F774F" w:rsidRPr="002D77BE" w:rsidRDefault="002F774F" w:rsidP="001D4D7C">
      <w:pPr>
        <w:pStyle w:val="ListParagraph"/>
        <w:numPr>
          <w:ilvl w:val="0"/>
          <w:numId w:val="26"/>
        </w:numPr>
        <w:spacing w:line="360" w:lineRule="auto"/>
      </w:pPr>
      <w:r w:rsidRPr="002D77BE">
        <w:t>Dobór narzędzi (</w:t>
      </w:r>
      <w:r w:rsidRPr="002D77BE">
        <w:rPr>
          <w:i/>
          <w:iCs/>
        </w:rPr>
        <w:t>CMake, Clang</w:t>
      </w:r>
      <w:r w:rsidRPr="002D77BE">
        <w:t>, biblioteki wieloplatformowe) oraz brak zależności od specyficznych funkcji systemu operacyjnego sprawiają, że środowisko symulacyjne ma charakter wieloplatformowy</w:t>
      </w:r>
      <w:r w:rsidR="000504D7" w:rsidRPr="002D77BE">
        <w:t xml:space="preserve"> (rozdział </w:t>
      </w:r>
      <w:r w:rsidR="000504D7" w:rsidRPr="002D77BE">
        <w:fldChar w:fldCharType="begin"/>
      </w:r>
      <w:r w:rsidR="000504D7" w:rsidRPr="002D77BE">
        <w:instrText xml:space="preserve"> REF _Ref219399027 \r \h </w:instrText>
      </w:r>
      <w:r w:rsidR="000504D7" w:rsidRPr="002D77BE">
        <w:fldChar w:fldCharType="separate"/>
      </w:r>
      <w:r w:rsidR="00314143">
        <w:t>3.1</w:t>
      </w:r>
      <w:r w:rsidR="000504D7" w:rsidRPr="002D77BE">
        <w:fldChar w:fldCharType="end"/>
      </w:r>
      <w:r w:rsidR="000504D7" w:rsidRPr="002D77BE">
        <w:t>)</w:t>
      </w:r>
      <w:r w:rsidRPr="002D77BE">
        <w:t>, pomimo iż w ramach niniejszej pracy szczegółowe testy przeprowadzono na jednej konfiguracji sprzętowo-systemowej.</w:t>
      </w:r>
    </w:p>
    <w:p w14:paraId="23D123AF" w14:textId="701B2FE7" w:rsidR="00DD6918" w:rsidRPr="002D77BE" w:rsidRDefault="00600DEE" w:rsidP="00DD6918">
      <w:pPr>
        <w:spacing w:line="360" w:lineRule="auto"/>
      </w:pPr>
      <w:r w:rsidRPr="002D77BE">
        <w:t>Uzyskane wyniki potwierdzają, że przyjęta architektura hybrydowa spełnia założenia zadania inżynierskiego: zapewnia efektywne przetwarzanie dużych populacji agentów, wyraźną separację warstwy symulacyjnej i graficznej oraz praktyczną powtarzalność przebiegu symulacji. Zastosowanie mechanizmu systemów i serwisów umożliwia łatwe rozszerzanie logiki, a konfiguracja eksperymentów za pomocą zewnętrznych plików JSON oraz wejściowych map środowiskowych</w:t>
      </w:r>
      <w:r w:rsidR="00A10C14" w:rsidRPr="002D77BE">
        <w:t xml:space="preserve"> w formacie PNG</w:t>
      </w:r>
      <w:r w:rsidRPr="002D77BE">
        <w:t xml:space="preserve"> zapewnia wysoką elastyczność i </w:t>
      </w:r>
      <w:r w:rsidRPr="002D77BE">
        <w:lastRenderedPageBreak/>
        <w:t>niezależność od kodu źródłowego. W połączeniu z trybem konsolowym i obsługą parametrów linii poleceń architektura wspiera automatyzację badań, natomiast dobór wieloplatformowych narzędzi i bibliotek gwarantuje przenośność rozwiązania między różnymi środowiskami programistycznymi.</w:t>
      </w:r>
    </w:p>
    <w:p w14:paraId="6888548F" w14:textId="77777777" w:rsidR="004F6E8C" w:rsidRDefault="004F6E8C">
      <w:pPr>
        <w:jc w:val="left"/>
        <w:rPr>
          <w:rFonts w:eastAsiaTheme="majorEastAsia" w:cstheme="majorBidi"/>
          <w:b/>
          <w:bCs/>
          <w:color w:val="2E74B5" w:themeColor="accent1" w:themeShade="BF"/>
          <w:sz w:val="32"/>
          <w:szCs w:val="28"/>
        </w:rPr>
      </w:pPr>
      <w:r>
        <w:br w:type="page"/>
      </w:r>
    </w:p>
    <w:p w14:paraId="419CA105" w14:textId="7475DC10" w:rsidR="00AD2339" w:rsidRPr="002D77BE" w:rsidRDefault="006F31BE" w:rsidP="00E73D89">
      <w:pPr>
        <w:pStyle w:val="Heading1"/>
        <w:keepNext w:val="0"/>
      </w:pPr>
      <w:bookmarkStart w:id="574" w:name="_Toc219827879"/>
      <w:r w:rsidRPr="002D77BE">
        <w:lastRenderedPageBreak/>
        <w:t>Ocena modelu ekosystem</w:t>
      </w:r>
      <w:r w:rsidR="003F7E2A" w:rsidRPr="002D77BE">
        <w:t>u</w:t>
      </w:r>
      <w:bookmarkEnd w:id="574"/>
    </w:p>
    <w:p w14:paraId="498F701B" w14:textId="7F7BD01A" w:rsidR="004D05CA" w:rsidRPr="002D77BE" w:rsidRDefault="00EB1B44" w:rsidP="004D05CA">
      <w:pPr>
        <w:spacing w:line="360" w:lineRule="auto"/>
      </w:pPr>
      <w:r>
        <w:t>W niniejszym rozdziale oceniono</w:t>
      </w:r>
      <w:r w:rsidR="004D05CA" w:rsidRPr="002D77BE">
        <w:t xml:space="preserve"> jakoś</w:t>
      </w:r>
      <w:r>
        <w:t xml:space="preserve">ć </w:t>
      </w:r>
      <w:r w:rsidR="004D05CA" w:rsidRPr="002D77BE">
        <w:t xml:space="preserve">działania opracowanego modelu ekosystemu, w szczególności tego, czy zaproponowane mechanizmy gospodarki energetycznej, selekcji abiotycznej oraz migracji populacji prowadzą do spójnej i interpretowalnej dynamiki w skali globalnej oraz lokalnej. </w:t>
      </w:r>
      <w:r w:rsidR="000B20C8">
        <w:t>Analiza</w:t>
      </w:r>
      <w:r w:rsidR="004D05CA" w:rsidRPr="002D77BE">
        <w:t xml:space="preserve"> została przeprowadzona w podejściu mieszanym: ilościowo, na podstawie statystyk rejestrowanych w trakcie</w:t>
      </w:r>
      <w:r w:rsidR="000F1815">
        <w:t xml:space="preserve"> symulacji</w:t>
      </w:r>
      <w:r w:rsidR="004D05CA" w:rsidRPr="002D77BE">
        <w:t xml:space="preserve"> oraz jakościowo, na podstawie obserwacji przestrzennego rozkładu populacji i parametrów agentów w interfejsie użytkownika.</w:t>
      </w:r>
    </w:p>
    <w:p w14:paraId="6C735470" w14:textId="05D604B0" w:rsidR="00966E23" w:rsidRDefault="004D05CA" w:rsidP="004D05CA">
      <w:pPr>
        <w:spacing w:line="360" w:lineRule="auto"/>
      </w:pPr>
      <w:r w:rsidRPr="002D77BE">
        <w:t xml:space="preserve">Zastosowanie obserwacji jakościowej jest szczególnie </w:t>
      </w:r>
      <w:r w:rsidR="00684255">
        <w:t>ważne</w:t>
      </w:r>
      <w:r w:rsidRPr="002D77BE">
        <w:t xml:space="preserve"> w odniesieniu do zjawisk o charakterze lokalnym (np. zachowanie populacji na granicach regionów środowiskowych), których redukcja do postaci pojedynczych miar globalnych może prowadzić do utraty istotnych informacji.</w:t>
      </w:r>
      <w:r w:rsidR="007E72B8" w:rsidRPr="002D77BE">
        <w:t xml:space="preserve"> </w:t>
      </w:r>
      <w:r w:rsidR="00C92887" w:rsidRPr="002D77BE">
        <w:t>W analizie wyników szczególną uwagę poświęcono genowi energii, ponieważ stanowi on syntetyczny wskaźnik jakości warunków środowiskowych oraz skuteczności strategii życiowej organizmu, a jednocześnie jego interpretacja jest jednoznaczna w kontekście mechanizmów modelu.</w:t>
      </w:r>
    </w:p>
    <w:p w14:paraId="412EC436" w14:textId="0A23A3FE" w:rsidR="002D074A" w:rsidRPr="002D77BE" w:rsidRDefault="009762DA" w:rsidP="004D05CA">
      <w:pPr>
        <w:spacing w:line="360" w:lineRule="auto"/>
      </w:pPr>
      <w:r w:rsidRPr="009762DA">
        <w:t>We wszystkich wizualizacjach w skali szarości przedstawionych w pracy ciemniejsza barwa odpowiada wyższej wartości analizowanej wielkości.</w:t>
      </w:r>
    </w:p>
    <w:p w14:paraId="19468C78" w14:textId="1CA9634D" w:rsidR="007E72B8" w:rsidRPr="002D77BE" w:rsidRDefault="007E72B8" w:rsidP="00965E47">
      <w:pPr>
        <w:pStyle w:val="Heading2"/>
        <w:spacing w:line="360" w:lineRule="auto"/>
      </w:pPr>
      <w:bookmarkStart w:id="575" w:name="_Toc219827880"/>
      <w:r w:rsidRPr="002D77BE">
        <w:t>Konfiguracja eksperymentów</w:t>
      </w:r>
      <w:bookmarkEnd w:id="575"/>
    </w:p>
    <w:p w14:paraId="49DF935E" w14:textId="200E0CDB" w:rsidR="009B3C9C" w:rsidRPr="002D77BE" w:rsidRDefault="009546AB" w:rsidP="00965E47">
      <w:pPr>
        <w:spacing w:line="360" w:lineRule="auto"/>
      </w:pPr>
      <w:r>
        <w:t>Przeprowadzono dwa eksperymenty</w:t>
      </w:r>
      <w:r w:rsidR="000354D8">
        <w:t xml:space="preserve"> w </w:t>
      </w:r>
      <w:r w:rsidR="004E7FB8">
        <w:t>odmiennych</w:t>
      </w:r>
      <w:r w:rsidR="000354D8">
        <w:t xml:space="preserve"> środowiska</w:t>
      </w:r>
      <w:r w:rsidR="00511FC6">
        <w:t>ch.</w:t>
      </w:r>
      <w:r w:rsidR="009B3C9C" w:rsidRPr="002D77BE">
        <w:t xml:space="preserve"> W obu przypadkach symulacja była wykonywana na siatce o rozmiarze 100×100 przez </w:t>
      </w:r>
      <w:r w:rsidR="00253BFB">
        <w:t>100 000</w:t>
      </w:r>
      <w:r w:rsidR="00170BF1" w:rsidRPr="002D77BE">
        <w:t xml:space="preserve"> </w:t>
      </w:r>
      <w:r w:rsidR="009B3C9C" w:rsidRPr="002D77BE">
        <w:t xml:space="preserve">iteracji. </w:t>
      </w:r>
      <w:r w:rsidR="00FD0EC7">
        <w:t>W</w:t>
      </w:r>
      <w:r w:rsidR="009B3C9C" w:rsidRPr="002D77BE">
        <w:t>ykorzystano standardowy zestaw parametrów konfiguracyjnych aplikacji</w:t>
      </w:r>
      <w:r w:rsidR="005B7763">
        <w:t xml:space="preserve">. </w:t>
      </w:r>
      <w:r w:rsidR="00E9501C" w:rsidRPr="00E9501C">
        <w:t>W odróżnieniu od rozdziałów poświęconych testom wydajnościowym, konfiguracja nie była tu dobierana specyficznie pod pomiar wydajności</w:t>
      </w:r>
      <w:ins w:id="576" w:author="Filip Rak" w:date="2026-01-20T17:44:00Z" w16du:dateUtc="2026-01-20T16:44:00Z">
        <w:r w:rsidR="00290A92">
          <w:t xml:space="preserve"> </w:t>
        </w:r>
      </w:ins>
      <w:customXmlInsRangeStart w:id="577" w:author="Filip Rak" w:date="2026-01-20T17:45:00Z"/>
      <w:sdt>
        <w:sdtPr>
          <w:id w:val="-1014223250"/>
          <w:citation/>
        </w:sdtPr>
        <w:sdtContent>
          <w:customXmlInsRangeEnd w:id="577"/>
          <w:ins w:id="578" w:author="Filip Rak" w:date="2026-01-20T17:45:00Z" w16du:dateUtc="2026-01-20T16:45:00Z">
            <w:r w:rsidR="00290A92">
              <w:fldChar w:fldCharType="begin"/>
            </w:r>
            <w:r w:rsidR="00290A92">
              <w:rPr>
                <w:lang w:val="en-GB"/>
              </w:rPr>
              <w:instrText xml:space="preserve"> CITATION Fil261 \l 2057 </w:instrText>
            </w:r>
          </w:ins>
          <w:r w:rsidR="00290A92">
            <w:fldChar w:fldCharType="separate"/>
          </w:r>
          <w:r w:rsidR="00E61687" w:rsidRPr="00E61687">
            <w:rPr>
              <w:noProof/>
              <w:lang w:val="en-GB"/>
            </w:rPr>
            <w:t>[25]</w:t>
          </w:r>
          <w:ins w:id="579" w:author="Filip Rak" w:date="2026-01-20T17:45:00Z" w16du:dateUtc="2026-01-20T16:45:00Z">
            <w:r w:rsidR="00290A92">
              <w:fldChar w:fldCharType="end"/>
            </w:r>
          </w:ins>
          <w:customXmlInsRangeStart w:id="580" w:author="Filip Rak" w:date="2026-01-20T17:45:00Z"/>
        </w:sdtContent>
      </w:sdt>
      <w:customXmlInsRangeEnd w:id="580"/>
      <w:r w:rsidR="009B3C9C" w:rsidRPr="002D77BE">
        <w:t>.</w:t>
      </w:r>
    </w:p>
    <w:p w14:paraId="44028BC2" w14:textId="69D55F58" w:rsidR="00374329" w:rsidRPr="002D77BE" w:rsidRDefault="00374329" w:rsidP="00965E47">
      <w:pPr>
        <w:spacing w:line="360" w:lineRule="auto"/>
      </w:pPr>
      <w:r w:rsidRPr="002D77BE">
        <w:t>Pierwszy eksperyment został zaprojektowany jako środowisko o wysokiej restrykcyjności przestrzennej, zawierające silnie ograniczone korytarze migracyjne oraz kilka wyraźnych, odseparowanych nisz o odmiennej jakości. Drugi eksperyment pełni</w:t>
      </w:r>
      <w:r w:rsidR="00962D82">
        <w:t>ł</w:t>
      </w:r>
      <w:r w:rsidRPr="002D77BE">
        <w:t xml:space="preserve"> rolę walidacyjną i wykorzyst</w:t>
      </w:r>
      <w:r w:rsidR="00AA0C5C">
        <w:t>ywał</w:t>
      </w:r>
      <w:r w:rsidRPr="002D77BE">
        <w:t xml:space="preserve"> mapę o łagodnych gradientach środowiskowych, bez jednoznacznych barier przestrzennych – w tym przypadku ograniczenie </w:t>
      </w:r>
      <w:r w:rsidR="005B7763">
        <w:t xml:space="preserve">stanowi </w:t>
      </w:r>
      <w:r w:rsidRPr="002D77BE">
        <w:t>stopniowy spadek jakości środowiska aż do obszarów niepodtrzymujących populacji</w:t>
      </w:r>
      <w:ins w:id="581" w:author="Filip Rak" w:date="2026-01-20T17:45:00Z" w16du:dateUtc="2026-01-20T16:45:00Z">
        <w:r w:rsidR="00D55CE9">
          <w:t xml:space="preserve"> </w:t>
        </w:r>
      </w:ins>
      <w:customXmlInsRangeStart w:id="582" w:author="Filip Rak" w:date="2026-01-20T17:45:00Z"/>
      <w:sdt>
        <w:sdtPr>
          <w:id w:val="-478528996"/>
          <w:citation/>
        </w:sdtPr>
        <w:sdtContent>
          <w:customXmlInsRangeEnd w:id="582"/>
          <w:ins w:id="583" w:author="Filip Rak" w:date="2026-01-20T17:45:00Z" w16du:dateUtc="2026-01-20T16:45:00Z">
            <w:r w:rsidR="00D55CE9">
              <w:fldChar w:fldCharType="begin"/>
            </w:r>
            <w:r w:rsidR="00D55CE9">
              <w:rPr>
                <w:lang w:val="en-GB"/>
              </w:rPr>
              <w:instrText xml:space="preserve"> CITATION Fil261 \l 2057 </w:instrText>
            </w:r>
          </w:ins>
          <w:r w:rsidR="00D55CE9">
            <w:fldChar w:fldCharType="separate"/>
          </w:r>
          <w:r w:rsidR="00E61687" w:rsidRPr="00E61687">
            <w:rPr>
              <w:noProof/>
              <w:lang w:val="en-GB"/>
            </w:rPr>
            <w:t>[25]</w:t>
          </w:r>
          <w:ins w:id="584" w:author="Filip Rak" w:date="2026-01-20T17:45:00Z" w16du:dateUtc="2026-01-20T16:45:00Z">
            <w:r w:rsidR="00D55CE9">
              <w:fldChar w:fldCharType="end"/>
            </w:r>
          </w:ins>
          <w:customXmlInsRangeStart w:id="585" w:author="Filip Rak" w:date="2026-01-20T17:45:00Z"/>
        </w:sdtContent>
      </w:sdt>
      <w:customXmlInsRangeEnd w:id="585"/>
      <w:r w:rsidRPr="002D77BE">
        <w:t>.</w:t>
      </w:r>
    </w:p>
    <w:p w14:paraId="635D0632" w14:textId="62436137" w:rsidR="00F90639" w:rsidRPr="002D77BE" w:rsidRDefault="00AE6364" w:rsidP="00DA06B4">
      <w:pPr>
        <w:pStyle w:val="Heading2"/>
        <w:spacing w:line="360" w:lineRule="auto"/>
      </w:pPr>
      <w:bookmarkStart w:id="586" w:name="_Toc219827881"/>
      <w:r w:rsidRPr="002D77BE">
        <w:lastRenderedPageBreak/>
        <w:t>Pierwszy eksperyment</w:t>
      </w:r>
      <w:bookmarkEnd w:id="586"/>
    </w:p>
    <w:p w14:paraId="1AE7334E" w14:textId="4A90A626" w:rsidR="0015417C" w:rsidRDefault="001A0934" w:rsidP="008B4D4E">
      <w:pPr>
        <w:spacing w:line="360" w:lineRule="auto"/>
        <w:rPr>
          <w:noProof/>
        </w:rPr>
      </w:pPr>
      <w:r w:rsidRPr="002D77BE">
        <w:t>Zastosowano mapę o strukturze zbliżonej do „labiryntu”: znaczna część przestrzeni ma charakter górski, a przejścia pomiędzy regionami są możliwe jedynie wąskimi korytarzami o niskiej jakości środowiska. Układ mapy tworzy kilka wyraźnych nisz</w:t>
      </w:r>
      <w:ins w:id="587" w:author="Filip Rak" w:date="2026-01-20T18:43:00Z" w16du:dateUtc="2026-01-20T17:43:00Z">
        <w:r w:rsidR="007030A7" w:rsidRPr="007030A7">
          <w:t xml:space="preserve"> </w:t>
        </w:r>
      </w:ins>
      <w:customXmlInsRangeStart w:id="588" w:author="Filip Rak" w:date="2026-01-20T18:43:00Z"/>
      <w:sdt>
        <w:sdtPr>
          <w:id w:val="-1155223872"/>
          <w:citation/>
        </w:sdtPr>
        <w:sdtContent>
          <w:customXmlInsRangeEnd w:id="588"/>
          <w:ins w:id="589" w:author="Filip Rak" w:date="2026-01-20T18:43:00Z" w16du:dateUtc="2026-01-20T17:43:00Z">
            <w:r w:rsidR="007030A7">
              <w:fldChar w:fldCharType="begin"/>
            </w:r>
            <w:r w:rsidR="007030A7">
              <w:rPr>
                <w:lang w:val="en-GB"/>
              </w:rPr>
              <w:instrText xml:space="preserve"> CITATION Fil261 \l 2057 </w:instrText>
            </w:r>
            <w:r w:rsidR="007030A7">
              <w:fldChar w:fldCharType="separate"/>
            </w:r>
          </w:ins>
          <w:r w:rsidR="00E61687" w:rsidRPr="00E61687">
            <w:rPr>
              <w:noProof/>
              <w:lang w:val="en-GB"/>
            </w:rPr>
            <w:t>[25]</w:t>
          </w:r>
          <w:ins w:id="590" w:author="Filip Rak" w:date="2026-01-20T18:43:00Z" w16du:dateUtc="2026-01-20T17:43:00Z">
            <w:r w:rsidR="007030A7">
              <w:fldChar w:fldCharType="end"/>
            </w:r>
          </w:ins>
          <w:customXmlInsRangeStart w:id="591" w:author="Filip Rak" w:date="2026-01-20T18:43:00Z"/>
        </w:sdtContent>
      </w:sdt>
      <w:customXmlInsRangeEnd w:id="591"/>
      <w:r w:rsidRPr="002D77BE">
        <w:t xml:space="preserve">: dwa obszary o bardzo wysokiej jakości w części północnej i południowej, obszar </w:t>
      </w:r>
      <w:r w:rsidR="00900E1E" w:rsidRPr="002D77BE">
        <w:t>średniej jakości</w:t>
      </w:r>
      <w:r w:rsidRPr="002D77BE">
        <w:t xml:space="preserve"> po stronie </w:t>
      </w:r>
      <w:r w:rsidR="00CD4148">
        <w:t xml:space="preserve">wschodniej </w:t>
      </w:r>
      <w:r w:rsidRPr="002D77BE">
        <w:t xml:space="preserve">oraz obszar </w:t>
      </w:r>
      <w:r w:rsidR="00900E1E" w:rsidRPr="002D77BE">
        <w:t>niskiej jakości</w:t>
      </w:r>
      <w:r w:rsidRPr="002D77BE">
        <w:t xml:space="preserve"> po stronie </w:t>
      </w:r>
      <w:r w:rsidR="00CD4148">
        <w:t>zachodniej</w:t>
      </w:r>
      <w:r w:rsidRPr="002D77BE">
        <w:t xml:space="preserve">. </w:t>
      </w:r>
      <w:r w:rsidR="005B58EB" w:rsidRPr="002D77BE">
        <w:t>Jednocześnie ograniczona łączność między regionami sprzyja izolacji populacji i stabilizacji lokalnych warunków</w:t>
      </w:r>
      <w:r w:rsidR="0099777A">
        <w:t xml:space="preserve"> </w:t>
      </w:r>
      <w:r w:rsidR="0099777A" w:rsidRPr="0099777A">
        <w:t>środowiskowych</w:t>
      </w:r>
      <w:r w:rsidR="005B58EB" w:rsidRPr="002D77BE">
        <w:t>, co wzmacnia wyraźny podział na nisze.</w:t>
      </w:r>
      <w:r w:rsidR="000C5A2F" w:rsidRPr="002D77BE">
        <w:t xml:space="preserve"> </w:t>
      </w:r>
      <w:r w:rsidR="00900E1E" w:rsidRPr="002D77BE">
        <w:t>Populacj</w:t>
      </w:r>
      <w:r w:rsidR="00D022B1">
        <w:t>ę</w:t>
      </w:r>
      <w:r w:rsidR="00900E1E" w:rsidRPr="002D77BE">
        <w:t xml:space="preserve"> startową zdefiniowano jako pojedynczego agenta w obszarze </w:t>
      </w:r>
      <w:r w:rsidR="00E44DB2" w:rsidRPr="002D77BE">
        <w:t>wschodnim</w:t>
      </w:r>
      <w:r w:rsidR="00710734" w:rsidRPr="002D77BE">
        <w:t>.</w:t>
      </w:r>
      <w:r w:rsidR="0015417C" w:rsidRPr="0015417C">
        <w:rPr>
          <w:noProof/>
        </w:rPr>
        <w:t xml:space="preserve"> </w:t>
      </w:r>
      <w:r w:rsidR="00FE2BD7">
        <w:rPr>
          <w:noProof/>
        </w:rPr>
        <w:t xml:space="preserve">Mapy wejściowe </w:t>
      </w:r>
      <w:r w:rsidR="00075B02">
        <w:rPr>
          <w:noProof/>
        </w:rPr>
        <w:t>u</w:t>
      </w:r>
      <w:r w:rsidR="00914028">
        <w:rPr>
          <w:noProof/>
        </w:rPr>
        <w:t>ż</w:t>
      </w:r>
      <w:r w:rsidR="00075B02">
        <w:rPr>
          <w:noProof/>
        </w:rPr>
        <w:t xml:space="preserve">yte w eksperymencie </w:t>
      </w:r>
      <w:r w:rsidR="009940F3">
        <w:rPr>
          <w:noProof/>
        </w:rPr>
        <w:t xml:space="preserve">połączono zbiorczo </w:t>
      </w:r>
      <w:r w:rsidR="00075B02">
        <w:rPr>
          <w:noProof/>
        </w:rPr>
        <w:t>w rysunek 3.</w:t>
      </w:r>
      <w:r w:rsidR="00D90DE4">
        <w:rPr>
          <w:noProof/>
        </w:rPr>
        <w:t xml:space="preserve"> </w:t>
      </w:r>
      <w:r w:rsidR="0003298F">
        <w:rPr>
          <w:noProof/>
        </w:rPr>
        <w:t xml:space="preserve">Uzyskana wegetacja startowa </w:t>
      </w:r>
      <w:r w:rsidR="00C432C7">
        <w:rPr>
          <w:noProof/>
        </w:rPr>
        <w:t>przedstawiona jest na rysunku</w:t>
      </w:r>
      <w:r w:rsidR="00160193">
        <w:rPr>
          <w:noProof/>
        </w:rPr>
        <w:t> </w:t>
      </w:r>
      <w:r w:rsidR="00C432C7">
        <w:rPr>
          <w:noProof/>
        </w:rPr>
        <w:t>4.</w:t>
      </w:r>
    </w:p>
    <w:p w14:paraId="2EBC9B81" w14:textId="77777777" w:rsidR="00075B02" w:rsidRDefault="00075B02" w:rsidP="008B4D4E">
      <w:pPr>
        <w:spacing w:line="360" w:lineRule="auto"/>
        <w:rPr>
          <w:noProof/>
        </w:rPr>
      </w:pPr>
    </w:p>
    <w:p w14:paraId="383F2FFD" w14:textId="590B71CC" w:rsidR="000E5728" w:rsidRPr="002D77BE" w:rsidRDefault="00061E37" w:rsidP="0015417C">
      <w:pPr>
        <w:pStyle w:val="Caption"/>
      </w:pPr>
      <w:r>
        <w:rPr>
          <w:noProof/>
        </w:rPr>
        <w:drawing>
          <wp:inline distT="0" distB="0" distL="0" distR="0" wp14:anchorId="562A2CE5" wp14:editId="115F08A2">
            <wp:extent cx="5760000" cy="1917664"/>
            <wp:effectExtent l="0" t="0" r="0" b="6985"/>
            <wp:docPr id="481874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1917664"/>
                    </a:xfrm>
                    <a:prstGeom prst="rect">
                      <a:avLst/>
                    </a:prstGeom>
                    <a:noFill/>
                    <a:ln>
                      <a:noFill/>
                    </a:ln>
                  </pic:spPr>
                </pic:pic>
              </a:graphicData>
            </a:graphic>
          </wp:inline>
        </w:drawing>
      </w:r>
    </w:p>
    <w:p w14:paraId="0B5174B9" w14:textId="2D042263" w:rsidR="00D2719C" w:rsidRPr="003C713C" w:rsidRDefault="00D2719C" w:rsidP="003C713C">
      <w:pPr>
        <w:pStyle w:val="Caption"/>
      </w:pPr>
      <w:bookmarkStart w:id="592" w:name="_Ref219548169"/>
      <w:r w:rsidRPr="003C713C">
        <w:t xml:space="preserve">Rys. </w:t>
      </w:r>
      <w:fldSimple w:instr=" SEQ Rys. \* ARABIC ">
        <w:r w:rsidR="00314143" w:rsidRPr="0021276A">
          <w:t>3</w:t>
        </w:r>
      </w:fldSimple>
      <w:bookmarkEnd w:id="592"/>
      <w:r w:rsidRPr="003C713C">
        <w:t>. Mapy wejściowe pierwszego eksperymentu modelu</w:t>
      </w:r>
      <w:r w:rsidR="0019541B" w:rsidRPr="003C713C">
        <w:t>. (A–</w:t>
      </w:r>
      <w:r w:rsidR="00F434EA">
        <w:t>C</w:t>
      </w:r>
      <w:del w:id="593" w:author="Filip Rak" w:date="2026-01-20T10:14:00Z" w16du:dateUtc="2026-01-20T09:14:00Z">
        <w:r w:rsidR="0019541B" w:rsidRPr="003C713C" w:rsidDel="000A3828">
          <w:delText>D</w:delText>
        </w:r>
      </w:del>
      <w:r w:rsidR="0019541B" w:rsidRPr="003C713C">
        <w:t>)</w:t>
      </w:r>
      <w:r w:rsidR="00E75526" w:rsidRPr="003C713C">
        <w:t xml:space="preserve">: </w:t>
      </w:r>
      <w:r w:rsidR="0019541B" w:rsidRPr="003C713C">
        <w:t xml:space="preserve">(A) temperatura, (B) </w:t>
      </w:r>
      <w:r w:rsidR="003C713C" w:rsidRPr="003C713C">
        <w:t>wilgotność</w:t>
      </w:r>
      <w:r w:rsidR="0019541B" w:rsidRPr="003C713C">
        <w:t xml:space="preserve">, </w:t>
      </w:r>
      <w:r w:rsidR="00ED17A6" w:rsidRPr="003C713C">
        <w:t>(</w:t>
      </w:r>
      <w:r w:rsidR="000A3828">
        <w:t>C</w:t>
      </w:r>
      <w:r w:rsidR="00ED17A6" w:rsidRPr="003C713C">
        <w:t>) wysokość</w:t>
      </w:r>
      <w:r w:rsidR="0019541B" w:rsidRPr="003C713C">
        <w:t xml:space="preserve"> </w:t>
      </w:r>
    </w:p>
    <w:p w14:paraId="46435E4D" w14:textId="091ECC30" w:rsidR="00D2719C" w:rsidRPr="003C713C" w:rsidRDefault="00D2719C" w:rsidP="003C713C">
      <w:pPr>
        <w:pStyle w:val="Caption"/>
      </w:pPr>
      <w:r w:rsidRPr="003C713C">
        <w:t xml:space="preserve">Źródło: </w:t>
      </w:r>
      <w:r w:rsidR="00CF59B9" w:rsidRPr="003C713C">
        <w:t>o</w:t>
      </w:r>
      <w:r w:rsidRPr="003C713C">
        <w:t>pracowanie własne.</w:t>
      </w:r>
    </w:p>
    <w:p w14:paraId="6B888B8F" w14:textId="6ECCD7C5" w:rsidR="00C149DD" w:rsidRDefault="00190010">
      <w:pPr>
        <w:jc w:val="left"/>
        <w:rPr>
          <w:b/>
          <w:bCs/>
          <w:color w:val="5B9BD5" w:themeColor="accent1"/>
          <w:sz w:val="20"/>
          <w:szCs w:val="18"/>
        </w:rPr>
      </w:pPr>
      <w:r>
        <w:rPr>
          <w:b/>
          <w:bCs/>
          <w:color w:val="5B9BD5" w:themeColor="accent1"/>
          <w:sz w:val="20"/>
          <w:szCs w:val="18"/>
        </w:rPr>
        <w:br w:type="page"/>
      </w:r>
    </w:p>
    <w:p w14:paraId="71B593EE" w14:textId="4041F2C2" w:rsidR="0015417C" w:rsidRPr="0015417C" w:rsidRDefault="00B8020E" w:rsidP="0015417C">
      <w:pPr>
        <w:pStyle w:val="Caption"/>
      </w:pPr>
      <w:r>
        <w:rPr>
          <w:noProof/>
        </w:rPr>
        <w:lastRenderedPageBreak/>
        <w:drawing>
          <wp:inline distT="0" distB="0" distL="0" distR="0" wp14:anchorId="684218C5" wp14:editId="021E4786">
            <wp:extent cx="2880000" cy="2880000"/>
            <wp:effectExtent l="0" t="0" r="0" b="0"/>
            <wp:docPr id="1725019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636C259" w14:textId="08D06E89" w:rsidR="00D2719C" w:rsidRPr="0015417C" w:rsidRDefault="00B05759" w:rsidP="0015417C">
      <w:pPr>
        <w:pStyle w:val="Caption"/>
      </w:pPr>
      <w:r>
        <w:t>Rys. 4</w:t>
      </w:r>
      <w:r w:rsidR="003D0A38" w:rsidRPr="0015417C">
        <w:t xml:space="preserve">. Mapa </w:t>
      </w:r>
      <w:r w:rsidR="008D020E" w:rsidRPr="0015417C">
        <w:t xml:space="preserve">wegetacji startowej powstałej z map wejściowych </w:t>
      </w:r>
      <w:r w:rsidR="00DC4DE0">
        <w:t>przedstawionych na rysunku 3</w:t>
      </w:r>
      <w:r w:rsidR="00524B61">
        <w:t>. Znakiem X została zaznaczona pozycja startowa agenta</w:t>
      </w:r>
    </w:p>
    <w:p w14:paraId="5E9BC89F" w14:textId="03D3D6C9" w:rsidR="006B6F79" w:rsidRPr="0015417C" w:rsidRDefault="007653D5" w:rsidP="00DD0AFB">
      <w:pPr>
        <w:pStyle w:val="Caption"/>
      </w:pPr>
      <w:r w:rsidRPr="0015417C">
        <w:t xml:space="preserve">Źródło: </w:t>
      </w:r>
      <w:r w:rsidR="00CF59B9" w:rsidRPr="0015417C">
        <w:t>o</w:t>
      </w:r>
      <w:r w:rsidRPr="0015417C">
        <w:t>pracowanie własne (</w:t>
      </w:r>
      <w:r w:rsidR="00B00429" w:rsidRPr="0015417C">
        <w:t xml:space="preserve">zmodyfikowany </w:t>
      </w:r>
      <w:r w:rsidRPr="0015417C">
        <w:t>zrzut ekranu z aplikacji).</w:t>
      </w:r>
    </w:p>
    <w:p w14:paraId="114D810D" w14:textId="77777777" w:rsidR="00C149DD" w:rsidRPr="002D77BE" w:rsidRDefault="00C149DD" w:rsidP="00C149DD">
      <w:pPr>
        <w:spacing w:after="0" w:line="240" w:lineRule="auto"/>
        <w:jc w:val="center"/>
        <w:rPr>
          <w:sz w:val="20"/>
          <w:szCs w:val="20"/>
        </w:rPr>
      </w:pPr>
    </w:p>
    <w:p w14:paraId="49E4756E" w14:textId="7902112E" w:rsidR="00A14063" w:rsidRDefault="00E10BB8" w:rsidP="00A14063">
      <w:pPr>
        <w:pStyle w:val="Heading3"/>
      </w:pPr>
      <w:bookmarkStart w:id="594" w:name="_Toc219827882"/>
      <w:r w:rsidRPr="002D77BE">
        <w:t>Szybki wzrost populacji i dojrzewanie energetyczne</w:t>
      </w:r>
      <w:bookmarkEnd w:id="594"/>
    </w:p>
    <w:p w14:paraId="6D074AA8" w14:textId="2B2FB7B8" w:rsidR="00676605" w:rsidRDefault="00676605" w:rsidP="00676605">
      <w:pPr>
        <w:spacing w:line="360" w:lineRule="auto"/>
      </w:pPr>
      <w:r w:rsidRPr="002D77BE">
        <w:t>W regionie startowym obserwowano gwałtowny wzrost liczebności populacji. W pierwszym tysiącu iteracji dominowała intensywna eksploatacja lokalnie dostępnych zasobów, co sprzyjało szybkiemu rozmnażaniu i zagęszczaniu populacji w obrębie początkowej niszy.</w:t>
      </w:r>
      <w:r w:rsidR="00915B71">
        <w:t xml:space="preserve"> </w:t>
      </w:r>
      <w:r w:rsidRPr="002D77BE">
        <w:t xml:space="preserve">Zjawisko to jest widoczne </w:t>
      </w:r>
      <w:r w:rsidR="000A2907" w:rsidRPr="002D77BE">
        <w:t xml:space="preserve">na </w:t>
      </w:r>
      <w:r w:rsidR="00A5507C">
        <w:t>rysunku 5</w:t>
      </w:r>
      <w:r w:rsidR="000A2907" w:rsidRPr="002D77BE" w:rsidDel="00921CCB">
        <w:t>.</w:t>
      </w:r>
    </w:p>
    <w:p w14:paraId="69F760BB" w14:textId="77777777" w:rsidR="006403E9" w:rsidRDefault="006403E9" w:rsidP="00676605">
      <w:pPr>
        <w:spacing w:line="360" w:lineRule="auto"/>
      </w:pPr>
    </w:p>
    <w:p w14:paraId="31A142FD" w14:textId="56E34CCA" w:rsidR="006403E9" w:rsidRPr="0015417C" w:rsidRDefault="006403E9" w:rsidP="006403E9">
      <w:pPr>
        <w:pStyle w:val="Caption"/>
      </w:pPr>
      <w:r w:rsidRPr="00175980">
        <w:rPr>
          <w:noProof/>
          <w:lang w:val="en-GB"/>
        </w:rPr>
        <w:drawing>
          <wp:inline distT="0" distB="0" distL="0" distR="0" wp14:anchorId="47EFDCE2" wp14:editId="3439B6A9">
            <wp:extent cx="5400000" cy="3156300"/>
            <wp:effectExtent l="0" t="0" r="0" b="6350"/>
            <wp:docPr id="695558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3156300"/>
                    </a:xfrm>
                    <a:prstGeom prst="rect">
                      <a:avLst/>
                    </a:prstGeom>
                    <a:noFill/>
                    <a:ln>
                      <a:noFill/>
                    </a:ln>
                  </pic:spPr>
                </pic:pic>
              </a:graphicData>
            </a:graphic>
          </wp:inline>
        </w:drawing>
      </w:r>
    </w:p>
    <w:p w14:paraId="1293B68F" w14:textId="6C650450" w:rsidR="006403E9" w:rsidRPr="008C1D10" w:rsidRDefault="006403E9" w:rsidP="006403E9">
      <w:pPr>
        <w:pStyle w:val="Caption"/>
      </w:pPr>
      <w:bookmarkStart w:id="595" w:name="_Ref219645148"/>
      <w:bookmarkStart w:id="596" w:name="_Ref219644850"/>
      <w:r>
        <w:t xml:space="preserve">Rys. </w:t>
      </w:r>
      <w:r>
        <w:fldChar w:fldCharType="begin"/>
      </w:r>
      <w:r>
        <w:instrText xml:space="preserve"> SEQ Rys. \* ARABIC </w:instrText>
      </w:r>
      <w:r>
        <w:fldChar w:fldCharType="separate"/>
      </w:r>
      <w:r>
        <w:rPr>
          <w:noProof/>
        </w:rPr>
        <w:t>5</w:t>
      </w:r>
      <w:r>
        <w:fldChar w:fldCharType="end"/>
      </w:r>
      <w:bookmarkEnd w:id="595"/>
      <w:r>
        <w:t xml:space="preserve">. </w:t>
      </w:r>
      <w:r w:rsidRPr="004277FF">
        <w:t>Zmiana liczebności populacji w kolejnych iteracjach - pierwszy eksperyment</w:t>
      </w:r>
      <w:bookmarkEnd w:id="596"/>
    </w:p>
    <w:p w14:paraId="47CF4CD6" w14:textId="2F88A3FD" w:rsidR="006403E9" w:rsidRDefault="006403E9" w:rsidP="006403E9">
      <w:pPr>
        <w:pStyle w:val="Caption"/>
        <w:rPr>
          <w:szCs w:val="20"/>
        </w:rPr>
      </w:pPr>
      <w:r w:rsidRPr="007653D5">
        <w:rPr>
          <w:szCs w:val="20"/>
        </w:rPr>
        <w:t xml:space="preserve">Źródło: </w:t>
      </w:r>
      <w:r>
        <w:rPr>
          <w:szCs w:val="20"/>
        </w:rPr>
        <w:t>o</w:t>
      </w:r>
      <w:r w:rsidRPr="007653D5">
        <w:rPr>
          <w:szCs w:val="20"/>
        </w:rPr>
        <w:t>pracowanie własne</w:t>
      </w:r>
      <w:r>
        <w:rPr>
          <w:szCs w:val="20"/>
        </w:rPr>
        <w:t>.</w:t>
      </w:r>
    </w:p>
    <w:p w14:paraId="1C65FE99" w14:textId="77777777" w:rsidR="003C51EE" w:rsidRDefault="003C51EE" w:rsidP="000B1B33">
      <w:pPr>
        <w:spacing w:line="240" w:lineRule="auto"/>
        <w:rPr>
          <w:sz w:val="20"/>
          <w:szCs w:val="20"/>
        </w:rPr>
      </w:pPr>
    </w:p>
    <w:p w14:paraId="577BA6EF" w14:textId="02DBEE8F" w:rsidR="005D21DB" w:rsidRDefault="006D7571" w:rsidP="00A5507C">
      <w:pPr>
        <w:spacing w:line="360" w:lineRule="auto"/>
      </w:pPr>
      <w:r w:rsidRPr="002D77BE">
        <w:t xml:space="preserve">Równolegle z ekspansją liczebności populacji zaobserwowano stopniową zmianę strategii energetycznych, interpretowaną jako „dojrzewanie” do bardziej kosztownych zachowań eksploracyjnych. </w:t>
      </w:r>
      <w:r w:rsidR="00B457FD">
        <w:t xml:space="preserve">Na rysunku 6 </w:t>
      </w:r>
      <w:r w:rsidR="003D34FE">
        <w:t xml:space="preserve">można </w:t>
      </w:r>
      <w:r w:rsidR="00B457FD">
        <w:t>z</w:t>
      </w:r>
      <w:r w:rsidR="000B5474" w:rsidRPr="002D77BE">
        <w:t>aobserwowa</w:t>
      </w:r>
      <w:r w:rsidR="003D34FE">
        <w:t>ć</w:t>
      </w:r>
      <w:r w:rsidRPr="002D77BE">
        <w:t xml:space="preserve"> narastanie zróżnicowania agentów pod względem </w:t>
      </w:r>
      <w:r w:rsidR="000B5474" w:rsidRPr="002D77BE">
        <w:t xml:space="preserve">maksymalnych </w:t>
      </w:r>
      <w:r w:rsidRPr="002D77BE">
        <w:t>zapasów energii</w:t>
      </w:r>
      <w:r w:rsidR="00702A6A" w:rsidRPr="002D77BE">
        <w:t xml:space="preserve">, w tym stały wzrost </w:t>
      </w:r>
      <w:r w:rsidR="008E22AE" w:rsidRPr="008E22AE">
        <w:t xml:space="preserve">wśród </w:t>
      </w:r>
      <w:r w:rsidR="006D7E23" w:rsidRPr="002D77BE">
        <w:t>nielicznej grupy organizmów</w:t>
      </w:r>
      <w:r w:rsidR="00141788" w:rsidRPr="002D77BE">
        <w:t>.</w:t>
      </w:r>
      <w:r w:rsidR="006D7E23" w:rsidRPr="002D77BE">
        <w:t xml:space="preserve"> </w:t>
      </w:r>
    </w:p>
    <w:p w14:paraId="7BFEF706" w14:textId="412A49C0" w:rsidR="00376BA0" w:rsidRDefault="00376BA0">
      <w:pPr>
        <w:jc w:val="left"/>
        <w:rPr>
          <w:bCs/>
          <w:sz w:val="20"/>
          <w:szCs w:val="18"/>
        </w:rPr>
      </w:pPr>
    </w:p>
    <w:p w14:paraId="36172E9C" w14:textId="1D4CCBAD" w:rsidR="009B2AA4" w:rsidRPr="0015417C" w:rsidRDefault="009B2AA4" w:rsidP="009B2AA4">
      <w:pPr>
        <w:pStyle w:val="Caption"/>
      </w:pPr>
      <w:r w:rsidRPr="00BD7747">
        <w:rPr>
          <w:noProof/>
        </w:rPr>
        <w:drawing>
          <wp:inline distT="0" distB="0" distL="0" distR="0" wp14:anchorId="441F9E6F" wp14:editId="0C0DF07A">
            <wp:extent cx="5400000" cy="3156301"/>
            <wp:effectExtent l="0" t="0" r="0" b="6350"/>
            <wp:docPr id="19608560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3156301"/>
                    </a:xfrm>
                    <a:prstGeom prst="rect">
                      <a:avLst/>
                    </a:prstGeom>
                    <a:noFill/>
                    <a:ln>
                      <a:noFill/>
                    </a:ln>
                  </pic:spPr>
                </pic:pic>
              </a:graphicData>
            </a:graphic>
          </wp:inline>
        </w:drawing>
      </w:r>
      <w:bookmarkStart w:id="597" w:name="_Ref219646274"/>
    </w:p>
    <w:p w14:paraId="3263E7BF" w14:textId="77777777" w:rsidR="009B2AA4" w:rsidRPr="0015417C" w:rsidRDefault="009B2AA4" w:rsidP="009B2AA4">
      <w:pPr>
        <w:pStyle w:val="Caption"/>
      </w:pPr>
      <w:r w:rsidRPr="0015417C">
        <w:t xml:space="preserve">Rys. </w:t>
      </w:r>
      <w:r w:rsidRPr="0015417C">
        <w:fldChar w:fldCharType="begin"/>
      </w:r>
      <w:r w:rsidRPr="0015417C">
        <w:instrText xml:space="preserve"> SEQ Rys. \* ARABIC </w:instrText>
      </w:r>
      <w:r w:rsidRPr="0015417C">
        <w:fldChar w:fldCharType="separate"/>
      </w:r>
      <w:r>
        <w:rPr>
          <w:noProof/>
        </w:rPr>
        <w:t>6</w:t>
      </w:r>
      <w:r w:rsidRPr="0015417C">
        <w:fldChar w:fldCharType="end"/>
      </w:r>
      <w:bookmarkEnd w:id="597"/>
      <w:r w:rsidRPr="0015417C">
        <w:t xml:space="preserve">. Zmiana energii w kolejnych iteracjach - pierwszy eksperyment </w:t>
      </w:r>
    </w:p>
    <w:p w14:paraId="3DBE5265" w14:textId="77777777" w:rsidR="009B2AA4" w:rsidRPr="0015417C" w:rsidRDefault="009B2AA4" w:rsidP="009B2AA4">
      <w:pPr>
        <w:pStyle w:val="Caption"/>
      </w:pPr>
      <w:r w:rsidRPr="0015417C">
        <w:t>Źródło: opracowanie własne.</w:t>
      </w:r>
    </w:p>
    <w:p w14:paraId="4626E1AE" w14:textId="496BB585" w:rsidR="00C51BB0" w:rsidRDefault="00C51BB0" w:rsidP="00A5507C">
      <w:pPr>
        <w:spacing w:line="360" w:lineRule="auto"/>
      </w:pPr>
    </w:p>
    <w:p w14:paraId="49F042D5" w14:textId="0D175680" w:rsidR="006D7571" w:rsidRPr="002D77BE" w:rsidRDefault="006D7571" w:rsidP="00C72F20">
      <w:pPr>
        <w:spacing w:line="360" w:lineRule="auto"/>
      </w:pPr>
      <w:r w:rsidRPr="002D77BE">
        <w:t xml:space="preserve">W tym samym okresie obserwowano liczne próby eksploracji terenów odległych i niekorzystnych, które jednak często kończyły się niepowodzeniem, co wskazuje na </w:t>
      </w:r>
      <w:r w:rsidR="00B951DF">
        <w:t>ważną</w:t>
      </w:r>
      <w:r w:rsidRPr="002D77BE">
        <w:t xml:space="preserve"> rolę ograniczeń energetycznych w początkowej fazie symulacji.</w:t>
      </w:r>
    </w:p>
    <w:p w14:paraId="5981CDFE" w14:textId="6B23E433" w:rsidR="00BC2F23" w:rsidRPr="002D77BE" w:rsidRDefault="00864C8E" w:rsidP="00E26083">
      <w:pPr>
        <w:pStyle w:val="Heading3"/>
      </w:pPr>
      <w:bookmarkStart w:id="598" w:name="_Toc219827883"/>
      <w:r w:rsidRPr="002D77BE">
        <w:t>Nieudane ekspedycje i przełomy kolonizacyjne</w:t>
      </w:r>
      <w:bookmarkEnd w:id="598"/>
    </w:p>
    <w:p w14:paraId="6FB81531" w14:textId="3BED7541" w:rsidR="00864C8E" w:rsidRPr="002D77BE" w:rsidRDefault="000F200A" w:rsidP="00E26083">
      <w:pPr>
        <w:spacing w:line="360" w:lineRule="auto"/>
      </w:pPr>
      <w:r w:rsidRPr="002D77BE">
        <w:t>W środowisku „labiryntowym” ekspedycje w wielu przypadkach kończyły się niepowodzeniem, co wynikało z konieczności przejścia przez wąskie korytarze o niskiej jakości środowiska oraz wysokich kosztów energetycznych związanych z ruchem w terenie niekorzystnym. Przełom nastąpił</w:t>
      </w:r>
      <w:r w:rsidR="004B6FBD">
        <w:t xml:space="preserve"> </w:t>
      </w:r>
      <w:r w:rsidR="005716D4">
        <w:t>po tysięcznej iteracji</w:t>
      </w:r>
      <w:r w:rsidRPr="002D77BE">
        <w:t xml:space="preserve"> w momencie, gdy nieliczna grupa osobników o wysokich zapasach energii była w stanie dotrzeć do niszy południowej. </w:t>
      </w:r>
      <w:r w:rsidR="007D1BD5">
        <w:t>Za</w:t>
      </w:r>
      <w:r w:rsidRPr="002D77BE">
        <w:t xml:space="preserve">obserwowano szybkie zasiedlanie tego obszaru i gwałtowny przyrost populacji w nowym </w:t>
      </w:r>
      <w:r w:rsidRPr="002D77BE">
        <w:lastRenderedPageBreak/>
        <w:t>regionie.</w:t>
      </w:r>
      <w:r w:rsidR="00B50F29" w:rsidRPr="002D77BE">
        <w:t xml:space="preserve"> Zdarzenie to korelowało </w:t>
      </w:r>
      <w:r w:rsidR="00B50F29" w:rsidRPr="00F90BAB">
        <w:t xml:space="preserve">również </w:t>
      </w:r>
      <w:r w:rsidR="00941B52" w:rsidRPr="00F90BAB">
        <w:t>jednym z najwyższych poziomów</w:t>
      </w:r>
      <w:r w:rsidR="00941B52" w:rsidRPr="00941B52">
        <w:t xml:space="preserve"> liczebności populacji</w:t>
      </w:r>
      <w:r w:rsidR="00941B52">
        <w:t xml:space="preserve"> </w:t>
      </w:r>
      <w:r w:rsidR="00B50F29" w:rsidRPr="002D77BE">
        <w:t>w</w:t>
      </w:r>
      <w:r w:rsidR="00941B52">
        <w:t xml:space="preserve"> </w:t>
      </w:r>
      <w:r w:rsidR="00B50F29" w:rsidRPr="002D77BE">
        <w:t>cał</w:t>
      </w:r>
      <w:r w:rsidR="00941B52">
        <w:t>ym przebiegu</w:t>
      </w:r>
      <w:r w:rsidR="00B50F29" w:rsidRPr="002D77BE">
        <w:t xml:space="preserve"> symulacji, co jest widoczne jako </w:t>
      </w:r>
      <w:r w:rsidR="00BD345F">
        <w:t xml:space="preserve">pierwszy </w:t>
      </w:r>
      <w:r w:rsidR="00B50F29" w:rsidRPr="002D77BE">
        <w:t xml:space="preserve">pik </w:t>
      </w:r>
      <w:r w:rsidR="00002B8F">
        <w:t>na rysunku 5.</w:t>
      </w:r>
    </w:p>
    <w:p w14:paraId="093ED6EF" w14:textId="5A8FB10E" w:rsidR="00D95951" w:rsidRPr="002D77BE" w:rsidRDefault="006F4A9D" w:rsidP="00E26083">
      <w:pPr>
        <w:spacing w:line="360" w:lineRule="auto"/>
      </w:pPr>
      <w:r w:rsidRPr="002D77BE">
        <w:t>Kolonizacja</w:t>
      </w:r>
      <w:r w:rsidR="00C93A35" w:rsidRPr="002D77BE">
        <w:t xml:space="preserve"> nowej, wysoce zasobnej niszy chwilowo zwiększa dostępność pożywienia w przeliczeniu na </w:t>
      </w:r>
      <w:r w:rsidR="00484DED">
        <w:t xml:space="preserve">jednego </w:t>
      </w:r>
      <w:r w:rsidR="00C93A35" w:rsidRPr="002D77BE">
        <w:t>osobnika, co umożliwia szybkie rozmnażanie i intensywną ekspansję</w:t>
      </w:r>
      <w:r w:rsidR="00FC13B8">
        <w:t xml:space="preserve"> lokalną</w:t>
      </w:r>
      <w:r w:rsidR="00C93A35" w:rsidRPr="002D77BE">
        <w:t>. Jednocześnie środowisko o ograniczonej łączności sprzyja temu, że sukces kolonizacji jest zdarzeniem rzadkim i zależnym od pojawienia się osobników o wystarczającym potencjale energetycznym, co stanowi naturalny filtr selekcyjny w warunkach wysokiego kosztu migracji.</w:t>
      </w:r>
    </w:p>
    <w:p w14:paraId="4CE0B7A5" w14:textId="7FAD3A11" w:rsidR="00CA463D" w:rsidRPr="002D77BE" w:rsidRDefault="00CA463D" w:rsidP="00CA463D">
      <w:pPr>
        <w:pStyle w:val="Heading3"/>
      </w:pPr>
      <w:bookmarkStart w:id="599" w:name="_Toc219827884"/>
      <w:r w:rsidRPr="002D77BE">
        <w:t>Kolonizacja północy i wtórna ekspansja na region zachodni</w:t>
      </w:r>
      <w:bookmarkEnd w:id="599"/>
    </w:p>
    <w:p w14:paraId="383A3228" w14:textId="50AF8B7B" w:rsidR="0095182A" w:rsidRPr="002D77BE" w:rsidRDefault="0095182A" w:rsidP="00AC3EBF">
      <w:pPr>
        <w:spacing w:line="360" w:lineRule="auto"/>
      </w:pPr>
      <w:r w:rsidRPr="002D77BE">
        <w:t>W dalszym przebiegu symulacji</w:t>
      </w:r>
      <w:r w:rsidR="002445A4">
        <w:t xml:space="preserve">, po ok. </w:t>
      </w:r>
      <w:r w:rsidR="003C5D21">
        <w:t>siedmiu</w:t>
      </w:r>
      <w:r w:rsidR="002445A4">
        <w:t xml:space="preserve"> tysiącach iteracji</w:t>
      </w:r>
      <w:r w:rsidRPr="002D77BE">
        <w:t xml:space="preserve"> zaobserwowano kolejne zdarzenie przełomowe – zasiedlenie regionu północnego. Podobnie jak w przypadku południa, początkowo próby dotarcia do tego obszaru były nieudane, a skuteczna kolonizacja nastąpiła dopiero po dłuższym czasie, gdy w populacji pojawiły się osobniki zdolne do poniesienia kosztów energetycznych związanych z przejściem przez niekorzystne korytarze</w:t>
      </w:r>
      <w:r w:rsidR="008F11CD">
        <w:t>.</w:t>
      </w:r>
    </w:p>
    <w:p w14:paraId="244A0918" w14:textId="3AE632A4" w:rsidR="006435F5" w:rsidRPr="002D77BE" w:rsidRDefault="0037488F" w:rsidP="00AC3EBF">
      <w:pPr>
        <w:spacing w:line="360" w:lineRule="auto"/>
      </w:pPr>
      <w:r w:rsidRPr="002D77BE">
        <w:t xml:space="preserve">W kolejnej fazie rozwoju układu zaobserwowano wtórną ekspansję: </w:t>
      </w:r>
      <w:r w:rsidR="00640010">
        <w:t xml:space="preserve">po ok. dziesięciu tysiącach iteracji, </w:t>
      </w:r>
      <w:r w:rsidRPr="002D77BE">
        <w:t>osobniki wykształcone w bardzo sprzyjających warunkach regionu północnego były w stanie przemieścić się na region zachodni, stanowiący najsłabszą niszę w całym środowisku.</w:t>
      </w:r>
    </w:p>
    <w:p w14:paraId="344D757D" w14:textId="43942AD7" w:rsidR="00B1235D" w:rsidRPr="002D77BE" w:rsidRDefault="00B1235D" w:rsidP="00AC3EBF">
      <w:pPr>
        <w:spacing w:line="360" w:lineRule="auto"/>
      </w:pPr>
      <w:r w:rsidRPr="002D77BE">
        <w:t xml:space="preserve">Nastąpiło utworzenie nowej, licznej kolonii na zachodzie, przy czym warunki przestrzenne powodowały, że migracja powrotna była ograniczona – populacja zachodnia </w:t>
      </w:r>
      <w:r w:rsidR="00077C98">
        <w:t>„</w:t>
      </w:r>
      <w:r w:rsidR="0096086C">
        <w:t>utknęła</w:t>
      </w:r>
      <w:r w:rsidR="00077C98">
        <w:t xml:space="preserve">” </w:t>
      </w:r>
      <w:r w:rsidRPr="002D77BE">
        <w:t>w obrębie własnej niszy. Skutkiem tego był stopniowy rozwój w kierunku lepszego dopasowania do lokalnych warunków, obserwowany na przestrzeni kolejnych pokoleń</w:t>
      </w:r>
      <w:ins w:id="600" w:author="Filip Rak" w:date="2026-01-20T18:37:00Z" w16du:dateUtc="2026-01-20T17:37:00Z">
        <w:r w:rsidR="00930B0F">
          <w:t xml:space="preserve"> </w:t>
        </w:r>
      </w:ins>
      <w:customXmlInsRangeStart w:id="601" w:author="Filip Rak" w:date="2026-01-20T18:37:00Z"/>
      <w:sdt>
        <w:sdtPr>
          <w:id w:val="1612475174"/>
          <w:citation/>
        </w:sdtPr>
        <w:sdtContent>
          <w:customXmlInsRangeEnd w:id="601"/>
          <w:ins w:id="602" w:author="Filip Rak" w:date="2026-01-20T18:37:00Z" w16du:dateUtc="2026-01-20T17:37:00Z">
            <w:r w:rsidR="00930B0F">
              <w:fldChar w:fldCharType="begin"/>
            </w:r>
            <w:r w:rsidR="00930B0F">
              <w:rPr>
                <w:lang w:val="en-GB"/>
              </w:rPr>
              <w:instrText xml:space="preserve"> CITATION Jab09 \l 2057 </w:instrText>
            </w:r>
          </w:ins>
          <w:r w:rsidR="00930B0F">
            <w:fldChar w:fldCharType="separate"/>
          </w:r>
          <w:r w:rsidR="00E61687" w:rsidRPr="00E61687">
            <w:rPr>
              <w:noProof/>
              <w:lang w:val="en-GB"/>
            </w:rPr>
            <w:t>[23]</w:t>
          </w:r>
          <w:ins w:id="603" w:author="Filip Rak" w:date="2026-01-20T18:37:00Z" w16du:dateUtc="2026-01-20T17:37:00Z">
            <w:r w:rsidR="00930B0F">
              <w:fldChar w:fldCharType="end"/>
            </w:r>
          </w:ins>
          <w:customXmlInsRangeStart w:id="604" w:author="Filip Rak" w:date="2026-01-20T18:37:00Z"/>
        </w:sdtContent>
      </w:sdt>
      <w:customXmlInsRangeEnd w:id="604"/>
      <w:r w:rsidRPr="002D77BE">
        <w:t>.</w:t>
      </w:r>
      <w:r w:rsidR="001035BE" w:rsidRPr="002D77BE">
        <w:t xml:space="preserve"> Jednocześnie zaobserwowano istotną zmianę w rozkładzie energii w układzie. Początkowo, bezpośrednio po utworzeniu kolonii zachodniej, średni poziom energii w tym regionie był relatywnie wysoki, co wynikało z chwilowo korzystnego stosunku zasobów do liczby kolonistów</w:t>
      </w:r>
      <w:r w:rsidR="00F31654" w:rsidRPr="002D77BE">
        <w:t xml:space="preserve"> oraz faktu, że organizmy prowadzące kolonizacj</w:t>
      </w:r>
      <w:r w:rsidR="003E5DF9">
        <w:t>ę</w:t>
      </w:r>
      <w:r w:rsidR="00F31654" w:rsidRPr="002D77BE">
        <w:t xml:space="preserve"> pochodziły z bardzo korzystnej i bogatej w surowce północy</w:t>
      </w:r>
      <w:r w:rsidR="001035BE" w:rsidRPr="002D77BE">
        <w:t xml:space="preserve">. </w:t>
      </w:r>
      <w:r w:rsidR="00D569D0">
        <w:t xml:space="preserve">Po kilkudziesięciu pokoleniach </w:t>
      </w:r>
      <w:r w:rsidR="001035BE" w:rsidRPr="002D77BE">
        <w:t xml:space="preserve">jednak, wraz ze wzrostem liczebności populacji zachodniej, poziom energii </w:t>
      </w:r>
      <w:r w:rsidR="00E135C0" w:rsidRPr="002D77BE">
        <w:t xml:space="preserve">mieszkańców tego regionu </w:t>
      </w:r>
      <w:r w:rsidR="001035BE" w:rsidRPr="002D77BE">
        <w:t>obniż</w:t>
      </w:r>
      <w:r w:rsidR="00404905">
        <w:t>y</w:t>
      </w:r>
      <w:r w:rsidR="001035BE" w:rsidRPr="002D77BE">
        <w:t>ł się do najniższych wartości w całym układzi</w:t>
      </w:r>
      <w:r w:rsidR="004363C9">
        <w:t xml:space="preserve">e. </w:t>
      </w:r>
      <w:r w:rsidR="00111DC0" w:rsidRPr="00111DC0">
        <w:t>W konsekwencji spadek energii w tej niszy istotnie ograniczył możliwość powrotu osobników, które przystosowały się do gorszych warunków lokalnych</w:t>
      </w:r>
      <w:r w:rsidR="00111DC0">
        <w:t>.</w:t>
      </w:r>
      <w:del w:id="605" w:author="Filip Rak" w:date="2026-01-20T18:37:00Z" w16du:dateUtc="2026-01-20T17:37:00Z">
        <w:r w:rsidR="00111DC0" w:rsidDel="00B37807">
          <w:delText xml:space="preserve"> </w:delText>
        </w:r>
        <w:r w:rsidR="004E290A" w:rsidDel="00B37807">
          <w:delText>.</w:delText>
        </w:r>
      </w:del>
      <w:r w:rsidR="004E290A">
        <w:t xml:space="preserve"> Zjawisko to znajduje również odzwierciedlenie </w:t>
      </w:r>
      <w:r w:rsidR="00E051CF">
        <w:t xml:space="preserve">w rozkładzie energii w stanie końcowym symulacji, omówionym w kolejnym podrozdziale (rysunek 7). </w:t>
      </w:r>
      <w:r w:rsidR="009D370C" w:rsidRPr="002D77BE">
        <w:t>W praktyce oznacza to, że model utrzymał jednocześnie populacj</w:t>
      </w:r>
      <w:r w:rsidR="00CA656C">
        <w:t>ę</w:t>
      </w:r>
      <w:r w:rsidR="009D370C" w:rsidRPr="002D77BE">
        <w:t xml:space="preserve"> funkcjonujące w warunkach bardzo sprzyjających (północ/południe) oraz populację zmuszoną do strategii niskonakładowej w warunkach ubogich (zachód)</w:t>
      </w:r>
      <w:ins w:id="606" w:author="Filip Rak" w:date="2026-01-20T18:40:00Z" w16du:dateUtc="2026-01-20T17:40:00Z">
        <w:r w:rsidR="0012447C">
          <w:t xml:space="preserve"> </w:t>
        </w:r>
      </w:ins>
      <w:customXmlInsRangeStart w:id="607" w:author="Filip Rak" w:date="2026-01-20T18:40:00Z"/>
      <w:sdt>
        <w:sdtPr>
          <w:id w:val="1162824514"/>
          <w:citation/>
        </w:sdtPr>
        <w:sdtContent>
          <w:customXmlInsRangeEnd w:id="607"/>
          <w:ins w:id="608" w:author="Filip Rak" w:date="2026-01-20T18:40:00Z" w16du:dateUtc="2026-01-20T17:40:00Z">
            <w:r w:rsidR="0012447C">
              <w:fldChar w:fldCharType="begin"/>
            </w:r>
            <w:r w:rsidR="0012447C">
              <w:rPr>
                <w:lang w:val="en-GB"/>
              </w:rPr>
              <w:instrText xml:space="preserve"> CITATION Hol09 \l 2057 </w:instrText>
            </w:r>
          </w:ins>
          <w:r w:rsidR="0012447C">
            <w:fldChar w:fldCharType="separate"/>
          </w:r>
          <w:r w:rsidR="00E61687" w:rsidRPr="00E61687">
            <w:rPr>
              <w:noProof/>
              <w:lang w:val="en-GB"/>
            </w:rPr>
            <w:t>[22]</w:t>
          </w:r>
          <w:ins w:id="609" w:author="Filip Rak" w:date="2026-01-20T18:40:00Z" w16du:dateUtc="2026-01-20T17:40:00Z">
            <w:r w:rsidR="0012447C">
              <w:fldChar w:fldCharType="end"/>
            </w:r>
          </w:ins>
          <w:customXmlInsRangeStart w:id="610" w:author="Filip Rak" w:date="2026-01-20T18:40:00Z"/>
        </w:sdtContent>
      </w:sdt>
      <w:customXmlInsRangeEnd w:id="610"/>
      <w:r w:rsidR="009D370C" w:rsidRPr="002D77BE">
        <w:t>.</w:t>
      </w:r>
    </w:p>
    <w:p w14:paraId="7338D3E1" w14:textId="5FE0F11D" w:rsidR="00D64901" w:rsidRPr="002D77BE" w:rsidRDefault="00D64901" w:rsidP="002C1D8A">
      <w:pPr>
        <w:pStyle w:val="Heading3"/>
      </w:pPr>
      <w:bookmarkStart w:id="611" w:name="_Toc219827885"/>
      <w:r w:rsidRPr="002D77BE">
        <w:lastRenderedPageBreak/>
        <w:t>Stabilizacja długoterminowa</w:t>
      </w:r>
      <w:bookmarkEnd w:id="611"/>
    </w:p>
    <w:p w14:paraId="4195E555" w14:textId="3BB0AE65" w:rsidR="00D64901" w:rsidRPr="002D77BE" w:rsidRDefault="00D64901" w:rsidP="002C1D8A">
      <w:pPr>
        <w:spacing w:line="360" w:lineRule="auto"/>
      </w:pPr>
      <w:r w:rsidRPr="002D77BE">
        <w:t xml:space="preserve">Po zakończeniu kolonizacji układ osiągnął stan względnej stabilizacji w skali globalnej. Mimo że w późniejszym okresie symulacji dostępność zasobów w całym układzie wzrosła w porównaniu do fazy początkowej (co wynikało z zajęcia dodatkowych, zasobnych regionów), nie zaobserwowano </w:t>
      </w:r>
      <w:r w:rsidR="00351730">
        <w:t>znacznego</w:t>
      </w:r>
      <w:r w:rsidRPr="002D77BE">
        <w:t xml:space="preserve"> przekroczenia maksymalnej liczebności populacji osiągniętej w momencie kolonizacji południa. </w:t>
      </w:r>
      <w:r w:rsidR="000B441D" w:rsidRPr="002D77BE">
        <w:t>Populacja pozostała względnie st</w:t>
      </w:r>
      <w:r w:rsidR="00B259C7" w:rsidRPr="002D77BE">
        <w:t>abilna przy</w:t>
      </w:r>
      <w:r w:rsidRPr="002D77BE">
        <w:t xml:space="preserve"> jednoczesnych fluktuacjach charakterystycznych dla lokalnego przejadania zasobów oraz okresowych migracji. Taki przebieg wskazuje, że dalszy wzrost zasobów globalnych nie musi bezpośrednio przekładać się na wzrost liczebności populacji, jeżeli ograniczeniem stają się mechanizmy konkurencji lokalnej, koszty energetyczne eksploracji oraz restrykcje reprodukcyjne opisane w modelu.</w:t>
      </w:r>
    </w:p>
    <w:p w14:paraId="77612929" w14:textId="00F65DED" w:rsidR="00954ED3" w:rsidRPr="002D77BE" w:rsidRDefault="00742936" w:rsidP="002828E4">
      <w:pPr>
        <w:spacing w:line="360" w:lineRule="auto"/>
      </w:pPr>
      <w:r w:rsidRPr="002D77BE">
        <w:t>W analizie zdolności adaptacyjnych populacji zaobserwowano wysokie wartości wskaźników dopasowania do warunków abiotycznych w ujęciu globalnym. Średnia adaptacja utrzymywała się w pobliżu ~95%, przy czym brak osiągania wartości idealnej interpretowany jest jako naturalna konsekwencja obecności mutacji oraz stałego mieszania się genotypów na granicach regionó</w:t>
      </w:r>
      <w:r w:rsidR="00D671FC">
        <w:t>w</w:t>
      </w:r>
      <w:r w:rsidRPr="002D77BE">
        <w:t xml:space="preserve">. Jednocześnie obserwacje z interfejsu użytkownika wskazują, że osobniki </w:t>
      </w:r>
      <w:r w:rsidR="003D72B5" w:rsidRPr="002D77BE">
        <w:t xml:space="preserve">sukcesywnie </w:t>
      </w:r>
      <w:r w:rsidRPr="002D77BE">
        <w:t>migrujące do nowych regionów wykazywały chwilowo niższy poziom adaptacji w porównaniu do populacji lokalnych, co jest spójne z intuicyjnym mechanizmem modelu: nagła zmiana środowiska powoduje czasowe niedopasowanie cech do nowych warunków, a dopiero kolejne pokolenia podlegają selekcji sprzyjającej lepszemu dostosowaniu do nowej niszy</w:t>
      </w:r>
      <w:ins w:id="612" w:author="Filip Rak" w:date="2026-01-20T18:35:00Z" w16du:dateUtc="2026-01-20T17:35:00Z">
        <w:r w:rsidR="00EF2A92">
          <w:t>;</w:t>
        </w:r>
        <w:r w:rsidR="003A79A5">
          <w:t xml:space="preserve"> </w:t>
        </w:r>
      </w:ins>
      <w:ins w:id="613" w:author="Filip Rak" w:date="2026-01-20T18:35:00Z">
        <w:r w:rsidR="00E645EF" w:rsidRPr="00E645EF">
          <w:t>efekt ten może być dodatkowo wzmacniany przez międzypokoleniowy wpływ warunków środowiskowych uwzględniony w modelu</w:t>
        </w:r>
      </w:ins>
      <w:ins w:id="614" w:author="Filip Rak" w:date="2026-01-20T18:35:00Z" w16du:dateUtc="2026-01-20T17:35:00Z">
        <w:r w:rsidR="003A79A5" w:rsidRPr="003A79A5">
          <w:t xml:space="preserve"> </w:t>
        </w:r>
      </w:ins>
      <w:customXmlInsRangeStart w:id="615" w:author="Filip Rak" w:date="2026-01-20T18:35:00Z"/>
      <w:sdt>
        <w:sdtPr>
          <w:id w:val="2115698000"/>
          <w:citation/>
        </w:sdtPr>
        <w:sdtContent>
          <w:customXmlInsRangeEnd w:id="615"/>
          <w:ins w:id="616" w:author="Filip Rak" w:date="2026-01-20T18:35:00Z" w16du:dateUtc="2026-01-20T17:35:00Z">
            <w:r w:rsidR="003A79A5">
              <w:fldChar w:fldCharType="begin"/>
            </w:r>
            <w:r w:rsidR="003A79A5">
              <w:rPr>
                <w:lang w:val="en-GB"/>
              </w:rPr>
              <w:instrText xml:space="preserve"> CITATION Jab09 \l 2057 </w:instrText>
            </w:r>
            <w:r w:rsidR="003A79A5">
              <w:fldChar w:fldCharType="separate"/>
            </w:r>
          </w:ins>
          <w:r w:rsidR="00E61687" w:rsidRPr="00E61687">
            <w:rPr>
              <w:noProof/>
              <w:lang w:val="en-GB"/>
            </w:rPr>
            <w:t>[23]</w:t>
          </w:r>
          <w:ins w:id="617" w:author="Filip Rak" w:date="2026-01-20T18:35:00Z" w16du:dateUtc="2026-01-20T17:35:00Z">
            <w:r w:rsidR="003A79A5">
              <w:fldChar w:fldCharType="end"/>
            </w:r>
          </w:ins>
          <w:customXmlInsRangeStart w:id="618" w:author="Filip Rak" w:date="2026-01-20T18:35:00Z"/>
        </w:sdtContent>
      </w:sdt>
      <w:customXmlInsRangeEnd w:id="618"/>
      <w:ins w:id="619" w:author="Filip Rak" w:date="2026-01-20T18:35:00Z" w16du:dateUtc="2026-01-20T17:35:00Z">
        <w:r w:rsidR="003A79A5">
          <w:t>.</w:t>
        </w:r>
      </w:ins>
      <w:del w:id="620" w:author="Filip Rak" w:date="2026-01-20T18:35:00Z" w16du:dateUtc="2026-01-20T17:35:00Z">
        <w:r w:rsidRPr="002D77BE" w:rsidDel="00EF2A92">
          <w:delText>.</w:delText>
        </w:r>
      </w:del>
      <w:r w:rsidRPr="002D77BE">
        <w:t xml:space="preserve"> Ponieważ jednak migranci stanowili niewielki odsetek populacji globalnej, zjawisko to miało </w:t>
      </w:r>
      <w:r w:rsidR="00497D85" w:rsidRPr="002D77BE">
        <w:t xml:space="preserve">minimalny </w:t>
      </w:r>
      <w:r w:rsidRPr="002D77BE">
        <w:t>wpływ na miary uśrednione w skali całego układu.</w:t>
      </w:r>
    </w:p>
    <w:p w14:paraId="399C081E" w14:textId="45285BE0" w:rsidR="00C91AAE" w:rsidRPr="00CC3532" w:rsidRDefault="00A2443F" w:rsidP="007B73A5">
      <w:pPr>
        <w:spacing w:line="360" w:lineRule="auto"/>
      </w:pPr>
      <w:r>
        <w:t xml:space="preserve">Na </w:t>
      </w:r>
      <w:r w:rsidR="00CE0E89">
        <w:t>rysunku 7</w:t>
      </w:r>
      <w:r w:rsidR="00D83472">
        <w:t xml:space="preserve"> </w:t>
      </w:r>
      <w:r w:rsidR="00C33D3E">
        <w:t xml:space="preserve">przedstawiono stan </w:t>
      </w:r>
      <w:r w:rsidR="002828E4" w:rsidRPr="002D77BE">
        <w:t>długoterminowej stabilizacji rozkład</w:t>
      </w:r>
      <w:r w:rsidR="00630822">
        <w:t>u</w:t>
      </w:r>
      <w:r w:rsidR="002828E4" w:rsidRPr="002D77BE">
        <w:t xml:space="preserve"> energii w populacji</w:t>
      </w:r>
      <w:r w:rsidR="00630822">
        <w:t>. Rozkład</w:t>
      </w:r>
      <w:r w:rsidR="002828E4" w:rsidRPr="002D77BE" w:rsidDel="00630822">
        <w:t xml:space="preserve"> </w:t>
      </w:r>
      <w:r w:rsidR="002828E4" w:rsidRPr="002D77BE">
        <w:t xml:space="preserve">pozostał wyraźnie zróżnicowany, co odzwierciedla trwałe istnienie nisz o odmiennej jakości środowiska. </w:t>
      </w:r>
      <w:r w:rsidR="00E17489" w:rsidRPr="00E17489">
        <w:t>Najwyższe wartości energii utrzymywały się w regionach północnym i południowym, podczas gdy populacje funkcjonujące w obszarach mniej sprzyjających, w szczególności w regionie zachodnim, charakteryzowały się istotnie niższym poziomem energii, przy jednoczesnym zachowaniu stabilności liczeb</w:t>
      </w:r>
      <w:r w:rsidR="00E17489">
        <w:t>nej.</w:t>
      </w:r>
      <w:r w:rsidR="0015417C" w:rsidRPr="00CC3532">
        <w:t xml:space="preserve"> </w:t>
      </w:r>
    </w:p>
    <w:p w14:paraId="3C73ED8D" w14:textId="1FC8CDB4" w:rsidR="00C91AAE" w:rsidRPr="00CC3532" w:rsidRDefault="00C91AAE" w:rsidP="00B63036">
      <w:pPr>
        <w:spacing w:line="360" w:lineRule="auto"/>
      </w:pPr>
    </w:p>
    <w:p w14:paraId="4154722A" w14:textId="77777777" w:rsidR="00CE0E89" w:rsidRDefault="00CE0E89" w:rsidP="00CE0E89">
      <w:pPr>
        <w:pStyle w:val="Caption"/>
      </w:pPr>
      <w:bookmarkStart w:id="621" w:name="_Ref219648780"/>
      <w:r w:rsidRPr="00C24487">
        <w:rPr>
          <w:noProof/>
        </w:rPr>
        <w:lastRenderedPageBreak/>
        <w:drawing>
          <wp:inline distT="0" distB="0" distL="0" distR="0" wp14:anchorId="3674F878" wp14:editId="406CD18F">
            <wp:extent cx="3004885" cy="2880000"/>
            <wp:effectExtent l="0" t="0" r="5080" b="0"/>
            <wp:docPr id="18392837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04885" cy="2880000"/>
                    </a:xfrm>
                    <a:prstGeom prst="rect">
                      <a:avLst/>
                    </a:prstGeom>
                    <a:noFill/>
                    <a:ln>
                      <a:noFill/>
                    </a:ln>
                  </pic:spPr>
                </pic:pic>
              </a:graphicData>
            </a:graphic>
          </wp:inline>
        </w:drawing>
      </w:r>
    </w:p>
    <w:p w14:paraId="5FAC8428" w14:textId="77777777" w:rsidR="00CE0E89" w:rsidRPr="0015417C" w:rsidRDefault="00CE0E89" w:rsidP="00CE0E89">
      <w:pPr>
        <w:pStyle w:val="Caption"/>
      </w:pPr>
      <w:r w:rsidRPr="0015417C">
        <w:t xml:space="preserve">Rys. </w:t>
      </w:r>
      <w:r w:rsidRPr="0015417C">
        <w:fldChar w:fldCharType="begin"/>
      </w:r>
      <w:r w:rsidRPr="0015417C">
        <w:instrText xml:space="preserve"> SEQ Rys. \* ARABIC </w:instrText>
      </w:r>
      <w:r w:rsidRPr="0015417C">
        <w:fldChar w:fldCharType="separate"/>
      </w:r>
      <w:r>
        <w:rPr>
          <w:noProof/>
        </w:rPr>
        <w:t>7</w:t>
      </w:r>
      <w:r w:rsidRPr="0015417C">
        <w:fldChar w:fldCharType="end"/>
      </w:r>
      <w:bookmarkEnd w:id="621"/>
      <w:r w:rsidRPr="0015417C">
        <w:t>. Średni stan energii agentów w komórkach. Ostatnia iteracja symulacji</w:t>
      </w:r>
    </w:p>
    <w:p w14:paraId="7856D6A2" w14:textId="1269CB17" w:rsidR="00CE0E89" w:rsidRPr="0015417C" w:rsidRDefault="00CE0E89" w:rsidP="00CE0E89">
      <w:pPr>
        <w:pStyle w:val="Caption"/>
      </w:pPr>
      <w:r w:rsidRPr="0015417C">
        <w:t>Źródło: opracowanie własne (zmodyfikowany zrzut ekranu z aplikacji)</w:t>
      </w:r>
      <w:r w:rsidR="00DE4B7F">
        <w:t>.</w:t>
      </w:r>
    </w:p>
    <w:p w14:paraId="3520EB34" w14:textId="77777777" w:rsidR="0015417C" w:rsidRPr="00153416" w:rsidRDefault="0015417C" w:rsidP="00153416"/>
    <w:p w14:paraId="756E0FF1" w14:textId="7403AED1" w:rsidR="002D77BE" w:rsidRDefault="00C74096" w:rsidP="00F42BAE">
      <w:pPr>
        <w:spacing w:line="360" w:lineRule="auto"/>
      </w:pPr>
      <w:r>
        <w:t>Na rysunku 8 przedstawiono</w:t>
      </w:r>
      <w:r w:rsidR="00D65258">
        <w:t xml:space="preserve"> r</w:t>
      </w:r>
      <w:r w:rsidR="00F42BAE" w:rsidRPr="00F42BAE">
        <w:t xml:space="preserve">ozmieszczenie przestrzenne </w:t>
      </w:r>
      <w:r w:rsidR="001D6A9D">
        <w:t>populacji</w:t>
      </w:r>
      <w:r>
        <w:t>, które</w:t>
      </w:r>
      <w:r w:rsidR="001D6A9D">
        <w:t xml:space="preserve"> </w:t>
      </w:r>
      <w:r w:rsidR="00F42BAE" w:rsidRPr="00F42BAE">
        <w:t>pozostawało silnie zróżnicowane pomiędzy poszczególnymi niszami środowiskowymi. Największa liczba agentów koncentrowała się w regionie wschodnim o umiarkowanych warunkach, podczas gdy regiony północny i południowy charakteryzowały się mniejszą populacją</w:t>
      </w:r>
      <w:r w:rsidR="00804727">
        <w:t xml:space="preserve"> o zbliżonej gęstości</w:t>
      </w:r>
      <w:r w:rsidR="00F42BAE" w:rsidRPr="00F42BAE">
        <w:t xml:space="preserve">, a region zachodni – dużą populacją o </w:t>
      </w:r>
      <w:r w:rsidR="00F42BAE">
        <w:t>niskim</w:t>
      </w:r>
      <w:r w:rsidR="00F42BAE" w:rsidRPr="00F42BAE">
        <w:t xml:space="preserve"> zagęszczeniu.</w:t>
      </w:r>
    </w:p>
    <w:p w14:paraId="065C2032" w14:textId="77777777" w:rsidR="00E31F04" w:rsidRDefault="00E31F04" w:rsidP="00F42BAE">
      <w:pPr>
        <w:spacing w:line="360" w:lineRule="auto"/>
      </w:pPr>
    </w:p>
    <w:p w14:paraId="328479A3" w14:textId="370652B6" w:rsidR="005C532E" w:rsidRPr="00153416" w:rsidRDefault="005C532E" w:rsidP="005C532E">
      <w:pPr>
        <w:pStyle w:val="Caption"/>
        <w:rPr>
          <w:sz w:val="24"/>
          <w:szCs w:val="22"/>
        </w:rPr>
      </w:pPr>
      <w:r w:rsidRPr="000401C5">
        <w:rPr>
          <w:noProof/>
          <w:lang w:val="en-GB"/>
        </w:rPr>
        <w:drawing>
          <wp:inline distT="0" distB="0" distL="0" distR="0" wp14:anchorId="5F14E8D0" wp14:editId="4034545F">
            <wp:extent cx="2880000" cy="2880000"/>
            <wp:effectExtent l="0" t="0" r="0" b="0"/>
            <wp:docPr id="147328368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F3B24C1" w14:textId="77777777" w:rsidR="005C532E" w:rsidRDefault="005C532E" w:rsidP="005C532E">
      <w:pPr>
        <w:pStyle w:val="Caption"/>
      </w:pPr>
      <w:bookmarkStart w:id="622" w:name="_Ref219648918"/>
      <w:r>
        <w:t xml:space="preserve">Rys. </w:t>
      </w:r>
      <w:r>
        <w:fldChar w:fldCharType="begin"/>
      </w:r>
      <w:r>
        <w:instrText xml:space="preserve"> SEQ Rys. \* ARABIC </w:instrText>
      </w:r>
      <w:r>
        <w:fldChar w:fldCharType="separate"/>
      </w:r>
      <w:r>
        <w:rPr>
          <w:noProof/>
        </w:rPr>
        <w:t>8</w:t>
      </w:r>
      <w:r>
        <w:fldChar w:fldCharType="end"/>
      </w:r>
      <w:bookmarkEnd w:id="622"/>
      <w:r>
        <w:t>. Rozkład populacji. Ostatnia iteracja symulacji</w:t>
      </w:r>
    </w:p>
    <w:p w14:paraId="3AFDBEFB" w14:textId="5A590948" w:rsidR="005C532E" w:rsidRDefault="005C532E" w:rsidP="005C532E">
      <w:pPr>
        <w:pStyle w:val="Caption"/>
        <w:rPr>
          <w:szCs w:val="20"/>
        </w:rPr>
      </w:pPr>
      <w:r w:rsidRPr="00605EBA">
        <w:rPr>
          <w:szCs w:val="20"/>
        </w:rPr>
        <w:t xml:space="preserve">Źródło: </w:t>
      </w:r>
      <w:r>
        <w:rPr>
          <w:szCs w:val="20"/>
        </w:rPr>
        <w:t>o</w:t>
      </w:r>
      <w:r w:rsidRPr="00605EBA">
        <w:rPr>
          <w:szCs w:val="20"/>
        </w:rPr>
        <w:t>pracowanie własne (</w:t>
      </w:r>
      <w:r>
        <w:rPr>
          <w:szCs w:val="20"/>
        </w:rPr>
        <w:t xml:space="preserve">zmodyfikowany </w:t>
      </w:r>
      <w:r w:rsidRPr="00605EBA">
        <w:rPr>
          <w:szCs w:val="20"/>
        </w:rPr>
        <w:t>zrzut ekranu z aplikacji)</w:t>
      </w:r>
      <w:r w:rsidR="001D223E">
        <w:rPr>
          <w:szCs w:val="20"/>
        </w:rPr>
        <w:t>.</w:t>
      </w:r>
    </w:p>
    <w:p w14:paraId="7C8DF5A2" w14:textId="339465DF" w:rsidR="005C532E" w:rsidRDefault="005C532E" w:rsidP="00F42BAE">
      <w:pPr>
        <w:spacing w:line="360" w:lineRule="auto"/>
      </w:pPr>
    </w:p>
    <w:p w14:paraId="4FA5924B" w14:textId="195F1FD9" w:rsidR="0003137C" w:rsidRDefault="0003137C" w:rsidP="0003137C">
      <w:pPr>
        <w:pStyle w:val="Heading3"/>
      </w:pPr>
      <w:bookmarkStart w:id="623" w:name="_Toc219827886"/>
      <w:r>
        <w:lastRenderedPageBreak/>
        <w:t>Podsumowanie</w:t>
      </w:r>
      <w:bookmarkEnd w:id="623"/>
    </w:p>
    <w:p w14:paraId="472F6819" w14:textId="6ADF5847" w:rsidR="001C3FEF" w:rsidRDefault="00E475AA" w:rsidP="00E475AA">
      <w:pPr>
        <w:spacing w:line="360" w:lineRule="auto"/>
      </w:pPr>
      <w:r w:rsidRPr="00E475AA">
        <w:t>Przebieg symulacji w środowisku o wysokiej restrykcyjności przestrzennej pokazał, że model generuje sekwencję faz obejmującą szybki wzrost populacji w niszy startowej, następnie wielokrotne nieudane próby eksploracji, aż do momentu przełomowych kolonizacji odległych, zasobnych regionów. Ograniczona łączność pomiędzy niszami sprawiała, że migracja miała charakter zdarzeń rzadkich i była zależna od pojawienia się osobników o wystarczającym potencjale energetycznym, co pełniło rolę naturalnego filtra selekcyjnego. W stanie długoterminowym układ osiągał stabilność globalną przy jednoczesnym utrzymaniu trwałego zróżnicowania przestrzennego energii i liczebności populacji pomiędzy regionami, co wskazuje na uformowanie się kilku nisz ekologicznych o odmiennych warunkach życia.</w:t>
      </w:r>
    </w:p>
    <w:p w14:paraId="14079945" w14:textId="2EC56335" w:rsidR="00F22F2B" w:rsidRDefault="005F23E9" w:rsidP="00915780">
      <w:pPr>
        <w:pStyle w:val="Heading2"/>
        <w:spacing w:line="360" w:lineRule="auto"/>
      </w:pPr>
      <w:bookmarkStart w:id="624" w:name="_Toc219827887"/>
      <w:r>
        <w:t>Drugi, walidacyjny e</w:t>
      </w:r>
      <w:r w:rsidR="00B32152">
        <w:t>kspe</w:t>
      </w:r>
      <w:r>
        <w:t>ryment</w:t>
      </w:r>
      <w:bookmarkEnd w:id="624"/>
    </w:p>
    <w:p w14:paraId="66AA2328" w14:textId="15A0F2A7" w:rsidR="00912CD8" w:rsidRDefault="003B04BB" w:rsidP="00B376D1">
      <w:pPr>
        <w:spacing w:line="360" w:lineRule="auto"/>
        <w:rPr>
          <w:b/>
          <w:bCs/>
          <w:color w:val="5B9BD5" w:themeColor="accent1"/>
          <w:sz w:val="20"/>
          <w:szCs w:val="18"/>
        </w:rPr>
      </w:pPr>
      <w:r w:rsidRPr="003B04BB">
        <w:t xml:space="preserve">W drugim eksperymencie </w:t>
      </w:r>
      <w:r w:rsidR="001D731F" w:rsidRPr="001D731F">
        <w:t>zastosowano mapę o strukturze gradientowej, w której głównym elementem środowiska jest rzeka płynąca z północnego wschodu w kierunku południowego zachodu. W północno-zachodniej oraz południowo-wschodniej części mapy występują wzgórza, natomiast jakość warunków środowiskowych maleje wraz z oddalaniem się od rzeki. Rzeka stanowi obszar szczególnie zasobny, a populację startową zdefiniowano jako pojedynczego agenta umieszczonego na jej brzegu</w:t>
      </w:r>
      <w:ins w:id="625" w:author="Filip Rak" w:date="2026-01-20T18:09:00Z" w16du:dateUtc="2026-01-20T17:09:00Z">
        <w:r w:rsidR="003E3BBC">
          <w:t xml:space="preserve"> </w:t>
        </w:r>
      </w:ins>
      <w:customXmlInsRangeStart w:id="626" w:author="Filip Rak" w:date="2026-01-20T18:09:00Z"/>
      <w:sdt>
        <w:sdtPr>
          <w:id w:val="-955791811"/>
          <w:citation/>
        </w:sdtPr>
        <w:sdtContent>
          <w:customXmlInsRangeEnd w:id="626"/>
          <w:ins w:id="627" w:author="Filip Rak" w:date="2026-01-20T18:09:00Z" w16du:dateUtc="2026-01-20T17:09:00Z">
            <w:r w:rsidR="003E3BBC">
              <w:fldChar w:fldCharType="begin"/>
            </w:r>
            <w:r w:rsidR="003E3BBC">
              <w:rPr>
                <w:lang w:val="en-GB"/>
              </w:rPr>
              <w:instrText xml:space="preserve"> CITATION Fil261 \l 2057 </w:instrText>
            </w:r>
          </w:ins>
          <w:r w:rsidR="003E3BBC">
            <w:fldChar w:fldCharType="separate"/>
          </w:r>
          <w:r w:rsidR="00E61687" w:rsidRPr="00E61687">
            <w:rPr>
              <w:noProof/>
              <w:lang w:val="en-GB"/>
            </w:rPr>
            <w:t>[25]</w:t>
          </w:r>
          <w:ins w:id="628" w:author="Filip Rak" w:date="2026-01-20T18:09:00Z" w16du:dateUtc="2026-01-20T17:09:00Z">
            <w:r w:rsidR="003E3BBC">
              <w:fldChar w:fldCharType="end"/>
            </w:r>
          </w:ins>
          <w:customXmlInsRangeStart w:id="629" w:author="Filip Rak" w:date="2026-01-20T18:09:00Z"/>
        </w:sdtContent>
      </w:sdt>
      <w:customXmlInsRangeEnd w:id="629"/>
      <w:r w:rsidR="001D731F" w:rsidRPr="001D731F">
        <w:t>.</w:t>
      </w:r>
      <w:r w:rsidR="004106B3">
        <w:t xml:space="preserve"> </w:t>
      </w:r>
      <w:r w:rsidR="004106B3">
        <w:rPr>
          <w:noProof/>
        </w:rPr>
        <w:t xml:space="preserve">Mapy wejściowe użyte w eksperymencie połączono zbiorczo w rysunek </w:t>
      </w:r>
      <w:r w:rsidR="0039779B">
        <w:rPr>
          <w:noProof/>
        </w:rPr>
        <w:t>9</w:t>
      </w:r>
      <w:r w:rsidR="004106B3">
        <w:rPr>
          <w:noProof/>
        </w:rPr>
        <w:t xml:space="preserve">. Uzyskana wegetacja startowa przedstawiona jest na rysunku </w:t>
      </w:r>
      <w:r w:rsidR="0039779B">
        <w:rPr>
          <w:noProof/>
        </w:rPr>
        <w:t>10</w:t>
      </w:r>
      <w:r w:rsidR="004106B3">
        <w:rPr>
          <w:noProof/>
        </w:rPr>
        <w:t>.</w:t>
      </w:r>
    </w:p>
    <w:p w14:paraId="348611CC" w14:textId="77777777" w:rsidR="005B64B6" w:rsidRDefault="005B64B6">
      <w:pPr>
        <w:jc w:val="left"/>
        <w:rPr>
          <w:bCs/>
          <w:sz w:val="20"/>
          <w:szCs w:val="18"/>
        </w:rPr>
      </w:pPr>
      <w:bookmarkStart w:id="630" w:name="_Ref219722846"/>
      <w:r>
        <w:br w:type="page"/>
      </w:r>
    </w:p>
    <w:p w14:paraId="22CC250C" w14:textId="79401BDF" w:rsidR="0015417C" w:rsidRDefault="00590FBD" w:rsidP="0015417C">
      <w:pPr>
        <w:pStyle w:val="Caption"/>
      </w:pPr>
      <w:r>
        <w:rPr>
          <w:noProof/>
        </w:rPr>
        <w:lastRenderedPageBreak/>
        <w:drawing>
          <wp:inline distT="0" distB="0" distL="0" distR="0" wp14:anchorId="39C62CD9" wp14:editId="2F8411ED">
            <wp:extent cx="5760000" cy="1920000"/>
            <wp:effectExtent l="0" t="0" r="0" b="4445"/>
            <wp:docPr id="1089655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1920000"/>
                    </a:xfrm>
                    <a:prstGeom prst="rect">
                      <a:avLst/>
                    </a:prstGeom>
                    <a:noFill/>
                    <a:ln>
                      <a:noFill/>
                    </a:ln>
                  </pic:spPr>
                </pic:pic>
              </a:graphicData>
            </a:graphic>
          </wp:inline>
        </w:drawing>
      </w:r>
    </w:p>
    <w:p w14:paraId="6FE095C5" w14:textId="59CC9FCB" w:rsidR="00480894" w:rsidRPr="0015417C" w:rsidRDefault="00480894" w:rsidP="0015417C">
      <w:pPr>
        <w:pStyle w:val="Caption"/>
      </w:pPr>
      <w:r w:rsidRPr="0015417C">
        <w:t xml:space="preserve">Rys. </w:t>
      </w:r>
      <w:fldSimple w:instr=" SEQ Rys. \* ARABIC ">
        <w:r w:rsidR="00314143">
          <w:rPr>
            <w:noProof/>
          </w:rPr>
          <w:t>9</w:t>
        </w:r>
      </w:fldSimple>
      <w:bookmarkEnd w:id="630"/>
      <w:r w:rsidRPr="0015417C">
        <w:t xml:space="preserve">. Mapy wejściowe </w:t>
      </w:r>
      <w:r w:rsidR="00A804DA" w:rsidRPr="0015417C">
        <w:t>drugiego</w:t>
      </w:r>
      <w:r w:rsidRPr="0015417C">
        <w:t xml:space="preserve"> eksperymentu modelu. </w:t>
      </w:r>
      <w:commentRangeStart w:id="631"/>
      <w:r w:rsidRPr="0015417C">
        <w:t>(A–</w:t>
      </w:r>
      <w:r w:rsidR="00590FBD">
        <w:t>C</w:t>
      </w:r>
      <w:r w:rsidRPr="0015417C">
        <w:t>)</w:t>
      </w:r>
      <w:commentRangeEnd w:id="631"/>
      <w:r w:rsidR="00F7493B" w:rsidRPr="0015417C">
        <w:rPr>
          <w:rStyle w:val="CommentReference"/>
          <w:sz w:val="20"/>
          <w:szCs w:val="18"/>
        </w:rPr>
        <w:commentReference w:id="631"/>
      </w:r>
      <w:r w:rsidRPr="0015417C">
        <w:t xml:space="preserve">: (A) temperatura, (B) </w:t>
      </w:r>
      <w:r w:rsidR="003C713C">
        <w:t>wilgotność</w:t>
      </w:r>
      <w:r w:rsidRPr="0015417C">
        <w:t xml:space="preserve">, </w:t>
      </w:r>
      <w:r w:rsidR="001D223E" w:rsidRPr="0015417C">
        <w:t>(</w:t>
      </w:r>
      <w:r w:rsidR="00590FBD">
        <w:t>C</w:t>
      </w:r>
      <w:r w:rsidR="001D223E" w:rsidRPr="0015417C">
        <w:t>) wysokość</w:t>
      </w:r>
    </w:p>
    <w:p w14:paraId="6BA3B933" w14:textId="03F60468" w:rsidR="00480894" w:rsidRDefault="00480894" w:rsidP="008B4D4E">
      <w:pPr>
        <w:pStyle w:val="Caption"/>
      </w:pPr>
      <w:r w:rsidRPr="0015417C">
        <w:t xml:space="preserve">Źródło: </w:t>
      </w:r>
      <w:r w:rsidR="00760E4D" w:rsidRPr="0015417C">
        <w:t>o</w:t>
      </w:r>
      <w:r w:rsidRPr="0015417C">
        <w:t>pracowanie własne</w:t>
      </w:r>
      <w:r w:rsidR="001D223E">
        <w:t>.</w:t>
      </w:r>
    </w:p>
    <w:p w14:paraId="50CB9B99" w14:textId="77777777" w:rsidR="0015417C" w:rsidRPr="0015417C" w:rsidRDefault="0015417C" w:rsidP="00910748"/>
    <w:p w14:paraId="64CE54F2" w14:textId="22D154EF" w:rsidR="00912CD8" w:rsidRPr="0015417C" w:rsidRDefault="0017043A" w:rsidP="00910748">
      <w:pPr>
        <w:pStyle w:val="Caption"/>
      </w:pPr>
      <w:r>
        <w:rPr>
          <w:noProof/>
        </w:rPr>
        <w:drawing>
          <wp:inline distT="0" distB="0" distL="0" distR="0" wp14:anchorId="7E4046B9" wp14:editId="69DF9458">
            <wp:extent cx="2880000" cy="2880000"/>
            <wp:effectExtent l="0" t="0" r="0" b="0"/>
            <wp:docPr id="1478799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2F6C3396" w14:textId="1E90150A" w:rsidR="00C75530" w:rsidRPr="0015417C" w:rsidRDefault="00C75530" w:rsidP="00BA0A01">
      <w:pPr>
        <w:pStyle w:val="Caption"/>
      </w:pPr>
      <w:r w:rsidRPr="0015417C">
        <w:t xml:space="preserve">Rys. </w:t>
      </w:r>
      <w:fldSimple w:instr=" SEQ Rys. \* ARABIC ">
        <w:r w:rsidR="00314143">
          <w:rPr>
            <w:noProof/>
          </w:rPr>
          <w:t>10</w:t>
        </w:r>
      </w:fldSimple>
      <w:r w:rsidRPr="0015417C">
        <w:t xml:space="preserve">. </w:t>
      </w:r>
      <w:r w:rsidR="00912CD8" w:rsidRPr="0015417C">
        <w:t xml:space="preserve">Mapa wegetacji startowej powstałej z map wejściowych </w:t>
      </w:r>
      <w:r w:rsidR="00DC4DE0">
        <w:t>przedstawionych na rysunku 9</w:t>
      </w:r>
      <w:r w:rsidR="0017043A">
        <w:t xml:space="preserve">. </w:t>
      </w:r>
      <w:r w:rsidR="0017043A">
        <w:t>Znakiem X została zaznaczona pozycja startowa agenta</w:t>
      </w:r>
    </w:p>
    <w:p w14:paraId="5F0C78C6" w14:textId="0ED11664" w:rsidR="00605EBA" w:rsidRPr="0015417C" w:rsidRDefault="00605EBA" w:rsidP="00FB6B77">
      <w:pPr>
        <w:pStyle w:val="Caption"/>
      </w:pPr>
      <w:r w:rsidRPr="0015417C">
        <w:t xml:space="preserve">Źródło: </w:t>
      </w:r>
      <w:r w:rsidR="00760E4D" w:rsidRPr="0015417C">
        <w:t>o</w:t>
      </w:r>
      <w:r w:rsidRPr="0015417C">
        <w:t>pracowanie własne (zmodyfikowany zrzut ekranu z aplikacji)</w:t>
      </w:r>
      <w:r w:rsidR="001D223E">
        <w:t>.</w:t>
      </w:r>
    </w:p>
    <w:p w14:paraId="4BFA8ED6" w14:textId="77777777" w:rsidR="00C75530" w:rsidRPr="001D731F" w:rsidRDefault="00C75530" w:rsidP="00C75530"/>
    <w:p w14:paraId="5E4C4EA6" w14:textId="298BBE16" w:rsidR="007E594D" w:rsidRDefault="005840FF" w:rsidP="005840FF">
      <w:pPr>
        <w:pStyle w:val="Heading3"/>
      </w:pPr>
      <w:bookmarkStart w:id="632" w:name="_Toc219827888"/>
      <w:r w:rsidRPr="005840FF">
        <w:t>Wzrost populacji i szybka stabilizacja układu</w:t>
      </w:r>
      <w:bookmarkEnd w:id="632"/>
    </w:p>
    <w:p w14:paraId="2828668A" w14:textId="78B2CF18" w:rsidR="005840FF" w:rsidRDefault="005840FF" w:rsidP="00FD1804">
      <w:pPr>
        <w:spacing w:line="360" w:lineRule="auto"/>
      </w:pPr>
      <w:r w:rsidRPr="005840FF">
        <w:t>W początkowej fazie symulacji zaobserwowano gwałtowny wzrost liczebności populacji, przy czym główna aktywność eksploracyjna przebiegała wzdłuż rzeki. W porównaniu do pierwszego eksperymentu kolonizacja przestrzeni następowała znacznie szybciej, co wynikało z braku wąskich gardeł migracyjnych i łatwej dostępności terenu.</w:t>
      </w:r>
    </w:p>
    <w:p w14:paraId="79C60C50" w14:textId="0A15A874" w:rsidR="00E34896" w:rsidRDefault="00E34896" w:rsidP="00E34896">
      <w:pPr>
        <w:spacing w:line="360" w:lineRule="auto"/>
      </w:pPr>
      <w:r>
        <w:t xml:space="preserve">Na rysunku 11 </w:t>
      </w:r>
      <w:r w:rsidR="002C4670">
        <w:t>obser</w:t>
      </w:r>
      <w:r w:rsidR="002C5744">
        <w:t>w</w:t>
      </w:r>
      <w:r w:rsidR="002C4670">
        <w:t>u</w:t>
      </w:r>
      <w:r w:rsidR="00FA2C6F">
        <w:t>jemy</w:t>
      </w:r>
      <w:r>
        <w:t xml:space="preserve">, że </w:t>
      </w:r>
      <w:r w:rsidRPr="00FD1804">
        <w:t xml:space="preserve">symulacja </w:t>
      </w:r>
      <w:r>
        <w:t xml:space="preserve">szybko weszła </w:t>
      </w:r>
      <w:r w:rsidRPr="00FD1804">
        <w:t>w stan quasi-stacjonarny, w którym zarówno liczebność populacji</w:t>
      </w:r>
      <w:r>
        <w:t xml:space="preserve">, </w:t>
      </w:r>
      <w:r w:rsidRPr="00F1497C">
        <w:t>statystyki energii i adaptacji</w:t>
      </w:r>
      <w:r>
        <w:t xml:space="preserve"> </w:t>
      </w:r>
      <w:r w:rsidRPr="00FD1804">
        <w:t>ulegały jedynie niewielkim wahaniom. W dalszym przebiegu obserwowano oscylacje o małej amplitudzie, bez istotnych zmian w strukturze zasiedlenia mapy, co wskazuje na szybkie osiągnięcie równowagi między presją zasobową a mechanizmami reprodukcji i śmiertelności.</w:t>
      </w:r>
    </w:p>
    <w:p w14:paraId="44579E05" w14:textId="77777777" w:rsidR="00C728A0" w:rsidRDefault="00C728A0" w:rsidP="00FD1804">
      <w:pPr>
        <w:spacing w:line="360" w:lineRule="auto"/>
      </w:pPr>
    </w:p>
    <w:p w14:paraId="1949891E" w14:textId="77777777" w:rsidR="0015417C" w:rsidRPr="0015417C" w:rsidRDefault="00E273A6" w:rsidP="0015417C">
      <w:pPr>
        <w:pStyle w:val="Caption"/>
      </w:pPr>
      <w:bookmarkStart w:id="633" w:name="_Ref219645427"/>
      <w:r w:rsidRPr="008829A9">
        <w:rPr>
          <w:noProof/>
        </w:rPr>
        <w:drawing>
          <wp:inline distT="0" distB="0" distL="0" distR="0" wp14:anchorId="26B8C797" wp14:editId="381261AB">
            <wp:extent cx="5400000" cy="3156300"/>
            <wp:effectExtent l="0" t="0" r="0" b="6350"/>
            <wp:docPr id="5249727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00" cy="3156300"/>
                    </a:xfrm>
                    <a:prstGeom prst="rect">
                      <a:avLst/>
                    </a:prstGeom>
                    <a:noFill/>
                    <a:ln>
                      <a:noFill/>
                    </a:ln>
                  </pic:spPr>
                </pic:pic>
              </a:graphicData>
            </a:graphic>
          </wp:inline>
        </w:drawing>
      </w:r>
    </w:p>
    <w:p w14:paraId="1ECC6BA6" w14:textId="50B1FA9D" w:rsidR="002030CA" w:rsidRPr="0015417C" w:rsidRDefault="002B32F2" w:rsidP="0015417C">
      <w:pPr>
        <w:pStyle w:val="Caption"/>
      </w:pPr>
      <w:r w:rsidRPr="0015417C">
        <w:t xml:space="preserve">Rys. </w:t>
      </w:r>
      <w:fldSimple w:instr=" SEQ Rys. \* ARABIC ">
        <w:r w:rsidR="00314143">
          <w:rPr>
            <w:noProof/>
          </w:rPr>
          <w:t>11</w:t>
        </w:r>
      </w:fldSimple>
      <w:bookmarkEnd w:id="633"/>
      <w:r w:rsidRPr="0015417C">
        <w:t>. Zmiana liczebności populacji w kolejnych iteracjach – eksperyment walidacyjny</w:t>
      </w:r>
      <w:r w:rsidR="002030CA" w:rsidRPr="0015417C">
        <w:t xml:space="preserve"> </w:t>
      </w:r>
    </w:p>
    <w:p w14:paraId="4A4BEFF4" w14:textId="2280F4B8" w:rsidR="00C728A0" w:rsidRPr="0015417C" w:rsidRDefault="002030CA" w:rsidP="00E90FD6">
      <w:pPr>
        <w:pStyle w:val="Caption"/>
      </w:pPr>
      <w:r w:rsidRPr="0015417C">
        <w:t>Źródło: opracowanie własne.</w:t>
      </w:r>
    </w:p>
    <w:p w14:paraId="4EA3EDDE" w14:textId="77777777" w:rsidR="00B62651" w:rsidRPr="00B62651" w:rsidRDefault="00B62651" w:rsidP="00B62651">
      <w:pPr>
        <w:spacing w:line="360" w:lineRule="auto"/>
        <w:jc w:val="center"/>
        <w:rPr>
          <w:sz w:val="20"/>
          <w:szCs w:val="20"/>
        </w:rPr>
      </w:pPr>
    </w:p>
    <w:p w14:paraId="5B9D8502" w14:textId="08E9C8AF" w:rsidR="005D2559" w:rsidRDefault="005D2559" w:rsidP="005D2559">
      <w:pPr>
        <w:pStyle w:val="Heading3"/>
      </w:pPr>
      <w:bookmarkStart w:id="634" w:name="_Toc219827889"/>
      <w:r w:rsidRPr="005D2559">
        <w:t>Rozmieszczenie przestrzenne populacji i rola gradientu środowiskowego</w:t>
      </w:r>
      <w:bookmarkEnd w:id="634"/>
    </w:p>
    <w:p w14:paraId="7401F05F" w14:textId="09010670" w:rsidR="00E90E71" w:rsidRDefault="005D2559" w:rsidP="002715B3">
      <w:pPr>
        <w:spacing w:line="360" w:lineRule="auto"/>
      </w:pPr>
      <w:r w:rsidRPr="005D2559">
        <w:t xml:space="preserve">W odróżnieniu od środowiska „labiryntowego”, w drugim eksperymencie brak fizycznych barier powodował, że granice pomiędzy obszarami zasiedlenia nie były determinowane geometrią mapy, </w:t>
      </w:r>
      <w:r w:rsidR="009A0DB2" w:rsidRPr="009A0DB2">
        <w:t>lecz przede wszystkim jakością środowiska</w:t>
      </w:r>
      <w:r w:rsidRPr="005D2559">
        <w:t>.</w:t>
      </w:r>
    </w:p>
    <w:p w14:paraId="00448332" w14:textId="3C4D4794" w:rsidR="00745B34" w:rsidRPr="00D50143" w:rsidRDefault="00E8773B" w:rsidP="002715B3">
      <w:pPr>
        <w:spacing w:line="360" w:lineRule="auto"/>
      </w:pPr>
      <w:r>
        <w:t xml:space="preserve">Na rysunku 12 przedstawiono końcowy rozkład populacji, który potwierdza, że </w:t>
      </w:r>
      <w:r w:rsidR="00185DE5">
        <w:t>naj</w:t>
      </w:r>
      <w:r>
        <w:t>w</w:t>
      </w:r>
      <w:r w:rsidR="00745B34" w:rsidRPr="005D2559">
        <w:t>iększ</w:t>
      </w:r>
      <w:r w:rsidR="00185DE5">
        <w:t>ą gęstość zaludnienia</w:t>
      </w:r>
      <w:r w:rsidR="00745B34" w:rsidRPr="005D2559" w:rsidDel="00185DE5">
        <w:t xml:space="preserve"> </w:t>
      </w:r>
      <w:r w:rsidR="00185DE5">
        <w:t xml:space="preserve">zaobserwowano </w:t>
      </w:r>
      <w:r w:rsidR="00745B34" w:rsidRPr="005D2559">
        <w:t>wzdłuż rzeki</w:t>
      </w:r>
      <w:r w:rsidR="00745B34" w:rsidRPr="005D2559">
        <w:t>.</w:t>
      </w:r>
      <w:r w:rsidR="00745B34" w:rsidRPr="005D2559">
        <w:t xml:space="preserve"> Wraz z oddalaniem się od rzeki liczebność populacji malała, a w skrajnie niekorzystnych obszarach (zwłaszcza w rejonach wzgórz) populacja nie utrzymywała się w sposób trwały. Charakterystyczne było również to, że agenci niechętnie eksplorowali skrajne obszary mapy – w kierunku regionów o bardzo niskich zasobach – mimo że nie istniały przeszkody uniemożliwiające fizyczne dotarcie do tych miejsc.</w:t>
      </w:r>
      <w:r w:rsidR="00AE0C86">
        <w:t xml:space="preserve"> </w:t>
      </w:r>
      <w:r w:rsidR="00AE0C86" w:rsidRPr="00124553">
        <w:t>W praktyce widoczne było więc powstanie „pasa życia” wzdłuż rzeki oraz stopniowe rozrzedzenie populacji w miarę pogarszania się warunków. Jest to spójne z interpretacją modelu: przy braku barier topologicznych ostatecznym ograniczeniem staje się bilans energetyczny wynikający z jakości zasobów, kosztów ruchu oraz konkurencji lokalnej.</w:t>
      </w:r>
    </w:p>
    <w:p w14:paraId="16612FBF" w14:textId="77777777" w:rsidR="0015417C" w:rsidRDefault="00E90E71" w:rsidP="0015417C">
      <w:pPr>
        <w:pStyle w:val="Caption"/>
      </w:pPr>
      <w:r w:rsidRPr="002B7F1B">
        <w:rPr>
          <w:noProof/>
        </w:rPr>
        <w:lastRenderedPageBreak/>
        <w:drawing>
          <wp:inline distT="0" distB="0" distL="0" distR="0" wp14:anchorId="2D2EA503" wp14:editId="3A96FA82">
            <wp:extent cx="2880000" cy="2880000"/>
            <wp:effectExtent l="0" t="0" r="0" b="0"/>
            <wp:docPr id="54734727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7B4BBA4E" w14:textId="00413476" w:rsidR="0013057B" w:rsidRPr="0015417C" w:rsidRDefault="0013057B" w:rsidP="0015417C">
      <w:pPr>
        <w:pStyle w:val="Caption"/>
      </w:pPr>
      <w:r w:rsidRPr="0015417C">
        <w:t xml:space="preserve">Rys. </w:t>
      </w:r>
      <w:fldSimple w:instr=" SEQ Rys. \* ARABIC ">
        <w:r w:rsidR="00314143">
          <w:rPr>
            <w:noProof/>
          </w:rPr>
          <w:t>12</w:t>
        </w:r>
      </w:fldSimple>
      <w:r w:rsidRPr="0015417C">
        <w:t xml:space="preserve">. Rozkład populacji. </w:t>
      </w:r>
      <w:r w:rsidR="002523F7" w:rsidRPr="0015417C">
        <w:t>Ostatnia iteracja symulacji</w:t>
      </w:r>
    </w:p>
    <w:p w14:paraId="1A4566E7" w14:textId="28EDCFA2" w:rsidR="00605EBA" w:rsidRPr="0015417C" w:rsidRDefault="00605EBA" w:rsidP="004B4C97">
      <w:pPr>
        <w:pStyle w:val="Caption"/>
      </w:pPr>
      <w:r w:rsidRPr="0015417C">
        <w:t xml:space="preserve">Źródło: </w:t>
      </w:r>
      <w:r w:rsidR="00FE2076" w:rsidRPr="0015417C">
        <w:t>o</w:t>
      </w:r>
      <w:r w:rsidRPr="0015417C">
        <w:t>pracowanie własne (zmodyfikowany zrzut ekranu z aplikacji)</w:t>
      </w:r>
    </w:p>
    <w:p w14:paraId="364E55C7" w14:textId="77777777" w:rsidR="0013057B" w:rsidRPr="0013057B" w:rsidRDefault="0013057B" w:rsidP="0013057B">
      <w:pPr>
        <w:spacing w:line="360" w:lineRule="auto"/>
        <w:jc w:val="center"/>
        <w:rPr>
          <w:sz w:val="20"/>
          <w:szCs w:val="20"/>
        </w:rPr>
      </w:pPr>
    </w:p>
    <w:p w14:paraId="15BA6CD1" w14:textId="71977849" w:rsidR="00FA11F7" w:rsidRDefault="00FA11F7" w:rsidP="009F3414">
      <w:pPr>
        <w:pStyle w:val="Heading3"/>
      </w:pPr>
      <w:bookmarkStart w:id="635" w:name="_Toc219738143"/>
      <w:bookmarkStart w:id="636" w:name="_Toc219738904"/>
      <w:bookmarkStart w:id="637" w:name="_Toc219740830"/>
      <w:bookmarkStart w:id="638" w:name="_Toc219827890"/>
      <w:bookmarkEnd w:id="635"/>
      <w:bookmarkEnd w:id="636"/>
      <w:bookmarkEnd w:id="637"/>
      <w:r w:rsidRPr="00FA11F7">
        <w:t>Zróżnicowanie energii i mieszanie populacji</w:t>
      </w:r>
      <w:bookmarkEnd w:id="638"/>
    </w:p>
    <w:p w14:paraId="62EC6209" w14:textId="0CB10015" w:rsidR="00324F0A" w:rsidRDefault="004278DE" w:rsidP="009F3414">
      <w:pPr>
        <w:spacing w:line="360" w:lineRule="auto"/>
      </w:pPr>
      <w:r>
        <w:t>N</w:t>
      </w:r>
      <w:r w:rsidRPr="004278DE">
        <w:t xml:space="preserve">ajwyższe wartości energii występowały bezpośrednio w pobliżu rzeki, natomiast w obszarach </w:t>
      </w:r>
      <w:r w:rsidR="008D19B4" w:rsidRPr="004278DE">
        <w:t>pozarzecznych</w:t>
      </w:r>
      <w:r w:rsidRPr="004278DE">
        <w:t xml:space="preserve"> obserwowano wyraźny spadek energii agentów. Oddalając się od rzeki można było zauważyć </w:t>
      </w:r>
      <w:r w:rsidR="0058401D" w:rsidRPr="0058401D">
        <w:t xml:space="preserve">wyraźne </w:t>
      </w:r>
      <w:r w:rsidRPr="004278DE">
        <w:t xml:space="preserve">obniżenie typowego poziomu energii (silniejsze na południu niż na północy), co potwierdza, że rzeka pełni rolę dominującej niszy o wysokiej jakości. </w:t>
      </w:r>
      <w:r w:rsidR="00D8337B">
        <w:t>Stan te</w:t>
      </w:r>
      <w:r w:rsidR="00FD2042">
        <w:t>n</w:t>
      </w:r>
      <w:r w:rsidR="00D8337B">
        <w:t xml:space="preserve"> został odzwierciedlony na rysunku 13, przedstawiającym ostatnią iterację symulacji.</w:t>
      </w:r>
    </w:p>
    <w:p w14:paraId="07603BD8" w14:textId="337D86AA" w:rsidR="00FD09BC" w:rsidRDefault="00FD09BC">
      <w:pPr>
        <w:jc w:val="left"/>
        <w:rPr>
          <w:b/>
          <w:bCs/>
          <w:color w:val="5B9BD5" w:themeColor="accent1"/>
          <w:sz w:val="20"/>
          <w:szCs w:val="18"/>
        </w:rPr>
      </w:pPr>
    </w:p>
    <w:p w14:paraId="62FD0BB9" w14:textId="77777777" w:rsidR="000D6C79" w:rsidRPr="0015417C" w:rsidRDefault="00FD09BC" w:rsidP="0015417C">
      <w:pPr>
        <w:pStyle w:val="Caption"/>
      </w:pPr>
      <w:r w:rsidRPr="006F218A">
        <w:rPr>
          <w:noProof/>
        </w:rPr>
        <w:drawing>
          <wp:inline distT="0" distB="0" distL="0" distR="0" wp14:anchorId="3815BFF9" wp14:editId="371372FE">
            <wp:extent cx="2880000" cy="2880000"/>
            <wp:effectExtent l="0" t="0" r="0" b="0"/>
            <wp:docPr id="683530658"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3900E738" w14:textId="2C662DB9" w:rsidR="00324F0A" w:rsidRPr="0015417C" w:rsidRDefault="00306A1E" w:rsidP="0015417C">
      <w:pPr>
        <w:pStyle w:val="Caption"/>
      </w:pPr>
      <w:r w:rsidRPr="0015417C">
        <w:t xml:space="preserve">Rys. </w:t>
      </w:r>
      <w:fldSimple w:instr=" SEQ Rys. \* ARABIC ">
        <w:r w:rsidR="00314143">
          <w:rPr>
            <w:noProof/>
          </w:rPr>
          <w:t>13</w:t>
        </w:r>
      </w:fldSimple>
      <w:r w:rsidRPr="0015417C">
        <w:t>. Średni stan energii agentów w komórkach. Ostatnia iteracja symulacji. Ciemniejszy kolor oznacza wyższą wartość</w:t>
      </w:r>
    </w:p>
    <w:p w14:paraId="6244F215" w14:textId="77777777" w:rsidR="00605EBA" w:rsidRPr="0015417C" w:rsidRDefault="00605EBA" w:rsidP="0015417C">
      <w:pPr>
        <w:pStyle w:val="Caption"/>
      </w:pPr>
      <w:r w:rsidRPr="0015417C">
        <w:t>Źródło: Opracowanie własne (zmodyfikowany zrzut ekranu z aplikacji)</w:t>
      </w:r>
    </w:p>
    <w:p w14:paraId="72116462" w14:textId="77777777" w:rsidR="000D6C79" w:rsidRPr="000D6C79" w:rsidRDefault="000D6C79" w:rsidP="00A46EF8"/>
    <w:p w14:paraId="5ABD0B8F" w14:textId="29A51D32" w:rsidR="00FA11F7" w:rsidRDefault="004278DE" w:rsidP="00312D9A">
      <w:pPr>
        <w:spacing w:line="360" w:lineRule="auto"/>
      </w:pPr>
      <w:r w:rsidRPr="004278DE">
        <w:t>Jednocześnie interesującą cechą środowiska gradientowego była duża zmienność energii w regionach ubogich: obok agentów o niskiej energii pojawiały się również osobniki o energii bardzo niskiej, co wskazuje na współistnienie wielu strategii przetrwania w warunkach ograniczonych zasobów</w:t>
      </w:r>
      <w:r w:rsidR="00BE038B">
        <w:t xml:space="preserve">. </w:t>
      </w:r>
      <w:r w:rsidR="00EC6FBE">
        <w:t>Na rysunku 14</w:t>
      </w:r>
      <w:r w:rsidR="00BE038B">
        <w:t xml:space="preserve"> </w:t>
      </w:r>
      <w:r w:rsidR="00EC6FBE">
        <w:t xml:space="preserve">można zaobserwować </w:t>
      </w:r>
      <w:r w:rsidR="008E65CC">
        <w:t>jeszcze większy roz</w:t>
      </w:r>
      <w:r w:rsidR="00E64ADC">
        <w:t>rzut</w:t>
      </w:r>
      <w:r w:rsidR="009E7D5A">
        <w:t xml:space="preserve"> wartości</w:t>
      </w:r>
      <w:r w:rsidR="008E65CC">
        <w:t xml:space="preserve"> energii niż w </w:t>
      </w:r>
      <w:r w:rsidR="00176C59">
        <w:t>pierwszym eksperymencie (</w:t>
      </w:r>
      <w:r w:rsidR="00312D9A">
        <w:t>rysunek 6</w:t>
      </w:r>
      <w:r w:rsidR="00176C59">
        <w:t>)</w:t>
      </w:r>
      <w:r w:rsidR="004B3C1C">
        <w:t xml:space="preserve">. </w:t>
      </w:r>
      <w:r w:rsidR="002F01D4">
        <w:t xml:space="preserve">10% najsilniejszych osobników </w:t>
      </w:r>
      <w:r w:rsidR="008E6CD3">
        <w:t>jeszcze bardziej zawyża średnia</w:t>
      </w:r>
      <w:r w:rsidR="00AE6DE8">
        <w:t>, która mimo wszystko pozostaje poniżej mediany co sugeruje obecność mniejszej populacji agentów o skrajnie niskiej energii</w:t>
      </w:r>
      <w:r w:rsidRPr="004278DE">
        <w:t>.</w:t>
      </w:r>
    </w:p>
    <w:p w14:paraId="14C024EE" w14:textId="77777777" w:rsidR="005C74B9" w:rsidRDefault="005C74B9" w:rsidP="00312D9A">
      <w:pPr>
        <w:spacing w:line="360" w:lineRule="auto"/>
      </w:pPr>
    </w:p>
    <w:p w14:paraId="46F6B891" w14:textId="12AF76CC" w:rsidR="005C74B9" w:rsidRPr="00FD09BC" w:rsidRDefault="005C74B9" w:rsidP="005C74B9">
      <w:pPr>
        <w:pStyle w:val="Caption"/>
        <w:rPr>
          <w:szCs w:val="20"/>
        </w:rPr>
      </w:pPr>
      <w:r w:rsidRPr="00370E0E">
        <w:rPr>
          <w:noProof/>
          <w:lang w:val="en-GB"/>
        </w:rPr>
        <w:drawing>
          <wp:inline distT="0" distB="0" distL="0" distR="0" wp14:anchorId="795C8DEF" wp14:editId="23579B3B">
            <wp:extent cx="5400000" cy="3156300"/>
            <wp:effectExtent l="0" t="0" r="0" b="6350"/>
            <wp:docPr id="2728079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3156300"/>
                    </a:xfrm>
                    <a:prstGeom prst="rect">
                      <a:avLst/>
                    </a:prstGeom>
                    <a:noFill/>
                    <a:ln>
                      <a:noFill/>
                    </a:ln>
                  </pic:spPr>
                </pic:pic>
              </a:graphicData>
            </a:graphic>
          </wp:inline>
        </w:drawing>
      </w:r>
    </w:p>
    <w:p w14:paraId="02136B52" w14:textId="77777777" w:rsidR="005C74B9" w:rsidRPr="00FD09BC" w:rsidRDefault="005C74B9" w:rsidP="005C74B9">
      <w:pPr>
        <w:pStyle w:val="Caption"/>
      </w:pPr>
      <w:bookmarkStart w:id="639" w:name="_Ref219646688"/>
      <w:r>
        <w:t xml:space="preserve">Rys. </w:t>
      </w:r>
      <w:r>
        <w:fldChar w:fldCharType="begin"/>
      </w:r>
      <w:r>
        <w:instrText xml:space="preserve"> SEQ Rys. \* ARABIC </w:instrText>
      </w:r>
      <w:r>
        <w:fldChar w:fldCharType="separate"/>
      </w:r>
      <w:r>
        <w:rPr>
          <w:noProof/>
        </w:rPr>
        <w:t>14</w:t>
      </w:r>
      <w:r>
        <w:fldChar w:fldCharType="end"/>
      </w:r>
      <w:bookmarkEnd w:id="639"/>
      <w:r>
        <w:t xml:space="preserve">. </w:t>
      </w:r>
      <w:r w:rsidRPr="00E95F66">
        <w:t>Zmiana energii w kolejnych iteracjach - drugi eksperyment</w:t>
      </w:r>
      <w:r>
        <w:t xml:space="preserve"> </w:t>
      </w:r>
    </w:p>
    <w:p w14:paraId="3E08D7B2" w14:textId="77777777" w:rsidR="005C74B9" w:rsidRPr="008E4078" w:rsidRDefault="005C74B9" w:rsidP="005C74B9">
      <w:pPr>
        <w:pStyle w:val="Caption"/>
        <w:rPr>
          <w:szCs w:val="20"/>
        </w:rPr>
      </w:pPr>
      <w:r w:rsidRPr="007653D5">
        <w:rPr>
          <w:szCs w:val="20"/>
        </w:rPr>
        <w:t xml:space="preserve">Źródło: </w:t>
      </w:r>
      <w:r>
        <w:rPr>
          <w:szCs w:val="20"/>
        </w:rPr>
        <w:t>o</w:t>
      </w:r>
      <w:r w:rsidRPr="007653D5">
        <w:rPr>
          <w:szCs w:val="20"/>
        </w:rPr>
        <w:t>pracowanie własne</w:t>
      </w:r>
      <w:r>
        <w:rPr>
          <w:szCs w:val="20"/>
        </w:rPr>
        <w:t>.</w:t>
      </w:r>
    </w:p>
    <w:p w14:paraId="15BF1BAC" w14:textId="74479643" w:rsidR="005C74B9" w:rsidRDefault="005C74B9" w:rsidP="00905F27">
      <w:pPr>
        <w:spacing w:line="360" w:lineRule="auto"/>
      </w:pPr>
    </w:p>
    <w:p w14:paraId="2556F518" w14:textId="262BF1FE" w:rsidR="008369E6" w:rsidRDefault="008369E6" w:rsidP="009F3414">
      <w:pPr>
        <w:spacing w:line="360" w:lineRule="auto"/>
      </w:pPr>
      <w:r w:rsidRPr="008369E6">
        <w:t>Zaobserwowano także zjawisko asymetrycznej migracji: częste były „wycieczki” mieszkańców rzeki w kierunku obszarów ubogich, po których następował powrót lub śmierć z głodu, natomiast osobniki z terenów ubogich relatywnie rzadko przemieszczały się w kierunku rzeki. Jedną z możliwych interpretacji jest rola konkurencji i ryzyka: agenci funkcjonujący w zasobnej niszy wzdłuż rzeki budują większy margines energetyczny, który pozwala im ponosić koszty czasowego niedopasowania do środowiska oraz okresowego braku pożywienia podczas eksploracji. Dla osobników z terenów ubogich margines ten jest mniejszy, a wejście w strefę wysokiej konkurencji w pobliżu rzeki może oznaczać brak dostępu do pożywienia przez kilka tur, co w warunkach niskiej energii istotnie zwiększa ryzyko śmierci.</w:t>
      </w:r>
    </w:p>
    <w:p w14:paraId="25CA072B" w14:textId="0D1F352F" w:rsidR="00B12B61" w:rsidRDefault="00B12B61" w:rsidP="009F3414">
      <w:pPr>
        <w:spacing w:line="360" w:lineRule="auto"/>
      </w:pPr>
      <w:r w:rsidRPr="00B12B61">
        <w:lastRenderedPageBreak/>
        <w:t xml:space="preserve">Brak barier fizycznych skutkował również silniejszym „mieszaniem” osobników pomiędzy obszarami o zbliżonej jakości (np. na równinach </w:t>
      </w:r>
      <w:r w:rsidR="00F84B39" w:rsidRPr="00B12B61">
        <w:t>pozarzecznych</w:t>
      </w:r>
      <w:r w:rsidRPr="00B12B61">
        <w:t>). W porównaniu do pierwszego eksperymentu, gdzie izolacja przestrzenna sprzyjała utrzymaniu wyraźnych podziałów populacji, w środowisku gradientowym granice te były mniej ostre: mimo że populacja preferowała obszary o korzystniejszych warunkach, ruch i eksploracja prowadziły do częstszego występowania osobników „nietypowych” dla danego miejsca (np. jednostek o bardzo niskiej energii pojawiających się okresowo w pobliżu rzeki).</w:t>
      </w:r>
    </w:p>
    <w:p w14:paraId="27703E00" w14:textId="523B530F" w:rsidR="00B12B61" w:rsidRDefault="00B12B61" w:rsidP="009F3414">
      <w:pPr>
        <w:pStyle w:val="Heading3"/>
      </w:pPr>
      <w:bookmarkStart w:id="640" w:name="_Toc219827891"/>
      <w:r w:rsidRPr="00B12B61">
        <w:t>Adaptacja abiotyczna w środowisku bez barier</w:t>
      </w:r>
      <w:bookmarkEnd w:id="640"/>
    </w:p>
    <w:p w14:paraId="03C48B68" w14:textId="39BE1B1C" w:rsidR="0064038F" w:rsidRDefault="0064038F" w:rsidP="0064038F">
      <w:pPr>
        <w:spacing w:line="360" w:lineRule="auto"/>
      </w:pPr>
      <w:r>
        <w:t xml:space="preserve">W drugim eksperymencie średni poziom adaptacji globalnej był nieznacznie niższy niż w </w:t>
      </w:r>
      <w:r w:rsidR="00CF75BB">
        <w:t xml:space="preserve">pierwszym </w:t>
      </w:r>
      <w:r>
        <w:t>(około 93% wobec ~95%)</w:t>
      </w:r>
      <w:ins w:id="641" w:author="Filip Rak" w:date="2026-01-20T18:11:00Z" w16du:dateUtc="2026-01-20T17:11:00Z">
        <w:r w:rsidR="005B7D2F">
          <w:t xml:space="preserve"> </w:t>
        </w:r>
      </w:ins>
      <w:customXmlInsRangeStart w:id="642" w:author="Filip Rak" w:date="2026-01-20T18:11:00Z"/>
      <w:sdt>
        <w:sdtPr>
          <w:id w:val="928693562"/>
          <w:citation/>
        </w:sdtPr>
        <w:sdtContent>
          <w:customXmlInsRangeEnd w:id="642"/>
          <w:ins w:id="643" w:author="Filip Rak" w:date="2026-01-20T18:11:00Z" w16du:dateUtc="2026-01-20T17:11:00Z">
            <w:r w:rsidR="005B7D2F">
              <w:fldChar w:fldCharType="begin"/>
            </w:r>
            <w:r w:rsidR="005B7D2F">
              <w:rPr>
                <w:lang w:val="en-GB"/>
              </w:rPr>
              <w:instrText xml:space="preserve"> CITATION Fil261 \l 2057 </w:instrText>
            </w:r>
          </w:ins>
          <w:r w:rsidR="005B7D2F">
            <w:fldChar w:fldCharType="separate"/>
          </w:r>
          <w:r w:rsidR="00E61687" w:rsidRPr="00E61687">
            <w:rPr>
              <w:noProof/>
              <w:lang w:val="en-GB"/>
            </w:rPr>
            <w:t>[25]</w:t>
          </w:r>
          <w:ins w:id="644" w:author="Filip Rak" w:date="2026-01-20T18:11:00Z" w16du:dateUtc="2026-01-20T17:11:00Z">
            <w:r w:rsidR="005B7D2F">
              <w:fldChar w:fldCharType="end"/>
            </w:r>
          </w:ins>
          <w:customXmlInsRangeStart w:id="645" w:author="Filip Rak" w:date="2026-01-20T18:11:00Z"/>
        </w:sdtContent>
      </w:sdt>
      <w:customXmlInsRangeEnd w:id="645"/>
      <w:r>
        <w:t>. Analiza rozkładu przestrzennego adaptacji wskazuje jednak, że obniżenie to nie wynika z prostego gradientu odległości od rzeki, lecz z odmiennego charakteru funkcjonowania populacji poza główną niszą zasobową. W obszarach pozarzecznych poziom adaptacji był wyraźnie bardziej zróżnicowany i „wymieszany” przestrzennie, co można interpretować jako efekt bardziej koczowniczego trybu życia: agenci konsumują lokalne zasoby, po czym przemieszczają się dalej, często wchodząc w regiony o odmiennych parametrach środowiskowych, co prowadzi do obniżenia dopasowania.</w:t>
      </w:r>
    </w:p>
    <w:p w14:paraId="55FD248C" w14:textId="664BD61D" w:rsidR="00BD08FE" w:rsidRDefault="0064038F" w:rsidP="0064038F">
      <w:pPr>
        <w:spacing w:line="360" w:lineRule="auto"/>
      </w:pPr>
      <w:r>
        <w:t xml:space="preserve">Odmiennie kształtowała się sytuacja wzdłuż rzeki, gdzie wysoka dostępność zasobów oraz szybki odrost wegetacji sprzyjały osiadłemu trybowi życia. W tym przypadku presja selekcyjna nie polegała na ciągłej adaptacji do zmieniających się warunków, lecz na zdolności przetrwania okresów intensywnej konkurencji poprzez </w:t>
      </w:r>
      <w:r w:rsidR="00E3018C">
        <w:t>gromadzenie zapasów energii</w:t>
      </w:r>
      <w:r>
        <w:t xml:space="preserve">. W efekcie w skali całego układu obserwowany jest niższy poziom adaptacji uśrednionej, wynikający ze współistnienia stabilnej, dobrze dopasowanej populacji rzecznej oraz </w:t>
      </w:r>
      <w:r w:rsidR="0022469E">
        <w:t xml:space="preserve">bardziej </w:t>
      </w:r>
      <w:r w:rsidR="008D1CAA" w:rsidRPr="008D1CAA">
        <w:t>mobilnych subpopulacji</w:t>
      </w:r>
      <w:r w:rsidR="008D1CAA">
        <w:t xml:space="preserve"> </w:t>
      </w:r>
      <w:r>
        <w:t>funkcjonujących w warunkach mniej korzystnych.</w:t>
      </w:r>
    </w:p>
    <w:p w14:paraId="3B749681" w14:textId="46AF8F5A" w:rsidR="00BD08FE" w:rsidRDefault="00BD08FE" w:rsidP="009F3414">
      <w:pPr>
        <w:pStyle w:val="Heading3"/>
      </w:pPr>
      <w:bookmarkStart w:id="646" w:name="_Toc219827892"/>
      <w:r w:rsidRPr="00BD08FE">
        <w:t>Wniosek walidacyjny</w:t>
      </w:r>
      <w:bookmarkEnd w:id="646"/>
    </w:p>
    <w:p w14:paraId="2F01C8BA" w14:textId="7F6859A7" w:rsidR="009F3414" w:rsidRDefault="009F3414" w:rsidP="009F3414">
      <w:pPr>
        <w:spacing w:line="360" w:lineRule="auto"/>
      </w:pPr>
      <w:r w:rsidRPr="009F3414">
        <w:t>Drugi eksperyment potwierdził, że obserwowane w pierwszej symulacji zjawiska (kolonizacja, stabilizacja globalna, różnicowanie nisz) wynikają z mechanizmów modelu, a nie ze specyfiki pojedynczej mapy. W środowisku gradientowym, pozbawionym barier geometrycznych, struktura zasiedlenia była determinowana głównie jakością warunków środowiskowych, co stanowi spójny i oczekiwany rezultat w kontekście przyjętych założeń modelu.</w:t>
      </w:r>
    </w:p>
    <w:p w14:paraId="0A063318" w14:textId="68DB9D13" w:rsidR="001A5664" w:rsidRDefault="001A5664" w:rsidP="00272338">
      <w:pPr>
        <w:pStyle w:val="Heading2"/>
        <w:spacing w:line="360" w:lineRule="auto"/>
      </w:pPr>
      <w:bookmarkStart w:id="647" w:name="_Toc219827893"/>
      <w:r w:rsidRPr="001A5664">
        <w:lastRenderedPageBreak/>
        <w:t>Wnioski z oceny modelu ekosystemu</w:t>
      </w:r>
      <w:bookmarkEnd w:id="647"/>
    </w:p>
    <w:p w14:paraId="173FA2A4" w14:textId="30123380" w:rsidR="0014147E" w:rsidRDefault="0014147E" w:rsidP="00272338">
      <w:pPr>
        <w:spacing w:line="360" w:lineRule="auto"/>
      </w:pPr>
      <w:r>
        <w:t>Przeprowadzone eksperymenty symulacyjne pozwoliły ocenić zachowanie zaprojektowanego modelu ekosystemu w dwóch odmiennych scenariuszach środowiskowych: środowisku silnie restrykcyjnym przestrzennie oraz środowisku o łagodnych gradientach i wysokiej dostępności migracyjnej. W obu przypadkach zaobserwowano spójną i interpretowalną dynamikę populacji, wynikającą bezpośrednio z zaimplementowanych mechanizmów gospodarki energetycznej, selekcji abiotycznej oraz migracji.</w:t>
      </w:r>
    </w:p>
    <w:p w14:paraId="499FD909" w14:textId="6F2C2CD5" w:rsidR="0014147E" w:rsidRDefault="0014147E" w:rsidP="00272338">
      <w:pPr>
        <w:spacing w:line="360" w:lineRule="auto"/>
      </w:pPr>
      <w:r>
        <w:t>W pierwszym eksperymencie model wykazał zdolność do formowania wyraźnych nisz ekologicznych oraz trwałego zróżnicowania populacji w przestrzeni</w:t>
      </w:r>
      <w:ins w:id="648" w:author="Filip Rak" w:date="2026-01-20T18:36:00Z" w16du:dateUtc="2026-01-20T17:36:00Z">
        <w:r w:rsidR="00C72F4A" w:rsidRPr="00C72F4A">
          <w:t xml:space="preserve"> </w:t>
        </w:r>
      </w:ins>
      <w:customXmlInsRangeStart w:id="649" w:author="Filip Rak" w:date="2026-01-20T18:36:00Z"/>
      <w:sdt>
        <w:sdtPr>
          <w:id w:val="-379319259"/>
          <w:citation/>
        </w:sdtPr>
        <w:sdtContent>
          <w:customXmlInsRangeEnd w:id="649"/>
          <w:ins w:id="650" w:author="Filip Rak" w:date="2026-01-20T18:36:00Z" w16du:dateUtc="2026-01-20T17:36:00Z">
            <w:r w:rsidR="00C72F4A">
              <w:fldChar w:fldCharType="begin"/>
            </w:r>
            <w:r w:rsidR="00C72F4A">
              <w:rPr>
                <w:lang w:val="en-GB"/>
              </w:rPr>
              <w:instrText xml:space="preserve"> CITATION Hol09 \l 2057 </w:instrText>
            </w:r>
            <w:r w:rsidR="00C72F4A">
              <w:fldChar w:fldCharType="separate"/>
            </w:r>
          </w:ins>
          <w:r w:rsidR="00E61687" w:rsidRPr="00E61687">
            <w:rPr>
              <w:noProof/>
              <w:lang w:val="en-GB"/>
            </w:rPr>
            <w:t>[22]</w:t>
          </w:r>
          <w:ins w:id="651" w:author="Filip Rak" w:date="2026-01-20T18:36:00Z" w16du:dateUtc="2026-01-20T17:36:00Z">
            <w:r w:rsidR="00C72F4A">
              <w:fldChar w:fldCharType="end"/>
            </w:r>
          </w:ins>
          <w:customXmlInsRangeStart w:id="652" w:author="Filip Rak" w:date="2026-01-20T18:36:00Z"/>
        </w:sdtContent>
      </w:sdt>
      <w:customXmlInsRangeEnd w:id="652"/>
      <w:r>
        <w:t>. Ograniczona łączność między regionami środowiskowymi prowadziła do izolacji populacji, lokalnej adaptacji oraz powstawania stabilnych strategii przetrwania dostosowanych do jakości środowiska. Kolonizacja nowych nisz następowała rzadko i była uzależniona od pojawienia się osobników o odpowiednim potencjale energetycznym, co potwierdza rolę kosztów energetycznych jako skutecznego mechanizmu selekcyjnego. Jednoczesne współistnienie populacji funkcjonujących w warunkach bardzo sprzyjających oraz populacji przystosowanych do środowisk ubogich wskazuje na zdolność modelu do utrzymywania długoterminowej różnorodności strategii życiowych</w:t>
      </w:r>
      <w:ins w:id="653" w:author="Filip Rak" w:date="2026-01-20T18:28:00Z" w16du:dateUtc="2026-01-20T17:28:00Z">
        <w:r w:rsidR="008C5DDB">
          <w:t xml:space="preserve"> </w:t>
        </w:r>
      </w:ins>
      <w:customXmlInsRangeStart w:id="654" w:author="Filip Rak" w:date="2026-01-20T18:29:00Z"/>
      <w:sdt>
        <w:sdtPr>
          <w:id w:val="912896722"/>
          <w:citation/>
        </w:sdtPr>
        <w:sdtContent>
          <w:customXmlInsRangeEnd w:id="654"/>
          <w:ins w:id="655" w:author="Filip Rak" w:date="2026-01-20T18:29:00Z" w16du:dateUtc="2026-01-20T17:29:00Z">
            <w:r w:rsidR="008C5DDB">
              <w:fldChar w:fldCharType="begin"/>
            </w:r>
            <w:r w:rsidR="008C5DDB">
              <w:rPr>
                <w:lang w:val="en-GB"/>
              </w:rPr>
              <w:instrText xml:space="preserve"> CITATION Jab09 \l 2057 </w:instrText>
            </w:r>
          </w:ins>
          <w:r w:rsidR="008C5DDB">
            <w:fldChar w:fldCharType="separate"/>
          </w:r>
          <w:r w:rsidR="00E61687" w:rsidRPr="00E61687">
            <w:rPr>
              <w:noProof/>
              <w:lang w:val="en-GB"/>
            </w:rPr>
            <w:t>[23]</w:t>
          </w:r>
          <w:ins w:id="656" w:author="Filip Rak" w:date="2026-01-20T18:29:00Z" w16du:dateUtc="2026-01-20T17:29:00Z">
            <w:r w:rsidR="008C5DDB">
              <w:fldChar w:fldCharType="end"/>
            </w:r>
          </w:ins>
          <w:customXmlInsRangeStart w:id="657" w:author="Filip Rak" w:date="2026-01-20T18:29:00Z"/>
        </w:sdtContent>
      </w:sdt>
      <w:customXmlInsRangeEnd w:id="657"/>
      <w:r>
        <w:t>.</w:t>
      </w:r>
    </w:p>
    <w:p w14:paraId="6FCA0633" w14:textId="3253A9F8" w:rsidR="0014147E" w:rsidRDefault="00796F38" w:rsidP="00272338">
      <w:pPr>
        <w:spacing w:line="360" w:lineRule="auto"/>
      </w:pPr>
      <w:r w:rsidRPr="00796F38">
        <w:t xml:space="preserve">Drugi eksperyment, pozbawiony barier topologicznych, ujawnił odmienny tryb funkcjonowania ekosystemu. Brak fizycznych ograniczeń migracji sprzyjał intensywnemu mieszaniu się populacji oraz częstszej eksploracji środowisk </w:t>
      </w:r>
      <w:r w:rsidR="009A7E50">
        <w:t>przy</w:t>
      </w:r>
      <w:r w:rsidRPr="00796F38">
        <w:t xml:space="preserve"> niedopasowanych parametrach. W konsekwencji zaobserwowano niższy poziom adaptacji globalnej, interpretowany jako efekt bardziej koczowniczego trybu życia organizmów oraz mniejszej presji na ścisłą specjalizację lokalną. Jednocześnie model poprawnie odtworzył koncentrację populacji w obszarach o najwyższej produktywności.</w:t>
      </w:r>
    </w:p>
    <w:p w14:paraId="79A5D268" w14:textId="32D44233" w:rsidR="00193A12" w:rsidRDefault="00193A12" w:rsidP="00272338">
      <w:pPr>
        <w:spacing w:line="360" w:lineRule="auto"/>
      </w:pPr>
      <w:r w:rsidRPr="00193A12">
        <w:t>W obu scenariuszach gen energii okazał się skutecznym, syntetycznym wskaźnikiem jakości niszy oraz strategii przetrwania organizmów. Jego rozkład przestrzenny był spójny z rozkładem zasobów środowiskowych, a obserwowane fluktuacje energii i populacji wskazują na stabilną, nieliniową dynamikę typową dla systemów ekologicznych. Istotne jest również to, że wiele kluczowych zjawisk — takich jak kolonizacja, izolacja populacji, adaptacja migrantów czy lokalne strategie przetrwania — ujawnia się wyraźnie dopiero w obserwacji przestrzennej, co uzasadnia zastosowanie jakościowej analizy wizualnej jako uzupełnienia danych statystycznych.</w:t>
      </w:r>
    </w:p>
    <w:p w14:paraId="66E68D12" w14:textId="5B5919DB" w:rsidR="00763C47" w:rsidRPr="0014147E" w:rsidRDefault="00763C47" w:rsidP="00272338">
      <w:pPr>
        <w:spacing w:line="360" w:lineRule="auto"/>
      </w:pPr>
      <w:r w:rsidRPr="00763C47">
        <w:lastRenderedPageBreak/>
        <w:t>Podsumowując, zaproponowany model spełnia założenia badawcze</w:t>
      </w:r>
      <w:r w:rsidR="004D0707">
        <w:t>:</w:t>
      </w:r>
      <w:r w:rsidRPr="00763C47">
        <w:t xml:space="preserve"> umożliwia kształtowanie </w:t>
      </w:r>
      <w:r w:rsidR="002D2A1F">
        <w:t xml:space="preserve">się </w:t>
      </w:r>
      <w:r w:rsidRPr="00763C47">
        <w:t xml:space="preserve">nisz ekologicznych, różnicowanie strategii energetycznych oraz badanie wpływu struktury środowiska na dynamikę migracji i adaptacji populacji. Uzyskane wyniki </w:t>
      </w:r>
      <w:r w:rsidR="00000588">
        <w:t>wskazują</w:t>
      </w:r>
      <w:r w:rsidRPr="00763C47">
        <w:t>, że nawet przy relatywnie prostych lokalnych regułach model generuje złożone, emergentne zachowania w skali globalnej, co czyni go użytecznym narzędziem eksploracyjnym do dalszych badań symulacyjnych.</w:t>
      </w:r>
    </w:p>
    <w:p w14:paraId="3B9B1D13" w14:textId="354D6B50" w:rsidR="00AD2339" w:rsidRDefault="00AD2339" w:rsidP="00E73D89">
      <w:pPr>
        <w:pStyle w:val="Heading1"/>
        <w:keepNext w:val="0"/>
      </w:pPr>
      <w:bookmarkStart w:id="658" w:name="_Toc219827894"/>
      <w:r w:rsidRPr="002D77BE">
        <w:t>Podsumowanie</w:t>
      </w:r>
      <w:bookmarkEnd w:id="658"/>
    </w:p>
    <w:p w14:paraId="66F2CED6" w14:textId="76529E18" w:rsidR="004C34E4" w:rsidRDefault="004C34E4" w:rsidP="00231701">
      <w:pPr>
        <w:spacing w:line="360" w:lineRule="auto"/>
        <w:rPr>
          <w:rFonts w:eastAsia="Times New Roman" w:cs="Times New Roman"/>
          <w:szCs w:val="24"/>
          <w:lang w:eastAsia="en-GB"/>
        </w:rPr>
      </w:pPr>
      <w:r w:rsidRPr="004C34E4">
        <w:rPr>
          <w:rFonts w:eastAsia="Times New Roman" w:cs="Times New Roman"/>
          <w:szCs w:val="24"/>
          <w:lang w:eastAsia="en-GB"/>
        </w:rPr>
        <w:t xml:space="preserve">Celem niniejszej pracy było opracowanie oraz analiza komputerowego modelu </w:t>
      </w:r>
      <w:del w:id="659" w:author="Filip Rak" w:date="2026-01-20T16:24:00Z" w16du:dateUtc="2026-01-20T15:24:00Z">
        <w:r w:rsidRPr="004C34E4" w:rsidDel="0024298E">
          <w:rPr>
            <w:rFonts w:eastAsia="Times New Roman" w:cs="Times New Roman"/>
            <w:szCs w:val="24"/>
            <w:lang w:eastAsia="en-GB"/>
          </w:rPr>
          <w:delText xml:space="preserve">trójskładnikowego </w:delText>
        </w:r>
      </w:del>
      <w:r w:rsidRPr="004C34E4">
        <w:rPr>
          <w:rFonts w:eastAsia="Times New Roman" w:cs="Times New Roman"/>
          <w:szCs w:val="24"/>
          <w:lang w:eastAsia="en-GB"/>
        </w:rPr>
        <w:t xml:space="preserve">ekosystemu, a także implementacja środowiska symulacyjnego umożliwiającego prowadzenie eksperymentów numerycznych z jego wykorzystaniem. </w:t>
      </w:r>
      <w:r w:rsidR="00D97F2A">
        <w:rPr>
          <w:rFonts w:eastAsia="Times New Roman" w:cs="Times New Roman"/>
          <w:szCs w:val="24"/>
          <w:lang w:eastAsia="en-GB"/>
        </w:rPr>
        <w:t xml:space="preserve">W ramach pracy </w:t>
      </w:r>
      <w:r w:rsidRPr="004C34E4">
        <w:rPr>
          <w:rFonts w:eastAsia="Times New Roman" w:cs="Times New Roman"/>
          <w:szCs w:val="24"/>
          <w:lang w:eastAsia="en-GB"/>
        </w:rPr>
        <w:t>zaprojektowano i zaimplementowano wieloplatformową</w:t>
      </w:r>
      <w:r w:rsidR="008F1D46">
        <w:rPr>
          <w:rFonts w:eastAsia="Times New Roman" w:cs="Times New Roman"/>
          <w:szCs w:val="24"/>
          <w:lang w:eastAsia="en-GB"/>
        </w:rPr>
        <w:t xml:space="preserve">, wydajną </w:t>
      </w:r>
      <w:r w:rsidR="00644EDF">
        <w:rPr>
          <w:rFonts w:eastAsia="Times New Roman" w:cs="Times New Roman"/>
          <w:szCs w:val="24"/>
          <w:lang w:eastAsia="en-GB"/>
        </w:rPr>
        <w:t xml:space="preserve">i rozszerzalną </w:t>
      </w:r>
      <w:r w:rsidRPr="004C34E4">
        <w:rPr>
          <w:rFonts w:eastAsia="Times New Roman" w:cs="Times New Roman"/>
          <w:szCs w:val="24"/>
          <w:lang w:eastAsia="en-GB"/>
        </w:rPr>
        <w:t>aplikację symulacyjną, a następnie wykorzystano ją do przeprowadzenia serii eksperymentów w celu oceny właściwości modelu.</w:t>
      </w:r>
    </w:p>
    <w:p w14:paraId="3F93A6D5" w14:textId="55750929" w:rsidR="001F41B4" w:rsidRPr="004C34E4" w:rsidRDefault="001F41B4" w:rsidP="001F41B4">
      <w:pPr>
        <w:pStyle w:val="Heading2"/>
        <w:rPr>
          <w:lang w:eastAsia="en-GB"/>
        </w:rPr>
      </w:pPr>
      <w:bookmarkStart w:id="660" w:name="_Toc219827895"/>
      <w:r>
        <w:rPr>
          <w:lang w:eastAsia="en-GB"/>
        </w:rPr>
        <w:t>Osiągnięcia inżynierskie</w:t>
      </w:r>
      <w:bookmarkEnd w:id="660"/>
    </w:p>
    <w:p w14:paraId="0BF5D355" w14:textId="0D4DDB20" w:rsidR="004C34E4" w:rsidRDefault="004C34E4" w:rsidP="00231701">
      <w:pPr>
        <w:spacing w:before="100" w:beforeAutospacing="1" w:line="360" w:lineRule="auto"/>
        <w:rPr>
          <w:rFonts w:eastAsia="Times New Roman" w:cs="Times New Roman"/>
          <w:szCs w:val="24"/>
          <w:lang w:eastAsia="en-GB"/>
        </w:rPr>
      </w:pPr>
      <w:r w:rsidRPr="004C34E4">
        <w:rPr>
          <w:rFonts w:eastAsia="Times New Roman" w:cs="Times New Roman"/>
          <w:szCs w:val="24"/>
          <w:lang w:eastAsia="en-GB"/>
        </w:rPr>
        <w:t>Z perspektywy inżynierskiej kluczowym rezultatem pracy jest powstanie modularnego środowiska symulacyjnego o architekturze ułatwiającej rozbudowę i eksperymentowanie z logiką modelu. Zastosowane podejście hybrydowe, łączące model ECS w warstwie symulacyjnej z podejściem obiektowym w podsystemach infrastrukturalnych, umożliwiło jednoczesne zachowanie wydajności przetwarzania populacji agentów oraz utrzymanie przejrzystej organizacji kodu w obszarach związanych z obsługą zasobów, wejścia/wyjścia i interfejsu użytkownika. Istotnym elementem opracowanego narzędzia jest również możliwość uruchamiania symulacji zarówno w trybie graficznym, jak i konsolowym, co wspiera automatyzację badań oraz pozwala integrować symulacje z zewnętrznymi procesami analizy danych</w:t>
      </w:r>
      <w:ins w:id="661" w:author="Filip Rak" w:date="2026-01-20T18:13:00Z" w16du:dateUtc="2026-01-20T17:13:00Z">
        <w:r w:rsidR="007C1A0B">
          <w:rPr>
            <w:rFonts w:eastAsia="Times New Roman" w:cs="Times New Roman"/>
            <w:szCs w:val="24"/>
            <w:lang w:eastAsia="en-GB"/>
          </w:rPr>
          <w:t xml:space="preserve"> </w:t>
        </w:r>
      </w:ins>
      <w:customXmlInsRangeStart w:id="662" w:author="Filip Rak" w:date="2026-01-20T18:13:00Z"/>
      <w:sdt>
        <w:sdtPr>
          <w:rPr>
            <w:rFonts w:eastAsia="Times New Roman" w:cs="Times New Roman"/>
            <w:szCs w:val="24"/>
            <w:lang w:eastAsia="en-GB"/>
          </w:rPr>
          <w:id w:val="-951399193"/>
          <w:citation/>
        </w:sdtPr>
        <w:sdtContent>
          <w:customXmlInsRangeEnd w:id="662"/>
          <w:ins w:id="663" w:author="Filip Rak" w:date="2026-01-20T18:13:00Z" w16du:dateUtc="2026-01-20T17:13:00Z">
            <w:r w:rsidR="007C1A0B">
              <w:rPr>
                <w:rFonts w:eastAsia="Times New Roman" w:cs="Times New Roman"/>
                <w:szCs w:val="24"/>
                <w:lang w:eastAsia="en-GB"/>
              </w:rPr>
              <w:fldChar w:fldCharType="begin"/>
            </w:r>
            <w:r w:rsidR="007C1A0B">
              <w:rPr>
                <w:rFonts w:eastAsia="Times New Roman" w:cs="Times New Roman"/>
                <w:szCs w:val="24"/>
                <w:lang w:val="en-GB" w:eastAsia="en-GB"/>
              </w:rPr>
              <w:instrText xml:space="preserve"> CITATION Fil26 \l 2057 </w:instrText>
            </w:r>
          </w:ins>
          <w:r w:rsidR="007C1A0B">
            <w:rPr>
              <w:rFonts w:eastAsia="Times New Roman" w:cs="Times New Roman"/>
              <w:szCs w:val="24"/>
              <w:lang w:eastAsia="en-GB"/>
            </w:rPr>
            <w:fldChar w:fldCharType="separate"/>
          </w:r>
          <w:r w:rsidR="00E61687" w:rsidRPr="00E61687">
            <w:rPr>
              <w:rFonts w:eastAsia="Times New Roman" w:cs="Times New Roman"/>
              <w:noProof/>
              <w:szCs w:val="24"/>
              <w:lang w:val="en-GB" w:eastAsia="en-GB"/>
            </w:rPr>
            <w:t>[3]</w:t>
          </w:r>
          <w:ins w:id="664" w:author="Filip Rak" w:date="2026-01-20T18:13:00Z" w16du:dateUtc="2026-01-20T17:13:00Z">
            <w:r w:rsidR="007C1A0B">
              <w:rPr>
                <w:rFonts w:eastAsia="Times New Roman" w:cs="Times New Roman"/>
                <w:szCs w:val="24"/>
                <w:lang w:eastAsia="en-GB"/>
              </w:rPr>
              <w:fldChar w:fldCharType="end"/>
            </w:r>
          </w:ins>
          <w:customXmlInsRangeStart w:id="665" w:author="Filip Rak" w:date="2026-01-20T18:13:00Z"/>
        </w:sdtContent>
      </w:sdt>
      <w:customXmlInsRangeEnd w:id="665"/>
      <w:customXmlInsRangeStart w:id="666" w:author="Filip Rak" w:date="2026-01-20T18:13:00Z"/>
      <w:sdt>
        <w:sdtPr>
          <w:rPr>
            <w:rFonts w:eastAsia="Times New Roman" w:cs="Times New Roman"/>
            <w:szCs w:val="24"/>
            <w:lang w:eastAsia="en-GB"/>
          </w:rPr>
          <w:id w:val="1265104722"/>
          <w:citation/>
        </w:sdtPr>
        <w:sdtContent>
          <w:customXmlInsRangeEnd w:id="666"/>
          <w:ins w:id="667" w:author="Filip Rak" w:date="2026-01-20T18:13:00Z" w16du:dateUtc="2026-01-20T17:13:00Z">
            <w:r w:rsidR="007C1A0B">
              <w:rPr>
                <w:rFonts w:eastAsia="Times New Roman" w:cs="Times New Roman"/>
                <w:szCs w:val="24"/>
                <w:lang w:eastAsia="en-GB"/>
              </w:rPr>
              <w:fldChar w:fldCharType="begin"/>
            </w:r>
            <w:r w:rsidR="007C1A0B">
              <w:rPr>
                <w:rFonts w:eastAsia="Times New Roman" w:cs="Times New Roman"/>
                <w:szCs w:val="24"/>
                <w:lang w:val="en-GB" w:eastAsia="en-GB"/>
              </w:rPr>
              <w:instrText xml:space="preserve"> CITATION Fil261 \l 2057 </w:instrText>
            </w:r>
          </w:ins>
          <w:r w:rsidR="007C1A0B">
            <w:rPr>
              <w:rFonts w:eastAsia="Times New Roman" w:cs="Times New Roman"/>
              <w:szCs w:val="24"/>
              <w:lang w:eastAsia="en-GB"/>
            </w:rPr>
            <w:fldChar w:fldCharType="separate"/>
          </w:r>
          <w:r w:rsidR="00E61687">
            <w:rPr>
              <w:rFonts w:eastAsia="Times New Roman" w:cs="Times New Roman"/>
              <w:noProof/>
              <w:szCs w:val="24"/>
              <w:lang w:val="en-GB" w:eastAsia="en-GB"/>
            </w:rPr>
            <w:t xml:space="preserve"> </w:t>
          </w:r>
          <w:r w:rsidR="00E61687" w:rsidRPr="00E61687">
            <w:rPr>
              <w:rFonts w:eastAsia="Times New Roman" w:cs="Times New Roman"/>
              <w:noProof/>
              <w:szCs w:val="24"/>
              <w:lang w:val="en-GB" w:eastAsia="en-GB"/>
            </w:rPr>
            <w:t>[25]</w:t>
          </w:r>
          <w:ins w:id="668" w:author="Filip Rak" w:date="2026-01-20T18:13:00Z" w16du:dateUtc="2026-01-20T17:13:00Z">
            <w:r w:rsidR="007C1A0B">
              <w:rPr>
                <w:rFonts w:eastAsia="Times New Roman" w:cs="Times New Roman"/>
                <w:szCs w:val="24"/>
                <w:lang w:eastAsia="en-GB"/>
              </w:rPr>
              <w:fldChar w:fldCharType="end"/>
            </w:r>
          </w:ins>
          <w:customXmlInsRangeStart w:id="669" w:author="Filip Rak" w:date="2026-01-20T18:13:00Z"/>
        </w:sdtContent>
      </w:sdt>
      <w:customXmlInsRangeEnd w:id="669"/>
      <w:r w:rsidRPr="004C34E4">
        <w:rPr>
          <w:rFonts w:eastAsia="Times New Roman" w:cs="Times New Roman"/>
          <w:szCs w:val="24"/>
          <w:lang w:eastAsia="en-GB"/>
        </w:rPr>
        <w:t>.</w:t>
      </w:r>
    </w:p>
    <w:p w14:paraId="3BDF878E" w14:textId="18E95EC8" w:rsidR="00125395" w:rsidRPr="004C34E4" w:rsidRDefault="00125395" w:rsidP="00125395">
      <w:pPr>
        <w:pStyle w:val="Heading2"/>
        <w:rPr>
          <w:lang w:eastAsia="en-GB"/>
        </w:rPr>
      </w:pPr>
      <w:bookmarkStart w:id="670" w:name="_Toc219827896"/>
      <w:r>
        <w:rPr>
          <w:lang w:eastAsia="en-GB"/>
        </w:rPr>
        <w:t>Wnioski modelowe</w:t>
      </w:r>
      <w:bookmarkEnd w:id="670"/>
    </w:p>
    <w:p w14:paraId="5DD35D06" w14:textId="17030F53" w:rsidR="00E05490" w:rsidRDefault="004C34E4" w:rsidP="00644EDF">
      <w:pPr>
        <w:spacing w:before="100" w:beforeAutospacing="1" w:after="100" w:afterAutospacing="1" w:line="360" w:lineRule="auto"/>
        <w:rPr>
          <w:rFonts w:eastAsia="Times New Roman" w:cs="Times New Roman"/>
          <w:szCs w:val="24"/>
          <w:lang w:eastAsia="en-GB"/>
        </w:rPr>
      </w:pPr>
      <w:r w:rsidRPr="004C34E4">
        <w:rPr>
          <w:rFonts w:eastAsia="Times New Roman" w:cs="Times New Roman"/>
          <w:szCs w:val="24"/>
          <w:lang w:eastAsia="en-GB"/>
        </w:rPr>
        <w:t>Z perspektywy modelowej praca doprowadziła do opracowania modelu ekosystemu, w którym dynamika populacji agentów wynika z lokalnych reguł gospodarki energetycznej, selekcji abiotycznej oraz interakcji ze środowiskiem reprezentowanym w formie automatu komórkowego. Przeprowadzona ocena wykazała, że model generuje spójne i interpretowalne zachowania emergentne, a jego dynamika jest silnie zależna od struktury środowiska</w:t>
      </w:r>
      <w:ins w:id="671" w:author="Filip Rak" w:date="2026-01-20T18:58:00Z" w16du:dateUtc="2026-01-20T17:58:00Z">
        <w:r w:rsidR="00C4553D" w:rsidRPr="00C4553D">
          <w:rPr>
            <w:rFonts w:eastAsia="Times New Roman" w:cs="Times New Roman"/>
            <w:szCs w:val="24"/>
            <w:lang w:eastAsia="en-GB"/>
          </w:rPr>
          <w:t xml:space="preserve"> </w:t>
        </w:r>
      </w:ins>
      <w:customXmlInsRangeStart w:id="672" w:author="Filip Rak" w:date="2026-01-20T18:58:00Z"/>
      <w:sdt>
        <w:sdtPr>
          <w:rPr>
            <w:rFonts w:eastAsia="Times New Roman" w:cs="Times New Roman"/>
            <w:szCs w:val="24"/>
            <w:lang w:eastAsia="en-GB"/>
          </w:rPr>
          <w:id w:val="-1413160896"/>
          <w:citation/>
        </w:sdtPr>
        <w:sdtContent>
          <w:customXmlInsRangeEnd w:id="672"/>
          <w:ins w:id="673" w:author="Filip Rak" w:date="2026-01-20T18:58:00Z" w16du:dateUtc="2026-01-20T17:58:00Z">
            <w:r w:rsidR="00C4553D">
              <w:rPr>
                <w:rFonts w:eastAsia="Times New Roman" w:cs="Times New Roman"/>
                <w:szCs w:val="24"/>
                <w:lang w:eastAsia="en-GB"/>
              </w:rPr>
              <w:fldChar w:fldCharType="begin"/>
            </w:r>
            <w:r w:rsidR="00C4553D">
              <w:rPr>
                <w:rFonts w:eastAsia="Times New Roman" w:cs="Times New Roman"/>
                <w:szCs w:val="24"/>
                <w:lang w:val="en-GB" w:eastAsia="en-GB"/>
              </w:rPr>
              <w:instrText xml:space="preserve"> CITATION Hol09 \l 2057 </w:instrText>
            </w:r>
            <w:r w:rsidR="00C4553D">
              <w:rPr>
                <w:rFonts w:eastAsia="Times New Roman" w:cs="Times New Roman"/>
                <w:szCs w:val="24"/>
                <w:lang w:eastAsia="en-GB"/>
              </w:rPr>
              <w:fldChar w:fldCharType="separate"/>
            </w:r>
            <w:r w:rsidR="00C4553D" w:rsidRPr="00E61687">
              <w:rPr>
                <w:rFonts w:eastAsia="Times New Roman" w:cs="Times New Roman"/>
                <w:noProof/>
                <w:szCs w:val="24"/>
                <w:lang w:val="en-GB" w:eastAsia="en-GB"/>
              </w:rPr>
              <w:t>[22]</w:t>
            </w:r>
            <w:r w:rsidR="00C4553D">
              <w:rPr>
                <w:rFonts w:eastAsia="Times New Roman" w:cs="Times New Roman"/>
                <w:szCs w:val="24"/>
                <w:lang w:eastAsia="en-GB"/>
              </w:rPr>
              <w:fldChar w:fldCharType="end"/>
            </w:r>
          </w:ins>
          <w:customXmlInsRangeStart w:id="674" w:author="Filip Rak" w:date="2026-01-20T18:58:00Z"/>
        </w:sdtContent>
      </w:sdt>
      <w:customXmlInsRangeEnd w:id="674"/>
      <w:r w:rsidRPr="004C34E4">
        <w:rPr>
          <w:rFonts w:eastAsia="Times New Roman" w:cs="Times New Roman"/>
          <w:szCs w:val="24"/>
          <w:lang w:eastAsia="en-GB"/>
        </w:rPr>
        <w:t xml:space="preserve">. </w:t>
      </w:r>
    </w:p>
    <w:p w14:paraId="70B92823" w14:textId="1DEBE313" w:rsidR="004C34E4" w:rsidRDefault="00AD671B" w:rsidP="00644EDF">
      <w:pPr>
        <w:spacing w:before="100" w:beforeAutospacing="1" w:after="100" w:afterAutospacing="1" w:line="360" w:lineRule="auto"/>
        <w:rPr>
          <w:rFonts w:eastAsia="Times New Roman" w:cs="Times New Roman"/>
          <w:szCs w:val="24"/>
          <w:lang w:eastAsia="en-GB"/>
        </w:rPr>
      </w:pPr>
      <w:r w:rsidRPr="00AD671B">
        <w:rPr>
          <w:rFonts w:eastAsia="Times New Roman" w:cs="Times New Roman"/>
          <w:szCs w:val="24"/>
          <w:lang w:eastAsia="en-GB"/>
        </w:rPr>
        <w:t xml:space="preserve">W eksperymentach model konsekwentnie generował </w:t>
      </w:r>
      <w:r w:rsidR="00A429F5">
        <w:rPr>
          <w:rFonts w:eastAsia="Times New Roman" w:cs="Times New Roman"/>
          <w:szCs w:val="24"/>
          <w:lang w:eastAsia="en-GB"/>
        </w:rPr>
        <w:t>wiarygodną</w:t>
      </w:r>
      <w:r w:rsidRPr="00AD671B">
        <w:rPr>
          <w:rFonts w:eastAsia="Times New Roman" w:cs="Times New Roman"/>
          <w:szCs w:val="24"/>
          <w:lang w:eastAsia="en-GB"/>
        </w:rPr>
        <w:t xml:space="preserve"> dynamikę ekosystemu: kolonizację przestrzeni, selekcję wynikającą z ograniczeń energetycznych, lokalne wyczerpywanie i odnawianie zasobów oraz przejście do stanu quasi-stacjonarnego. Jednocześnie obserwowano trwałe zróżnicowanie populacji w zakresie energii i strategii przetrwania, a także efekt migracji i konkurencji prowadzący do różnic w zagęszczeniu oraz stopniu „mieszania” osobników</w:t>
      </w:r>
      <w:ins w:id="675" w:author="Filip Rak" w:date="2026-01-20T18:58:00Z" w16du:dateUtc="2026-01-20T17:58:00Z">
        <w:r w:rsidR="002032C5" w:rsidRPr="002032C5">
          <w:rPr>
            <w:rFonts w:eastAsia="Times New Roman" w:cs="Times New Roman"/>
            <w:szCs w:val="24"/>
            <w:lang w:eastAsia="en-GB"/>
          </w:rPr>
          <w:t xml:space="preserve"> </w:t>
        </w:r>
      </w:ins>
      <w:customXmlInsRangeStart w:id="676" w:author="Filip Rak" w:date="2026-01-20T18:58:00Z"/>
      <w:sdt>
        <w:sdtPr>
          <w:rPr>
            <w:rFonts w:eastAsia="Times New Roman" w:cs="Times New Roman"/>
            <w:szCs w:val="24"/>
            <w:lang w:eastAsia="en-GB"/>
          </w:rPr>
          <w:id w:val="1957137095"/>
          <w:citation/>
        </w:sdtPr>
        <w:sdtContent>
          <w:customXmlInsRangeEnd w:id="676"/>
          <w:ins w:id="677" w:author="Filip Rak" w:date="2026-01-20T18:58:00Z" w16du:dateUtc="2026-01-20T17:58:00Z">
            <w:r w:rsidR="002032C5">
              <w:rPr>
                <w:rFonts w:eastAsia="Times New Roman" w:cs="Times New Roman"/>
                <w:szCs w:val="24"/>
                <w:lang w:eastAsia="en-GB"/>
              </w:rPr>
              <w:fldChar w:fldCharType="begin"/>
            </w:r>
            <w:r w:rsidR="002032C5">
              <w:rPr>
                <w:rFonts w:eastAsia="Times New Roman" w:cs="Times New Roman"/>
                <w:szCs w:val="24"/>
                <w:lang w:val="en-GB" w:eastAsia="en-GB"/>
              </w:rPr>
              <w:instrText xml:space="preserve"> CITATION Jab09 \l 2057 </w:instrText>
            </w:r>
            <w:r w:rsidR="002032C5">
              <w:rPr>
                <w:rFonts w:eastAsia="Times New Roman" w:cs="Times New Roman"/>
                <w:szCs w:val="24"/>
                <w:lang w:eastAsia="en-GB"/>
              </w:rPr>
              <w:fldChar w:fldCharType="separate"/>
            </w:r>
            <w:r w:rsidR="002032C5" w:rsidRPr="00E61687">
              <w:rPr>
                <w:rFonts w:eastAsia="Times New Roman" w:cs="Times New Roman"/>
                <w:noProof/>
                <w:szCs w:val="24"/>
                <w:lang w:val="en-GB" w:eastAsia="en-GB"/>
              </w:rPr>
              <w:t>[23]</w:t>
            </w:r>
            <w:r w:rsidR="002032C5">
              <w:rPr>
                <w:rFonts w:eastAsia="Times New Roman" w:cs="Times New Roman"/>
                <w:szCs w:val="24"/>
                <w:lang w:eastAsia="en-GB"/>
              </w:rPr>
              <w:fldChar w:fldCharType="end"/>
            </w:r>
          </w:ins>
          <w:customXmlInsRangeStart w:id="678" w:author="Filip Rak" w:date="2026-01-20T18:58:00Z"/>
        </w:sdtContent>
      </w:sdt>
      <w:customXmlInsRangeEnd w:id="678"/>
      <w:r w:rsidRPr="00AD671B">
        <w:rPr>
          <w:rFonts w:eastAsia="Times New Roman" w:cs="Times New Roman"/>
          <w:szCs w:val="24"/>
          <w:lang w:eastAsia="en-GB"/>
        </w:rPr>
        <w:t>. Wyniki wskazują, że mechanizmy modelu są spójne i pozwalają analizować zależność struktury zasiedlenia od jakości środowiska i kosztów ruchu</w:t>
      </w:r>
      <w:ins w:id="679" w:author="Filip Rak" w:date="2026-01-20T18:14:00Z" w16du:dateUtc="2026-01-20T17:14:00Z">
        <w:r w:rsidR="00FC23D2">
          <w:rPr>
            <w:rFonts w:eastAsia="Times New Roman" w:cs="Times New Roman"/>
            <w:szCs w:val="24"/>
            <w:lang w:eastAsia="en-GB"/>
          </w:rPr>
          <w:t xml:space="preserve"> </w:t>
        </w:r>
      </w:ins>
      <w:ins w:id="680" w:author="Filip Rak" w:date="2026-01-20T18:33:00Z" w16du:dateUtc="2026-01-20T17:33:00Z">
        <w:r w:rsidR="00B9226B">
          <w:rPr>
            <w:rFonts w:eastAsia="Times New Roman" w:cs="Times New Roman"/>
            <w:szCs w:val="24"/>
            <w:lang w:eastAsia="en-GB"/>
          </w:rPr>
          <w:t xml:space="preserve">  </w:t>
        </w:r>
      </w:ins>
      <w:customXmlInsRangeStart w:id="681" w:author="Filip Rak" w:date="2026-01-20T18:14:00Z"/>
      <w:sdt>
        <w:sdtPr>
          <w:rPr>
            <w:rFonts w:eastAsia="Times New Roman" w:cs="Times New Roman"/>
            <w:szCs w:val="24"/>
            <w:lang w:eastAsia="en-GB"/>
          </w:rPr>
          <w:id w:val="83119097"/>
          <w:citation/>
        </w:sdtPr>
        <w:sdtContent>
          <w:customXmlInsRangeEnd w:id="681"/>
          <w:ins w:id="682" w:author="Filip Rak" w:date="2026-01-20T18:14:00Z" w16du:dateUtc="2026-01-20T17:14:00Z">
            <w:r w:rsidR="00FC23D2">
              <w:rPr>
                <w:rFonts w:eastAsia="Times New Roman" w:cs="Times New Roman"/>
                <w:szCs w:val="24"/>
                <w:lang w:eastAsia="en-GB"/>
              </w:rPr>
              <w:fldChar w:fldCharType="begin"/>
            </w:r>
            <w:r w:rsidR="00FC23D2">
              <w:rPr>
                <w:rFonts w:eastAsia="Times New Roman" w:cs="Times New Roman"/>
                <w:szCs w:val="24"/>
                <w:lang w:val="en-GB" w:eastAsia="en-GB"/>
              </w:rPr>
              <w:instrText xml:space="preserve"> CITATION Fil261 \l 2057 </w:instrText>
            </w:r>
          </w:ins>
          <w:r w:rsidR="00FC23D2">
            <w:rPr>
              <w:rFonts w:eastAsia="Times New Roman" w:cs="Times New Roman"/>
              <w:szCs w:val="24"/>
              <w:lang w:eastAsia="en-GB"/>
            </w:rPr>
            <w:fldChar w:fldCharType="separate"/>
          </w:r>
          <w:r w:rsidR="00E61687" w:rsidRPr="00E61687">
            <w:rPr>
              <w:rFonts w:eastAsia="Times New Roman" w:cs="Times New Roman"/>
              <w:noProof/>
              <w:szCs w:val="24"/>
              <w:lang w:val="en-GB" w:eastAsia="en-GB"/>
            </w:rPr>
            <w:t>[25]</w:t>
          </w:r>
          <w:ins w:id="683" w:author="Filip Rak" w:date="2026-01-20T18:14:00Z" w16du:dateUtc="2026-01-20T17:14:00Z">
            <w:r w:rsidR="00FC23D2">
              <w:rPr>
                <w:rFonts w:eastAsia="Times New Roman" w:cs="Times New Roman"/>
                <w:szCs w:val="24"/>
                <w:lang w:eastAsia="en-GB"/>
              </w:rPr>
              <w:fldChar w:fldCharType="end"/>
            </w:r>
          </w:ins>
          <w:customXmlInsRangeStart w:id="684" w:author="Filip Rak" w:date="2026-01-20T18:14:00Z"/>
        </w:sdtContent>
      </w:sdt>
      <w:customXmlInsRangeEnd w:id="684"/>
      <w:r w:rsidR="004C34E4" w:rsidRPr="004C34E4">
        <w:rPr>
          <w:rFonts w:eastAsia="Times New Roman" w:cs="Times New Roman"/>
          <w:szCs w:val="24"/>
          <w:lang w:eastAsia="en-GB"/>
        </w:rPr>
        <w:t>.</w:t>
      </w:r>
    </w:p>
    <w:p w14:paraId="261F1F0E" w14:textId="09E0E425" w:rsidR="00507960" w:rsidRPr="004C34E4" w:rsidRDefault="00507960" w:rsidP="006145E2">
      <w:pPr>
        <w:pStyle w:val="Heading2"/>
        <w:rPr>
          <w:lang w:eastAsia="en-GB"/>
        </w:rPr>
      </w:pPr>
      <w:bookmarkStart w:id="685" w:name="_Toc219827897"/>
      <w:r>
        <w:rPr>
          <w:lang w:eastAsia="en-GB"/>
        </w:rPr>
        <w:t>Ograniczenia</w:t>
      </w:r>
      <w:r w:rsidR="006145E2">
        <w:rPr>
          <w:lang w:eastAsia="en-GB"/>
        </w:rPr>
        <w:t xml:space="preserve"> i kierunki dalszego rozwoju</w:t>
      </w:r>
      <w:bookmarkEnd w:id="685"/>
    </w:p>
    <w:p w14:paraId="717C1080" w14:textId="2590D7F2" w:rsidR="00F93567" w:rsidRPr="00F93567" w:rsidRDefault="00F93567" w:rsidP="0063513E">
      <w:pPr>
        <w:spacing w:before="100" w:beforeAutospacing="1" w:after="100" w:afterAutospacing="1" w:line="360" w:lineRule="auto"/>
        <w:rPr>
          <w:rFonts w:eastAsia="Times New Roman" w:cs="Times New Roman"/>
          <w:szCs w:val="24"/>
          <w:lang w:eastAsia="en-GB"/>
        </w:rPr>
      </w:pPr>
      <w:r w:rsidRPr="00F93567">
        <w:rPr>
          <w:rFonts w:eastAsia="Times New Roman" w:cs="Times New Roman"/>
          <w:szCs w:val="24"/>
          <w:lang w:eastAsia="en-GB"/>
        </w:rPr>
        <w:t xml:space="preserve">Analiza zachowań przestrzennych w części opierała się na obserwacji jakościowej w GUI, gdyż wybrane zjawiska lokalne nie są bezpośrednio uchwytne w postaci miar globalnych bez dodatkowych narzędzi analitycznych. </w:t>
      </w:r>
      <w:r w:rsidR="0063513E" w:rsidRPr="0063513E">
        <w:rPr>
          <w:rFonts w:eastAsia="Times New Roman" w:cs="Times New Roman"/>
          <w:szCs w:val="24"/>
          <w:lang w:eastAsia="en-GB"/>
        </w:rPr>
        <w:t>Model nie był również kalibrowany względem danych empirycznych, gdyż jego celem było badanie ogólnych mechanizmów dynamiki populacji w środowisku abstrakcyjnym.</w:t>
      </w:r>
    </w:p>
    <w:p w14:paraId="5F95B532" w14:textId="7366E6AE" w:rsidR="00F93567" w:rsidRDefault="00F93567" w:rsidP="0063513E">
      <w:pPr>
        <w:spacing w:before="100" w:beforeAutospacing="1" w:after="100" w:afterAutospacing="1" w:line="360" w:lineRule="auto"/>
        <w:rPr>
          <w:rFonts w:eastAsia="Times New Roman" w:cs="Times New Roman"/>
          <w:szCs w:val="24"/>
          <w:lang w:eastAsia="en-GB"/>
        </w:rPr>
      </w:pPr>
      <w:r w:rsidRPr="00F93567">
        <w:rPr>
          <w:rFonts w:eastAsia="Times New Roman" w:cs="Times New Roman"/>
          <w:szCs w:val="24"/>
          <w:lang w:eastAsia="en-GB"/>
        </w:rPr>
        <w:t>W dalszych pracach zasadne jest rozszerzenie warstwy analitycznej o metryki przestrzenne i regionalne (m.in. identyfikację subpopulacji oraz analizę przepływów migracyjnych) oraz rozwinięcie przestrzeni cech agentów, tak aby możliwe było obserwowanie bardziej skrajnych adaptacji do warunków niekorzystnych. Z perspektywy narzędzia symulacyjnego istotnym kierunkiem rozwoju są również usprawnienia zwiększające ergonomię użytkowania i programowania, w szczególności w obszarze konfiguracji</w:t>
      </w:r>
      <w:r w:rsidR="00B07354">
        <w:rPr>
          <w:rFonts w:eastAsia="Times New Roman" w:cs="Times New Roman"/>
          <w:szCs w:val="24"/>
          <w:lang w:eastAsia="en-GB"/>
        </w:rPr>
        <w:t>, automatyzacji</w:t>
      </w:r>
      <w:r w:rsidR="0052398E">
        <w:rPr>
          <w:rFonts w:eastAsia="Times New Roman" w:cs="Times New Roman"/>
          <w:szCs w:val="24"/>
          <w:lang w:eastAsia="en-GB"/>
        </w:rPr>
        <w:t xml:space="preserve"> i interpretacji danych</w:t>
      </w:r>
      <w:r w:rsidR="00B13DF5">
        <w:rPr>
          <w:rFonts w:eastAsia="Times New Roman" w:cs="Times New Roman"/>
          <w:szCs w:val="24"/>
          <w:lang w:eastAsia="en-GB"/>
        </w:rPr>
        <w:t>.</w:t>
      </w:r>
    </w:p>
    <w:p w14:paraId="78309670" w14:textId="56C160FC" w:rsidR="00B007D3" w:rsidRDefault="003728C2" w:rsidP="00B007D3">
      <w:pPr>
        <w:pStyle w:val="Heading2"/>
        <w:rPr>
          <w:lang w:eastAsia="en-GB"/>
        </w:rPr>
      </w:pPr>
      <w:bookmarkStart w:id="686" w:name="_Toc219827898"/>
      <w:r>
        <w:rPr>
          <w:lang w:eastAsia="en-GB"/>
        </w:rPr>
        <w:t>Podsumowanie</w:t>
      </w:r>
      <w:r w:rsidRPr="000F4772">
        <w:rPr>
          <w:lang w:eastAsia="en-GB"/>
        </w:rPr>
        <w:t xml:space="preserve"> </w:t>
      </w:r>
      <w:r w:rsidR="000F4772" w:rsidRPr="000F4772">
        <w:rPr>
          <w:lang w:eastAsia="en-GB"/>
        </w:rPr>
        <w:t>pracy</w:t>
      </w:r>
      <w:bookmarkEnd w:id="686"/>
    </w:p>
    <w:p w14:paraId="7D5CC34D" w14:textId="5347C945" w:rsidR="00C548E9" w:rsidRPr="006F6665" w:rsidRDefault="00B007D3" w:rsidP="00F93567">
      <w:pPr>
        <w:spacing w:before="100" w:beforeAutospacing="1" w:after="100" w:afterAutospacing="1" w:line="360" w:lineRule="auto"/>
        <w:rPr>
          <w:rFonts w:eastAsia="Times New Roman" w:cs="Times New Roman"/>
          <w:szCs w:val="24"/>
          <w:lang w:eastAsia="en-GB"/>
        </w:rPr>
      </w:pPr>
      <w:r>
        <w:rPr>
          <w:rFonts w:eastAsia="Times New Roman" w:cs="Times New Roman"/>
          <w:szCs w:val="24"/>
          <w:lang w:eastAsia="en-GB"/>
        </w:rPr>
        <w:t>W</w:t>
      </w:r>
      <w:r w:rsidR="004C34E4" w:rsidRPr="004C34E4">
        <w:rPr>
          <w:rFonts w:eastAsia="Times New Roman" w:cs="Times New Roman"/>
          <w:szCs w:val="24"/>
          <w:lang w:eastAsia="en-GB"/>
        </w:rPr>
        <w:t xml:space="preserve"> pracy opracowano kompletne środowisko symulacyjne oraz model ekosystemu umożliwiający prowadzenie eksperymentów numerycznych i obserwację złożonych zjawisk emergentnych wynikających z prostych lokalnych reguł. Uzyskane rezultaty </w:t>
      </w:r>
      <w:r w:rsidR="00834C6B">
        <w:rPr>
          <w:rFonts w:eastAsia="Times New Roman" w:cs="Times New Roman"/>
          <w:szCs w:val="24"/>
          <w:lang w:eastAsia="en-GB"/>
        </w:rPr>
        <w:t>wskazują</w:t>
      </w:r>
      <w:r w:rsidR="004C34E4" w:rsidRPr="004C34E4">
        <w:rPr>
          <w:rFonts w:eastAsia="Times New Roman" w:cs="Times New Roman"/>
          <w:szCs w:val="24"/>
          <w:lang w:eastAsia="en-GB"/>
        </w:rPr>
        <w:t>, że zaproponowane podejście stanowi stabilną podstawę do dalszej rozbudowy zarówno w zakresie architektury oprogramowania, jak i w zakresie samego modelu i metod jego analizy.</w:t>
      </w:r>
    </w:p>
    <w:bookmarkStart w:id="687" w:name="_Toc219232956" w:displacedByCustomXml="next"/>
    <w:sdt>
      <w:sdtPr>
        <w:rPr>
          <w:rFonts w:asciiTheme="minorHAnsi" w:eastAsiaTheme="minorEastAsia" w:hAnsiTheme="minorHAnsi" w:cstheme="minorBidi"/>
          <w:b w:val="0"/>
          <w:bCs w:val="0"/>
          <w:color w:val="auto"/>
          <w:sz w:val="22"/>
          <w:szCs w:val="22"/>
        </w:rPr>
        <w:id w:val="-1984312898"/>
        <w:docPartObj>
          <w:docPartGallery w:val="Bibliographies"/>
          <w:docPartUnique/>
        </w:docPartObj>
      </w:sdtPr>
      <w:sdtEndPr>
        <w:rPr>
          <w:rFonts w:eastAsiaTheme="minorHAnsi"/>
          <w:sz w:val="24"/>
        </w:rPr>
      </w:sdtEndPr>
      <w:sdtContent>
        <w:bookmarkStart w:id="688" w:name="_Toc219154088" w:displacedByCustomXml="prev"/>
        <w:p w14:paraId="5D4B4241" w14:textId="77777777" w:rsidR="005D2BAE" w:rsidRDefault="005D2BAE" w:rsidP="003728C2">
          <w:pPr>
            <w:pStyle w:val="NNH1"/>
            <w:keepNext w:val="0"/>
            <w:rPr>
              <w:rFonts w:asciiTheme="minorHAnsi" w:eastAsiaTheme="minorEastAsia" w:hAnsiTheme="minorHAnsi" w:cstheme="minorBidi"/>
              <w:b w:val="0"/>
              <w:bCs w:val="0"/>
              <w:color w:val="auto"/>
              <w:sz w:val="22"/>
              <w:szCs w:val="22"/>
            </w:rPr>
          </w:pPr>
        </w:p>
        <w:p w14:paraId="5AA1FFE8" w14:textId="77777777" w:rsidR="005D2BAE" w:rsidRDefault="005D2BAE">
          <w:pPr>
            <w:jc w:val="left"/>
            <w:rPr>
              <w:rFonts w:asciiTheme="minorHAnsi" w:eastAsiaTheme="minorEastAsia" w:hAnsiTheme="minorHAnsi"/>
              <w:sz w:val="22"/>
            </w:rPr>
          </w:pPr>
          <w:r>
            <w:rPr>
              <w:rFonts w:asciiTheme="minorHAnsi" w:eastAsiaTheme="minorEastAsia" w:hAnsiTheme="minorHAnsi"/>
              <w:b/>
              <w:bCs/>
              <w:sz w:val="22"/>
            </w:rPr>
            <w:br w:type="page"/>
          </w:r>
        </w:p>
        <w:p w14:paraId="5F95BC16" w14:textId="2B3991FA" w:rsidR="00ED257A" w:rsidRPr="002D77BE" w:rsidRDefault="00974837" w:rsidP="003728C2">
          <w:pPr>
            <w:pStyle w:val="NNH1"/>
            <w:keepNext w:val="0"/>
          </w:pPr>
          <w:bookmarkStart w:id="689" w:name="_Toc219827899"/>
          <w:r w:rsidRPr="002D77BE">
            <w:lastRenderedPageBreak/>
            <w:t>Bibliografia</w:t>
          </w:r>
          <w:bookmarkEnd w:id="688"/>
          <w:bookmarkEnd w:id="687"/>
          <w:bookmarkEnd w:id="689"/>
        </w:p>
        <w:sdt>
          <w:sdtPr>
            <w:id w:val="111145805"/>
            <w:bibliography/>
          </w:sdtPr>
          <w:sdtEndPr/>
          <w:sdtContent>
            <w:p w14:paraId="70071E67" w14:textId="77777777" w:rsidR="00E61687" w:rsidRDefault="00ED257A" w:rsidP="009907F8">
              <w:pPr>
                <w:rPr>
                  <w:rFonts w:asciiTheme="minorHAnsi" w:hAnsiTheme="minorHAnsi"/>
                  <w:noProof/>
                  <w:sz w:val="22"/>
                </w:rPr>
              </w:pPr>
              <w:r w:rsidRPr="002D77BE">
                <w:fldChar w:fldCharType="begin"/>
              </w:r>
              <w:r w:rsidRPr="002D77BE">
                <w:instrText xml:space="preserve"> BIBLIOGRAPHY </w:instrText>
              </w:r>
              <w:r w:rsidRPr="002D77BE">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E61687" w14:paraId="2F32C44E" w14:textId="77777777">
                <w:trPr>
                  <w:divId w:val="1189834044"/>
                  <w:tblCellSpacing w:w="15" w:type="dxa"/>
                </w:trPr>
                <w:tc>
                  <w:tcPr>
                    <w:tcW w:w="50" w:type="pct"/>
                    <w:hideMark/>
                  </w:tcPr>
                  <w:p w14:paraId="3030F1B5" w14:textId="58989132" w:rsidR="00E61687" w:rsidRDefault="00E61687">
                    <w:pPr>
                      <w:pStyle w:val="Bibliography"/>
                      <w:rPr>
                        <w:noProof/>
                        <w:szCs w:val="24"/>
                      </w:rPr>
                    </w:pPr>
                    <w:r>
                      <w:rPr>
                        <w:noProof/>
                      </w:rPr>
                      <w:t xml:space="preserve">[1] </w:t>
                    </w:r>
                  </w:p>
                </w:tc>
                <w:tc>
                  <w:tcPr>
                    <w:tcW w:w="0" w:type="auto"/>
                    <w:hideMark/>
                  </w:tcPr>
                  <w:p w14:paraId="60B58817" w14:textId="77777777" w:rsidR="00E61687" w:rsidRDefault="00E61687">
                    <w:pPr>
                      <w:pStyle w:val="Bibliography"/>
                      <w:rPr>
                        <w:noProof/>
                      </w:rPr>
                    </w:pPr>
                    <w:r>
                      <w:rPr>
                        <w:noProof/>
                      </w:rPr>
                      <w:t xml:space="preserve">P. Jones, N. Q. Balaban i I. B. Dodd, „A combination of cellular automata and agent-based models to simulate root–microbial interactions,” </w:t>
                    </w:r>
                    <w:r>
                      <w:rPr>
                        <w:i/>
                        <w:iCs/>
                        <w:noProof/>
                      </w:rPr>
                      <w:t xml:space="preserve">Theoretical Biology and Medical Modelling, </w:t>
                    </w:r>
                    <w:r>
                      <w:rPr>
                        <w:noProof/>
                      </w:rPr>
                      <w:t xml:space="preserve">tom 10, nr 1, 2013. </w:t>
                    </w:r>
                  </w:p>
                </w:tc>
              </w:tr>
              <w:tr w:rsidR="00E61687" w14:paraId="013F2C2D" w14:textId="77777777">
                <w:trPr>
                  <w:divId w:val="1189834044"/>
                  <w:tblCellSpacing w:w="15" w:type="dxa"/>
                </w:trPr>
                <w:tc>
                  <w:tcPr>
                    <w:tcW w:w="50" w:type="pct"/>
                    <w:hideMark/>
                  </w:tcPr>
                  <w:p w14:paraId="49A1B808" w14:textId="77777777" w:rsidR="00E61687" w:rsidRDefault="00E61687">
                    <w:pPr>
                      <w:pStyle w:val="Bibliography"/>
                      <w:rPr>
                        <w:noProof/>
                      </w:rPr>
                    </w:pPr>
                    <w:r>
                      <w:rPr>
                        <w:noProof/>
                      </w:rPr>
                      <w:t xml:space="preserve">[2] </w:t>
                    </w:r>
                  </w:p>
                </w:tc>
                <w:tc>
                  <w:tcPr>
                    <w:tcW w:w="0" w:type="auto"/>
                    <w:hideMark/>
                  </w:tcPr>
                  <w:p w14:paraId="5C1DE09F" w14:textId="77777777" w:rsidR="00E61687" w:rsidRDefault="00E61687">
                    <w:pPr>
                      <w:pStyle w:val="Bibliography"/>
                      <w:rPr>
                        <w:noProof/>
                      </w:rPr>
                    </w:pPr>
                    <w:r>
                      <w:rPr>
                        <w:noProof/>
                      </w:rPr>
                      <w:t xml:space="preserve">B. Breckling, G. Pe’er i Y. G. Matsinos, „Cellular Automata in Ecological Modelling,” w </w:t>
                    </w:r>
                    <w:r>
                      <w:rPr>
                        <w:i/>
                        <w:iCs/>
                        <w:noProof/>
                      </w:rPr>
                      <w:t>Modelling Complex Ecological Dynamics</w:t>
                    </w:r>
                    <w:r>
                      <w:rPr>
                        <w:noProof/>
                      </w:rPr>
                      <w:t xml:space="preserve">, Berlin, Springer, 2011. </w:t>
                    </w:r>
                  </w:p>
                </w:tc>
              </w:tr>
              <w:tr w:rsidR="00E61687" w14:paraId="4E96ADF3" w14:textId="77777777">
                <w:trPr>
                  <w:divId w:val="1189834044"/>
                  <w:tblCellSpacing w:w="15" w:type="dxa"/>
                </w:trPr>
                <w:tc>
                  <w:tcPr>
                    <w:tcW w:w="50" w:type="pct"/>
                    <w:hideMark/>
                  </w:tcPr>
                  <w:p w14:paraId="6F8E69DA" w14:textId="77777777" w:rsidR="00E61687" w:rsidRDefault="00E61687">
                    <w:pPr>
                      <w:pStyle w:val="Bibliography"/>
                      <w:rPr>
                        <w:noProof/>
                      </w:rPr>
                    </w:pPr>
                    <w:r>
                      <w:rPr>
                        <w:noProof/>
                      </w:rPr>
                      <w:t xml:space="preserve">[3] </w:t>
                    </w:r>
                  </w:p>
                </w:tc>
                <w:tc>
                  <w:tcPr>
                    <w:tcW w:w="0" w:type="auto"/>
                    <w:hideMark/>
                  </w:tcPr>
                  <w:p w14:paraId="457FB02E" w14:textId="77777777" w:rsidR="00E61687" w:rsidRDefault="00E61687">
                    <w:pPr>
                      <w:pStyle w:val="Bibliography"/>
                      <w:rPr>
                        <w:noProof/>
                      </w:rPr>
                    </w:pPr>
                    <w:r>
                      <w:rPr>
                        <w:noProof/>
                      </w:rPr>
                      <w:t>F. Rak, „ecosystem-cc - repozytorium GitHub,” [Online]. Available: https://github.com/Filip-Rak/ecosystem-cc. [Data uzyskania dostępu: 10 1 2026].</w:t>
                    </w:r>
                  </w:p>
                </w:tc>
              </w:tr>
              <w:tr w:rsidR="00E61687" w14:paraId="77514ABB" w14:textId="77777777">
                <w:trPr>
                  <w:divId w:val="1189834044"/>
                  <w:tblCellSpacing w:w="15" w:type="dxa"/>
                </w:trPr>
                <w:tc>
                  <w:tcPr>
                    <w:tcW w:w="50" w:type="pct"/>
                    <w:hideMark/>
                  </w:tcPr>
                  <w:p w14:paraId="059C29EF" w14:textId="77777777" w:rsidR="00E61687" w:rsidRDefault="00E61687">
                    <w:pPr>
                      <w:pStyle w:val="Bibliography"/>
                      <w:rPr>
                        <w:noProof/>
                      </w:rPr>
                    </w:pPr>
                    <w:r>
                      <w:rPr>
                        <w:noProof/>
                      </w:rPr>
                      <w:t xml:space="preserve">[4] </w:t>
                    </w:r>
                  </w:p>
                </w:tc>
                <w:tc>
                  <w:tcPr>
                    <w:tcW w:w="0" w:type="auto"/>
                    <w:hideMark/>
                  </w:tcPr>
                  <w:p w14:paraId="53016374" w14:textId="77777777" w:rsidR="00E61687" w:rsidRDefault="00E61687">
                    <w:pPr>
                      <w:pStyle w:val="Bibliography"/>
                      <w:rPr>
                        <w:noProof/>
                      </w:rPr>
                    </w:pPr>
                    <w:r>
                      <w:rPr>
                        <w:noProof/>
                      </w:rPr>
                      <w:t xml:space="preserve">A. Ambrosio, D. De Vinco, F. Foglia, C. Spagnuolo i V. Scarano, „The impact of ECS logic on parallel performance in agent-based model simulations,” w </w:t>
                    </w:r>
                    <w:r>
                      <w:rPr>
                        <w:i/>
                        <w:iCs/>
                        <w:noProof/>
                      </w:rPr>
                      <w:t>BigHPC2025</w:t>
                    </w:r>
                    <w:r>
                      <w:rPr>
                        <w:noProof/>
                      </w:rPr>
                      <w:t xml:space="preserve">, Turin, Italy, 2025. </w:t>
                    </w:r>
                  </w:p>
                </w:tc>
              </w:tr>
              <w:tr w:rsidR="00E61687" w14:paraId="78FA82A6" w14:textId="77777777">
                <w:trPr>
                  <w:divId w:val="1189834044"/>
                  <w:tblCellSpacing w:w="15" w:type="dxa"/>
                </w:trPr>
                <w:tc>
                  <w:tcPr>
                    <w:tcW w:w="50" w:type="pct"/>
                    <w:hideMark/>
                  </w:tcPr>
                  <w:p w14:paraId="04ACCFDD" w14:textId="77777777" w:rsidR="00E61687" w:rsidRDefault="00E61687">
                    <w:pPr>
                      <w:pStyle w:val="Bibliography"/>
                      <w:rPr>
                        <w:noProof/>
                      </w:rPr>
                    </w:pPr>
                    <w:r>
                      <w:rPr>
                        <w:noProof/>
                      </w:rPr>
                      <w:t xml:space="preserve">[5] </w:t>
                    </w:r>
                  </w:p>
                </w:tc>
                <w:tc>
                  <w:tcPr>
                    <w:tcW w:w="0" w:type="auto"/>
                    <w:hideMark/>
                  </w:tcPr>
                  <w:p w14:paraId="74AF025C" w14:textId="77777777" w:rsidR="00E61687" w:rsidRDefault="00E61687">
                    <w:pPr>
                      <w:pStyle w:val="Bibliography"/>
                      <w:rPr>
                        <w:noProof/>
                      </w:rPr>
                    </w:pPr>
                    <w:r>
                      <w:rPr>
                        <w:noProof/>
                      </w:rPr>
                      <w:t xml:space="preserve">D. Wiebusch i M. E. Latoschik, „Decoupling the Entity-Component-System Pattern using Semantic Traits for Reusable Realtime Interactive Systems,” w </w:t>
                    </w:r>
                    <w:r>
                      <w:rPr>
                        <w:i/>
                        <w:iCs/>
                        <w:noProof/>
                      </w:rPr>
                      <w:t>Proceedings of the IEEE VR Workshop on Software Engineering and Architectures for Realtime Interactive Systems (SEARIS 2015)</w:t>
                    </w:r>
                    <w:r>
                      <w:rPr>
                        <w:noProof/>
                      </w:rPr>
                      <w:t xml:space="preserve">, Arles, France, 2015. </w:t>
                    </w:r>
                  </w:p>
                </w:tc>
              </w:tr>
              <w:tr w:rsidR="00E61687" w14:paraId="18766EBE" w14:textId="77777777">
                <w:trPr>
                  <w:divId w:val="1189834044"/>
                  <w:tblCellSpacing w:w="15" w:type="dxa"/>
                </w:trPr>
                <w:tc>
                  <w:tcPr>
                    <w:tcW w:w="50" w:type="pct"/>
                    <w:hideMark/>
                  </w:tcPr>
                  <w:p w14:paraId="3D7304A1" w14:textId="77777777" w:rsidR="00E61687" w:rsidRDefault="00E61687">
                    <w:pPr>
                      <w:pStyle w:val="Bibliography"/>
                      <w:rPr>
                        <w:noProof/>
                      </w:rPr>
                    </w:pPr>
                    <w:r>
                      <w:rPr>
                        <w:noProof/>
                      </w:rPr>
                      <w:t xml:space="preserve">[6] </w:t>
                    </w:r>
                  </w:p>
                </w:tc>
                <w:tc>
                  <w:tcPr>
                    <w:tcW w:w="0" w:type="auto"/>
                    <w:hideMark/>
                  </w:tcPr>
                  <w:p w14:paraId="008564BE" w14:textId="77777777" w:rsidR="00E61687" w:rsidRDefault="00E61687">
                    <w:pPr>
                      <w:pStyle w:val="Bibliography"/>
                      <w:rPr>
                        <w:noProof/>
                      </w:rPr>
                    </w:pPr>
                    <w:r>
                      <w:rPr>
                        <w:noProof/>
                      </w:rPr>
                      <w:t>M. Caini, „EnTT Documentation,” [Online]. Available: https://skypjack.github.io/entt/. [Data uzyskania dostępu: 09 01 2026].</w:t>
                    </w:r>
                  </w:p>
                </w:tc>
              </w:tr>
              <w:tr w:rsidR="00E61687" w14:paraId="4274BA31" w14:textId="77777777">
                <w:trPr>
                  <w:divId w:val="1189834044"/>
                  <w:tblCellSpacing w:w="15" w:type="dxa"/>
                </w:trPr>
                <w:tc>
                  <w:tcPr>
                    <w:tcW w:w="50" w:type="pct"/>
                    <w:hideMark/>
                  </w:tcPr>
                  <w:p w14:paraId="12833ED4" w14:textId="77777777" w:rsidR="00E61687" w:rsidRDefault="00E61687">
                    <w:pPr>
                      <w:pStyle w:val="Bibliography"/>
                      <w:rPr>
                        <w:noProof/>
                      </w:rPr>
                    </w:pPr>
                    <w:r>
                      <w:rPr>
                        <w:noProof/>
                      </w:rPr>
                      <w:t xml:space="preserve">[7] </w:t>
                    </w:r>
                  </w:p>
                </w:tc>
                <w:tc>
                  <w:tcPr>
                    <w:tcW w:w="0" w:type="auto"/>
                    <w:hideMark/>
                  </w:tcPr>
                  <w:p w14:paraId="500DF4CA" w14:textId="77777777" w:rsidR="00E61687" w:rsidRDefault="00E61687">
                    <w:pPr>
                      <w:pStyle w:val="Bibliography"/>
                      <w:rPr>
                        <w:noProof/>
                      </w:rPr>
                    </w:pPr>
                    <w:r>
                      <w:rPr>
                        <w:noProof/>
                      </w:rPr>
                      <w:t>L. Gomila, „Documentation for SFML 3.0.1,” [Online]. Available: https://www.sfml-dev.org/documentation/3.0.1/. [Data uzyskania dostępu: 09 01 2026].</w:t>
                    </w:r>
                  </w:p>
                </w:tc>
              </w:tr>
              <w:tr w:rsidR="00E61687" w14:paraId="58AC0839" w14:textId="77777777">
                <w:trPr>
                  <w:divId w:val="1189834044"/>
                  <w:tblCellSpacing w:w="15" w:type="dxa"/>
                </w:trPr>
                <w:tc>
                  <w:tcPr>
                    <w:tcW w:w="50" w:type="pct"/>
                    <w:hideMark/>
                  </w:tcPr>
                  <w:p w14:paraId="1317D301" w14:textId="77777777" w:rsidR="00E61687" w:rsidRDefault="00E61687">
                    <w:pPr>
                      <w:pStyle w:val="Bibliography"/>
                      <w:rPr>
                        <w:noProof/>
                      </w:rPr>
                    </w:pPr>
                    <w:r>
                      <w:rPr>
                        <w:noProof/>
                      </w:rPr>
                      <w:t xml:space="preserve">[8] </w:t>
                    </w:r>
                  </w:p>
                </w:tc>
                <w:tc>
                  <w:tcPr>
                    <w:tcW w:w="0" w:type="auto"/>
                    <w:hideMark/>
                  </w:tcPr>
                  <w:p w14:paraId="140681BE" w14:textId="77777777" w:rsidR="00E61687" w:rsidRDefault="00E61687">
                    <w:pPr>
                      <w:pStyle w:val="Bibliography"/>
                      <w:rPr>
                        <w:noProof/>
                      </w:rPr>
                    </w:pPr>
                    <w:r>
                      <w:rPr>
                        <w:noProof/>
                      </w:rPr>
                      <w:t>O. Cornut, „Dear ImGui - GitHub Repository,” [Online]. Available: https://github.com/ocornut/imgui. [Data uzyskania dostępu: 09 01 2026].</w:t>
                    </w:r>
                  </w:p>
                </w:tc>
              </w:tr>
              <w:tr w:rsidR="00E61687" w14:paraId="156417A8" w14:textId="77777777">
                <w:trPr>
                  <w:divId w:val="1189834044"/>
                  <w:tblCellSpacing w:w="15" w:type="dxa"/>
                </w:trPr>
                <w:tc>
                  <w:tcPr>
                    <w:tcW w:w="50" w:type="pct"/>
                    <w:hideMark/>
                  </w:tcPr>
                  <w:p w14:paraId="5AC4675E" w14:textId="77777777" w:rsidR="00E61687" w:rsidRDefault="00E61687">
                    <w:pPr>
                      <w:pStyle w:val="Bibliography"/>
                      <w:rPr>
                        <w:noProof/>
                      </w:rPr>
                    </w:pPr>
                    <w:r>
                      <w:rPr>
                        <w:noProof/>
                      </w:rPr>
                      <w:t xml:space="preserve">[9] </w:t>
                    </w:r>
                  </w:p>
                </w:tc>
                <w:tc>
                  <w:tcPr>
                    <w:tcW w:w="0" w:type="auto"/>
                    <w:hideMark/>
                  </w:tcPr>
                  <w:p w14:paraId="3BBE7A3C" w14:textId="77777777" w:rsidR="00E61687" w:rsidRDefault="00E61687">
                    <w:pPr>
                      <w:pStyle w:val="Bibliography"/>
                      <w:rPr>
                        <w:noProof/>
                      </w:rPr>
                    </w:pPr>
                    <w:r>
                      <w:rPr>
                        <w:noProof/>
                      </w:rPr>
                      <w:t>H. Schreiner, „Introduction - CLI11 Tutorial,” [Online]. Available: https://cliutils.github.io/CLI11/book/. [Data uzyskania dostępu: 09 01 2026].</w:t>
                    </w:r>
                  </w:p>
                </w:tc>
              </w:tr>
              <w:tr w:rsidR="00E61687" w14:paraId="5F77331E" w14:textId="77777777">
                <w:trPr>
                  <w:divId w:val="1189834044"/>
                  <w:tblCellSpacing w:w="15" w:type="dxa"/>
                </w:trPr>
                <w:tc>
                  <w:tcPr>
                    <w:tcW w:w="50" w:type="pct"/>
                    <w:hideMark/>
                  </w:tcPr>
                  <w:p w14:paraId="3BEC42ED" w14:textId="77777777" w:rsidR="00E61687" w:rsidRDefault="00E61687">
                    <w:pPr>
                      <w:pStyle w:val="Bibliography"/>
                      <w:rPr>
                        <w:noProof/>
                      </w:rPr>
                    </w:pPr>
                    <w:r>
                      <w:rPr>
                        <w:noProof/>
                      </w:rPr>
                      <w:t xml:space="preserve">[10] </w:t>
                    </w:r>
                  </w:p>
                </w:tc>
                <w:tc>
                  <w:tcPr>
                    <w:tcW w:w="0" w:type="auto"/>
                    <w:hideMark/>
                  </w:tcPr>
                  <w:p w14:paraId="71D04F18" w14:textId="77777777" w:rsidR="00E61687" w:rsidRDefault="00E61687">
                    <w:pPr>
                      <w:pStyle w:val="Bibliography"/>
                      <w:rPr>
                        <w:noProof/>
                      </w:rPr>
                    </w:pPr>
                    <w:r>
                      <w:rPr>
                        <w:noProof/>
                      </w:rPr>
                      <w:t>N. Lohmann, „Overview - JSON for modern C++,” [Online]. Available: https://json.nlohmann.me/api/basic_json/. [Data uzyskania dostępu: 09 01 2026].</w:t>
                    </w:r>
                  </w:p>
                </w:tc>
              </w:tr>
              <w:tr w:rsidR="00E61687" w14:paraId="46AA643E" w14:textId="77777777">
                <w:trPr>
                  <w:divId w:val="1189834044"/>
                  <w:tblCellSpacing w:w="15" w:type="dxa"/>
                </w:trPr>
                <w:tc>
                  <w:tcPr>
                    <w:tcW w:w="50" w:type="pct"/>
                    <w:hideMark/>
                  </w:tcPr>
                  <w:p w14:paraId="7AF0F936" w14:textId="77777777" w:rsidR="00E61687" w:rsidRDefault="00E61687">
                    <w:pPr>
                      <w:pStyle w:val="Bibliography"/>
                      <w:rPr>
                        <w:noProof/>
                      </w:rPr>
                    </w:pPr>
                    <w:r>
                      <w:rPr>
                        <w:noProof/>
                      </w:rPr>
                      <w:t xml:space="preserve">[11] </w:t>
                    </w:r>
                  </w:p>
                </w:tc>
                <w:tc>
                  <w:tcPr>
                    <w:tcW w:w="0" w:type="auto"/>
                    <w:hideMark/>
                  </w:tcPr>
                  <w:p w14:paraId="09957B5D" w14:textId="77777777" w:rsidR="00E61687" w:rsidRDefault="00E61687">
                    <w:pPr>
                      <w:pStyle w:val="Bibliography"/>
                      <w:rPr>
                        <w:noProof/>
                      </w:rPr>
                    </w:pPr>
                    <w:r>
                      <w:rPr>
                        <w:noProof/>
                      </w:rPr>
                      <w:t>C. Lattner, „LLVM and Clang: Next Generation Compiler Technology,” 17 05 2008. [Online]. [Data uzyskania dostępu: 08 01 2026].</w:t>
                    </w:r>
                  </w:p>
                </w:tc>
              </w:tr>
              <w:tr w:rsidR="00E61687" w14:paraId="50895F92" w14:textId="77777777">
                <w:trPr>
                  <w:divId w:val="1189834044"/>
                  <w:tblCellSpacing w:w="15" w:type="dxa"/>
                </w:trPr>
                <w:tc>
                  <w:tcPr>
                    <w:tcW w:w="50" w:type="pct"/>
                    <w:hideMark/>
                  </w:tcPr>
                  <w:p w14:paraId="11D486FA" w14:textId="77777777" w:rsidR="00E61687" w:rsidRDefault="00E61687">
                    <w:pPr>
                      <w:pStyle w:val="Bibliography"/>
                      <w:rPr>
                        <w:noProof/>
                      </w:rPr>
                    </w:pPr>
                    <w:r>
                      <w:rPr>
                        <w:noProof/>
                      </w:rPr>
                      <w:t xml:space="preserve">[12] </w:t>
                    </w:r>
                  </w:p>
                </w:tc>
                <w:tc>
                  <w:tcPr>
                    <w:tcW w:w="0" w:type="auto"/>
                    <w:hideMark/>
                  </w:tcPr>
                  <w:p w14:paraId="214AE03E" w14:textId="77777777" w:rsidR="00E61687" w:rsidRDefault="00E61687">
                    <w:pPr>
                      <w:pStyle w:val="Bibliography"/>
                      <w:rPr>
                        <w:noProof/>
                      </w:rPr>
                    </w:pPr>
                    <w:r>
                      <w:rPr>
                        <w:noProof/>
                      </w:rPr>
                      <w:t>B. Stroustrup i H. Sutter, „C++ Core Guidelines,” [Online]. Available: https://isocpp.github.io/CppCoreGuidelines/CppCoreGuidelines. [Data uzyskania dostępu: 08 01 2026].</w:t>
                    </w:r>
                  </w:p>
                </w:tc>
              </w:tr>
              <w:tr w:rsidR="00E61687" w14:paraId="798EA5DB" w14:textId="77777777">
                <w:trPr>
                  <w:divId w:val="1189834044"/>
                  <w:tblCellSpacing w:w="15" w:type="dxa"/>
                </w:trPr>
                <w:tc>
                  <w:tcPr>
                    <w:tcW w:w="50" w:type="pct"/>
                    <w:hideMark/>
                  </w:tcPr>
                  <w:p w14:paraId="412454F5" w14:textId="77777777" w:rsidR="00E61687" w:rsidRDefault="00E61687">
                    <w:pPr>
                      <w:pStyle w:val="Bibliography"/>
                      <w:rPr>
                        <w:noProof/>
                      </w:rPr>
                    </w:pPr>
                    <w:r>
                      <w:rPr>
                        <w:noProof/>
                      </w:rPr>
                      <w:t xml:space="preserve">[13] </w:t>
                    </w:r>
                  </w:p>
                </w:tc>
                <w:tc>
                  <w:tcPr>
                    <w:tcW w:w="0" w:type="auto"/>
                    <w:hideMark/>
                  </w:tcPr>
                  <w:p w14:paraId="29DC0A94" w14:textId="77777777" w:rsidR="00E61687" w:rsidRDefault="00E61687">
                    <w:pPr>
                      <w:pStyle w:val="Bibliography"/>
                      <w:rPr>
                        <w:noProof/>
                      </w:rPr>
                    </w:pPr>
                    <w:r>
                      <w:rPr>
                        <w:noProof/>
                      </w:rPr>
                      <w:t>L. Foundation, „The LLVM Compiler Infrastructure,” [Online]. Available: https://clangd.llvm.org/. [Data uzyskania dostępu: 08 01 2026].</w:t>
                    </w:r>
                  </w:p>
                </w:tc>
              </w:tr>
              <w:tr w:rsidR="00E61687" w14:paraId="1450F991" w14:textId="77777777">
                <w:trPr>
                  <w:divId w:val="1189834044"/>
                  <w:tblCellSpacing w:w="15" w:type="dxa"/>
                </w:trPr>
                <w:tc>
                  <w:tcPr>
                    <w:tcW w:w="50" w:type="pct"/>
                    <w:hideMark/>
                  </w:tcPr>
                  <w:p w14:paraId="707DB772" w14:textId="77777777" w:rsidR="00E61687" w:rsidRDefault="00E61687">
                    <w:pPr>
                      <w:pStyle w:val="Bibliography"/>
                      <w:rPr>
                        <w:noProof/>
                      </w:rPr>
                    </w:pPr>
                    <w:r>
                      <w:rPr>
                        <w:noProof/>
                      </w:rPr>
                      <w:t xml:space="preserve">[14] </w:t>
                    </w:r>
                  </w:p>
                </w:tc>
                <w:tc>
                  <w:tcPr>
                    <w:tcW w:w="0" w:type="auto"/>
                    <w:hideMark/>
                  </w:tcPr>
                  <w:p w14:paraId="21F3780B" w14:textId="77777777" w:rsidR="00E61687" w:rsidRDefault="00E61687">
                    <w:pPr>
                      <w:pStyle w:val="Bibliography"/>
                      <w:rPr>
                        <w:noProof/>
                      </w:rPr>
                    </w:pPr>
                    <w:r>
                      <w:rPr>
                        <w:noProof/>
                      </w:rPr>
                      <w:t xml:space="preserve">A. P. Black, K. B. Bruce, M. Homer, J. Noble, A. Ruskin i R. Yannow, „Seeking Grace: A New Object-Oriented Language for Novices,” w </w:t>
                    </w:r>
                    <w:r>
                      <w:rPr>
                        <w:i/>
                        <w:iCs/>
                        <w:noProof/>
                      </w:rPr>
                      <w:t>SIGCSE ’13</w:t>
                    </w:r>
                    <w:r>
                      <w:rPr>
                        <w:noProof/>
                      </w:rPr>
                      <w:t xml:space="preserve">, Denver, Colorado, 2013. </w:t>
                    </w:r>
                  </w:p>
                </w:tc>
              </w:tr>
              <w:tr w:rsidR="00E61687" w14:paraId="0F5550DE" w14:textId="77777777">
                <w:trPr>
                  <w:divId w:val="1189834044"/>
                  <w:tblCellSpacing w:w="15" w:type="dxa"/>
                </w:trPr>
                <w:tc>
                  <w:tcPr>
                    <w:tcW w:w="50" w:type="pct"/>
                    <w:hideMark/>
                  </w:tcPr>
                  <w:p w14:paraId="0182F2AA" w14:textId="77777777" w:rsidR="00E61687" w:rsidRDefault="00E61687">
                    <w:pPr>
                      <w:pStyle w:val="Bibliography"/>
                      <w:rPr>
                        <w:noProof/>
                      </w:rPr>
                    </w:pPr>
                    <w:r>
                      <w:rPr>
                        <w:noProof/>
                      </w:rPr>
                      <w:t xml:space="preserve">[15] </w:t>
                    </w:r>
                  </w:p>
                </w:tc>
                <w:tc>
                  <w:tcPr>
                    <w:tcW w:w="0" w:type="auto"/>
                    <w:hideMark/>
                  </w:tcPr>
                  <w:p w14:paraId="17A42612" w14:textId="77777777" w:rsidR="00E61687" w:rsidRDefault="00E61687">
                    <w:pPr>
                      <w:pStyle w:val="Bibliography"/>
                      <w:rPr>
                        <w:noProof/>
                      </w:rPr>
                    </w:pPr>
                    <w:r>
                      <w:rPr>
                        <w:noProof/>
                      </w:rPr>
                      <w:t xml:space="preserve">R. C. Martin, Clean Architecture: A Craftsman's Guide to Software Structure and Design, Boston: Pearson Education, 2017. </w:t>
                    </w:r>
                  </w:p>
                </w:tc>
              </w:tr>
              <w:tr w:rsidR="00E61687" w14:paraId="57C37BEC" w14:textId="77777777">
                <w:trPr>
                  <w:divId w:val="1189834044"/>
                  <w:tblCellSpacing w:w="15" w:type="dxa"/>
                </w:trPr>
                <w:tc>
                  <w:tcPr>
                    <w:tcW w:w="50" w:type="pct"/>
                    <w:hideMark/>
                  </w:tcPr>
                  <w:p w14:paraId="570C08D6" w14:textId="77777777" w:rsidR="00E61687" w:rsidRDefault="00E61687">
                    <w:pPr>
                      <w:pStyle w:val="Bibliography"/>
                      <w:rPr>
                        <w:noProof/>
                      </w:rPr>
                    </w:pPr>
                    <w:r>
                      <w:rPr>
                        <w:noProof/>
                      </w:rPr>
                      <w:t xml:space="preserve">[16] </w:t>
                    </w:r>
                  </w:p>
                </w:tc>
                <w:tc>
                  <w:tcPr>
                    <w:tcW w:w="0" w:type="auto"/>
                    <w:hideMark/>
                  </w:tcPr>
                  <w:p w14:paraId="03BBD412" w14:textId="77777777" w:rsidR="00E61687" w:rsidRDefault="00E61687">
                    <w:pPr>
                      <w:pStyle w:val="Bibliography"/>
                      <w:rPr>
                        <w:noProof/>
                      </w:rPr>
                    </w:pPr>
                    <w:r>
                      <w:rPr>
                        <w:noProof/>
                      </w:rPr>
                      <w:t xml:space="preserve">R. Nystrom, Game Programming Patterns: Software Design for Games, Geneva, IL: Genever Benning, 2014. </w:t>
                    </w:r>
                  </w:p>
                </w:tc>
              </w:tr>
              <w:tr w:rsidR="00E61687" w14:paraId="5D5C4E24" w14:textId="77777777">
                <w:trPr>
                  <w:divId w:val="1189834044"/>
                  <w:tblCellSpacing w:w="15" w:type="dxa"/>
                </w:trPr>
                <w:tc>
                  <w:tcPr>
                    <w:tcW w:w="50" w:type="pct"/>
                    <w:hideMark/>
                  </w:tcPr>
                  <w:p w14:paraId="0175EE38" w14:textId="77777777" w:rsidR="00E61687" w:rsidRDefault="00E61687">
                    <w:pPr>
                      <w:pStyle w:val="Bibliography"/>
                      <w:rPr>
                        <w:noProof/>
                      </w:rPr>
                    </w:pPr>
                    <w:r>
                      <w:rPr>
                        <w:noProof/>
                      </w:rPr>
                      <w:t xml:space="preserve">[17] </w:t>
                    </w:r>
                  </w:p>
                </w:tc>
                <w:tc>
                  <w:tcPr>
                    <w:tcW w:w="0" w:type="auto"/>
                    <w:hideMark/>
                  </w:tcPr>
                  <w:p w14:paraId="244099E3" w14:textId="77777777" w:rsidR="00E61687" w:rsidRDefault="00E61687">
                    <w:pPr>
                      <w:pStyle w:val="Bibliography"/>
                      <w:rPr>
                        <w:noProof/>
                      </w:rPr>
                    </w:pPr>
                    <w:r>
                      <w:rPr>
                        <w:noProof/>
                      </w:rPr>
                      <w:t>B. D. Team, „Bevy Engine Documentation,” [Online]. Available: https://bevy.org/learn/quick-start/introduction/. [Data uzyskania dostępu: 09 01 2026].</w:t>
                    </w:r>
                  </w:p>
                </w:tc>
              </w:tr>
              <w:tr w:rsidR="00E61687" w14:paraId="4FB615D5" w14:textId="77777777">
                <w:trPr>
                  <w:divId w:val="1189834044"/>
                  <w:tblCellSpacing w:w="15" w:type="dxa"/>
                </w:trPr>
                <w:tc>
                  <w:tcPr>
                    <w:tcW w:w="50" w:type="pct"/>
                    <w:hideMark/>
                  </w:tcPr>
                  <w:p w14:paraId="392E94A8" w14:textId="77777777" w:rsidR="00E61687" w:rsidRDefault="00E61687">
                    <w:pPr>
                      <w:pStyle w:val="Bibliography"/>
                      <w:rPr>
                        <w:noProof/>
                      </w:rPr>
                    </w:pPr>
                    <w:r>
                      <w:rPr>
                        <w:noProof/>
                      </w:rPr>
                      <w:t xml:space="preserve">[18] </w:t>
                    </w:r>
                  </w:p>
                </w:tc>
                <w:tc>
                  <w:tcPr>
                    <w:tcW w:w="0" w:type="auto"/>
                    <w:hideMark/>
                  </w:tcPr>
                  <w:p w14:paraId="4B09BD75" w14:textId="77777777" w:rsidR="00E61687" w:rsidRDefault="00E61687">
                    <w:pPr>
                      <w:pStyle w:val="Bibliography"/>
                      <w:rPr>
                        <w:noProof/>
                      </w:rPr>
                    </w:pPr>
                    <w:r>
                      <w:rPr>
                        <w:noProof/>
                      </w:rPr>
                      <w:t>c. contributors, „cppreference.com,” [Online]. Available: cppreference.com. [Data uzyskania dostępu: 10 01 2026].</w:t>
                    </w:r>
                  </w:p>
                </w:tc>
              </w:tr>
              <w:tr w:rsidR="00E61687" w14:paraId="64DC10B4" w14:textId="77777777">
                <w:trPr>
                  <w:divId w:val="1189834044"/>
                  <w:tblCellSpacing w:w="15" w:type="dxa"/>
                </w:trPr>
                <w:tc>
                  <w:tcPr>
                    <w:tcW w:w="50" w:type="pct"/>
                    <w:hideMark/>
                  </w:tcPr>
                  <w:p w14:paraId="17706E8A" w14:textId="77777777" w:rsidR="00E61687" w:rsidRDefault="00E61687">
                    <w:pPr>
                      <w:pStyle w:val="Bibliography"/>
                      <w:rPr>
                        <w:noProof/>
                      </w:rPr>
                    </w:pPr>
                    <w:r>
                      <w:rPr>
                        <w:noProof/>
                      </w:rPr>
                      <w:t xml:space="preserve">[19] </w:t>
                    </w:r>
                  </w:p>
                </w:tc>
                <w:tc>
                  <w:tcPr>
                    <w:tcW w:w="0" w:type="auto"/>
                    <w:hideMark/>
                  </w:tcPr>
                  <w:p w14:paraId="4F4D55A9" w14:textId="77777777" w:rsidR="00E61687" w:rsidRDefault="00E61687">
                    <w:pPr>
                      <w:pStyle w:val="Bibliography"/>
                      <w:rPr>
                        <w:noProof/>
                      </w:rPr>
                    </w:pPr>
                    <w:r>
                      <w:rPr>
                        <w:noProof/>
                      </w:rPr>
                      <w:t xml:space="preserve">IEEE Standards Association, IEEE Standard for Floating-Point Arithmetic, New York: IEEE, 2019. </w:t>
                    </w:r>
                  </w:p>
                </w:tc>
              </w:tr>
              <w:tr w:rsidR="00E61687" w14:paraId="31E2B977" w14:textId="77777777">
                <w:trPr>
                  <w:divId w:val="1189834044"/>
                  <w:tblCellSpacing w:w="15" w:type="dxa"/>
                </w:trPr>
                <w:tc>
                  <w:tcPr>
                    <w:tcW w:w="50" w:type="pct"/>
                    <w:hideMark/>
                  </w:tcPr>
                  <w:p w14:paraId="6979C133" w14:textId="77777777" w:rsidR="00E61687" w:rsidRDefault="00E61687">
                    <w:pPr>
                      <w:pStyle w:val="Bibliography"/>
                      <w:rPr>
                        <w:noProof/>
                      </w:rPr>
                    </w:pPr>
                    <w:r>
                      <w:rPr>
                        <w:noProof/>
                      </w:rPr>
                      <w:t xml:space="preserve">[20] </w:t>
                    </w:r>
                  </w:p>
                </w:tc>
                <w:tc>
                  <w:tcPr>
                    <w:tcW w:w="0" w:type="auto"/>
                    <w:hideMark/>
                  </w:tcPr>
                  <w:p w14:paraId="7EF5AC5F" w14:textId="77777777" w:rsidR="00E61687" w:rsidRDefault="00E61687">
                    <w:pPr>
                      <w:pStyle w:val="Bibliography"/>
                      <w:rPr>
                        <w:noProof/>
                      </w:rPr>
                    </w:pPr>
                    <w:r>
                      <w:rPr>
                        <w:noProof/>
                      </w:rPr>
                      <w:t>L. P. Contributors, „LLVM Language Reference Manual,” [Online]. Available: https://llvm.org/docs/LangRef.html#llvm-language-reference-manual. [Data uzyskania dostępu: 12 1 2026].</w:t>
                    </w:r>
                  </w:p>
                </w:tc>
              </w:tr>
              <w:tr w:rsidR="00E61687" w14:paraId="52005B18" w14:textId="77777777">
                <w:trPr>
                  <w:divId w:val="1189834044"/>
                  <w:tblCellSpacing w:w="15" w:type="dxa"/>
                </w:trPr>
                <w:tc>
                  <w:tcPr>
                    <w:tcW w:w="50" w:type="pct"/>
                    <w:hideMark/>
                  </w:tcPr>
                  <w:p w14:paraId="61F1D4EF" w14:textId="77777777" w:rsidR="00E61687" w:rsidRDefault="00E61687">
                    <w:pPr>
                      <w:pStyle w:val="Bibliography"/>
                      <w:rPr>
                        <w:noProof/>
                      </w:rPr>
                    </w:pPr>
                    <w:r>
                      <w:rPr>
                        <w:noProof/>
                      </w:rPr>
                      <w:t xml:space="preserve">[21] </w:t>
                    </w:r>
                  </w:p>
                </w:tc>
                <w:tc>
                  <w:tcPr>
                    <w:tcW w:w="0" w:type="auto"/>
                    <w:hideMark/>
                  </w:tcPr>
                  <w:p w14:paraId="1582B256" w14:textId="77777777" w:rsidR="00E61687" w:rsidRDefault="00E61687">
                    <w:pPr>
                      <w:pStyle w:val="Bibliography"/>
                      <w:rPr>
                        <w:noProof/>
                      </w:rPr>
                    </w:pPr>
                    <w:r>
                      <w:rPr>
                        <w:noProof/>
                      </w:rPr>
                      <w:t>S. Barrett, „stb - Repozytorium GitHub,” [Online]. Available: https://github.com/nothings/stb. [Data uzyskania dostępu: 11 01 2026].</w:t>
                    </w:r>
                  </w:p>
                </w:tc>
              </w:tr>
              <w:tr w:rsidR="00E61687" w14:paraId="235486A5" w14:textId="77777777">
                <w:trPr>
                  <w:divId w:val="1189834044"/>
                  <w:tblCellSpacing w:w="15" w:type="dxa"/>
                </w:trPr>
                <w:tc>
                  <w:tcPr>
                    <w:tcW w:w="50" w:type="pct"/>
                    <w:hideMark/>
                  </w:tcPr>
                  <w:p w14:paraId="72B376FD" w14:textId="77777777" w:rsidR="00E61687" w:rsidRDefault="00E61687">
                    <w:pPr>
                      <w:pStyle w:val="Bibliography"/>
                      <w:rPr>
                        <w:noProof/>
                      </w:rPr>
                    </w:pPr>
                    <w:r>
                      <w:rPr>
                        <w:noProof/>
                      </w:rPr>
                      <w:t xml:space="preserve">[22] </w:t>
                    </w:r>
                  </w:p>
                </w:tc>
                <w:tc>
                  <w:tcPr>
                    <w:tcW w:w="0" w:type="auto"/>
                    <w:hideMark/>
                  </w:tcPr>
                  <w:p w14:paraId="69E8CEDB" w14:textId="77777777" w:rsidR="00E61687" w:rsidRDefault="00E61687">
                    <w:pPr>
                      <w:pStyle w:val="Bibliography"/>
                      <w:rPr>
                        <w:noProof/>
                      </w:rPr>
                    </w:pPr>
                    <w:r>
                      <w:rPr>
                        <w:noProof/>
                      </w:rPr>
                      <w:t xml:space="preserve">R. D. Holt, „Bringing the Hutchinsonian niche into the 21st century: Ecological and evolutionary perspectives,” </w:t>
                    </w:r>
                    <w:r>
                      <w:rPr>
                        <w:i/>
                        <w:iCs/>
                        <w:noProof/>
                      </w:rPr>
                      <w:t xml:space="preserve">Proceedings of the National Academy of Sciences (PNAS), </w:t>
                    </w:r>
                    <w:r>
                      <w:rPr>
                        <w:noProof/>
                      </w:rPr>
                      <w:t xml:space="preserve">tom 106, nr Suppl. 2, 2009. </w:t>
                    </w:r>
                  </w:p>
                </w:tc>
              </w:tr>
              <w:tr w:rsidR="00E61687" w14:paraId="61DB60DC" w14:textId="77777777">
                <w:trPr>
                  <w:divId w:val="1189834044"/>
                  <w:tblCellSpacing w:w="15" w:type="dxa"/>
                </w:trPr>
                <w:tc>
                  <w:tcPr>
                    <w:tcW w:w="50" w:type="pct"/>
                    <w:hideMark/>
                  </w:tcPr>
                  <w:p w14:paraId="7CBE2EAC" w14:textId="77777777" w:rsidR="00E61687" w:rsidRDefault="00E61687">
                    <w:pPr>
                      <w:pStyle w:val="Bibliography"/>
                      <w:rPr>
                        <w:noProof/>
                      </w:rPr>
                    </w:pPr>
                    <w:r>
                      <w:rPr>
                        <w:noProof/>
                      </w:rPr>
                      <w:t xml:space="preserve">[23] </w:t>
                    </w:r>
                  </w:p>
                </w:tc>
                <w:tc>
                  <w:tcPr>
                    <w:tcW w:w="0" w:type="auto"/>
                    <w:hideMark/>
                  </w:tcPr>
                  <w:p w14:paraId="2711684F" w14:textId="77777777" w:rsidR="00E61687" w:rsidRDefault="00E61687">
                    <w:pPr>
                      <w:pStyle w:val="Bibliography"/>
                      <w:rPr>
                        <w:noProof/>
                      </w:rPr>
                    </w:pPr>
                    <w:r>
                      <w:rPr>
                        <w:noProof/>
                      </w:rPr>
                      <w:t xml:space="preserve">E. Jablonka i G. Raz, „Transgenerational Epigenetic Inheritance: Prevalence, Mechanisms, and Implications for the Study of Heredity and Evolution,” </w:t>
                    </w:r>
                    <w:r>
                      <w:rPr>
                        <w:i/>
                        <w:iCs/>
                        <w:noProof/>
                      </w:rPr>
                      <w:t xml:space="preserve">The Quarterly Review of Biology, </w:t>
                    </w:r>
                    <w:r>
                      <w:rPr>
                        <w:noProof/>
                      </w:rPr>
                      <w:t xml:space="preserve">tom 84, nr 2, 2009. </w:t>
                    </w:r>
                  </w:p>
                </w:tc>
              </w:tr>
              <w:tr w:rsidR="00E61687" w14:paraId="752D6638" w14:textId="77777777">
                <w:trPr>
                  <w:divId w:val="1189834044"/>
                  <w:tblCellSpacing w:w="15" w:type="dxa"/>
                </w:trPr>
                <w:tc>
                  <w:tcPr>
                    <w:tcW w:w="50" w:type="pct"/>
                    <w:hideMark/>
                  </w:tcPr>
                  <w:p w14:paraId="381FC0AC" w14:textId="77777777" w:rsidR="00E61687" w:rsidRDefault="00E61687">
                    <w:pPr>
                      <w:pStyle w:val="Bibliography"/>
                      <w:rPr>
                        <w:noProof/>
                      </w:rPr>
                    </w:pPr>
                    <w:r>
                      <w:rPr>
                        <w:noProof/>
                      </w:rPr>
                      <w:t xml:space="preserve">[24] </w:t>
                    </w:r>
                  </w:p>
                </w:tc>
                <w:tc>
                  <w:tcPr>
                    <w:tcW w:w="0" w:type="auto"/>
                    <w:hideMark/>
                  </w:tcPr>
                  <w:p w14:paraId="352F5DC7" w14:textId="77777777" w:rsidR="00E61687" w:rsidRDefault="00E61687">
                    <w:pPr>
                      <w:pStyle w:val="Bibliography"/>
                      <w:rPr>
                        <w:noProof/>
                      </w:rPr>
                    </w:pPr>
                    <w:r>
                      <w:rPr>
                        <w:noProof/>
                      </w:rPr>
                      <w:t xml:space="preserve">J. H. Anna Helmin, NOWA Biologia na czasie 1. Podręcznik, Warszawa: Nowa Era, 2024. </w:t>
                    </w:r>
                  </w:p>
                </w:tc>
              </w:tr>
              <w:tr w:rsidR="00E61687" w14:paraId="36499CC9" w14:textId="77777777">
                <w:trPr>
                  <w:divId w:val="1189834044"/>
                  <w:tblCellSpacing w:w="15" w:type="dxa"/>
                </w:trPr>
                <w:tc>
                  <w:tcPr>
                    <w:tcW w:w="50" w:type="pct"/>
                    <w:hideMark/>
                  </w:tcPr>
                  <w:p w14:paraId="69B764C2" w14:textId="77777777" w:rsidR="00E61687" w:rsidRDefault="00E61687">
                    <w:pPr>
                      <w:pStyle w:val="Bibliography"/>
                      <w:rPr>
                        <w:noProof/>
                      </w:rPr>
                    </w:pPr>
                    <w:r>
                      <w:rPr>
                        <w:noProof/>
                      </w:rPr>
                      <w:t xml:space="preserve">[25] </w:t>
                    </w:r>
                  </w:p>
                </w:tc>
                <w:tc>
                  <w:tcPr>
                    <w:tcW w:w="0" w:type="auto"/>
                    <w:hideMark/>
                  </w:tcPr>
                  <w:p w14:paraId="3BA14E67" w14:textId="77777777" w:rsidR="00E61687" w:rsidRDefault="00E61687">
                    <w:pPr>
                      <w:pStyle w:val="Bibliography"/>
                      <w:rPr>
                        <w:noProof/>
                      </w:rPr>
                    </w:pPr>
                    <w:r>
                      <w:rPr>
                        <w:noProof/>
                      </w:rPr>
                      <w:t>F. Rak, „ecosystem-cc-results - repozytorium GitHub,” [Online]. Available: https://github.com/Filip-Rak/ecosystem-cc-results. [Data uzyskania dostępu: 20 1 2026].</w:t>
                    </w:r>
                  </w:p>
                </w:tc>
              </w:tr>
            </w:tbl>
            <w:p w14:paraId="41109CEB" w14:textId="77777777" w:rsidR="00E61687" w:rsidRDefault="00E61687">
              <w:pPr>
                <w:divId w:val="1189834044"/>
                <w:rPr>
                  <w:rFonts w:eastAsia="Times New Roman"/>
                  <w:noProof/>
                </w:rPr>
              </w:pPr>
            </w:p>
            <w:p w14:paraId="34B0A66E" w14:textId="431D055F" w:rsidR="00AA30FA" w:rsidRPr="009907F8" w:rsidRDefault="00ED257A" w:rsidP="009907F8">
              <w:r w:rsidRPr="002D77BE">
                <w:rPr>
                  <w:b/>
                  <w:bCs/>
                </w:rPr>
                <w:fldChar w:fldCharType="end"/>
              </w:r>
            </w:p>
          </w:sdtContent>
        </w:sdt>
      </w:sdtContent>
    </w:sdt>
    <w:sectPr w:rsidR="00AA30FA" w:rsidRPr="009907F8" w:rsidSect="00F32EB4">
      <w:headerReference w:type="default" r:id="rId32"/>
      <w:pgSz w:w="11906" w:h="16838"/>
      <w:pgMar w:top="1418" w:right="1134"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9" w:author="Dmytro Svyetlichnyy" w:date="2026-01-13T15:44:00Z" w:initials="DS">
    <w:p w14:paraId="77301C76" w14:textId="77777777" w:rsidR="00C43274" w:rsidRPr="002D77BE" w:rsidRDefault="00B64D61" w:rsidP="00C43274">
      <w:pPr>
        <w:pStyle w:val="CommentText"/>
        <w:jc w:val="left"/>
      </w:pPr>
      <w:r w:rsidRPr="002D77BE">
        <w:rPr>
          <w:rStyle w:val="CommentReference"/>
        </w:rPr>
        <w:annotationRef/>
      </w:r>
      <w:r w:rsidR="00C43274" w:rsidRPr="002D77BE">
        <w:t>Odwołania na dwa i więcej źródeł: [2,3], [4-6], [2,3,15,17-20], itp. Bez spacji.</w:t>
      </w:r>
    </w:p>
  </w:comment>
  <w:comment w:id="460" w:author="Filip" w:date="2026-01-13T21:04:00Z" w:initials="F">
    <w:p w14:paraId="2B198511" w14:textId="77777777" w:rsidR="00EC6A25" w:rsidRPr="002D77BE" w:rsidRDefault="00EC6A25">
      <w:pPr>
        <w:pStyle w:val="CommentText"/>
      </w:pPr>
      <w:r w:rsidRPr="002D77BE">
        <w:rPr>
          <w:rStyle w:val="CommentReference"/>
        </w:rPr>
        <w:annotationRef/>
      </w:r>
      <w:r w:rsidRPr="002D77BE">
        <w:t>z tego co widzę to word na to nie pozwala więc będę poprawiał to napisaniu wszystkiego</w:t>
      </w:r>
    </w:p>
    <w:p w14:paraId="313576EF" w14:textId="4DF6CACB" w:rsidR="00EC6A25" w:rsidRPr="002D77BE" w:rsidRDefault="00EC6A25">
      <w:pPr>
        <w:pStyle w:val="CommentText"/>
      </w:pPr>
    </w:p>
  </w:comment>
  <w:comment w:id="461" w:author="Dmytro Svyetlichnyy" w:date="2026-01-14T13:09:00Z" w:initials="DS">
    <w:p w14:paraId="65C6C508" w14:textId="77777777" w:rsidR="00B32826" w:rsidRDefault="00B32826" w:rsidP="00B32826">
      <w:pPr>
        <w:pStyle w:val="CommentText"/>
        <w:jc w:val="left"/>
      </w:pPr>
      <w:r w:rsidRPr="002D77BE">
        <w:rPr>
          <w:rStyle w:val="CommentReference"/>
        </w:rPr>
        <w:annotationRef/>
      </w:r>
      <w:r w:rsidRPr="002D77BE">
        <w:t>Można zastosować Mendeley</w:t>
      </w:r>
    </w:p>
  </w:comment>
  <w:comment w:id="462" w:author="Dmytro Svyetlichnyy" w:date="2026-01-13T15:46:00Z" w:initials="DS">
    <w:p w14:paraId="0F01B729" w14:textId="77777777" w:rsidR="00463B5A" w:rsidRDefault="00463B5A" w:rsidP="00463B5A">
      <w:pPr>
        <w:pStyle w:val="CommentText"/>
        <w:jc w:val="left"/>
      </w:pPr>
      <w:r>
        <w:rPr>
          <w:rStyle w:val="CommentReference"/>
        </w:rPr>
        <w:annotationRef/>
      </w:r>
      <w:r>
        <w:t>Zakończyć podrozdział należałoby wyborem tego co zostanie zastosowane w pracy i dlaczego.</w:t>
      </w:r>
    </w:p>
  </w:comment>
  <w:comment w:id="631" w:author="Dmytro Svyetlichnyy" w:date="2026-01-19T16:54:00Z" w:initials="DS">
    <w:p w14:paraId="09D89779" w14:textId="673DECBF" w:rsidR="00521C89" w:rsidRDefault="00F7493B" w:rsidP="00521C89">
      <w:pPr>
        <w:pStyle w:val="CommentText"/>
        <w:jc w:val="left"/>
      </w:pPr>
      <w:r>
        <w:rPr>
          <w:rStyle w:val="CommentReference"/>
        </w:rPr>
        <w:annotationRef/>
      </w:r>
      <w:r w:rsidR="00521C89">
        <w:t>To samo jak poprzednio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01C76" w15:done="0"/>
  <w15:commentEx w15:paraId="313576EF" w15:paraIdParent="77301C76" w15:done="0"/>
  <w15:commentEx w15:paraId="65C6C508" w15:paraIdParent="77301C76" w15:done="0"/>
  <w15:commentEx w15:paraId="0F01B729" w15:done="1"/>
  <w15:commentEx w15:paraId="09D897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FBA0E5" w16cex:dateUtc="2026-01-13T14:44:00Z"/>
  <w16cex:commentExtensible w16cex:durableId="7B0EE4A4" w16cex:dateUtc="2026-01-13T20:04:00Z"/>
  <w16cex:commentExtensible w16cex:durableId="5F940548" w16cex:dateUtc="2026-01-14T12:09:00Z"/>
  <w16cex:commentExtensible w16cex:durableId="0637F391" w16cex:dateUtc="2026-01-13T14:46:00Z"/>
  <w16cex:commentExtensible w16cex:durableId="05C23001" w16cex:dateUtc="2026-01-19T15:54:00Z">
    <w16cex:extLst>
      <w16:ext w16:uri="{CE6994B0-6A32-4C9F-8C6B-6E91EDA988CE}">
        <cr:reactions xmlns:cr="http://schemas.microsoft.com/office/comments/2020/reactions">
          <cr:reaction reactionType="1">
            <cr:reactionInfo dateUtc="2026-01-19T17:12:49Z">
              <cr:user userId="S::rak@student.agh.edu.pl::fb147108-08dc-414b-bf1d-a448802f0279" userProvider="AD" userName="Filip Ra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01C76" w16cid:durableId="71FBA0E5"/>
  <w16cid:commentId w16cid:paraId="313576EF" w16cid:durableId="7B0EE4A4"/>
  <w16cid:commentId w16cid:paraId="65C6C508" w16cid:durableId="5F940548"/>
  <w16cid:commentId w16cid:paraId="0F01B729" w16cid:durableId="0637F391"/>
  <w16cid:commentId w16cid:paraId="09D89779" w16cid:durableId="05C23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F329A" w14:textId="77777777" w:rsidR="007465D4" w:rsidRPr="002D77BE" w:rsidRDefault="007465D4" w:rsidP="00AF13D4">
      <w:pPr>
        <w:spacing w:after="0" w:line="240" w:lineRule="auto"/>
      </w:pPr>
      <w:r w:rsidRPr="002D77BE">
        <w:separator/>
      </w:r>
    </w:p>
  </w:endnote>
  <w:endnote w:type="continuationSeparator" w:id="0">
    <w:p w14:paraId="5C3ADBBC" w14:textId="77777777" w:rsidR="007465D4" w:rsidRPr="002D77BE" w:rsidRDefault="007465D4" w:rsidP="00AF13D4">
      <w:pPr>
        <w:spacing w:after="0" w:line="240" w:lineRule="auto"/>
      </w:pPr>
      <w:r w:rsidRPr="002D77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tillium">
    <w:altName w:val="Arial"/>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1E0C" w14:textId="77777777" w:rsidR="00074AD8" w:rsidRDefault="00074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7FA02" w14:textId="77777777" w:rsidR="007465D4" w:rsidRPr="002D77BE" w:rsidRDefault="007465D4" w:rsidP="00AF13D4">
      <w:pPr>
        <w:spacing w:after="0" w:line="240" w:lineRule="auto"/>
      </w:pPr>
      <w:r w:rsidRPr="002D77BE">
        <w:separator/>
      </w:r>
    </w:p>
  </w:footnote>
  <w:footnote w:type="continuationSeparator" w:id="0">
    <w:p w14:paraId="687F94B7" w14:textId="77777777" w:rsidR="007465D4" w:rsidRPr="002D77BE" w:rsidRDefault="007465D4" w:rsidP="00AF13D4">
      <w:pPr>
        <w:spacing w:after="0" w:line="240" w:lineRule="auto"/>
      </w:pPr>
      <w:r w:rsidRPr="002D77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8FF4" w14:textId="77777777" w:rsidR="00074AD8" w:rsidRDefault="00074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B04D" w14:textId="77777777" w:rsidR="00DA64BE" w:rsidRPr="002D77BE" w:rsidRDefault="00DA64BE" w:rsidP="00135F4A">
    <w:pPr>
      <w:pStyle w:val="Header"/>
      <w:tabs>
        <w:tab w:val="clear" w:pos="4536"/>
        <w:tab w:val="clear" w:pos="9072"/>
        <w:tab w:val="left" w:pos="1715"/>
      </w:tabs>
      <w:rPr>
        <w:rFonts w:cs="Times New Roman"/>
        <w:szCs w:val="24"/>
      </w:rPr>
    </w:pPr>
  </w:p>
  <w:p w14:paraId="2C2421B0" w14:textId="77777777" w:rsidR="00DA64BE" w:rsidRPr="002D77BE" w:rsidRDefault="00DA64BE" w:rsidP="003E553D">
    <w:pPr>
      <w:pStyle w:val="Header"/>
      <w:jc w:val="right"/>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name w:val="WW8Num13"/>
    <w:lvl w:ilvl="0">
      <w:numFmt w:val="bullet"/>
      <w:lvlText w:val="-"/>
      <w:lvlJc w:val="left"/>
      <w:pPr>
        <w:tabs>
          <w:tab w:val="num" w:pos="930"/>
        </w:tabs>
        <w:ind w:left="930" w:hanging="570"/>
      </w:pPr>
      <w:rPr>
        <w:rFonts w:ascii="Times New Roman" w:hAnsi="Times New Roman" w:cs="Times New Roman"/>
      </w:rPr>
    </w:lvl>
  </w:abstractNum>
  <w:abstractNum w:abstractNumId="1" w15:restartNumberingAfterBreak="0">
    <w:nsid w:val="006979DD"/>
    <w:multiLevelType w:val="hybridMultilevel"/>
    <w:tmpl w:val="E800C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24813"/>
    <w:multiLevelType w:val="hybridMultilevel"/>
    <w:tmpl w:val="A25C3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DA1149"/>
    <w:multiLevelType w:val="hybridMultilevel"/>
    <w:tmpl w:val="94286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87772B"/>
    <w:multiLevelType w:val="hybridMultilevel"/>
    <w:tmpl w:val="F30E2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6B380F"/>
    <w:multiLevelType w:val="hybridMultilevel"/>
    <w:tmpl w:val="BEFAF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211B482B"/>
    <w:multiLevelType w:val="hybridMultilevel"/>
    <w:tmpl w:val="CA165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4F1F0F"/>
    <w:multiLevelType w:val="hybridMultilevel"/>
    <w:tmpl w:val="8E3E7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464470"/>
    <w:multiLevelType w:val="hybridMultilevel"/>
    <w:tmpl w:val="79AAC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1A65DF"/>
    <w:multiLevelType w:val="hybridMultilevel"/>
    <w:tmpl w:val="F4AE5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464ED"/>
    <w:multiLevelType w:val="hybridMultilevel"/>
    <w:tmpl w:val="3112D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615F8F"/>
    <w:multiLevelType w:val="hybridMultilevel"/>
    <w:tmpl w:val="79B0E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B04EAB"/>
    <w:multiLevelType w:val="hybridMultilevel"/>
    <w:tmpl w:val="58CAA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024D08"/>
    <w:multiLevelType w:val="multilevel"/>
    <w:tmpl w:val="F49E06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B5E48E2"/>
    <w:multiLevelType w:val="hybridMultilevel"/>
    <w:tmpl w:val="7222F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AC295F"/>
    <w:multiLevelType w:val="hybridMultilevel"/>
    <w:tmpl w:val="C12C2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952C9C"/>
    <w:multiLevelType w:val="hybridMultilevel"/>
    <w:tmpl w:val="39C6C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9423D"/>
    <w:multiLevelType w:val="hybridMultilevel"/>
    <w:tmpl w:val="C3367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9E54F2"/>
    <w:multiLevelType w:val="hybridMultilevel"/>
    <w:tmpl w:val="37EEF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F36E19"/>
    <w:multiLevelType w:val="hybridMultilevel"/>
    <w:tmpl w:val="187A6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375EAD"/>
    <w:multiLevelType w:val="hybridMultilevel"/>
    <w:tmpl w:val="DB7CB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6B1268"/>
    <w:multiLevelType w:val="hybridMultilevel"/>
    <w:tmpl w:val="C4964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4" w15:restartNumberingAfterBreak="0">
    <w:nsid w:val="70FA65C1"/>
    <w:multiLevelType w:val="hybridMultilevel"/>
    <w:tmpl w:val="D1542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4A6C12"/>
    <w:multiLevelType w:val="hybridMultilevel"/>
    <w:tmpl w:val="615C8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E01586"/>
    <w:multiLevelType w:val="multilevel"/>
    <w:tmpl w:val="B6AC9C58"/>
    <w:lvl w:ilvl="0">
      <w:start w:val="1"/>
      <w:numFmt w:val="decimal"/>
      <w:pStyle w:val="MFHeading1"/>
      <w:lvlText w:val="%1."/>
      <w:lvlJc w:val="left"/>
      <w:pPr>
        <w:ind w:left="227" w:hanging="227"/>
      </w:pPr>
      <w:rPr>
        <w:rFonts w:hint="default"/>
      </w:rPr>
    </w:lvl>
    <w:lvl w:ilvl="1">
      <w:start w:val="1"/>
      <w:numFmt w:val="decimal"/>
      <w:pStyle w:val="MFHeading2"/>
      <w:lvlText w:val="%1.%2."/>
      <w:lvlJc w:val="left"/>
      <w:pPr>
        <w:tabs>
          <w:tab w:val="num" w:pos="454"/>
        </w:tabs>
        <w:ind w:left="454" w:hanging="454"/>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227" w:hanging="227"/>
      </w:pPr>
      <w:rPr>
        <w:rFonts w:hint="default"/>
      </w:rPr>
    </w:lvl>
    <w:lvl w:ilvl="4">
      <w:start w:val="1"/>
      <w:numFmt w:val="decimal"/>
      <w:lvlText w:val="%1.%2.%3.%4.%5."/>
      <w:lvlJc w:val="left"/>
      <w:pPr>
        <w:ind w:left="227" w:hanging="227"/>
      </w:pPr>
      <w:rPr>
        <w:rFonts w:hint="default"/>
      </w:rPr>
    </w:lvl>
    <w:lvl w:ilvl="5">
      <w:start w:val="1"/>
      <w:numFmt w:val="decimal"/>
      <w:lvlText w:val="%1.%2.%3.%4.%5.%6."/>
      <w:lvlJc w:val="left"/>
      <w:pPr>
        <w:ind w:left="227" w:hanging="227"/>
      </w:pPr>
      <w:rPr>
        <w:rFonts w:hint="default"/>
      </w:rPr>
    </w:lvl>
    <w:lvl w:ilvl="6">
      <w:start w:val="1"/>
      <w:numFmt w:val="decimal"/>
      <w:lvlText w:val="%1.%2.%3.%4.%5.%6.%7."/>
      <w:lvlJc w:val="left"/>
      <w:pPr>
        <w:ind w:left="227" w:hanging="227"/>
      </w:pPr>
      <w:rPr>
        <w:rFonts w:hint="default"/>
      </w:rPr>
    </w:lvl>
    <w:lvl w:ilvl="7">
      <w:start w:val="1"/>
      <w:numFmt w:val="decimal"/>
      <w:lvlText w:val="%1.%2.%3.%4.%5.%6.%7.%8."/>
      <w:lvlJc w:val="left"/>
      <w:pPr>
        <w:ind w:left="227" w:hanging="227"/>
      </w:pPr>
      <w:rPr>
        <w:rFonts w:hint="default"/>
      </w:rPr>
    </w:lvl>
    <w:lvl w:ilvl="8">
      <w:start w:val="1"/>
      <w:numFmt w:val="decimal"/>
      <w:lvlText w:val="%1.%2.%3.%4.%5.%6.%7.%8.%9."/>
      <w:lvlJc w:val="left"/>
      <w:pPr>
        <w:ind w:left="227" w:hanging="227"/>
      </w:pPr>
      <w:rPr>
        <w:rFonts w:hint="default"/>
      </w:rPr>
    </w:lvl>
  </w:abstractNum>
  <w:num w:numId="1" w16cid:durableId="472337040">
    <w:abstractNumId w:val="26"/>
  </w:num>
  <w:num w:numId="2" w16cid:durableId="1832335005">
    <w:abstractNumId w:val="6"/>
  </w:num>
  <w:num w:numId="3" w16cid:durableId="249823528">
    <w:abstractNumId w:val="23"/>
  </w:num>
  <w:num w:numId="4" w16cid:durableId="790631596">
    <w:abstractNumId w:val="14"/>
  </w:num>
  <w:num w:numId="5" w16cid:durableId="123744520">
    <w:abstractNumId w:val="17"/>
  </w:num>
  <w:num w:numId="6" w16cid:durableId="765271142">
    <w:abstractNumId w:val="12"/>
  </w:num>
  <w:num w:numId="7" w16cid:durableId="1927104685">
    <w:abstractNumId w:val="19"/>
  </w:num>
  <w:num w:numId="8" w16cid:durableId="938415076">
    <w:abstractNumId w:val="18"/>
  </w:num>
  <w:num w:numId="9" w16cid:durableId="1924072467">
    <w:abstractNumId w:val="22"/>
  </w:num>
  <w:num w:numId="10" w16cid:durableId="1493643970">
    <w:abstractNumId w:val="2"/>
  </w:num>
  <w:num w:numId="11" w16cid:durableId="1161849873">
    <w:abstractNumId w:val="4"/>
  </w:num>
  <w:num w:numId="12" w16cid:durableId="1667319792">
    <w:abstractNumId w:val="1"/>
  </w:num>
  <w:num w:numId="13" w16cid:durableId="1422724848">
    <w:abstractNumId w:val="16"/>
  </w:num>
  <w:num w:numId="14" w16cid:durableId="669985371">
    <w:abstractNumId w:val="3"/>
  </w:num>
  <w:num w:numId="15" w16cid:durableId="1391230686">
    <w:abstractNumId w:val="21"/>
  </w:num>
  <w:num w:numId="16" w16cid:durableId="498154590">
    <w:abstractNumId w:val="5"/>
  </w:num>
  <w:num w:numId="17" w16cid:durableId="1132475763">
    <w:abstractNumId w:val="13"/>
  </w:num>
  <w:num w:numId="18" w16cid:durableId="1822309180">
    <w:abstractNumId w:val="9"/>
  </w:num>
  <w:num w:numId="19" w16cid:durableId="1748113857">
    <w:abstractNumId w:val="10"/>
  </w:num>
  <w:num w:numId="20" w16cid:durableId="976763100">
    <w:abstractNumId w:val="7"/>
  </w:num>
  <w:num w:numId="21" w16cid:durableId="1001203658">
    <w:abstractNumId w:val="11"/>
  </w:num>
  <w:num w:numId="22" w16cid:durableId="163667647">
    <w:abstractNumId w:val="8"/>
  </w:num>
  <w:num w:numId="23" w16cid:durableId="866144175">
    <w:abstractNumId w:val="15"/>
  </w:num>
  <w:num w:numId="24" w16cid:durableId="1164583830">
    <w:abstractNumId w:val="25"/>
  </w:num>
  <w:num w:numId="25" w16cid:durableId="226496345">
    <w:abstractNumId w:val="24"/>
  </w:num>
  <w:num w:numId="26" w16cid:durableId="538127041">
    <w:abstractNumId w:val="20"/>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lip Rak">
    <w15:presenceInfo w15:providerId="AD" w15:userId="S::rak@student.agh.edu.pl::fb147108-08dc-414b-bf1d-a448802f0279"/>
  </w15:person>
  <w15:person w15:author="Dmytro Svyetlichnyy">
    <w15:presenceInfo w15:providerId="AD" w15:userId="S::svyetlic@agh.edu.pl::5aec9d85-d3c9-444c-8285-ee3ea419bff2"/>
  </w15:person>
  <w15:person w15:author="Filip">
    <w15:presenceInfo w15:providerId="None" w15:userId="Fil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GB" w:vendorID="64" w:dllVersion="6" w:nlCheck="1" w:checkStyle="1"/>
  <w:activeWritingStyle w:appName="MSWord" w:lang="pl-PL" w:vendorID="64" w:dllVersion="0" w:nlCheck="1" w:checkStyle="0"/>
  <w:activeWritingStyle w:appName="MSWord" w:lang="en-US" w:vendorID="64" w:dllVersion="0" w:nlCheck="1" w:checkStyle="0"/>
  <w:activeWritingStyle w:appName="MSWord" w:lang="en-US" w:vendorID="64" w:dllVersion="4096" w:nlCheck="1" w:checkStyle="0"/>
  <w:activeWritingStyle w:appName="MSWord" w:lang="pl-PL" w:vendorID="64" w:dllVersion="4096" w:nlCheck="1" w:checkStyle="0"/>
  <w:activeWritingStyle w:appName="MSWord" w:lang="en-GB"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revisionView w:markup="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892"/>
    <w:rsid w:val="00000588"/>
    <w:rsid w:val="000015FE"/>
    <w:rsid w:val="00001D1E"/>
    <w:rsid w:val="00002780"/>
    <w:rsid w:val="00002784"/>
    <w:rsid w:val="00002B8F"/>
    <w:rsid w:val="00003233"/>
    <w:rsid w:val="00003405"/>
    <w:rsid w:val="00003B69"/>
    <w:rsid w:val="00003DBA"/>
    <w:rsid w:val="000040F5"/>
    <w:rsid w:val="00004473"/>
    <w:rsid w:val="000050F8"/>
    <w:rsid w:val="0000510F"/>
    <w:rsid w:val="00005496"/>
    <w:rsid w:val="00006411"/>
    <w:rsid w:val="000069E0"/>
    <w:rsid w:val="00010333"/>
    <w:rsid w:val="000104B1"/>
    <w:rsid w:val="0001051E"/>
    <w:rsid w:val="000116F7"/>
    <w:rsid w:val="00011952"/>
    <w:rsid w:val="000122CF"/>
    <w:rsid w:val="000124B6"/>
    <w:rsid w:val="00012636"/>
    <w:rsid w:val="00012781"/>
    <w:rsid w:val="00012D39"/>
    <w:rsid w:val="00015CC1"/>
    <w:rsid w:val="00015DE9"/>
    <w:rsid w:val="00016576"/>
    <w:rsid w:val="00016A83"/>
    <w:rsid w:val="00016F6A"/>
    <w:rsid w:val="000216F2"/>
    <w:rsid w:val="00022122"/>
    <w:rsid w:val="000233FB"/>
    <w:rsid w:val="00023920"/>
    <w:rsid w:val="00024727"/>
    <w:rsid w:val="00025B79"/>
    <w:rsid w:val="00026176"/>
    <w:rsid w:val="00026C1C"/>
    <w:rsid w:val="000275B2"/>
    <w:rsid w:val="000278C4"/>
    <w:rsid w:val="000304C6"/>
    <w:rsid w:val="00030582"/>
    <w:rsid w:val="00031359"/>
    <w:rsid w:val="0003137C"/>
    <w:rsid w:val="000319CF"/>
    <w:rsid w:val="0003298F"/>
    <w:rsid w:val="000333B6"/>
    <w:rsid w:val="000334B6"/>
    <w:rsid w:val="0003434D"/>
    <w:rsid w:val="00034470"/>
    <w:rsid w:val="0003513C"/>
    <w:rsid w:val="000354D8"/>
    <w:rsid w:val="000358EE"/>
    <w:rsid w:val="000361A8"/>
    <w:rsid w:val="00036A37"/>
    <w:rsid w:val="00037638"/>
    <w:rsid w:val="000401C5"/>
    <w:rsid w:val="0004061C"/>
    <w:rsid w:val="0004063E"/>
    <w:rsid w:val="00041746"/>
    <w:rsid w:val="00043309"/>
    <w:rsid w:val="00043795"/>
    <w:rsid w:val="00043947"/>
    <w:rsid w:val="00044E42"/>
    <w:rsid w:val="00044ECB"/>
    <w:rsid w:val="00045FB7"/>
    <w:rsid w:val="0004640C"/>
    <w:rsid w:val="00047157"/>
    <w:rsid w:val="000471BA"/>
    <w:rsid w:val="00047898"/>
    <w:rsid w:val="000501F0"/>
    <w:rsid w:val="000504D7"/>
    <w:rsid w:val="0005111A"/>
    <w:rsid w:val="000515B2"/>
    <w:rsid w:val="00052E9F"/>
    <w:rsid w:val="0005382B"/>
    <w:rsid w:val="00053D2D"/>
    <w:rsid w:val="0005408C"/>
    <w:rsid w:val="00054538"/>
    <w:rsid w:val="00054CD7"/>
    <w:rsid w:val="00055960"/>
    <w:rsid w:val="00055D19"/>
    <w:rsid w:val="0005613E"/>
    <w:rsid w:val="000564EA"/>
    <w:rsid w:val="00056A86"/>
    <w:rsid w:val="00056AF1"/>
    <w:rsid w:val="00057B5F"/>
    <w:rsid w:val="00057E52"/>
    <w:rsid w:val="000603F4"/>
    <w:rsid w:val="000606C7"/>
    <w:rsid w:val="00060949"/>
    <w:rsid w:val="00060CA5"/>
    <w:rsid w:val="00061401"/>
    <w:rsid w:val="000615A9"/>
    <w:rsid w:val="00061A3C"/>
    <w:rsid w:val="00061E37"/>
    <w:rsid w:val="0006460A"/>
    <w:rsid w:val="00064674"/>
    <w:rsid w:val="00065531"/>
    <w:rsid w:val="000656B0"/>
    <w:rsid w:val="00065B61"/>
    <w:rsid w:val="00066345"/>
    <w:rsid w:val="00066CB7"/>
    <w:rsid w:val="00067BF4"/>
    <w:rsid w:val="000701F9"/>
    <w:rsid w:val="000703E3"/>
    <w:rsid w:val="000713DD"/>
    <w:rsid w:val="000714EB"/>
    <w:rsid w:val="00071C92"/>
    <w:rsid w:val="000721C7"/>
    <w:rsid w:val="00072930"/>
    <w:rsid w:val="00072B8B"/>
    <w:rsid w:val="00073327"/>
    <w:rsid w:val="00074AD8"/>
    <w:rsid w:val="00074E89"/>
    <w:rsid w:val="00075459"/>
    <w:rsid w:val="00075B02"/>
    <w:rsid w:val="0007705F"/>
    <w:rsid w:val="00077275"/>
    <w:rsid w:val="0007761E"/>
    <w:rsid w:val="00077716"/>
    <w:rsid w:val="00077C98"/>
    <w:rsid w:val="00081E5A"/>
    <w:rsid w:val="000839E0"/>
    <w:rsid w:val="000847C2"/>
    <w:rsid w:val="00084BBA"/>
    <w:rsid w:val="000853C5"/>
    <w:rsid w:val="000857FA"/>
    <w:rsid w:val="00085AC6"/>
    <w:rsid w:val="00085ED5"/>
    <w:rsid w:val="00087E43"/>
    <w:rsid w:val="00090E60"/>
    <w:rsid w:val="00091C11"/>
    <w:rsid w:val="00091CCC"/>
    <w:rsid w:val="00092007"/>
    <w:rsid w:val="00093D65"/>
    <w:rsid w:val="00094C79"/>
    <w:rsid w:val="0009527D"/>
    <w:rsid w:val="0009552D"/>
    <w:rsid w:val="00096B27"/>
    <w:rsid w:val="00097063"/>
    <w:rsid w:val="000973DE"/>
    <w:rsid w:val="000A04D7"/>
    <w:rsid w:val="000A0EA2"/>
    <w:rsid w:val="000A1356"/>
    <w:rsid w:val="000A1657"/>
    <w:rsid w:val="000A1B7B"/>
    <w:rsid w:val="000A22CE"/>
    <w:rsid w:val="000A23FB"/>
    <w:rsid w:val="000A2435"/>
    <w:rsid w:val="000A276D"/>
    <w:rsid w:val="000A2907"/>
    <w:rsid w:val="000A3006"/>
    <w:rsid w:val="000A31E6"/>
    <w:rsid w:val="000A343F"/>
    <w:rsid w:val="000A3828"/>
    <w:rsid w:val="000A410C"/>
    <w:rsid w:val="000A4E63"/>
    <w:rsid w:val="000A60F6"/>
    <w:rsid w:val="000A7D7F"/>
    <w:rsid w:val="000A7FA8"/>
    <w:rsid w:val="000A7FD6"/>
    <w:rsid w:val="000B012F"/>
    <w:rsid w:val="000B1B33"/>
    <w:rsid w:val="000B1DB3"/>
    <w:rsid w:val="000B20C8"/>
    <w:rsid w:val="000B3784"/>
    <w:rsid w:val="000B3A96"/>
    <w:rsid w:val="000B3AD7"/>
    <w:rsid w:val="000B441D"/>
    <w:rsid w:val="000B4CA9"/>
    <w:rsid w:val="000B4D99"/>
    <w:rsid w:val="000B5269"/>
    <w:rsid w:val="000B53B7"/>
    <w:rsid w:val="000B5474"/>
    <w:rsid w:val="000B60A7"/>
    <w:rsid w:val="000B61A2"/>
    <w:rsid w:val="000B68BF"/>
    <w:rsid w:val="000C01EC"/>
    <w:rsid w:val="000C0933"/>
    <w:rsid w:val="000C102D"/>
    <w:rsid w:val="000C1C82"/>
    <w:rsid w:val="000C211D"/>
    <w:rsid w:val="000C2CDF"/>
    <w:rsid w:val="000C2E64"/>
    <w:rsid w:val="000C4C30"/>
    <w:rsid w:val="000C5A2F"/>
    <w:rsid w:val="000C5B2D"/>
    <w:rsid w:val="000C5D9E"/>
    <w:rsid w:val="000C6F29"/>
    <w:rsid w:val="000C757D"/>
    <w:rsid w:val="000C77A8"/>
    <w:rsid w:val="000D0293"/>
    <w:rsid w:val="000D04F3"/>
    <w:rsid w:val="000D0F31"/>
    <w:rsid w:val="000D159A"/>
    <w:rsid w:val="000D190C"/>
    <w:rsid w:val="000D21A0"/>
    <w:rsid w:val="000D2585"/>
    <w:rsid w:val="000D2606"/>
    <w:rsid w:val="000D2614"/>
    <w:rsid w:val="000D34E3"/>
    <w:rsid w:val="000D3840"/>
    <w:rsid w:val="000D384E"/>
    <w:rsid w:val="000D3E09"/>
    <w:rsid w:val="000D418B"/>
    <w:rsid w:val="000D4A0E"/>
    <w:rsid w:val="000D57F7"/>
    <w:rsid w:val="000D5AF4"/>
    <w:rsid w:val="000D5DF9"/>
    <w:rsid w:val="000D6652"/>
    <w:rsid w:val="000D6B68"/>
    <w:rsid w:val="000D6C79"/>
    <w:rsid w:val="000D729E"/>
    <w:rsid w:val="000D77FA"/>
    <w:rsid w:val="000D7B29"/>
    <w:rsid w:val="000D7C25"/>
    <w:rsid w:val="000D7F30"/>
    <w:rsid w:val="000E0696"/>
    <w:rsid w:val="000E0A77"/>
    <w:rsid w:val="000E181A"/>
    <w:rsid w:val="000E1B28"/>
    <w:rsid w:val="000E1CF2"/>
    <w:rsid w:val="000E1FD9"/>
    <w:rsid w:val="000E30B9"/>
    <w:rsid w:val="000E4981"/>
    <w:rsid w:val="000E49C6"/>
    <w:rsid w:val="000E4C62"/>
    <w:rsid w:val="000E52ED"/>
    <w:rsid w:val="000E548D"/>
    <w:rsid w:val="000E5728"/>
    <w:rsid w:val="000E79F4"/>
    <w:rsid w:val="000F0409"/>
    <w:rsid w:val="000F1815"/>
    <w:rsid w:val="000F200A"/>
    <w:rsid w:val="000F30B2"/>
    <w:rsid w:val="000F3857"/>
    <w:rsid w:val="000F393C"/>
    <w:rsid w:val="000F44D0"/>
    <w:rsid w:val="000F4772"/>
    <w:rsid w:val="000F4944"/>
    <w:rsid w:val="000F4B54"/>
    <w:rsid w:val="000F519E"/>
    <w:rsid w:val="000F5A5C"/>
    <w:rsid w:val="000F600E"/>
    <w:rsid w:val="000F7734"/>
    <w:rsid w:val="0010086A"/>
    <w:rsid w:val="0010090F"/>
    <w:rsid w:val="0010092A"/>
    <w:rsid w:val="001010AE"/>
    <w:rsid w:val="001010CE"/>
    <w:rsid w:val="001018BF"/>
    <w:rsid w:val="001025F6"/>
    <w:rsid w:val="001030D0"/>
    <w:rsid w:val="001035BE"/>
    <w:rsid w:val="00104227"/>
    <w:rsid w:val="0010494C"/>
    <w:rsid w:val="00104E4A"/>
    <w:rsid w:val="00105212"/>
    <w:rsid w:val="00105A7A"/>
    <w:rsid w:val="00105B4C"/>
    <w:rsid w:val="0010702E"/>
    <w:rsid w:val="0010738A"/>
    <w:rsid w:val="00107550"/>
    <w:rsid w:val="00107CB3"/>
    <w:rsid w:val="00110490"/>
    <w:rsid w:val="001116F5"/>
    <w:rsid w:val="00111DC0"/>
    <w:rsid w:val="0011285F"/>
    <w:rsid w:val="001129FE"/>
    <w:rsid w:val="00112B8A"/>
    <w:rsid w:val="00114898"/>
    <w:rsid w:val="001156CC"/>
    <w:rsid w:val="00115722"/>
    <w:rsid w:val="00115B83"/>
    <w:rsid w:val="00116038"/>
    <w:rsid w:val="00116E6D"/>
    <w:rsid w:val="00117870"/>
    <w:rsid w:val="0011795E"/>
    <w:rsid w:val="00121A75"/>
    <w:rsid w:val="00121AE1"/>
    <w:rsid w:val="00122C79"/>
    <w:rsid w:val="00122E1F"/>
    <w:rsid w:val="001230BC"/>
    <w:rsid w:val="00123AD6"/>
    <w:rsid w:val="00123BD7"/>
    <w:rsid w:val="00124009"/>
    <w:rsid w:val="00124119"/>
    <w:rsid w:val="0012447C"/>
    <w:rsid w:val="00124553"/>
    <w:rsid w:val="001248C8"/>
    <w:rsid w:val="00125395"/>
    <w:rsid w:val="0012567A"/>
    <w:rsid w:val="0012697A"/>
    <w:rsid w:val="0012760A"/>
    <w:rsid w:val="00130436"/>
    <w:rsid w:val="0013057B"/>
    <w:rsid w:val="00130E20"/>
    <w:rsid w:val="0013193A"/>
    <w:rsid w:val="0013197E"/>
    <w:rsid w:val="00132176"/>
    <w:rsid w:val="00132DA4"/>
    <w:rsid w:val="00132F6A"/>
    <w:rsid w:val="0013413E"/>
    <w:rsid w:val="00134196"/>
    <w:rsid w:val="001349F5"/>
    <w:rsid w:val="00135504"/>
    <w:rsid w:val="00135633"/>
    <w:rsid w:val="00135791"/>
    <w:rsid w:val="00135CE4"/>
    <w:rsid w:val="00135F4A"/>
    <w:rsid w:val="00136438"/>
    <w:rsid w:val="001365CF"/>
    <w:rsid w:val="00136993"/>
    <w:rsid w:val="00137812"/>
    <w:rsid w:val="00137A30"/>
    <w:rsid w:val="00137B91"/>
    <w:rsid w:val="00140AF3"/>
    <w:rsid w:val="0014147E"/>
    <w:rsid w:val="00141788"/>
    <w:rsid w:val="00141B0E"/>
    <w:rsid w:val="00141DE9"/>
    <w:rsid w:val="0014204C"/>
    <w:rsid w:val="00142809"/>
    <w:rsid w:val="0014282A"/>
    <w:rsid w:val="00142F39"/>
    <w:rsid w:val="001430C7"/>
    <w:rsid w:val="001430E2"/>
    <w:rsid w:val="00143D6B"/>
    <w:rsid w:val="00144A72"/>
    <w:rsid w:val="001452DD"/>
    <w:rsid w:val="0014538A"/>
    <w:rsid w:val="001458C6"/>
    <w:rsid w:val="00145D9C"/>
    <w:rsid w:val="0014685A"/>
    <w:rsid w:val="00147976"/>
    <w:rsid w:val="00147FF7"/>
    <w:rsid w:val="00150117"/>
    <w:rsid w:val="001503E7"/>
    <w:rsid w:val="00150E6E"/>
    <w:rsid w:val="001512D2"/>
    <w:rsid w:val="00151D10"/>
    <w:rsid w:val="001525EC"/>
    <w:rsid w:val="0015274D"/>
    <w:rsid w:val="00152959"/>
    <w:rsid w:val="00152D75"/>
    <w:rsid w:val="00153367"/>
    <w:rsid w:val="00153416"/>
    <w:rsid w:val="0015417C"/>
    <w:rsid w:val="00154A96"/>
    <w:rsid w:val="00154AA1"/>
    <w:rsid w:val="00156519"/>
    <w:rsid w:val="001567AB"/>
    <w:rsid w:val="00156BF2"/>
    <w:rsid w:val="00156D61"/>
    <w:rsid w:val="00157810"/>
    <w:rsid w:val="00160193"/>
    <w:rsid w:val="00161426"/>
    <w:rsid w:val="001628DF"/>
    <w:rsid w:val="00163D81"/>
    <w:rsid w:val="00163DEF"/>
    <w:rsid w:val="001645C4"/>
    <w:rsid w:val="001648B5"/>
    <w:rsid w:val="00164EB0"/>
    <w:rsid w:val="001652B7"/>
    <w:rsid w:val="00165577"/>
    <w:rsid w:val="00165935"/>
    <w:rsid w:val="0016710C"/>
    <w:rsid w:val="0017043A"/>
    <w:rsid w:val="00170BF1"/>
    <w:rsid w:val="00170DDA"/>
    <w:rsid w:val="0017172C"/>
    <w:rsid w:val="001722CD"/>
    <w:rsid w:val="00173707"/>
    <w:rsid w:val="00173F5B"/>
    <w:rsid w:val="001740A1"/>
    <w:rsid w:val="00174B43"/>
    <w:rsid w:val="00174DBB"/>
    <w:rsid w:val="00175884"/>
    <w:rsid w:val="00175980"/>
    <w:rsid w:val="001760E8"/>
    <w:rsid w:val="00176586"/>
    <w:rsid w:val="00176C59"/>
    <w:rsid w:val="00176E97"/>
    <w:rsid w:val="00177AF3"/>
    <w:rsid w:val="00177D04"/>
    <w:rsid w:val="00177E8C"/>
    <w:rsid w:val="001800EA"/>
    <w:rsid w:val="00180673"/>
    <w:rsid w:val="00182136"/>
    <w:rsid w:val="0018244C"/>
    <w:rsid w:val="0018255F"/>
    <w:rsid w:val="001832F5"/>
    <w:rsid w:val="0018356E"/>
    <w:rsid w:val="00184F61"/>
    <w:rsid w:val="00185B39"/>
    <w:rsid w:val="00185DE5"/>
    <w:rsid w:val="00185F57"/>
    <w:rsid w:val="001864BC"/>
    <w:rsid w:val="0018666A"/>
    <w:rsid w:val="00187157"/>
    <w:rsid w:val="00187558"/>
    <w:rsid w:val="00187D31"/>
    <w:rsid w:val="00190010"/>
    <w:rsid w:val="00191565"/>
    <w:rsid w:val="00191ACC"/>
    <w:rsid w:val="00192C61"/>
    <w:rsid w:val="00193477"/>
    <w:rsid w:val="00193593"/>
    <w:rsid w:val="00193A12"/>
    <w:rsid w:val="00193A37"/>
    <w:rsid w:val="00194FE0"/>
    <w:rsid w:val="0019541B"/>
    <w:rsid w:val="00197AD3"/>
    <w:rsid w:val="001A0176"/>
    <w:rsid w:val="001A01AF"/>
    <w:rsid w:val="001A0934"/>
    <w:rsid w:val="001A2DFC"/>
    <w:rsid w:val="001A40CA"/>
    <w:rsid w:val="001A4281"/>
    <w:rsid w:val="001A4856"/>
    <w:rsid w:val="001A49FA"/>
    <w:rsid w:val="001A4B77"/>
    <w:rsid w:val="001A4F4A"/>
    <w:rsid w:val="001A5191"/>
    <w:rsid w:val="001A5664"/>
    <w:rsid w:val="001A623D"/>
    <w:rsid w:val="001A6B93"/>
    <w:rsid w:val="001A7B9B"/>
    <w:rsid w:val="001B0591"/>
    <w:rsid w:val="001B0EEB"/>
    <w:rsid w:val="001B1AFB"/>
    <w:rsid w:val="001B2303"/>
    <w:rsid w:val="001B2846"/>
    <w:rsid w:val="001B2EDE"/>
    <w:rsid w:val="001B31C5"/>
    <w:rsid w:val="001B3C92"/>
    <w:rsid w:val="001B3E70"/>
    <w:rsid w:val="001B4201"/>
    <w:rsid w:val="001B4684"/>
    <w:rsid w:val="001B5805"/>
    <w:rsid w:val="001B5C84"/>
    <w:rsid w:val="001B5CF3"/>
    <w:rsid w:val="001B7C19"/>
    <w:rsid w:val="001B7DB4"/>
    <w:rsid w:val="001C124C"/>
    <w:rsid w:val="001C229A"/>
    <w:rsid w:val="001C269B"/>
    <w:rsid w:val="001C2C94"/>
    <w:rsid w:val="001C3302"/>
    <w:rsid w:val="001C36BA"/>
    <w:rsid w:val="001C3FEF"/>
    <w:rsid w:val="001C4278"/>
    <w:rsid w:val="001C47CA"/>
    <w:rsid w:val="001C50C0"/>
    <w:rsid w:val="001C5819"/>
    <w:rsid w:val="001C586E"/>
    <w:rsid w:val="001C59BA"/>
    <w:rsid w:val="001C5E76"/>
    <w:rsid w:val="001C60E0"/>
    <w:rsid w:val="001C66AF"/>
    <w:rsid w:val="001C77B2"/>
    <w:rsid w:val="001C78B3"/>
    <w:rsid w:val="001C7D22"/>
    <w:rsid w:val="001D13C1"/>
    <w:rsid w:val="001D18FF"/>
    <w:rsid w:val="001D223E"/>
    <w:rsid w:val="001D25ED"/>
    <w:rsid w:val="001D2B38"/>
    <w:rsid w:val="001D33D2"/>
    <w:rsid w:val="001D3D47"/>
    <w:rsid w:val="001D3F55"/>
    <w:rsid w:val="001D41BE"/>
    <w:rsid w:val="001D41F9"/>
    <w:rsid w:val="001D4322"/>
    <w:rsid w:val="001D46E5"/>
    <w:rsid w:val="001D4D7C"/>
    <w:rsid w:val="001D515C"/>
    <w:rsid w:val="001D539D"/>
    <w:rsid w:val="001D663D"/>
    <w:rsid w:val="001D67CF"/>
    <w:rsid w:val="001D6A9D"/>
    <w:rsid w:val="001D6ADF"/>
    <w:rsid w:val="001D6C32"/>
    <w:rsid w:val="001D6C4C"/>
    <w:rsid w:val="001D6DBA"/>
    <w:rsid w:val="001D731F"/>
    <w:rsid w:val="001D7563"/>
    <w:rsid w:val="001E00A1"/>
    <w:rsid w:val="001E0508"/>
    <w:rsid w:val="001E0CC3"/>
    <w:rsid w:val="001E1DF5"/>
    <w:rsid w:val="001E1F06"/>
    <w:rsid w:val="001E2116"/>
    <w:rsid w:val="001E27BB"/>
    <w:rsid w:val="001E3026"/>
    <w:rsid w:val="001E3CF0"/>
    <w:rsid w:val="001E3F61"/>
    <w:rsid w:val="001E48FF"/>
    <w:rsid w:val="001E607F"/>
    <w:rsid w:val="001F06C8"/>
    <w:rsid w:val="001F0C48"/>
    <w:rsid w:val="001F106A"/>
    <w:rsid w:val="001F1492"/>
    <w:rsid w:val="001F1797"/>
    <w:rsid w:val="001F241F"/>
    <w:rsid w:val="001F2669"/>
    <w:rsid w:val="001F2EF0"/>
    <w:rsid w:val="001F3FCF"/>
    <w:rsid w:val="001F41B4"/>
    <w:rsid w:val="001F6DBD"/>
    <w:rsid w:val="001F6E5D"/>
    <w:rsid w:val="001F7796"/>
    <w:rsid w:val="002025A8"/>
    <w:rsid w:val="00202701"/>
    <w:rsid w:val="00202AF9"/>
    <w:rsid w:val="002030CA"/>
    <w:rsid w:val="002032C5"/>
    <w:rsid w:val="002032EA"/>
    <w:rsid w:val="00203B66"/>
    <w:rsid w:val="002058B9"/>
    <w:rsid w:val="002059C5"/>
    <w:rsid w:val="00205A1D"/>
    <w:rsid w:val="00205D3A"/>
    <w:rsid w:val="0020642F"/>
    <w:rsid w:val="00206EE3"/>
    <w:rsid w:val="00207105"/>
    <w:rsid w:val="00207953"/>
    <w:rsid w:val="00207AE8"/>
    <w:rsid w:val="00210191"/>
    <w:rsid w:val="00210B92"/>
    <w:rsid w:val="00211D3B"/>
    <w:rsid w:val="00211E34"/>
    <w:rsid w:val="0021276A"/>
    <w:rsid w:val="0021345F"/>
    <w:rsid w:val="002145CB"/>
    <w:rsid w:val="00214B93"/>
    <w:rsid w:val="00214E4A"/>
    <w:rsid w:val="0021525F"/>
    <w:rsid w:val="00215322"/>
    <w:rsid w:val="00215412"/>
    <w:rsid w:val="00216E1D"/>
    <w:rsid w:val="00217401"/>
    <w:rsid w:val="00220C91"/>
    <w:rsid w:val="00221737"/>
    <w:rsid w:val="0022305B"/>
    <w:rsid w:val="00223418"/>
    <w:rsid w:val="0022469E"/>
    <w:rsid w:val="002254A9"/>
    <w:rsid w:val="00225724"/>
    <w:rsid w:val="00225804"/>
    <w:rsid w:val="002261D8"/>
    <w:rsid w:val="002262AF"/>
    <w:rsid w:val="00226538"/>
    <w:rsid w:val="002269D2"/>
    <w:rsid w:val="00226BC9"/>
    <w:rsid w:val="00227221"/>
    <w:rsid w:val="00227641"/>
    <w:rsid w:val="00227C31"/>
    <w:rsid w:val="00230319"/>
    <w:rsid w:val="0023034C"/>
    <w:rsid w:val="002310E7"/>
    <w:rsid w:val="00231701"/>
    <w:rsid w:val="0023182D"/>
    <w:rsid w:val="0023327A"/>
    <w:rsid w:val="002339EE"/>
    <w:rsid w:val="00233A94"/>
    <w:rsid w:val="00233BF0"/>
    <w:rsid w:val="00233C14"/>
    <w:rsid w:val="00234F35"/>
    <w:rsid w:val="00235D17"/>
    <w:rsid w:val="0023600E"/>
    <w:rsid w:val="00236133"/>
    <w:rsid w:val="00236D5D"/>
    <w:rsid w:val="00236DA6"/>
    <w:rsid w:val="00236FDF"/>
    <w:rsid w:val="002404E2"/>
    <w:rsid w:val="002407AB"/>
    <w:rsid w:val="00241118"/>
    <w:rsid w:val="00241FAA"/>
    <w:rsid w:val="002427C7"/>
    <w:rsid w:val="0024298E"/>
    <w:rsid w:val="00242BA5"/>
    <w:rsid w:val="00244173"/>
    <w:rsid w:val="002445A4"/>
    <w:rsid w:val="002446BE"/>
    <w:rsid w:val="00244CA2"/>
    <w:rsid w:val="00244DB9"/>
    <w:rsid w:val="00244F3A"/>
    <w:rsid w:val="00245950"/>
    <w:rsid w:val="00247A7F"/>
    <w:rsid w:val="00250DA2"/>
    <w:rsid w:val="00250E20"/>
    <w:rsid w:val="002523F7"/>
    <w:rsid w:val="002525F9"/>
    <w:rsid w:val="00252C49"/>
    <w:rsid w:val="00252ECA"/>
    <w:rsid w:val="00253BF7"/>
    <w:rsid w:val="00253BFB"/>
    <w:rsid w:val="00254CC5"/>
    <w:rsid w:val="002552CD"/>
    <w:rsid w:val="00255319"/>
    <w:rsid w:val="0025541A"/>
    <w:rsid w:val="00255699"/>
    <w:rsid w:val="00255757"/>
    <w:rsid w:val="002565A1"/>
    <w:rsid w:val="002604E2"/>
    <w:rsid w:val="00260533"/>
    <w:rsid w:val="002608E8"/>
    <w:rsid w:val="002612C5"/>
    <w:rsid w:val="002616A4"/>
    <w:rsid w:val="00261A87"/>
    <w:rsid w:val="00262EDB"/>
    <w:rsid w:val="0026372E"/>
    <w:rsid w:val="00264D82"/>
    <w:rsid w:val="00265302"/>
    <w:rsid w:val="0026684B"/>
    <w:rsid w:val="00266C01"/>
    <w:rsid w:val="002715B3"/>
    <w:rsid w:val="00271922"/>
    <w:rsid w:val="00272338"/>
    <w:rsid w:val="002724CC"/>
    <w:rsid w:val="0027302D"/>
    <w:rsid w:val="00273B66"/>
    <w:rsid w:val="00274F0B"/>
    <w:rsid w:val="002764C6"/>
    <w:rsid w:val="002769F9"/>
    <w:rsid w:val="00276FFA"/>
    <w:rsid w:val="00277029"/>
    <w:rsid w:val="002772BE"/>
    <w:rsid w:val="00280E6D"/>
    <w:rsid w:val="00280EE7"/>
    <w:rsid w:val="002810BE"/>
    <w:rsid w:val="00281545"/>
    <w:rsid w:val="00281BDB"/>
    <w:rsid w:val="00281F02"/>
    <w:rsid w:val="002828E4"/>
    <w:rsid w:val="00282977"/>
    <w:rsid w:val="002830C7"/>
    <w:rsid w:val="00283364"/>
    <w:rsid w:val="00283928"/>
    <w:rsid w:val="002842A0"/>
    <w:rsid w:val="00284359"/>
    <w:rsid w:val="00285D18"/>
    <w:rsid w:val="002864C5"/>
    <w:rsid w:val="00287112"/>
    <w:rsid w:val="0028754C"/>
    <w:rsid w:val="0028786A"/>
    <w:rsid w:val="00287AF0"/>
    <w:rsid w:val="002903AF"/>
    <w:rsid w:val="00290657"/>
    <w:rsid w:val="00290A92"/>
    <w:rsid w:val="00290B53"/>
    <w:rsid w:val="00291785"/>
    <w:rsid w:val="002918EF"/>
    <w:rsid w:val="00291C29"/>
    <w:rsid w:val="002925DE"/>
    <w:rsid w:val="002932AA"/>
    <w:rsid w:val="00294344"/>
    <w:rsid w:val="002949FF"/>
    <w:rsid w:val="00294AD8"/>
    <w:rsid w:val="00294C8D"/>
    <w:rsid w:val="002954EB"/>
    <w:rsid w:val="00295DE8"/>
    <w:rsid w:val="00296E60"/>
    <w:rsid w:val="00297286"/>
    <w:rsid w:val="00297943"/>
    <w:rsid w:val="00297BA4"/>
    <w:rsid w:val="002A0092"/>
    <w:rsid w:val="002A0410"/>
    <w:rsid w:val="002A0706"/>
    <w:rsid w:val="002A12A6"/>
    <w:rsid w:val="002A14C5"/>
    <w:rsid w:val="002A2178"/>
    <w:rsid w:val="002A2684"/>
    <w:rsid w:val="002A2CA4"/>
    <w:rsid w:val="002A3E6D"/>
    <w:rsid w:val="002A4276"/>
    <w:rsid w:val="002A45EE"/>
    <w:rsid w:val="002A4EF8"/>
    <w:rsid w:val="002A5480"/>
    <w:rsid w:val="002A665E"/>
    <w:rsid w:val="002A67F8"/>
    <w:rsid w:val="002A69FE"/>
    <w:rsid w:val="002A75DB"/>
    <w:rsid w:val="002A7B3B"/>
    <w:rsid w:val="002B0105"/>
    <w:rsid w:val="002B0E98"/>
    <w:rsid w:val="002B1440"/>
    <w:rsid w:val="002B2A92"/>
    <w:rsid w:val="002B2DCA"/>
    <w:rsid w:val="002B2E01"/>
    <w:rsid w:val="002B32F2"/>
    <w:rsid w:val="002B38A4"/>
    <w:rsid w:val="002B454A"/>
    <w:rsid w:val="002B4679"/>
    <w:rsid w:val="002B5F2F"/>
    <w:rsid w:val="002B7924"/>
    <w:rsid w:val="002B7F1B"/>
    <w:rsid w:val="002C0185"/>
    <w:rsid w:val="002C0CF2"/>
    <w:rsid w:val="002C0CF5"/>
    <w:rsid w:val="002C0EAB"/>
    <w:rsid w:val="002C1226"/>
    <w:rsid w:val="002C1920"/>
    <w:rsid w:val="002C1D8A"/>
    <w:rsid w:val="002C1FC9"/>
    <w:rsid w:val="002C415E"/>
    <w:rsid w:val="002C4670"/>
    <w:rsid w:val="002C4D93"/>
    <w:rsid w:val="002C5744"/>
    <w:rsid w:val="002C5C5F"/>
    <w:rsid w:val="002C6516"/>
    <w:rsid w:val="002C7093"/>
    <w:rsid w:val="002C7B65"/>
    <w:rsid w:val="002C7D0E"/>
    <w:rsid w:val="002D0374"/>
    <w:rsid w:val="002D074A"/>
    <w:rsid w:val="002D1611"/>
    <w:rsid w:val="002D2A1F"/>
    <w:rsid w:val="002D2CAC"/>
    <w:rsid w:val="002D2EAE"/>
    <w:rsid w:val="002D3B6C"/>
    <w:rsid w:val="002D4188"/>
    <w:rsid w:val="002D41A1"/>
    <w:rsid w:val="002D46E3"/>
    <w:rsid w:val="002D544F"/>
    <w:rsid w:val="002D5A6E"/>
    <w:rsid w:val="002D5F64"/>
    <w:rsid w:val="002D6172"/>
    <w:rsid w:val="002D6872"/>
    <w:rsid w:val="002D6970"/>
    <w:rsid w:val="002D7122"/>
    <w:rsid w:val="002D77BE"/>
    <w:rsid w:val="002D7B75"/>
    <w:rsid w:val="002D7E56"/>
    <w:rsid w:val="002E001C"/>
    <w:rsid w:val="002E07E8"/>
    <w:rsid w:val="002E09DC"/>
    <w:rsid w:val="002E0B9E"/>
    <w:rsid w:val="002E0D07"/>
    <w:rsid w:val="002E0F2E"/>
    <w:rsid w:val="002E1495"/>
    <w:rsid w:val="002E3BAF"/>
    <w:rsid w:val="002E47A3"/>
    <w:rsid w:val="002E4EA8"/>
    <w:rsid w:val="002E51CA"/>
    <w:rsid w:val="002E551E"/>
    <w:rsid w:val="002E62FD"/>
    <w:rsid w:val="002E6BDD"/>
    <w:rsid w:val="002E73B0"/>
    <w:rsid w:val="002F01D4"/>
    <w:rsid w:val="002F164C"/>
    <w:rsid w:val="002F1D19"/>
    <w:rsid w:val="002F25DC"/>
    <w:rsid w:val="002F292D"/>
    <w:rsid w:val="002F2971"/>
    <w:rsid w:val="002F3356"/>
    <w:rsid w:val="002F39F2"/>
    <w:rsid w:val="002F3A07"/>
    <w:rsid w:val="002F4170"/>
    <w:rsid w:val="002F4F7F"/>
    <w:rsid w:val="002F562B"/>
    <w:rsid w:val="002F56B2"/>
    <w:rsid w:val="002F575A"/>
    <w:rsid w:val="002F5878"/>
    <w:rsid w:val="002F6849"/>
    <w:rsid w:val="002F76FF"/>
    <w:rsid w:val="002F774F"/>
    <w:rsid w:val="002F7B55"/>
    <w:rsid w:val="003001B5"/>
    <w:rsid w:val="0030031E"/>
    <w:rsid w:val="003004B9"/>
    <w:rsid w:val="003004C1"/>
    <w:rsid w:val="00300CE0"/>
    <w:rsid w:val="00301022"/>
    <w:rsid w:val="00301634"/>
    <w:rsid w:val="00301F90"/>
    <w:rsid w:val="0030223A"/>
    <w:rsid w:val="00302BBD"/>
    <w:rsid w:val="00302FF9"/>
    <w:rsid w:val="0030445C"/>
    <w:rsid w:val="00304A12"/>
    <w:rsid w:val="003050C2"/>
    <w:rsid w:val="003063F0"/>
    <w:rsid w:val="00306A1E"/>
    <w:rsid w:val="00307AD6"/>
    <w:rsid w:val="00310208"/>
    <w:rsid w:val="0031063A"/>
    <w:rsid w:val="003108C4"/>
    <w:rsid w:val="00310B2A"/>
    <w:rsid w:val="00311AE5"/>
    <w:rsid w:val="00312D9A"/>
    <w:rsid w:val="003132C0"/>
    <w:rsid w:val="00314143"/>
    <w:rsid w:val="00315116"/>
    <w:rsid w:val="003159B3"/>
    <w:rsid w:val="00315F1F"/>
    <w:rsid w:val="00316B15"/>
    <w:rsid w:val="00316D60"/>
    <w:rsid w:val="00316E72"/>
    <w:rsid w:val="00317D57"/>
    <w:rsid w:val="0032017A"/>
    <w:rsid w:val="00320AF2"/>
    <w:rsid w:val="00320C8C"/>
    <w:rsid w:val="003211C4"/>
    <w:rsid w:val="003213AD"/>
    <w:rsid w:val="003230E2"/>
    <w:rsid w:val="00323809"/>
    <w:rsid w:val="00324690"/>
    <w:rsid w:val="00324F0A"/>
    <w:rsid w:val="00325732"/>
    <w:rsid w:val="00325FDB"/>
    <w:rsid w:val="003262DA"/>
    <w:rsid w:val="0032688C"/>
    <w:rsid w:val="00326D44"/>
    <w:rsid w:val="00326D5C"/>
    <w:rsid w:val="00330219"/>
    <w:rsid w:val="003306EC"/>
    <w:rsid w:val="00330DA7"/>
    <w:rsid w:val="0033116A"/>
    <w:rsid w:val="00331724"/>
    <w:rsid w:val="003323E1"/>
    <w:rsid w:val="003324EB"/>
    <w:rsid w:val="00332903"/>
    <w:rsid w:val="0033295C"/>
    <w:rsid w:val="003334FD"/>
    <w:rsid w:val="003340E1"/>
    <w:rsid w:val="003347AC"/>
    <w:rsid w:val="003360F1"/>
    <w:rsid w:val="003363C8"/>
    <w:rsid w:val="00336565"/>
    <w:rsid w:val="00336707"/>
    <w:rsid w:val="00337BA5"/>
    <w:rsid w:val="00340628"/>
    <w:rsid w:val="003406C5"/>
    <w:rsid w:val="00340A24"/>
    <w:rsid w:val="00341DDC"/>
    <w:rsid w:val="00342896"/>
    <w:rsid w:val="00342DC1"/>
    <w:rsid w:val="00343683"/>
    <w:rsid w:val="00343AC3"/>
    <w:rsid w:val="003447C8"/>
    <w:rsid w:val="00344ABB"/>
    <w:rsid w:val="003450A7"/>
    <w:rsid w:val="003450D1"/>
    <w:rsid w:val="003453BF"/>
    <w:rsid w:val="00347642"/>
    <w:rsid w:val="00347A1A"/>
    <w:rsid w:val="00350F5F"/>
    <w:rsid w:val="003515FC"/>
    <w:rsid w:val="00351730"/>
    <w:rsid w:val="00351B51"/>
    <w:rsid w:val="00351F12"/>
    <w:rsid w:val="00351F80"/>
    <w:rsid w:val="00352AFE"/>
    <w:rsid w:val="0035306F"/>
    <w:rsid w:val="00353147"/>
    <w:rsid w:val="003537EF"/>
    <w:rsid w:val="00354269"/>
    <w:rsid w:val="0035536B"/>
    <w:rsid w:val="003555DC"/>
    <w:rsid w:val="003556A9"/>
    <w:rsid w:val="00355988"/>
    <w:rsid w:val="00355F2D"/>
    <w:rsid w:val="003570DA"/>
    <w:rsid w:val="00357A4C"/>
    <w:rsid w:val="00357E76"/>
    <w:rsid w:val="00361165"/>
    <w:rsid w:val="00361184"/>
    <w:rsid w:val="00361606"/>
    <w:rsid w:val="003618AE"/>
    <w:rsid w:val="0036274C"/>
    <w:rsid w:val="00362875"/>
    <w:rsid w:val="003629B0"/>
    <w:rsid w:val="00362E9F"/>
    <w:rsid w:val="00363510"/>
    <w:rsid w:val="0036453E"/>
    <w:rsid w:val="00364613"/>
    <w:rsid w:val="00364AFA"/>
    <w:rsid w:val="0036643C"/>
    <w:rsid w:val="00366691"/>
    <w:rsid w:val="00366992"/>
    <w:rsid w:val="00367555"/>
    <w:rsid w:val="003675C2"/>
    <w:rsid w:val="003677BE"/>
    <w:rsid w:val="00370AC0"/>
    <w:rsid w:val="00370E0E"/>
    <w:rsid w:val="00372450"/>
    <w:rsid w:val="003727D3"/>
    <w:rsid w:val="003728C2"/>
    <w:rsid w:val="003728E3"/>
    <w:rsid w:val="00372AFD"/>
    <w:rsid w:val="00373221"/>
    <w:rsid w:val="00373975"/>
    <w:rsid w:val="00374329"/>
    <w:rsid w:val="0037451E"/>
    <w:rsid w:val="0037476A"/>
    <w:rsid w:val="0037488F"/>
    <w:rsid w:val="00374E56"/>
    <w:rsid w:val="00376157"/>
    <w:rsid w:val="00376647"/>
    <w:rsid w:val="0037664B"/>
    <w:rsid w:val="00376715"/>
    <w:rsid w:val="00376BA0"/>
    <w:rsid w:val="00376DDB"/>
    <w:rsid w:val="0037727B"/>
    <w:rsid w:val="00377F25"/>
    <w:rsid w:val="00380AA9"/>
    <w:rsid w:val="00380F22"/>
    <w:rsid w:val="00381311"/>
    <w:rsid w:val="003813CE"/>
    <w:rsid w:val="00382DFD"/>
    <w:rsid w:val="0038398A"/>
    <w:rsid w:val="003843CE"/>
    <w:rsid w:val="003846D1"/>
    <w:rsid w:val="003849E3"/>
    <w:rsid w:val="00385278"/>
    <w:rsid w:val="00385B2A"/>
    <w:rsid w:val="003863B3"/>
    <w:rsid w:val="003870BA"/>
    <w:rsid w:val="00387978"/>
    <w:rsid w:val="00387DDC"/>
    <w:rsid w:val="003908E1"/>
    <w:rsid w:val="00390FB2"/>
    <w:rsid w:val="00391392"/>
    <w:rsid w:val="00391720"/>
    <w:rsid w:val="00391894"/>
    <w:rsid w:val="003927AF"/>
    <w:rsid w:val="00392C85"/>
    <w:rsid w:val="00393510"/>
    <w:rsid w:val="00394605"/>
    <w:rsid w:val="00394919"/>
    <w:rsid w:val="003957D5"/>
    <w:rsid w:val="00396254"/>
    <w:rsid w:val="00396855"/>
    <w:rsid w:val="003972F8"/>
    <w:rsid w:val="0039779B"/>
    <w:rsid w:val="003A0029"/>
    <w:rsid w:val="003A013B"/>
    <w:rsid w:val="003A0510"/>
    <w:rsid w:val="003A0520"/>
    <w:rsid w:val="003A14A3"/>
    <w:rsid w:val="003A1D22"/>
    <w:rsid w:val="003A24AF"/>
    <w:rsid w:val="003A26DA"/>
    <w:rsid w:val="003A2764"/>
    <w:rsid w:val="003A2AF8"/>
    <w:rsid w:val="003A3B7D"/>
    <w:rsid w:val="003A3B84"/>
    <w:rsid w:val="003A3C7E"/>
    <w:rsid w:val="003A4A6B"/>
    <w:rsid w:val="003A4BBD"/>
    <w:rsid w:val="003A634F"/>
    <w:rsid w:val="003A67F8"/>
    <w:rsid w:val="003A6C28"/>
    <w:rsid w:val="003A6EF0"/>
    <w:rsid w:val="003A799A"/>
    <w:rsid w:val="003A79A5"/>
    <w:rsid w:val="003A7CC2"/>
    <w:rsid w:val="003A7D0B"/>
    <w:rsid w:val="003A7E3D"/>
    <w:rsid w:val="003A7ECC"/>
    <w:rsid w:val="003B04BB"/>
    <w:rsid w:val="003B0EAA"/>
    <w:rsid w:val="003B40E0"/>
    <w:rsid w:val="003B4302"/>
    <w:rsid w:val="003B4EBF"/>
    <w:rsid w:val="003B5828"/>
    <w:rsid w:val="003B587E"/>
    <w:rsid w:val="003B6321"/>
    <w:rsid w:val="003B6680"/>
    <w:rsid w:val="003B7D0D"/>
    <w:rsid w:val="003B7DA1"/>
    <w:rsid w:val="003C0DD8"/>
    <w:rsid w:val="003C1B1D"/>
    <w:rsid w:val="003C22C4"/>
    <w:rsid w:val="003C2840"/>
    <w:rsid w:val="003C2CF8"/>
    <w:rsid w:val="003C3005"/>
    <w:rsid w:val="003C35B9"/>
    <w:rsid w:val="003C3B98"/>
    <w:rsid w:val="003C3CCF"/>
    <w:rsid w:val="003C51EE"/>
    <w:rsid w:val="003C534E"/>
    <w:rsid w:val="003C5360"/>
    <w:rsid w:val="003C554E"/>
    <w:rsid w:val="003C5A51"/>
    <w:rsid w:val="003C5D21"/>
    <w:rsid w:val="003C5DFD"/>
    <w:rsid w:val="003C65C9"/>
    <w:rsid w:val="003C713C"/>
    <w:rsid w:val="003C73F6"/>
    <w:rsid w:val="003C74B6"/>
    <w:rsid w:val="003C7657"/>
    <w:rsid w:val="003D029A"/>
    <w:rsid w:val="003D05A2"/>
    <w:rsid w:val="003D0A38"/>
    <w:rsid w:val="003D0FC1"/>
    <w:rsid w:val="003D1396"/>
    <w:rsid w:val="003D1EF6"/>
    <w:rsid w:val="003D1FA1"/>
    <w:rsid w:val="003D22A1"/>
    <w:rsid w:val="003D2517"/>
    <w:rsid w:val="003D2A77"/>
    <w:rsid w:val="003D34FE"/>
    <w:rsid w:val="003D39BA"/>
    <w:rsid w:val="003D44BE"/>
    <w:rsid w:val="003D4B17"/>
    <w:rsid w:val="003D4C7A"/>
    <w:rsid w:val="003D545D"/>
    <w:rsid w:val="003D5676"/>
    <w:rsid w:val="003D68D2"/>
    <w:rsid w:val="003D72B5"/>
    <w:rsid w:val="003D7978"/>
    <w:rsid w:val="003D7EC3"/>
    <w:rsid w:val="003E03B9"/>
    <w:rsid w:val="003E04AA"/>
    <w:rsid w:val="003E06FF"/>
    <w:rsid w:val="003E0869"/>
    <w:rsid w:val="003E10C9"/>
    <w:rsid w:val="003E133E"/>
    <w:rsid w:val="003E163A"/>
    <w:rsid w:val="003E1F4F"/>
    <w:rsid w:val="003E250B"/>
    <w:rsid w:val="003E286C"/>
    <w:rsid w:val="003E2BDA"/>
    <w:rsid w:val="003E3407"/>
    <w:rsid w:val="003E3BBC"/>
    <w:rsid w:val="003E457C"/>
    <w:rsid w:val="003E553D"/>
    <w:rsid w:val="003E58FE"/>
    <w:rsid w:val="003E5DF9"/>
    <w:rsid w:val="003E5FDD"/>
    <w:rsid w:val="003E66CE"/>
    <w:rsid w:val="003E692E"/>
    <w:rsid w:val="003E6CC8"/>
    <w:rsid w:val="003E7035"/>
    <w:rsid w:val="003E786F"/>
    <w:rsid w:val="003F0F6D"/>
    <w:rsid w:val="003F15BE"/>
    <w:rsid w:val="003F1C5F"/>
    <w:rsid w:val="003F21DA"/>
    <w:rsid w:val="003F2BF3"/>
    <w:rsid w:val="003F2CBD"/>
    <w:rsid w:val="003F2CDA"/>
    <w:rsid w:val="003F4211"/>
    <w:rsid w:val="003F58EB"/>
    <w:rsid w:val="003F5C0E"/>
    <w:rsid w:val="003F6083"/>
    <w:rsid w:val="003F737D"/>
    <w:rsid w:val="003F7E2A"/>
    <w:rsid w:val="00400285"/>
    <w:rsid w:val="00400451"/>
    <w:rsid w:val="0040060F"/>
    <w:rsid w:val="004010F9"/>
    <w:rsid w:val="00401475"/>
    <w:rsid w:val="00401DB0"/>
    <w:rsid w:val="004023B1"/>
    <w:rsid w:val="0040295F"/>
    <w:rsid w:val="00404905"/>
    <w:rsid w:val="0040526E"/>
    <w:rsid w:val="00406757"/>
    <w:rsid w:val="00406F39"/>
    <w:rsid w:val="00407411"/>
    <w:rsid w:val="00407AD9"/>
    <w:rsid w:val="0041069D"/>
    <w:rsid w:val="004106B3"/>
    <w:rsid w:val="00410A3B"/>
    <w:rsid w:val="00410C39"/>
    <w:rsid w:val="00411599"/>
    <w:rsid w:val="00412113"/>
    <w:rsid w:val="0041278A"/>
    <w:rsid w:val="004134BA"/>
    <w:rsid w:val="004134E8"/>
    <w:rsid w:val="00414FE0"/>
    <w:rsid w:val="004154EB"/>
    <w:rsid w:val="0041697B"/>
    <w:rsid w:val="00417042"/>
    <w:rsid w:val="004174CA"/>
    <w:rsid w:val="00420A6E"/>
    <w:rsid w:val="0042187B"/>
    <w:rsid w:val="004226AE"/>
    <w:rsid w:val="00423585"/>
    <w:rsid w:val="00423606"/>
    <w:rsid w:val="00423B50"/>
    <w:rsid w:val="00423F5B"/>
    <w:rsid w:val="00424ACC"/>
    <w:rsid w:val="00425ECB"/>
    <w:rsid w:val="00426701"/>
    <w:rsid w:val="00426C8E"/>
    <w:rsid w:val="00427015"/>
    <w:rsid w:val="004275D1"/>
    <w:rsid w:val="004278DE"/>
    <w:rsid w:val="00427CC4"/>
    <w:rsid w:val="0043006C"/>
    <w:rsid w:val="00430F7C"/>
    <w:rsid w:val="0043105F"/>
    <w:rsid w:val="0043120F"/>
    <w:rsid w:val="00431382"/>
    <w:rsid w:val="00432524"/>
    <w:rsid w:val="004327C9"/>
    <w:rsid w:val="0043320C"/>
    <w:rsid w:val="00433A56"/>
    <w:rsid w:val="0043444A"/>
    <w:rsid w:val="00434819"/>
    <w:rsid w:val="00434C3A"/>
    <w:rsid w:val="00435EC2"/>
    <w:rsid w:val="00436073"/>
    <w:rsid w:val="004363C9"/>
    <w:rsid w:val="004368FC"/>
    <w:rsid w:val="0043786C"/>
    <w:rsid w:val="004378B2"/>
    <w:rsid w:val="00437D6C"/>
    <w:rsid w:val="004406BB"/>
    <w:rsid w:val="0044129F"/>
    <w:rsid w:val="004415F9"/>
    <w:rsid w:val="00441A69"/>
    <w:rsid w:val="00441BF2"/>
    <w:rsid w:val="00442270"/>
    <w:rsid w:val="0044263D"/>
    <w:rsid w:val="0044272C"/>
    <w:rsid w:val="00444109"/>
    <w:rsid w:val="0044464B"/>
    <w:rsid w:val="00444997"/>
    <w:rsid w:val="00445183"/>
    <w:rsid w:val="0044628D"/>
    <w:rsid w:val="004462AF"/>
    <w:rsid w:val="004463C3"/>
    <w:rsid w:val="00446C34"/>
    <w:rsid w:val="004472A3"/>
    <w:rsid w:val="00447A6F"/>
    <w:rsid w:val="00447B98"/>
    <w:rsid w:val="00447F7B"/>
    <w:rsid w:val="00450E47"/>
    <w:rsid w:val="004519A0"/>
    <w:rsid w:val="0045212F"/>
    <w:rsid w:val="004524D1"/>
    <w:rsid w:val="0045308F"/>
    <w:rsid w:val="00455438"/>
    <w:rsid w:val="004557DA"/>
    <w:rsid w:val="00455CF6"/>
    <w:rsid w:val="00456731"/>
    <w:rsid w:val="004570A2"/>
    <w:rsid w:val="00460349"/>
    <w:rsid w:val="00460EB6"/>
    <w:rsid w:val="0046228F"/>
    <w:rsid w:val="00462AA0"/>
    <w:rsid w:val="00463B5A"/>
    <w:rsid w:val="00464661"/>
    <w:rsid w:val="00464933"/>
    <w:rsid w:val="00464AF4"/>
    <w:rsid w:val="004652A4"/>
    <w:rsid w:val="0046535A"/>
    <w:rsid w:val="00465433"/>
    <w:rsid w:val="004654A9"/>
    <w:rsid w:val="0046574A"/>
    <w:rsid w:val="00465B0C"/>
    <w:rsid w:val="004665F3"/>
    <w:rsid w:val="00466B29"/>
    <w:rsid w:val="004671B7"/>
    <w:rsid w:val="00467758"/>
    <w:rsid w:val="00467D5F"/>
    <w:rsid w:val="00470263"/>
    <w:rsid w:val="0047038E"/>
    <w:rsid w:val="0047065E"/>
    <w:rsid w:val="00470B96"/>
    <w:rsid w:val="00471978"/>
    <w:rsid w:val="00472919"/>
    <w:rsid w:val="00472EEE"/>
    <w:rsid w:val="0047347D"/>
    <w:rsid w:val="00473B91"/>
    <w:rsid w:val="0047489D"/>
    <w:rsid w:val="00474A54"/>
    <w:rsid w:val="004758C0"/>
    <w:rsid w:val="00475B85"/>
    <w:rsid w:val="00475C67"/>
    <w:rsid w:val="00480285"/>
    <w:rsid w:val="004805DB"/>
    <w:rsid w:val="00480894"/>
    <w:rsid w:val="00480A76"/>
    <w:rsid w:val="00481620"/>
    <w:rsid w:val="00482C60"/>
    <w:rsid w:val="00483469"/>
    <w:rsid w:val="0048351D"/>
    <w:rsid w:val="00483FC6"/>
    <w:rsid w:val="00484218"/>
    <w:rsid w:val="00484286"/>
    <w:rsid w:val="00484DED"/>
    <w:rsid w:val="0048594C"/>
    <w:rsid w:val="004859AF"/>
    <w:rsid w:val="00485D62"/>
    <w:rsid w:val="0048713B"/>
    <w:rsid w:val="00487A87"/>
    <w:rsid w:val="0049002D"/>
    <w:rsid w:val="00490116"/>
    <w:rsid w:val="00490A69"/>
    <w:rsid w:val="00490C36"/>
    <w:rsid w:val="004917BB"/>
    <w:rsid w:val="004923E9"/>
    <w:rsid w:val="004923F6"/>
    <w:rsid w:val="00492FDE"/>
    <w:rsid w:val="00493063"/>
    <w:rsid w:val="004931D4"/>
    <w:rsid w:val="00493ADE"/>
    <w:rsid w:val="00494E22"/>
    <w:rsid w:val="00494E63"/>
    <w:rsid w:val="00495312"/>
    <w:rsid w:val="004957EB"/>
    <w:rsid w:val="00495829"/>
    <w:rsid w:val="004958F7"/>
    <w:rsid w:val="0049652F"/>
    <w:rsid w:val="00497BC4"/>
    <w:rsid w:val="00497D85"/>
    <w:rsid w:val="004A0339"/>
    <w:rsid w:val="004A0F59"/>
    <w:rsid w:val="004A10E5"/>
    <w:rsid w:val="004A1F6C"/>
    <w:rsid w:val="004A3DD1"/>
    <w:rsid w:val="004A43FE"/>
    <w:rsid w:val="004A4516"/>
    <w:rsid w:val="004A4DCA"/>
    <w:rsid w:val="004A517C"/>
    <w:rsid w:val="004A52B1"/>
    <w:rsid w:val="004A5364"/>
    <w:rsid w:val="004A5AE7"/>
    <w:rsid w:val="004A5F74"/>
    <w:rsid w:val="004A696B"/>
    <w:rsid w:val="004A7A71"/>
    <w:rsid w:val="004B108D"/>
    <w:rsid w:val="004B1521"/>
    <w:rsid w:val="004B159E"/>
    <w:rsid w:val="004B17C6"/>
    <w:rsid w:val="004B17CD"/>
    <w:rsid w:val="004B211F"/>
    <w:rsid w:val="004B36C9"/>
    <w:rsid w:val="004B3C1C"/>
    <w:rsid w:val="004B4B2A"/>
    <w:rsid w:val="004B4C97"/>
    <w:rsid w:val="004B4FBF"/>
    <w:rsid w:val="004B505D"/>
    <w:rsid w:val="004B50B2"/>
    <w:rsid w:val="004B5687"/>
    <w:rsid w:val="004B6FBD"/>
    <w:rsid w:val="004B711E"/>
    <w:rsid w:val="004B7377"/>
    <w:rsid w:val="004B786E"/>
    <w:rsid w:val="004B7B25"/>
    <w:rsid w:val="004B7BEB"/>
    <w:rsid w:val="004C04F1"/>
    <w:rsid w:val="004C05F9"/>
    <w:rsid w:val="004C08FD"/>
    <w:rsid w:val="004C11B2"/>
    <w:rsid w:val="004C1FA5"/>
    <w:rsid w:val="004C34E4"/>
    <w:rsid w:val="004C36A8"/>
    <w:rsid w:val="004C3CF8"/>
    <w:rsid w:val="004C44BA"/>
    <w:rsid w:val="004C48DD"/>
    <w:rsid w:val="004C4B87"/>
    <w:rsid w:val="004C4BB8"/>
    <w:rsid w:val="004C4FD9"/>
    <w:rsid w:val="004C5701"/>
    <w:rsid w:val="004C5F47"/>
    <w:rsid w:val="004C6EC7"/>
    <w:rsid w:val="004C73A3"/>
    <w:rsid w:val="004D0127"/>
    <w:rsid w:val="004D05CA"/>
    <w:rsid w:val="004D0707"/>
    <w:rsid w:val="004D0DF7"/>
    <w:rsid w:val="004D1188"/>
    <w:rsid w:val="004D203E"/>
    <w:rsid w:val="004D2292"/>
    <w:rsid w:val="004D25F1"/>
    <w:rsid w:val="004D2677"/>
    <w:rsid w:val="004D2809"/>
    <w:rsid w:val="004D29F1"/>
    <w:rsid w:val="004D2B22"/>
    <w:rsid w:val="004D2CAA"/>
    <w:rsid w:val="004D315A"/>
    <w:rsid w:val="004D39D0"/>
    <w:rsid w:val="004D3C84"/>
    <w:rsid w:val="004D4729"/>
    <w:rsid w:val="004D4862"/>
    <w:rsid w:val="004D52BB"/>
    <w:rsid w:val="004D6805"/>
    <w:rsid w:val="004D6EDD"/>
    <w:rsid w:val="004D7A1C"/>
    <w:rsid w:val="004D7C96"/>
    <w:rsid w:val="004D7CCF"/>
    <w:rsid w:val="004D7CF3"/>
    <w:rsid w:val="004E0F3D"/>
    <w:rsid w:val="004E114B"/>
    <w:rsid w:val="004E19E5"/>
    <w:rsid w:val="004E2711"/>
    <w:rsid w:val="004E290A"/>
    <w:rsid w:val="004E2AA4"/>
    <w:rsid w:val="004E3B3C"/>
    <w:rsid w:val="004E49FF"/>
    <w:rsid w:val="004E5D63"/>
    <w:rsid w:val="004E611F"/>
    <w:rsid w:val="004E6847"/>
    <w:rsid w:val="004E7116"/>
    <w:rsid w:val="004E766F"/>
    <w:rsid w:val="004E7BDE"/>
    <w:rsid w:val="004E7FB8"/>
    <w:rsid w:val="004F0925"/>
    <w:rsid w:val="004F0B30"/>
    <w:rsid w:val="004F2166"/>
    <w:rsid w:val="004F2342"/>
    <w:rsid w:val="004F2C17"/>
    <w:rsid w:val="004F2E9F"/>
    <w:rsid w:val="004F2EE5"/>
    <w:rsid w:val="004F3006"/>
    <w:rsid w:val="004F4131"/>
    <w:rsid w:val="004F46A0"/>
    <w:rsid w:val="004F4B8F"/>
    <w:rsid w:val="004F4EDF"/>
    <w:rsid w:val="004F525D"/>
    <w:rsid w:val="004F5432"/>
    <w:rsid w:val="004F56EA"/>
    <w:rsid w:val="004F6028"/>
    <w:rsid w:val="004F6092"/>
    <w:rsid w:val="004F63F0"/>
    <w:rsid w:val="004F68E5"/>
    <w:rsid w:val="004F693F"/>
    <w:rsid w:val="004F6D41"/>
    <w:rsid w:val="004F6E8C"/>
    <w:rsid w:val="004F73B9"/>
    <w:rsid w:val="00500132"/>
    <w:rsid w:val="005006E3"/>
    <w:rsid w:val="0050080E"/>
    <w:rsid w:val="00501253"/>
    <w:rsid w:val="005012C0"/>
    <w:rsid w:val="0050193C"/>
    <w:rsid w:val="00501CE6"/>
    <w:rsid w:val="00501FAF"/>
    <w:rsid w:val="00502062"/>
    <w:rsid w:val="005020DB"/>
    <w:rsid w:val="00502219"/>
    <w:rsid w:val="0050240B"/>
    <w:rsid w:val="005031E9"/>
    <w:rsid w:val="0050382C"/>
    <w:rsid w:val="00503D65"/>
    <w:rsid w:val="00504D75"/>
    <w:rsid w:val="00504ED7"/>
    <w:rsid w:val="0050510B"/>
    <w:rsid w:val="005069B0"/>
    <w:rsid w:val="00507035"/>
    <w:rsid w:val="00507960"/>
    <w:rsid w:val="00507E6D"/>
    <w:rsid w:val="00507FC9"/>
    <w:rsid w:val="00510293"/>
    <w:rsid w:val="0051059C"/>
    <w:rsid w:val="00511355"/>
    <w:rsid w:val="005117EB"/>
    <w:rsid w:val="00511FC6"/>
    <w:rsid w:val="005140B3"/>
    <w:rsid w:val="00514C55"/>
    <w:rsid w:val="005154C4"/>
    <w:rsid w:val="00515F8A"/>
    <w:rsid w:val="00516D28"/>
    <w:rsid w:val="0051742D"/>
    <w:rsid w:val="00517856"/>
    <w:rsid w:val="0052043F"/>
    <w:rsid w:val="00520A8C"/>
    <w:rsid w:val="00521C89"/>
    <w:rsid w:val="00522566"/>
    <w:rsid w:val="0052345E"/>
    <w:rsid w:val="00523710"/>
    <w:rsid w:val="0052398E"/>
    <w:rsid w:val="00524249"/>
    <w:rsid w:val="00524754"/>
    <w:rsid w:val="00524B61"/>
    <w:rsid w:val="00524FD8"/>
    <w:rsid w:val="00525CC5"/>
    <w:rsid w:val="00526776"/>
    <w:rsid w:val="005272A0"/>
    <w:rsid w:val="0052756A"/>
    <w:rsid w:val="00527651"/>
    <w:rsid w:val="00527FF5"/>
    <w:rsid w:val="00530435"/>
    <w:rsid w:val="00530721"/>
    <w:rsid w:val="005309C9"/>
    <w:rsid w:val="00530D35"/>
    <w:rsid w:val="00531760"/>
    <w:rsid w:val="0053351F"/>
    <w:rsid w:val="00533A59"/>
    <w:rsid w:val="00534C75"/>
    <w:rsid w:val="00535396"/>
    <w:rsid w:val="00535F43"/>
    <w:rsid w:val="005365D4"/>
    <w:rsid w:val="005365D8"/>
    <w:rsid w:val="00537EF0"/>
    <w:rsid w:val="00540149"/>
    <w:rsid w:val="00540FD9"/>
    <w:rsid w:val="0054139D"/>
    <w:rsid w:val="00541D3A"/>
    <w:rsid w:val="005428B6"/>
    <w:rsid w:val="00544644"/>
    <w:rsid w:val="0054479D"/>
    <w:rsid w:val="005448D9"/>
    <w:rsid w:val="00544E25"/>
    <w:rsid w:val="005450BF"/>
    <w:rsid w:val="00545107"/>
    <w:rsid w:val="00545291"/>
    <w:rsid w:val="00545CF0"/>
    <w:rsid w:val="00545D86"/>
    <w:rsid w:val="00546378"/>
    <w:rsid w:val="005464C6"/>
    <w:rsid w:val="00546A4A"/>
    <w:rsid w:val="00546DA4"/>
    <w:rsid w:val="005500BA"/>
    <w:rsid w:val="0055054B"/>
    <w:rsid w:val="0055097F"/>
    <w:rsid w:val="005513F5"/>
    <w:rsid w:val="00552345"/>
    <w:rsid w:val="00552504"/>
    <w:rsid w:val="0055297D"/>
    <w:rsid w:val="00552C55"/>
    <w:rsid w:val="00552EC4"/>
    <w:rsid w:val="00553E25"/>
    <w:rsid w:val="00555730"/>
    <w:rsid w:val="00556DD7"/>
    <w:rsid w:val="005574BE"/>
    <w:rsid w:val="00557EB0"/>
    <w:rsid w:val="00560BA2"/>
    <w:rsid w:val="00561BEB"/>
    <w:rsid w:val="00562DC8"/>
    <w:rsid w:val="005637EB"/>
    <w:rsid w:val="00563D7A"/>
    <w:rsid w:val="00564C0D"/>
    <w:rsid w:val="00566516"/>
    <w:rsid w:val="00566742"/>
    <w:rsid w:val="00567575"/>
    <w:rsid w:val="00567576"/>
    <w:rsid w:val="00567661"/>
    <w:rsid w:val="00567993"/>
    <w:rsid w:val="00567AFC"/>
    <w:rsid w:val="005705F6"/>
    <w:rsid w:val="00570F7B"/>
    <w:rsid w:val="005716D4"/>
    <w:rsid w:val="00571D89"/>
    <w:rsid w:val="00571D9C"/>
    <w:rsid w:val="00572F8B"/>
    <w:rsid w:val="005734BD"/>
    <w:rsid w:val="0057447E"/>
    <w:rsid w:val="00574629"/>
    <w:rsid w:val="00574B4C"/>
    <w:rsid w:val="00574DC4"/>
    <w:rsid w:val="005752A2"/>
    <w:rsid w:val="00576470"/>
    <w:rsid w:val="005768A5"/>
    <w:rsid w:val="00577367"/>
    <w:rsid w:val="00577A40"/>
    <w:rsid w:val="00580D4D"/>
    <w:rsid w:val="00580EB7"/>
    <w:rsid w:val="00580ECF"/>
    <w:rsid w:val="0058138A"/>
    <w:rsid w:val="0058172B"/>
    <w:rsid w:val="0058267E"/>
    <w:rsid w:val="005827F8"/>
    <w:rsid w:val="0058401D"/>
    <w:rsid w:val="005840FF"/>
    <w:rsid w:val="00584748"/>
    <w:rsid w:val="0058490A"/>
    <w:rsid w:val="005850B7"/>
    <w:rsid w:val="005857AD"/>
    <w:rsid w:val="00586B14"/>
    <w:rsid w:val="00587477"/>
    <w:rsid w:val="005909E6"/>
    <w:rsid w:val="00590FBD"/>
    <w:rsid w:val="00590FCC"/>
    <w:rsid w:val="005916EE"/>
    <w:rsid w:val="0059212E"/>
    <w:rsid w:val="0059281C"/>
    <w:rsid w:val="00593C07"/>
    <w:rsid w:val="00594EEF"/>
    <w:rsid w:val="00595BC5"/>
    <w:rsid w:val="005960D4"/>
    <w:rsid w:val="0059629B"/>
    <w:rsid w:val="00596ADF"/>
    <w:rsid w:val="00597840"/>
    <w:rsid w:val="00597DD5"/>
    <w:rsid w:val="005A13C3"/>
    <w:rsid w:val="005A1E80"/>
    <w:rsid w:val="005A27FD"/>
    <w:rsid w:val="005A28D0"/>
    <w:rsid w:val="005A2BEB"/>
    <w:rsid w:val="005A2C5E"/>
    <w:rsid w:val="005A3D1A"/>
    <w:rsid w:val="005A46F8"/>
    <w:rsid w:val="005A4718"/>
    <w:rsid w:val="005A5533"/>
    <w:rsid w:val="005A64FD"/>
    <w:rsid w:val="005B000E"/>
    <w:rsid w:val="005B003F"/>
    <w:rsid w:val="005B03C4"/>
    <w:rsid w:val="005B07FA"/>
    <w:rsid w:val="005B0B07"/>
    <w:rsid w:val="005B0B34"/>
    <w:rsid w:val="005B1619"/>
    <w:rsid w:val="005B2877"/>
    <w:rsid w:val="005B3058"/>
    <w:rsid w:val="005B3D82"/>
    <w:rsid w:val="005B41B4"/>
    <w:rsid w:val="005B48D1"/>
    <w:rsid w:val="005B4D1B"/>
    <w:rsid w:val="005B4EAE"/>
    <w:rsid w:val="005B4F9A"/>
    <w:rsid w:val="005B58EB"/>
    <w:rsid w:val="005B5D36"/>
    <w:rsid w:val="005B64B6"/>
    <w:rsid w:val="005B669E"/>
    <w:rsid w:val="005B6AF9"/>
    <w:rsid w:val="005B6C81"/>
    <w:rsid w:val="005B6CF0"/>
    <w:rsid w:val="005B6D4F"/>
    <w:rsid w:val="005B7763"/>
    <w:rsid w:val="005B7869"/>
    <w:rsid w:val="005B7ADB"/>
    <w:rsid w:val="005B7D2F"/>
    <w:rsid w:val="005B7D51"/>
    <w:rsid w:val="005C157E"/>
    <w:rsid w:val="005C15A9"/>
    <w:rsid w:val="005C1AF1"/>
    <w:rsid w:val="005C2281"/>
    <w:rsid w:val="005C27B6"/>
    <w:rsid w:val="005C2BFE"/>
    <w:rsid w:val="005C3FA4"/>
    <w:rsid w:val="005C532E"/>
    <w:rsid w:val="005C589D"/>
    <w:rsid w:val="005C62C3"/>
    <w:rsid w:val="005C737C"/>
    <w:rsid w:val="005C74B9"/>
    <w:rsid w:val="005C76E7"/>
    <w:rsid w:val="005C7A2D"/>
    <w:rsid w:val="005D0394"/>
    <w:rsid w:val="005D21DB"/>
    <w:rsid w:val="005D239D"/>
    <w:rsid w:val="005D2559"/>
    <w:rsid w:val="005D2AE5"/>
    <w:rsid w:val="005D2BAE"/>
    <w:rsid w:val="005D2F14"/>
    <w:rsid w:val="005D39E8"/>
    <w:rsid w:val="005D3BB8"/>
    <w:rsid w:val="005D3BF8"/>
    <w:rsid w:val="005D40B1"/>
    <w:rsid w:val="005D4B2D"/>
    <w:rsid w:val="005D4B98"/>
    <w:rsid w:val="005D4CD5"/>
    <w:rsid w:val="005D4E7C"/>
    <w:rsid w:val="005D53B4"/>
    <w:rsid w:val="005D6539"/>
    <w:rsid w:val="005D6AFD"/>
    <w:rsid w:val="005D6B8C"/>
    <w:rsid w:val="005D6E60"/>
    <w:rsid w:val="005D6EAA"/>
    <w:rsid w:val="005D7508"/>
    <w:rsid w:val="005D77F8"/>
    <w:rsid w:val="005D782A"/>
    <w:rsid w:val="005E040F"/>
    <w:rsid w:val="005E0496"/>
    <w:rsid w:val="005E18BA"/>
    <w:rsid w:val="005E284A"/>
    <w:rsid w:val="005E2B9A"/>
    <w:rsid w:val="005E37C0"/>
    <w:rsid w:val="005E3FC6"/>
    <w:rsid w:val="005E40A3"/>
    <w:rsid w:val="005E40E8"/>
    <w:rsid w:val="005E4F2E"/>
    <w:rsid w:val="005E4FA7"/>
    <w:rsid w:val="005E5287"/>
    <w:rsid w:val="005E57E6"/>
    <w:rsid w:val="005E63E8"/>
    <w:rsid w:val="005E6916"/>
    <w:rsid w:val="005E6F04"/>
    <w:rsid w:val="005E757E"/>
    <w:rsid w:val="005E75E9"/>
    <w:rsid w:val="005E7CC4"/>
    <w:rsid w:val="005F014E"/>
    <w:rsid w:val="005F09C2"/>
    <w:rsid w:val="005F0AEA"/>
    <w:rsid w:val="005F0B3D"/>
    <w:rsid w:val="005F23E9"/>
    <w:rsid w:val="005F263D"/>
    <w:rsid w:val="005F3C30"/>
    <w:rsid w:val="005F4774"/>
    <w:rsid w:val="005F5551"/>
    <w:rsid w:val="005F5D6B"/>
    <w:rsid w:val="005F63FF"/>
    <w:rsid w:val="005F6568"/>
    <w:rsid w:val="005F783B"/>
    <w:rsid w:val="00600DEE"/>
    <w:rsid w:val="00603AAB"/>
    <w:rsid w:val="00604892"/>
    <w:rsid w:val="00604D40"/>
    <w:rsid w:val="00605452"/>
    <w:rsid w:val="00605712"/>
    <w:rsid w:val="00605EBA"/>
    <w:rsid w:val="00606172"/>
    <w:rsid w:val="006068DA"/>
    <w:rsid w:val="00606E1C"/>
    <w:rsid w:val="00606E31"/>
    <w:rsid w:val="00607C31"/>
    <w:rsid w:val="00607D11"/>
    <w:rsid w:val="006100E7"/>
    <w:rsid w:val="006116D0"/>
    <w:rsid w:val="006117C7"/>
    <w:rsid w:val="00612364"/>
    <w:rsid w:val="00612C66"/>
    <w:rsid w:val="0061342B"/>
    <w:rsid w:val="0061354A"/>
    <w:rsid w:val="0061375B"/>
    <w:rsid w:val="006145E2"/>
    <w:rsid w:val="006148E9"/>
    <w:rsid w:val="00614949"/>
    <w:rsid w:val="00614F1A"/>
    <w:rsid w:val="00615C79"/>
    <w:rsid w:val="00616442"/>
    <w:rsid w:val="0061661F"/>
    <w:rsid w:val="006174A8"/>
    <w:rsid w:val="00617E32"/>
    <w:rsid w:val="00620420"/>
    <w:rsid w:val="00620CAF"/>
    <w:rsid w:val="006212C0"/>
    <w:rsid w:val="006222A4"/>
    <w:rsid w:val="00622D21"/>
    <w:rsid w:val="006232DE"/>
    <w:rsid w:val="00623912"/>
    <w:rsid w:val="00623DE8"/>
    <w:rsid w:val="0062421C"/>
    <w:rsid w:val="00624A69"/>
    <w:rsid w:val="00624A92"/>
    <w:rsid w:val="00624C1F"/>
    <w:rsid w:val="00624F12"/>
    <w:rsid w:val="006257BB"/>
    <w:rsid w:val="0062636B"/>
    <w:rsid w:val="00627E29"/>
    <w:rsid w:val="00627F62"/>
    <w:rsid w:val="00630822"/>
    <w:rsid w:val="0063116E"/>
    <w:rsid w:val="00631692"/>
    <w:rsid w:val="00632486"/>
    <w:rsid w:val="006339DE"/>
    <w:rsid w:val="00634814"/>
    <w:rsid w:val="00634F4E"/>
    <w:rsid w:val="0063513E"/>
    <w:rsid w:val="00635A43"/>
    <w:rsid w:val="00636115"/>
    <w:rsid w:val="006361D9"/>
    <w:rsid w:val="00636BFF"/>
    <w:rsid w:val="0063785C"/>
    <w:rsid w:val="00640010"/>
    <w:rsid w:val="006401A0"/>
    <w:rsid w:val="0064038F"/>
    <w:rsid w:val="006403E9"/>
    <w:rsid w:val="00640D63"/>
    <w:rsid w:val="0064255A"/>
    <w:rsid w:val="00642B13"/>
    <w:rsid w:val="006435F5"/>
    <w:rsid w:val="00643D81"/>
    <w:rsid w:val="00644223"/>
    <w:rsid w:val="00644EDF"/>
    <w:rsid w:val="00644F0F"/>
    <w:rsid w:val="00645D34"/>
    <w:rsid w:val="00645FB1"/>
    <w:rsid w:val="006466E4"/>
    <w:rsid w:val="00646754"/>
    <w:rsid w:val="00647150"/>
    <w:rsid w:val="006479E4"/>
    <w:rsid w:val="006505BC"/>
    <w:rsid w:val="00650C8F"/>
    <w:rsid w:val="00651767"/>
    <w:rsid w:val="00652217"/>
    <w:rsid w:val="00652236"/>
    <w:rsid w:val="00652E8E"/>
    <w:rsid w:val="00652F3C"/>
    <w:rsid w:val="0065316E"/>
    <w:rsid w:val="006535D3"/>
    <w:rsid w:val="00654486"/>
    <w:rsid w:val="006545A1"/>
    <w:rsid w:val="0065524C"/>
    <w:rsid w:val="006553E8"/>
    <w:rsid w:val="006558C4"/>
    <w:rsid w:val="00655ECB"/>
    <w:rsid w:val="006560C6"/>
    <w:rsid w:val="006562AE"/>
    <w:rsid w:val="00656BED"/>
    <w:rsid w:val="00657745"/>
    <w:rsid w:val="00657EEA"/>
    <w:rsid w:val="0066168F"/>
    <w:rsid w:val="00663979"/>
    <w:rsid w:val="00664F7A"/>
    <w:rsid w:val="00664FB6"/>
    <w:rsid w:val="006675C6"/>
    <w:rsid w:val="006707C2"/>
    <w:rsid w:val="00671742"/>
    <w:rsid w:val="00672C80"/>
    <w:rsid w:val="00673286"/>
    <w:rsid w:val="00673446"/>
    <w:rsid w:val="00673456"/>
    <w:rsid w:val="00674667"/>
    <w:rsid w:val="0067497A"/>
    <w:rsid w:val="006749E8"/>
    <w:rsid w:val="00675542"/>
    <w:rsid w:val="006759D5"/>
    <w:rsid w:val="0067623E"/>
    <w:rsid w:val="00676605"/>
    <w:rsid w:val="00677FD6"/>
    <w:rsid w:val="006832E3"/>
    <w:rsid w:val="00683D92"/>
    <w:rsid w:val="00684255"/>
    <w:rsid w:val="006845D1"/>
    <w:rsid w:val="00684E24"/>
    <w:rsid w:val="006859E7"/>
    <w:rsid w:val="00686663"/>
    <w:rsid w:val="00687196"/>
    <w:rsid w:val="006874A0"/>
    <w:rsid w:val="00690752"/>
    <w:rsid w:val="00690D53"/>
    <w:rsid w:val="006915DA"/>
    <w:rsid w:val="00691AAF"/>
    <w:rsid w:val="00691B85"/>
    <w:rsid w:val="00691F35"/>
    <w:rsid w:val="006921B5"/>
    <w:rsid w:val="006927BC"/>
    <w:rsid w:val="00692A78"/>
    <w:rsid w:val="00692C1B"/>
    <w:rsid w:val="00693146"/>
    <w:rsid w:val="00693442"/>
    <w:rsid w:val="00693447"/>
    <w:rsid w:val="0069350F"/>
    <w:rsid w:val="00693817"/>
    <w:rsid w:val="006938A0"/>
    <w:rsid w:val="00693CA9"/>
    <w:rsid w:val="00693F2D"/>
    <w:rsid w:val="00694181"/>
    <w:rsid w:val="00694332"/>
    <w:rsid w:val="0069455F"/>
    <w:rsid w:val="006945F7"/>
    <w:rsid w:val="00697DBD"/>
    <w:rsid w:val="006A0682"/>
    <w:rsid w:val="006A15A6"/>
    <w:rsid w:val="006A1CDB"/>
    <w:rsid w:val="006A1E00"/>
    <w:rsid w:val="006A2235"/>
    <w:rsid w:val="006A312D"/>
    <w:rsid w:val="006A3170"/>
    <w:rsid w:val="006A4A02"/>
    <w:rsid w:val="006A4B2F"/>
    <w:rsid w:val="006A4FD8"/>
    <w:rsid w:val="006A5086"/>
    <w:rsid w:val="006A77F1"/>
    <w:rsid w:val="006B0B91"/>
    <w:rsid w:val="006B0E98"/>
    <w:rsid w:val="006B13B7"/>
    <w:rsid w:val="006B199A"/>
    <w:rsid w:val="006B1DFE"/>
    <w:rsid w:val="006B28D5"/>
    <w:rsid w:val="006B3E9D"/>
    <w:rsid w:val="006B6C30"/>
    <w:rsid w:val="006B6D1F"/>
    <w:rsid w:val="006B6F79"/>
    <w:rsid w:val="006B74B9"/>
    <w:rsid w:val="006B78B5"/>
    <w:rsid w:val="006C0AED"/>
    <w:rsid w:val="006C1416"/>
    <w:rsid w:val="006C1BD8"/>
    <w:rsid w:val="006C1D3A"/>
    <w:rsid w:val="006C22A2"/>
    <w:rsid w:val="006C36C6"/>
    <w:rsid w:val="006C4D57"/>
    <w:rsid w:val="006C5C57"/>
    <w:rsid w:val="006C61D5"/>
    <w:rsid w:val="006C6A8B"/>
    <w:rsid w:val="006C6E3D"/>
    <w:rsid w:val="006D09D8"/>
    <w:rsid w:val="006D121F"/>
    <w:rsid w:val="006D190F"/>
    <w:rsid w:val="006D1970"/>
    <w:rsid w:val="006D1E91"/>
    <w:rsid w:val="006D2435"/>
    <w:rsid w:val="006D2FE5"/>
    <w:rsid w:val="006D30DE"/>
    <w:rsid w:val="006D4A56"/>
    <w:rsid w:val="006D5855"/>
    <w:rsid w:val="006D5D25"/>
    <w:rsid w:val="006D5ED5"/>
    <w:rsid w:val="006D68FE"/>
    <w:rsid w:val="006D6BB5"/>
    <w:rsid w:val="006D7571"/>
    <w:rsid w:val="006D783A"/>
    <w:rsid w:val="006D7B0C"/>
    <w:rsid w:val="006D7E23"/>
    <w:rsid w:val="006E0312"/>
    <w:rsid w:val="006E0A6E"/>
    <w:rsid w:val="006E11A1"/>
    <w:rsid w:val="006E143F"/>
    <w:rsid w:val="006E1731"/>
    <w:rsid w:val="006E2834"/>
    <w:rsid w:val="006E2C21"/>
    <w:rsid w:val="006E43E3"/>
    <w:rsid w:val="006E4E4C"/>
    <w:rsid w:val="006E6C91"/>
    <w:rsid w:val="006E7650"/>
    <w:rsid w:val="006F1067"/>
    <w:rsid w:val="006F1C97"/>
    <w:rsid w:val="006F218A"/>
    <w:rsid w:val="006F24AA"/>
    <w:rsid w:val="006F31BE"/>
    <w:rsid w:val="006F3343"/>
    <w:rsid w:val="006F3A3D"/>
    <w:rsid w:val="006F3DC7"/>
    <w:rsid w:val="006F4A9D"/>
    <w:rsid w:val="006F5816"/>
    <w:rsid w:val="006F6665"/>
    <w:rsid w:val="006F6F1A"/>
    <w:rsid w:val="006F7448"/>
    <w:rsid w:val="006F78F0"/>
    <w:rsid w:val="006F7A78"/>
    <w:rsid w:val="006F7AB6"/>
    <w:rsid w:val="00700094"/>
    <w:rsid w:val="0070052D"/>
    <w:rsid w:val="00700AA3"/>
    <w:rsid w:val="0070103B"/>
    <w:rsid w:val="00701618"/>
    <w:rsid w:val="00701962"/>
    <w:rsid w:val="00701CF0"/>
    <w:rsid w:val="00702A6A"/>
    <w:rsid w:val="007030A7"/>
    <w:rsid w:val="007033FC"/>
    <w:rsid w:val="00705130"/>
    <w:rsid w:val="0070545E"/>
    <w:rsid w:val="00706370"/>
    <w:rsid w:val="007066B8"/>
    <w:rsid w:val="00706ACE"/>
    <w:rsid w:val="00707562"/>
    <w:rsid w:val="00707DDC"/>
    <w:rsid w:val="00710734"/>
    <w:rsid w:val="00710A44"/>
    <w:rsid w:val="00712BF5"/>
    <w:rsid w:val="00712F19"/>
    <w:rsid w:val="007135AE"/>
    <w:rsid w:val="00713626"/>
    <w:rsid w:val="00713A90"/>
    <w:rsid w:val="00713C16"/>
    <w:rsid w:val="007144C9"/>
    <w:rsid w:val="0071451F"/>
    <w:rsid w:val="0071590D"/>
    <w:rsid w:val="00715A14"/>
    <w:rsid w:val="00716007"/>
    <w:rsid w:val="007168A0"/>
    <w:rsid w:val="00716E20"/>
    <w:rsid w:val="00717330"/>
    <w:rsid w:val="00717C82"/>
    <w:rsid w:val="00717CDE"/>
    <w:rsid w:val="00717D12"/>
    <w:rsid w:val="00717DB6"/>
    <w:rsid w:val="00720946"/>
    <w:rsid w:val="00721379"/>
    <w:rsid w:val="00721F9C"/>
    <w:rsid w:val="00722035"/>
    <w:rsid w:val="00722340"/>
    <w:rsid w:val="007225C3"/>
    <w:rsid w:val="00723058"/>
    <w:rsid w:val="00724628"/>
    <w:rsid w:val="00725058"/>
    <w:rsid w:val="007262BC"/>
    <w:rsid w:val="00726369"/>
    <w:rsid w:val="00726AB8"/>
    <w:rsid w:val="007301D8"/>
    <w:rsid w:val="00730FE9"/>
    <w:rsid w:val="00731027"/>
    <w:rsid w:val="00731C65"/>
    <w:rsid w:val="00733C84"/>
    <w:rsid w:val="00734942"/>
    <w:rsid w:val="00734D85"/>
    <w:rsid w:val="00734FA9"/>
    <w:rsid w:val="00735425"/>
    <w:rsid w:val="00736076"/>
    <w:rsid w:val="007363EE"/>
    <w:rsid w:val="007371F0"/>
    <w:rsid w:val="00741EDB"/>
    <w:rsid w:val="00742473"/>
    <w:rsid w:val="00742936"/>
    <w:rsid w:val="007430D6"/>
    <w:rsid w:val="007444A2"/>
    <w:rsid w:val="0074483C"/>
    <w:rsid w:val="0074544A"/>
    <w:rsid w:val="00745B34"/>
    <w:rsid w:val="00745F70"/>
    <w:rsid w:val="0074649E"/>
    <w:rsid w:val="007465D4"/>
    <w:rsid w:val="0074660C"/>
    <w:rsid w:val="007467C9"/>
    <w:rsid w:val="00750A4F"/>
    <w:rsid w:val="0075116E"/>
    <w:rsid w:val="007511F6"/>
    <w:rsid w:val="00751B10"/>
    <w:rsid w:val="007524BA"/>
    <w:rsid w:val="0075303C"/>
    <w:rsid w:val="00753B25"/>
    <w:rsid w:val="007541E1"/>
    <w:rsid w:val="0075593E"/>
    <w:rsid w:val="00755BD4"/>
    <w:rsid w:val="00755D67"/>
    <w:rsid w:val="007567CB"/>
    <w:rsid w:val="00756BDA"/>
    <w:rsid w:val="007570B5"/>
    <w:rsid w:val="0075713C"/>
    <w:rsid w:val="00757189"/>
    <w:rsid w:val="007575B7"/>
    <w:rsid w:val="007603B3"/>
    <w:rsid w:val="0076088F"/>
    <w:rsid w:val="00760E4D"/>
    <w:rsid w:val="00761157"/>
    <w:rsid w:val="0076144A"/>
    <w:rsid w:val="007625ED"/>
    <w:rsid w:val="00762790"/>
    <w:rsid w:val="00762B55"/>
    <w:rsid w:val="00763C47"/>
    <w:rsid w:val="00763CB4"/>
    <w:rsid w:val="0076410E"/>
    <w:rsid w:val="00764C94"/>
    <w:rsid w:val="0076515B"/>
    <w:rsid w:val="007653D5"/>
    <w:rsid w:val="007658BA"/>
    <w:rsid w:val="007665A6"/>
    <w:rsid w:val="00767796"/>
    <w:rsid w:val="00770AE2"/>
    <w:rsid w:val="00770FDA"/>
    <w:rsid w:val="00771847"/>
    <w:rsid w:val="00771F92"/>
    <w:rsid w:val="007724C7"/>
    <w:rsid w:val="00772732"/>
    <w:rsid w:val="0077293F"/>
    <w:rsid w:val="0077418B"/>
    <w:rsid w:val="00774482"/>
    <w:rsid w:val="00774859"/>
    <w:rsid w:val="00774EC6"/>
    <w:rsid w:val="007756FA"/>
    <w:rsid w:val="00775DDC"/>
    <w:rsid w:val="00776187"/>
    <w:rsid w:val="007769F4"/>
    <w:rsid w:val="00776D4C"/>
    <w:rsid w:val="00777A82"/>
    <w:rsid w:val="00780520"/>
    <w:rsid w:val="00780E59"/>
    <w:rsid w:val="00782313"/>
    <w:rsid w:val="0078253C"/>
    <w:rsid w:val="00782BE9"/>
    <w:rsid w:val="0078300F"/>
    <w:rsid w:val="00784132"/>
    <w:rsid w:val="007848C8"/>
    <w:rsid w:val="00784D13"/>
    <w:rsid w:val="00786271"/>
    <w:rsid w:val="00786EB0"/>
    <w:rsid w:val="0078703B"/>
    <w:rsid w:val="00787144"/>
    <w:rsid w:val="00787213"/>
    <w:rsid w:val="00790750"/>
    <w:rsid w:val="007910A8"/>
    <w:rsid w:val="007927F1"/>
    <w:rsid w:val="00792818"/>
    <w:rsid w:val="00793877"/>
    <w:rsid w:val="007942D2"/>
    <w:rsid w:val="0079481C"/>
    <w:rsid w:val="00795DFC"/>
    <w:rsid w:val="00796309"/>
    <w:rsid w:val="00796511"/>
    <w:rsid w:val="007966EB"/>
    <w:rsid w:val="00796F38"/>
    <w:rsid w:val="00797620"/>
    <w:rsid w:val="0079763F"/>
    <w:rsid w:val="00797690"/>
    <w:rsid w:val="007A0EA0"/>
    <w:rsid w:val="007A131B"/>
    <w:rsid w:val="007A1A38"/>
    <w:rsid w:val="007A1C85"/>
    <w:rsid w:val="007A26BE"/>
    <w:rsid w:val="007A2993"/>
    <w:rsid w:val="007A347D"/>
    <w:rsid w:val="007A366E"/>
    <w:rsid w:val="007A392C"/>
    <w:rsid w:val="007A4E7C"/>
    <w:rsid w:val="007A63B3"/>
    <w:rsid w:val="007A650A"/>
    <w:rsid w:val="007A6AAB"/>
    <w:rsid w:val="007A6C2B"/>
    <w:rsid w:val="007B0D83"/>
    <w:rsid w:val="007B10C3"/>
    <w:rsid w:val="007B15A8"/>
    <w:rsid w:val="007B1BD3"/>
    <w:rsid w:val="007B1D8E"/>
    <w:rsid w:val="007B1FEB"/>
    <w:rsid w:val="007B2CD0"/>
    <w:rsid w:val="007B303A"/>
    <w:rsid w:val="007B3B79"/>
    <w:rsid w:val="007B4665"/>
    <w:rsid w:val="007B5556"/>
    <w:rsid w:val="007B606C"/>
    <w:rsid w:val="007B63F7"/>
    <w:rsid w:val="007B6409"/>
    <w:rsid w:val="007B6465"/>
    <w:rsid w:val="007B67E9"/>
    <w:rsid w:val="007B6DDA"/>
    <w:rsid w:val="007B7291"/>
    <w:rsid w:val="007B735D"/>
    <w:rsid w:val="007B73A5"/>
    <w:rsid w:val="007B7C08"/>
    <w:rsid w:val="007B7F5E"/>
    <w:rsid w:val="007C01B4"/>
    <w:rsid w:val="007C0861"/>
    <w:rsid w:val="007C0B87"/>
    <w:rsid w:val="007C0D9D"/>
    <w:rsid w:val="007C1242"/>
    <w:rsid w:val="007C13CA"/>
    <w:rsid w:val="007C170E"/>
    <w:rsid w:val="007C1A0B"/>
    <w:rsid w:val="007C30B6"/>
    <w:rsid w:val="007C381A"/>
    <w:rsid w:val="007C3958"/>
    <w:rsid w:val="007C407A"/>
    <w:rsid w:val="007C462D"/>
    <w:rsid w:val="007C53D4"/>
    <w:rsid w:val="007C589A"/>
    <w:rsid w:val="007C5DE1"/>
    <w:rsid w:val="007C648D"/>
    <w:rsid w:val="007C64A5"/>
    <w:rsid w:val="007C6B39"/>
    <w:rsid w:val="007C7315"/>
    <w:rsid w:val="007C7C89"/>
    <w:rsid w:val="007D0859"/>
    <w:rsid w:val="007D1674"/>
    <w:rsid w:val="007D196E"/>
    <w:rsid w:val="007D1BD5"/>
    <w:rsid w:val="007D3994"/>
    <w:rsid w:val="007D3ACE"/>
    <w:rsid w:val="007D44CE"/>
    <w:rsid w:val="007D4F1E"/>
    <w:rsid w:val="007D5475"/>
    <w:rsid w:val="007D54F4"/>
    <w:rsid w:val="007D5548"/>
    <w:rsid w:val="007D5BD5"/>
    <w:rsid w:val="007D6978"/>
    <w:rsid w:val="007D6C64"/>
    <w:rsid w:val="007D6C68"/>
    <w:rsid w:val="007D7596"/>
    <w:rsid w:val="007D78D9"/>
    <w:rsid w:val="007D7C4F"/>
    <w:rsid w:val="007E0A1C"/>
    <w:rsid w:val="007E2BE1"/>
    <w:rsid w:val="007E2DAE"/>
    <w:rsid w:val="007E3329"/>
    <w:rsid w:val="007E420F"/>
    <w:rsid w:val="007E449A"/>
    <w:rsid w:val="007E45FA"/>
    <w:rsid w:val="007E4F47"/>
    <w:rsid w:val="007E5438"/>
    <w:rsid w:val="007E594D"/>
    <w:rsid w:val="007E6671"/>
    <w:rsid w:val="007E6BDE"/>
    <w:rsid w:val="007E6CE3"/>
    <w:rsid w:val="007E7147"/>
    <w:rsid w:val="007E72B8"/>
    <w:rsid w:val="007F01A7"/>
    <w:rsid w:val="007F0604"/>
    <w:rsid w:val="007F0713"/>
    <w:rsid w:val="007F1012"/>
    <w:rsid w:val="007F237D"/>
    <w:rsid w:val="007F2732"/>
    <w:rsid w:val="007F2889"/>
    <w:rsid w:val="007F46CB"/>
    <w:rsid w:val="007F4796"/>
    <w:rsid w:val="007F4994"/>
    <w:rsid w:val="007F4B9F"/>
    <w:rsid w:val="007F4DC0"/>
    <w:rsid w:val="007F64DB"/>
    <w:rsid w:val="007F6521"/>
    <w:rsid w:val="007F7019"/>
    <w:rsid w:val="007F7251"/>
    <w:rsid w:val="007F7714"/>
    <w:rsid w:val="007F78AC"/>
    <w:rsid w:val="00800D25"/>
    <w:rsid w:val="00800D70"/>
    <w:rsid w:val="00800DB4"/>
    <w:rsid w:val="00800DF8"/>
    <w:rsid w:val="00801286"/>
    <w:rsid w:val="008019F2"/>
    <w:rsid w:val="00801C94"/>
    <w:rsid w:val="00801CB3"/>
    <w:rsid w:val="00801D2A"/>
    <w:rsid w:val="00801E9A"/>
    <w:rsid w:val="00801ECF"/>
    <w:rsid w:val="008020AE"/>
    <w:rsid w:val="00802AC0"/>
    <w:rsid w:val="00804727"/>
    <w:rsid w:val="0080507E"/>
    <w:rsid w:val="00806C2F"/>
    <w:rsid w:val="00806FA6"/>
    <w:rsid w:val="008102D3"/>
    <w:rsid w:val="008104B7"/>
    <w:rsid w:val="008105A2"/>
    <w:rsid w:val="00810F3B"/>
    <w:rsid w:val="00812078"/>
    <w:rsid w:val="00812273"/>
    <w:rsid w:val="0081258A"/>
    <w:rsid w:val="00812B75"/>
    <w:rsid w:val="00815726"/>
    <w:rsid w:val="0081582B"/>
    <w:rsid w:val="00815C88"/>
    <w:rsid w:val="00816438"/>
    <w:rsid w:val="0081662F"/>
    <w:rsid w:val="00816985"/>
    <w:rsid w:val="00816C9A"/>
    <w:rsid w:val="008172D9"/>
    <w:rsid w:val="00817FE6"/>
    <w:rsid w:val="00820610"/>
    <w:rsid w:val="00820DD3"/>
    <w:rsid w:val="0082129D"/>
    <w:rsid w:val="0082172A"/>
    <w:rsid w:val="00821F20"/>
    <w:rsid w:val="00822123"/>
    <w:rsid w:val="00822FEB"/>
    <w:rsid w:val="008235B6"/>
    <w:rsid w:val="00823FA5"/>
    <w:rsid w:val="008242A3"/>
    <w:rsid w:val="0082528F"/>
    <w:rsid w:val="0082628F"/>
    <w:rsid w:val="00826B56"/>
    <w:rsid w:val="00826B7B"/>
    <w:rsid w:val="00826C6A"/>
    <w:rsid w:val="00826EC9"/>
    <w:rsid w:val="008271B5"/>
    <w:rsid w:val="008273D2"/>
    <w:rsid w:val="0082752A"/>
    <w:rsid w:val="008278D7"/>
    <w:rsid w:val="00830E10"/>
    <w:rsid w:val="00831566"/>
    <w:rsid w:val="00831FEA"/>
    <w:rsid w:val="0083204F"/>
    <w:rsid w:val="0083231A"/>
    <w:rsid w:val="00832F8F"/>
    <w:rsid w:val="008331B4"/>
    <w:rsid w:val="00833220"/>
    <w:rsid w:val="00833D5E"/>
    <w:rsid w:val="0083423D"/>
    <w:rsid w:val="00834C6B"/>
    <w:rsid w:val="00835347"/>
    <w:rsid w:val="008364CF"/>
    <w:rsid w:val="008369E6"/>
    <w:rsid w:val="00836E31"/>
    <w:rsid w:val="00837BCB"/>
    <w:rsid w:val="00841727"/>
    <w:rsid w:val="00841C19"/>
    <w:rsid w:val="00841F01"/>
    <w:rsid w:val="00842065"/>
    <w:rsid w:val="00842A2D"/>
    <w:rsid w:val="00842CF7"/>
    <w:rsid w:val="00843223"/>
    <w:rsid w:val="008433DB"/>
    <w:rsid w:val="008436E3"/>
    <w:rsid w:val="00844F85"/>
    <w:rsid w:val="00845A52"/>
    <w:rsid w:val="00845A88"/>
    <w:rsid w:val="008460FD"/>
    <w:rsid w:val="00846515"/>
    <w:rsid w:val="00846B4B"/>
    <w:rsid w:val="008470B3"/>
    <w:rsid w:val="00847AC5"/>
    <w:rsid w:val="00850006"/>
    <w:rsid w:val="008509A0"/>
    <w:rsid w:val="00851409"/>
    <w:rsid w:val="00853490"/>
    <w:rsid w:val="00853918"/>
    <w:rsid w:val="00853AA4"/>
    <w:rsid w:val="00853B82"/>
    <w:rsid w:val="00854CA9"/>
    <w:rsid w:val="00855C21"/>
    <w:rsid w:val="00856733"/>
    <w:rsid w:val="00856883"/>
    <w:rsid w:val="008569BC"/>
    <w:rsid w:val="00856AFF"/>
    <w:rsid w:val="00856B3F"/>
    <w:rsid w:val="0086053B"/>
    <w:rsid w:val="00860DA5"/>
    <w:rsid w:val="008616FA"/>
    <w:rsid w:val="00861734"/>
    <w:rsid w:val="008617DB"/>
    <w:rsid w:val="00861DED"/>
    <w:rsid w:val="0086240D"/>
    <w:rsid w:val="0086241F"/>
    <w:rsid w:val="0086263A"/>
    <w:rsid w:val="00862DEC"/>
    <w:rsid w:val="008633E9"/>
    <w:rsid w:val="00863986"/>
    <w:rsid w:val="00863F5A"/>
    <w:rsid w:val="00864887"/>
    <w:rsid w:val="008648A1"/>
    <w:rsid w:val="00864C8E"/>
    <w:rsid w:val="0086504F"/>
    <w:rsid w:val="008660D5"/>
    <w:rsid w:val="0087003E"/>
    <w:rsid w:val="00870DC2"/>
    <w:rsid w:val="008710EF"/>
    <w:rsid w:val="00871F02"/>
    <w:rsid w:val="0087250C"/>
    <w:rsid w:val="00873258"/>
    <w:rsid w:val="00873478"/>
    <w:rsid w:val="00873A6A"/>
    <w:rsid w:val="00874B6E"/>
    <w:rsid w:val="00874C49"/>
    <w:rsid w:val="00874E63"/>
    <w:rsid w:val="008752A9"/>
    <w:rsid w:val="00876CB9"/>
    <w:rsid w:val="00876D67"/>
    <w:rsid w:val="0088002A"/>
    <w:rsid w:val="00880269"/>
    <w:rsid w:val="00880FB1"/>
    <w:rsid w:val="008814AF"/>
    <w:rsid w:val="00881C1E"/>
    <w:rsid w:val="008827C7"/>
    <w:rsid w:val="008829A9"/>
    <w:rsid w:val="00883D74"/>
    <w:rsid w:val="00883F0D"/>
    <w:rsid w:val="008846DD"/>
    <w:rsid w:val="00885D8F"/>
    <w:rsid w:val="0088687D"/>
    <w:rsid w:val="00887627"/>
    <w:rsid w:val="00887896"/>
    <w:rsid w:val="00887FE2"/>
    <w:rsid w:val="00890178"/>
    <w:rsid w:val="0089158A"/>
    <w:rsid w:val="008928BB"/>
    <w:rsid w:val="00892B3E"/>
    <w:rsid w:val="00892E48"/>
    <w:rsid w:val="00893017"/>
    <w:rsid w:val="0089319B"/>
    <w:rsid w:val="00893471"/>
    <w:rsid w:val="008937ED"/>
    <w:rsid w:val="00896761"/>
    <w:rsid w:val="00896F94"/>
    <w:rsid w:val="008A063E"/>
    <w:rsid w:val="008A12EE"/>
    <w:rsid w:val="008A14D1"/>
    <w:rsid w:val="008A1644"/>
    <w:rsid w:val="008A1E4E"/>
    <w:rsid w:val="008A1E73"/>
    <w:rsid w:val="008A1FCE"/>
    <w:rsid w:val="008A2115"/>
    <w:rsid w:val="008A2D46"/>
    <w:rsid w:val="008A3031"/>
    <w:rsid w:val="008A4795"/>
    <w:rsid w:val="008A574B"/>
    <w:rsid w:val="008A5DD2"/>
    <w:rsid w:val="008A685E"/>
    <w:rsid w:val="008A7C90"/>
    <w:rsid w:val="008B14A5"/>
    <w:rsid w:val="008B2A7B"/>
    <w:rsid w:val="008B2C1B"/>
    <w:rsid w:val="008B4220"/>
    <w:rsid w:val="008B4572"/>
    <w:rsid w:val="008B4D4E"/>
    <w:rsid w:val="008B5D85"/>
    <w:rsid w:val="008B6325"/>
    <w:rsid w:val="008B66AD"/>
    <w:rsid w:val="008B72CC"/>
    <w:rsid w:val="008B741E"/>
    <w:rsid w:val="008C050F"/>
    <w:rsid w:val="008C0512"/>
    <w:rsid w:val="008C0AEC"/>
    <w:rsid w:val="008C12FA"/>
    <w:rsid w:val="008C1494"/>
    <w:rsid w:val="008C1D10"/>
    <w:rsid w:val="008C1E95"/>
    <w:rsid w:val="008C1F7F"/>
    <w:rsid w:val="008C2DF1"/>
    <w:rsid w:val="008C3106"/>
    <w:rsid w:val="008C355E"/>
    <w:rsid w:val="008C35F2"/>
    <w:rsid w:val="008C5DDB"/>
    <w:rsid w:val="008C6206"/>
    <w:rsid w:val="008C68D0"/>
    <w:rsid w:val="008C6B76"/>
    <w:rsid w:val="008C6FA1"/>
    <w:rsid w:val="008C7148"/>
    <w:rsid w:val="008C72D1"/>
    <w:rsid w:val="008C7529"/>
    <w:rsid w:val="008C7F13"/>
    <w:rsid w:val="008D020E"/>
    <w:rsid w:val="008D0BE6"/>
    <w:rsid w:val="008D0F45"/>
    <w:rsid w:val="008D10FF"/>
    <w:rsid w:val="008D13FF"/>
    <w:rsid w:val="008D19B4"/>
    <w:rsid w:val="008D1ADA"/>
    <w:rsid w:val="008D1CAA"/>
    <w:rsid w:val="008D3928"/>
    <w:rsid w:val="008D3F2D"/>
    <w:rsid w:val="008D41FD"/>
    <w:rsid w:val="008D436F"/>
    <w:rsid w:val="008D441F"/>
    <w:rsid w:val="008D4EF9"/>
    <w:rsid w:val="008D51CB"/>
    <w:rsid w:val="008D5674"/>
    <w:rsid w:val="008D5DE0"/>
    <w:rsid w:val="008D6577"/>
    <w:rsid w:val="008D6C5A"/>
    <w:rsid w:val="008D7792"/>
    <w:rsid w:val="008D79F1"/>
    <w:rsid w:val="008E03A0"/>
    <w:rsid w:val="008E04FE"/>
    <w:rsid w:val="008E123F"/>
    <w:rsid w:val="008E1400"/>
    <w:rsid w:val="008E22AE"/>
    <w:rsid w:val="008E2732"/>
    <w:rsid w:val="008E2B05"/>
    <w:rsid w:val="008E2E1A"/>
    <w:rsid w:val="008E2ECD"/>
    <w:rsid w:val="008E4078"/>
    <w:rsid w:val="008E547C"/>
    <w:rsid w:val="008E570D"/>
    <w:rsid w:val="008E5BA6"/>
    <w:rsid w:val="008E5DFA"/>
    <w:rsid w:val="008E65CC"/>
    <w:rsid w:val="008E6CD3"/>
    <w:rsid w:val="008E6FE1"/>
    <w:rsid w:val="008E7101"/>
    <w:rsid w:val="008E7A0B"/>
    <w:rsid w:val="008E7D6E"/>
    <w:rsid w:val="008F0F4A"/>
    <w:rsid w:val="008F11CD"/>
    <w:rsid w:val="008F1329"/>
    <w:rsid w:val="008F1D46"/>
    <w:rsid w:val="008F1F02"/>
    <w:rsid w:val="008F210C"/>
    <w:rsid w:val="008F2150"/>
    <w:rsid w:val="008F2767"/>
    <w:rsid w:val="008F2F6A"/>
    <w:rsid w:val="008F44AA"/>
    <w:rsid w:val="008F4C86"/>
    <w:rsid w:val="008F5028"/>
    <w:rsid w:val="008F57F5"/>
    <w:rsid w:val="008F59CE"/>
    <w:rsid w:val="008F7ED6"/>
    <w:rsid w:val="008F7FD0"/>
    <w:rsid w:val="00900E1E"/>
    <w:rsid w:val="00901301"/>
    <w:rsid w:val="009014F0"/>
    <w:rsid w:val="009022DB"/>
    <w:rsid w:val="00902639"/>
    <w:rsid w:val="009027FB"/>
    <w:rsid w:val="00902AD0"/>
    <w:rsid w:val="009042C6"/>
    <w:rsid w:val="00905341"/>
    <w:rsid w:val="00905813"/>
    <w:rsid w:val="00905F27"/>
    <w:rsid w:val="00906025"/>
    <w:rsid w:val="0090634D"/>
    <w:rsid w:val="00906C94"/>
    <w:rsid w:val="009070BE"/>
    <w:rsid w:val="00907F0E"/>
    <w:rsid w:val="00910692"/>
    <w:rsid w:val="00910748"/>
    <w:rsid w:val="00910973"/>
    <w:rsid w:val="00910C16"/>
    <w:rsid w:val="009125BF"/>
    <w:rsid w:val="00912CD8"/>
    <w:rsid w:val="009130D1"/>
    <w:rsid w:val="00914028"/>
    <w:rsid w:val="0091479F"/>
    <w:rsid w:val="00915780"/>
    <w:rsid w:val="00915B71"/>
    <w:rsid w:val="009161DD"/>
    <w:rsid w:val="00916FD8"/>
    <w:rsid w:val="00917800"/>
    <w:rsid w:val="00917D2A"/>
    <w:rsid w:val="00921CCB"/>
    <w:rsid w:val="009222AE"/>
    <w:rsid w:val="00922DD7"/>
    <w:rsid w:val="0092372A"/>
    <w:rsid w:val="00923845"/>
    <w:rsid w:val="00923FAF"/>
    <w:rsid w:val="0092489C"/>
    <w:rsid w:val="00925598"/>
    <w:rsid w:val="00925BDF"/>
    <w:rsid w:val="00925CAA"/>
    <w:rsid w:val="00926272"/>
    <w:rsid w:val="00926BF8"/>
    <w:rsid w:val="0092731A"/>
    <w:rsid w:val="00927558"/>
    <w:rsid w:val="00927ACF"/>
    <w:rsid w:val="00930B0F"/>
    <w:rsid w:val="00931E99"/>
    <w:rsid w:val="0093280D"/>
    <w:rsid w:val="009329EE"/>
    <w:rsid w:val="00933132"/>
    <w:rsid w:val="00933332"/>
    <w:rsid w:val="009340CB"/>
    <w:rsid w:val="00934174"/>
    <w:rsid w:val="009343FF"/>
    <w:rsid w:val="00934DE7"/>
    <w:rsid w:val="00934E99"/>
    <w:rsid w:val="0093525E"/>
    <w:rsid w:val="00935ABF"/>
    <w:rsid w:val="0094089C"/>
    <w:rsid w:val="00940900"/>
    <w:rsid w:val="0094161C"/>
    <w:rsid w:val="00941B52"/>
    <w:rsid w:val="00942369"/>
    <w:rsid w:val="00943BE9"/>
    <w:rsid w:val="0094400A"/>
    <w:rsid w:val="00945040"/>
    <w:rsid w:val="00945488"/>
    <w:rsid w:val="00945893"/>
    <w:rsid w:val="00945ABF"/>
    <w:rsid w:val="00946403"/>
    <w:rsid w:val="009468D7"/>
    <w:rsid w:val="00946CD4"/>
    <w:rsid w:val="009504DC"/>
    <w:rsid w:val="00950FC9"/>
    <w:rsid w:val="009516CC"/>
    <w:rsid w:val="0095174F"/>
    <w:rsid w:val="0095182A"/>
    <w:rsid w:val="00952212"/>
    <w:rsid w:val="00953ABB"/>
    <w:rsid w:val="00953EF3"/>
    <w:rsid w:val="009546AB"/>
    <w:rsid w:val="00954D50"/>
    <w:rsid w:val="00954ED3"/>
    <w:rsid w:val="009555B7"/>
    <w:rsid w:val="00955EC1"/>
    <w:rsid w:val="009568F7"/>
    <w:rsid w:val="00956E42"/>
    <w:rsid w:val="0095759B"/>
    <w:rsid w:val="00957E67"/>
    <w:rsid w:val="00960345"/>
    <w:rsid w:val="009604D6"/>
    <w:rsid w:val="00960795"/>
    <w:rsid w:val="0096086C"/>
    <w:rsid w:val="00960AF4"/>
    <w:rsid w:val="00960B94"/>
    <w:rsid w:val="00960F2D"/>
    <w:rsid w:val="0096149A"/>
    <w:rsid w:val="0096178B"/>
    <w:rsid w:val="00962668"/>
    <w:rsid w:val="00962D82"/>
    <w:rsid w:val="009632F0"/>
    <w:rsid w:val="0096473B"/>
    <w:rsid w:val="00964C67"/>
    <w:rsid w:val="009653F4"/>
    <w:rsid w:val="00965565"/>
    <w:rsid w:val="00965982"/>
    <w:rsid w:val="00965E47"/>
    <w:rsid w:val="00965F0C"/>
    <w:rsid w:val="00966143"/>
    <w:rsid w:val="00966BE9"/>
    <w:rsid w:val="00966E23"/>
    <w:rsid w:val="00966EE1"/>
    <w:rsid w:val="00971176"/>
    <w:rsid w:val="00971E73"/>
    <w:rsid w:val="0097211A"/>
    <w:rsid w:val="00972241"/>
    <w:rsid w:val="009727E4"/>
    <w:rsid w:val="00972A1E"/>
    <w:rsid w:val="00973B69"/>
    <w:rsid w:val="00974136"/>
    <w:rsid w:val="00974369"/>
    <w:rsid w:val="00974837"/>
    <w:rsid w:val="00974ED2"/>
    <w:rsid w:val="00975CEE"/>
    <w:rsid w:val="009762DA"/>
    <w:rsid w:val="009765E9"/>
    <w:rsid w:val="009807C7"/>
    <w:rsid w:val="0098080F"/>
    <w:rsid w:val="0098099B"/>
    <w:rsid w:val="00980BFD"/>
    <w:rsid w:val="00980E0D"/>
    <w:rsid w:val="00983901"/>
    <w:rsid w:val="00983958"/>
    <w:rsid w:val="009845B6"/>
    <w:rsid w:val="00984A97"/>
    <w:rsid w:val="009855B0"/>
    <w:rsid w:val="00985E75"/>
    <w:rsid w:val="009865C2"/>
    <w:rsid w:val="00986A7B"/>
    <w:rsid w:val="009871DB"/>
    <w:rsid w:val="00987BB8"/>
    <w:rsid w:val="00990145"/>
    <w:rsid w:val="009907F8"/>
    <w:rsid w:val="00991779"/>
    <w:rsid w:val="00991E24"/>
    <w:rsid w:val="00992043"/>
    <w:rsid w:val="00992454"/>
    <w:rsid w:val="00992AC6"/>
    <w:rsid w:val="00992C14"/>
    <w:rsid w:val="00993637"/>
    <w:rsid w:val="009940F3"/>
    <w:rsid w:val="00994227"/>
    <w:rsid w:val="00994AB8"/>
    <w:rsid w:val="00994B74"/>
    <w:rsid w:val="00995E60"/>
    <w:rsid w:val="009962EB"/>
    <w:rsid w:val="009965A0"/>
    <w:rsid w:val="00996DA6"/>
    <w:rsid w:val="009975ED"/>
    <w:rsid w:val="0099777A"/>
    <w:rsid w:val="009A0924"/>
    <w:rsid w:val="009A09A1"/>
    <w:rsid w:val="009A0DB2"/>
    <w:rsid w:val="009A1CFC"/>
    <w:rsid w:val="009A2C33"/>
    <w:rsid w:val="009A2CE4"/>
    <w:rsid w:val="009A360C"/>
    <w:rsid w:val="009A3666"/>
    <w:rsid w:val="009A379E"/>
    <w:rsid w:val="009A38B2"/>
    <w:rsid w:val="009A5362"/>
    <w:rsid w:val="009A5463"/>
    <w:rsid w:val="009A5C96"/>
    <w:rsid w:val="009A5FD1"/>
    <w:rsid w:val="009A6043"/>
    <w:rsid w:val="009A6D28"/>
    <w:rsid w:val="009A7BB5"/>
    <w:rsid w:val="009A7E50"/>
    <w:rsid w:val="009B03E1"/>
    <w:rsid w:val="009B0545"/>
    <w:rsid w:val="009B1701"/>
    <w:rsid w:val="009B1E96"/>
    <w:rsid w:val="009B2AA4"/>
    <w:rsid w:val="009B3A01"/>
    <w:rsid w:val="009B3B22"/>
    <w:rsid w:val="009B3C9C"/>
    <w:rsid w:val="009B3CB2"/>
    <w:rsid w:val="009B4B01"/>
    <w:rsid w:val="009B50E0"/>
    <w:rsid w:val="009B522F"/>
    <w:rsid w:val="009B5C3C"/>
    <w:rsid w:val="009B5CC6"/>
    <w:rsid w:val="009B6BA6"/>
    <w:rsid w:val="009B6E13"/>
    <w:rsid w:val="009C055B"/>
    <w:rsid w:val="009C05EA"/>
    <w:rsid w:val="009C0A5C"/>
    <w:rsid w:val="009C1403"/>
    <w:rsid w:val="009C1C7D"/>
    <w:rsid w:val="009C27F9"/>
    <w:rsid w:val="009C288C"/>
    <w:rsid w:val="009C2B9B"/>
    <w:rsid w:val="009C361E"/>
    <w:rsid w:val="009C4B8D"/>
    <w:rsid w:val="009C6778"/>
    <w:rsid w:val="009D0057"/>
    <w:rsid w:val="009D008A"/>
    <w:rsid w:val="009D00D4"/>
    <w:rsid w:val="009D04FE"/>
    <w:rsid w:val="009D0A4F"/>
    <w:rsid w:val="009D247D"/>
    <w:rsid w:val="009D2B53"/>
    <w:rsid w:val="009D318F"/>
    <w:rsid w:val="009D370C"/>
    <w:rsid w:val="009D3B2A"/>
    <w:rsid w:val="009D3E88"/>
    <w:rsid w:val="009D406A"/>
    <w:rsid w:val="009D442E"/>
    <w:rsid w:val="009D491B"/>
    <w:rsid w:val="009D4B00"/>
    <w:rsid w:val="009D4BEE"/>
    <w:rsid w:val="009D5D95"/>
    <w:rsid w:val="009D69CD"/>
    <w:rsid w:val="009D6F96"/>
    <w:rsid w:val="009D7337"/>
    <w:rsid w:val="009D7DDA"/>
    <w:rsid w:val="009E0138"/>
    <w:rsid w:val="009E0E0D"/>
    <w:rsid w:val="009E0F0C"/>
    <w:rsid w:val="009E154F"/>
    <w:rsid w:val="009E1BE8"/>
    <w:rsid w:val="009E1D7D"/>
    <w:rsid w:val="009E21BA"/>
    <w:rsid w:val="009E238A"/>
    <w:rsid w:val="009E2892"/>
    <w:rsid w:val="009E3600"/>
    <w:rsid w:val="009E3837"/>
    <w:rsid w:val="009E42EC"/>
    <w:rsid w:val="009E4470"/>
    <w:rsid w:val="009E4CDE"/>
    <w:rsid w:val="009E4DBF"/>
    <w:rsid w:val="009E4E4E"/>
    <w:rsid w:val="009E5018"/>
    <w:rsid w:val="009E5190"/>
    <w:rsid w:val="009E5263"/>
    <w:rsid w:val="009E5548"/>
    <w:rsid w:val="009E5F21"/>
    <w:rsid w:val="009E60FF"/>
    <w:rsid w:val="009E6146"/>
    <w:rsid w:val="009E6BE2"/>
    <w:rsid w:val="009E74C3"/>
    <w:rsid w:val="009E7BDA"/>
    <w:rsid w:val="009E7D5A"/>
    <w:rsid w:val="009E7EBB"/>
    <w:rsid w:val="009F0792"/>
    <w:rsid w:val="009F2ABB"/>
    <w:rsid w:val="009F2CBB"/>
    <w:rsid w:val="009F3414"/>
    <w:rsid w:val="009F3E25"/>
    <w:rsid w:val="009F434E"/>
    <w:rsid w:val="009F565B"/>
    <w:rsid w:val="009F7D18"/>
    <w:rsid w:val="00A00058"/>
    <w:rsid w:val="00A0025F"/>
    <w:rsid w:val="00A00424"/>
    <w:rsid w:val="00A00461"/>
    <w:rsid w:val="00A004C1"/>
    <w:rsid w:val="00A00792"/>
    <w:rsid w:val="00A011CD"/>
    <w:rsid w:val="00A012AB"/>
    <w:rsid w:val="00A014C4"/>
    <w:rsid w:val="00A01D5B"/>
    <w:rsid w:val="00A021DA"/>
    <w:rsid w:val="00A0234A"/>
    <w:rsid w:val="00A023D2"/>
    <w:rsid w:val="00A02488"/>
    <w:rsid w:val="00A0320D"/>
    <w:rsid w:val="00A03358"/>
    <w:rsid w:val="00A0358B"/>
    <w:rsid w:val="00A0387D"/>
    <w:rsid w:val="00A043BC"/>
    <w:rsid w:val="00A04CE6"/>
    <w:rsid w:val="00A059DA"/>
    <w:rsid w:val="00A064C8"/>
    <w:rsid w:val="00A06DE9"/>
    <w:rsid w:val="00A07B68"/>
    <w:rsid w:val="00A07C7E"/>
    <w:rsid w:val="00A10240"/>
    <w:rsid w:val="00A10C14"/>
    <w:rsid w:val="00A11D30"/>
    <w:rsid w:val="00A12A8E"/>
    <w:rsid w:val="00A13412"/>
    <w:rsid w:val="00A13540"/>
    <w:rsid w:val="00A138BF"/>
    <w:rsid w:val="00A14063"/>
    <w:rsid w:val="00A1444F"/>
    <w:rsid w:val="00A1459F"/>
    <w:rsid w:val="00A15048"/>
    <w:rsid w:val="00A15280"/>
    <w:rsid w:val="00A15414"/>
    <w:rsid w:val="00A15EDE"/>
    <w:rsid w:val="00A15F9E"/>
    <w:rsid w:val="00A164BC"/>
    <w:rsid w:val="00A165DC"/>
    <w:rsid w:val="00A171F2"/>
    <w:rsid w:val="00A173FE"/>
    <w:rsid w:val="00A17820"/>
    <w:rsid w:val="00A17D09"/>
    <w:rsid w:val="00A207F9"/>
    <w:rsid w:val="00A20B06"/>
    <w:rsid w:val="00A21B3F"/>
    <w:rsid w:val="00A21E02"/>
    <w:rsid w:val="00A23155"/>
    <w:rsid w:val="00A24379"/>
    <w:rsid w:val="00A24422"/>
    <w:rsid w:val="00A2443F"/>
    <w:rsid w:val="00A2457A"/>
    <w:rsid w:val="00A24C45"/>
    <w:rsid w:val="00A24DB5"/>
    <w:rsid w:val="00A25956"/>
    <w:rsid w:val="00A262AD"/>
    <w:rsid w:val="00A266D1"/>
    <w:rsid w:val="00A26787"/>
    <w:rsid w:val="00A26D01"/>
    <w:rsid w:val="00A27CC3"/>
    <w:rsid w:val="00A30A97"/>
    <w:rsid w:val="00A30C85"/>
    <w:rsid w:val="00A3130B"/>
    <w:rsid w:val="00A315AA"/>
    <w:rsid w:val="00A31791"/>
    <w:rsid w:val="00A31E9C"/>
    <w:rsid w:val="00A328D2"/>
    <w:rsid w:val="00A32ABE"/>
    <w:rsid w:val="00A35579"/>
    <w:rsid w:val="00A3583F"/>
    <w:rsid w:val="00A35E65"/>
    <w:rsid w:val="00A36667"/>
    <w:rsid w:val="00A36D0F"/>
    <w:rsid w:val="00A3711E"/>
    <w:rsid w:val="00A3715A"/>
    <w:rsid w:val="00A375A4"/>
    <w:rsid w:val="00A37CBF"/>
    <w:rsid w:val="00A409AB"/>
    <w:rsid w:val="00A40F9B"/>
    <w:rsid w:val="00A4120B"/>
    <w:rsid w:val="00A41266"/>
    <w:rsid w:val="00A41655"/>
    <w:rsid w:val="00A41E92"/>
    <w:rsid w:val="00A429F5"/>
    <w:rsid w:val="00A42A7A"/>
    <w:rsid w:val="00A440CB"/>
    <w:rsid w:val="00A4442B"/>
    <w:rsid w:val="00A45164"/>
    <w:rsid w:val="00A45BD8"/>
    <w:rsid w:val="00A4609E"/>
    <w:rsid w:val="00A46200"/>
    <w:rsid w:val="00A467BF"/>
    <w:rsid w:val="00A469F6"/>
    <w:rsid w:val="00A46E40"/>
    <w:rsid w:val="00A46EF8"/>
    <w:rsid w:val="00A47C75"/>
    <w:rsid w:val="00A519F8"/>
    <w:rsid w:val="00A52DA1"/>
    <w:rsid w:val="00A53633"/>
    <w:rsid w:val="00A5365A"/>
    <w:rsid w:val="00A5374F"/>
    <w:rsid w:val="00A53E08"/>
    <w:rsid w:val="00A546C6"/>
    <w:rsid w:val="00A54DE3"/>
    <w:rsid w:val="00A5507C"/>
    <w:rsid w:val="00A552BD"/>
    <w:rsid w:val="00A55C13"/>
    <w:rsid w:val="00A55C46"/>
    <w:rsid w:val="00A564F3"/>
    <w:rsid w:val="00A56613"/>
    <w:rsid w:val="00A569DA"/>
    <w:rsid w:val="00A56A74"/>
    <w:rsid w:val="00A572E2"/>
    <w:rsid w:val="00A60405"/>
    <w:rsid w:val="00A62096"/>
    <w:rsid w:val="00A62AD1"/>
    <w:rsid w:val="00A62E3A"/>
    <w:rsid w:val="00A63550"/>
    <w:rsid w:val="00A636A7"/>
    <w:rsid w:val="00A637D3"/>
    <w:rsid w:val="00A63966"/>
    <w:rsid w:val="00A64C22"/>
    <w:rsid w:val="00A66957"/>
    <w:rsid w:val="00A669B2"/>
    <w:rsid w:val="00A66FDB"/>
    <w:rsid w:val="00A6737C"/>
    <w:rsid w:val="00A67CEF"/>
    <w:rsid w:val="00A67E61"/>
    <w:rsid w:val="00A715E0"/>
    <w:rsid w:val="00A72218"/>
    <w:rsid w:val="00A734CF"/>
    <w:rsid w:val="00A7376F"/>
    <w:rsid w:val="00A73BE3"/>
    <w:rsid w:val="00A74C12"/>
    <w:rsid w:val="00A7569A"/>
    <w:rsid w:val="00A756B1"/>
    <w:rsid w:val="00A76B1C"/>
    <w:rsid w:val="00A77840"/>
    <w:rsid w:val="00A77AA0"/>
    <w:rsid w:val="00A8015B"/>
    <w:rsid w:val="00A804DA"/>
    <w:rsid w:val="00A80B72"/>
    <w:rsid w:val="00A81392"/>
    <w:rsid w:val="00A81950"/>
    <w:rsid w:val="00A83158"/>
    <w:rsid w:val="00A83447"/>
    <w:rsid w:val="00A83CC0"/>
    <w:rsid w:val="00A840C3"/>
    <w:rsid w:val="00A8427A"/>
    <w:rsid w:val="00A84734"/>
    <w:rsid w:val="00A84A0D"/>
    <w:rsid w:val="00A86143"/>
    <w:rsid w:val="00A86B17"/>
    <w:rsid w:val="00A86CEB"/>
    <w:rsid w:val="00A87278"/>
    <w:rsid w:val="00A9004F"/>
    <w:rsid w:val="00A903B4"/>
    <w:rsid w:val="00A908AE"/>
    <w:rsid w:val="00A915F2"/>
    <w:rsid w:val="00A91748"/>
    <w:rsid w:val="00A92BED"/>
    <w:rsid w:val="00A92E71"/>
    <w:rsid w:val="00A93686"/>
    <w:rsid w:val="00A94501"/>
    <w:rsid w:val="00A94533"/>
    <w:rsid w:val="00A94D05"/>
    <w:rsid w:val="00A94DEF"/>
    <w:rsid w:val="00A95230"/>
    <w:rsid w:val="00A954D3"/>
    <w:rsid w:val="00A97207"/>
    <w:rsid w:val="00A97319"/>
    <w:rsid w:val="00AA0557"/>
    <w:rsid w:val="00AA05B6"/>
    <w:rsid w:val="00AA0971"/>
    <w:rsid w:val="00AA0B3D"/>
    <w:rsid w:val="00AA0C5C"/>
    <w:rsid w:val="00AA0C9E"/>
    <w:rsid w:val="00AA0DC2"/>
    <w:rsid w:val="00AA2166"/>
    <w:rsid w:val="00AA22A4"/>
    <w:rsid w:val="00AA28C6"/>
    <w:rsid w:val="00AA2D5F"/>
    <w:rsid w:val="00AA2FF1"/>
    <w:rsid w:val="00AA30FA"/>
    <w:rsid w:val="00AA36AF"/>
    <w:rsid w:val="00AA3A30"/>
    <w:rsid w:val="00AA43A9"/>
    <w:rsid w:val="00AA467F"/>
    <w:rsid w:val="00AA48CD"/>
    <w:rsid w:val="00AA4F68"/>
    <w:rsid w:val="00AA5B56"/>
    <w:rsid w:val="00AA5B79"/>
    <w:rsid w:val="00AA5D6F"/>
    <w:rsid w:val="00AA5E8F"/>
    <w:rsid w:val="00AA606B"/>
    <w:rsid w:val="00AA648B"/>
    <w:rsid w:val="00AA6AE1"/>
    <w:rsid w:val="00AA79DA"/>
    <w:rsid w:val="00AB0674"/>
    <w:rsid w:val="00AB309D"/>
    <w:rsid w:val="00AB32FE"/>
    <w:rsid w:val="00AB392F"/>
    <w:rsid w:val="00AB6B1D"/>
    <w:rsid w:val="00AB79D6"/>
    <w:rsid w:val="00AB7C3D"/>
    <w:rsid w:val="00AC029B"/>
    <w:rsid w:val="00AC0645"/>
    <w:rsid w:val="00AC0825"/>
    <w:rsid w:val="00AC2E53"/>
    <w:rsid w:val="00AC37A0"/>
    <w:rsid w:val="00AC38F2"/>
    <w:rsid w:val="00AC3EBF"/>
    <w:rsid w:val="00AC536D"/>
    <w:rsid w:val="00AC5572"/>
    <w:rsid w:val="00AC56F4"/>
    <w:rsid w:val="00AC5A31"/>
    <w:rsid w:val="00AC5CC4"/>
    <w:rsid w:val="00AC65D4"/>
    <w:rsid w:val="00AC678A"/>
    <w:rsid w:val="00AC695C"/>
    <w:rsid w:val="00AC751D"/>
    <w:rsid w:val="00AD0077"/>
    <w:rsid w:val="00AD082B"/>
    <w:rsid w:val="00AD1468"/>
    <w:rsid w:val="00AD1A57"/>
    <w:rsid w:val="00AD1FCE"/>
    <w:rsid w:val="00AD21BF"/>
    <w:rsid w:val="00AD2339"/>
    <w:rsid w:val="00AD2851"/>
    <w:rsid w:val="00AD5727"/>
    <w:rsid w:val="00AD5D7E"/>
    <w:rsid w:val="00AD6365"/>
    <w:rsid w:val="00AD64C8"/>
    <w:rsid w:val="00AD671B"/>
    <w:rsid w:val="00AD760E"/>
    <w:rsid w:val="00AD7984"/>
    <w:rsid w:val="00AD7A4E"/>
    <w:rsid w:val="00AD7F63"/>
    <w:rsid w:val="00AE06DE"/>
    <w:rsid w:val="00AE0C86"/>
    <w:rsid w:val="00AE21AB"/>
    <w:rsid w:val="00AE23B5"/>
    <w:rsid w:val="00AE2854"/>
    <w:rsid w:val="00AE3326"/>
    <w:rsid w:val="00AE364B"/>
    <w:rsid w:val="00AE39FD"/>
    <w:rsid w:val="00AE3D16"/>
    <w:rsid w:val="00AE3F54"/>
    <w:rsid w:val="00AE4006"/>
    <w:rsid w:val="00AE4382"/>
    <w:rsid w:val="00AE4669"/>
    <w:rsid w:val="00AE5024"/>
    <w:rsid w:val="00AE5FC1"/>
    <w:rsid w:val="00AE6364"/>
    <w:rsid w:val="00AE68A3"/>
    <w:rsid w:val="00AE6BA3"/>
    <w:rsid w:val="00AE6DE8"/>
    <w:rsid w:val="00AE7967"/>
    <w:rsid w:val="00AF049C"/>
    <w:rsid w:val="00AF0B88"/>
    <w:rsid w:val="00AF13D4"/>
    <w:rsid w:val="00AF15E4"/>
    <w:rsid w:val="00AF1820"/>
    <w:rsid w:val="00AF279D"/>
    <w:rsid w:val="00AF289A"/>
    <w:rsid w:val="00AF3F32"/>
    <w:rsid w:val="00AF4061"/>
    <w:rsid w:val="00AF4471"/>
    <w:rsid w:val="00AF47A6"/>
    <w:rsid w:val="00AF49F5"/>
    <w:rsid w:val="00AF4FE2"/>
    <w:rsid w:val="00AF56B2"/>
    <w:rsid w:val="00AF5C35"/>
    <w:rsid w:val="00AF5E3E"/>
    <w:rsid w:val="00AF6A5A"/>
    <w:rsid w:val="00AF7797"/>
    <w:rsid w:val="00AF7C99"/>
    <w:rsid w:val="00B00429"/>
    <w:rsid w:val="00B007D3"/>
    <w:rsid w:val="00B00C96"/>
    <w:rsid w:val="00B01E83"/>
    <w:rsid w:val="00B044D6"/>
    <w:rsid w:val="00B045DF"/>
    <w:rsid w:val="00B05118"/>
    <w:rsid w:val="00B05759"/>
    <w:rsid w:val="00B058A0"/>
    <w:rsid w:val="00B05C0E"/>
    <w:rsid w:val="00B06484"/>
    <w:rsid w:val="00B06BBE"/>
    <w:rsid w:val="00B07354"/>
    <w:rsid w:val="00B07823"/>
    <w:rsid w:val="00B07B64"/>
    <w:rsid w:val="00B07CFB"/>
    <w:rsid w:val="00B07FA2"/>
    <w:rsid w:val="00B10383"/>
    <w:rsid w:val="00B108BE"/>
    <w:rsid w:val="00B11CE4"/>
    <w:rsid w:val="00B1235D"/>
    <w:rsid w:val="00B12B61"/>
    <w:rsid w:val="00B13643"/>
    <w:rsid w:val="00B138C5"/>
    <w:rsid w:val="00B13A28"/>
    <w:rsid w:val="00B13B67"/>
    <w:rsid w:val="00B13C06"/>
    <w:rsid w:val="00B13DF5"/>
    <w:rsid w:val="00B145B3"/>
    <w:rsid w:val="00B14919"/>
    <w:rsid w:val="00B14CE1"/>
    <w:rsid w:val="00B152F6"/>
    <w:rsid w:val="00B15E57"/>
    <w:rsid w:val="00B167EB"/>
    <w:rsid w:val="00B1762F"/>
    <w:rsid w:val="00B17E3E"/>
    <w:rsid w:val="00B20370"/>
    <w:rsid w:val="00B20566"/>
    <w:rsid w:val="00B20C34"/>
    <w:rsid w:val="00B217CD"/>
    <w:rsid w:val="00B2269B"/>
    <w:rsid w:val="00B22DD4"/>
    <w:rsid w:val="00B22E14"/>
    <w:rsid w:val="00B23EBD"/>
    <w:rsid w:val="00B24336"/>
    <w:rsid w:val="00B24A0E"/>
    <w:rsid w:val="00B2505A"/>
    <w:rsid w:val="00B2544D"/>
    <w:rsid w:val="00B254F0"/>
    <w:rsid w:val="00B259C7"/>
    <w:rsid w:val="00B2668E"/>
    <w:rsid w:val="00B26FB1"/>
    <w:rsid w:val="00B27682"/>
    <w:rsid w:val="00B30B1E"/>
    <w:rsid w:val="00B31533"/>
    <w:rsid w:val="00B31607"/>
    <w:rsid w:val="00B32152"/>
    <w:rsid w:val="00B32826"/>
    <w:rsid w:val="00B32D4B"/>
    <w:rsid w:val="00B32DBA"/>
    <w:rsid w:val="00B33A3A"/>
    <w:rsid w:val="00B33B11"/>
    <w:rsid w:val="00B346AC"/>
    <w:rsid w:val="00B34BE9"/>
    <w:rsid w:val="00B357E2"/>
    <w:rsid w:val="00B35C20"/>
    <w:rsid w:val="00B376D1"/>
    <w:rsid w:val="00B37807"/>
    <w:rsid w:val="00B4032D"/>
    <w:rsid w:val="00B4040B"/>
    <w:rsid w:val="00B4157F"/>
    <w:rsid w:val="00B417D2"/>
    <w:rsid w:val="00B417DE"/>
    <w:rsid w:val="00B41F7F"/>
    <w:rsid w:val="00B422F9"/>
    <w:rsid w:val="00B423C1"/>
    <w:rsid w:val="00B42860"/>
    <w:rsid w:val="00B4347A"/>
    <w:rsid w:val="00B43CA1"/>
    <w:rsid w:val="00B43DAE"/>
    <w:rsid w:val="00B44074"/>
    <w:rsid w:val="00B45589"/>
    <w:rsid w:val="00B456AA"/>
    <w:rsid w:val="00B457FD"/>
    <w:rsid w:val="00B45902"/>
    <w:rsid w:val="00B45FFF"/>
    <w:rsid w:val="00B463E5"/>
    <w:rsid w:val="00B463F6"/>
    <w:rsid w:val="00B4673F"/>
    <w:rsid w:val="00B478C2"/>
    <w:rsid w:val="00B47B53"/>
    <w:rsid w:val="00B509E3"/>
    <w:rsid w:val="00B50E48"/>
    <w:rsid w:val="00B50F29"/>
    <w:rsid w:val="00B50F65"/>
    <w:rsid w:val="00B51159"/>
    <w:rsid w:val="00B51EBE"/>
    <w:rsid w:val="00B532F5"/>
    <w:rsid w:val="00B53BA0"/>
    <w:rsid w:val="00B53DC6"/>
    <w:rsid w:val="00B540BE"/>
    <w:rsid w:val="00B54233"/>
    <w:rsid w:val="00B54D87"/>
    <w:rsid w:val="00B55001"/>
    <w:rsid w:val="00B55F4A"/>
    <w:rsid w:val="00B55FEC"/>
    <w:rsid w:val="00B602EC"/>
    <w:rsid w:val="00B60472"/>
    <w:rsid w:val="00B6082E"/>
    <w:rsid w:val="00B609F1"/>
    <w:rsid w:val="00B60EB3"/>
    <w:rsid w:val="00B62651"/>
    <w:rsid w:val="00B63036"/>
    <w:rsid w:val="00B63301"/>
    <w:rsid w:val="00B63417"/>
    <w:rsid w:val="00B63BD3"/>
    <w:rsid w:val="00B63C2D"/>
    <w:rsid w:val="00B6415D"/>
    <w:rsid w:val="00B6440D"/>
    <w:rsid w:val="00B64977"/>
    <w:rsid w:val="00B64B25"/>
    <w:rsid w:val="00B64BA3"/>
    <w:rsid w:val="00B64D61"/>
    <w:rsid w:val="00B64DDE"/>
    <w:rsid w:val="00B6665A"/>
    <w:rsid w:val="00B66799"/>
    <w:rsid w:val="00B66A03"/>
    <w:rsid w:val="00B66AE9"/>
    <w:rsid w:val="00B67163"/>
    <w:rsid w:val="00B67554"/>
    <w:rsid w:val="00B70023"/>
    <w:rsid w:val="00B70DCD"/>
    <w:rsid w:val="00B71B15"/>
    <w:rsid w:val="00B731A3"/>
    <w:rsid w:val="00B73ACC"/>
    <w:rsid w:val="00B755FE"/>
    <w:rsid w:val="00B762AD"/>
    <w:rsid w:val="00B762AE"/>
    <w:rsid w:val="00B762DA"/>
    <w:rsid w:val="00B76BC4"/>
    <w:rsid w:val="00B7731D"/>
    <w:rsid w:val="00B77414"/>
    <w:rsid w:val="00B77847"/>
    <w:rsid w:val="00B77CE3"/>
    <w:rsid w:val="00B77D1C"/>
    <w:rsid w:val="00B8020E"/>
    <w:rsid w:val="00B802CC"/>
    <w:rsid w:val="00B80F52"/>
    <w:rsid w:val="00B810F6"/>
    <w:rsid w:val="00B812AE"/>
    <w:rsid w:val="00B8176E"/>
    <w:rsid w:val="00B81F16"/>
    <w:rsid w:val="00B8243E"/>
    <w:rsid w:val="00B828D1"/>
    <w:rsid w:val="00B831CD"/>
    <w:rsid w:val="00B83C21"/>
    <w:rsid w:val="00B84087"/>
    <w:rsid w:val="00B85941"/>
    <w:rsid w:val="00B85B3B"/>
    <w:rsid w:val="00B86434"/>
    <w:rsid w:val="00B86610"/>
    <w:rsid w:val="00B86D1B"/>
    <w:rsid w:val="00B90810"/>
    <w:rsid w:val="00B91463"/>
    <w:rsid w:val="00B91BA6"/>
    <w:rsid w:val="00B9226B"/>
    <w:rsid w:val="00B940C8"/>
    <w:rsid w:val="00B94AFA"/>
    <w:rsid w:val="00B94D54"/>
    <w:rsid w:val="00B9504C"/>
    <w:rsid w:val="00B951DF"/>
    <w:rsid w:val="00B95978"/>
    <w:rsid w:val="00BA0A01"/>
    <w:rsid w:val="00BA0F1C"/>
    <w:rsid w:val="00BA1C14"/>
    <w:rsid w:val="00BA2670"/>
    <w:rsid w:val="00BA29B9"/>
    <w:rsid w:val="00BA2A49"/>
    <w:rsid w:val="00BA4A4D"/>
    <w:rsid w:val="00BA4C10"/>
    <w:rsid w:val="00BA5074"/>
    <w:rsid w:val="00BA58EC"/>
    <w:rsid w:val="00BA627A"/>
    <w:rsid w:val="00BA64C6"/>
    <w:rsid w:val="00BA6CE6"/>
    <w:rsid w:val="00BA73AF"/>
    <w:rsid w:val="00BA7BA3"/>
    <w:rsid w:val="00BA7F3F"/>
    <w:rsid w:val="00BB032B"/>
    <w:rsid w:val="00BB04F8"/>
    <w:rsid w:val="00BB078F"/>
    <w:rsid w:val="00BB3D37"/>
    <w:rsid w:val="00BB65C0"/>
    <w:rsid w:val="00BB6B6B"/>
    <w:rsid w:val="00BB6E2A"/>
    <w:rsid w:val="00BB7219"/>
    <w:rsid w:val="00BC04FF"/>
    <w:rsid w:val="00BC061B"/>
    <w:rsid w:val="00BC12EA"/>
    <w:rsid w:val="00BC1C5E"/>
    <w:rsid w:val="00BC245E"/>
    <w:rsid w:val="00BC2F23"/>
    <w:rsid w:val="00BC3264"/>
    <w:rsid w:val="00BC3F1A"/>
    <w:rsid w:val="00BC5068"/>
    <w:rsid w:val="00BC5340"/>
    <w:rsid w:val="00BC5484"/>
    <w:rsid w:val="00BC5679"/>
    <w:rsid w:val="00BC66E7"/>
    <w:rsid w:val="00BC677B"/>
    <w:rsid w:val="00BC6967"/>
    <w:rsid w:val="00BC6AFB"/>
    <w:rsid w:val="00BC6F13"/>
    <w:rsid w:val="00BC7FA9"/>
    <w:rsid w:val="00BD08FE"/>
    <w:rsid w:val="00BD0EB0"/>
    <w:rsid w:val="00BD1891"/>
    <w:rsid w:val="00BD1ADC"/>
    <w:rsid w:val="00BD1C7C"/>
    <w:rsid w:val="00BD257D"/>
    <w:rsid w:val="00BD2958"/>
    <w:rsid w:val="00BD3207"/>
    <w:rsid w:val="00BD322E"/>
    <w:rsid w:val="00BD345F"/>
    <w:rsid w:val="00BD37EC"/>
    <w:rsid w:val="00BD3904"/>
    <w:rsid w:val="00BD3B05"/>
    <w:rsid w:val="00BD4234"/>
    <w:rsid w:val="00BD47E1"/>
    <w:rsid w:val="00BD4F6F"/>
    <w:rsid w:val="00BD55A3"/>
    <w:rsid w:val="00BD67EE"/>
    <w:rsid w:val="00BD6F22"/>
    <w:rsid w:val="00BD765A"/>
    <w:rsid w:val="00BD7747"/>
    <w:rsid w:val="00BE038B"/>
    <w:rsid w:val="00BE0822"/>
    <w:rsid w:val="00BE0838"/>
    <w:rsid w:val="00BE1491"/>
    <w:rsid w:val="00BE16EB"/>
    <w:rsid w:val="00BE213E"/>
    <w:rsid w:val="00BE219D"/>
    <w:rsid w:val="00BE272A"/>
    <w:rsid w:val="00BE3A63"/>
    <w:rsid w:val="00BE4273"/>
    <w:rsid w:val="00BE473C"/>
    <w:rsid w:val="00BE47D7"/>
    <w:rsid w:val="00BE4931"/>
    <w:rsid w:val="00BE5082"/>
    <w:rsid w:val="00BE5529"/>
    <w:rsid w:val="00BE5AB8"/>
    <w:rsid w:val="00BE648C"/>
    <w:rsid w:val="00BE6670"/>
    <w:rsid w:val="00BE67AC"/>
    <w:rsid w:val="00BE7193"/>
    <w:rsid w:val="00BE7208"/>
    <w:rsid w:val="00BE7C0F"/>
    <w:rsid w:val="00BF0191"/>
    <w:rsid w:val="00BF02BA"/>
    <w:rsid w:val="00BF09C4"/>
    <w:rsid w:val="00BF13F6"/>
    <w:rsid w:val="00BF1705"/>
    <w:rsid w:val="00BF2222"/>
    <w:rsid w:val="00BF3CDB"/>
    <w:rsid w:val="00BF3E8D"/>
    <w:rsid w:val="00BF416B"/>
    <w:rsid w:val="00BF4DC8"/>
    <w:rsid w:val="00BF521F"/>
    <w:rsid w:val="00BF5671"/>
    <w:rsid w:val="00BF6391"/>
    <w:rsid w:val="00BF6715"/>
    <w:rsid w:val="00BF6768"/>
    <w:rsid w:val="00BF6DED"/>
    <w:rsid w:val="00BF72AE"/>
    <w:rsid w:val="00C00177"/>
    <w:rsid w:val="00C00897"/>
    <w:rsid w:val="00C009F6"/>
    <w:rsid w:val="00C00B00"/>
    <w:rsid w:val="00C01080"/>
    <w:rsid w:val="00C011D6"/>
    <w:rsid w:val="00C01B3D"/>
    <w:rsid w:val="00C022B8"/>
    <w:rsid w:val="00C03006"/>
    <w:rsid w:val="00C0336B"/>
    <w:rsid w:val="00C037A7"/>
    <w:rsid w:val="00C03BAE"/>
    <w:rsid w:val="00C03EAC"/>
    <w:rsid w:val="00C0406F"/>
    <w:rsid w:val="00C04395"/>
    <w:rsid w:val="00C047FE"/>
    <w:rsid w:val="00C0487F"/>
    <w:rsid w:val="00C0688F"/>
    <w:rsid w:val="00C068BF"/>
    <w:rsid w:val="00C06D59"/>
    <w:rsid w:val="00C104BF"/>
    <w:rsid w:val="00C10732"/>
    <w:rsid w:val="00C109A6"/>
    <w:rsid w:val="00C11285"/>
    <w:rsid w:val="00C124C6"/>
    <w:rsid w:val="00C13A12"/>
    <w:rsid w:val="00C14453"/>
    <w:rsid w:val="00C149DD"/>
    <w:rsid w:val="00C15E4E"/>
    <w:rsid w:val="00C16210"/>
    <w:rsid w:val="00C16578"/>
    <w:rsid w:val="00C169C3"/>
    <w:rsid w:val="00C16FDF"/>
    <w:rsid w:val="00C17F7F"/>
    <w:rsid w:val="00C2060E"/>
    <w:rsid w:val="00C20903"/>
    <w:rsid w:val="00C21367"/>
    <w:rsid w:val="00C217F0"/>
    <w:rsid w:val="00C226BF"/>
    <w:rsid w:val="00C22F2A"/>
    <w:rsid w:val="00C231A5"/>
    <w:rsid w:val="00C238A2"/>
    <w:rsid w:val="00C24205"/>
    <w:rsid w:val="00C2427D"/>
    <w:rsid w:val="00C24487"/>
    <w:rsid w:val="00C25075"/>
    <w:rsid w:val="00C254B0"/>
    <w:rsid w:val="00C259B3"/>
    <w:rsid w:val="00C25AB8"/>
    <w:rsid w:val="00C2615C"/>
    <w:rsid w:val="00C304B7"/>
    <w:rsid w:val="00C3054B"/>
    <w:rsid w:val="00C31DDD"/>
    <w:rsid w:val="00C326D1"/>
    <w:rsid w:val="00C33070"/>
    <w:rsid w:val="00C33213"/>
    <w:rsid w:val="00C33A30"/>
    <w:rsid w:val="00C33D3E"/>
    <w:rsid w:val="00C34886"/>
    <w:rsid w:val="00C34F0E"/>
    <w:rsid w:val="00C3544D"/>
    <w:rsid w:val="00C357F9"/>
    <w:rsid w:val="00C36177"/>
    <w:rsid w:val="00C36E2D"/>
    <w:rsid w:val="00C370C0"/>
    <w:rsid w:val="00C3722B"/>
    <w:rsid w:val="00C37495"/>
    <w:rsid w:val="00C377E0"/>
    <w:rsid w:val="00C37B92"/>
    <w:rsid w:val="00C4008D"/>
    <w:rsid w:val="00C405D4"/>
    <w:rsid w:val="00C405DC"/>
    <w:rsid w:val="00C41311"/>
    <w:rsid w:val="00C4147C"/>
    <w:rsid w:val="00C415B2"/>
    <w:rsid w:val="00C41EA8"/>
    <w:rsid w:val="00C41EEA"/>
    <w:rsid w:val="00C42A94"/>
    <w:rsid w:val="00C43274"/>
    <w:rsid w:val="00C432C7"/>
    <w:rsid w:val="00C44054"/>
    <w:rsid w:val="00C4553D"/>
    <w:rsid w:val="00C461FA"/>
    <w:rsid w:val="00C4653B"/>
    <w:rsid w:val="00C46D68"/>
    <w:rsid w:val="00C471CF"/>
    <w:rsid w:val="00C4763D"/>
    <w:rsid w:val="00C50D67"/>
    <w:rsid w:val="00C5129C"/>
    <w:rsid w:val="00C5177D"/>
    <w:rsid w:val="00C518F8"/>
    <w:rsid w:val="00C51BB0"/>
    <w:rsid w:val="00C525C1"/>
    <w:rsid w:val="00C526EA"/>
    <w:rsid w:val="00C52E68"/>
    <w:rsid w:val="00C53A18"/>
    <w:rsid w:val="00C542B9"/>
    <w:rsid w:val="00C548E9"/>
    <w:rsid w:val="00C5501E"/>
    <w:rsid w:val="00C5503C"/>
    <w:rsid w:val="00C55AF2"/>
    <w:rsid w:val="00C55E67"/>
    <w:rsid w:val="00C571D1"/>
    <w:rsid w:val="00C61538"/>
    <w:rsid w:val="00C62469"/>
    <w:rsid w:val="00C62F17"/>
    <w:rsid w:val="00C63DB6"/>
    <w:rsid w:val="00C64E4B"/>
    <w:rsid w:val="00C64F4F"/>
    <w:rsid w:val="00C656C5"/>
    <w:rsid w:val="00C706F8"/>
    <w:rsid w:val="00C70BEC"/>
    <w:rsid w:val="00C715D1"/>
    <w:rsid w:val="00C71894"/>
    <w:rsid w:val="00C71957"/>
    <w:rsid w:val="00C71C9F"/>
    <w:rsid w:val="00C72316"/>
    <w:rsid w:val="00C7237A"/>
    <w:rsid w:val="00C72498"/>
    <w:rsid w:val="00C728A0"/>
    <w:rsid w:val="00C72DC6"/>
    <w:rsid w:val="00C72F20"/>
    <w:rsid w:val="00C72F4A"/>
    <w:rsid w:val="00C731F5"/>
    <w:rsid w:val="00C7393E"/>
    <w:rsid w:val="00C739EF"/>
    <w:rsid w:val="00C73E81"/>
    <w:rsid w:val="00C74096"/>
    <w:rsid w:val="00C7446B"/>
    <w:rsid w:val="00C747CB"/>
    <w:rsid w:val="00C74881"/>
    <w:rsid w:val="00C75530"/>
    <w:rsid w:val="00C76AF6"/>
    <w:rsid w:val="00C771CB"/>
    <w:rsid w:val="00C772B5"/>
    <w:rsid w:val="00C77D6A"/>
    <w:rsid w:val="00C80BB9"/>
    <w:rsid w:val="00C80E02"/>
    <w:rsid w:val="00C81050"/>
    <w:rsid w:val="00C81597"/>
    <w:rsid w:val="00C815EA"/>
    <w:rsid w:val="00C82791"/>
    <w:rsid w:val="00C853EF"/>
    <w:rsid w:val="00C85B61"/>
    <w:rsid w:val="00C85DD5"/>
    <w:rsid w:val="00C85F04"/>
    <w:rsid w:val="00C86066"/>
    <w:rsid w:val="00C866DE"/>
    <w:rsid w:val="00C90343"/>
    <w:rsid w:val="00C91AAE"/>
    <w:rsid w:val="00C91BF5"/>
    <w:rsid w:val="00C92057"/>
    <w:rsid w:val="00C92887"/>
    <w:rsid w:val="00C92C0D"/>
    <w:rsid w:val="00C93A2D"/>
    <w:rsid w:val="00C93A35"/>
    <w:rsid w:val="00C94975"/>
    <w:rsid w:val="00C953A2"/>
    <w:rsid w:val="00C95F09"/>
    <w:rsid w:val="00C95F2E"/>
    <w:rsid w:val="00C96ABB"/>
    <w:rsid w:val="00C96BF9"/>
    <w:rsid w:val="00C96EF3"/>
    <w:rsid w:val="00C972DA"/>
    <w:rsid w:val="00C97800"/>
    <w:rsid w:val="00C97854"/>
    <w:rsid w:val="00CA01D7"/>
    <w:rsid w:val="00CA0909"/>
    <w:rsid w:val="00CA1033"/>
    <w:rsid w:val="00CA1554"/>
    <w:rsid w:val="00CA1BF3"/>
    <w:rsid w:val="00CA2037"/>
    <w:rsid w:val="00CA20BA"/>
    <w:rsid w:val="00CA2697"/>
    <w:rsid w:val="00CA29D5"/>
    <w:rsid w:val="00CA2E1E"/>
    <w:rsid w:val="00CA3703"/>
    <w:rsid w:val="00CA3A64"/>
    <w:rsid w:val="00CA3F53"/>
    <w:rsid w:val="00CA40D0"/>
    <w:rsid w:val="00CA447E"/>
    <w:rsid w:val="00CA463D"/>
    <w:rsid w:val="00CA50C3"/>
    <w:rsid w:val="00CA5DFD"/>
    <w:rsid w:val="00CA656C"/>
    <w:rsid w:val="00CA7993"/>
    <w:rsid w:val="00CB13F8"/>
    <w:rsid w:val="00CB20EB"/>
    <w:rsid w:val="00CB2506"/>
    <w:rsid w:val="00CB25A4"/>
    <w:rsid w:val="00CB3C66"/>
    <w:rsid w:val="00CB3DF2"/>
    <w:rsid w:val="00CB4CA0"/>
    <w:rsid w:val="00CB52D4"/>
    <w:rsid w:val="00CB6CB9"/>
    <w:rsid w:val="00CB6D7B"/>
    <w:rsid w:val="00CB71CC"/>
    <w:rsid w:val="00CC00AE"/>
    <w:rsid w:val="00CC057B"/>
    <w:rsid w:val="00CC0D63"/>
    <w:rsid w:val="00CC11CB"/>
    <w:rsid w:val="00CC1277"/>
    <w:rsid w:val="00CC2312"/>
    <w:rsid w:val="00CC23D7"/>
    <w:rsid w:val="00CC26EF"/>
    <w:rsid w:val="00CC3532"/>
    <w:rsid w:val="00CC39FB"/>
    <w:rsid w:val="00CC67F7"/>
    <w:rsid w:val="00CC6DAB"/>
    <w:rsid w:val="00CC75AA"/>
    <w:rsid w:val="00CC7CFC"/>
    <w:rsid w:val="00CD0EDA"/>
    <w:rsid w:val="00CD0F77"/>
    <w:rsid w:val="00CD1CE5"/>
    <w:rsid w:val="00CD2CE3"/>
    <w:rsid w:val="00CD4148"/>
    <w:rsid w:val="00CD451E"/>
    <w:rsid w:val="00CD4F3B"/>
    <w:rsid w:val="00CD57A0"/>
    <w:rsid w:val="00CD6420"/>
    <w:rsid w:val="00CD6547"/>
    <w:rsid w:val="00CD73AE"/>
    <w:rsid w:val="00CE0E89"/>
    <w:rsid w:val="00CE1B64"/>
    <w:rsid w:val="00CE37B7"/>
    <w:rsid w:val="00CE3D31"/>
    <w:rsid w:val="00CE4BC2"/>
    <w:rsid w:val="00CE4EA3"/>
    <w:rsid w:val="00CE5ADC"/>
    <w:rsid w:val="00CE5CED"/>
    <w:rsid w:val="00CF0599"/>
    <w:rsid w:val="00CF060C"/>
    <w:rsid w:val="00CF1141"/>
    <w:rsid w:val="00CF11B9"/>
    <w:rsid w:val="00CF2989"/>
    <w:rsid w:val="00CF37C9"/>
    <w:rsid w:val="00CF38BA"/>
    <w:rsid w:val="00CF3D8B"/>
    <w:rsid w:val="00CF3F3C"/>
    <w:rsid w:val="00CF4613"/>
    <w:rsid w:val="00CF46AD"/>
    <w:rsid w:val="00CF50D1"/>
    <w:rsid w:val="00CF5333"/>
    <w:rsid w:val="00CF56CD"/>
    <w:rsid w:val="00CF582C"/>
    <w:rsid w:val="00CF59B9"/>
    <w:rsid w:val="00CF5B34"/>
    <w:rsid w:val="00CF5D1D"/>
    <w:rsid w:val="00CF618C"/>
    <w:rsid w:val="00CF61CD"/>
    <w:rsid w:val="00CF66CB"/>
    <w:rsid w:val="00CF75BB"/>
    <w:rsid w:val="00D004F9"/>
    <w:rsid w:val="00D00935"/>
    <w:rsid w:val="00D0192A"/>
    <w:rsid w:val="00D01EEA"/>
    <w:rsid w:val="00D022B1"/>
    <w:rsid w:val="00D0249E"/>
    <w:rsid w:val="00D0493A"/>
    <w:rsid w:val="00D054EE"/>
    <w:rsid w:val="00D05AE1"/>
    <w:rsid w:val="00D068A2"/>
    <w:rsid w:val="00D07207"/>
    <w:rsid w:val="00D07A74"/>
    <w:rsid w:val="00D07F30"/>
    <w:rsid w:val="00D10126"/>
    <w:rsid w:val="00D105BA"/>
    <w:rsid w:val="00D10AAE"/>
    <w:rsid w:val="00D10ABD"/>
    <w:rsid w:val="00D10E7F"/>
    <w:rsid w:val="00D11086"/>
    <w:rsid w:val="00D13B11"/>
    <w:rsid w:val="00D13D67"/>
    <w:rsid w:val="00D16EF1"/>
    <w:rsid w:val="00D16F6E"/>
    <w:rsid w:val="00D1716A"/>
    <w:rsid w:val="00D20EA2"/>
    <w:rsid w:val="00D20FF6"/>
    <w:rsid w:val="00D21E99"/>
    <w:rsid w:val="00D22196"/>
    <w:rsid w:val="00D224C8"/>
    <w:rsid w:val="00D22A6A"/>
    <w:rsid w:val="00D22F28"/>
    <w:rsid w:val="00D241C7"/>
    <w:rsid w:val="00D25EB8"/>
    <w:rsid w:val="00D26DEF"/>
    <w:rsid w:val="00D26F9F"/>
    <w:rsid w:val="00D2719C"/>
    <w:rsid w:val="00D3105D"/>
    <w:rsid w:val="00D31C83"/>
    <w:rsid w:val="00D31F2D"/>
    <w:rsid w:val="00D32DE1"/>
    <w:rsid w:val="00D33483"/>
    <w:rsid w:val="00D34DB3"/>
    <w:rsid w:val="00D35054"/>
    <w:rsid w:val="00D35236"/>
    <w:rsid w:val="00D364BA"/>
    <w:rsid w:val="00D366C2"/>
    <w:rsid w:val="00D36B9C"/>
    <w:rsid w:val="00D36CDF"/>
    <w:rsid w:val="00D37B2E"/>
    <w:rsid w:val="00D37BD2"/>
    <w:rsid w:val="00D40FAE"/>
    <w:rsid w:val="00D41A27"/>
    <w:rsid w:val="00D41AE7"/>
    <w:rsid w:val="00D41B96"/>
    <w:rsid w:val="00D41FAE"/>
    <w:rsid w:val="00D43468"/>
    <w:rsid w:val="00D4368D"/>
    <w:rsid w:val="00D43B38"/>
    <w:rsid w:val="00D4411D"/>
    <w:rsid w:val="00D44EC6"/>
    <w:rsid w:val="00D457EB"/>
    <w:rsid w:val="00D46C5A"/>
    <w:rsid w:val="00D46D6D"/>
    <w:rsid w:val="00D47984"/>
    <w:rsid w:val="00D47FED"/>
    <w:rsid w:val="00D50143"/>
    <w:rsid w:val="00D50411"/>
    <w:rsid w:val="00D506D2"/>
    <w:rsid w:val="00D509B6"/>
    <w:rsid w:val="00D5149E"/>
    <w:rsid w:val="00D51D3A"/>
    <w:rsid w:val="00D52AE9"/>
    <w:rsid w:val="00D53B64"/>
    <w:rsid w:val="00D5434C"/>
    <w:rsid w:val="00D54FDC"/>
    <w:rsid w:val="00D557C5"/>
    <w:rsid w:val="00D55C70"/>
    <w:rsid w:val="00D55CE9"/>
    <w:rsid w:val="00D55E3C"/>
    <w:rsid w:val="00D569D0"/>
    <w:rsid w:val="00D575AD"/>
    <w:rsid w:val="00D57749"/>
    <w:rsid w:val="00D57F33"/>
    <w:rsid w:val="00D601A3"/>
    <w:rsid w:val="00D6034D"/>
    <w:rsid w:val="00D6085C"/>
    <w:rsid w:val="00D62DB8"/>
    <w:rsid w:val="00D64901"/>
    <w:rsid w:val="00D64A40"/>
    <w:rsid w:val="00D64AC6"/>
    <w:rsid w:val="00D65258"/>
    <w:rsid w:val="00D65325"/>
    <w:rsid w:val="00D66E87"/>
    <w:rsid w:val="00D671FC"/>
    <w:rsid w:val="00D67BE9"/>
    <w:rsid w:val="00D70E51"/>
    <w:rsid w:val="00D70FC7"/>
    <w:rsid w:val="00D7282E"/>
    <w:rsid w:val="00D72984"/>
    <w:rsid w:val="00D7357D"/>
    <w:rsid w:val="00D73A5C"/>
    <w:rsid w:val="00D73FFA"/>
    <w:rsid w:val="00D74B28"/>
    <w:rsid w:val="00D74BC8"/>
    <w:rsid w:val="00D74F72"/>
    <w:rsid w:val="00D75113"/>
    <w:rsid w:val="00D75152"/>
    <w:rsid w:val="00D753AF"/>
    <w:rsid w:val="00D75FCD"/>
    <w:rsid w:val="00D7622F"/>
    <w:rsid w:val="00D7672E"/>
    <w:rsid w:val="00D76FB9"/>
    <w:rsid w:val="00D77056"/>
    <w:rsid w:val="00D7740F"/>
    <w:rsid w:val="00D774C6"/>
    <w:rsid w:val="00D77E68"/>
    <w:rsid w:val="00D80747"/>
    <w:rsid w:val="00D810E8"/>
    <w:rsid w:val="00D81388"/>
    <w:rsid w:val="00D81519"/>
    <w:rsid w:val="00D8219C"/>
    <w:rsid w:val="00D82307"/>
    <w:rsid w:val="00D83244"/>
    <w:rsid w:val="00D8337B"/>
    <w:rsid w:val="00D83417"/>
    <w:rsid w:val="00D83472"/>
    <w:rsid w:val="00D83C97"/>
    <w:rsid w:val="00D83D19"/>
    <w:rsid w:val="00D83E4D"/>
    <w:rsid w:val="00D848AE"/>
    <w:rsid w:val="00D86087"/>
    <w:rsid w:val="00D862F7"/>
    <w:rsid w:val="00D86D4B"/>
    <w:rsid w:val="00D87721"/>
    <w:rsid w:val="00D9035F"/>
    <w:rsid w:val="00D90730"/>
    <w:rsid w:val="00D909E8"/>
    <w:rsid w:val="00D90A2C"/>
    <w:rsid w:val="00D90DE4"/>
    <w:rsid w:val="00D90E9B"/>
    <w:rsid w:val="00D918FB"/>
    <w:rsid w:val="00D91A74"/>
    <w:rsid w:val="00D91CB1"/>
    <w:rsid w:val="00D934CC"/>
    <w:rsid w:val="00D937C3"/>
    <w:rsid w:val="00D944CC"/>
    <w:rsid w:val="00D94FBA"/>
    <w:rsid w:val="00D95951"/>
    <w:rsid w:val="00D95AA1"/>
    <w:rsid w:val="00D95DEE"/>
    <w:rsid w:val="00D9635A"/>
    <w:rsid w:val="00D966FA"/>
    <w:rsid w:val="00D96B4D"/>
    <w:rsid w:val="00D978B6"/>
    <w:rsid w:val="00D9796C"/>
    <w:rsid w:val="00D97F2A"/>
    <w:rsid w:val="00D97FB9"/>
    <w:rsid w:val="00DA06B4"/>
    <w:rsid w:val="00DA06EE"/>
    <w:rsid w:val="00DA0A25"/>
    <w:rsid w:val="00DA102C"/>
    <w:rsid w:val="00DA1644"/>
    <w:rsid w:val="00DA5175"/>
    <w:rsid w:val="00DA5391"/>
    <w:rsid w:val="00DA542D"/>
    <w:rsid w:val="00DA64BE"/>
    <w:rsid w:val="00DA6540"/>
    <w:rsid w:val="00DA67F8"/>
    <w:rsid w:val="00DA7537"/>
    <w:rsid w:val="00DB044A"/>
    <w:rsid w:val="00DB050B"/>
    <w:rsid w:val="00DB0BDB"/>
    <w:rsid w:val="00DB1601"/>
    <w:rsid w:val="00DB1740"/>
    <w:rsid w:val="00DB1B04"/>
    <w:rsid w:val="00DB29A5"/>
    <w:rsid w:val="00DB2F59"/>
    <w:rsid w:val="00DB30EE"/>
    <w:rsid w:val="00DB375C"/>
    <w:rsid w:val="00DB3B08"/>
    <w:rsid w:val="00DB3EC4"/>
    <w:rsid w:val="00DB407A"/>
    <w:rsid w:val="00DB4421"/>
    <w:rsid w:val="00DB4FAC"/>
    <w:rsid w:val="00DB53EC"/>
    <w:rsid w:val="00DB544E"/>
    <w:rsid w:val="00DB5BA2"/>
    <w:rsid w:val="00DB6984"/>
    <w:rsid w:val="00DB6CDE"/>
    <w:rsid w:val="00DB73CD"/>
    <w:rsid w:val="00DB750F"/>
    <w:rsid w:val="00DC049B"/>
    <w:rsid w:val="00DC0DD9"/>
    <w:rsid w:val="00DC1068"/>
    <w:rsid w:val="00DC134B"/>
    <w:rsid w:val="00DC1618"/>
    <w:rsid w:val="00DC1C33"/>
    <w:rsid w:val="00DC2049"/>
    <w:rsid w:val="00DC20E0"/>
    <w:rsid w:val="00DC23EC"/>
    <w:rsid w:val="00DC2B6C"/>
    <w:rsid w:val="00DC361B"/>
    <w:rsid w:val="00DC3822"/>
    <w:rsid w:val="00DC47B2"/>
    <w:rsid w:val="00DC4B6C"/>
    <w:rsid w:val="00DC4DE0"/>
    <w:rsid w:val="00DC5331"/>
    <w:rsid w:val="00DC53FA"/>
    <w:rsid w:val="00DC6810"/>
    <w:rsid w:val="00DC774C"/>
    <w:rsid w:val="00DC7D0A"/>
    <w:rsid w:val="00DD03C4"/>
    <w:rsid w:val="00DD0709"/>
    <w:rsid w:val="00DD076D"/>
    <w:rsid w:val="00DD0AFB"/>
    <w:rsid w:val="00DD0C8A"/>
    <w:rsid w:val="00DD0DA0"/>
    <w:rsid w:val="00DD0EBE"/>
    <w:rsid w:val="00DD0EFC"/>
    <w:rsid w:val="00DD1654"/>
    <w:rsid w:val="00DD1F61"/>
    <w:rsid w:val="00DD1FFB"/>
    <w:rsid w:val="00DD4C55"/>
    <w:rsid w:val="00DD532A"/>
    <w:rsid w:val="00DD5D19"/>
    <w:rsid w:val="00DD66AC"/>
    <w:rsid w:val="00DD6712"/>
    <w:rsid w:val="00DD6918"/>
    <w:rsid w:val="00DD6C1F"/>
    <w:rsid w:val="00DD7912"/>
    <w:rsid w:val="00DD7BE6"/>
    <w:rsid w:val="00DE0161"/>
    <w:rsid w:val="00DE0226"/>
    <w:rsid w:val="00DE0849"/>
    <w:rsid w:val="00DE0976"/>
    <w:rsid w:val="00DE0B49"/>
    <w:rsid w:val="00DE0E1E"/>
    <w:rsid w:val="00DE0EDB"/>
    <w:rsid w:val="00DE1926"/>
    <w:rsid w:val="00DE19FF"/>
    <w:rsid w:val="00DE1A4D"/>
    <w:rsid w:val="00DE24DB"/>
    <w:rsid w:val="00DE2C72"/>
    <w:rsid w:val="00DE3FB3"/>
    <w:rsid w:val="00DE4B7F"/>
    <w:rsid w:val="00DE4C68"/>
    <w:rsid w:val="00DE5ECC"/>
    <w:rsid w:val="00DE623D"/>
    <w:rsid w:val="00DE6CA1"/>
    <w:rsid w:val="00DE7216"/>
    <w:rsid w:val="00DF0BE8"/>
    <w:rsid w:val="00DF0E46"/>
    <w:rsid w:val="00DF0F2A"/>
    <w:rsid w:val="00DF1EE6"/>
    <w:rsid w:val="00DF3A0C"/>
    <w:rsid w:val="00DF43C1"/>
    <w:rsid w:val="00DF4940"/>
    <w:rsid w:val="00DF5530"/>
    <w:rsid w:val="00DF59EC"/>
    <w:rsid w:val="00DF5BB6"/>
    <w:rsid w:val="00DF5D55"/>
    <w:rsid w:val="00E00717"/>
    <w:rsid w:val="00E01682"/>
    <w:rsid w:val="00E01A7C"/>
    <w:rsid w:val="00E02559"/>
    <w:rsid w:val="00E027DE"/>
    <w:rsid w:val="00E033E5"/>
    <w:rsid w:val="00E039A4"/>
    <w:rsid w:val="00E03C6B"/>
    <w:rsid w:val="00E04324"/>
    <w:rsid w:val="00E04C1E"/>
    <w:rsid w:val="00E051CF"/>
    <w:rsid w:val="00E05490"/>
    <w:rsid w:val="00E062AE"/>
    <w:rsid w:val="00E0675F"/>
    <w:rsid w:val="00E06F1F"/>
    <w:rsid w:val="00E07739"/>
    <w:rsid w:val="00E102C9"/>
    <w:rsid w:val="00E10BB8"/>
    <w:rsid w:val="00E117A1"/>
    <w:rsid w:val="00E11AB6"/>
    <w:rsid w:val="00E12E46"/>
    <w:rsid w:val="00E133E4"/>
    <w:rsid w:val="00E133F6"/>
    <w:rsid w:val="00E135C0"/>
    <w:rsid w:val="00E1382B"/>
    <w:rsid w:val="00E13A79"/>
    <w:rsid w:val="00E13DB8"/>
    <w:rsid w:val="00E14D46"/>
    <w:rsid w:val="00E14FBE"/>
    <w:rsid w:val="00E1595A"/>
    <w:rsid w:val="00E17489"/>
    <w:rsid w:val="00E179AE"/>
    <w:rsid w:val="00E203FF"/>
    <w:rsid w:val="00E21022"/>
    <w:rsid w:val="00E22A8C"/>
    <w:rsid w:val="00E22AF8"/>
    <w:rsid w:val="00E23238"/>
    <w:rsid w:val="00E2337F"/>
    <w:rsid w:val="00E2380B"/>
    <w:rsid w:val="00E240AA"/>
    <w:rsid w:val="00E2534A"/>
    <w:rsid w:val="00E25F04"/>
    <w:rsid w:val="00E26083"/>
    <w:rsid w:val="00E2642F"/>
    <w:rsid w:val="00E26513"/>
    <w:rsid w:val="00E273A6"/>
    <w:rsid w:val="00E27AA5"/>
    <w:rsid w:val="00E3018C"/>
    <w:rsid w:val="00E30790"/>
    <w:rsid w:val="00E30BE8"/>
    <w:rsid w:val="00E313BC"/>
    <w:rsid w:val="00E31D85"/>
    <w:rsid w:val="00E31F04"/>
    <w:rsid w:val="00E32068"/>
    <w:rsid w:val="00E32AEB"/>
    <w:rsid w:val="00E32C1F"/>
    <w:rsid w:val="00E3307F"/>
    <w:rsid w:val="00E3346F"/>
    <w:rsid w:val="00E3428B"/>
    <w:rsid w:val="00E34896"/>
    <w:rsid w:val="00E34D6E"/>
    <w:rsid w:val="00E352C3"/>
    <w:rsid w:val="00E36297"/>
    <w:rsid w:val="00E36391"/>
    <w:rsid w:val="00E36A69"/>
    <w:rsid w:val="00E372A9"/>
    <w:rsid w:val="00E376E2"/>
    <w:rsid w:val="00E37B97"/>
    <w:rsid w:val="00E4114B"/>
    <w:rsid w:val="00E4179E"/>
    <w:rsid w:val="00E41AA2"/>
    <w:rsid w:val="00E41CEE"/>
    <w:rsid w:val="00E4240A"/>
    <w:rsid w:val="00E42C6B"/>
    <w:rsid w:val="00E42EBA"/>
    <w:rsid w:val="00E43A50"/>
    <w:rsid w:val="00E43E02"/>
    <w:rsid w:val="00E43FAF"/>
    <w:rsid w:val="00E443CE"/>
    <w:rsid w:val="00E44DB2"/>
    <w:rsid w:val="00E4607D"/>
    <w:rsid w:val="00E475AA"/>
    <w:rsid w:val="00E47C74"/>
    <w:rsid w:val="00E47D65"/>
    <w:rsid w:val="00E507AB"/>
    <w:rsid w:val="00E507F6"/>
    <w:rsid w:val="00E515BE"/>
    <w:rsid w:val="00E52F26"/>
    <w:rsid w:val="00E52F69"/>
    <w:rsid w:val="00E53545"/>
    <w:rsid w:val="00E542D5"/>
    <w:rsid w:val="00E55A17"/>
    <w:rsid w:val="00E562F6"/>
    <w:rsid w:val="00E567F6"/>
    <w:rsid w:val="00E568A9"/>
    <w:rsid w:val="00E56A64"/>
    <w:rsid w:val="00E56C28"/>
    <w:rsid w:val="00E57179"/>
    <w:rsid w:val="00E6015A"/>
    <w:rsid w:val="00E607B2"/>
    <w:rsid w:val="00E6113B"/>
    <w:rsid w:val="00E61518"/>
    <w:rsid w:val="00E61687"/>
    <w:rsid w:val="00E6281B"/>
    <w:rsid w:val="00E62CE5"/>
    <w:rsid w:val="00E63BBC"/>
    <w:rsid w:val="00E645D5"/>
    <w:rsid w:val="00E645EF"/>
    <w:rsid w:val="00E646BF"/>
    <w:rsid w:val="00E64ADC"/>
    <w:rsid w:val="00E65334"/>
    <w:rsid w:val="00E656BD"/>
    <w:rsid w:val="00E657A3"/>
    <w:rsid w:val="00E67781"/>
    <w:rsid w:val="00E67C39"/>
    <w:rsid w:val="00E71498"/>
    <w:rsid w:val="00E71505"/>
    <w:rsid w:val="00E7153E"/>
    <w:rsid w:val="00E71780"/>
    <w:rsid w:val="00E719E0"/>
    <w:rsid w:val="00E722D1"/>
    <w:rsid w:val="00E734A9"/>
    <w:rsid w:val="00E7353A"/>
    <w:rsid w:val="00E73D89"/>
    <w:rsid w:val="00E745A5"/>
    <w:rsid w:val="00E75526"/>
    <w:rsid w:val="00E75B09"/>
    <w:rsid w:val="00E75E87"/>
    <w:rsid w:val="00E7607B"/>
    <w:rsid w:val="00E761C2"/>
    <w:rsid w:val="00E76313"/>
    <w:rsid w:val="00E76BDA"/>
    <w:rsid w:val="00E77353"/>
    <w:rsid w:val="00E77600"/>
    <w:rsid w:val="00E80E63"/>
    <w:rsid w:val="00E81709"/>
    <w:rsid w:val="00E81EDD"/>
    <w:rsid w:val="00E81FD0"/>
    <w:rsid w:val="00E834A4"/>
    <w:rsid w:val="00E834D2"/>
    <w:rsid w:val="00E83BEC"/>
    <w:rsid w:val="00E83F08"/>
    <w:rsid w:val="00E8402A"/>
    <w:rsid w:val="00E8493B"/>
    <w:rsid w:val="00E84A58"/>
    <w:rsid w:val="00E84BF5"/>
    <w:rsid w:val="00E84D02"/>
    <w:rsid w:val="00E84D70"/>
    <w:rsid w:val="00E84FAB"/>
    <w:rsid w:val="00E85D18"/>
    <w:rsid w:val="00E85F27"/>
    <w:rsid w:val="00E860C5"/>
    <w:rsid w:val="00E866C3"/>
    <w:rsid w:val="00E87737"/>
    <w:rsid w:val="00E8773B"/>
    <w:rsid w:val="00E87E91"/>
    <w:rsid w:val="00E90897"/>
    <w:rsid w:val="00E90E5A"/>
    <w:rsid w:val="00E90E71"/>
    <w:rsid w:val="00E90FD6"/>
    <w:rsid w:val="00E92A14"/>
    <w:rsid w:val="00E937A7"/>
    <w:rsid w:val="00E94382"/>
    <w:rsid w:val="00E9488C"/>
    <w:rsid w:val="00E94E20"/>
    <w:rsid w:val="00E94FBB"/>
    <w:rsid w:val="00E9501C"/>
    <w:rsid w:val="00E95AC0"/>
    <w:rsid w:val="00E96CA0"/>
    <w:rsid w:val="00E96DF3"/>
    <w:rsid w:val="00E9721F"/>
    <w:rsid w:val="00E97453"/>
    <w:rsid w:val="00E974CA"/>
    <w:rsid w:val="00EA0DF5"/>
    <w:rsid w:val="00EA1B0C"/>
    <w:rsid w:val="00EA1BAA"/>
    <w:rsid w:val="00EA1EB6"/>
    <w:rsid w:val="00EA318C"/>
    <w:rsid w:val="00EA31D4"/>
    <w:rsid w:val="00EA3CF0"/>
    <w:rsid w:val="00EA4258"/>
    <w:rsid w:val="00EA4B68"/>
    <w:rsid w:val="00EA57A2"/>
    <w:rsid w:val="00EA70E6"/>
    <w:rsid w:val="00EB0328"/>
    <w:rsid w:val="00EB0978"/>
    <w:rsid w:val="00EB0BA4"/>
    <w:rsid w:val="00EB140F"/>
    <w:rsid w:val="00EB144E"/>
    <w:rsid w:val="00EB1604"/>
    <w:rsid w:val="00EB16B2"/>
    <w:rsid w:val="00EB1ACB"/>
    <w:rsid w:val="00EB1B44"/>
    <w:rsid w:val="00EB250C"/>
    <w:rsid w:val="00EB27D0"/>
    <w:rsid w:val="00EB28AD"/>
    <w:rsid w:val="00EB2AB2"/>
    <w:rsid w:val="00EB321E"/>
    <w:rsid w:val="00EB3BC6"/>
    <w:rsid w:val="00EB48E6"/>
    <w:rsid w:val="00EB4E27"/>
    <w:rsid w:val="00EB5A2A"/>
    <w:rsid w:val="00EB6AA8"/>
    <w:rsid w:val="00EB7304"/>
    <w:rsid w:val="00EB7DAE"/>
    <w:rsid w:val="00EC0199"/>
    <w:rsid w:val="00EC01A4"/>
    <w:rsid w:val="00EC1076"/>
    <w:rsid w:val="00EC2B9C"/>
    <w:rsid w:val="00EC2F4F"/>
    <w:rsid w:val="00EC3034"/>
    <w:rsid w:val="00EC4153"/>
    <w:rsid w:val="00EC5136"/>
    <w:rsid w:val="00EC519C"/>
    <w:rsid w:val="00EC63AD"/>
    <w:rsid w:val="00EC6498"/>
    <w:rsid w:val="00EC65D1"/>
    <w:rsid w:val="00EC664F"/>
    <w:rsid w:val="00EC6A25"/>
    <w:rsid w:val="00EC6FBE"/>
    <w:rsid w:val="00EC7656"/>
    <w:rsid w:val="00EC779A"/>
    <w:rsid w:val="00ED0107"/>
    <w:rsid w:val="00ED0109"/>
    <w:rsid w:val="00ED04C0"/>
    <w:rsid w:val="00ED04F4"/>
    <w:rsid w:val="00ED09FE"/>
    <w:rsid w:val="00ED1392"/>
    <w:rsid w:val="00ED17A6"/>
    <w:rsid w:val="00ED2298"/>
    <w:rsid w:val="00ED22C3"/>
    <w:rsid w:val="00ED245F"/>
    <w:rsid w:val="00ED257A"/>
    <w:rsid w:val="00ED2EF8"/>
    <w:rsid w:val="00ED31F2"/>
    <w:rsid w:val="00ED3648"/>
    <w:rsid w:val="00ED3C79"/>
    <w:rsid w:val="00ED5C91"/>
    <w:rsid w:val="00ED5ED6"/>
    <w:rsid w:val="00ED6F6D"/>
    <w:rsid w:val="00ED75F6"/>
    <w:rsid w:val="00EE0287"/>
    <w:rsid w:val="00EE0C3E"/>
    <w:rsid w:val="00EE174D"/>
    <w:rsid w:val="00EE19DA"/>
    <w:rsid w:val="00EE2104"/>
    <w:rsid w:val="00EE26B0"/>
    <w:rsid w:val="00EE3497"/>
    <w:rsid w:val="00EE40A1"/>
    <w:rsid w:val="00EE43C7"/>
    <w:rsid w:val="00EE46D3"/>
    <w:rsid w:val="00EE561E"/>
    <w:rsid w:val="00EE64C9"/>
    <w:rsid w:val="00EE67E1"/>
    <w:rsid w:val="00EE6D86"/>
    <w:rsid w:val="00EE7207"/>
    <w:rsid w:val="00EF0DA2"/>
    <w:rsid w:val="00EF1853"/>
    <w:rsid w:val="00EF1E89"/>
    <w:rsid w:val="00EF213D"/>
    <w:rsid w:val="00EF29F4"/>
    <w:rsid w:val="00EF2A92"/>
    <w:rsid w:val="00EF32B7"/>
    <w:rsid w:val="00EF335F"/>
    <w:rsid w:val="00EF36F2"/>
    <w:rsid w:val="00EF3746"/>
    <w:rsid w:val="00EF3F64"/>
    <w:rsid w:val="00EF4184"/>
    <w:rsid w:val="00EF5446"/>
    <w:rsid w:val="00EF559E"/>
    <w:rsid w:val="00EF5CAE"/>
    <w:rsid w:val="00EF651F"/>
    <w:rsid w:val="00EF66F9"/>
    <w:rsid w:val="00EF6AB3"/>
    <w:rsid w:val="00EF6CE7"/>
    <w:rsid w:val="00EF715F"/>
    <w:rsid w:val="00EF71F2"/>
    <w:rsid w:val="00EF79D4"/>
    <w:rsid w:val="00EF7A0F"/>
    <w:rsid w:val="00F009DE"/>
    <w:rsid w:val="00F00E79"/>
    <w:rsid w:val="00F0101D"/>
    <w:rsid w:val="00F01363"/>
    <w:rsid w:val="00F013CB"/>
    <w:rsid w:val="00F01EDD"/>
    <w:rsid w:val="00F0222A"/>
    <w:rsid w:val="00F02513"/>
    <w:rsid w:val="00F02FEC"/>
    <w:rsid w:val="00F03BF8"/>
    <w:rsid w:val="00F03DD7"/>
    <w:rsid w:val="00F07BCC"/>
    <w:rsid w:val="00F10601"/>
    <w:rsid w:val="00F10BAE"/>
    <w:rsid w:val="00F11C0E"/>
    <w:rsid w:val="00F12359"/>
    <w:rsid w:val="00F13675"/>
    <w:rsid w:val="00F13DFC"/>
    <w:rsid w:val="00F14493"/>
    <w:rsid w:val="00F1497C"/>
    <w:rsid w:val="00F14D68"/>
    <w:rsid w:val="00F15101"/>
    <w:rsid w:val="00F16C70"/>
    <w:rsid w:val="00F16CF7"/>
    <w:rsid w:val="00F175FA"/>
    <w:rsid w:val="00F178DB"/>
    <w:rsid w:val="00F20507"/>
    <w:rsid w:val="00F206A2"/>
    <w:rsid w:val="00F212A2"/>
    <w:rsid w:val="00F21422"/>
    <w:rsid w:val="00F221A5"/>
    <w:rsid w:val="00F221DB"/>
    <w:rsid w:val="00F222B1"/>
    <w:rsid w:val="00F22689"/>
    <w:rsid w:val="00F22F2B"/>
    <w:rsid w:val="00F233D1"/>
    <w:rsid w:val="00F237F5"/>
    <w:rsid w:val="00F23B63"/>
    <w:rsid w:val="00F23BCF"/>
    <w:rsid w:val="00F23C12"/>
    <w:rsid w:val="00F241BA"/>
    <w:rsid w:val="00F24D40"/>
    <w:rsid w:val="00F25552"/>
    <w:rsid w:val="00F25B4E"/>
    <w:rsid w:val="00F25BA4"/>
    <w:rsid w:val="00F25D4C"/>
    <w:rsid w:val="00F25F43"/>
    <w:rsid w:val="00F2627E"/>
    <w:rsid w:val="00F2654C"/>
    <w:rsid w:val="00F267AD"/>
    <w:rsid w:val="00F267C9"/>
    <w:rsid w:val="00F26B41"/>
    <w:rsid w:val="00F276F8"/>
    <w:rsid w:val="00F27874"/>
    <w:rsid w:val="00F27AAA"/>
    <w:rsid w:val="00F30C1E"/>
    <w:rsid w:val="00F31654"/>
    <w:rsid w:val="00F31BE8"/>
    <w:rsid w:val="00F32EB4"/>
    <w:rsid w:val="00F34E57"/>
    <w:rsid w:val="00F34F54"/>
    <w:rsid w:val="00F356EB"/>
    <w:rsid w:val="00F35DF1"/>
    <w:rsid w:val="00F3663C"/>
    <w:rsid w:val="00F36A84"/>
    <w:rsid w:val="00F36E72"/>
    <w:rsid w:val="00F40DED"/>
    <w:rsid w:val="00F419DC"/>
    <w:rsid w:val="00F42590"/>
    <w:rsid w:val="00F42BAE"/>
    <w:rsid w:val="00F434EA"/>
    <w:rsid w:val="00F43A05"/>
    <w:rsid w:val="00F43B6A"/>
    <w:rsid w:val="00F4517F"/>
    <w:rsid w:val="00F45B8A"/>
    <w:rsid w:val="00F469E2"/>
    <w:rsid w:val="00F5090D"/>
    <w:rsid w:val="00F5091B"/>
    <w:rsid w:val="00F50F30"/>
    <w:rsid w:val="00F50F9C"/>
    <w:rsid w:val="00F5127B"/>
    <w:rsid w:val="00F527BB"/>
    <w:rsid w:val="00F5342A"/>
    <w:rsid w:val="00F53527"/>
    <w:rsid w:val="00F543BE"/>
    <w:rsid w:val="00F54C3A"/>
    <w:rsid w:val="00F55BFE"/>
    <w:rsid w:val="00F55FBA"/>
    <w:rsid w:val="00F568FE"/>
    <w:rsid w:val="00F56C00"/>
    <w:rsid w:val="00F56D1B"/>
    <w:rsid w:val="00F56F24"/>
    <w:rsid w:val="00F5715E"/>
    <w:rsid w:val="00F579CF"/>
    <w:rsid w:val="00F57C09"/>
    <w:rsid w:val="00F57DBB"/>
    <w:rsid w:val="00F60864"/>
    <w:rsid w:val="00F608D0"/>
    <w:rsid w:val="00F60E9E"/>
    <w:rsid w:val="00F6156C"/>
    <w:rsid w:val="00F61660"/>
    <w:rsid w:val="00F61C46"/>
    <w:rsid w:val="00F65FB5"/>
    <w:rsid w:val="00F6604F"/>
    <w:rsid w:val="00F66A65"/>
    <w:rsid w:val="00F6703D"/>
    <w:rsid w:val="00F67424"/>
    <w:rsid w:val="00F704D3"/>
    <w:rsid w:val="00F70879"/>
    <w:rsid w:val="00F70A8D"/>
    <w:rsid w:val="00F70EDA"/>
    <w:rsid w:val="00F71F10"/>
    <w:rsid w:val="00F7235C"/>
    <w:rsid w:val="00F73DD2"/>
    <w:rsid w:val="00F747E4"/>
    <w:rsid w:val="00F7493B"/>
    <w:rsid w:val="00F75AD1"/>
    <w:rsid w:val="00F75F5E"/>
    <w:rsid w:val="00F76223"/>
    <w:rsid w:val="00F77920"/>
    <w:rsid w:val="00F77A37"/>
    <w:rsid w:val="00F77EC1"/>
    <w:rsid w:val="00F81C67"/>
    <w:rsid w:val="00F8267D"/>
    <w:rsid w:val="00F82962"/>
    <w:rsid w:val="00F82987"/>
    <w:rsid w:val="00F830BC"/>
    <w:rsid w:val="00F83AA5"/>
    <w:rsid w:val="00F83B65"/>
    <w:rsid w:val="00F84141"/>
    <w:rsid w:val="00F84B39"/>
    <w:rsid w:val="00F8557C"/>
    <w:rsid w:val="00F859EE"/>
    <w:rsid w:val="00F86D01"/>
    <w:rsid w:val="00F86FB4"/>
    <w:rsid w:val="00F90639"/>
    <w:rsid w:val="00F90BAB"/>
    <w:rsid w:val="00F91342"/>
    <w:rsid w:val="00F91793"/>
    <w:rsid w:val="00F918CA"/>
    <w:rsid w:val="00F92415"/>
    <w:rsid w:val="00F928BB"/>
    <w:rsid w:val="00F9324B"/>
    <w:rsid w:val="00F93567"/>
    <w:rsid w:val="00F93813"/>
    <w:rsid w:val="00F93D43"/>
    <w:rsid w:val="00F9507B"/>
    <w:rsid w:val="00F95270"/>
    <w:rsid w:val="00F9540C"/>
    <w:rsid w:val="00F956CE"/>
    <w:rsid w:val="00F96C9D"/>
    <w:rsid w:val="00F96E94"/>
    <w:rsid w:val="00F97321"/>
    <w:rsid w:val="00F97394"/>
    <w:rsid w:val="00FA0090"/>
    <w:rsid w:val="00FA0804"/>
    <w:rsid w:val="00FA08F7"/>
    <w:rsid w:val="00FA0FF0"/>
    <w:rsid w:val="00FA11F7"/>
    <w:rsid w:val="00FA1285"/>
    <w:rsid w:val="00FA12E8"/>
    <w:rsid w:val="00FA130D"/>
    <w:rsid w:val="00FA2207"/>
    <w:rsid w:val="00FA2675"/>
    <w:rsid w:val="00FA2C28"/>
    <w:rsid w:val="00FA2C6F"/>
    <w:rsid w:val="00FA38B2"/>
    <w:rsid w:val="00FA39FE"/>
    <w:rsid w:val="00FA3D1E"/>
    <w:rsid w:val="00FA3F22"/>
    <w:rsid w:val="00FA4117"/>
    <w:rsid w:val="00FA491B"/>
    <w:rsid w:val="00FA4A3F"/>
    <w:rsid w:val="00FA5369"/>
    <w:rsid w:val="00FA59EC"/>
    <w:rsid w:val="00FA5B7F"/>
    <w:rsid w:val="00FA5F7A"/>
    <w:rsid w:val="00FA65DC"/>
    <w:rsid w:val="00FA6E2F"/>
    <w:rsid w:val="00FA76C5"/>
    <w:rsid w:val="00FB0293"/>
    <w:rsid w:val="00FB06B1"/>
    <w:rsid w:val="00FB1082"/>
    <w:rsid w:val="00FB1671"/>
    <w:rsid w:val="00FB16D8"/>
    <w:rsid w:val="00FB1A7F"/>
    <w:rsid w:val="00FB1B0B"/>
    <w:rsid w:val="00FB1BC6"/>
    <w:rsid w:val="00FB24A6"/>
    <w:rsid w:val="00FB3A53"/>
    <w:rsid w:val="00FB3D7B"/>
    <w:rsid w:val="00FB42CA"/>
    <w:rsid w:val="00FB5758"/>
    <w:rsid w:val="00FB6949"/>
    <w:rsid w:val="00FB6B77"/>
    <w:rsid w:val="00FB7C01"/>
    <w:rsid w:val="00FB7FF5"/>
    <w:rsid w:val="00FC0B89"/>
    <w:rsid w:val="00FC13B8"/>
    <w:rsid w:val="00FC16B2"/>
    <w:rsid w:val="00FC1C42"/>
    <w:rsid w:val="00FC1E43"/>
    <w:rsid w:val="00FC23D2"/>
    <w:rsid w:val="00FC321C"/>
    <w:rsid w:val="00FC334A"/>
    <w:rsid w:val="00FC37FF"/>
    <w:rsid w:val="00FC4058"/>
    <w:rsid w:val="00FC492C"/>
    <w:rsid w:val="00FC5055"/>
    <w:rsid w:val="00FC5ED2"/>
    <w:rsid w:val="00FC5F38"/>
    <w:rsid w:val="00FC67A5"/>
    <w:rsid w:val="00FC684F"/>
    <w:rsid w:val="00FC6AB6"/>
    <w:rsid w:val="00FC7782"/>
    <w:rsid w:val="00FD055F"/>
    <w:rsid w:val="00FD083F"/>
    <w:rsid w:val="00FD09BC"/>
    <w:rsid w:val="00FD0EC7"/>
    <w:rsid w:val="00FD13E5"/>
    <w:rsid w:val="00FD1804"/>
    <w:rsid w:val="00FD2042"/>
    <w:rsid w:val="00FD220B"/>
    <w:rsid w:val="00FD28C7"/>
    <w:rsid w:val="00FD3899"/>
    <w:rsid w:val="00FD4290"/>
    <w:rsid w:val="00FD6235"/>
    <w:rsid w:val="00FD6345"/>
    <w:rsid w:val="00FD7928"/>
    <w:rsid w:val="00FD7C0A"/>
    <w:rsid w:val="00FD7C3D"/>
    <w:rsid w:val="00FE06ED"/>
    <w:rsid w:val="00FE0C68"/>
    <w:rsid w:val="00FE0E1D"/>
    <w:rsid w:val="00FE18BF"/>
    <w:rsid w:val="00FE2076"/>
    <w:rsid w:val="00FE2088"/>
    <w:rsid w:val="00FE26DD"/>
    <w:rsid w:val="00FE2BD7"/>
    <w:rsid w:val="00FE2D90"/>
    <w:rsid w:val="00FE2FFE"/>
    <w:rsid w:val="00FE303F"/>
    <w:rsid w:val="00FE5831"/>
    <w:rsid w:val="00FE5D67"/>
    <w:rsid w:val="00FE6539"/>
    <w:rsid w:val="00FE65F7"/>
    <w:rsid w:val="00FE6843"/>
    <w:rsid w:val="00FF02B8"/>
    <w:rsid w:val="00FF2377"/>
    <w:rsid w:val="00FF2B54"/>
    <w:rsid w:val="00FF2EB0"/>
    <w:rsid w:val="00FF30C6"/>
    <w:rsid w:val="00FF31BA"/>
    <w:rsid w:val="00FF333E"/>
    <w:rsid w:val="00FF387A"/>
    <w:rsid w:val="00FF4D4F"/>
    <w:rsid w:val="00FF6A96"/>
    <w:rsid w:val="00FF6B95"/>
    <w:rsid w:val="00FF7F27"/>
    <w:rsid w:val="00FF7FAA"/>
    <w:rsid w:val="153A6B47"/>
    <w:rsid w:val="1925711B"/>
    <w:rsid w:val="1D118EB0"/>
    <w:rsid w:val="7FDE3312"/>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20368"/>
  <w15:docId w15:val="{75047954-49F6-489D-9B71-844E27925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34D"/>
    <w:pPr>
      <w:jc w:val="both"/>
    </w:pPr>
    <w:rPr>
      <w:rFonts w:ascii="Times New Roman" w:hAnsi="Times New Roman"/>
      <w:sz w:val="24"/>
    </w:rPr>
  </w:style>
  <w:style w:type="paragraph" w:styleId="Heading1">
    <w:name w:val="heading 1"/>
    <w:aliases w:val="H1"/>
    <w:basedOn w:val="Normal"/>
    <w:next w:val="Normal"/>
    <w:link w:val="Heading1Char"/>
    <w:uiPriority w:val="9"/>
    <w:qFormat/>
    <w:rsid w:val="00074AD8"/>
    <w:pPr>
      <w:keepNext/>
      <w:keepLines/>
      <w:numPr>
        <w:numId w:val="4"/>
      </w:numPr>
      <w:spacing w:before="480" w:after="0" w:line="360" w:lineRule="auto"/>
      <w:ind w:left="431" w:hanging="431"/>
      <w:outlineLvl w:val="0"/>
      <w:pPrChange w:id="0" w:author="Filip Rak" w:date="2026-01-19T14:13:00Z">
        <w:pPr>
          <w:keepNext/>
          <w:keepLines/>
          <w:numPr>
            <w:numId w:val="4"/>
          </w:numPr>
          <w:spacing w:before="480" w:line="276" w:lineRule="auto"/>
          <w:ind w:left="432" w:hanging="432"/>
          <w:jc w:val="both"/>
          <w:outlineLvl w:val="0"/>
        </w:pPr>
      </w:pPrChange>
    </w:pPr>
    <w:rPr>
      <w:rFonts w:eastAsiaTheme="majorEastAsia" w:cstheme="majorBidi"/>
      <w:b/>
      <w:bCs/>
      <w:color w:val="2E74B5" w:themeColor="accent1" w:themeShade="BF"/>
      <w:sz w:val="32"/>
      <w:szCs w:val="28"/>
      <w:rPrChange w:id="0" w:author="Filip Rak" w:date="2026-01-19T14:13:00Z">
        <w:rPr>
          <w:rFonts w:eastAsiaTheme="majorEastAsia" w:cstheme="majorBidi"/>
          <w:b/>
          <w:bCs/>
          <w:color w:val="2E74B5" w:themeColor="accent1" w:themeShade="BF"/>
          <w:sz w:val="32"/>
          <w:szCs w:val="28"/>
          <w:lang w:val="pl-PL" w:eastAsia="en-US" w:bidi="ar-SA"/>
        </w:rPr>
      </w:rPrChange>
    </w:rPr>
  </w:style>
  <w:style w:type="paragraph" w:styleId="Heading2">
    <w:name w:val="heading 2"/>
    <w:aliases w:val="H2"/>
    <w:basedOn w:val="Normal"/>
    <w:next w:val="Normal"/>
    <w:link w:val="Heading2Char"/>
    <w:uiPriority w:val="9"/>
    <w:unhideWhenUsed/>
    <w:qFormat/>
    <w:rsid w:val="00074AD8"/>
    <w:pPr>
      <w:keepNext/>
      <w:keepLines/>
      <w:numPr>
        <w:ilvl w:val="1"/>
        <w:numId w:val="4"/>
      </w:numPr>
      <w:spacing w:before="240" w:after="120" w:line="276" w:lineRule="auto"/>
      <w:ind w:left="578" w:hanging="578"/>
      <w:outlineLvl w:val="1"/>
      <w:pPrChange w:id="1" w:author="Filip Rak" w:date="2026-01-19T14:13:00Z">
        <w:pPr>
          <w:keepNext/>
          <w:keepLines/>
          <w:numPr>
            <w:ilvl w:val="1"/>
            <w:numId w:val="4"/>
          </w:numPr>
          <w:spacing w:line="276" w:lineRule="auto"/>
          <w:ind w:left="578" w:hanging="578"/>
          <w:jc w:val="both"/>
          <w:outlineLvl w:val="1"/>
        </w:pPr>
      </w:pPrChange>
    </w:pPr>
    <w:rPr>
      <w:rFonts w:eastAsiaTheme="majorEastAsia" w:cstheme="majorBidi"/>
      <w:b/>
      <w:bCs/>
      <w:color w:val="5B9BD5" w:themeColor="accent1"/>
      <w:sz w:val="28"/>
      <w:szCs w:val="26"/>
      <w:rPrChange w:id="1" w:author="Filip Rak" w:date="2026-01-19T14:13:00Z">
        <w:rPr>
          <w:rFonts w:eastAsiaTheme="majorEastAsia" w:cstheme="majorBidi"/>
          <w:b/>
          <w:bCs/>
          <w:color w:val="5B9BD5" w:themeColor="accent1"/>
          <w:sz w:val="28"/>
          <w:szCs w:val="26"/>
          <w:lang w:val="pl-PL" w:eastAsia="en-US" w:bidi="ar-SA"/>
        </w:rPr>
      </w:rPrChange>
    </w:rPr>
  </w:style>
  <w:style w:type="paragraph" w:styleId="Heading3">
    <w:name w:val="heading 3"/>
    <w:basedOn w:val="Normal"/>
    <w:next w:val="Normal"/>
    <w:link w:val="Heading3Char"/>
    <w:unhideWhenUsed/>
    <w:qFormat/>
    <w:rsid w:val="00074AD8"/>
    <w:pPr>
      <w:keepNext/>
      <w:keepLines/>
      <w:numPr>
        <w:ilvl w:val="2"/>
        <w:numId w:val="4"/>
      </w:numPr>
      <w:spacing w:before="120" w:after="60" w:line="360" w:lineRule="auto"/>
      <w:outlineLvl w:val="2"/>
      <w:pPrChange w:id="2" w:author="Filip Rak" w:date="2026-01-19T14:13:00Z">
        <w:pPr>
          <w:keepNext/>
          <w:keepLines/>
          <w:numPr>
            <w:ilvl w:val="2"/>
            <w:numId w:val="4"/>
          </w:numPr>
          <w:spacing w:before="40" w:line="360" w:lineRule="auto"/>
          <w:ind w:left="720" w:hanging="720"/>
          <w:jc w:val="both"/>
          <w:outlineLvl w:val="2"/>
        </w:pPr>
      </w:pPrChange>
    </w:pPr>
    <w:rPr>
      <w:rFonts w:eastAsiaTheme="majorEastAsia" w:cstheme="majorBidi"/>
      <w:color w:val="1F4D78" w:themeColor="accent1" w:themeShade="7F"/>
      <w:szCs w:val="24"/>
      <w:rPrChange w:id="2" w:author="Filip Rak" w:date="2026-01-19T14:13:00Z">
        <w:rPr>
          <w:rFonts w:eastAsiaTheme="majorEastAsia" w:cstheme="majorBidi"/>
          <w:color w:val="1F4D78" w:themeColor="accent1" w:themeShade="7F"/>
          <w:sz w:val="24"/>
          <w:szCs w:val="24"/>
          <w:lang w:val="pl-PL" w:eastAsia="en-US" w:bidi="ar-SA"/>
        </w:rPr>
      </w:rPrChange>
    </w:rPr>
  </w:style>
  <w:style w:type="paragraph" w:styleId="Heading4">
    <w:name w:val="heading 4"/>
    <w:basedOn w:val="Normal"/>
    <w:next w:val="Normal"/>
    <w:link w:val="Heading4Char"/>
    <w:uiPriority w:val="9"/>
    <w:semiHidden/>
    <w:unhideWhenUsed/>
    <w:qFormat/>
    <w:rsid w:val="007D5475"/>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4E19E5"/>
    <w:rPr>
      <w:rFonts w:ascii="Times New Roman" w:eastAsiaTheme="majorEastAsia" w:hAnsi="Times New Roman" w:cstheme="majorBidi"/>
      <w:b/>
      <w:bCs/>
      <w:color w:val="2E74B5" w:themeColor="accent1" w:themeShade="BF"/>
      <w:sz w:val="32"/>
      <w:szCs w:val="28"/>
    </w:rPr>
  </w:style>
  <w:style w:type="character" w:customStyle="1" w:styleId="Heading2Char">
    <w:name w:val="Heading 2 Char"/>
    <w:aliases w:val="H2 Char"/>
    <w:basedOn w:val="DefaultParagraphFont"/>
    <w:link w:val="Heading2"/>
    <w:uiPriority w:val="9"/>
    <w:rsid w:val="0030445C"/>
    <w:rPr>
      <w:rFonts w:ascii="Times New Roman" w:eastAsiaTheme="majorEastAsia" w:hAnsi="Times New Roman" w:cstheme="majorBidi"/>
      <w:b/>
      <w:bCs/>
      <w:color w:val="5B9BD5" w:themeColor="accent1"/>
      <w:sz w:val="28"/>
      <w:szCs w:val="26"/>
    </w:rPr>
  </w:style>
  <w:style w:type="character" w:customStyle="1" w:styleId="Heading4Char">
    <w:name w:val="Heading 4 Char"/>
    <w:basedOn w:val="DefaultParagraphFont"/>
    <w:link w:val="Heading4"/>
    <w:uiPriority w:val="9"/>
    <w:semiHidden/>
    <w:rsid w:val="007D5475"/>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1652B7"/>
    <w:pPr>
      <w:ind w:left="720"/>
      <w:contextualSpacing/>
    </w:pPr>
  </w:style>
  <w:style w:type="paragraph" w:customStyle="1" w:styleId="Paragraph">
    <w:name w:val="Paragraph"/>
    <w:basedOn w:val="Normal"/>
    <w:rsid w:val="001652B7"/>
    <w:pPr>
      <w:spacing w:after="0" w:line="240" w:lineRule="auto"/>
      <w:ind w:firstLine="274"/>
    </w:pPr>
    <w:rPr>
      <w:rFonts w:eastAsia="Times New Roman" w:cs="Times New Roman"/>
      <w:szCs w:val="20"/>
    </w:rPr>
  </w:style>
  <w:style w:type="paragraph" w:styleId="Caption">
    <w:name w:val="caption"/>
    <w:basedOn w:val="Normal"/>
    <w:next w:val="Normal"/>
    <w:uiPriority w:val="35"/>
    <w:unhideWhenUsed/>
    <w:qFormat/>
    <w:rsid w:val="00254CC5"/>
    <w:pPr>
      <w:spacing w:after="0" w:line="240" w:lineRule="auto"/>
      <w:jc w:val="center"/>
    </w:pPr>
    <w:rPr>
      <w:bCs/>
      <w:sz w:val="20"/>
      <w:szCs w:val="18"/>
    </w:rPr>
  </w:style>
  <w:style w:type="paragraph" w:styleId="Title">
    <w:name w:val="Title"/>
    <w:basedOn w:val="Normal"/>
    <w:next w:val="Normal"/>
    <w:link w:val="TitleChar"/>
    <w:uiPriority w:val="10"/>
    <w:qFormat/>
    <w:rsid w:val="001652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2B7"/>
    <w:rPr>
      <w:rFonts w:asciiTheme="majorHAnsi" w:eastAsiaTheme="majorEastAsia" w:hAnsiTheme="majorHAnsi" w:cstheme="majorBidi"/>
      <w:spacing w:val="-10"/>
      <w:kern w:val="28"/>
      <w:sz w:val="56"/>
      <w:szCs w:val="56"/>
      <w:lang w:val="en-US"/>
    </w:rPr>
  </w:style>
  <w:style w:type="paragraph" w:styleId="Bibliography">
    <w:name w:val="Bibliography"/>
    <w:basedOn w:val="Normal"/>
    <w:next w:val="Normal"/>
    <w:uiPriority w:val="37"/>
    <w:unhideWhenUsed/>
    <w:rsid w:val="00974837"/>
    <w:pPr>
      <w:spacing w:after="200" w:line="276" w:lineRule="auto"/>
    </w:pPr>
  </w:style>
  <w:style w:type="table" w:styleId="TableGrid">
    <w:name w:val="Table Grid"/>
    <w:basedOn w:val="TableNormal"/>
    <w:uiPriority w:val="59"/>
    <w:rsid w:val="007D5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7D5475"/>
  </w:style>
  <w:style w:type="paragraph" w:customStyle="1" w:styleId="Akapitzlist1">
    <w:name w:val="Akapit z listą1"/>
    <w:basedOn w:val="Normal"/>
    <w:rsid w:val="007D5475"/>
    <w:pPr>
      <w:suppressAutoHyphens/>
      <w:spacing w:after="0" w:line="240" w:lineRule="auto"/>
      <w:ind w:left="720"/>
    </w:pPr>
    <w:rPr>
      <w:rFonts w:eastAsia="Lucida Sans Unicode" w:cs="Mangal"/>
      <w:kern w:val="1"/>
      <w:szCs w:val="24"/>
      <w:lang w:eastAsia="hi-IN" w:bidi="hi-IN"/>
    </w:rPr>
  </w:style>
  <w:style w:type="paragraph" w:styleId="EndnoteText">
    <w:name w:val="endnote text"/>
    <w:basedOn w:val="Normal"/>
    <w:link w:val="EndnoteTextChar"/>
    <w:uiPriority w:val="99"/>
    <w:semiHidden/>
    <w:unhideWhenUsed/>
    <w:rsid w:val="007D54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5475"/>
    <w:rPr>
      <w:sz w:val="20"/>
      <w:szCs w:val="20"/>
    </w:rPr>
  </w:style>
  <w:style w:type="paragraph" w:styleId="BalloonText">
    <w:name w:val="Balloon Text"/>
    <w:basedOn w:val="Normal"/>
    <w:link w:val="BalloonTextChar"/>
    <w:uiPriority w:val="99"/>
    <w:semiHidden/>
    <w:unhideWhenUsed/>
    <w:rsid w:val="007D54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475"/>
    <w:rPr>
      <w:rFonts w:ascii="Tahoma" w:hAnsi="Tahoma" w:cs="Tahoma"/>
      <w:sz w:val="16"/>
      <w:szCs w:val="16"/>
    </w:rPr>
  </w:style>
  <w:style w:type="paragraph" w:styleId="Subtitle">
    <w:name w:val="Subtitle"/>
    <w:basedOn w:val="Normal"/>
    <w:next w:val="Normal"/>
    <w:link w:val="SubtitleChar"/>
    <w:uiPriority w:val="11"/>
    <w:qFormat/>
    <w:rsid w:val="007D5475"/>
    <w:pPr>
      <w:numPr>
        <w:ilvl w:val="1"/>
      </w:numPr>
      <w:spacing w:after="200" w:line="276" w:lineRule="auto"/>
    </w:pPr>
    <w:rPr>
      <w:rFonts w:asciiTheme="majorHAnsi" w:eastAsiaTheme="majorEastAsia" w:hAnsiTheme="majorHAnsi" w:cstheme="majorBidi"/>
      <w:i/>
      <w:iCs/>
      <w:color w:val="5B9BD5" w:themeColor="accent1"/>
      <w:spacing w:val="15"/>
      <w:szCs w:val="24"/>
    </w:rPr>
  </w:style>
  <w:style w:type="character" w:customStyle="1" w:styleId="SubtitleChar">
    <w:name w:val="Subtitle Char"/>
    <w:basedOn w:val="DefaultParagraphFont"/>
    <w:link w:val="Subtitle"/>
    <w:uiPriority w:val="11"/>
    <w:rsid w:val="007D5475"/>
    <w:rPr>
      <w:rFonts w:asciiTheme="majorHAnsi" w:eastAsiaTheme="majorEastAsia" w:hAnsiTheme="majorHAnsi" w:cstheme="majorBidi"/>
      <w:i/>
      <w:iCs/>
      <w:color w:val="5B9BD5" w:themeColor="accent1"/>
      <w:spacing w:val="15"/>
      <w:sz w:val="24"/>
      <w:szCs w:val="24"/>
    </w:rPr>
  </w:style>
  <w:style w:type="paragraph" w:styleId="NoSpacing">
    <w:name w:val="No Spacing"/>
    <w:uiPriority w:val="1"/>
    <w:qFormat/>
    <w:rsid w:val="007D5475"/>
    <w:pPr>
      <w:spacing w:after="0" w:line="240" w:lineRule="auto"/>
    </w:pPr>
  </w:style>
  <w:style w:type="character" w:styleId="Emphasis">
    <w:name w:val="Emphasis"/>
    <w:basedOn w:val="DefaultParagraphFont"/>
    <w:uiPriority w:val="20"/>
    <w:qFormat/>
    <w:rsid w:val="007D5475"/>
    <w:rPr>
      <w:i/>
      <w:iCs/>
    </w:rPr>
  </w:style>
  <w:style w:type="character" w:styleId="IntenseEmphasis">
    <w:name w:val="Intense Emphasis"/>
    <w:basedOn w:val="DefaultParagraphFont"/>
    <w:uiPriority w:val="21"/>
    <w:qFormat/>
    <w:rsid w:val="007D5475"/>
    <w:rPr>
      <w:b/>
      <w:bCs/>
      <w:i/>
      <w:iCs/>
      <w:color w:val="5B9BD5" w:themeColor="accent1"/>
    </w:rPr>
  </w:style>
  <w:style w:type="character" w:styleId="Hyperlink">
    <w:name w:val="Hyperlink"/>
    <w:basedOn w:val="DefaultParagraphFont"/>
    <w:uiPriority w:val="99"/>
    <w:unhideWhenUsed/>
    <w:rsid w:val="007D5475"/>
    <w:rPr>
      <w:color w:val="0000FF"/>
      <w:u w:val="single"/>
    </w:rPr>
  </w:style>
  <w:style w:type="character" w:customStyle="1" w:styleId="apple-converted-space">
    <w:name w:val="apple-converted-space"/>
    <w:basedOn w:val="DefaultParagraphFont"/>
    <w:rsid w:val="007D5475"/>
  </w:style>
  <w:style w:type="paragraph" w:styleId="NormalWeb">
    <w:name w:val="Normal (Web)"/>
    <w:basedOn w:val="Normal"/>
    <w:uiPriority w:val="99"/>
    <w:unhideWhenUsed/>
    <w:rsid w:val="007D5475"/>
    <w:pPr>
      <w:spacing w:before="100" w:beforeAutospacing="1" w:after="100" w:afterAutospacing="1" w:line="240" w:lineRule="auto"/>
    </w:pPr>
    <w:rPr>
      <w:rFonts w:eastAsia="Times New Roman" w:cs="Times New Roman"/>
      <w:szCs w:val="24"/>
      <w:lang w:eastAsia="pl-PL"/>
    </w:rPr>
  </w:style>
  <w:style w:type="paragraph" w:customStyle="1" w:styleId="volissue">
    <w:name w:val="volissue"/>
    <w:basedOn w:val="Normal"/>
    <w:rsid w:val="007D5475"/>
    <w:pPr>
      <w:spacing w:before="100" w:beforeAutospacing="1" w:after="100" w:afterAutospacing="1" w:line="240" w:lineRule="auto"/>
    </w:pPr>
    <w:rPr>
      <w:rFonts w:eastAsia="Times New Roman" w:cs="Times New Roman"/>
      <w:szCs w:val="24"/>
      <w:lang w:eastAsia="pl-PL"/>
    </w:rPr>
  </w:style>
  <w:style w:type="paragraph" w:customStyle="1" w:styleId="MFHeading1">
    <w:name w:val="MF_Heading1"/>
    <w:basedOn w:val="Normal"/>
    <w:qFormat/>
    <w:rsid w:val="007D5475"/>
    <w:pPr>
      <w:keepNext/>
      <w:numPr>
        <w:numId w:val="1"/>
      </w:numPr>
      <w:spacing w:before="120" w:after="0" w:line="240" w:lineRule="auto"/>
    </w:pPr>
    <w:rPr>
      <w:rFonts w:eastAsia="MS Mincho" w:cs="Times New Roman"/>
      <w:b/>
      <w:caps/>
      <w:kern w:val="16"/>
      <w:szCs w:val="20"/>
      <w:lang w:val="en-GB" w:eastAsia="ja-JP"/>
    </w:rPr>
  </w:style>
  <w:style w:type="paragraph" w:customStyle="1" w:styleId="MFHeading2">
    <w:name w:val="MF_Heading2"/>
    <w:basedOn w:val="MFHeading1"/>
    <w:qFormat/>
    <w:rsid w:val="007D5475"/>
    <w:pPr>
      <w:numPr>
        <w:ilvl w:val="1"/>
      </w:numPr>
      <w:spacing w:before="60"/>
    </w:pPr>
    <w:rPr>
      <w:caps w:val="0"/>
      <w:kern w:val="0"/>
      <w:sz w:val="20"/>
    </w:rPr>
  </w:style>
  <w:style w:type="character" w:styleId="CommentReference">
    <w:name w:val="annotation reference"/>
    <w:basedOn w:val="DefaultParagraphFont"/>
    <w:uiPriority w:val="99"/>
    <w:semiHidden/>
    <w:unhideWhenUsed/>
    <w:rsid w:val="007D5475"/>
    <w:rPr>
      <w:sz w:val="16"/>
      <w:szCs w:val="16"/>
    </w:rPr>
  </w:style>
  <w:style w:type="paragraph" w:styleId="CommentText">
    <w:name w:val="annotation text"/>
    <w:basedOn w:val="Normal"/>
    <w:link w:val="CommentTextChar"/>
    <w:uiPriority w:val="99"/>
    <w:unhideWhenUsed/>
    <w:rsid w:val="007D5475"/>
    <w:pPr>
      <w:spacing w:after="200" w:line="240" w:lineRule="auto"/>
    </w:pPr>
    <w:rPr>
      <w:sz w:val="20"/>
      <w:szCs w:val="20"/>
    </w:rPr>
  </w:style>
  <w:style w:type="character" w:customStyle="1" w:styleId="CommentTextChar">
    <w:name w:val="Comment Text Char"/>
    <w:basedOn w:val="DefaultParagraphFont"/>
    <w:link w:val="CommentText"/>
    <w:uiPriority w:val="99"/>
    <w:rsid w:val="007D5475"/>
    <w:rPr>
      <w:sz w:val="20"/>
      <w:szCs w:val="20"/>
    </w:rPr>
  </w:style>
  <w:style w:type="paragraph" w:styleId="CommentSubject">
    <w:name w:val="annotation subject"/>
    <w:basedOn w:val="CommentText"/>
    <w:next w:val="CommentText"/>
    <w:link w:val="CommentSubjectChar"/>
    <w:uiPriority w:val="99"/>
    <w:semiHidden/>
    <w:unhideWhenUsed/>
    <w:rsid w:val="007D5475"/>
    <w:rPr>
      <w:b/>
      <w:bCs/>
    </w:rPr>
  </w:style>
  <w:style w:type="character" w:customStyle="1" w:styleId="CommentSubjectChar">
    <w:name w:val="Comment Subject Char"/>
    <w:basedOn w:val="CommentTextChar"/>
    <w:link w:val="CommentSubject"/>
    <w:uiPriority w:val="99"/>
    <w:semiHidden/>
    <w:rsid w:val="007D5475"/>
    <w:rPr>
      <w:b/>
      <w:bCs/>
      <w:sz w:val="20"/>
      <w:szCs w:val="20"/>
    </w:rPr>
  </w:style>
  <w:style w:type="paragraph" w:customStyle="1" w:styleId="AuthorAffiliation">
    <w:name w:val="Author Affiliation"/>
    <w:basedOn w:val="Normal"/>
    <w:rsid w:val="007D5475"/>
    <w:pPr>
      <w:spacing w:after="0" w:line="240" w:lineRule="auto"/>
      <w:jc w:val="center"/>
    </w:pPr>
    <w:rPr>
      <w:rFonts w:eastAsia="Times New Roman" w:cs="Times New Roman"/>
      <w:i/>
      <w:sz w:val="20"/>
      <w:szCs w:val="20"/>
    </w:rPr>
  </w:style>
  <w:style w:type="paragraph" w:styleId="BodyText">
    <w:name w:val="Body Text"/>
    <w:basedOn w:val="Normal"/>
    <w:link w:val="BodyTextChar"/>
    <w:rsid w:val="007D5475"/>
    <w:pPr>
      <w:spacing w:after="120" w:line="240" w:lineRule="auto"/>
    </w:pPr>
    <w:rPr>
      <w:rFonts w:eastAsia="Times New Roman" w:cs="Times New Roman"/>
      <w:szCs w:val="20"/>
    </w:rPr>
  </w:style>
  <w:style w:type="character" w:customStyle="1" w:styleId="BodyTextChar">
    <w:name w:val="Body Text Char"/>
    <w:basedOn w:val="DefaultParagraphFont"/>
    <w:link w:val="BodyText"/>
    <w:rsid w:val="007D5475"/>
    <w:rPr>
      <w:rFonts w:ascii="Times New Roman" w:eastAsia="Times New Roman" w:hAnsi="Times New Roman" w:cs="Times New Roman"/>
      <w:sz w:val="24"/>
      <w:szCs w:val="20"/>
      <w:lang w:val="en-US"/>
    </w:rPr>
  </w:style>
  <w:style w:type="paragraph" w:customStyle="1" w:styleId="Equation">
    <w:name w:val="Equation"/>
    <w:basedOn w:val="Normal"/>
    <w:rsid w:val="007D5475"/>
    <w:pPr>
      <w:tabs>
        <w:tab w:val="left" w:pos="8505"/>
      </w:tabs>
      <w:spacing w:before="120" w:after="120" w:line="240" w:lineRule="auto"/>
    </w:pPr>
    <w:rPr>
      <w:rFonts w:eastAsia="Times New Roman" w:cs="Times New Roman"/>
      <w:szCs w:val="24"/>
      <w:lang w:val="en-GB" w:eastAsia="pl-PL"/>
    </w:rPr>
  </w:style>
  <w:style w:type="paragraph" w:customStyle="1" w:styleId="rysunek">
    <w:name w:val="rysunek"/>
    <w:basedOn w:val="BodyText"/>
    <w:rsid w:val="007D5475"/>
    <w:pPr>
      <w:widowControl w:val="0"/>
      <w:spacing w:before="240" w:after="0"/>
      <w:jc w:val="center"/>
    </w:pPr>
    <w:rPr>
      <w:lang w:eastAsia="pl-PL"/>
    </w:rPr>
  </w:style>
  <w:style w:type="paragraph" w:customStyle="1" w:styleId="StylMETTekst13pt">
    <w:name w:val="Styl MET_Tekst + 13 pt"/>
    <w:basedOn w:val="Normal"/>
    <w:link w:val="StylMETTekst13ptZnak"/>
    <w:rsid w:val="007D5475"/>
    <w:pPr>
      <w:spacing w:after="0" w:line="240" w:lineRule="auto"/>
      <w:ind w:firstLine="380"/>
    </w:pPr>
    <w:rPr>
      <w:rFonts w:eastAsia="Times New Roman" w:cs="Times New Roman"/>
      <w:sz w:val="26"/>
      <w:szCs w:val="20"/>
      <w:lang w:eastAsia="pl-PL"/>
    </w:rPr>
  </w:style>
  <w:style w:type="character" w:customStyle="1" w:styleId="StylMETTekst13ptZnak">
    <w:name w:val="Styl MET_Tekst + 13 pt Znak"/>
    <w:link w:val="StylMETTekst13pt"/>
    <w:rsid w:val="007D5475"/>
    <w:rPr>
      <w:rFonts w:ascii="Times New Roman" w:eastAsia="Times New Roman" w:hAnsi="Times New Roman" w:cs="Times New Roman"/>
      <w:sz w:val="26"/>
      <w:szCs w:val="20"/>
      <w:lang w:eastAsia="pl-PL"/>
    </w:rPr>
  </w:style>
  <w:style w:type="paragraph" w:customStyle="1" w:styleId="tyturozdziau">
    <w:name w:val="tytuł rozdziału"/>
    <w:basedOn w:val="BodyTextIndent"/>
    <w:rsid w:val="007D5475"/>
    <w:pPr>
      <w:spacing w:before="120" w:after="0" w:line="240" w:lineRule="auto"/>
      <w:ind w:left="0"/>
    </w:pPr>
    <w:rPr>
      <w:rFonts w:eastAsia="Times New Roman" w:cs="Times New Roman"/>
      <w:b/>
      <w:szCs w:val="20"/>
      <w:lang w:eastAsia="pl-PL"/>
    </w:rPr>
  </w:style>
  <w:style w:type="paragraph" w:styleId="BodyTextIndent">
    <w:name w:val="Body Text Indent"/>
    <w:basedOn w:val="Normal"/>
    <w:link w:val="BodyTextIndentChar"/>
    <w:uiPriority w:val="99"/>
    <w:semiHidden/>
    <w:unhideWhenUsed/>
    <w:rsid w:val="007D5475"/>
    <w:pPr>
      <w:spacing w:after="120" w:line="276" w:lineRule="auto"/>
      <w:ind w:left="283"/>
    </w:pPr>
  </w:style>
  <w:style w:type="character" w:customStyle="1" w:styleId="BodyTextIndentChar">
    <w:name w:val="Body Text Indent Char"/>
    <w:basedOn w:val="DefaultParagraphFont"/>
    <w:link w:val="BodyTextIndent"/>
    <w:uiPriority w:val="99"/>
    <w:semiHidden/>
    <w:rsid w:val="007D5475"/>
  </w:style>
  <w:style w:type="character" w:customStyle="1" w:styleId="longtext">
    <w:name w:val="long_text"/>
    <w:rsid w:val="007D5475"/>
    <w:rPr>
      <w:rFonts w:cs="Times New Roman"/>
    </w:rPr>
  </w:style>
  <w:style w:type="paragraph" w:customStyle="1" w:styleId="MFbody">
    <w:name w:val="MF_body"/>
    <w:basedOn w:val="BodyText"/>
    <w:rsid w:val="007D5475"/>
    <w:pPr>
      <w:spacing w:after="0"/>
    </w:pPr>
    <w:rPr>
      <w:lang w:val="en-GB" w:eastAsia="de-DE"/>
    </w:rPr>
  </w:style>
  <w:style w:type="table" w:customStyle="1" w:styleId="Tabela-Siatka1">
    <w:name w:val="Tabela - Siatka1"/>
    <w:basedOn w:val="TableNormal"/>
    <w:next w:val="TableGrid"/>
    <w:uiPriority w:val="59"/>
    <w:rsid w:val="002F7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AF13D4"/>
  </w:style>
  <w:style w:type="character" w:styleId="PlaceholderText">
    <w:name w:val="Placeholder Text"/>
    <w:basedOn w:val="DefaultParagraphFont"/>
    <w:uiPriority w:val="99"/>
    <w:semiHidden/>
    <w:rsid w:val="00AF13D4"/>
    <w:rPr>
      <w:color w:val="808080"/>
    </w:rPr>
  </w:style>
  <w:style w:type="paragraph" w:styleId="FootnoteText">
    <w:name w:val="footnote text"/>
    <w:basedOn w:val="Normal"/>
    <w:link w:val="FootnoteTextChar"/>
    <w:uiPriority w:val="99"/>
    <w:unhideWhenUsed/>
    <w:rsid w:val="00AF13D4"/>
    <w:pPr>
      <w:spacing w:after="0" w:line="240" w:lineRule="auto"/>
    </w:pPr>
    <w:rPr>
      <w:sz w:val="20"/>
      <w:szCs w:val="20"/>
    </w:rPr>
  </w:style>
  <w:style w:type="character" w:customStyle="1" w:styleId="FootnoteTextChar">
    <w:name w:val="Footnote Text Char"/>
    <w:basedOn w:val="DefaultParagraphFont"/>
    <w:link w:val="FootnoteText"/>
    <w:uiPriority w:val="99"/>
    <w:rsid w:val="00AF13D4"/>
    <w:rPr>
      <w:sz w:val="20"/>
      <w:szCs w:val="20"/>
    </w:rPr>
  </w:style>
  <w:style w:type="character" w:styleId="FootnoteReference">
    <w:name w:val="footnote reference"/>
    <w:basedOn w:val="DefaultParagraphFont"/>
    <w:uiPriority w:val="99"/>
    <w:semiHidden/>
    <w:unhideWhenUsed/>
    <w:rsid w:val="00AF13D4"/>
    <w:rPr>
      <w:vertAlign w:val="superscript"/>
    </w:rPr>
  </w:style>
  <w:style w:type="character" w:customStyle="1" w:styleId="Heading3Char">
    <w:name w:val="Heading 3 Char"/>
    <w:basedOn w:val="DefaultParagraphFont"/>
    <w:link w:val="Heading3"/>
    <w:rsid w:val="00AA4F68"/>
    <w:rPr>
      <w:rFonts w:ascii="Times New Roman" w:eastAsiaTheme="majorEastAsia" w:hAnsi="Times New Roman" w:cstheme="majorBidi"/>
      <w:color w:val="1F4D78" w:themeColor="accent1" w:themeShade="7F"/>
      <w:sz w:val="24"/>
      <w:szCs w:val="24"/>
    </w:rPr>
  </w:style>
  <w:style w:type="paragraph" w:customStyle="1" w:styleId="bulletitem">
    <w:name w:val="bulletitem"/>
    <w:basedOn w:val="Normal"/>
    <w:rsid w:val="00831566"/>
    <w:pPr>
      <w:numPr>
        <w:numId w:val="2"/>
      </w:numPr>
      <w:overflowPunct w:val="0"/>
      <w:autoSpaceDE w:val="0"/>
      <w:autoSpaceDN w:val="0"/>
      <w:adjustRightInd w:val="0"/>
      <w:spacing w:before="160" w:line="240" w:lineRule="atLeast"/>
      <w:contextualSpacing/>
      <w:textAlignment w:val="baseline"/>
    </w:pPr>
    <w:rPr>
      <w:rFonts w:eastAsia="Times New Roman" w:cs="Times New Roman"/>
      <w:sz w:val="20"/>
      <w:szCs w:val="20"/>
      <w:lang w:eastAsia="de-DE"/>
    </w:rPr>
  </w:style>
  <w:style w:type="paragraph" w:customStyle="1" w:styleId="figurecaption">
    <w:name w:val="figurecaption"/>
    <w:basedOn w:val="Normal"/>
    <w:next w:val="Normal"/>
    <w:rsid w:val="00831566"/>
    <w:pPr>
      <w:keepLines/>
      <w:overflowPunct w:val="0"/>
      <w:autoSpaceDE w:val="0"/>
      <w:autoSpaceDN w:val="0"/>
      <w:adjustRightInd w:val="0"/>
      <w:spacing w:before="120" w:after="240" w:line="220" w:lineRule="atLeast"/>
      <w:jc w:val="center"/>
      <w:textAlignment w:val="baseline"/>
    </w:pPr>
    <w:rPr>
      <w:rFonts w:eastAsia="Times New Roman" w:cs="Times New Roman"/>
      <w:sz w:val="18"/>
      <w:szCs w:val="20"/>
      <w:lang w:eastAsia="de-DE"/>
    </w:rPr>
  </w:style>
  <w:style w:type="numbering" w:customStyle="1" w:styleId="itemization1">
    <w:name w:val="itemization1"/>
    <w:basedOn w:val="NoList"/>
    <w:rsid w:val="00831566"/>
    <w:pPr>
      <w:numPr>
        <w:numId w:val="2"/>
      </w:numPr>
    </w:pPr>
  </w:style>
  <w:style w:type="paragraph" w:customStyle="1" w:styleId="p1a">
    <w:name w:val="p1a"/>
    <w:basedOn w:val="Normal"/>
    <w:rsid w:val="00831566"/>
    <w:pPr>
      <w:overflowPunct w:val="0"/>
      <w:autoSpaceDE w:val="0"/>
      <w:autoSpaceDN w:val="0"/>
      <w:adjustRightInd w:val="0"/>
      <w:spacing w:after="0" w:line="240" w:lineRule="atLeast"/>
      <w:textAlignment w:val="baseline"/>
    </w:pPr>
    <w:rPr>
      <w:rFonts w:eastAsia="Times New Roman" w:cs="Times New Roman"/>
      <w:sz w:val="20"/>
      <w:szCs w:val="20"/>
      <w:lang w:eastAsia="de-DE"/>
    </w:rPr>
  </w:style>
  <w:style w:type="table" w:customStyle="1" w:styleId="Zwykatabela31">
    <w:name w:val="Zwykła tabela 31"/>
    <w:basedOn w:val="TableNormal"/>
    <w:uiPriority w:val="43"/>
    <w:rsid w:val="008315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Zwykatabela51">
    <w:name w:val="Zwykła tabela 51"/>
    <w:basedOn w:val="TableNormal"/>
    <w:uiPriority w:val="45"/>
    <w:rsid w:val="008315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Zwykatabela41">
    <w:name w:val="Zwykła tabela 41"/>
    <w:basedOn w:val="TableNormal"/>
    <w:uiPriority w:val="44"/>
    <w:rsid w:val="008315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iatkatabelijasna1">
    <w:name w:val="Siatka tabeli — jasna1"/>
    <w:basedOn w:val="TableNormal"/>
    <w:uiPriority w:val="40"/>
    <w:rsid w:val="008315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Zwykatabela11">
    <w:name w:val="Zwykła tabela 11"/>
    <w:basedOn w:val="TableNormal"/>
    <w:uiPriority w:val="41"/>
    <w:rsid w:val="008315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listy31">
    <w:name w:val="Tabela listy 31"/>
    <w:basedOn w:val="TableNormal"/>
    <w:uiPriority w:val="48"/>
    <w:rsid w:val="0083156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dashitem">
    <w:name w:val="dashitem"/>
    <w:basedOn w:val="Normal"/>
    <w:rsid w:val="00831566"/>
    <w:pPr>
      <w:numPr>
        <w:numId w:val="3"/>
      </w:numPr>
      <w:overflowPunct w:val="0"/>
      <w:autoSpaceDE w:val="0"/>
      <w:autoSpaceDN w:val="0"/>
      <w:adjustRightInd w:val="0"/>
      <w:spacing w:before="160" w:line="240" w:lineRule="atLeast"/>
      <w:contextualSpacing/>
      <w:textAlignment w:val="baseline"/>
    </w:pPr>
    <w:rPr>
      <w:rFonts w:eastAsia="Times New Roman" w:cs="Times New Roman"/>
      <w:sz w:val="20"/>
      <w:szCs w:val="20"/>
      <w:lang w:eastAsia="de-DE"/>
    </w:rPr>
  </w:style>
  <w:style w:type="paragraph" w:customStyle="1" w:styleId="equation0">
    <w:name w:val="equation"/>
    <w:basedOn w:val="Normal"/>
    <w:next w:val="Normal"/>
    <w:rsid w:val="00831566"/>
    <w:pPr>
      <w:tabs>
        <w:tab w:val="center" w:pos="3289"/>
        <w:tab w:val="right" w:pos="6917"/>
      </w:tabs>
      <w:overflowPunct w:val="0"/>
      <w:autoSpaceDE w:val="0"/>
      <w:autoSpaceDN w:val="0"/>
      <w:adjustRightInd w:val="0"/>
      <w:spacing w:before="160" w:line="240" w:lineRule="atLeast"/>
      <w:textAlignment w:val="baseline"/>
    </w:pPr>
    <w:rPr>
      <w:rFonts w:eastAsia="Times New Roman" w:cs="Times New Roman"/>
      <w:sz w:val="20"/>
      <w:szCs w:val="20"/>
      <w:lang w:eastAsia="de-DE"/>
    </w:rPr>
  </w:style>
  <w:style w:type="numbering" w:customStyle="1" w:styleId="itemization2">
    <w:name w:val="itemization2"/>
    <w:basedOn w:val="NoList"/>
    <w:rsid w:val="00831566"/>
    <w:pPr>
      <w:numPr>
        <w:numId w:val="3"/>
      </w:numPr>
    </w:pPr>
  </w:style>
  <w:style w:type="paragraph" w:customStyle="1" w:styleId="Equationdescriptionsymbols">
    <w:name w:val="Equation_description_symbols"/>
    <w:basedOn w:val="Normal"/>
    <w:rsid w:val="00831566"/>
    <w:pPr>
      <w:spacing w:after="120" w:line="240" w:lineRule="auto"/>
    </w:pPr>
    <w:rPr>
      <w:rFonts w:eastAsia="Times New Roman" w:cs="Times New Roman"/>
      <w:szCs w:val="24"/>
      <w:lang w:val="en-GB" w:eastAsia="pl-PL"/>
    </w:rPr>
  </w:style>
  <w:style w:type="paragraph" w:customStyle="1" w:styleId="Text">
    <w:name w:val="Text"/>
    <w:basedOn w:val="Normal"/>
    <w:link w:val="TextZnak"/>
    <w:rsid w:val="00831566"/>
    <w:pPr>
      <w:spacing w:after="120" w:line="240" w:lineRule="auto"/>
      <w:ind w:firstLine="340"/>
    </w:pPr>
    <w:rPr>
      <w:rFonts w:eastAsia="Times New Roman" w:cs="Times New Roman"/>
      <w:szCs w:val="24"/>
      <w:lang w:val="en-GB" w:eastAsia="pl-PL"/>
    </w:rPr>
  </w:style>
  <w:style w:type="character" w:customStyle="1" w:styleId="TextZnak">
    <w:name w:val="Text Znak"/>
    <w:link w:val="Text"/>
    <w:rsid w:val="00831566"/>
    <w:rPr>
      <w:rFonts w:ascii="Times New Roman" w:eastAsia="Times New Roman" w:hAnsi="Times New Roman" w:cs="Times New Roman"/>
      <w:sz w:val="24"/>
      <w:szCs w:val="24"/>
      <w:lang w:val="en-GB" w:eastAsia="pl-PL"/>
    </w:rPr>
  </w:style>
  <w:style w:type="paragraph" w:styleId="TableofFigures">
    <w:name w:val="table of figures"/>
    <w:basedOn w:val="Normal"/>
    <w:next w:val="Normal"/>
    <w:uiPriority w:val="99"/>
    <w:unhideWhenUsed/>
    <w:rsid w:val="00514C55"/>
    <w:pPr>
      <w:spacing w:after="0"/>
    </w:pPr>
  </w:style>
  <w:style w:type="paragraph" w:styleId="Header">
    <w:name w:val="header"/>
    <w:basedOn w:val="Normal"/>
    <w:link w:val="HeaderChar"/>
    <w:uiPriority w:val="99"/>
    <w:unhideWhenUsed/>
    <w:rsid w:val="00ED04C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D04C0"/>
    <w:rPr>
      <w:lang w:val="en-US"/>
    </w:rPr>
  </w:style>
  <w:style w:type="paragraph" w:styleId="Footer">
    <w:name w:val="footer"/>
    <w:basedOn w:val="Normal"/>
    <w:link w:val="FooterChar"/>
    <w:uiPriority w:val="99"/>
    <w:unhideWhenUsed/>
    <w:rsid w:val="00ED04C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D04C0"/>
    <w:rPr>
      <w:lang w:val="en-US"/>
    </w:rPr>
  </w:style>
  <w:style w:type="paragraph" w:styleId="TOCHeading">
    <w:name w:val="TOC Heading"/>
    <w:basedOn w:val="Heading1"/>
    <w:next w:val="Normal"/>
    <w:uiPriority w:val="39"/>
    <w:unhideWhenUsed/>
    <w:qFormat/>
    <w:rsid w:val="00D9635A"/>
    <w:pPr>
      <w:spacing w:before="240" w:line="259" w:lineRule="auto"/>
      <w:outlineLvl w:val="9"/>
    </w:pPr>
    <w:rPr>
      <w:b w:val="0"/>
      <w:bCs w:val="0"/>
      <w:szCs w:val="32"/>
      <w:lang w:eastAsia="pl-PL"/>
    </w:rPr>
  </w:style>
  <w:style w:type="paragraph" w:styleId="TOC1">
    <w:name w:val="toc 1"/>
    <w:basedOn w:val="Normal"/>
    <w:next w:val="Normal"/>
    <w:autoRedefine/>
    <w:uiPriority w:val="39"/>
    <w:unhideWhenUsed/>
    <w:rsid w:val="00C972DA"/>
    <w:pPr>
      <w:tabs>
        <w:tab w:val="left" w:pos="426"/>
        <w:tab w:val="right" w:leader="dot" w:pos="9061"/>
      </w:tabs>
      <w:spacing w:after="100"/>
    </w:pPr>
  </w:style>
  <w:style w:type="paragraph" w:styleId="TOC2">
    <w:name w:val="toc 2"/>
    <w:basedOn w:val="Normal"/>
    <w:next w:val="Normal"/>
    <w:autoRedefine/>
    <w:uiPriority w:val="39"/>
    <w:unhideWhenUsed/>
    <w:rsid w:val="00567576"/>
    <w:pPr>
      <w:tabs>
        <w:tab w:val="left" w:pos="709"/>
        <w:tab w:val="right" w:leader="dot" w:pos="9061"/>
      </w:tabs>
      <w:spacing w:after="100"/>
      <w:ind w:left="142"/>
    </w:pPr>
  </w:style>
  <w:style w:type="paragraph" w:styleId="TOC3">
    <w:name w:val="toc 3"/>
    <w:basedOn w:val="Normal"/>
    <w:next w:val="Normal"/>
    <w:autoRedefine/>
    <w:uiPriority w:val="39"/>
    <w:unhideWhenUsed/>
    <w:rsid w:val="00C972DA"/>
    <w:pPr>
      <w:tabs>
        <w:tab w:val="left" w:pos="709"/>
        <w:tab w:val="left" w:pos="851"/>
        <w:tab w:val="right" w:leader="dot" w:pos="9061"/>
      </w:tabs>
      <w:spacing w:after="100"/>
      <w:ind w:left="284"/>
    </w:pPr>
  </w:style>
  <w:style w:type="paragraph" w:styleId="BodyTextIndent2">
    <w:name w:val="Body Text Indent 2"/>
    <w:basedOn w:val="Normal"/>
    <w:link w:val="BodyTextIndent2Char"/>
    <w:uiPriority w:val="99"/>
    <w:unhideWhenUsed/>
    <w:rsid w:val="00B812AE"/>
    <w:pPr>
      <w:spacing w:after="120" w:line="480" w:lineRule="auto"/>
      <w:ind w:left="283"/>
    </w:pPr>
  </w:style>
  <w:style w:type="character" w:customStyle="1" w:styleId="BodyTextIndent2Char">
    <w:name w:val="Body Text Indent 2 Char"/>
    <w:basedOn w:val="DefaultParagraphFont"/>
    <w:link w:val="BodyTextIndent2"/>
    <w:uiPriority w:val="99"/>
    <w:rsid w:val="00B812AE"/>
    <w:rPr>
      <w:lang w:val="en-US"/>
    </w:rPr>
  </w:style>
  <w:style w:type="character" w:styleId="EndnoteReference">
    <w:name w:val="endnote reference"/>
    <w:basedOn w:val="DefaultParagraphFont"/>
    <w:uiPriority w:val="99"/>
    <w:semiHidden/>
    <w:unhideWhenUsed/>
    <w:rsid w:val="00A004C1"/>
    <w:rPr>
      <w:vertAlign w:val="superscript"/>
    </w:rPr>
  </w:style>
  <w:style w:type="paragraph" w:customStyle="1" w:styleId="DecimalAligned">
    <w:name w:val="Decimal Aligned"/>
    <w:basedOn w:val="Normal"/>
    <w:uiPriority w:val="40"/>
    <w:qFormat/>
    <w:rsid w:val="00AA5D6F"/>
    <w:pPr>
      <w:tabs>
        <w:tab w:val="decimal" w:pos="360"/>
      </w:tabs>
      <w:spacing w:after="200" w:line="276" w:lineRule="auto"/>
    </w:pPr>
    <w:rPr>
      <w:rFonts w:eastAsiaTheme="minorEastAsia" w:cs="Times New Roman"/>
    </w:rPr>
  </w:style>
  <w:style w:type="character" w:styleId="SubtleEmphasis">
    <w:name w:val="Subtle Emphasis"/>
    <w:basedOn w:val="DefaultParagraphFont"/>
    <w:uiPriority w:val="19"/>
    <w:qFormat/>
    <w:rsid w:val="00AA5D6F"/>
    <w:rPr>
      <w:i/>
      <w:iCs/>
    </w:rPr>
  </w:style>
  <w:style w:type="table" w:styleId="MediumShading2-Accent5">
    <w:name w:val="Medium Shading 2 Accent 5"/>
    <w:basedOn w:val="TableNormal"/>
    <w:uiPriority w:val="64"/>
    <w:rsid w:val="00AA5D6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
    <w:name w:val="Light List"/>
    <w:basedOn w:val="TableNormal"/>
    <w:uiPriority w:val="61"/>
    <w:rsid w:val="00AA5D6F"/>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NNH1">
    <w:name w:val="NNH1"/>
    <w:basedOn w:val="Heading1"/>
    <w:link w:val="NNH1Char"/>
    <w:qFormat/>
    <w:rsid w:val="0091479F"/>
    <w:pPr>
      <w:numPr>
        <w:numId w:val="0"/>
      </w:numPr>
    </w:pPr>
  </w:style>
  <w:style w:type="character" w:customStyle="1" w:styleId="NNH1Char">
    <w:name w:val="NNH1 Char"/>
    <w:basedOn w:val="Heading1Char"/>
    <w:link w:val="NNH1"/>
    <w:rsid w:val="0091479F"/>
    <w:rPr>
      <w:rFonts w:ascii="Times New Roman" w:eastAsiaTheme="majorEastAsia" w:hAnsi="Times New Roman" w:cstheme="majorBidi"/>
      <w:b/>
      <w:bCs/>
      <w:color w:val="2E74B5" w:themeColor="accent1" w:themeShade="BF"/>
      <w:sz w:val="32"/>
      <w:szCs w:val="28"/>
    </w:rPr>
  </w:style>
  <w:style w:type="paragraph" w:styleId="Revision">
    <w:name w:val="Revision"/>
    <w:hidden/>
    <w:uiPriority w:val="99"/>
    <w:semiHidden/>
    <w:rsid w:val="00A12A8E"/>
    <w:pPr>
      <w:spacing w:after="0" w:line="240" w:lineRule="auto"/>
    </w:pPr>
    <w:rPr>
      <w:rFonts w:ascii="Times New Roman" w:hAnsi="Times New Roman"/>
      <w:sz w:val="24"/>
    </w:rPr>
  </w:style>
  <w:style w:type="paragraph" w:styleId="HTMLPreformatted">
    <w:name w:val="HTML Preformatted"/>
    <w:basedOn w:val="Normal"/>
    <w:link w:val="HTMLPreformattedChar"/>
    <w:uiPriority w:val="99"/>
    <w:semiHidden/>
    <w:unhideWhenUsed/>
    <w:rsid w:val="00E7153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153E"/>
    <w:rPr>
      <w:rFonts w:ascii="Consolas" w:hAnsi="Consolas"/>
      <w:sz w:val="20"/>
      <w:szCs w:val="20"/>
    </w:rPr>
  </w:style>
  <w:style w:type="paragraph" w:customStyle="1" w:styleId="Codeinline">
    <w:name w:val="Code inline"/>
    <w:link w:val="CodeinlineChar"/>
    <w:qFormat/>
    <w:rsid w:val="003D22A1"/>
    <w:pPr>
      <w:spacing w:line="360" w:lineRule="auto"/>
    </w:pPr>
    <w:rPr>
      <w:rFonts w:ascii="Courier New" w:eastAsia="Times New Roman" w:hAnsi="Courier New" w:cs="Courier New"/>
      <w:sz w:val="21"/>
    </w:rPr>
  </w:style>
  <w:style w:type="character" w:customStyle="1" w:styleId="CodeinlineChar">
    <w:name w:val="Code inline Char"/>
    <w:basedOn w:val="BodyTextChar"/>
    <w:link w:val="Codeinline"/>
    <w:rsid w:val="003D22A1"/>
    <w:rPr>
      <w:rFonts w:ascii="Courier New" w:eastAsia="Times New Roman" w:hAnsi="Courier New" w:cs="Courier New"/>
      <w:sz w:val="21"/>
      <w:szCs w:val="20"/>
      <w:lang w:val="en-US"/>
    </w:rPr>
  </w:style>
  <w:style w:type="paragraph" w:customStyle="1" w:styleId="CI">
    <w:name w:val="CI"/>
    <w:link w:val="CIChar"/>
    <w:qFormat/>
    <w:rsid w:val="00FE26DD"/>
    <w:pPr>
      <w:spacing w:line="360" w:lineRule="auto"/>
      <w:jc w:val="both"/>
    </w:pPr>
    <w:rPr>
      <w:rFonts w:ascii="Courier New" w:hAnsi="Courier New"/>
    </w:rPr>
  </w:style>
  <w:style w:type="character" w:customStyle="1" w:styleId="CIChar">
    <w:name w:val="CI Char"/>
    <w:basedOn w:val="DefaultParagraphFont"/>
    <w:link w:val="CI"/>
    <w:rsid w:val="00FE26DD"/>
    <w:rPr>
      <w:rFonts w:ascii="Courier New" w:hAnsi="Courier New"/>
    </w:rPr>
  </w:style>
  <w:style w:type="character" w:styleId="Strong">
    <w:name w:val="Strong"/>
    <w:basedOn w:val="DefaultParagraphFont"/>
    <w:uiPriority w:val="22"/>
    <w:qFormat/>
    <w:rsid w:val="00683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3">
      <w:bodyDiv w:val="1"/>
      <w:marLeft w:val="0"/>
      <w:marRight w:val="0"/>
      <w:marTop w:val="0"/>
      <w:marBottom w:val="0"/>
      <w:divBdr>
        <w:top w:val="none" w:sz="0" w:space="0" w:color="auto"/>
        <w:left w:val="none" w:sz="0" w:space="0" w:color="auto"/>
        <w:bottom w:val="none" w:sz="0" w:space="0" w:color="auto"/>
        <w:right w:val="none" w:sz="0" w:space="0" w:color="auto"/>
      </w:divBdr>
    </w:div>
    <w:div w:id="10652">
      <w:bodyDiv w:val="1"/>
      <w:marLeft w:val="0"/>
      <w:marRight w:val="0"/>
      <w:marTop w:val="0"/>
      <w:marBottom w:val="0"/>
      <w:divBdr>
        <w:top w:val="none" w:sz="0" w:space="0" w:color="auto"/>
        <w:left w:val="none" w:sz="0" w:space="0" w:color="auto"/>
        <w:bottom w:val="none" w:sz="0" w:space="0" w:color="auto"/>
        <w:right w:val="none" w:sz="0" w:space="0" w:color="auto"/>
      </w:divBdr>
    </w:div>
    <w:div w:id="83521">
      <w:bodyDiv w:val="1"/>
      <w:marLeft w:val="0"/>
      <w:marRight w:val="0"/>
      <w:marTop w:val="0"/>
      <w:marBottom w:val="0"/>
      <w:divBdr>
        <w:top w:val="none" w:sz="0" w:space="0" w:color="auto"/>
        <w:left w:val="none" w:sz="0" w:space="0" w:color="auto"/>
        <w:bottom w:val="none" w:sz="0" w:space="0" w:color="auto"/>
        <w:right w:val="none" w:sz="0" w:space="0" w:color="auto"/>
      </w:divBdr>
    </w:div>
    <w:div w:id="158947">
      <w:bodyDiv w:val="1"/>
      <w:marLeft w:val="0"/>
      <w:marRight w:val="0"/>
      <w:marTop w:val="0"/>
      <w:marBottom w:val="0"/>
      <w:divBdr>
        <w:top w:val="none" w:sz="0" w:space="0" w:color="auto"/>
        <w:left w:val="none" w:sz="0" w:space="0" w:color="auto"/>
        <w:bottom w:val="none" w:sz="0" w:space="0" w:color="auto"/>
        <w:right w:val="none" w:sz="0" w:space="0" w:color="auto"/>
      </w:divBdr>
    </w:div>
    <w:div w:id="159214">
      <w:bodyDiv w:val="1"/>
      <w:marLeft w:val="0"/>
      <w:marRight w:val="0"/>
      <w:marTop w:val="0"/>
      <w:marBottom w:val="0"/>
      <w:divBdr>
        <w:top w:val="none" w:sz="0" w:space="0" w:color="auto"/>
        <w:left w:val="none" w:sz="0" w:space="0" w:color="auto"/>
        <w:bottom w:val="none" w:sz="0" w:space="0" w:color="auto"/>
        <w:right w:val="none" w:sz="0" w:space="0" w:color="auto"/>
      </w:divBdr>
    </w:div>
    <w:div w:id="475075">
      <w:bodyDiv w:val="1"/>
      <w:marLeft w:val="0"/>
      <w:marRight w:val="0"/>
      <w:marTop w:val="0"/>
      <w:marBottom w:val="0"/>
      <w:divBdr>
        <w:top w:val="none" w:sz="0" w:space="0" w:color="auto"/>
        <w:left w:val="none" w:sz="0" w:space="0" w:color="auto"/>
        <w:bottom w:val="none" w:sz="0" w:space="0" w:color="auto"/>
        <w:right w:val="none" w:sz="0" w:space="0" w:color="auto"/>
      </w:divBdr>
    </w:div>
    <w:div w:id="478119">
      <w:bodyDiv w:val="1"/>
      <w:marLeft w:val="0"/>
      <w:marRight w:val="0"/>
      <w:marTop w:val="0"/>
      <w:marBottom w:val="0"/>
      <w:divBdr>
        <w:top w:val="none" w:sz="0" w:space="0" w:color="auto"/>
        <w:left w:val="none" w:sz="0" w:space="0" w:color="auto"/>
        <w:bottom w:val="none" w:sz="0" w:space="0" w:color="auto"/>
        <w:right w:val="none" w:sz="0" w:space="0" w:color="auto"/>
      </w:divBdr>
    </w:div>
    <w:div w:id="787304">
      <w:bodyDiv w:val="1"/>
      <w:marLeft w:val="0"/>
      <w:marRight w:val="0"/>
      <w:marTop w:val="0"/>
      <w:marBottom w:val="0"/>
      <w:divBdr>
        <w:top w:val="none" w:sz="0" w:space="0" w:color="auto"/>
        <w:left w:val="none" w:sz="0" w:space="0" w:color="auto"/>
        <w:bottom w:val="none" w:sz="0" w:space="0" w:color="auto"/>
        <w:right w:val="none" w:sz="0" w:space="0" w:color="auto"/>
      </w:divBdr>
    </w:div>
    <w:div w:id="1124349">
      <w:bodyDiv w:val="1"/>
      <w:marLeft w:val="0"/>
      <w:marRight w:val="0"/>
      <w:marTop w:val="0"/>
      <w:marBottom w:val="0"/>
      <w:divBdr>
        <w:top w:val="none" w:sz="0" w:space="0" w:color="auto"/>
        <w:left w:val="none" w:sz="0" w:space="0" w:color="auto"/>
        <w:bottom w:val="none" w:sz="0" w:space="0" w:color="auto"/>
        <w:right w:val="none" w:sz="0" w:space="0" w:color="auto"/>
      </w:divBdr>
    </w:div>
    <w:div w:id="1250503">
      <w:bodyDiv w:val="1"/>
      <w:marLeft w:val="0"/>
      <w:marRight w:val="0"/>
      <w:marTop w:val="0"/>
      <w:marBottom w:val="0"/>
      <w:divBdr>
        <w:top w:val="none" w:sz="0" w:space="0" w:color="auto"/>
        <w:left w:val="none" w:sz="0" w:space="0" w:color="auto"/>
        <w:bottom w:val="none" w:sz="0" w:space="0" w:color="auto"/>
        <w:right w:val="none" w:sz="0" w:space="0" w:color="auto"/>
      </w:divBdr>
    </w:div>
    <w:div w:id="1442928">
      <w:bodyDiv w:val="1"/>
      <w:marLeft w:val="0"/>
      <w:marRight w:val="0"/>
      <w:marTop w:val="0"/>
      <w:marBottom w:val="0"/>
      <w:divBdr>
        <w:top w:val="none" w:sz="0" w:space="0" w:color="auto"/>
        <w:left w:val="none" w:sz="0" w:space="0" w:color="auto"/>
        <w:bottom w:val="none" w:sz="0" w:space="0" w:color="auto"/>
        <w:right w:val="none" w:sz="0" w:space="0" w:color="auto"/>
      </w:divBdr>
    </w:div>
    <w:div w:id="1517109">
      <w:bodyDiv w:val="1"/>
      <w:marLeft w:val="0"/>
      <w:marRight w:val="0"/>
      <w:marTop w:val="0"/>
      <w:marBottom w:val="0"/>
      <w:divBdr>
        <w:top w:val="none" w:sz="0" w:space="0" w:color="auto"/>
        <w:left w:val="none" w:sz="0" w:space="0" w:color="auto"/>
        <w:bottom w:val="none" w:sz="0" w:space="0" w:color="auto"/>
        <w:right w:val="none" w:sz="0" w:space="0" w:color="auto"/>
      </w:divBdr>
    </w:div>
    <w:div w:id="1517528">
      <w:bodyDiv w:val="1"/>
      <w:marLeft w:val="0"/>
      <w:marRight w:val="0"/>
      <w:marTop w:val="0"/>
      <w:marBottom w:val="0"/>
      <w:divBdr>
        <w:top w:val="none" w:sz="0" w:space="0" w:color="auto"/>
        <w:left w:val="none" w:sz="0" w:space="0" w:color="auto"/>
        <w:bottom w:val="none" w:sz="0" w:space="0" w:color="auto"/>
        <w:right w:val="none" w:sz="0" w:space="0" w:color="auto"/>
      </w:divBdr>
    </w:div>
    <w:div w:id="1590006">
      <w:bodyDiv w:val="1"/>
      <w:marLeft w:val="0"/>
      <w:marRight w:val="0"/>
      <w:marTop w:val="0"/>
      <w:marBottom w:val="0"/>
      <w:divBdr>
        <w:top w:val="none" w:sz="0" w:space="0" w:color="auto"/>
        <w:left w:val="none" w:sz="0" w:space="0" w:color="auto"/>
        <w:bottom w:val="none" w:sz="0" w:space="0" w:color="auto"/>
        <w:right w:val="none" w:sz="0" w:space="0" w:color="auto"/>
      </w:divBdr>
    </w:div>
    <w:div w:id="1704865">
      <w:bodyDiv w:val="1"/>
      <w:marLeft w:val="0"/>
      <w:marRight w:val="0"/>
      <w:marTop w:val="0"/>
      <w:marBottom w:val="0"/>
      <w:divBdr>
        <w:top w:val="none" w:sz="0" w:space="0" w:color="auto"/>
        <w:left w:val="none" w:sz="0" w:space="0" w:color="auto"/>
        <w:bottom w:val="none" w:sz="0" w:space="0" w:color="auto"/>
        <w:right w:val="none" w:sz="0" w:space="0" w:color="auto"/>
      </w:divBdr>
    </w:div>
    <w:div w:id="1783090">
      <w:bodyDiv w:val="1"/>
      <w:marLeft w:val="0"/>
      <w:marRight w:val="0"/>
      <w:marTop w:val="0"/>
      <w:marBottom w:val="0"/>
      <w:divBdr>
        <w:top w:val="none" w:sz="0" w:space="0" w:color="auto"/>
        <w:left w:val="none" w:sz="0" w:space="0" w:color="auto"/>
        <w:bottom w:val="none" w:sz="0" w:space="0" w:color="auto"/>
        <w:right w:val="none" w:sz="0" w:space="0" w:color="auto"/>
      </w:divBdr>
    </w:div>
    <w:div w:id="1786033">
      <w:bodyDiv w:val="1"/>
      <w:marLeft w:val="0"/>
      <w:marRight w:val="0"/>
      <w:marTop w:val="0"/>
      <w:marBottom w:val="0"/>
      <w:divBdr>
        <w:top w:val="none" w:sz="0" w:space="0" w:color="auto"/>
        <w:left w:val="none" w:sz="0" w:space="0" w:color="auto"/>
        <w:bottom w:val="none" w:sz="0" w:space="0" w:color="auto"/>
        <w:right w:val="none" w:sz="0" w:space="0" w:color="auto"/>
      </w:divBdr>
    </w:div>
    <w:div w:id="2173960">
      <w:bodyDiv w:val="1"/>
      <w:marLeft w:val="0"/>
      <w:marRight w:val="0"/>
      <w:marTop w:val="0"/>
      <w:marBottom w:val="0"/>
      <w:divBdr>
        <w:top w:val="none" w:sz="0" w:space="0" w:color="auto"/>
        <w:left w:val="none" w:sz="0" w:space="0" w:color="auto"/>
        <w:bottom w:val="none" w:sz="0" w:space="0" w:color="auto"/>
        <w:right w:val="none" w:sz="0" w:space="0" w:color="auto"/>
      </w:divBdr>
    </w:div>
    <w:div w:id="2318726">
      <w:bodyDiv w:val="1"/>
      <w:marLeft w:val="0"/>
      <w:marRight w:val="0"/>
      <w:marTop w:val="0"/>
      <w:marBottom w:val="0"/>
      <w:divBdr>
        <w:top w:val="none" w:sz="0" w:space="0" w:color="auto"/>
        <w:left w:val="none" w:sz="0" w:space="0" w:color="auto"/>
        <w:bottom w:val="none" w:sz="0" w:space="0" w:color="auto"/>
        <w:right w:val="none" w:sz="0" w:space="0" w:color="auto"/>
      </w:divBdr>
    </w:div>
    <w:div w:id="2324990">
      <w:bodyDiv w:val="1"/>
      <w:marLeft w:val="0"/>
      <w:marRight w:val="0"/>
      <w:marTop w:val="0"/>
      <w:marBottom w:val="0"/>
      <w:divBdr>
        <w:top w:val="none" w:sz="0" w:space="0" w:color="auto"/>
        <w:left w:val="none" w:sz="0" w:space="0" w:color="auto"/>
        <w:bottom w:val="none" w:sz="0" w:space="0" w:color="auto"/>
        <w:right w:val="none" w:sz="0" w:space="0" w:color="auto"/>
      </w:divBdr>
    </w:div>
    <w:div w:id="2977106">
      <w:bodyDiv w:val="1"/>
      <w:marLeft w:val="0"/>
      <w:marRight w:val="0"/>
      <w:marTop w:val="0"/>
      <w:marBottom w:val="0"/>
      <w:divBdr>
        <w:top w:val="none" w:sz="0" w:space="0" w:color="auto"/>
        <w:left w:val="none" w:sz="0" w:space="0" w:color="auto"/>
        <w:bottom w:val="none" w:sz="0" w:space="0" w:color="auto"/>
        <w:right w:val="none" w:sz="0" w:space="0" w:color="auto"/>
      </w:divBdr>
    </w:div>
    <w:div w:id="3018658">
      <w:bodyDiv w:val="1"/>
      <w:marLeft w:val="0"/>
      <w:marRight w:val="0"/>
      <w:marTop w:val="0"/>
      <w:marBottom w:val="0"/>
      <w:divBdr>
        <w:top w:val="none" w:sz="0" w:space="0" w:color="auto"/>
        <w:left w:val="none" w:sz="0" w:space="0" w:color="auto"/>
        <w:bottom w:val="none" w:sz="0" w:space="0" w:color="auto"/>
        <w:right w:val="none" w:sz="0" w:space="0" w:color="auto"/>
      </w:divBdr>
    </w:div>
    <w:div w:id="3090610">
      <w:bodyDiv w:val="1"/>
      <w:marLeft w:val="0"/>
      <w:marRight w:val="0"/>
      <w:marTop w:val="0"/>
      <w:marBottom w:val="0"/>
      <w:divBdr>
        <w:top w:val="none" w:sz="0" w:space="0" w:color="auto"/>
        <w:left w:val="none" w:sz="0" w:space="0" w:color="auto"/>
        <w:bottom w:val="none" w:sz="0" w:space="0" w:color="auto"/>
        <w:right w:val="none" w:sz="0" w:space="0" w:color="auto"/>
      </w:divBdr>
    </w:div>
    <w:div w:id="3213626">
      <w:bodyDiv w:val="1"/>
      <w:marLeft w:val="0"/>
      <w:marRight w:val="0"/>
      <w:marTop w:val="0"/>
      <w:marBottom w:val="0"/>
      <w:divBdr>
        <w:top w:val="none" w:sz="0" w:space="0" w:color="auto"/>
        <w:left w:val="none" w:sz="0" w:space="0" w:color="auto"/>
        <w:bottom w:val="none" w:sz="0" w:space="0" w:color="auto"/>
        <w:right w:val="none" w:sz="0" w:space="0" w:color="auto"/>
      </w:divBdr>
    </w:div>
    <w:div w:id="3288734">
      <w:bodyDiv w:val="1"/>
      <w:marLeft w:val="0"/>
      <w:marRight w:val="0"/>
      <w:marTop w:val="0"/>
      <w:marBottom w:val="0"/>
      <w:divBdr>
        <w:top w:val="none" w:sz="0" w:space="0" w:color="auto"/>
        <w:left w:val="none" w:sz="0" w:space="0" w:color="auto"/>
        <w:bottom w:val="none" w:sz="0" w:space="0" w:color="auto"/>
        <w:right w:val="none" w:sz="0" w:space="0" w:color="auto"/>
      </w:divBdr>
    </w:div>
    <w:div w:id="3292055">
      <w:bodyDiv w:val="1"/>
      <w:marLeft w:val="0"/>
      <w:marRight w:val="0"/>
      <w:marTop w:val="0"/>
      <w:marBottom w:val="0"/>
      <w:divBdr>
        <w:top w:val="none" w:sz="0" w:space="0" w:color="auto"/>
        <w:left w:val="none" w:sz="0" w:space="0" w:color="auto"/>
        <w:bottom w:val="none" w:sz="0" w:space="0" w:color="auto"/>
        <w:right w:val="none" w:sz="0" w:space="0" w:color="auto"/>
      </w:divBdr>
    </w:div>
    <w:div w:id="3408021">
      <w:bodyDiv w:val="1"/>
      <w:marLeft w:val="0"/>
      <w:marRight w:val="0"/>
      <w:marTop w:val="0"/>
      <w:marBottom w:val="0"/>
      <w:divBdr>
        <w:top w:val="none" w:sz="0" w:space="0" w:color="auto"/>
        <w:left w:val="none" w:sz="0" w:space="0" w:color="auto"/>
        <w:bottom w:val="none" w:sz="0" w:space="0" w:color="auto"/>
        <w:right w:val="none" w:sz="0" w:space="0" w:color="auto"/>
      </w:divBdr>
    </w:div>
    <w:div w:id="3750586">
      <w:bodyDiv w:val="1"/>
      <w:marLeft w:val="0"/>
      <w:marRight w:val="0"/>
      <w:marTop w:val="0"/>
      <w:marBottom w:val="0"/>
      <w:divBdr>
        <w:top w:val="none" w:sz="0" w:space="0" w:color="auto"/>
        <w:left w:val="none" w:sz="0" w:space="0" w:color="auto"/>
        <w:bottom w:val="none" w:sz="0" w:space="0" w:color="auto"/>
        <w:right w:val="none" w:sz="0" w:space="0" w:color="auto"/>
      </w:divBdr>
    </w:div>
    <w:div w:id="3753690">
      <w:bodyDiv w:val="1"/>
      <w:marLeft w:val="0"/>
      <w:marRight w:val="0"/>
      <w:marTop w:val="0"/>
      <w:marBottom w:val="0"/>
      <w:divBdr>
        <w:top w:val="none" w:sz="0" w:space="0" w:color="auto"/>
        <w:left w:val="none" w:sz="0" w:space="0" w:color="auto"/>
        <w:bottom w:val="none" w:sz="0" w:space="0" w:color="auto"/>
        <w:right w:val="none" w:sz="0" w:space="0" w:color="auto"/>
      </w:divBdr>
    </w:div>
    <w:div w:id="3826236">
      <w:bodyDiv w:val="1"/>
      <w:marLeft w:val="0"/>
      <w:marRight w:val="0"/>
      <w:marTop w:val="0"/>
      <w:marBottom w:val="0"/>
      <w:divBdr>
        <w:top w:val="none" w:sz="0" w:space="0" w:color="auto"/>
        <w:left w:val="none" w:sz="0" w:space="0" w:color="auto"/>
        <w:bottom w:val="none" w:sz="0" w:space="0" w:color="auto"/>
        <w:right w:val="none" w:sz="0" w:space="0" w:color="auto"/>
      </w:divBdr>
    </w:div>
    <w:div w:id="4094602">
      <w:bodyDiv w:val="1"/>
      <w:marLeft w:val="0"/>
      <w:marRight w:val="0"/>
      <w:marTop w:val="0"/>
      <w:marBottom w:val="0"/>
      <w:divBdr>
        <w:top w:val="none" w:sz="0" w:space="0" w:color="auto"/>
        <w:left w:val="none" w:sz="0" w:space="0" w:color="auto"/>
        <w:bottom w:val="none" w:sz="0" w:space="0" w:color="auto"/>
        <w:right w:val="none" w:sz="0" w:space="0" w:color="auto"/>
      </w:divBdr>
    </w:div>
    <w:div w:id="4284147">
      <w:bodyDiv w:val="1"/>
      <w:marLeft w:val="0"/>
      <w:marRight w:val="0"/>
      <w:marTop w:val="0"/>
      <w:marBottom w:val="0"/>
      <w:divBdr>
        <w:top w:val="none" w:sz="0" w:space="0" w:color="auto"/>
        <w:left w:val="none" w:sz="0" w:space="0" w:color="auto"/>
        <w:bottom w:val="none" w:sz="0" w:space="0" w:color="auto"/>
        <w:right w:val="none" w:sz="0" w:space="0" w:color="auto"/>
      </w:divBdr>
    </w:div>
    <w:div w:id="4288851">
      <w:bodyDiv w:val="1"/>
      <w:marLeft w:val="0"/>
      <w:marRight w:val="0"/>
      <w:marTop w:val="0"/>
      <w:marBottom w:val="0"/>
      <w:divBdr>
        <w:top w:val="none" w:sz="0" w:space="0" w:color="auto"/>
        <w:left w:val="none" w:sz="0" w:space="0" w:color="auto"/>
        <w:bottom w:val="none" w:sz="0" w:space="0" w:color="auto"/>
        <w:right w:val="none" w:sz="0" w:space="0" w:color="auto"/>
      </w:divBdr>
    </w:div>
    <w:div w:id="4719756">
      <w:bodyDiv w:val="1"/>
      <w:marLeft w:val="0"/>
      <w:marRight w:val="0"/>
      <w:marTop w:val="0"/>
      <w:marBottom w:val="0"/>
      <w:divBdr>
        <w:top w:val="none" w:sz="0" w:space="0" w:color="auto"/>
        <w:left w:val="none" w:sz="0" w:space="0" w:color="auto"/>
        <w:bottom w:val="none" w:sz="0" w:space="0" w:color="auto"/>
        <w:right w:val="none" w:sz="0" w:space="0" w:color="auto"/>
      </w:divBdr>
    </w:div>
    <w:div w:id="4751201">
      <w:bodyDiv w:val="1"/>
      <w:marLeft w:val="0"/>
      <w:marRight w:val="0"/>
      <w:marTop w:val="0"/>
      <w:marBottom w:val="0"/>
      <w:divBdr>
        <w:top w:val="none" w:sz="0" w:space="0" w:color="auto"/>
        <w:left w:val="none" w:sz="0" w:space="0" w:color="auto"/>
        <w:bottom w:val="none" w:sz="0" w:space="0" w:color="auto"/>
        <w:right w:val="none" w:sz="0" w:space="0" w:color="auto"/>
      </w:divBdr>
    </w:div>
    <w:div w:id="4944277">
      <w:bodyDiv w:val="1"/>
      <w:marLeft w:val="0"/>
      <w:marRight w:val="0"/>
      <w:marTop w:val="0"/>
      <w:marBottom w:val="0"/>
      <w:divBdr>
        <w:top w:val="none" w:sz="0" w:space="0" w:color="auto"/>
        <w:left w:val="none" w:sz="0" w:space="0" w:color="auto"/>
        <w:bottom w:val="none" w:sz="0" w:space="0" w:color="auto"/>
        <w:right w:val="none" w:sz="0" w:space="0" w:color="auto"/>
      </w:divBdr>
    </w:div>
    <w:div w:id="4947155">
      <w:bodyDiv w:val="1"/>
      <w:marLeft w:val="0"/>
      <w:marRight w:val="0"/>
      <w:marTop w:val="0"/>
      <w:marBottom w:val="0"/>
      <w:divBdr>
        <w:top w:val="none" w:sz="0" w:space="0" w:color="auto"/>
        <w:left w:val="none" w:sz="0" w:space="0" w:color="auto"/>
        <w:bottom w:val="none" w:sz="0" w:space="0" w:color="auto"/>
        <w:right w:val="none" w:sz="0" w:space="0" w:color="auto"/>
      </w:divBdr>
    </w:div>
    <w:div w:id="5057975">
      <w:bodyDiv w:val="1"/>
      <w:marLeft w:val="0"/>
      <w:marRight w:val="0"/>
      <w:marTop w:val="0"/>
      <w:marBottom w:val="0"/>
      <w:divBdr>
        <w:top w:val="none" w:sz="0" w:space="0" w:color="auto"/>
        <w:left w:val="none" w:sz="0" w:space="0" w:color="auto"/>
        <w:bottom w:val="none" w:sz="0" w:space="0" w:color="auto"/>
        <w:right w:val="none" w:sz="0" w:space="0" w:color="auto"/>
      </w:divBdr>
    </w:div>
    <w:div w:id="5400279">
      <w:bodyDiv w:val="1"/>
      <w:marLeft w:val="0"/>
      <w:marRight w:val="0"/>
      <w:marTop w:val="0"/>
      <w:marBottom w:val="0"/>
      <w:divBdr>
        <w:top w:val="none" w:sz="0" w:space="0" w:color="auto"/>
        <w:left w:val="none" w:sz="0" w:space="0" w:color="auto"/>
        <w:bottom w:val="none" w:sz="0" w:space="0" w:color="auto"/>
        <w:right w:val="none" w:sz="0" w:space="0" w:color="auto"/>
      </w:divBdr>
    </w:div>
    <w:div w:id="5519302">
      <w:bodyDiv w:val="1"/>
      <w:marLeft w:val="0"/>
      <w:marRight w:val="0"/>
      <w:marTop w:val="0"/>
      <w:marBottom w:val="0"/>
      <w:divBdr>
        <w:top w:val="none" w:sz="0" w:space="0" w:color="auto"/>
        <w:left w:val="none" w:sz="0" w:space="0" w:color="auto"/>
        <w:bottom w:val="none" w:sz="0" w:space="0" w:color="auto"/>
        <w:right w:val="none" w:sz="0" w:space="0" w:color="auto"/>
      </w:divBdr>
    </w:div>
    <w:div w:id="5833728">
      <w:bodyDiv w:val="1"/>
      <w:marLeft w:val="0"/>
      <w:marRight w:val="0"/>
      <w:marTop w:val="0"/>
      <w:marBottom w:val="0"/>
      <w:divBdr>
        <w:top w:val="none" w:sz="0" w:space="0" w:color="auto"/>
        <w:left w:val="none" w:sz="0" w:space="0" w:color="auto"/>
        <w:bottom w:val="none" w:sz="0" w:space="0" w:color="auto"/>
        <w:right w:val="none" w:sz="0" w:space="0" w:color="auto"/>
      </w:divBdr>
    </w:div>
    <w:div w:id="5834423">
      <w:bodyDiv w:val="1"/>
      <w:marLeft w:val="0"/>
      <w:marRight w:val="0"/>
      <w:marTop w:val="0"/>
      <w:marBottom w:val="0"/>
      <w:divBdr>
        <w:top w:val="none" w:sz="0" w:space="0" w:color="auto"/>
        <w:left w:val="none" w:sz="0" w:space="0" w:color="auto"/>
        <w:bottom w:val="none" w:sz="0" w:space="0" w:color="auto"/>
        <w:right w:val="none" w:sz="0" w:space="0" w:color="auto"/>
      </w:divBdr>
    </w:div>
    <w:div w:id="5862140">
      <w:bodyDiv w:val="1"/>
      <w:marLeft w:val="0"/>
      <w:marRight w:val="0"/>
      <w:marTop w:val="0"/>
      <w:marBottom w:val="0"/>
      <w:divBdr>
        <w:top w:val="none" w:sz="0" w:space="0" w:color="auto"/>
        <w:left w:val="none" w:sz="0" w:space="0" w:color="auto"/>
        <w:bottom w:val="none" w:sz="0" w:space="0" w:color="auto"/>
        <w:right w:val="none" w:sz="0" w:space="0" w:color="auto"/>
      </w:divBdr>
    </w:div>
    <w:div w:id="5863777">
      <w:bodyDiv w:val="1"/>
      <w:marLeft w:val="0"/>
      <w:marRight w:val="0"/>
      <w:marTop w:val="0"/>
      <w:marBottom w:val="0"/>
      <w:divBdr>
        <w:top w:val="none" w:sz="0" w:space="0" w:color="auto"/>
        <w:left w:val="none" w:sz="0" w:space="0" w:color="auto"/>
        <w:bottom w:val="none" w:sz="0" w:space="0" w:color="auto"/>
        <w:right w:val="none" w:sz="0" w:space="0" w:color="auto"/>
      </w:divBdr>
    </w:div>
    <w:div w:id="5906920">
      <w:bodyDiv w:val="1"/>
      <w:marLeft w:val="0"/>
      <w:marRight w:val="0"/>
      <w:marTop w:val="0"/>
      <w:marBottom w:val="0"/>
      <w:divBdr>
        <w:top w:val="none" w:sz="0" w:space="0" w:color="auto"/>
        <w:left w:val="none" w:sz="0" w:space="0" w:color="auto"/>
        <w:bottom w:val="none" w:sz="0" w:space="0" w:color="auto"/>
        <w:right w:val="none" w:sz="0" w:space="0" w:color="auto"/>
      </w:divBdr>
    </w:div>
    <w:div w:id="5987735">
      <w:bodyDiv w:val="1"/>
      <w:marLeft w:val="0"/>
      <w:marRight w:val="0"/>
      <w:marTop w:val="0"/>
      <w:marBottom w:val="0"/>
      <w:divBdr>
        <w:top w:val="none" w:sz="0" w:space="0" w:color="auto"/>
        <w:left w:val="none" w:sz="0" w:space="0" w:color="auto"/>
        <w:bottom w:val="none" w:sz="0" w:space="0" w:color="auto"/>
        <w:right w:val="none" w:sz="0" w:space="0" w:color="auto"/>
      </w:divBdr>
    </w:div>
    <w:div w:id="6107094">
      <w:bodyDiv w:val="1"/>
      <w:marLeft w:val="0"/>
      <w:marRight w:val="0"/>
      <w:marTop w:val="0"/>
      <w:marBottom w:val="0"/>
      <w:divBdr>
        <w:top w:val="none" w:sz="0" w:space="0" w:color="auto"/>
        <w:left w:val="none" w:sz="0" w:space="0" w:color="auto"/>
        <w:bottom w:val="none" w:sz="0" w:space="0" w:color="auto"/>
        <w:right w:val="none" w:sz="0" w:space="0" w:color="auto"/>
      </w:divBdr>
    </w:div>
    <w:div w:id="6248943">
      <w:bodyDiv w:val="1"/>
      <w:marLeft w:val="0"/>
      <w:marRight w:val="0"/>
      <w:marTop w:val="0"/>
      <w:marBottom w:val="0"/>
      <w:divBdr>
        <w:top w:val="none" w:sz="0" w:space="0" w:color="auto"/>
        <w:left w:val="none" w:sz="0" w:space="0" w:color="auto"/>
        <w:bottom w:val="none" w:sz="0" w:space="0" w:color="auto"/>
        <w:right w:val="none" w:sz="0" w:space="0" w:color="auto"/>
      </w:divBdr>
    </w:div>
    <w:div w:id="6449446">
      <w:bodyDiv w:val="1"/>
      <w:marLeft w:val="0"/>
      <w:marRight w:val="0"/>
      <w:marTop w:val="0"/>
      <w:marBottom w:val="0"/>
      <w:divBdr>
        <w:top w:val="none" w:sz="0" w:space="0" w:color="auto"/>
        <w:left w:val="none" w:sz="0" w:space="0" w:color="auto"/>
        <w:bottom w:val="none" w:sz="0" w:space="0" w:color="auto"/>
        <w:right w:val="none" w:sz="0" w:space="0" w:color="auto"/>
      </w:divBdr>
    </w:div>
    <w:div w:id="7105167">
      <w:bodyDiv w:val="1"/>
      <w:marLeft w:val="0"/>
      <w:marRight w:val="0"/>
      <w:marTop w:val="0"/>
      <w:marBottom w:val="0"/>
      <w:divBdr>
        <w:top w:val="none" w:sz="0" w:space="0" w:color="auto"/>
        <w:left w:val="none" w:sz="0" w:space="0" w:color="auto"/>
        <w:bottom w:val="none" w:sz="0" w:space="0" w:color="auto"/>
        <w:right w:val="none" w:sz="0" w:space="0" w:color="auto"/>
      </w:divBdr>
    </w:div>
    <w:div w:id="7173749">
      <w:bodyDiv w:val="1"/>
      <w:marLeft w:val="0"/>
      <w:marRight w:val="0"/>
      <w:marTop w:val="0"/>
      <w:marBottom w:val="0"/>
      <w:divBdr>
        <w:top w:val="none" w:sz="0" w:space="0" w:color="auto"/>
        <w:left w:val="none" w:sz="0" w:space="0" w:color="auto"/>
        <w:bottom w:val="none" w:sz="0" w:space="0" w:color="auto"/>
        <w:right w:val="none" w:sz="0" w:space="0" w:color="auto"/>
      </w:divBdr>
    </w:div>
    <w:div w:id="7485201">
      <w:bodyDiv w:val="1"/>
      <w:marLeft w:val="0"/>
      <w:marRight w:val="0"/>
      <w:marTop w:val="0"/>
      <w:marBottom w:val="0"/>
      <w:divBdr>
        <w:top w:val="none" w:sz="0" w:space="0" w:color="auto"/>
        <w:left w:val="none" w:sz="0" w:space="0" w:color="auto"/>
        <w:bottom w:val="none" w:sz="0" w:space="0" w:color="auto"/>
        <w:right w:val="none" w:sz="0" w:space="0" w:color="auto"/>
      </w:divBdr>
    </w:div>
    <w:div w:id="7606959">
      <w:bodyDiv w:val="1"/>
      <w:marLeft w:val="0"/>
      <w:marRight w:val="0"/>
      <w:marTop w:val="0"/>
      <w:marBottom w:val="0"/>
      <w:divBdr>
        <w:top w:val="none" w:sz="0" w:space="0" w:color="auto"/>
        <w:left w:val="none" w:sz="0" w:space="0" w:color="auto"/>
        <w:bottom w:val="none" w:sz="0" w:space="0" w:color="auto"/>
        <w:right w:val="none" w:sz="0" w:space="0" w:color="auto"/>
      </w:divBdr>
    </w:div>
    <w:div w:id="7830336">
      <w:bodyDiv w:val="1"/>
      <w:marLeft w:val="0"/>
      <w:marRight w:val="0"/>
      <w:marTop w:val="0"/>
      <w:marBottom w:val="0"/>
      <w:divBdr>
        <w:top w:val="none" w:sz="0" w:space="0" w:color="auto"/>
        <w:left w:val="none" w:sz="0" w:space="0" w:color="auto"/>
        <w:bottom w:val="none" w:sz="0" w:space="0" w:color="auto"/>
        <w:right w:val="none" w:sz="0" w:space="0" w:color="auto"/>
      </w:divBdr>
    </w:div>
    <w:div w:id="7873096">
      <w:bodyDiv w:val="1"/>
      <w:marLeft w:val="0"/>
      <w:marRight w:val="0"/>
      <w:marTop w:val="0"/>
      <w:marBottom w:val="0"/>
      <w:divBdr>
        <w:top w:val="none" w:sz="0" w:space="0" w:color="auto"/>
        <w:left w:val="none" w:sz="0" w:space="0" w:color="auto"/>
        <w:bottom w:val="none" w:sz="0" w:space="0" w:color="auto"/>
        <w:right w:val="none" w:sz="0" w:space="0" w:color="auto"/>
      </w:divBdr>
    </w:div>
    <w:div w:id="8072953">
      <w:bodyDiv w:val="1"/>
      <w:marLeft w:val="0"/>
      <w:marRight w:val="0"/>
      <w:marTop w:val="0"/>
      <w:marBottom w:val="0"/>
      <w:divBdr>
        <w:top w:val="none" w:sz="0" w:space="0" w:color="auto"/>
        <w:left w:val="none" w:sz="0" w:space="0" w:color="auto"/>
        <w:bottom w:val="none" w:sz="0" w:space="0" w:color="auto"/>
        <w:right w:val="none" w:sz="0" w:space="0" w:color="auto"/>
      </w:divBdr>
    </w:div>
    <w:div w:id="8215215">
      <w:bodyDiv w:val="1"/>
      <w:marLeft w:val="0"/>
      <w:marRight w:val="0"/>
      <w:marTop w:val="0"/>
      <w:marBottom w:val="0"/>
      <w:divBdr>
        <w:top w:val="none" w:sz="0" w:space="0" w:color="auto"/>
        <w:left w:val="none" w:sz="0" w:space="0" w:color="auto"/>
        <w:bottom w:val="none" w:sz="0" w:space="0" w:color="auto"/>
        <w:right w:val="none" w:sz="0" w:space="0" w:color="auto"/>
      </w:divBdr>
    </w:div>
    <w:div w:id="8216596">
      <w:bodyDiv w:val="1"/>
      <w:marLeft w:val="0"/>
      <w:marRight w:val="0"/>
      <w:marTop w:val="0"/>
      <w:marBottom w:val="0"/>
      <w:divBdr>
        <w:top w:val="none" w:sz="0" w:space="0" w:color="auto"/>
        <w:left w:val="none" w:sz="0" w:space="0" w:color="auto"/>
        <w:bottom w:val="none" w:sz="0" w:space="0" w:color="auto"/>
        <w:right w:val="none" w:sz="0" w:space="0" w:color="auto"/>
      </w:divBdr>
    </w:div>
    <w:div w:id="8264508">
      <w:bodyDiv w:val="1"/>
      <w:marLeft w:val="0"/>
      <w:marRight w:val="0"/>
      <w:marTop w:val="0"/>
      <w:marBottom w:val="0"/>
      <w:divBdr>
        <w:top w:val="none" w:sz="0" w:space="0" w:color="auto"/>
        <w:left w:val="none" w:sz="0" w:space="0" w:color="auto"/>
        <w:bottom w:val="none" w:sz="0" w:space="0" w:color="auto"/>
        <w:right w:val="none" w:sz="0" w:space="0" w:color="auto"/>
      </w:divBdr>
    </w:div>
    <w:div w:id="8335918">
      <w:bodyDiv w:val="1"/>
      <w:marLeft w:val="0"/>
      <w:marRight w:val="0"/>
      <w:marTop w:val="0"/>
      <w:marBottom w:val="0"/>
      <w:divBdr>
        <w:top w:val="none" w:sz="0" w:space="0" w:color="auto"/>
        <w:left w:val="none" w:sz="0" w:space="0" w:color="auto"/>
        <w:bottom w:val="none" w:sz="0" w:space="0" w:color="auto"/>
        <w:right w:val="none" w:sz="0" w:space="0" w:color="auto"/>
      </w:divBdr>
    </w:div>
    <w:div w:id="8410785">
      <w:bodyDiv w:val="1"/>
      <w:marLeft w:val="0"/>
      <w:marRight w:val="0"/>
      <w:marTop w:val="0"/>
      <w:marBottom w:val="0"/>
      <w:divBdr>
        <w:top w:val="none" w:sz="0" w:space="0" w:color="auto"/>
        <w:left w:val="none" w:sz="0" w:space="0" w:color="auto"/>
        <w:bottom w:val="none" w:sz="0" w:space="0" w:color="auto"/>
        <w:right w:val="none" w:sz="0" w:space="0" w:color="auto"/>
      </w:divBdr>
    </w:div>
    <w:div w:id="8456239">
      <w:bodyDiv w:val="1"/>
      <w:marLeft w:val="0"/>
      <w:marRight w:val="0"/>
      <w:marTop w:val="0"/>
      <w:marBottom w:val="0"/>
      <w:divBdr>
        <w:top w:val="none" w:sz="0" w:space="0" w:color="auto"/>
        <w:left w:val="none" w:sz="0" w:space="0" w:color="auto"/>
        <w:bottom w:val="none" w:sz="0" w:space="0" w:color="auto"/>
        <w:right w:val="none" w:sz="0" w:space="0" w:color="auto"/>
      </w:divBdr>
    </w:div>
    <w:div w:id="8872608">
      <w:bodyDiv w:val="1"/>
      <w:marLeft w:val="0"/>
      <w:marRight w:val="0"/>
      <w:marTop w:val="0"/>
      <w:marBottom w:val="0"/>
      <w:divBdr>
        <w:top w:val="none" w:sz="0" w:space="0" w:color="auto"/>
        <w:left w:val="none" w:sz="0" w:space="0" w:color="auto"/>
        <w:bottom w:val="none" w:sz="0" w:space="0" w:color="auto"/>
        <w:right w:val="none" w:sz="0" w:space="0" w:color="auto"/>
      </w:divBdr>
    </w:div>
    <w:div w:id="8872986">
      <w:bodyDiv w:val="1"/>
      <w:marLeft w:val="0"/>
      <w:marRight w:val="0"/>
      <w:marTop w:val="0"/>
      <w:marBottom w:val="0"/>
      <w:divBdr>
        <w:top w:val="none" w:sz="0" w:space="0" w:color="auto"/>
        <w:left w:val="none" w:sz="0" w:space="0" w:color="auto"/>
        <w:bottom w:val="none" w:sz="0" w:space="0" w:color="auto"/>
        <w:right w:val="none" w:sz="0" w:space="0" w:color="auto"/>
      </w:divBdr>
    </w:div>
    <w:div w:id="8917133">
      <w:bodyDiv w:val="1"/>
      <w:marLeft w:val="0"/>
      <w:marRight w:val="0"/>
      <w:marTop w:val="0"/>
      <w:marBottom w:val="0"/>
      <w:divBdr>
        <w:top w:val="none" w:sz="0" w:space="0" w:color="auto"/>
        <w:left w:val="none" w:sz="0" w:space="0" w:color="auto"/>
        <w:bottom w:val="none" w:sz="0" w:space="0" w:color="auto"/>
        <w:right w:val="none" w:sz="0" w:space="0" w:color="auto"/>
      </w:divBdr>
    </w:div>
    <w:div w:id="8994395">
      <w:bodyDiv w:val="1"/>
      <w:marLeft w:val="0"/>
      <w:marRight w:val="0"/>
      <w:marTop w:val="0"/>
      <w:marBottom w:val="0"/>
      <w:divBdr>
        <w:top w:val="none" w:sz="0" w:space="0" w:color="auto"/>
        <w:left w:val="none" w:sz="0" w:space="0" w:color="auto"/>
        <w:bottom w:val="none" w:sz="0" w:space="0" w:color="auto"/>
        <w:right w:val="none" w:sz="0" w:space="0" w:color="auto"/>
      </w:divBdr>
    </w:div>
    <w:div w:id="9138550">
      <w:bodyDiv w:val="1"/>
      <w:marLeft w:val="0"/>
      <w:marRight w:val="0"/>
      <w:marTop w:val="0"/>
      <w:marBottom w:val="0"/>
      <w:divBdr>
        <w:top w:val="none" w:sz="0" w:space="0" w:color="auto"/>
        <w:left w:val="none" w:sz="0" w:space="0" w:color="auto"/>
        <w:bottom w:val="none" w:sz="0" w:space="0" w:color="auto"/>
        <w:right w:val="none" w:sz="0" w:space="0" w:color="auto"/>
      </w:divBdr>
    </w:div>
    <w:div w:id="9182445">
      <w:bodyDiv w:val="1"/>
      <w:marLeft w:val="0"/>
      <w:marRight w:val="0"/>
      <w:marTop w:val="0"/>
      <w:marBottom w:val="0"/>
      <w:divBdr>
        <w:top w:val="none" w:sz="0" w:space="0" w:color="auto"/>
        <w:left w:val="none" w:sz="0" w:space="0" w:color="auto"/>
        <w:bottom w:val="none" w:sz="0" w:space="0" w:color="auto"/>
        <w:right w:val="none" w:sz="0" w:space="0" w:color="auto"/>
      </w:divBdr>
    </w:div>
    <w:div w:id="9187644">
      <w:bodyDiv w:val="1"/>
      <w:marLeft w:val="0"/>
      <w:marRight w:val="0"/>
      <w:marTop w:val="0"/>
      <w:marBottom w:val="0"/>
      <w:divBdr>
        <w:top w:val="none" w:sz="0" w:space="0" w:color="auto"/>
        <w:left w:val="none" w:sz="0" w:space="0" w:color="auto"/>
        <w:bottom w:val="none" w:sz="0" w:space="0" w:color="auto"/>
        <w:right w:val="none" w:sz="0" w:space="0" w:color="auto"/>
      </w:divBdr>
    </w:div>
    <w:div w:id="9262298">
      <w:bodyDiv w:val="1"/>
      <w:marLeft w:val="0"/>
      <w:marRight w:val="0"/>
      <w:marTop w:val="0"/>
      <w:marBottom w:val="0"/>
      <w:divBdr>
        <w:top w:val="none" w:sz="0" w:space="0" w:color="auto"/>
        <w:left w:val="none" w:sz="0" w:space="0" w:color="auto"/>
        <w:bottom w:val="none" w:sz="0" w:space="0" w:color="auto"/>
        <w:right w:val="none" w:sz="0" w:space="0" w:color="auto"/>
      </w:divBdr>
    </w:div>
    <w:div w:id="9338103">
      <w:bodyDiv w:val="1"/>
      <w:marLeft w:val="0"/>
      <w:marRight w:val="0"/>
      <w:marTop w:val="0"/>
      <w:marBottom w:val="0"/>
      <w:divBdr>
        <w:top w:val="none" w:sz="0" w:space="0" w:color="auto"/>
        <w:left w:val="none" w:sz="0" w:space="0" w:color="auto"/>
        <w:bottom w:val="none" w:sz="0" w:space="0" w:color="auto"/>
        <w:right w:val="none" w:sz="0" w:space="0" w:color="auto"/>
      </w:divBdr>
    </w:div>
    <w:div w:id="9724267">
      <w:bodyDiv w:val="1"/>
      <w:marLeft w:val="0"/>
      <w:marRight w:val="0"/>
      <w:marTop w:val="0"/>
      <w:marBottom w:val="0"/>
      <w:divBdr>
        <w:top w:val="none" w:sz="0" w:space="0" w:color="auto"/>
        <w:left w:val="none" w:sz="0" w:space="0" w:color="auto"/>
        <w:bottom w:val="none" w:sz="0" w:space="0" w:color="auto"/>
        <w:right w:val="none" w:sz="0" w:space="0" w:color="auto"/>
      </w:divBdr>
    </w:div>
    <w:div w:id="9767617">
      <w:bodyDiv w:val="1"/>
      <w:marLeft w:val="0"/>
      <w:marRight w:val="0"/>
      <w:marTop w:val="0"/>
      <w:marBottom w:val="0"/>
      <w:divBdr>
        <w:top w:val="none" w:sz="0" w:space="0" w:color="auto"/>
        <w:left w:val="none" w:sz="0" w:space="0" w:color="auto"/>
        <w:bottom w:val="none" w:sz="0" w:space="0" w:color="auto"/>
        <w:right w:val="none" w:sz="0" w:space="0" w:color="auto"/>
      </w:divBdr>
    </w:div>
    <w:div w:id="9836864">
      <w:bodyDiv w:val="1"/>
      <w:marLeft w:val="0"/>
      <w:marRight w:val="0"/>
      <w:marTop w:val="0"/>
      <w:marBottom w:val="0"/>
      <w:divBdr>
        <w:top w:val="none" w:sz="0" w:space="0" w:color="auto"/>
        <w:left w:val="none" w:sz="0" w:space="0" w:color="auto"/>
        <w:bottom w:val="none" w:sz="0" w:space="0" w:color="auto"/>
        <w:right w:val="none" w:sz="0" w:space="0" w:color="auto"/>
      </w:divBdr>
    </w:div>
    <w:div w:id="9837622">
      <w:bodyDiv w:val="1"/>
      <w:marLeft w:val="0"/>
      <w:marRight w:val="0"/>
      <w:marTop w:val="0"/>
      <w:marBottom w:val="0"/>
      <w:divBdr>
        <w:top w:val="none" w:sz="0" w:space="0" w:color="auto"/>
        <w:left w:val="none" w:sz="0" w:space="0" w:color="auto"/>
        <w:bottom w:val="none" w:sz="0" w:space="0" w:color="auto"/>
        <w:right w:val="none" w:sz="0" w:space="0" w:color="auto"/>
      </w:divBdr>
    </w:div>
    <w:div w:id="9961965">
      <w:bodyDiv w:val="1"/>
      <w:marLeft w:val="0"/>
      <w:marRight w:val="0"/>
      <w:marTop w:val="0"/>
      <w:marBottom w:val="0"/>
      <w:divBdr>
        <w:top w:val="none" w:sz="0" w:space="0" w:color="auto"/>
        <w:left w:val="none" w:sz="0" w:space="0" w:color="auto"/>
        <w:bottom w:val="none" w:sz="0" w:space="0" w:color="auto"/>
        <w:right w:val="none" w:sz="0" w:space="0" w:color="auto"/>
      </w:divBdr>
    </w:div>
    <w:div w:id="10113649">
      <w:bodyDiv w:val="1"/>
      <w:marLeft w:val="0"/>
      <w:marRight w:val="0"/>
      <w:marTop w:val="0"/>
      <w:marBottom w:val="0"/>
      <w:divBdr>
        <w:top w:val="none" w:sz="0" w:space="0" w:color="auto"/>
        <w:left w:val="none" w:sz="0" w:space="0" w:color="auto"/>
        <w:bottom w:val="none" w:sz="0" w:space="0" w:color="auto"/>
        <w:right w:val="none" w:sz="0" w:space="0" w:color="auto"/>
      </w:divBdr>
    </w:div>
    <w:div w:id="10186855">
      <w:bodyDiv w:val="1"/>
      <w:marLeft w:val="0"/>
      <w:marRight w:val="0"/>
      <w:marTop w:val="0"/>
      <w:marBottom w:val="0"/>
      <w:divBdr>
        <w:top w:val="none" w:sz="0" w:space="0" w:color="auto"/>
        <w:left w:val="none" w:sz="0" w:space="0" w:color="auto"/>
        <w:bottom w:val="none" w:sz="0" w:space="0" w:color="auto"/>
        <w:right w:val="none" w:sz="0" w:space="0" w:color="auto"/>
      </w:divBdr>
    </w:div>
    <w:div w:id="10225523">
      <w:bodyDiv w:val="1"/>
      <w:marLeft w:val="0"/>
      <w:marRight w:val="0"/>
      <w:marTop w:val="0"/>
      <w:marBottom w:val="0"/>
      <w:divBdr>
        <w:top w:val="none" w:sz="0" w:space="0" w:color="auto"/>
        <w:left w:val="none" w:sz="0" w:space="0" w:color="auto"/>
        <w:bottom w:val="none" w:sz="0" w:space="0" w:color="auto"/>
        <w:right w:val="none" w:sz="0" w:space="0" w:color="auto"/>
      </w:divBdr>
    </w:div>
    <w:div w:id="10229498">
      <w:bodyDiv w:val="1"/>
      <w:marLeft w:val="0"/>
      <w:marRight w:val="0"/>
      <w:marTop w:val="0"/>
      <w:marBottom w:val="0"/>
      <w:divBdr>
        <w:top w:val="none" w:sz="0" w:space="0" w:color="auto"/>
        <w:left w:val="none" w:sz="0" w:space="0" w:color="auto"/>
        <w:bottom w:val="none" w:sz="0" w:space="0" w:color="auto"/>
        <w:right w:val="none" w:sz="0" w:space="0" w:color="auto"/>
      </w:divBdr>
    </w:div>
    <w:div w:id="10230188">
      <w:bodyDiv w:val="1"/>
      <w:marLeft w:val="0"/>
      <w:marRight w:val="0"/>
      <w:marTop w:val="0"/>
      <w:marBottom w:val="0"/>
      <w:divBdr>
        <w:top w:val="none" w:sz="0" w:space="0" w:color="auto"/>
        <w:left w:val="none" w:sz="0" w:space="0" w:color="auto"/>
        <w:bottom w:val="none" w:sz="0" w:space="0" w:color="auto"/>
        <w:right w:val="none" w:sz="0" w:space="0" w:color="auto"/>
      </w:divBdr>
    </w:div>
    <w:div w:id="10643747">
      <w:bodyDiv w:val="1"/>
      <w:marLeft w:val="0"/>
      <w:marRight w:val="0"/>
      <w:marTop w:val="0"/>
      <w:marBottom w:val="0"/>
      <w:divBdr>
        <w:top w:val="none" w:sz="0" w:space="0" w:color="auto"/>
        <w:left w:val="none" w:sz="0" w:space="0" w:color="auto"/>
        <w:bottom w:val="none" w:sz="0" w:space="0" w:color="auto"/>
        <w:right w:val="none" w:sz="0" w:space="0" w:color="auto"/>
      </w:divBdr>
    </w:div>
    <w:div w:id="10691176">
      <w:bodyDiv w:val="1"/>
      <w:marLeft w:val="0"/>
      <w:marRight w:val="0"/>
      <w:marTop w:val="0"/>
      <w:marBottom w:val="0"/>
      <w:divBdr>
        <w:top w:val="none" w:sz="0" w:space="0" w:color="auto"/>
        <w:left w:val="none" w:sz="0" w:space="0" w:color="auto"/>
        <w:bottom w:val="none" w:sz="0" w:space="0" w:color="auto"/>
        <w:right w:val="none" w:sz="0" w:space="0" w:color="auto"/>
      </w:divBdr>
    </w:div>
    <w:div w:id="10879552">
      <w:bodyDiv w:val="1"/>
      <w:marLeft w:val="0"/>
      <w:marRight w:val="0"/>
      <w:marTop w:val="0"/>
      <w:marBottom w:val="0"/>
      <w:divBdr>
        <w:top w:val="none" w:sz="0" w:space="0" w:color="auto"/>
        <w:left w:val="none" w:sz="0" w:space="0" w:color="auto"/>
        <w:bottom w:val="none" w:sz="0" w:space="0" w:color="auto"/>
        <w:right w:val="none" w:sz="0" w:space="0" w:color="auto"/>
      </w:divBdr>
    </w:div>
    <w:div w:id="10882643">
      <w:bodyDiv w:val="1"/>
      <w:marLeft w:val="0"/>
      <w:marRight w:val="0"/>
      <w:marTop w:val="0"/>
      <w:marBottom w:val="0"/>
      <w:divBdr>
        <w:top w:val="none" w:sz="0" w:space="0" w:color="auto"/>
        <w:left w:val="none" w:sz="0" w:space="0" w:color="auto"/>
        <w:bottom w:val="none" w:sz="0" w:space="0" w:color="auto"/>
        <w:right w:val="none" w:sz="0" w:space="0" w:color="auto"/>
      </w:divBdr>
    </w:div>
    <w:div w:id="11078313">
      <w:bodyDiv w:val="1"/>
      <w:marLeft w:val="0"/>
      <w:marRight w:val="0"/>
      <w:marTop w:val="0"/>
      <w:marBottom w:val="0"/>
      <w:divBdr>
        <w:top w:val="none" w:sz="0" w:space="0" w:color="auto"/>
        <w:left w:val="none" w:sz="0" w:space="0" w:color="auto"/>
        <w:bottom w:val="none" w:sz="0" w:space="0" w:color="auto"/>
        <w:right w:val="none" w:sz="0" w:space="0" w:color="auto"/>
      </w:divBdr>
    </w:div>
    <w:div w:id="11080817">
      <w:bodyDiv w:val="1"/>
      <w:marLeft w:val="0"/>
      <w:marRight w:val="0"/>
      <w:marTop w:val="0"/>
      <w:marBottom w:val="0"/>
      <w:divBdr>
        <w:top w:val="none" w:sz="0" w:space="0" w:color="auto"/>
        <w:left w:val="none" w:sz="0" w:space="0" w:color="auto"/>
        <w:bottom w:val="none" w:sz="0" w:space="0" w:color="auto"/>
        <w:right w:val="none" w:sz="0" w:space="0" w:color="auto"/>
      </w:divBdr>
    </w:div>
    <w:div w:id="11106489">
      <w:bodyDiv w:val="1"/>
      <w:marLeft w:val="0"/>
      <w:marRight w:val="0"/>
      <w:marTop w:val="0"/>
      <w:marBottom w:val="0"/>
      <w:divBdr>
        <w:top w:val="none" w:sz="0" w:space="0" w:color="auto"/>
        <w:left w:val="none" w:sz="0" w:space="0" w:color="auto"/>
        <w:bottom w:val="none" w:sz="0" w:space="0" w:color="auto"/>
        <w:right w:val="none" w:sz="0" w:space="0" w:color="auto"/>
      </w:divBdr>
    </w:div>
    <w:div w:id="11148512">
      <w:bodyDiv w:val="1"/>
      <w:marLeft w:val="0"/>
      <w:marRight w:val="0"/>
      <w:marTop w:val="0"/>
      <w:marBottom w:val="0"/>
      <w:divBdr>
        <w:top w:val="none" w:sz="0" w:space="0" w:color="auto"/>
        <w:left w:val="none" w:sz="0" w:space="0" w:color="auto"/>
        <w:bottom w:val="none" w:sz="0" w:space="0" w:color="auto"/>
        <w:right w:val="none" w:sz="0" w:space="0" w:color="auto"/>
      </w:divBdr>
    </w:div>
    <w:div w:id="11223215">
      <w:bodyDiv w:val="1"/>
      <w:marLeft w:val="0"/>
      <w:marRight w:val="0"/>
      <w:marTop w:val="0"/>
      <w:marBottom w:val="0"/>
      <w:divBdr>
        <w:top w:val="none" w:sz="0" w:space="0" w:color="auto"/>
        <w:left w:val="none" w:sz="0" w:space="0" w:color="auto"/>
        <w:bottom w:val="none" w:sz="0" w:space="0" w:color="auto"/>
        <w:right w:val="none" w:sz="0" w:space="0" w:color="auto"/>
      </w:divBdr>
    </w:div>
    <w:div w:id="11303226">
      <w:bodyDiv w:val="1"/>
      <w:marLeft w:val="0"/>
      <w:marRight w:val="0"/>
      <w:marTop w:val="0"/>
      <w:marBottom w:val="0"/>
      <w:divBdr>
        <w:top w:val="none" w:sz="0" w:space="0" w:color="auto"/>
        <w:left w:val="none" w:sz="0" w:space="0" w:color="auto"/>
        <w:bottom w:val="none" w:sz="0" w:space="0" w:color="auto"/>
        <w:right w:val="none" w:sz="0" w:space="0" w:color="auto"/>
      </w:divBdr>
    </w:div>
    <w:div w:id="11497759">
      <w:bodyDiv w:val="1"/>
      <w:marLeft w:val="0"/>
      <w:marRight w:val="0"/>
      <w:marTop w:val="0"/>
      <w:marBottom w:val="0"/>
      <w:divBdr>
        <w:top w:val="none" w:sz="0" w:space="0" w:color="auto"/>
        <w:left w:val="none" w:sz="0" w:space="0" w:color="auto"/>
        <w:bottom w:val="none" w:sz="0" w:space="0" w:color="auto"/>
        <w:right w:val="none" w:sz="0" w:space="0" w:color="auto"/>
      </w:divBdr>
    </w:div>
    <w:div w:id="11684833">
      <w:bodyDiv w:val="1"/>
      <w:marLeft w:val="0"/>
      <w:marRight w:val="0"/>
      <w:marTop w:val="0"/>
      <w:marBottom w:val="0"/>
      <w:divBdr>
        <w:top w:val="none" w:sz="0" w:space="0" w:color="auto"/>
        <w:left w:val="none" w:sz="0" w:space="0" w:color="auto"/>
        <w:bottom w:val="none" w:sz="0" w:space="0" w:color="auto"/>
        <w:right w:val="none" w:sz="0" w:space="0" w:color="auto"/>
      </w:divBdr>
    </w:div>
    <w:div w:id="11802304">
      <w:bodyDiv w:val="1"/>
      <w:marLeft w:val="0"/>
      <w:marRight w:val="0"/>
      <w:marTop w:val="0"/>
      <w:marBottom w:val="0"/>
      <w:divBdr>
        <w:top w:val="none" w:sz="0" w:space="0" w:color="auto"/>
        <w:left w:val="none" w:sz="0" w:space="0" w:color="auto"/>
        <w:bottom w:val="none" w:sz="0" w:space="0" w:color="auto"/>
        <w:right w:val="none" w:sz="0" w:space="0" w:color="auto"/>
      </w:divBdr>
    </w:div>
    <w:div w:id="11879925">
      <w:bodyDiv w:val="1"/>
      <w:marLeft w:val="0"/>
      <w:marRight w:val="0"/>
      <w:marTop w:val="0"/>
      <w:marBottom w:val="0"/>
      <w:divBdr>
        <w:top w:val="none" w:sz="0" w:space="0" w:color="auto"/>
        <w:left w:val="none" w:sz="0" w:space="0" w:color="auto"/>
        <w:bottom w:val="none" w:sz="0" w:space="0" w:color="auto"/>
        <w:right w:val="none" w:sz="0" w:space="0" w:color="auto"/>
      </w:divBdr>
    </w:div>
    <w:div w:id="12149651">
      <w:bodyDiv w:val="1"/>
      <w:marLeft w:val="0"/>
      <w:marRight w:val="0"/>
      <w:marTop w:val="0"/>
      <w:marBottom w:val="0"/>
      <w:divBdr>
        <w:top w:val="none" w:sz="0" w:space="0" w:color="auto"/>
        <w:left w:val="none" w:sz="0" w:space="0" w:color="auto"/>
        <w:bottom w:val="none" w:sz="0" w:space="0" w:color="auto"/>
        <w:right w:val="none" w:sz="0" w:space="0" w:color="auto"/>
      </w:divBdr>
    </w:div>
    <w:div w:id="12222021">
      <w:bodyDiv w:val="1"/>
      <w:marLeft w:val="0"/>
      <w:marRight w:val="0"/>
      <w:marTop w:val="0"/>
      <w:marBottom w:val="0"/>
      <w:divBdr>
        <w:top w:val="none" w:sz="0" w:space="0" w:color="auto"/>
        <w:left w:val="none" w:sz="0" w:space="0" w:color="auto"/>
        <w:bottom w:val="none" w:sz="0" w:space="0" w:color="auto"/>
        <w:right w:val="none" w:sz="0" w:space="0" w:color="auto"/>
      </w:divBdr>
    </w:div>
    <w:div w:id="12345984">
      <w:bodyDiv w:val="1"/>
      <w:marLeft w:val="0"/>
      <w:marRight w:val="0"/>
      <w:marTop w:val="0"/>
      <w:marBottom w:val="0"/>
      <w:divBdr>
        <w:top w:val="none" w:sz="0" w:space="0" w:color="auto"/>
        <w:left w:val="none" w:sz="0" w:space="0" w:color="auto"/>
        <w:bottom w:val="none" w:sz="0" w:space="0" w:color="auto"/>
        <w:right w:val="none" w:sz="0" w:space="0" w:color="auto"/>
      </w:divBdr>
    </w:div>
    <w:div w:id="12535933">
      <w:bodyDiv w:val="1"/>
      <w:marLeft w:val="0"/>
      <w:marRight w:val="0"/>
      <w:marTop w:val="0"/>
      <w:marBottom w:val="0"/>
      <w:divBdr>
        <w:top w:val="none" w:sz="0" w:space="0" w:color="auto"/>
        <w:left w:val="none" w:sz="0" w:space="0" w:color="auto"/>
        <w:bottom w:val="none" w:sz="0" w:space="0" w:color="auto"/>
        <w:right w:val="none" w:sz="0" w:space="0" w:color="auto"/>
      </w:divBdr>
    </w:div>
    <w:div w:id="12538073">
      <w:bodyDiv w:val="1"/>
      <w:marLeft w:val="0"/>
      <w:marRight w:val="0"/>
      <w:marTop w:val="0"/>
      <w:marBottom w:val="0"/>
      <w:divBdr>
        <w:top w:val="none" w:sz="0" w:space="0" w:color="auto"/>
        <w:left w:val="none" w:sz="0" w:space="0" w:color="auto"/>
        <w:bottom w:val="none" w:sz="0" w:space="0" w:color="auto"/>
        <w:right w:val="none" w:sz="0" w:space="0" w:color="auto"/>
      </w:divBdr>
    </w:div>
    <w:div w:id="12657028">
      <w:bodyDiv w:val="1"/>
      <w:marLeft w:val="0"/>
      <w:marRight w:val="0"/>
      <w:marTop w:val="0"/>
      <w:marBottom w:val="0"/>
      <w:divBdr>
        <w:top w:val="none" w:sz="0" w:space="0" w:color="auto"/>
        <w:left w:val="none" w:sz="0" w:space="0" w:color="auto"/>
        <w:bottom w:val="none" w:sz="0" w:space="0" w:color="auto"/>
        <w:right w:val="none" w:sz="0" w:space="0" w:color="auto"/>
      </w:divBdr>
    </w:div>
    <w:div w:id="12922551">
      <w:bodyDiv w:val="1"/>
      <w:marLeft w:val="0"/>
      <w:marRight w:val="0"/>
      <w:marTop w:val="0"/>
      <w:marBottom w:val="0"/>
      <w:divBdr>
        <w:top w:val="none" w:sz="0" w:space="0" w:color="auto"/>
        <w:left w:val="none" w:sz="0" w:space="0" w:color="auto"/>
        <w:bottom w:val="none" w:sz="0" w:space="0" w:color="auto"/>
        <w:right w:val="none" w:sz="0" w:space="0" w:color="auto"/>
      </w:divBdr>
    </w:div>
    <w:div w:id="13195035">
      <w:bodyDiv w:val="1"/>
      <w:marLeft w:val="0"/>
      <w:marRight w:val="0"/>
      <w:marTop w:val="0"/>
      <w:marBottom w:val="0"/>
      <w:divBdr>
        <w:top w:val="none" w:sz="0" w:space="0" w:color="auto"/>
        <w:left w:val="none" w:sz="0" w:space="0" w:color="auto"/>
        <w:bottom w:val="none" w:sz="0" w:space="0" w:color="auto"/>
        <w:right w:val="none" w:sz="0" w:space="0" w:color="auto"/>
      </w:divBdr>
    </w:div>
    <w:div w:id="13657743">
      <w:bodyDiv w:val="1"/>
      <w:marLeft w:val="0"/>
      <w:marRight w:val="0"/>
      <w:marTop w:val="0"/>
      <w:marBottom w:val="0"/>
      <w:divBdr>
        <w:top w:val="none" w:sz="0" w:space="0" w:color="auto"/>
        <w:left w:val="none" w:sz="0" w:space="0" w:color="auto"/>
        <w:bottom w:val="none" w:sz="0" w:space="0" w:color="auto"/>
        <w:right w:val="none" w:sz="0" w:space="0" w:color="auto"/>
      </w:divBdr>
    </w:div>
    <w:div w:id="13701537">
      <w:bodyDiv w:val="1"/>
      <w:marLeft w:val="0"/>
      <w:marRight w:val="0"/>
      <w:marTop w:val="0"/>
      <w:marBottom w:val="0"/>
      <w:divBdr>
        <w:top w:val="none" w:sz="0" w:space="0" w:color="auto"/>
        <w:left w:val="none" w:sz="0" w:space="0" w:color="auto"/>
        <w:bottom w:val="none" w:sz="0" w:space="0" w:color="auto"/>
        <w:right w:val="none" w:sz="0" w:space="0" w:color="auto"/>
      </w:divBdr>
    </w:div>
    <w:div w:id="14036712">
      <w:bodyDiv w:val="1"/>
      <w:marLeft w:val="0"/>
      <w:marRight w:val="0"/>
      <w:marTop w:val="0"/>
      <w:marBottom w:val="0"/>
      <w:divBdr>
        <w:top w:val="none" w:sz="0" w:space="0" w:color="auto"/>
        <w:left w:val="none" w:sz="0" w:space="0" w:color="auto"/>
        <w:bottom w:val="none" w:sz="0" w:space="0" w:color="auto"/>
        <w:right w:val="none" w:sz="0" w:space="0" w:color="auto"/>
      </w:divBdr>
    </w:div>
    <w:div w:id="14040181">
      <w:bodyDiv w:val="1"/>
      <w:marLeft w:val="0"/>
      <w:marRight w:val="0"/>
      <w:marTop w:val="0"/>
      <w:marBottom w:val="0"/>
      <w:divBdr>
        <w:top w:val="none" w:sz="0" w:space="0" w:color="auto"/>
        <w:left w:val="none" w:sz="0" w:space="0" w:color="auto"/>
        <w:bottom w:val="none" w:sz="0" w:space="0" w:color="auto"/>
        <w:right w:val="none" w:sz="0" w:space="0" w:color="auto"/>
      </w:divBdr>
    </w:div>
    <w:div w:id="14235401">
      <w:bodyDiv w:val="1"/>
      <w:marLeft w:val="0"/>
      <w:marRight w:val="0"/>
      <w:marTop w:val="0"/>
      <w:marBottom w:val="0"/>
      <w:divBdr>
        <w:top w:val="none" w:sz="0" w:space="0" w:color="auto"/>
        <w:left w:val="none" w:sz="0" w:space="0" w:color="auto"/>
        <w:bottom w:val="none" w:sz="0" w:space="0" w:color="auto"/>
        <w:right w:val="none" w:sz="0" w:space="0" w:color="auto"/>
      </w:divBdr>
    </w:div>
    <w:div w:id="14385151">
      <w:bodyDiv w:val="1"/>
      <w:marLeft w:val="0"/>
      <w:marRight w:val="0"/>
      <w:marTop w:val="0"/>
      <w:marBottom w:val="0"/>
      <w:divBdr>
        <w:top w:val="none" w:sz="0" w:space="0" w:color="auto"/>
        <w:left w:val="none" w:sz="0" w:space="0" w:color="auto"/>
        <w:bottom w:val="none" w:sz="0" w:space="0" w:color="auto"/>
        <w:right w:val="none" w:sz="0" w:space="0" w:color="auto"/>
      </w:divBdr>
    </w:div>
    <w:div w:id="14498442">
      <w:bodyDiv w:val="1"/>
      <w:marLeft w:val="0"/>
      <w:marRight w:val="0"/>
      <w:marTop w:val="0"/>
      <w:marBottom w:val="0"/>
      <w:divBdr>
        <w:top w:val="none" w:sz="0" w:space="0" w:color="auto"/>
        <w:left w:val="none" w:sz="0" w:space="0" w:color="auto"/>
        <w:bottom w:val="none" w:sz="0" w:space="0" w:color="auto"/>
        <w:right w:val="none" w:sz="0" w:space="0" w:color="auto"/>
      </w:divBdr>
    </w:div>
    <w:div w:id="14499338">
      <w:bodyDiv w:val="1"/>
      <w:marLeft w:val="0"/>
      <w:marRight w:val="0"/>
      <w:marTop w:val="0"/>
      <w:marBottom w:val="0"/>
      <w:divBdr>
        <w:top w:val="none" w:sz="0" w:space="0" w:color="auto"/>
        <w:left w:val="none" w:sz="0" w:space="0" w:color="auto"/>
        <w:bottom w:val="none" w:sz="0" w:space="0" w:color="auto"/>
        <w:right w:val="none" w:sz="0" w:space="0" w:color="auto"/>
      </w:divBdr>
    </w:div>
    <w:div w:id="14770890">
      <w:bodyDiv w:val="1"/>
      <w:marLeft w:val="0"/>
      <w:marRight w:val="0"/>
      <w:marTop w:val="0"/>
      <w:marBottom w:val="0"/>
      <w:divBdr>
        <w:top w:val="none" w:sz="0" w:space="0" w:color="auto"/>
        <w:left w:val="none" w:sz="0" w:space="0" w:color="auto"/>
        <w:bottom w:val="none" w:sz="0" w:space="0" w:color="auto"/>
        <w:right w:val="none" w:sz="0" w:space="0" w:color="auto"/>
      </w:divBdr>
    </w:div>
    <w:div w:id="14772729">
      <w:bodyDiv w:val="1"/>
      <w:marLeft w:val="0"/>
      <w:marRight w:val="0"/>
      <w:marTop w:val="0"/>
      <w:marBottom w:val="0"/>
      <w:divBdr>
        <w:top w:val="none" w:sz="0" w:space="0" w:color="auto"/>
        <w:left w:val="none" w:sz="0" w:space="0" w:color="auto"/>
        <w:bottom w:val="none" w:sz="0" w:space="0" w:color="auto"/>
        <w:right w:val="none" w:sz="0" w:space="0" w:color="auto"/>
      </w:divBdr>
    </w:div>
    <w:div w:id="14815995">
      <w:bodyDiv w:val="1"/>
      <w:marLeft w:val="0"/>
      <w:marRight w:val="0"/>
      <w:marTop w:val="0"/>
      <w:marBottom w:val="0"/>
      <w:divBdr>
        <w:top w:val="none" w:sz="0" w:space="0" w:color="auto"/>
        <w:left w:val="none" w:sz="0" w:space="0" w:color="auto"/>
        <w:bottom w:val="none" w:sz="0" w:space="0" w:color="auto"/>
        <w:right w:val="none" w:sz="0" w:space="0" w:color="auto"/>
      </w:divBdr>
    </w:div>
    <w:div w:id="14892982">
      <w:bodyDiv w:val="1"/>
      <w:marLeft w:val="0"/>
      <w:marRight w:val="0"/>
      <w:marTop w:val="0"/>
      <w:marBottom w:val="0"/>
      <w:divBdr>
        <w:top w:val="none" w:sz="0" w:space="0" w:color="auto"/>
        <w:left w:val="none" w:sz="0" w:space="0" w:color="auto"/>
        <w:bottom w:val="none" w:sz="0" w:space="0" w:color="auto"/>
        <w:right w:val="none" w:sz="0" w:space="0" w:color="auto"/>
      </w:divBdr>
    </w:div>
    <w:div w:id="14893994">
      <w:bodyDiv w:val="1"/>
      <w:marLeft w:val="0"/>
      <w:marRight w:val="0"/>
      <w:marTop w:val="0"/>
      <w:marBottom w:val="0"/>
      <w:divBdr>
        <w:top w:val="none" w:sz="0" w:space="0" w:color="auto"/>
        <w:left w:val="none" w:sz="0" w:space="0" w:color="auto"/>
        <w:bottom w:val="none" w:sz="0" w:space="0" w:color="auto"/>
        <w:right w:val="none" w:sz="0" w:space="0" w:color="auto"/>
      </w:divBdr>
    </w:div>
    <w:div w:id="15037391">
      <w:bodyDiv w:val="1"/>
      <w:marLeft w:val="0"/>
      <w:marRight w:val="0"/>
      <w:marTop w:val="0"/>
      <w:marBottom w:val="0"/>
      <w:divBdr>
        <w:top w:val="none" w:sz="0" w:space="0" w:color="auto"/>
        <w:left w:val="none" w:sz="0" w:space="0" w:color="auto"/>
        <w:bottom w:val="none" w:sz="0" w:space="0" w:color="auto"/>
        <w:right w:val="none" w:sz="0" w:space="0" w:color="auto"/>
      </w:divBdr>
    </w:div>
    <w:div w:id="15548426">
      <w:bodyDiv w:val="1"/>
      <w:marLeft w:val="0"/>
      <w:marRight w:val="0"/>
      <w:marTop w:val="0"/>
      <w:marBottom w:val="0"/>
      <w:divBdr>
        <w:top w:val="none" w:sz="0" w:space="0" w:color="auto"/>
        <w:left w:val="none" w:sz="0" w:space="0" w:color="auto"/>
        <w:bottom w:val="none" w:sz="0" w:space="0" w:color="auto"/>
        <w:right w:val="none" w:sz="0" w:space="0" w:color="auto"/>
      </w:divBdr>
    </w:div>
    <w:div w:id="15623476">
      <w:bodyDiv w:val="1"/>
      <w:marLeft w:val="0"/>
      <w:marRight w:val="0"/>
      <w:marTop w:val="0"/>
      <w:marBottom w:val="0"/>
      <w:divBdr>
        <w:top w:val="none" w:sz="0" w:space="0" w:color="auto"/>
        <w:left w:val="none" w:sz="0" w:space="0" w:color="auto"/>
        <w:bottom w:val="none" w:sz="0" w:space="0" w:color="auto"/>
        <w:right w:val="none" w:sz="0" w:space="0" w:color="auto"/>
      </w:divBdr>
    </w:div>
    <w:div w:id="15734209">
      <w:bodyDiv w:val="1"/>
      <w:marLeft w:val="0"/>
      <w:marRight w:val="0"/>
      <w:marTop w:val="0"/>
      <w:marBottom w:val="0"/>
      <w:divBdr>
        <w:top w:val="none" w:sz="0" w:space="0" w:color="auto"/>
        <w:left w:val="none" w:sz="0" w:space="0" w:color="auto"/>
        <w:bottom w:val="none" w:sz="0" w:space="0" w:color="auto"/>
        <w:right w:val="none" w:sz="0" w:space="0" w:color="auto"/>
      </w:divBdr>
    </w:div>
    <w:div w:id="15736910">
      <w:bodyDiv w:val="1"/>
      <w:marLeft w:val="0"/>
      <w:marRight w:val="0"/>
      <w:marTop w:val="0"/>
      <w:marBottom w:val="0"/>
      <w:divBdr>
        <w:top w:val="none" w:sz="0" w:space="0" w:color="auto"/>
        <w:left w:val="none" w:sz="0" w:space="0" w:color="auto"/>
        <w:bottom w:val="none" w:sz="0" w:space="0" w:color="auto"/>
        <w:right w:val="none" w:sz="0" w:space="0" w:color="auto"/>
      </w:divBdr>
    </w:div>
    <w:div w:id="15739732">
      <w:bodyDiv w:val="1"/>
      <w:marLeft w:val="0"/>
      <w:marRight w:val="0"/>
      <w:marTop w:val="0"/>
      <w:marBottom w:val="0"/>
      <w:divBdr>
        <w:top w:val="none" w:sz="0" w:space="0" w:color="auto"/>
        <w:left w:val="none" w:sz="0" w:space="0" w:color="auto"/>
        <w:bottom w:val="none" w:sz="0" w:space="0" w:color="auto"/>
        <w:right w:val="none" w:sz="0" w:space="0" w:color="auto"/>
      </w:divBdr>
    </w:div>
    <w:div w:id="15885078">
      <w:bodyDiv w:val="1"/>
      <w:marLeft w:val="0"/>
      <w:marRight w:val="0"/>
      <w:marTop w:val="0"/>
      <w:marBottom w:val="0"/>
      <w:divBdr>
        <w:top w:val="none" w:sz="0" w:space="0" w:color="auto"/>
        <w:left w:val="none" w:sz="0" w:space="0" w:color="auto"/>
        <w:bottom w:val="none" w:sz="0" w:space="0" w:color="auto"/>
        <w:right w:val="none" w:sz="0" w:space="0" w:color="auto"/>
      </w:divBdr>
    </w:div>
    <w:div w:id="15929974">
      <w:bodyDiv w:val="1"/>
      <w:marLeft w:val="0"/>
      <w:marRight w:val="0"/>
      <w:marTop w:val="0"/>
      <w:marBottom w:val="0"/>
      <w:divBdr>
        <w:top w:val="none" w:sz="0" w:space="0" w:color="auto"/>
        <w:left w:val="none" w:sz="0" w:space="0" w:color="auto"/>
        <w:bottom w:val="none" w:sz="0" w:space="0" w:color="auto"/>
        <w:right w:val="none" w:sz="0" w:space="0" w:color="auto"/>
      </w:divBdr>
    </w:div>
    <w:div w:id="15930058">
      <w:bodyDiv w:val="1"/>
      <w:marLeft w:val="0"/>
      <w:marRight w:val="0"/>
      <w:marTop w:val="0"/>
      <w:marBottom w:val="0"/>
      <w:divBdr>
        <w:top w:val="none" w:sz="0" w:space="0" w:color="auto"/>
        <w:left w:val="none" w:sz="0" w:space="0" w:color="auto"/>
        <w:bottom w:val="none" w:sz="0" w:space="0" w:color="auto"/>
        <w:right w:val="none" w:sz="0" w:space="0" w:color="auto"/>
      </w:divBdr>
    </w:div>
    <w:div w:id="16008131">
      <w:bodyDiv w:val="1"/>
      <w:marLeft w:val="0"/>
      <w:marRight w:val="0"/>
      <w:marTop w:val="0"/>
      <w:marBottom w:val="0"/>
      <w:divBdr>
        <w:top w:val="none" w:sz="0" w:space="0" w:color="auto"/>
        <w:left w:val="none" w:sz="0" w:space="0" w:color="auto"/>
        <w:bottom w:val="none" w:sz="0" w:space="0" w:color="auto"/>
        <w:right w:val="none" w:sz="0" w:space="0" w:color="auto"/>
      </w:divBdr>
    </w:div>
    <w:div w:id="16083515">
      <w:bodyDiv w:val="1"/>
      <w:marLeft w:val="0"/>
      <w:marRight w:val="0"/>
      <w:marTop w:val="0"/>
      <w:marBottom w:val="0"/>
      <w:divBdr>
        <w:top w:val="none" w:sz="0" w:space="0" w:color="auto"/>
        <w:left w:val="none" w:sz="0" w:space="0" w:color="auto"/>
        <w:bottom w:val="none" w:sz="0" w:space="0" w:color="auto"/>
        <w:right w:val="none" w:sz="0" w:space="0" w:color="auto"/>
      </w:divBdr>
    </w:div>
    <w:div w:id="16275272">
      <w:bodyDiv w:val="1"/>
      <w:marLeft w:val="0"/>
      <w:marRight w:val="0"/>
      <w:marTop w:val="0"/>
      <w:marBottom w:val="0"/>
      <w:divBdr>
        <w:top w:val="none" w:sz="0" w:space="0" w:color="auto"/>
        <w:left w:val="none" w:sz="0" w:space="0" w:color="auto"/>
        <w:bottom w:val="none" w:sz="0" w:space="0" w:color="auto"/>
        <w:right w:val="none" w:sz="0" w:space="0" w:color="auto"/>
      </w:divBdr>
    </w:div>
    <w:div w:id="16389589">
      <w:bodyDiv w:val="1"/>
      <w:marLeft w:val="0"/>
      <w:marRight w:val="0"/>
      <w:marTop w:val="0"/>
      <w:marBottom w:val="0"/>
      <w:divBdr>
        <w:top w:val="none" w:sz="0" w:space="0" w:color="auto"/>
        <w:left w:val="none" w:sz="0" w:space="0" w:color="auto"/>
        <w:bottom w:val="none" w:sz="0" w:space="0" w:color="auto"/>
        <w:right w:val="none" w:sz="0" w:space="0" w:color="auto"/>
      </w:divBdr>
    </w:div>
    <w:div w:id="16398050">
      <w:bodyDiv w:val="1"/>
      <w:marLeft w:val="0"/>
      <w:marRight w:val="0"/>
      <w:marTop w:val="0"/>
      <w:marBottom w:val="0"/>
      <w:divBdr>
        <w:top w:val="none" w:sz="0" w:space="0" w:color="auto"/>
        <w:left w:val="none" w:sz="0" w:space="0" w:color="auto"/>
        <w:bottom w:val="none" w:sz="0" w:space="0" w:color="auto"/>
        <w:right w:val="none" w:sz="0" w:space="0" w:color="auto"/>
      </w:divBdr>
    </w:div>
    <w:div w:id="16545777">
      <w:bodyDiv w:val="1"/>
      <w:marLeft w:val="0"/>
      <w:marRight w:val="0"/>
      <w:marTop w:val="0"/>
      <w:marBottom w:val="0"/>
      <w:divBdr>
        <w:top w:val="none" w:sz="0" w:space="0" w:color="auto"/>
        <w:left w:val="none" w:sz="0" w:space="0" w:color="auto"/>
        <w:bottom w:val="none" w:sz="0" w:space="0" w:color="auto"/>
        <w:right w:val="none" w:sz="0" w:space="0" w:color="auto"/>
      </w:divBdr>
    </w:div>
    <w:div w:id="16735171">
      <w:bodyDiv w:val="1"/>
      <w:marLeft w:val="0"/>
      <w:marRight w:val="0"/>
      <w:marTop w:val="0"/>
      <w:marBottom w:val="0"/>
      <w:divBdr>
        <w:top w:val="none" w:sz="0" w:space="0" w:color="auto"/>
        <w:left w:val="none" w:sz="0" w:space="0" w:color="auto"/>
        <w:bottom w:val="none" w:sz="0" w:space="0" w:color="auto"/>
        <w:right w:val="none" w:sz="0" w:space="0" w:color="auto"/>
      </w:divBdr>
    </w:div>
    <w:div w:id="16926350">
      <w:bodyDiv w:val="1"/>
      <w:marLeft w:val="0"/>
      <w:marRight w:val="0"/>
      <w:marTop w:val="0"/>
      <w:marBottom w:val="0"/>
      <w:divBdr>
        <w:top w:val="none" w:sz="0" w:space="0" w:color="auto"/>
        <w:left w:val="none" w:sz="0" w:space="0" w:color="auto"/>
        <w:bottom w:val="none" w:sz="0" w:space="0" w:color="auto"/>
        <w:right w:val="none" w:sz="0" w:space="0" w:color="auto"/>
      </w:divBdr>
    </w:div>
    <w:div w:id="17120840">
      <w:bodyDiv w:val="1"/>
      <w:marLeft w:val="0"/>
      <w:marRight w:val="0"/>
      <w:marTop w:val="0"/>
      <w:marBottom w:val="0"/>
      <w:divBdr>
        <w:top w:val="none" w:sz="0" w:space="0" w:color="auto"/>
        <w:left w:val="none" w:sz="0" w:space="0" w:color="auto"/>
        <w:bottom w:val="none" w:sz="0" w:space="0" w:color="auto"/>
        <w:right w:val="none" w:sz="0" w:space="0" w:color="auto"/>
      </w:divBdr>
    </w:div>
    <w:div w:id="17633519">
      <w:bodyDiv w:val="1"/>
      <w:marLeft w:val="0"/>
      <w:marRight w:val="0"/>
      <w:marTop w:val="0"/>
      <w:marBottom w:val="0"/>
      <w:divBdr>
        <w:top w:val="none" w:sz="0" w:space="0" w:color="auto"/>
        <w:left w:val="none" w:sz="0" w:space="0" w:color="auto"/>
        <w:bottom w:val="none" w:sz="0" w:space="0" w:color="auto"/>
        <w:right w:val="none" w:sz="0" w:space="0" w:color="auto"/>
      </w:divBdr>
    </w:div>
    <w:div w:id="17901936">
      <w:bodyDiv w:val="1"/>
      <w:marLeft w:val="0"/>
      <w:marRight w:val="0"/>
      <w:marTop w:val="0"/>
      <w:marBottom w:val="0"/>
      <w:divBdr>
        <w:top w:val="none" w:sz="0" w:space="0" w:color="auto"/>
        <w:left w:val="none" w:sz="0" w:space="0" w:color="auto"/>
        <w:bottom w:val="none" w:sz="0" w:space="0" w:color="auto"/>
        <w:right w:val="none" w:sz="0" w:space="0" w:color="auto"/>
      </w:divBdr>
    </w:div>
    <w:div w:id="18044777">
      <w:bodyDiv w:val="1"/>
      <w:marLeft w:val="0"/>
      <w:marRight w:val="0"/>
      <w:marTop w:val="0"/>
      <w:marBottom w:val="0"/>
      <w:divBdr>
        <w:top w:val="none" w:sz="0" w:space="0" w:color="auto"/>
        <w:left w:val="none" w:sz="0" w:space="0" w:color="auto"/>
        <w:bottom w:val="none" w:sz="0" w:space="0" w:color="auto"/>
        <w:right w:val="none" w:sz="0" w:space="0" w:color="auto"/>
      </w:divBdr>
    </w:div>
    <w:div w:id="18315280">
      <w:bodyDiv w:val="1"/>
      <w:marLeft w:val="0"/>
      <w:marRight w:val="0"/>
      <w:marTop w:val="0"/>
      <w:marBottom w:val="0"/>
      <w:divBdr>
        <w:top w:val="none" w:sz="0" w:space="0" w:color="auto"/>
        <w:left w:val="none" w:sz="0" w:space="0" w:color="auto"/>
        <w:bottom w:val="none" w:sz="0" w:space="0" w:color="auto"/>
        <w:right w:val="none" w:sz="0" w:space="0" w:color="auto"/>
      </w:divBdr>
    </w:div>
    <w:div w:id="18358322">
      <w:bodyDiv w:val="1"/>
      <w:marLeft w:val="0"/>
      <w:marRight w:val="0"/>
      <w:marTop w:val="0"/>
      <w:marBottom w:val="0"/>
      <w:divBdr>
        <w:top w:val="none" w:sz="0" w:space="0" w:color="auto"/>
        <w:left w:val="none" w:sz="0" w:space="0" w:color="auto"/>
        <w:bottom w:val="none" w:sz="0" w:space="0" w:color="auto"/>
        <w:right w:val="none" w:sz="0" w:space="0" w:color="auto"/>
      </w:divBdr>
    </w:div>
    <w:div w:id="18554336">
      <w:bodyDiv w:val="1"/>
      <w:marLeft w:val="0"/>
      <w:marRight w:val="0"/>
      <w:marTop w:val="0"/>
      <w:marBottom w:val="0"/>
      <w:divBdr>
        <w:top w:val="none" w:sz="0" w:space="0" w:color="auto"/>
        <w:left w:val="none" w:sz="0" w:space="0" w:color="auto"/>
        <w:bottom w:val="none" w:sz="0" w:space="0" w:color="auto"/>
        <w:right w:val="none" w:sz="0" w:space="0" w:color="auto"/>
      </w:divBdr>
    </w:div>
    <w:div w:id="18705928">
      <w:bodyDiv w:val="1"/>
      <w:marLeft w:val="0"/>
      <w:marRight w:val="0"/>
      <w:marTop w:val="0"/>
      <w:marBottom w:val="0"/>
      <w:divBdr>
        <w:top w:val="none" w:sz="0" w:space="0" w:color="auto"/>
        <w:left w:val="none" w:sz="0" w:space="0" w:color="auto"/>
        <w:bottom w:val="none" w:sz="0" w:space="0" w:color="auto"/>
        <w:right w:val="none" w:sz="0" w:space="0" w:color="auto"/>
      </w:divBdr>
    </w:div>
    <w:div w:id="18743581">
      <w:bodyDiv w:val="1"/>
      <w:marLeft w:val="0"/>
      <w:marRight w:val="0"/>
      <w:marTop w:val="0"/>
      <w:marBottom w:val="0"/>
      <w:divBdr>
        <w:top w:val="none" w:sz="0" w:space="0" w:color="auto"/>
        <w:left w:val="none" w:sz="0" w:space="0" w:color="auto"/>
        <w:bottom w:val="none" w:sz="0" w:space="0" w:color="auto"/>
        <w:right w:val="none" w:sz="0" w:space="0" w:color="auto"/>
      </w:divBdr>
    </w:div>
    <w:div w:id="18824426">
      <w:bodyDiv w:val="1"/>
      <w:marLeft w:val="0"/>
      <w:marRight w:val="0"/>
      <w:marTop w:val="0"/>
      <w:marBottom w:val="0"/>
      <w:divBdr>
        <w:top w:val="none" w:sz="0" w:space="0" w:color="auto"/>
        <w:left w:val="none" w:sz="0" w:space="0" w:color="auto"/>
        <w:bottom w:val="none" w:sz="0" w:space="0" w:color="auto"/>
        <w:right w:val="none" w:sz="0" w:space="0" w:color="auto"/>
      </w:divBdr>
    </w:div>
    <w:div w:id="18894990">
      <w:bodyDiv w:val="1"/>
      <w:marLeft w:val="0"/>
      <w:marRight w:val="0"/>
      <w:marTop w:val="0"/>
      <w:marBottom w:val="0"/>
      <w:divBdr>
        <w:top w:val="none" w:sz="0" w:space="0" w:color="auto"/>
        <w:left w:val="none" w:sz="0" w:space="0" w:color="auto"/>
        <w:bottom w:val="none" w:sz="0" w:space="0" w:color="auto"/>
        <w:right w:val="none" w:sz="0" w:space="0" w:color="auto"/>
      </w:divBdr>
    </w:div>
    <w:div w:id="19161006">
      <w:bodyDiv w:val="1"/>
      <w:marLeft w:val="0"/>
      <w:marRight w:val="0"/>
      <w:marTop w:val="0"/>
      <w:marBottom w:val="0"/>
      <w:divBdr>
        <w:top w:val="none" w:sz="0" w:space="0" w:color="auto"/>
        <w:left w:val="none" w:sz="0" w:space="0" w:color="auto"/>
        <w:bottom w:val="none" w:sz="0" w:space="0" w:color="auto"/>
        <w:right w:val="none" w:sz="0" w:space="0" w:color="auto"/>
      </w:divBdr>
    </w:div>
    <w:div w:id="19355089">
      <w:bodyDiv w:val="1"/>
      <w:marLeft w:val="0"/>
      <w:marRight w:val="0"/>
      <w:marTop w:val="0"/>
      <w:marBottom w:val="0"/>
      <w:divBdr>
        <w:top w:val="none" w:sz="0" w:space="0" w:color="auto"/>
        <w:left w:val="none" w:sz="0" w:space="0" w:color="auto"/>
        <w:bottom w:val="none" w:sz="0" w:space="0" w:color="auto"/>
        <w:right w:val="none" w:sz="0" w:space="0" w:color="auto"/>
      </w:divBdr>
    </w:div>
    <w:div w:id="19478348">
      <w:bodyDiv w:val="1"/>
      <w:marLeft w:val="0"/>
      <w:marRight w:val="0"/>
      <w:marTop w:val="0"/>
      <w:marBottom w:val="0"/>
      <w:divBdr>
        <w:top w:val="none" w:sz="0" w:space="0" w:color="auto"/>
        <w:left w:val="none" w:sz="0" w:space="0" w:color="auto"/>
        <w:bottom w:val="none" w:sz="0" w:space="0" w:color="auto"/>
        <w:right w:val="none" w:sz="0" w:space="0" w:color="auto"/>
      </w:divBdr>
    </w:div>
    <w:div w:id="19553380">
      <w:bodyDiv w:val="1"/>
      <w:marLeft w:val="0"/>
      <w:marRight w:val="0"/>
      <w:marTop w:val="0"/>
      <w:marBottom w:val="0"/>
      <w:divBdr>
        <w:top w:val="none" w:sz="0" w:space="0" w:color="auto"/>
        <w:left w:val="none" w:sz="0" w:space="0" w:color="auto"/>
        <w:bottom w:val="none" w:sz="0" w:space="0" w:color="auto"/>
        <w:right w:val="none" w:sz="0" w:space="0" w:color="auto"/>
      </w:divBdr>
    </w:div>
    <w:div w:id="19623681">
      <w:bodyDiv w:val="1"/>
      <w:marLeft w:val="0"/>
      <w:marRight w:val="0"/>
      <w:marTop w:val="0"/>
      <w:marBottom w:val="0"/>
      <w:divBdr>
        <w:top w:val="none" w:sz="0" w:space="0" w:color="auto"/>
        <w:left w:val="none" w:sz="0" w:space="0" w:color="auto"/>
        <w:bottom w:val="none" w:sz="0" w:space="0" w:color="auto"/>
        <w:right w:val="none" w:sz="0" w:space="0" w:color="auto"/>
      </w:divBdr>
    </w:div>
    <w:div w:id="19665436">
      <w:bodyDiv w:val="1"/>
      <w:marLeft w:val="0"/>
      <w:marRight w:val="0"/>
      <w:marTop w:val="0"/>
      <w:marBottom w:val="0"/>
      <w:divBdr>
        <w:top w:val="none" w:sz="0" w:space="0" w:color="auto"/>
        <w:left w:val="none" w:sz="0" w:space="0" w:color="auto"/>
        <w:bottom w:val="none" w:sz="0" w:space="0" w:color="auto"/>
        <w:right w:val="none" w:sz="0" w:space="0" w:color="auto"/>
      </w:divBdr>
    </w:div>
    <w:div w:id="19740417">
      <w:bodyDiv w:val="1"/>
      <w:marLeft w:val="0"/>
      <w:marRight w:val="0"/>
      <w:marTop w:val="0"/>
      <w:marBottom w:val="0"/>
      <w:divBdr>
        <w:top w:val="none" w:sz="0" w:space="0" w:color="auto"/>
        <w:left w:val="none" w:sz="0" w:space="0" w:color="auto"/>
        <w:bottom w:val="none" w:sz="0" w:space="0" w:color="auto"/>
        <w:right w:val="none" w:sz="0" w:space="0" w:color="auto"/>
      </w:divBdr>
    </w:div>
    <w:div w:id="19743264">
      <w:bodyDiv w:val="1"/>
      <w:marLeft w:val="0"/>
      <w:marRight w:val="0"/>
      <w:marTop w:val="0"/>
      <w:marBottom w:val="0"/>
      <w:divBdr>
        <w:top w:val="none" w:sz="0" w:space="0" w:color="auto"/>
        <w:left w:val="none" w:sz="0" w:space="0" w:color="auto"/>
        <w:bottom w:val="none" w:sz="0" w:space="0" w:color="auto"/>
        <w:right w:val="none" w:sz="0" w:space="0" w:color="auto"/>
      </w:divBdr>
    </w:div>
    <w:div w:id="19744161">
      <w:bodyDiv w:val="1"/>
      <w:marLeft w:val="0"/>
      <w:marRight w:val="0"/>
      <w:marTop w:val="0"/>
      <w:marBottom w:val="0"/>
      <w:divBdr>
        <w:top w:val="none" w:sz="0" w:space="0" w:color="auto"/>
        <w:left w:val="none" w:sz="0" w:space="0" w:color="auto"/>
        <w:bottom w:val="none" w:sz="0" w:space="0" w:color="auto"/>
        <w:right w:val="none" w:sz="0" w:space="0" w:color="auto"/>
      </w:divBdr>
    </w:div>
    <w:div w:id="20009198">
      <w:bodyDiv w:val="1"/>
      <w:marLeft w:val="0"/>
      <w:marRight w:val="0"/>
      <w:marTop w:val="0"/>
      <w:marBottom w:val="0"/>
      <w:divBdr>
        <w:top w:val="none" w:sz="0" w:space="0" w:color="auto"/>
        <w:left w:val="none" w:sz="0" w:space="0" w:color="auto"/>
        <w:bottom w:val="none" w:sz="0" w:space="0" w:color="auto"/>
        <w:right w:val="none" w:sz="0" w:space="0" w:color="auto"/>
      </w:divBdr>
    </w:div>
    <w:div w:id="20281426">
      <w:bodyDiv w:val="1"/>
      <w:marLeft w:val="0"/>
      <w:marRight w:val="0"/>
      <w:marTop w:val="0"/>
      <w:marBottom w:val="0"/>
      <w:divBdr>
        <w:top w:val="none" w:sz="0" w:space="0" w:color="auto"/>
        <w:left w:val="none" w:sz="0" w:space="0" w:color="auto"/>
        <w:bottom w:val="none" w:sz="0" w:space="0" w:color="auto"/>
        <w:right w:val="none" w:sz="0" w:space="0" w:color="auto"/>
      </w:divBdr>
    </w:div>
    <w:div w:id="20283087">
      <w:bodyDiv w:val="1"/>
      <w:marLeft w:val="0"/>
      <w:marRight w:val="0"/>
      <w:marTop w:val="0"/>
      <w:marBottom w:val="0"/>
      <w:divBdr>
        <w:top w:val="none" w:sz="0" w:space="0" w:color="auto"/>
        <w:left w:val="none" w:sz="0" w:space="0" w:color="auto"/>
        <w:bottom w:val="none" w:sz="0" w:space="0" w:color="auto"/>
        <w:right w:val="none" w:sz="0" w:space="0" w:color="auto"/>
      </w:divBdr>
    </w:div>
    <w:div w:id="20325731">
      <w:bodyDiv w:val="1"/>
      <w:marLeft w:val="0"/>
      <w:marRight w:val="0"/>
      <w:marTop w:val="0"/>
      <w:marBottom w:val="0"/>
      <w:divBdr>
        <w:top w:val="none" w:sz="0" w:space="0" w:color="auto"/>
        <w:left w:val="none" w:sz="0" w:space="0" w:color="auto"/>
        <w:bottom w:val="none" w:sz="0" w:space="0" w:color="auto"/>
        <w:right w:val="none" w:sz="0" w:space="0" w:color="auto"/>
      </w:divBdr>
    </w:div>
    <w:div w:id="20398491">
      <w:bodyDiv w:val="1"/>
      <w:marLeft w:val="0"/>
      <w:marRight w:val="0"/>
      <w:marTop w:val="0"/>
      <w:marBottom w:val="0"/>
      <w:divBdr>
        <w:top w:val="none" w:sz="0" w:space="0" w:color="auto"/>
        <w:left w:val="none" w:sz="0" w:space="0" w:color="auto"/>
        <w:bottom w:val="none" w:sz="0" w:space="0" w:color="auto"/>
        <w:right w:val="none" w:sz="0" w:space="0" w:color="auto"/>
      </w:divBdr>
    </w:div>
    <w:div w:id="20740198">
      <w:bodyDiv w:val="1"/>
      <w:marLeft w:val="0"/>
      <w:marRight w:val="0"/>
      <w:marTop w:val="0"/>
      <w:marBottom w:val="0"/>
      <w:divBdr>
        <w:top w:val="none" w:sz="0" w:space="0" w:color="auto"/>
        <w:left w:val="none" w:sz="0" w:space="0" w:color="auto"/>
        <w:bottom w:val="none" w:sz="0" w:space="0" w:color="auto"/>
        <w:right w:val="none" w:sz="0" w:space="0" w:color="auto"/>
      </w:divBdr>
    </w:div>
    <w:div w:id="20933688">
      <w:bodyDiv w:val="1"/>
      <w:marLeft w:val="0"/>
      <w:marRight w:val="0"/>
      <w:marTop w:val="0"/>
      <w:marBottom w:val="0"/>
      <w:divBdr>
        <w:top w:val="none" w:sz="0" w:space="0" w:color="auto"/>
        <w:left w:val="none" w:sz="0" w:space="0" w:color="auto"/>
        <w:bottom w:val="none" w:sz="0" w:space="0" w:color="auto"/>
        <w:right w:val="none" w:sz="0" w:space="0" w:color="auto"/>
      </w:divBdr>
    </w:div>
    <w:div w:id="20978157">
      <w:bodyDiv w:val="1"/>
      <w:marLeft w:val="0"/>
      <w:marRight w:val="0"/>
      <w:marTop w:val="0"/>
      <w:marBottom w:val="0"/>
      <w:divBdr>
        <w:top w:val="none" w:sz="0" w:space="0" w:color="auto"/>
        <w:left w:val="none" w:sz="0" w:space="0" w:color="auto"/>
        <w:bottom w:val="none" w:sz="0" w:space="0" w:color="auto"/>
        <w:right w:val="none" w:sz="0" w:space="0" w:color="auto"/>
      </w:divBdr>
    </w:div>
    <w:div w:id="21129423">
      <w:bodyDiv w:val="1"/>
      <w:marLeft w:val="0"/>
      <w:marRight w:val="0"/>
      <w:marTop w:val="0"/>
      <w:marBottom w:val="0"/>
      <w:divBdr>
        <w:top w:val="none" w:sz="0" w:space="0" w:color="auto"/>
        <w:left w:val="none" w:sz="0" w:space="0" w:color="auto"/>
        <w:bottom w:val="none" w:sz="0" w:space="0" w:color="auto"/>
        <w:right w:val="none" w:sz="0" w:space="0" w:color="auto"/>
      </w:divBdr>
    </w:div>
    <w:div w:id="21325857">
      <w:bodyDiv w:val="1"/>
      <w:marLeft w:val="0"/>
      <w:marRight w:val="0"/>
      <w:marTop w:val="0"/>
      <w:marBottom w:val="0"/>
      <w:divBdr>
        <w:top w:val="none" w:sz="0" w:space="0" w:color="auto"/>
        <w:left w:val="none" w:sz="0" w:space="0" w:color="auto"/>
        <w:bottom w:val="none" w:sz="0" w:space="0" w:color="auto"/>
        <w:right w:val="none" w:sz="0" w:space="0" w:color="auto"/>
      </w:divBdr>
    </w:div>
    <w:div w:id="21588453">
      <w:bodyDiv w:val="1"/>
      <w:marLeft w:val="0"/>
      <w:marRight w:val="0"/>
      <w:marTop w:val="0"/>
      <w:marBottom w:val="0"/>
      <w:divBdr>
        <w:top w:val="none" w:sz="0" w:space="0" w:color="auto"/>
        <w:left w:val="none" w:sz="0" w:space="0" w:color="auto"/>
        <w:bottom w:val="none" w:sz="0" w:space="0" w:color="auto"/>
        <w:right w:val="none" w:sz="0" w:space="0" w:color="auto"/>
      </w:divBdr>
    </w:div>
    <w:div w:id="21712770">
      <w:bodyDiv w:val="1"/>
      <w:marLeft w:val="0"/>
      <w:marRight w:val="0"/>
      <w:marTop w:val="0"/>
      <w:marBottom w:val="0"/>
      <w:divBdr>
        <w:top w:val="none" w:sz="0" w:space="0" w:color="auto"/>
        <w:left w:val="none" w:sz="0" w:space="0" w:color="auto"/>
        <w:bottom w:val="none" w:sz="0" w:space="0" w:color="auto"/>
        <w:right w:val="none" w:sz="0" w:space="0" w:color="auto"/>
      </w:divBdr>
    </w:div>
    <w:div w:id="22170866">
      <w:bodyDiv w:val="1"/>
      <w:marLeft w:val="0"/>
      <w:marRight w:val="0"/>
      <w:marTop w:val="0"/>
      <w:marBottom w:val="0"/>
      <w:divBdr>
        <w:top w:val="none" w:sz="0" w:space="0" w:color="auto"/>
        <w:left w:val="none" w:sz="0" w:space="0" w:color="auto"/>
        <w:bottom w:val="none" w:sz="0" w:space="0" w:color="auto"/>
        <w:right w:val="none" w:sz="0" w:space="0" w:color="auto"/>
      </w:divBdr>
    </w:div>
    <w:div w:id="22248038">
      <w:bodyDiv w:val="1"/>
      <w:marLeft w:val="0"/>
      <w:marRight w:val="0"/>
      <w:marTop w:val="0"/>
      <w:marBottom w:val="0"/>
      <w:divBdr>
        <w:top w:val="none" w:sz="0" w:space="0" w:color="auto"/>
        <w:left w:val="none" w:sz="0" w:space="0" w:color="auto"/>
        <w:bottom w:val="none" w:sz="0" w:space="0" w:color="auto"/>
        <w:right w:val="none" w:sz="0" w:space="0" w:color="auto"/>
      </w:divBdr>
    </w:div>
    <w:div w:id="22440273">
      <w:bodyDiv w:val="1"/>
      <w:marLeft w:val="0"/>
      <w:marRight w:val="0"/>
      <w:marTop w:val="0"/>
      <w:marBottom w:val="0"/>
      <w:divBdr>
        <w:top w:val="none" w:sz="0" w:space="0" w:color="auto"/>
        <w:left w:val="none" w:sz="0" w:space="0" w:color="auto"/>
        <w:bottom w:val="none" w:sz="0" w:space="0" w:color="auto"/>
        <w:right w:val="none" w:sz="0" w:space="0" w:color="auto"/>
      </w:divBdr>
    </w:div>
    <w:div w:id="22483189">
      <w:bodyDiv w:val="1"/>
      <w:marLeft w:val="0"/>
      <w:marRight w:val="0"/>
      <w:marTop w:val="0"/>
      <w:marBottom w:val="0"/>
      <w:divBdr>
        <w:top w:val="none" w:sz="0" w:space="0" w:color="auto"/>
        <w:left w:val="none" w:sz="0" w:space="0" w:color="auto"/>
        <w:bottom w:val="none" w:sz="0" w:space="0" w:color="auto"/>
        <w:right w:val="none" w:sz="0" w:space="0" w:color="auto"/>
      </w:divBdr>
    </w:div>
    <w:div w:id="22489081">
      <w:bodyDiv w:val="1"/>
      <w:marLeft w:val="0"/>
      <w:marRight w:val="0"/>
      <w:marTop w:val="0"/>
      <w:marBottom w:val="0"/>
      <w:divBdr>
        <w:top w:val="none" w:sz="0" w:space="0" w:color="auto"/>
        <w:left w:val="none" w:sz="0" w:space="0" w:color="auto"/>
        <w:bottom w:val="none" w:sz="0" w:space="0" w:color="auto"/>
        <w:right w:val="none" w:sz="0" w:space="0" w:color="auto"/>
      </w:divBdr>
    </w:div>
    <w:div w:id="22634979">
      <w:bodyDiv w:val="1"/>
      <w:marLeft w:val="0"/>
      <w:marRight w:val="0"/>
      <w:marTop w:val="0"/>
      <w:marBottom w:val="0"/>
      <w:divBdr>
        <w:top w:val="none" w:sz="0" w:space="0" w:color="auto"/>
        <w:left w:val="none" w:sz="0" w:space="0" w:color="auto"/>
        <w:bottom w:val="none" w:sz="0" w:space="0" w:color="auto"/>
        <w:right w:val="none" w:sz="0" w:space="0" w:color="auto"/>
      </w:divBdr>
    </w:div>
    <w:div w:id="22752177">
      <w:bodyDiv w:val="1"/>
      <w:marLeft w:val="0"/>
      <w:marRight w:val="0"/>
      <w:marTop w:val="0"/>
      <w:marBottom w:val="0"/>
      <w:divBdr>
        <w:top w:val="none" w:sz="0" w:space="0" w:color="auto"/>
        <w:left w:val="none" w:sz="0" w:space="0" w:color="auto"/>
        <w:bottom w:val="none" w:sz="0" w:space="0" w:color="auto"/>
        <w:right w:val="none" w:sz="0" w:space="0" w:color="auto"/>
      </w:divBdr>
    </w:div>
    <w:div w:id="22754595">
      <w:bodyDiv w:val="1"/>
      <w:marLeft w:val="0"/>
      <w:marRight w:val="0"/>
      <w:marTop w:val="0"/>
      <w:marBottom w:val="0"/>
      <w:divBdr>
        <w:top w:val="none" w:sz="0" w:space="0" w:color="auto"/>
        <w:left w:val="none" w:sz="0" w:space="0" w:color="auto"/>
        <w:bottom w:val="none" w:sz="0" w:space="0" w:color="auto"/>
        <w:right w:val="none" w:sz="0" w:space="0" w:color="auto"/>
      </w:divBdr>
    </w:div>
    <w:div w:id="22827546">
      <w:bodyDiv w:val="1"/>
      <w:marLeft w:val="0"/>
      <w:marRight w:val="0"/>
      <w:marTop w:val="0"/>
      <w:marBottom w:val="0"/>
      <w:divBdr>
        <w:top w:val="none" w:sz="0" w:space="0" w:color="auto"/>
        <w:left w:val="none" w:sz="0" w:space="0" w:color="auto"/>
        <w:bottom w:val="none" w:sz="0" w:space="0" w:color="auto"/>
        <w:right w:val="none" w:sz="0" w:space="0" w:color="auto"/>
      </w:divBdr>
    </w:div>
    <w:div w:id="22829554">
      <w:bodyDiv w:val="1"/>
      <w:marLeft w:val="0"/>
      <w:marRight w:val="0"/>
      <w:marTop w:val="0"/>
      <w:marBottom w:val="0"/>
      <w:divBdr>
        <w:top w:val="none" w:sz="0" w:space="0" w:color="auto"/>
        <w:left w:val="none" w:sz="0" w:space="0" w:color="auto"/>
        <w:bottom w:val="none" w:sz="0" w:space="0" w:color="auto"/>
        <w:right w:val="none" w:sz="0" w:space="0" w:color="auto"/>
      </w:divBdr>
    </w:div>
    <w:div w:id="22873868">
      <w:bodyDiv w:val="1"/>
      <w:marLeft w:val="0"/>
      <w:marRight w:val="0"/>
      <w:marTop w:val="0"/>
      <w:marBottom w:val="0"/>
      <w:divBdr>
        <w:top w:val="none" w:sz="0" w:space="0" w:color="auto"/>
        <w:left w:val="none" w:sz="0" w:space="0" w:color="auto"/>
        <w:bottom w:val="none" w:sz="0" w:space="0" w:color="auto"/>
        <w:right w:val="none" w:sz="0" w:space="0" w:color="auto"/>
      </w:divBdr>
    </w:div>
    <w:div w:id="22902139">
      <w:bodyDiv w:val="1"/>
      <w:marLeft w:val="0"/>
      <w:marRight w:val="0"/>
      <w:marTop w:val="0"/>
      <w:marBottom w:val="0"/>
      <w:divBdr>
        <w:top w:val="none" w:sz="0" w:space="0" w:color="auto"/>
        <w:left w:val="none" w:sz="0" w:space="0" w:color="auto"/>
        <w:bottom w:val="none" w:sz="0" w:space="0" w:color="auto"/>
        <w:right w:val="none" w:sz="0" w:space="0" w:color="auto"/>
      </w:divBdr>
    </w:div>
    <w:div w:id="23288527">
      <w:bodyDiv w:val="1"/>
      <w:marLeft w:val="0"/>
      <w:marRight w:val="0"/>
      <w:marTop w:val="0"/>
      <w:marBottom w:val="0"/>
      <w:divBdr>
        <w:top w:val="none" w:sz="0" w:space="0" w:color="auto"/>
        <w:left w:val="none" w:sz="0" w:space="0" w:color="auto"/>
        <w:bottom w:val="none" w:sz="0" w:space="0" w:color="auto"/>
        <w:right w:val="none" w:sz="0" w:space="0" w:color="auto"/>
      </w:divBdr>
    </w:div>
    <w:div w:id="23332543">
      <w:bodyDiv w:val="1"/>
      <w:marLeft w:val="0"/>
      <w:marRight w:val="0"/>
      <w:marTop w:val="0"/>
      <w:marBottom w:val="0"/>
      <w:divBdr>
        <w:top w:val="none" w:sz="0" w:space="0" w:color="auto"/>
        <w:left w:val="none" w:sz="0" w:space="0" w:color="auto"/>
        <w:bottom w:val="none" w:sz="0" w:space="0" w:color="auto"/>
        <w:right w:val="none" w:sz="0" w:space="0" w:color="auto"/>
      </w:divBdr>
    </w:div>
    <w:div w:id="23361137">
      <w:bodyDiv w:val="1"/>
      <w:marLeft w:val="0"/>
      <w:marRight w:val="0"/>
      <w:marTop w:val="0"/>
      <w:marBottom w:val="0"/>
      <w:divBdr>
        <w:top w:val="none" w:sz="0" w:space="0" w:color="auto"/>
        <w:left w:val="none" w:sz="0" w:space="0" w:color="auto"/>
        <w:bottom w:val="none" w:sz="0" w:space="0" w:color="auto"/>
        <w:right w:val="none" w:sz="0" w:space="0" w:color="auto"/>
      </w:divBdr>
    </w:div>
    <w:div w:id="23527925">
      <w:bodyDiv w:val="1"/>
      <w:marLeft w:val="0"/>
      <w:marRight w:val="0"/>
      <w:marTop w:val="0"/>
      <w:marBottom w:val="0"/>
      <w:divBdr>
        <w:top w:val="none" w:sz="0" w:space="0" w:color="auto"/>
        <w:left w:val="none" w:sz="0" w:space="0" w:color="auto"/>
        <w:bottom w:val="none" w:sz="0" w:space="0" w:color="auto"/>
        <w:right w:val="none" w:sz="0" w:space="0" w:color="auto"/>
      </w:divBdr>
    </w:div>
    <w:div w:id="23751284">
      <w:bodyDiv w:val="1"/>
      <w:marLeft w:val="0"/>
      <w:marRight w:val="0"/>
      <w:marTop w:val="0"/>
      <w:marBottom w:val="0"/>
      <w:divBdr>
        <w:top w:val="none" w:sz="0" w:space="0" w:color="auto"/>
        <w:left w:val="none" w:sz="0" w:space="0" w:color="auto"/>
        <w:bottom w:val="none" w:sz="0" w:space="0" w:color="auto"/>
        <w:right w:val="none" w:sz="0" w:space="0" w:color="auto"/>
      </w:divBdr>
    </w:div>
    <w:div w:id="23869765">
      <w:bodyDiv w:val="1"/>
      <w:marLeft w:val="0"/>
      <w:marRight w:val="0"/>
      <w:marTop w:val="0"/>
      <w:marBottom w:val="0"/>
      <w:divBdr>
        <w:top w:val="none" w:sz="0" w:space="0" w:color="auto"/>
        <w:left w:val="none" w:sz="0" w:space="0" w:color="auto"/>
        <w:bottom w:val="none" w:sz="0" w:space="0" w:color="auto"/>
        <w:right w:val="none" w:sz="0" w:space="0" w:color="auto"/>
      </w:divBdr>
    </w:div>
    <w:div w:id="24143146">
      <w:bodyDiv w:val="1"/>
      <w:marLeft w:val="0"/>
      <w:marRight w:val="0"/>
      <w:marTop w:val="0"/>
      <w:marBottom w:val="0"/>
      <w:divBdr>
        <w:top w:val="none" w:sz="0" w:space="0" w:color="auto"/>
        <w:left w:val="none" w:sz="0" w:space="0" w:color="auto"/>
        <w:bottom w:val="none" w:sz="0" w:space="0" w:color="auto"/>
        <w:right w:val="none" w:sz="0" w:space="0" w:color="auto"/>
      </w:divBdr>
    </w:div>
    <w:div w:id="24329463">
      <w:bodyDiv w:val="1"/>
      <w:marLeft w:val="0"/>
      <w:marRight w:val="0"/>
      <w:marTop w:val="0"/>
      <w:marBottom w:val="0"/>
      <w:divBdr>
        <w:top w:val="none" w:sz="0" w:space="0" w:color="auto"/>
        <w:left w:val="none" w:sz="0" w:space="0" w:color="auto"/>
        <w:bottom w:val="none" w:sz="0" w:space="0" w:color="auto"/>
        <w:right w:val="none" w:sz="0" w:space="0" w:color="auto"/>
      </w:divBdr>
    </w:div>
    <w:div w:id="24449058">
      <w:bodyDiv w:val="1"/>
      <w:marLeft w:val="0"/>
      <w:marRight w:val="0"/>
      <w:marTop w:val="0"/>
      <w:marBottom w:val="0"/>
      <w:divBdr>
        <w:top w:val="none" w:sz="0" w:space="0" w:color="auto"/>
        <w:left w:val="none" w:sz="0" w:space="0" w:color="auto"/>
        <w:bottom w:val="none" w:sz="0" w:space="0" w:color="auto"/>
        <w:right w:val="none" w:sz="0" w:space="0" w:color="auto"/>
      </w:divBdr>
    </w:div>
    <w:div w:id="24912570">
      <w:bodyDiv w:val="1"/>
      <w:marLeft w:val="0"/>
      <w:marRight w:val="0"/>
      <w:marTop w:val="0"/>
      <w:marBottom w:val="0"/>
      <w:divBdr>
        <w:top w:val="none" w:sz="0" w:space="0" w:color="auto"/>
        <w:left w:val="none" w:sz="0" w:space="0" w:color="auto"/>
        <w:bottom w:val="none" w:sz="0" w:space="0" w:color="auto"/>
        <w:right w:val="none" w:sz="0" w:space="0" w:color="auto"/>
      </w:divBdr>
    </w:div>
    <w:div w:id="24913285">
      <w:bodyDiv w:val="1"/>
      <w:marLeft w:val="0"/>
      <w:marRight w:val="0"/>
      <w:marTop w:val="0"/>
      <w:marBottom w:val="0"/>
      <w:divBdr>
        <w:top w:val="none" w:sz="0" w:space="0" w:color="auto"/>
        <w:left w:val="none" w:sz="0" w:space="0" w:color="auto"/>
        <w:bottom w:val="none" w:sz="0" w:space="0" w:color="auto"/>
        <w:right w:val="none" w:sz="0" w:space="0" w:color="auto"/>
      </w:divBdr>
    </w:div>
    <w:div w:id="24988023">
      <w:bodyDiv w:val="1"/>
      <w:marLeft w:val="0"/>
      <w:marRight w:val="0"/>
      <w:marTop w:val="0"/>
      <w:marBottom w:val="0"/>
      <w:divBdr>
        <w:top w:val="none" w:sz="0" w:space="0" w:color="auto"/>
        <w:left w:val="none" w:sz="0" w:space="0" w:color="auto"/>
        <w:bottom w:val="none" w:sz="0" w:space="0" w:color="auto"/>
        <w:right w:val="none" w:sz="0" w:space="0" w:color="auto"/>
      </w:divBdr>
    </w:div>
    <w:div w:id="25251396">
      <w:bodyDiv w:val="1"/>
      <w:marLeft w:val="0"/>
      <w:marRight w:val="0"/>
      <w:marTop w:val="0"/>
      <w:marBottom w:val="0"/>
      <w:divBdr>
        <w:top w:val="none" w:sz="0" w:space="0" w:color="auto"/>
        <w:left w:val="none" w:sz="0" w:space="0" w:color="auto"/>
        <w:bottom w:val="none" w:sz="0" w:space="0" w:color="auto"/>
        <w:right w:val="none" w:sz="0" w:space="0" w:color="auto"/>
      </w:divBdr>
    </w:div>
    <w:div w:id="25450417">
      <w:bodyDiv w:val="1"/>
      <w:marLeft w:val="0"/>
      <w:marRight w:val="0"/>
      <w:marTop w:val="0"/>
      <w:marBottom w:val="0"/>
      <w:divBdr>
        <w:top w:val="none" w:sz="0" w:space="0" w:color="auto"/>
        <w:left w:val="none" w:sz="0" w:space="0" w:color="auto"/>
        <w:bottom w:val="none" w:sz="0" w:space="0" w:color="auto"/>
        <w:right w:val="none" w:sz="0" w:space="0" w:color="auto"/>
      </w:divBdr>
    </w:div>
    <w:div w:id="25521905">
      <w:bodyDiv w:val="1"/>
      <w:marLeft w:val="0"/>
      <w:marRight w:val="0"/>
      <w:marTop w:val="0"/>
      <w:marBottom w:val="0"/>
      <w:divBdr>
        <w:top w:val="none" w:sz="0" w:space="0" w:color="auto"/>
        <w:left w:val="none" w:sz="0" w:space="0" w:color="auto"/>
        <w:bottom w:val="none" w:sz="0" w:space="0" w:color="auto"/>
        <w:right w:val="none" w:sz="0" w:space="0" w:color="auto"/>
      </w:divBdr>
    </w:div>
    <w:div w:id="25568009">
      <w:bodyDiv w:val="1"/>
      <w:marLeft w:val="0"/>
      <w:marRight w:val="0"/>
      <w:marTop w:val="0"/>
      <w:marBottom w:val="0"/>
      <w:divBdr>
        <w:top w:val="none" w:sz="0" w:space="0" w:color="auto"/>
        <w:left w:val="none" w:sz="0" w:space="0" w:color="auto"/>
        <w:bottom w:val="none" w:sz="0" w:space="0" w:color="auto"/>
        <w:right w:val="none" w:sz="0" w:space="0" w:color="auto"/>
      </w:divBdr>
    </w:div>
    <w:div w:id="25714139">
      <w:bodyDiv w:val="1"/>
      <w:marLeft w:val="0"/>
      <w:marRight w:val="0"/>
      <w:marTop w:val="0"/>
      <w:marBottom w:val="0"/>
      <w:divBdr>
        <w:top w:val="none" w:sz="0" w:space="0" w:color="auto"/>
        <w:left w:val="none" w:sz="0" w:space="0" w:color="auto"/>
        <w:bottom w:val="none" w:sz="0" w:space="0" w:color="auto"/>
        <w:right w:val="none" w:sz="0" w:space="0" w:color="auto"/>
      </w:divBdr>
    </w:div>
    <w:div w:id="25915552">
      <w:bodyDiv w:val="1"/>
      <w:marLeft w:val="0"/>
      <w:marRight w:val="0"/>
      <w:marTop w:val="0"/>
      <w:marBottom w:val="0"/>
      <w:divBdr>
        <w:top w:val="none" w:sz="0" w:space="0" w:color="auto"/>
        <w:left w:val="none" w:sz="0" w:space="0" w:color="auto"/>
        <w:bottom w:val="none" w:sz="0" w:space="0" w:color="auto"/>
        <w:right w:val="none" w:sz="0" w:space="0" w:color="auto"/>
      </w:divBdr>
    </w:div>
    <w:div w:id="25956138">
      <w:bodyDiv w:val="1"/>
      <w:marLeft w:val="0"/>
      <w:marRight w:val="0"/>
      <w:marTop w:val="0"/>
      <w:marBottom w:val="0"/>
      <w:divBdr>
        <w:top w:val="none" w:sz="0" w:space="0" w:color="auto"/>
        <w:left w:val="none" w:sz="0" w:space="0" w:color="auto"/>
        <w:bottom w:val="none" w:sz="0" w:space="0" w:color="auto"/>
        <w:right w:val="none" w:sz="0" w:space="0" w:color="auto"/>
      </w:divBdr>
    </w:div>
    <w:div w:id="26031028">
      <w:bodyDiv w:val="1"/>
      <w:marLeft w:val="0"/>
      <w:marRight w:val="0"/>
      <w:marTop w:val="0"/>
      <w:marBottom w:val="0"/>
      <w:divBdr>
        <w:top w:val="none" w:sz="0" w:space="0" w:color="auto"/>
        <w:left w:val="none" w:sz="0" w:space="0" w:color="auto"/>
        <w:bottom w:val="none" w:sz="0" w:space="0" w:color="auto"/>
        <w:right w:val="none" w:sz="0" w:space="0" w:color="auto"/>
      </w:divBdr>
    </w:div>
    <w:div w:id="26101285">
      <w:bodyDiv w:val="1"/>
      <w:marLeft w:val="0"/>
      <w:marRight w:val="0"/>
      <w:marTop w:val="0"/>
      <w:marBottom w:val="0"/>
      <w:divBdr>
        <w:top w:val="none" w:sz="0" w:space="0" w:color="auto"/>
        <w:left w:val="none" w:sz="0" w:space="0" w:color="auto"/>
        <w:bottom w:val="none" w:sz="0" w:space="0" w:color="auto"/>
        <w:right w:val="none" w:sz="0" w:space="0" w:color="auto"/>
      </w:divBdr>
    </w:div>
    <w:div w:id="26176374">
      <w:bodyDiv w:val="1"/>
      <w:marLeft w:val="0"/>
      <w:marRight w:val="0"/>
      <w:marTop w:val="0"/>
      <w:marBottom w:val="0"/>
      <w:divBdr>
        <w:top w:val="none" w:sz="0" w:space="0" w:color="auto"/>
        <w:left w:val="none" w:sz="0" w:space="0" w:color="auto"/>
        <w:bottom w:val="none" w:sz="0" w:space="0" w:color="auto"/>
        <w:right w:val="none" w:sz="0" w:space="0" w:color="auto"/>
      </w:divBdr>
    </w:div>
    <w:div w:id="26178948">
      <w:bodyDiv w:val="1"/>
      <w:marLeft w:val="0"/>
      <w:marRight w:val="0"/>
      <w:marTop w:val="0"/>
      <w:marBottom w:val="0"/>
      <w:divBdr>
        <w:top w:val="none" w:sz="0" w:space="0" w:color="auto"/>
        <w:left w:val="none" w:sz="0" w:space="0" w:color="auto"/>
        <w:bottom w:val="none" w:sz="0" w:space="0" w:color="auto"/>
        <w:right w:val="none" w:sz="0" w:space="0" w:color="auto"/>
      </w:divBdr>
    </w:div>
    <w:div w:id="26296531">
      <w:bodyDiv w:val="1"/>
      <w:marLeft w:val="0"/>
      <w:marRight w:val="0"/>
      <w:marTop w:val="0"/>
      <w:marBottom w:val="0"/>
      <w:divBdr>
        <w:top w:val="none" w:sz="0" w:space="0" w:color="auto"/>
        <w:left w:val="none" w:sz="0" w:space="0" w:color="auto"/>
        <w:bottom w:val="none" w:sz="0" w:space="0" w:color="auto"/>
        <w:right w:val="none" w:sz="0" w:space="0" w:color="auto"/>
      </w:divBdr>
    </w:div>
    <w:div w:id="26639126">
      <w:bodyDiv w:val="1"/>
      <w:marLeft w:val="0"/>
      <w:marRight w:val="0"/>
      <w:marTop w:val="0"/>
      <w:marBottom w:val="0"/>
      <w:divBdr>
        <w:top w:val="none" w:sz="0" w:space="0" w:color="auto"/>
        <w:left w:val="none" w:sz="0" w:space="0" w:color="auto"/>
        <w:bottom w:val="none" w:sz="0" w:space="0" w:color="auto"/>
        <w:right w:val="none" w:sz="0" w:space="0" w:color="auto"/>
      </w:divBdr>
    </w:div>
    <w:div w:id="26679934">
      <w:bodyDiv w:val="1"/>
      <w:marLeft w:val="0"/>
      <w:marRight w:val="0"/>
      <w:marTop w:val="0"/>
      <w:marBottom w:val="0"/>
      <w:divBdr>
        <w:top w:val="none" w:sz="0" w:space="0" w:color="auto"/>
        <w:left w:val="none" w:sz="0" w:space="0" w:color="auto"/>
        <w:bottom w:val="none" w:sz="0" w:space="0" w:color="auto"/>
        <w:right w:val="none" w:sz="0" w:space="0" w:color="auto"/>
      </w:divBdr>
    </w:div>
    <w:div w:id="27068161">
      <w:bodyDiv w:val="1"/>
      <w:marLeft w:val="0"/>
      <w:marRight w:val="0"/>
      <w:marTop w:val="0"/>
      <w:marBottom w:val="0"/>
      <w:divBdr>
        <w:top w:val="none" w:sz="0" w:space="0" w:color="auto"/>
        <w:left w:val="none" w:sz="0" w:space="0" w:color="auto"/>
        <w:bottom w:val="none" w:sz="0" w:space="0" w:color="auto"/>
        <w:right w:val="none" w:sz="0" w:space="0" w:color="auto"/>
      </w:divBdr>
    </w:div>
    <w:div w:id="27074750">
      <w:bodyDiv w:val="1"/>
      <w:marLeft w:val="0"/>
      <w:marRight w:val="0"/>
      <w:marTop w:val="0"/>
      <w:marBottom w:val="0"/>
      <w:divBdr>
        <w:top w:val="none" w:sz="0" w:space="0" w:color="auto"/>
        <w:left w:val="none" w:sz="0" w:space="0" w:color="auto"/>
        <w:bottom w:val="none" w:sz="0" w:space="0" w:color="auto"/>
        <w:right w:val="none" w:sz="0" w:space="0" w:color="auto"/>
      </w:divBdr>
    </w:div>
    <w:div w:id="27148667">
      <w:bodyDiv w:val="1"/>
      <w:marLeft w:val="0"/>
      <w:marRight w:val="0"/>
      <w:marTop w:val="0"/>
      <w:marBottom w:val="0"/>
      <w:divBdr>
        <w:top w:val="none" w:sz="0" w:space="0" w:color="auto"/>
        <w:left w:val="none" w:sz="0" w:space="0" w:color="auto"/>
        <w:bottom w:val="none" w:sz="0" w:space="0" w:color="auto"/>
        <w:right w:val="none" w:sz="0" w:space="0" w:color="auto"/>
      </w:divBdr>
    </w:div>
    <w:div w:id="27413615">
      <w:bodyDiv w:val="1"/>
      <w:marLeft w:val="0"/>
      <w:marRight w:val="0"/>
      <w:marTop w:val="0"/>
      <w:marBottom w:val="0"/>
      <w:divBdr>
        <w:top w:val="none" w:sz="0" w:space="0" w:color="auto"/>
        <w:left w:val="none" w:sz="0" w:space="0" w:color="auto"/>
        <w:bottom w:val="none" w:sz="0" w:space="0" w:color="auto"/>
        <w:right w:val="none" w:sz="0" w:space="0" w:color="auto"/>
      </w:divBdr>
    </w:div>
    <w:div w:id="27460711">
      <w:bodyDiv w:val="1"/>
      <w:marLeft w:val="0"/>
      <w:marRight w:val="0"/>
      <w:marTop w:val="0"/>
      <w:marBottom w:val="0"/>
      <w:divBdr>
        <w:top w:val="none" w:sz="0" w:space="0" w:color="auto"/>
        <w:left w:val="none" w:sz="0" w:space="0" w:color="auto"/>
        <w:bottom w:val="none" w:sz="0" w:space="0" w:color="auto"/>
        <w:right w:val="none" w:sz="0" w:space="0" w:color="auto"/>
      </w:divBdr>
    </w:div>
    <w:div w:id="27488870">
      <w:bodyDiv w:val="1"/>
      <w:marLeft w:val="0"/>
      <w:marRight w:val="0"/>
      <w:marTop w:val="0"/>
      <w:marBottom w:val="0"/>
      <w:divBdr>
        <w:top w:val="none" w:sz="0" w:space="0" w:color="auto"/>
        <w:left w:val="none" w:sz="0" w:space="0" w:color="auto"/>
        <w:bottom w:val="none" w:sz="0" w:space="0" w:color="auto"/>
        <w:right w:val="none" w:sz="0" w:space="0" w:color="auto"/>
      </w:divBdr>
    </w:div>
    <w:div w:id="27530247">
      <w:bodyDiv w:val="1"/>
      <w:marLeft w:val="0"/>
      <w:marRight w:val="0"/>
      <w:marTop w:val="0"/>
      <w:marBottom w:val="0"/>
      <w:divBdr>
        <w:top w:val="none" w:sz="0" w:space="0" w:color="auto"/>
        <w:left w:val="none" w:sz="0" w:space="0" w:color="auto"/>
        <w:bottom w:val="none" w:sz="0" w:space="0" w:color="auto"/>
        <w:right w:val="none" w:sz="0" w:space="0" w:color="auto"/>
      </w:divBdr>
    </w:div>
    <w:div w:id="27532334">
      <w:bodyDiv w:val="1"/>
      <w:marLeft w:val="0"/>
      <w:marRight w:val="0"/>
      <w:marTop w:val="0"/>
      <w:marBottom w:val="0"/>
      <w:divBdr>
        <w:top w:val="none" w:sz="0" w:space="0" w:color="auto"/>
        <w:left w:val="none" w:sz="0" w:space="0" w:color="auto"/>
        <w:bottom w:val="none" w:sz="0" w:space="0" w:color="auto"/>
        <w:right w:val="none" w:sz="0" w:space="0" w:color="auto"/>
      </w:divBdr>
    </w:div>
    <w:div w:id="27804589">
      <w:bodyDiv w:val="1"/>
      <w:marLeft w:val="0"/>
      <w:marRight w:val="0"/>
      <w:marTop w:val="0"/>
      <w:marBottom w:val="0"/>
      <w:divBdr>
        <w:top w:val="none" w:sz="0" w:space="0" w:color="auto"/>
        <w:left w:val="none" w:sz="0" w:space="0" w:color="auto"/>
        <w:bottom w:val="none" w:sz="0" w:space="0" w:color="auto"/>
        <w:right w:val="none" w:sz="0" w:space="0" w:color="auto"/>
      </w:divBdr>
    </w:div>
    <w:div w:id="27805353">
      <w:bodyDiv w:val="1"/>
      <w:marLeft w:val="0"/>
      <w:marRight w:val="0"/>
      <w:marTop w:val="0"/>
      <w:marBottom w:val="0"/>
      <w:divBdr>
        <w:top w:val="none" w:sz="0" w:space="0" w:color="auto"/>
        <w:left w:val="none" w:sz="0" w:space="0" w:color="auto"/>
        <w:bottom w:val="none" w:sz="0" w:space="0" w:color="auto"/>
        <w:right w:val="none" w:sz="0" w:space="0" w:color="auto"/>
      </w:divBdr>
    </w:div>
    <w:div w:id="28067478">
      <w:bodyDiv w:val="1"/>
      <w:marLeft w:val="0"/>
      <w:marRight w:val="0"/>
      <w:marTop w:val="0"/>
      <w:marBottom w:val="0"/>
      <w:divBdr>
        <w:top w:val="none" w:sz="0" w:space="0" w:color="auto"/>
        <w:left w:val="none" w:sz="0" w:space="0" w:color="auto"/>
        <w:bottom w:val="none" w:sz="0" w:space="0" w:color="auto"/>
        <w:right w:val="none" w:sz="0" w:space="0" w:color="auto"/>
      </w:divBdr>
    </w:div>
    <w:div w:id="28145590">
      <w:bodyDiv w:val="1"/>
      <w:marLeft w:val="0"/>
      <w:marRight w:val="0"/>
      <w:marTop w:val="0"/>
      <w:marBottom w:val="0"/>
      <w:divBdr>
        <w:top w:val="none" w:sz="0" w:space="0" w:color="auto"/>
        <w:left w:val="none" w:sz="0" w:space="0" w:color="auto"/>
        <w:bottom w:val="none" w:sz="0" w:space="0" w:color="auto"/>
        <w:right w:val="none" w:sz="0" w:space="0" w:color="auto"/>
      </w:divBdr>
    </w:div>
    <w:div w:id="28266364">
      <w:bodyDiv w:val="1"/>
      <w:marLeft w:val="0"/>
      <w:marRight w:val="0"/>
      <w:marTop w:val="0"/>
      <w:marBottom w:val="0"/>
      <w:divBdr>
        <w:top w:val="none" w:sz="0" w:space="0" w:color="auto"/>
        <w:left w:val="none" w:sz="0" w:space="0" w:color="auto"/>
        <w:bottom w:val="none" w:sz="0" w:space="0" w:color="auto"/>
        <w:right w:val="none" w:sz="0" w:space="0" w:color="auto"/>
      </w:divBdr>
    </w:div>
    <w:div w:id="28453279">
      <w:bodyDiv w:val="1"/>
      <w:marLeft w:val="0"/>
      <w:marRight w:val="0"/>
      <w:marTop w:val="0"/>
      <w:marBottom w:val="0"/>
      <w:divBdr>
        <w:top w:val="none" w:sz="0" w:space="0" w:color="auto"/>
        <w:left w:val="none" w:sz="0" w:space="0" w:color="auto"/>
        <w:bottom w:val="none" w:sz="0" w:space="0" w:color="auto"/>
        <w:right w:val="none" w:sz="0" w:space="0" w:color="auto"/>
      </w:divBdr>
    </w:div>
    <w:div w:id="28454387">
      <w:bodyDiv w:val="1"/>
      <w:marLeft w:val="0"/>
      <w:marRight w:val="0"/>
      <w:marTop w:val="0"/>
      <w:marBottom w:val="0"/>
      <w:divBdr>
        <w:top w:val="none" w:sz="0" w:space="0" w:color="auto"/>
        <w:left w:val="none" w:sz="0" w:space="0" w:color="auto"/>
        <w:bottom w:val="none" w:sz="0" w:space="0" w:color="auto"/>
        <w:right w:val="none" w:sz="0" w:space="0" w:color="auto"/>
      </w:divBdr>
    </w:div>
    <w:div w:id="29232840">
      <w:bodyDiv w:val="1"/>
      <w:marLeft w:val="0"/>
      <w:marRight w:val="0"/>
      <w:marTop w:val="0"/>
      <w:marBottom w:val="0"/>
      <w:divBdr>
        <w:top w:val="none" w:sz="0" w:space="0" w:color="auto"/>
        <w:left w:val="none" w:sz="0" w:space="0" w:color="auto"/>
        <w:bottom w:val="none" w:sz="0" w:space="0" w:color="auto"/>
        <w:right w:val="none" w:sz="0" w:space="0" w:color="auto"/>
      </w:divBdr>
    </w:div>
    <w:div w:id="29309360">
      <w:bodyDiv w:val="1"/>
      <w:marLeft w:val="0"/>
      <w:marRight w:val="0"/>
      <w:marTop w:val="0"/>
      <w:marBottom w:val="0"/>
      <w:divBdr>
        <w:top w:val="none" w:sz="0" w:space="0" w:color="auto"/>
        <w:left w:val="none" w:sz="0" w:space="0" w:color="auto"/>
        <w:bottom w:val="none" w:sz="0" w:space="0" w:color="auto"/>
        <w:right w:val="none" w:sz="0" w:space="0" w:color="auto"/>
      </w:divBdr>
    </w:div>
    <w:div w:id="29376906">
      <w:bodyDiv w:val="1"/>
      <w:marLeft w:val="0"/>
      <w:marRight w:val="0"/>
      <w:marTop w:val="0"/>
      <w:marBottom w:val="0"/>
      <w:divBdr>
        <w:top w:val="none" w:sz="0" w:space="0" w:color="auto"/>
        <w:left w:val="none" w:sz="0" w:space="0" w:color="auto"/>
        <w:bottom w:val="none" w:sz="0" w:space="0" w:color="auto"/>
        <w:right w:val="none" w:sz="0" w:space="0" w:color="auto"/>
      </w:divBdr>
    </w:div>
    <w:div w:id="29451447">
      <w:bodyDiv w:val="1"/>
      <w:marLeft w:val="0"/>
      <w:marRight w:val="0"/>
      <w:marTop w:val="0"/>
      <w:marBottom w:val="0"/>
      <w:divBdr>
        <w:top w:val="none" w:sz="0" w:space="0" w:color="auto"/>
        <w:left w:val="none" w:sz="0" w:space="0" w:color="auto"/>
        <w:bottom w:val="none" w:sz="0" w:space="0" w:color="auto"/>
        <w:right w:val="none" w:sz="0" w:space="0" w:color="auto"/>
      </w:divBdr>
    </w:div>
    <w:div w:id="29648906">
      <w:bodyDiv w:val="1"/>
      <w:marLeft w:val="0"/>
      <w:marRight w:val="0"/>
      <w:marTop w:val="0"/>
      <w:marBottom w:val="0"/>
      <w:divBdr>
        <w:top w:val="none" w:sz="0" w:space="0" w:color="auto"/>
        <w:left w:val="none" w:sz="0" w:space="0" w:color="auto"/>
        <w:bottom w:val="none" w:sz="0" w:space="0" w:color="auto"/>
        <w:right w:val="none" w:sz="0" w:space="0" w:color="auto"/>
      </w:divBdr>
    </w:div>
    <w:div w:id="29765151">
      <w:bodyDiv w:val="1"/>
      <w:marLeft w:val="0"/>
      <w:marRight w:val="0"/>
      <w:marTop w:val="0"/>
      <w:marBottom w:val="0"/>
      <w:divBdr>
        <w:top w:val="none" w:sz="0" w:space="0" w:color="auto"/>
        <w:left w:val="none" w:sz="0" w:space="0" w:color="auto"/>
        <w:bottom w:val="none" w:sz="0" w:space="0" w:color="auto"/>
        <w:right w:val="none" w:sz="0" w:space="0" w:color="auto"/>
      </w:divBdr>
    </w:div>
    <w:div w:id="29769317">
      <w:bodyDiv w:val="1"/>
      <w:marLeft w:val="0"/>
      <w:marRight w:val="0"/>
      <w:marTop w:val="0"/>
      <w:marBottom w:val="0"/>
      <w:divBdr>
        <w:top w:val="none" w:sz="0" w:space="0" w:color="auto"/>
        <w:left w:val="none" w:sz="0" w:space="0" w:color="auto"/>
        <w:bottom w:val="none" w:sz="0" w:space="0" w:color="auto"/>
        <w:right w:val="none" w:sz="0" w:space="0" w:color="auto"/>
      </w:divBdr>
    </w:div>
    <w:div w:id="29885066">
      <w:bodyDiv w:val="1"/>
      <w:marLeft w:val="0"/>
      <w:marRight w:val="0"/>
      <w:marTop w:val="0"/>
      <w:marBottom w:val="0"/>
      <w:divBdr>
        <w:top w:val="none" w:sz="0" w:space="0" w:color="auto"/>
        <w:left w:val="none" w:sz="0" w:space="0" w:color="auto"/>
        <w:bottom w:val="none" w:sz="0" w:space="0" w:color="auto"/>
        <w:right w:val="none" w:sz="0" w:space="0" w:color="auto"/>
      </w:divBdr>
    </w:div>
    <w:div w:id="29956816">
      <w:bodyDiv w:val="1"/>
      <w:marLeft w:val="0"/>
      <w:marRight w:val="0"/>
      <w:marTop w:val="0"/>
      <w:marBottom w:val="0"/>
      <w:divBdr>
        <w:top w:val="none" w:sz="0" w:space="0" w:color="auto"/>
        <w:left w:val="none" w:sz="0" w:space="0" w:color="auto"/>
        <w:bottom w:val="none" w:sz="0" w:space="0" w:color="auto"/>
        <w:right w:val="none" w:sz="0" w:space="0" w:color="auto"/>
      </w:divBdr>
    </w:div>
    <w:div w:id="29958692">
      <w:bodyDiv w:val="1"/>
      <w:marLeft w:val="0"/>
      <w:marRight w:val="0"/>
      <w:marTop w:val="0"/>
      <w:marBottom w:val="0"/>
      <w:divBdr>
        <w:top w:val="none" w:sz="0" w:space="0" w:color="auto"/>
        <w:left w:val="none" w:sz="0" w:space="0" w:color="auto"/>
        <w:bottom w:val="none" w:sz="0" w:space="0" w:color="auto"/>
        <w:right w:val="none" w:sz="0" w:space="0" w:color="auto"/>
      </w:divBdr>
    </w:div>
    <w:div w:id="30228774">
      <w:bodyDiv w:val="1"/>
      <w:marLeft w:val="0"/>
      <w:marRight w:val="0"/>
      <w:marTop w:val="0"/>
      <w:marBottom w:val="0"/>
      <w:divBdr>
        <w:top w:val="none" w:sz="0" w:space="0" w:color="auto"/>
        <w:left w:val="none" w:sz="0" w:space="0" w:color="auto"/>
        <w:bottom w:val="none" w:sz="0" w:space="0" w:color="auto"/>
        <w:right w:val="none" w:sz="0" w:space="0" w:color="auto"/>
      </w:divBdr>
    </w:div>
    <w:div w:id="30301198">
      <w:bodyDiv w:val="1"/>
      <w:marLeft w:val="0"/>
      <w:marRight w:val="0"/>
      <w:marTop w:val="0"/>
      <w:marBottom w:val="0"/>
      <w:divBdr>
        <w:top w:val="none" w:sz="0" w:space="0" w:color="auto"/>
        <w:left w:val="none" w:sz="0" w:space="0" w:color="auto"/>
        <w:bottom w:val="none" w:sz="0" w:space="0" w:color="auto"/>
        <w:right w:val="none" w:sz="0" w:space="0" w:color="auto"/>
      </w:divBdr>
    </w:div>
    <w:div w:id="30307220">
      <w:bodyDiv w:val="1"/>
      <w:marLeft w:val="0"/>
      <w:marRight w:val="0"/>
      <w:marTop w:val="0"/>
      <w:marBottom w:val="0"/>
      <w:divBdr>
        <w:top w:val="none" w:sz="0" w:space="0" w:color="auto"/>
        <w:left w:val="none" w:sz="0" w:space="0" w:color="auto"/>
        <w:bottom w:val="none" w:sz="0" w:space="0" w:color="auto"/>
        <w:right w:val="none" w:sz="0" w:space="0" w:color="auto"/>
      </w:divBdr>
    </w:div>
    <w:div w:id="30499636">
      <w:bodyDiv w:val="1"/>
      <w:marLeft w:val="0"/>
      <w:marRight w:val="0"/>
      <w:marTop w:val="0"/>
      <w:marBottom w:val="0"/>
      <w:divBdr>
        <w:top w:val="none" w:sz="0" w:space="0" w:color="auto"/>
        <w:left w:val="none" w:sz="0" w:space="0" w:color="auto"/>
        <w:bottom w:val="none" w:sz="0" w:space="0" w:color="auto"/>
        <w:right w:val="none" w:sz="0" w:space="0" w:color="auto"/>
      </w:divBdr>
    </w:div>
    <w:div w:id="30806813">
      <w:bodyDiv w:val="1"/>
      <w:marLeft w:val="0"/>
      <w:marRight w:val="0"/>
      <w:marTop w:val="0"/>
      <w:marBottom w:val="0"/>
      <w:divBdr>
        <w:top w:val="none" w:sz="0" w:space="0" w:color="auto"/>
        <w:left w:val="none" w:sz="0" w:space="0" w:color="auto"/>
        <w:bottom w:val="none" w:sz="0" w:space="0" w:color="auto"/>
        <w:right w:val="none" w:sz="0" w:space="0" w:color="auto"/>
      </w:divBdr>
    </w:div>
    <w:div w:id="30958671">
      <w:bodyDiv w:val="1"/>
      <w:marLeft w:val="0"/>
      <w:marRight w:val="0"/>
      <w:marTop w:val="0"/>
      <w:marBottom w:val="0"/>
      <w:divBdr>
        <w:top w:val="none" w:sz="0" w:space="0" w:color="auto"/>
        <w:left w:val="none" w:sz="0" w:space="0" w:color="auto"/>
        <w:bottom w:val="none" w:sz="0" w:space="0" w:color="auto"/>
        <w:right w:val="none" w:sz="0" w:space="0" w:color="auto"/>
      </w:divBdr>
    </w:div>
    <w:div w:id="31080383">
      <w:bodyDiv w:val="1"/>
      <w:marLeft w:val="0"/>
      <w:marRight w:val="0"/>
      <w:marTop w:val="0"/>
      <w:marBottom w:val="0"/>
      <w:divBdr>
        <w:top w:val="none" w:sz="0" w:space="0" w:color="auto"/>
        <w:left w:val="none" w:sz="0" w:space="0" w:color="auto"/>
        <w:bottom w:val="none" w:sz="0" w:space="0" w:color="auto"/>
        <w:right w:val="none" w:sz="0" w:space="0" w:color="auto"/>
      </w:divBdr>
    </w:div>
    <w:div w:id="31196737">
      <w:bodyDiv w:val="1"/>
      <w:marLeft w:val="0"/>
      <w:marRight w:val="0"/>
      <w:marTop w:val="0"/>
      <w:marBottom w:val="0"/>
      <w:divBdr>
        <w:top w:val="none" w:sz="0" w:space="0" w:color="auto"/>
        <w:left w:val="none" w:sz="0" w:space="0" w:color="auto"/>
        <w:bottom w:val="none" w:sz="0" w:space="0" w:color="auto"/>
        <w:right w:val="none" w:sz="0" w:space="0" w:color="auto"/>
      </w:divBdr>
    </w:div>
    <w:div w:id="31420208">
      <w:bodyDiv w:val="1"/>
      <w:marLeft w:val="0"/>
      <w:marRight w:val="0"/>
      <w:marTop w:val="0"/>
      <w:marBottom w:val="0"/>
      <w:divBdr>
        <w:top w:val="none" w:sz="0" w:space="0" w:color="auto"/>
        <w:left w:val="none" w:sz="0" w:space="0" w:color="auto"/>
        <w:bottom w:val="none" w:sz="0" w:space="0" w:color="auto"/>
        <w:right w:val="none" w:sz="0" w:space="0" w:color="auto"/>
      </w:divBdr>
    </w:div>
    <w:div w:id="31460554">
      <w:bodyDiv w:val="1"/>
      <w:marLeft w:val="0"/>
      <w:marRight w:val="0"/>
      <w:marTop w:val="0"/>
      <w:marBottom w:val="0"/>
      <w:divBdr>
        <w:top w:val="none" w:sz="0" w:space="0" w:color="auto"/>
        <w:left w:val="none" w:sz="0" w:space="0" w:color="auto"/>
        <w:bottom w:val="none" w:sz="0" w:space="0" w:color="auto"/>
        <w:right w:val="none" w:sz="0" w:space="0" w:color="auto"/>
      </w:divBdr>
    </w:div>
    <w:div w:id="31543289">
      <w:bodyDiv w:val="1"/>
      <w:marLeft w:val="0"/>
      <w:marRight w:val="0"/>
      <w:marTop w:val="0"/>
      <w:marBottom w:val="0"/>
      <w:divBdr>
        <w:top w:val="none" w:sz="0" w:space="0" w:color="auto"/>
        <w:left w:val="none" w:sz="0" w:space="0" w:color="auto"/>
        <w:bottom w:val="none" w:sz="0" w:space="0" w:color="auto"/>
        <w:right w:val="none" w:sz="0" w:space="0" w:color="auto"/>
      </w:divBdr>
    </w:div>
    <w:div w:id="31613159">
      <w:bodyDiv w:val="1"/>
      <w:marLeft w:val="0"/>
      <w:marRight w:val="0"/>
      <w:marTop w:val="0"/>
      <w:marBottom w:val="0"/>
      <w:divBdr>
        <w:top w:val="none" w:sz="0" w:space="0" w:color="auto"/>
        <w:left w:val="none" w:sz="0" w:space="0" w:color="auto"/>
        <w:bottom w:val="none" w:sz="0" w:space="0" w:color="auto"/>
        <w:right w:val="none" w:sz="0" w:space="0" w:color="auto"/>
      </w:divBdr>
    </w:div>
    <w:div w:id="31658871">
      <w:bodyDiv w:val="1"/>
      <w:marLeft w:val="0"/>
      <w:marRight w:val="0"/>
      <w:marTop w:val="0"/>
      <w:marBottom w:val="0"/>
      <w:divBdr>
        <w:top w:val="none" w:sz="0" w:space="0" w:color="auto"/>
        <w:left w:val="none" w:sz="0" w:space="0" w:color="auto"/>
        <w:bottom w:val="none" w:sz="0" w:space="0" w:color="auto"/>
        <w:right w:val="none" w:sz="0" w:space="0" w:color="auto"/>
      </w:divBdr>
    </w:div>
    <w:div w:id="31737759">
      <w:bodyDiv w:val="1"/>
      <w:marLeft w:val="0"/>
      <w:marRight w:val="0"/>
      <w:marTop w:val="0"/>
      <w:marBottom w:val="0"/>
      <w:divBdr>
        <w:top w:val="none" w:sz="0" w:space="0" w:color="auto"/>
        <w:left w:val="none" w:sz="0" w:space="0" w:color="auto"/>
        <w:bottom w:val="none" w:sz="0" w:space="0" w:color="auto"/>
        <w:right w:val="none" w:sz="0" w:space="0" w:color="auto"/>
      </w:divBdr>
    </w:div>
    <w:div w:id="31851483">
      <w:bodyDiv w:val="1"/>
      <w:marLeft w:val="0"/>
      <w:marRight w:val="0"/>
      <w:marTop w:val="0"/>
      <w:marBottom w:val="0"/>
      <w:divBdr>
        <w:top w:val="none" w:sz="0" w:space="0" w:color="auto"/>
        <w:left w:val="none" w:sz="0" w:space="0" w:color="auto"/>
        <w:bottom w:val="none" w:sz="0" w:space="0" w:color="auto"/>
        <w:right w:val="none" w:sz="0" w:space="0" w:color="auto"/>
      </w:divBdr>
    </w:div>
    <w:div w:id="31854063">
      <w:bodyDiv w:val="1"/>
      <w:marLeft w:val="0"/>
      <w:marRight w:val="0"/>
      <w:marTop w:val="0"/>
      <w:marBottom w:val="0"/>
      <w:divBdr>
        <w:top w:val="none" w:sz="0" w:space="0" w:color="auto"/>
        <w:left w:val="none" w:sz="0" w:space="0" w:color="auto"/>
        <w:bottom w:val="none" w:sz="0" w:space="0" w:color="auto"/>
        <w:right w:val="none" w:sz="0" w:space="0" w:color="auto"/>
      </w:divBdr>
    </w:div>
    <w:div w:id="31880586">
      <w:bodyDiv w:val="1"/>
      <w:marLeft w:val="0"/>
      <w:marRight w:val="0"/>
      <w:marTop w:val="0"/>
      <w:marBottom w:val="0"/>
      <w:divBdr>
        <w:top w:val="none" w:sz="0" w:space="0" w:color="auto"/>
        <w:left w:val="none" w:sz="0" w:space="0" w:color="auto"/>
        <w:bottom w:val="none" w:sz="0" w:space="0" w:color="auto"/>
        <w:right w:val="none" w:sz="0" w:space="0" w:color="auto"/>
      </w:divBdr>
    </w:div>
    <w:div w:id="31882377">
      <w:bodyDiv w:val="1"/>
      <w:marLeft w:val="0"/>
      <w:marRight w:val="0"/>
      <w:marTop w:val="0"/>
      <w:marBottom w:val="0"/>
      <w:divBdr>
        <w:top w:val="none" w:sz="0" w:space="0" w:color="auto"/>
        <w:left w:val="none" w:sz="0" w:space="0" w:color="auto"/>
        <w:bottom w:val="none" w:sz="0" w:space="0" w:color="auto"/>
        <w:right w:val="none" w:sz="0" w:space="0" w:color="auto"/>
      </w:divBdr>
    </w:div>
    <w:div w:id="31998627">
      <w:bodyDiv w:val="1"/>
      <w:marLeft w:val="0"/>
      <w:marRight w:val="0"/>
      <w:marTop w:val="0"/>
      <w:marBottom w:val="0"/>
      <w:divBdr>
        <w:top w:val="none" w:sz="0" w:space="0" w:color="auto"/>
        <w:left w:val="none" w:sz="0" w:space="0" w:color="auto"/>
        <w:bottom w:val="none" w:sz="0" w:space="0" w:color="auto"/>
        <w:right w:val="none" w:sz="0" w:space="0" w:color="auto"/>
      </w:divBdr>
    </w:div>
    <w:div w:id="32116602">
      <w:bodyDiv w:val="1"/>
      <w:marLeft w:val="0"/>
      <w:marRight w:val="0"/>
      <w:marTop w:val="0"/>
      <w:marBottom w:val="0"/>
      <w:divBdr>
        <w:top w:val="none" w:sz="0" w:space="0" w:color="auto"/>
        <w:left w:val="none" w:sz="0" w:space="0" w:color="auto"/>
        <w:bottom w:val="none" w:sz="0" w:space="0" w:color="auto"/>
        <w:right w:val="none" w:sz="0" w:space="0" w:color="auto"/>
      </w:divBdr>
    </w:div>
    <w:div w:id="32199666">
      <w:bodyDiv w:val="1"/>
      <w:marLeft w:val="0"/>
      <w:marRight w:val="0"/>
      <w:marTop w:val="0"/>
      <w:marBottom w:val="0"/>
      <w:divBdr>
        <w:top w:val="none" w:sz="0" w:space="0" w:color="auto"/>
        <w:left w:val="none" w:sz="0" w:space="0" w:color="auto"/>
        <w:bottom w:val="none" w:sz="0" w:space="0" w:color="auto"/>
        <w:right w:val="none" w:sz="0" w:space="0" w:color="auto"/>
      </w:divBdr>
    </w:div>
    <w:div w:id="32341890">
      <w:bodyDiv w:val="1"/>
      <w:marLeft w:val="0"/>
      <w:marRight w:val="0"/>
      <w:marTop w:val="0"/>
      <w:marBottom w:val="0"/>
      <w:divBdr>
        <w:top w:val="none" w:sz="0" w:space="0" w:color="auto"/>
        <w:left w:val="none" w:sz="0" w:space="0" w:color="auto"/>
        <w:bottom w:val="none" w:sz="0" w:space="0" w:color="auto"/>
        <w:right w:val="none" w:sz="0" w:space="0" w:color="auto"/>
      </w:divBdr>
    </w:div>
    <w:div w:id="32392102">
      <w:bodyDiv w:val="1"/>
      <w:marLeft w:val="0"/>
      <w:marRight w:val="0"/>
      <w:marTop w:val="0"/>
      <w:marBottom w:val="0"/>
      <w:divBdr>
        <w:top w:val="none" w:sz="0" w:space="0" w:color="auto"/>
        <w:left w:val="none" w:sz="0" w:space="0" w:color="auto"/>
        <w:bottom w:val="none" w:sz="0" w:space="0" w:color="auto"/>
        <w:right w:val="none" w:sz="0" w:space="0" w:color="auto"/>
      </w:divBdr>
    </w:div>
    <w:div w:id="32583673">
      <w:bodyDiv w:val="1"/>
      <w:marLeft w:val="0"/>
      <w:marRight w:val="0"/>
      <w:marTop w:val="0"/>
      <w:marBottom w:val="0"/>
      <w:divBdr>
        <w:top w:val="none" w:sz="0" w:space="0" w:color="auto"/>
        <w:left w:val="none" w:sz="0" w:space="0" w:color="auto"/>
        <w:bottom w:val="none" w:sz="0" w:space="0" w:color="auto"/>
        <w:right w:val="none" w:sz="0" w:space="0" w:color="auto"/>
      </w:divBdr>
    </w:div>
    <w:div w:id="32854596">
      <w:bodyDiv w:val="1"/>
      <w:marLeft w:val="0"/>
      <w:marRight w:val="0"/>
      <w:marTop w:val="0"/>
      <w:marBottom w:val="0"/>
      <w:divBdr>
        <w:top w:val="none" w:sz="0" w:space="0" w:color="auto"/>
        <w:left w:val="none" w:sz="0" w:space="0" w:color="auto"/>
        <w:bottom w:val="none" w:sz="0" w:space="0" w:color="auto"/>
        <w:right w:val="none" w:sz="0" w:space="0" w:color="auto"/>
      </w:divBdr>
    </w:div>
    <w:div w:id="32926381">
      <w:bodyDiv w:val="1"/>
      <w:marLeft w:val="0"/>
      <w:marRight w:val="0"/>
      <w:marTop w:val="0"/>
      <w:marBottom w:val="0"/>
      <w:divBdr>
        <w:top w:val="none" w:sz="0" w:space="0" w:color="auto"/>
        <w:left w:val="none" w:sz="0" w:space="0" w:color="auto"/>
        <w:bottom w:val="none" w:sz="0" w:space="0" w:color="auto"/>
        <w:right w:val="none" w:sz="0" w:space="0" w:color="auto"/>
      </w:divBdr>
    </w:div>
    <w:div w:id="32930454">
      <w:bodyDiv w:val="1"/>
      <w:marLeft w:val="0"/>
      <w:marRight w:val="0"/>
      <w:marTop w:val="0"/>
      <w:marBottom w:val="0"/>
      <w:divBdr>
        <w:top w:val="none" w:sz="0" w:space="0" w:color="auto"/>
        <w:left w:val="none" w:sz="0" w:space="0" w:color="auto"/>
        <w:bottom w:val="none" w:sz="0" w:space="0" w:color="auto"/>
        <w:right w:val="none" w:sz="0" w:space="0" w:color="auto"/>
      </w:divBdr>
    </w:div>
    <w:div w:id="33123680">
      <w:bodyDiv w:val="1"/>
      <w:marLeft w:val="0"/>
      <w:marRight w:val="0"/>
      <w:marTop w:val="0"/>
      <w:marBottom w:val="0"/>
      <w:divBdr>
        <w:top w:val="none" w:sz="0" w:space="0" w:color="auto"/>
        <w:left w:val="none" w:sz="0" w:space="0" w:color="auto"/>
        <w:bottom w:val="none" w:sz="0" w:space="0" w:color="auto"/>
        <w:right w:val="none" w:sz="0" w:space="0" w:color="auto"/>
      </w:divBdr>
    </w:div>
    <w:div w:id="33237575">
      <w:bodyDiv w:val="1"/>
      <w:marLeft w:val="0"/>
      <w:marRight w:val="0"/>
      <w:marTop w:val="0"/>
      <w:marBottom w:val="0"/>
      <w:divBdr>
        <w:top w:val="none" w:sz="0" w:space="0" w:color="auto"/>
        <w:left w:val="none" w:sz="0" w:space="0" w:color="auto"/>
        <w:bottom w:val="none" w:sz="0" w:space="0" w:color="auto"/>
        <w:right w:val="none" w:sz="0" w:space="0" w:color="auto"/>
      </w:divBdr>
    </w:div>
    <w:div w:id="33315292">
      <w:bodyDiv w:val="1"/>
      <w:marLeft w:val="0"/>
      <w:marRight w:val="0"/>
      <w:marTop w:val="0"/>
      <w:marBottom w:val="0"/>
      <w:divBdr>
        <w:top w:val="none" w:sz="0" w:space="0" w:color="auto"/>
        <w:left w:val="none" w:sz="0" w:space="0" w:color="auto"/>
        <w:bottom w:val="none" w:sz="0" w:space="0" w:color="auto"/>
        <w:right w:val="none" w:sz="0" w:space="0" w:color="auto"/>
      </w:divBdr>
    </w:div>
    <w:div w:id="33425948">
      <w:bodyDiv w:val="1"/>
      <w:marLeft w:val="0"/>
      <w:marRight w:val="0"/>
      <w:marTop w:val="0"/>
      <w:marBottom w:val="0"/>
      <w:divBdr>
        <w:top w:val="none" w:sz="0" w:space="0" w:color="auto"/>
        <w:left w:val="none" w:sz="0" w:space="0" w:color="auto"/>
        <w:bottom w:val="none" w:sz="0" w:space="0" w:color="auto"/>
        <w:right w:val="none" w:sz="0" w:space="0" w:color="auto"/>
      </w:divBdr>
    </w:div>
    <w:div w:id="33891255">
      <w:bodyDiv w:val="1"/>
      <w:marLeft w:val="0"/>
      <w:marRight w:val="0"/>
      <w:marTop w:val="0"/>
      <w:marBottom w:val="0"/>
      <w:divBdr>
        <w:top w:val="none" w:sz="0" w:space="0" w:color="auto"/>
        <w:left w:val="none" w:sz="0" w:space="0" w:color="auto"/>
        <w:bottom w:val="none" w:sz="0" w:space="0" w:color="auto"/>
        <w:right w:val="none" w:sz="0" w:space="0" w:color="auto"/>
      </w:divBdr>
    </w:div>
    <w:div w:id="34044629">
      <w:bodyDiv w:val="1"/>
      <w:marLeft w:val="0"/>
      <w:marRight w:val="0"/>
      <w:marTop w:val="0"/>
      <w:marBottom w:val="0"/>
      <w:divBdr>
        <w:top w:val="none" w:sz="0" w:space="0" w:color="auto"/>
        <w:left w:val="none" w:sz="0" w:space="0" w:color="auto"/>
        <w:bottom w:val="none" w:sz="0" w:space="0" w:color="auto"/>
        <w:right w:val="none" w:sz="0" w:space="0" w:color="auto"/>
      </w:divBdr>
    </w:div>
    <w:div w:id="34277341">
      <w:bodyDiv w:val="1"/>
      <w:marLeft w:val="0"/>
      <w:marRight w:val="0"/>
      <w:marTop w:val="0"/>
      <w:marBottom w:val="0"/>
      <w:divBdr>
        <w:top w:val="none" w:sz="0" w:space="0" w:color="auto"/>
        <w:left w:val="none" w:sz="0" w:space="0" w:color="auto"/>
        <w:bottom w:val="none" w:sz="0" w:space="0" w:color="auto"/>
        <w:right w:val="none" w:sz="0" w:space="0" w:color="auto"/>
      </w:divBdr>
    </w:div>
    <w:div w:id="34279007">
      <w:bodyDiv w:val="1"/>
      <w:marLeft w:val="0"/>
      <w:marRight w:val="0"/>
      <w:marTop w:val="0"/>
      <w:marBottom w:val="0"/>
      <w:divBdr>
        <w:top w:val="none" w:sz="0" w:space="0" w:color="auto"/>
        <w:left w:val="none" w:sz="0" w:space="0" w:color="auto"/>
        <w:bottom w:val="none" w:sz="0" w:space="0" w:color="auto"/>
        <w:right w:val="none" w:sz="0" w:space="0" w:color="auto"/>
      </w:divBdr>
    </w:div>
    <w:div w:id="34544640">
      <w:bodyDiv w:val="1"/>
      <w:marLeft w:val="0"/>
      <w:marRight w:val="0"/>
      <w:marTop w:val="0"/>
      <w:marBottom w:val="0"/>
      <w:divBdr>
        <w:top w:val="none" w:sz="0" w:space="0" w:color="auto"/>
        <w:left w:val="none" w:sz="0" w:space="0" w:color="auto"/>
        <w:bottom w:val="none" w:sz="0" w:space="0" w:color="auto"/>
        <w:right w:val="none" w:sz="0" w:space="0" w:color="auto"/>
      </w:divBdr>
    </w:div>
    <w:div w:id="34737358">
      <w:bodyDiv w:val="1"/>
      <w:marLeft w:val="0"/>
      <w:marRight w:val="0"/>
      <w:marTop w:val="0"/>
      <w:marBottom w:val="0"/>
      <w:divBdr>
        <w:top w:val="none" w:sz="0" w:space="0" w:color="auto"/>
        <w:left w:val="none" w:sz="0" w:space="0" w:color="auto"/>
        <w:bottom w:val="none" w:sz="0" w:space="0" w:color="auto"/>
        <w:right w:val="none" w:sz="0" w:space="0" w:color="auto"/>
      </w:divBdr>
    </w:div>
    <w:div w:id="34745863">
      <w:bodyDiv w:val="1"/>
      <w:marLeft w:val="0"/>
      <w:marRight w:val="0"/>
      <w:marTop w:val="0"/>
      <w:marBottom w:val="0"/>
      <w:divBdr>
        <w:top w:val="none" w:sz="0" w:space="0" w:color="auto"/>
        <w:left w:val="none" w:sz="0" w:space="0" w:color="auto"/>
        <w:bottom w:val="none" w:sz="0" w:space="0" w:color="auto"/>
        <w:right w:val="none" w:sz="0" w:space="0" w:color="auto"/>
      </w:divBdr>
    </w:div>
    <w:div w:id="34816761">
      <w:bodyDiv w:val="1"/>
      <w:marLeft w:val="0"/>
      <w:marRight w:val="0"/>
      <w:marTop w:val="0"/>
      <w:marBottom w:val="0"/>
      <w:divBdr>
        <w:top w:val="none" w:sz="0" w:space="0" w:color="auto"/>
        <w:left w:val="none" w:sz="0" w:space="0" w:color="auto"/>
        <w:bottom w:val="none" w:sz="0" w:space="0" w:color="auto"/>
        <w:right w:val="none" w:sz="0" w:space="0" w:color="auto"/>
      </w:divBdr>
    </w:div>
    <w:div w:id="35279838">
      <w:bodyDiv w:val="1"/>
      <w:marLeft w:val="0"/>
      <w:marRight w:val="0"/>
      <w:marTop w:val="0"/>
      <w:marBottom w:val="0"/>
      <w:divBdr>
        <w:top w:val="none" w:sz="0" w:space="0" w:color="auto"/>
        <w:left w:val="none" w:sz="0" w:space="0" w:color="auto"/>
        <w:bottom w:val="none" w:sz="0" w:space="0" w:color="auto"/>
        <w:right w:val="none" w:sz="0" w:space="0" w:color="auto"/>
      </w:divBdr>
    </w:div>
    <w:div w:id="35549319">
      <w:bodyDiv w:val="1"/>
      <w:marLeft w:val="0"/>
      <w:marRight w:val="0"/>
      <w:marTop w:val="0"/>
      <w:marBottom w:val="0"/>
      <w:divBdr>
        <w:top w:val="none" w:sz="0" w:space="0" w:color="auto"/>
        <w:left w:val="none" w:sz="0" w:space="0" w:color="auto"/>
        <w:bottom w:val="none" w:sz="0" w:space="0" w:color="auto"/>
        <w:right w:val="none" w:sz="0" w:space="0" w:color="auto"/>
      </w:divBdr>
    </w:div>
    <w:div w:id="35589034">
      <w:bodyDiv w:val="1"/>
      <w:marLeft w:val="0"/>
      <w:marRight w:val="0"/>
      <w:marTop w:val="0"/>
      <w:marBottom w:val="0"/>
      <w:divBdr>
        <w:top w:val="none" w:sz="0" w:space="0" w:color="auto"/>
        <w:left w:val="none" w:sz="0" w:space="0" w:color="auto"/>
        <w:bottom w:val="none" w:sz="0" w:space="0" w:color="auto"/>
        <w:right w:val="none" w:sz="0" w:space="0" w:color="auto"/>
      </w:divBdr>
    </w:div>
    <w:div w:id="35861013">
      <w:bodyDiv w:val="1"/>
      <w:marLeft w:val="0"/>
      <w:marRight w:val="0"/>
      <w:marTop w:val="0"/>
      <w:marBottom w:val="0"/>
      <w:divBdr>
        <w:top w:val="none" w:sz="0" w:space="0" w:color="auto"/>
        <w:left w:val="none" w:sz="0" w:space="0" w:color="auto"/>
        <w:bottom w:val="none" w:sz="0" w:space="0" w:color="auto"/>
        <w:right w:val="none" w:sz="0" w:space="0" w:color="auto"/>
      </w:divBdr>
    </w:div>
    <w:div w:id="36006008">
      <w:bodyDiv w:val="1"/>
      <w:marLeft w:val="0"/>
      <w:marRight w:val="0"/>
      <w:marTop w:val="0"/>
      <w:marBottom w:val="0"/>
      <w:divBdr>
        <w:top w:val="none" w:sz="0" w:space="0" w:color="auto"/>
        <w:left w:val="none" w:sz="0" w:space="0" w:color="auto"/>
        <w:bottom w:val="none" w:sz="0" w:space="0" w:color="auto"/>
        <w:right w:val="none" w:sz="0" w:space="0" w:color="auto"/>
      </w:divBdr>
    </w:div>
    <w:div w:id="36048373">
      <w:bodyDiv w:val="1"/>
      <w:marLeft w:val="0"/>
      <w:marRight w:val="0"/>
      <w:marTop w:val="0"/>
      <w:marBottom w:val="0"/>
      <w:divBdr>
        <w:top w:val="none" w:sz="0" w:space="0" w:color="auto"/>
        <w:left w:val="none" w:sz="0" w:space="0" w:color="auto"/>
        <w:bottom w:val="none" w:sz="0" w:space="0" w:color="auto"/>
        <w:right w:val="none" w:sz="0" w:space="0" w:color="auto"/>
      </w:divBdr>
    </w:div>
    <w:div w:id="36052510">
      <w:bodyDiv w:val="1"/>
      <w:marLeft w:val="0"/>
      <w:marRight w:val="0"/>
      <w:marTop w:val="0"/>
      <w:marBottom w:val="0"/>
      <w:divBdr>
        <w:top w:val="none" w:sz="0" w:space="0" w:color="auto"/>
        <w:left w:val="none" w:sz="0" w:space="0" w:color="auto"/>
        <w:bottom w:val="none" w:sz="0" w:space="0" w:color="auto"/>
        <w:right w:val="none" w:sz="0" w:space="0" w:color="auto"/>
      </w:divBdr>
    </w:div>
    <w:div w:id="36123109">
      <w:bodyDiv w:val="1"/>
      <w:marLeft w:val="0"/>
      <w:marRight w:val="0"/>
      <w:marTop w:val="0"/>
      <w:marBottom w:val="0"/>
      <w:divBdr>
        <w:top w:val="none" w:sz="0" w:space="0" w:color="auto"/>
        <w:left w:val="none" w:sz="0" w:space="0" w:color="auto"/>
        <w:bottom w:val="none" w:sz="0" w:space="0" w:color="auto"/>
        <w:right w:val="none" w:sz="0" w:space="0" w:color="auto"/>
      </w:divBdr>
    </w:div>
    <w:div w:id="36128414">
      <w:bodyDiv w:val="1"/>
      <w:marLeft w:val="0"/>
      <w:marRight w:val="0"/>
      <w:marTop w:val="0"/>
      <w:marBottom w:val="0"/>
      <w:divBdr>
        <w:top w:val="none" w:sz="0" w:space="0" w:color="auto"/>
        <w:left w:val="none" w:sz="0" w:space="0" w:color="auto"/>
        <w:bottom w:val="none" w:sz="0" w:space="0" w:color="auto"/>
        <w:right w:val="none" w:sz="0" w:space="0" w:color="auto"/>
      </w:divBdr>
    </w:div>
    <w:div w:id="36205255">
      <w:bodyDiv w:val="1"/>
      <w:marLeft w:val="0"/>
      <w:marRight w:val="0"/>
      <w:marTop w:val="0"/>
      <w:marBottom w:val="0"/>
      <w:divBdr>
        <w:top w:val="none" w:sz="0" w:space="0" w:color="auto"/>
        <w:left w:val="none" w:sz="0" w:space="0" w:color="auto"/>
        <w:bottom w:val="none" w:sz="0" w:space="0" w:color="auto"/>
        <w:right w:val="none" w:sz="0" w:space="0" w:color="auto"/>
      </w:divBdr>
    </w:div>
    <w:div w:id="36207168">
      <w:bodyDiv w:val="1"/>
      <w:marLeft w:val="0"/>
      <w:marRight w:val="0"/>
      <w:marTop w:val="0"/>
      <w:marBottom w:val="0"/>
      <w:divBdr>
        <w:top w:val="none" w:sz="0" w:space="0" w:color="auto"/>
        <w:left w:val="none" w:sz="0" w:space="0" w:color="auto"/>
        <w:bottom w:val="none" w:sz="0" w:space="0" w:color="auto"/>
        <w:right w:val="none" w:sz="0" w:space="0" w:color="auto"/>
      </w:divBdr>
    </w:div>
    <w:div w:id="36584645">
      <w:bodyDiv w:val="1"/>
      <w:marLeft w:val="0"/>
      <w:marRight w:val="0"/>
      <w:marTop w:val="0"/>
      <w:marBottom w:val="0"/>
      <w:divBdr>
        <w:top w:val="none" w:sz="0" w:space="0" w:color="auto"/>
        <w:left w:val="none" w:sz="0" w:space="0" w:color="auto"/>
        <w:bottom w:val="none" w:sz="0" w:space="0" w:color="auto"/>
        <w:right w:val="none" w:sz="0" w:space="0" w:color="auto"/>
      </w:divBdr>
    </w:div>
    <w:div w:id="36665168">
      <w:bodyDiv w:val="1"/>
      <w:marLeft w:val="0"/>
      <w:marRight w:val="0"/>
      <w:marTop w:val="0"/>
      <w:marBottom w:val="0"/>
      <w:divBdr>
        <w:top w:val="none" w:sz="0" w:space="0" w:color="auto"/>
        <w:left w:val="none" w:sz="0" w:space="0" w:color="auto"/>
        <w:bottom w:val="none" w:sz="0" w:space="0" w:color="auto"/>
        <w:right w:val="none" w:sz="0" w:space="0" w:color="auto"/>
      </w:divBdr>
    </w:div>
    <w:div w:id="37053330">
      <w:bodyDiv w:val="1"/>
      <w:marLeft w:val="0"/>
      <w:marRight w:val="0"/>
      <w:marTop w:val="0"/>
      <w:marBottom w:val="0"/>
      <w:divBdr>
        <w:top w:val="none" w:sz="0" w:space="0" w:color="auto"/>
        <w:left w:val="none" w:sz="0" w:space="0" w:color="auto"/>
        <w:bottom w:val="none" w:sz="0" w:space="0" w:color="auto"/>
        <w:right w:val="none" w:sz="0" w:space="0" w:color="auto"/>
      </w:divBdr>
    </w:div>
    <w:div w:id="37511646">
      <w:bodyDiv w:val="1"/>
      <w:marLeft w:val="0"/>
      <w:marRight w:val="0"/>
      <w:marTop w:val="0"/>
      <w:marBottom w:val="0"/>
      <w:divBdr>
        <w:top w:val="none" w:sz="0" w:space="0" w:color="auto"/>
        <w:left w:val="none" w:sz="0" w:space="0" w:color="auto"/>
        <w:bottom w:val="none" w:sz="0" w:space="0" w:color="auto"/>
        <w:right w:val="none" w:sz="0" w:space="0" w:color="auto"/>
      </w:divBdr>
    </w:div>
    <w:div w:id="37631322">
      <w:bodyDiv w:val="1"/>
      <w:marLeft w:val="0"/>
      <w:marRight w:val="0"/>
      <w:marTop w:val="0"/>
      <w:marBottom w:val="0"/>
      <w:divBdr>
        <w:top w:val="none" w:sz="0" w:space="0" w:color="auto"/>
        <w:left w:val="none" w:sz="0" w:space="0" w:color="auto"/>
        <w:bottom w:val="none" w:sz="0" w:space="0" w:color="auto"/>
        <w:right w:val="none" w:sz="0" w:space="0" w:color="auto"/>
      </w:divBdr>
    </w:div>
    <w:div w:id="38214421">
      <w:bodyDiv w:val="1"/>
      <w:marLeft w:val="0"/>
      <w:marRight w:val="0"/>
      <w:marTop w:val="0"/>
      <w:marBottom w:val="0"/>
      <w:divBdr>
        <w:top w:val="none" w:sz="0" w:space="0" w:color="auto"/>
        <w:left w:val="none" w:sz="0" w:space="0" w:color="auto"/>
        <w:bottom w:val="none" w:sz="0" w:space="0" w:color="auto"/>
        <w:right w:val="none" w:sz="0" w:space="0" w:color="auto"/>
      </w:divBdr>
    </w:div>
    <w:div w:id="38289605">
      <w:bodyDiv w:val="1"/>
      <w:marLeft w:val="0"/>
      <w:marRight w:val="0"/>
      <w:marTop w:val="0"/>
      <w:marBottom w:val="0"/>
      <w:divBdr>
        <w:top w:val="none" w:sz="0" w:space="0" w:color="auto"/>
        <w:left w:val="none" w:sz="0" w:space="0" w:color="auto"/>
        <w:bottom w:val="none" w:sz="0" w:space="0" w:color="auto"/>
        <w:right w:val="none" w:sz="0" w:space="0" w:color="auto"/>
      </w:divBdr>
    </w:div>
    <w:div w:id="38434221">
      <w:bodyDiv w:val="1"/>
      <w:marLeft w:val="0"/>
      <w:marRight w:val="0"/>
      <w:marTop w:val="0"/>
      <w:marBottom w:val="0"/>
      <w:divBdr>
        <w:top w:val="none" w:sz="0" w:space="0" w:color="auto"/>
        <w:left w:val="none" w:sz="0" w:space="0" w:color="auto"/>
        <w:bottom w:val="none" w:sz="0" w:space="0" w:color="auto"/>
        <w:right w:val="none" w:sz="0" w:space="0" w:color="auto"/>
      </w:divBdr>
    </w:div>
    <w:div w:id="38825366">
      <w:bodyDiv w:val="1"/>
      <w:marLeft w:val="0"/>
      <w:marRight w:val="0"/>
      <w:marTop w:val="0"/>
      <w:marBottom w:val="0"/>
      <w:divBdr>
        <w:top w:val="none" w:sz="0" w:space="0" w:color="auto"/>
        <w:left w:val="none" w:sz="0" w:space="0" w:color="auto"/>
        <w:bottom w:val="none" w:sz="0" w:space="0" w:color="auto"/>
        <w:right w:val="none" w:sz="0" w:space="0" w:color="auto"/>
      </w:divBdr>
    </w:div>
    <w:div w:id="38870820">
      <w:bodyDiv w:val="1"/>
      <w:marLeft w:val="0"/>
      <w:marRight w:val="0"/>
      <w:marTop w:val="0"/>
      <w:marBottom w:val="0"/>
      <w:divBdr>
        <w:top w:val="none" w:sz="0" w:space="0" w:color="auto"/>
        <w:left w:val="none" w:sz="0" w:space="0" w:color="auto"/>
        <w:bottom w:val="none" w:sz="0" w:space="0" w:color="auto"/>
        <w:right w:val="none" w:sz="0" w:space="0" w:color="auto"/>
      </w:divBdr>
    </w:div>
    <w:div w:id="39019571">
      <w:bodyDiv w:val="1"/>
      <w:marLeft w:val="0"/>
      <w:marRight w:val="0"/>
      <w:marTop w:val="0"/>
      <w:marBottom w:val="0"/>
      <w:divBdr>
        <w:top w:val="none" w:sz="0" w:space="0" w:color="auto"/>
        <w:left w:val="none" w:sz="0" w:space="0" w:color="auto"/>
        <w:bottom w:val="none" w:sz="0" w:space="0" w:color="auto"/>
        <w:right w:val="none" w:sz="0" w:space="0" w:color="auto"/>
      </w:divBdr>
    </w:div>
    <w:div w:id="39594711">
      <w:bodyDiv w:val="1"/>
      <w:marLeft w:val="0"/>
      <w:marRight w:val="0"/>
      <w:marTop w:val="0"/>
      <w:marBottom w:val="0"/>
      <w:divBdr>
        <w:top w:val="none" w:sz="0" w:space="0" w:color="auto"/>
        <w:left w:val="none" w:sz="0" w:space="0" w:color="auto"/>
        <w:bottom w:val="none" w:sz="0" w:space="0" w:color="auto"/>
        <w:right w:val="none" w:sz="0" w:space="0" w:color="auto"/>
      </w:divBdr>
    </w:div>
    <w:div w:id="39597339">
      <w:bodyDiv w:val="1"/>
      <w:marLeft w:val="0"/>
      <w:marRight w:val="0"/>
      <w:marTop w:val="0"/>
      <w:marBottom w:val="0"/>
      <w:divBdr>
        <w:top w:val="none" w:sz="0" w:space="0" w:color="auto"/>
        <w:left w:val="none" w:sz="0" w:space="0" w:color="auto"/>
        <w:bottom w:val="none" w:sz="0" w:space="0" w:color="auto"/>
        <w:right w:val="none" w:sz="0" w:space="0" w:color="auto"/>
      </w:divBdr>
    </w:div>
    <w:div w:id="39667393">
      <w:bodyDiv w:val="1"/>
      <w:marLeft w:val="0"/>
      <w:marRight w:val="0"/>
      <w:marTop w:val="0"/>
      <w:marBottom w:val="0"/>
      <w:divBdr>
        <w:top w:val="none" w:sz="0" w:space="0" w:color="auto"/>
        <w:left w:val="none" w:sz="0" w:space="0" w:color="auto"/>
        <w:bottom w:val="none" w:sz="0" w:space="0" w:color="auto"/>
        <w:right w:val="none" w:sz="0" w:space="0" w:color="auto"/>
      </w:divBdr>
    </w:div>
    <w:div w:id="39668202">
      <w:bodyDiv w:val="1"/>
      <w:marLeft w:val="0"/>
      <w:marRight w:val="0"/>
      <w:marTop w:val="0"/>
      <w:marBottom w:val="0"/>
      <w:divBdr>
        <w:top w:val="none" w:sz="0" w:space="0" w:color="auto"/>
        <w:left w:val="none" w:sz="0" w:space="0" w:color="auto"/>
        <w:bottom w:val="none" w:sz="0" w:space="0" w:color="auto"/>
        <w:right w:val="none" w:sz="0" w:space="0" w:color="auto"/>
      </w:divBdr>
    </w:div>
    <w:div w:id="39669800">
      <w:bodyDiv w:val="1"/>
      <w:marLeft w:val="0"/>
      <w:marRight w:val="0"/>
      <w:marTop w:val="0"/>
      <w:marBottom w:val="0"/>
      <w:divBdr>
        <w:top w:val="none" w:sz="0" w:space="0" w:color="auto"/>
        <w:left w:val="none" w:sz="0" w:space="0" w:color="auto"/>
        <w:bottom w:val="none" w:sz="0" w:space="0" w:color="auto"/>
        <w:right w:val="none" w:sz="0" w:space="0" w:color="auto"/>
      </w:divBdr>
    </w:div>
    <w:div w:id="39671343">
      <w:bodyDiv w:val="1"/>
      <w:marLeft w:val="0"/>
      <w:marRight w:val="0"/>
      <w:marTop w:val="0"/>
      <w:marBottom w:val="0"/>
      <w:divBdr>
        <w:top w:val="none" w:sz="0" w:space="0" w:color="auto"/>
        <w:left w:val="none" w:sz="0" w:space="0" w:color="auto"/>
        <w:bottom w:val="none" w:sz="0" w:space="0" w:color="auto"/>
        <w:right w:val="none" w:sz="0" w:space="0" w:color="auto"/>
      </w:divBdr>
    </w:div>
    <w:div w:id="39675361">
      <w:bodyDiv w:val="1"/>
      <w:marLeft w:val="0"/>
      <w:marRight w:val="0"/>
      <w:marTop w:val="0"/>
      <w:marBottom w:val="0"/>
      <w:divBdr>
        <w:top w:val="none" w:sz="0" w:space="0" w:color="auto"/>
        <w:left w:val="none" w:sz="0" w:space="0" w:color="auto"/>
        <w:bottom w:val="none" w:sz="0" w:space="0" w:color="auto"/>
        <w:right w:val="none" w:sz="0" w:space="0" w:color="auto"/>
      </w:divBdr>
    </w:div>
    <w:div w:id="39983192">
      <w:bodyDiv w:val="1"/>
      <w:marLeft w:val="0"/>
      <w:marRight w:val="0"/>
      <w:marTop w:val="0"/>
      <w:marBottom w:val="0"/>
      <w:divBdr>
        <w:top w:val="none" w:sz="0" w:space="0" w:color="auto"/>
        <w:left w:val="none" w:sz="0" w:space="0" w:color="auto"/>
        <w:bottom w:val="none" w:sz="0" w:space="0" w:color="auto"/>
        <w:right w:val="none" w:sz="0" w:space="0" w:color="auto"/>
      </w:divBdr>
    </w:div>
    <w:div w:id="40136850">
      <w:bodyDiv w:val="1"/>
      <w:marLeft w:val="0"/>
      <w:marRight w:val="0"/>
      <w:marTop w:val="0"/>
      <w:marBottom w:val="0"/>
      <w:divBdr>
        <w:top w:val="none" w:sz="0" w:space="0" w:color="auto"/>
        <w:left w:val="none" w:sz="0" w:space="0" w:color="auto"/>
        <w:bottom w:val="none" w:sz="0" w:space="0" w:color="auto"/>
        <w:right w:val="none" w:sz="0" w:space="0" w:color="auto"/>
      </w:divBdr>
    </w:div>
    <w:div w:id="40331083">
      <w:bodyDiv w:val="1"/>
      <w:marLeft w:val="0"/>
      <w:marRight w:val="0"/>
      <w:marTop w:val="0"/>
      <w:marBottom w:val="0"/>
      <w:divBdr>
        <w:top w:val="none" w:sz="0" w:space="0" w:color="auto"/>
        <w:left w:val="none" w:sz="0" w:space="0" w:color="auto"/>
        <w:bottom w:val="none" w:sz="0" w:space="0" w:color="auto"/>
        <w:right w:val="none" w:sz="0" w:space="0" w:color="auto"/>
      </w:divBdr>
    </w:div>
    <w:div w:id="40520525">
      <w:bodyDiv w:val="1"/>
      <w:marLeft w:val="0"/>
      <w:marRight w:val="0"/>
      <w:marTop w:val="0"/>
      <w:marBottom w:val="0"/>
      <w:divBdr>
        <w:top w:val="none" w:sz="0" w:space="0" w:color="auto"/>
        <w:left w:val="none" w:sz="0" w:space="0" w:color="auto"/>
        <w:bottom w:val="none" w:sz="0" w:space="0" w:color="auto"/>
        <w:right w:val="none" w:sz="0" w:space="0" w:color="auto"/>
      </w:divBdr>
    </w:div>
    <w:div w:id="40633779">
      <w:bodyDiv w:val="1"/>
      <w:marLeft w:val="0"/>
      <w:marRight w:val="0"/>
      <w:marTop w:val="0"/>
      <w:marBottom w:val="0"/>
      <w:divBdr>
        <w:top w:val="none" w:sz="0" w:space="0" w:color="auto"/>
        <w:left w:val="none" w:sz="0" w:space="0" w:color="auto"/>
        <w:bottom w:val="none" w:sz="0" w:space="0" w:color="auto"/>
        <w:right w:val="none" w:sz="0" w:space="0" w:color="auto"/>
      </w:divBdr>
    </w:div>
    <w:div w:id="41099477">
      <w:bodyDiv w:val="1"/>
      <w:marLeft w:val="0"/>
      <w:marRight w:val="0"/>
      <w:marTop w:val="0"/>
      <w:marBottom w:val="0"/>
      <w:divBdr>
        <w:top w:val="none" w:sz="0" w:space="0" w:color="auto"/>
        <w:left w:val="none" w:sz="0" w:space="0" w:color="auto"/>
        <w:bottom w:val="none" w:sz="0" w:space="0" w:color="auto"/>
        <w:right w:val="none" w:sz="0" w:space="0" w:color="auto"/>
      </w:divBdr>
    </w:div>
    <w:div w:id="41102792">
      <w:bodyDiv w:val="1"/>
      <w:marLeft w:val="0"/>
      <w:marRight w:val="0"/>
      <w:marTop w:val="0"/>
      <w:marBottom w:val="0"/>
      <w:divBdr>
        <w:top w:val="none" w:sz="0" w:space="0" w:color="auto"/>
        <w:left w:val="none" w:sz="0" w:space="0" w:color="auto"/>
        <w:bottom w:val="none" w:sz="0" w:space="0" w:color="auto"/>
        <w:right w:val="none" w:sz="0" w:space="0" w:color="auto"/>
      </w:divBdr>
    </w:div>
    <w:div w:id="41179836">
      <w:bodyDiv w:val="1"/>
      <w:marLeft w:val="0"/>
      <w:marRight w:val="0"/>
      <w:marTop w:val="0"/>
      <w:marBottom w:val="0"/>
      <w:divBdr>
        <w:top w:val="none" w:sz="0" w:space="0" w:color="auto"/>
        <w:left w:val="none" w:sz="0" w:space="0" w:color="auto"/>
        <w:bottom w:val="none" w:sz="0" w:space="0" w:color="auto"/>
        <w:right w:val="none" w:sz="0" w:space="0" w:color="auto"/>
      </w:divBdr>
    </w:div>
    <w:div w:id="41566837">
      <w:bodyDiv w:val="1"/>
      <w:marLeft w:val="0"/>
      <w:marRight w:val="0"/>
      <w:marTop w:val="0"/>
      <w:marBottom w:val="0"/>
      <w:divBdr>
        <w:top w:val="none" w:sz="0" w:space="0" w:color="auto"/>
        <w:left w:val="none" w:sz="0" w:space="0" w:color="auto"/>
        <w:bottom w:val="none" w:sz="0" w:space="0" w:color="auto"/>
        <w:right w:val="none" w:sz="0" w:space="0" w:color="auto"/>
      </w:divBdr>
    </w:div>
    <w:div w:id="42026999">
      <w:bodyDiv w:val="1"/>
      <w:marLeft w:val="0"/>
      <w:marRight w:val="0"/>
      <w:marTop w:val="0"/>
      <w:marBottom w:val="0"/>
      <w:divBdr>
        <w:top w:val="none" w:sz="0" w:space="0" w:color="auto"/>
        <w:left w:val="none" w:sz="0" w:space="0" w:color="auto"/>
        <w:bottom w:val="none" w:sz="0" w:space="0" w:color="auto"/>
        <w:right w:val="none" w:sz="0" w:space="0" w:color="auto"/>
      </w:divBdr>
    </w:div>
    <w:div w:id="42295351">
      <w:bodyDiv w:val="1"/>
      <w:marLeft w:val="0"/>
      <w:marRight w:val="0"/>
      <w:marTop w:val="0"/>
      <w:marBottom w:val="0"/>
      <w:divBdr>
        <w:top w:val="none" w:sz="0" w:space="0" w:color="auto"/>
        <w:left w:val="none" w:sz="0" w:space="0" w:color="auto"/>
        <w:bottom w:val="none" w:sz="0" w:space="0" w:color="auto"/>
        <w:right w:val="none" w:sz="0" w:space="0" w:color="auto"/>
      </w:divBdr>
    </w:div>
    <w:div w:id="42411445">
      <w:bodyDiv w:val="1"/>
      <w:marLeft w:val="0"/>
      <w:marRight w:val="0"/>
      <w:marTop w:val="0"/>
      <w:marBottom w:val="0"/>
      <w:divBdr>
        <w:top w:val="none" w:sz="0" w:space="0" w:color="auto"/>
        <w:left w:val="none" w:sz="0" w:space="0" w:color="auto"/>
        <w:bottom w:val="none" w:sz="0" w:space="0" w:color="auto"/>
        <w:right w:val="none" w:sz="0" w:space="0" w:color="auto"/>
      </w:divBdr>
    </w:div>
    <w:div w:id="42484168">
      <w:bodyDiv w:val="1"/>
      <w:marLeft w:val="0"/>
      <w:marRight w:val="0"/>
      <w:marTop w:val="0"/>
      <w:marBottom w:val="0"/>
      <w:divBdr>
        <w:top w:val="none" w:sz="0" w:space="0" w:color="auto"/>
        <w:left w:val="none" w:sz="0" w:space="0" w:color="auto"/>
        <w:bottom w:val="none" w:sz="0" w:space="0" w:color="auto"/>
        <w:right w:val="none" w:sz="0" w:space="0" w:color="auto"/>
      </w:divBdr>
    </w:div>
    <w:div w:id="42557262">
      <w:bodyDiv w:val="1"/>
      <w:marLeft w:val="0"/>
      <w:marRight w:val="0"/>
      <w:marTop w:val="0"/>
      <w:marBottom w:val="0"/>
      <w:divBdr>
        <w:top w:val="none" w:sz="0" w:space="0" w:color="auto"/>
        <w:left w:val="none" w:sz="0" w:space="0" w:color="auto"/>
        <w:bottom w:val="none" w:sz="0" w:space="0" w:color="auto"/>
        <w:right w:val="none" w:sz="0" w:space="0" w:color="auto"/>
      </w:divBdr>
    </w:div>
    <w:div w:id="42605416">
      <w:bodyDiv w:val="1"/>
      <w:marLeft w:val="0"/>
      <w:marRight w:val="0"/>
      <w:marTop w:val="0"/>
      <w:marBottom w:val="0"/>
      <w:divBdr>
        <w:top w:val="none" w:sz="0" w:space="0" w:color="auto"/>
        <w:left w:val="none" w:sz="0" w:space="0" w:color="auto"/>
        <w:bottom w:val="none" w:sz="0" w:space="0" w:color="auto"/>
        <w:right w:val="none" w:sz="0" w:space="0" w:color="auto"/>
      </w:divBdr>
    </w:div>
    <w:div w:id="42951035">
      <w:bodyDiv w:val="1"/>
      <w:marLeft w:val="0"/>
      <w:marRight w:val="0"/>
      <w:marTop w:val="0"/>
      <w:marBottom w:val="0"/>
      <w:divBdr>
        <w:top w:val="none" w:sz="0" w:space="0" w:color="auto"/>
        <w:left w:val="none" w:sz="0" w:space="0" w:color="auto"/>
        <w:bottom w:val="none" w:sz="0" w:space="0" w:color="auto"/>
        <w:right w:val="none" w:sz="0" w:space="0" w:color="auto"/>
      </w:divBdr>
    </w:div>
    <w:div w:id="43063988">
      <w:bodyDiv w:val="1"/>
      <w:marLeft w:val="0"/>
      <w:marRight w:val="0"/>
      <w:marTop w:val="0"/>
      <w:marBottom w:val="0"/>
      <w:divBdr>
        <w:top w:val="none" w:sz="0" w:space="0" w:color="auto"/>
        <w:left w:val="none" w:sz="0" w:space="0" w:color="auto"/>
        <w:bottom w:val="none" w:sz="0" w:space="0" w:color="auto"/>
        <w:right w:val="none" w:sz="0" w:space="0" w:color="auto"/>
      </w:divBdr>
    </w:div>
    <w:div w:id="43259235">
      <w:bodyDiv w:val="1"/>
      <w:marLeft w:val="0"/>
      <w:marRight w:val="0"/>
      <w:marTop w:val="0"/>
      <w:marBottom w:val="0"/>
      <w:divBdr>
        <w:top w:val="none" w:sz="0" w:space="0" w:color="auto"/>
        <w:left w:val="none" w:sz="0" w:space="0" w:color="auto"/>
        <w:bottom w:val="none" w:sz="0" w:space="0" w:color="auto"/>
        <w:right w:val="none" w:sz="0" w:space="0" w:color="auto"/>
      </w:divBdr>
    </w:div>
    <w:div w:id="43331991">
      <w:bodyDiv w:val="1"/>
      <w:marLeft w:val="0"/>
      <w:marRight w:val="0"/>
      <w:marTop w:val="0"/>
      <w:marBottom w:val="0"/>
      <w:divBdr>
        <w:top w:val="none" w:sz="0" w:space="0" w:color="auto"/>
        <w:left w:val="none" w:sz="0" w:space="0" w:color="auto"/>
        <w:bottom w:val="none" w:sz="0" w:space="0" w:color="auto"/>
        <w:right w:val="none" w:sz="0" w:space="0" w:color="auto"/>
      </w:divBdr>
    </w:div>
    <w:div w:id="43337383">
      <w:bodyDiv w:val="1"/>
      <w:marLeft w:val="0"/>
      <w:marRight w:val="0"/>
      <w:marTop w:val="0"/>
      <w:marBottom w:val="0"/>
      <w:divBdr>
        <w:top w:val="none" w:sz="0" w:space="0" w:color="auto"/>
        <w:left w:val="none" w:sz="0" w:space="0" w:color="auto"/>
        <w:bottom w:val="none" w:sz="0" w:space="0" w:color="auto"/>
        <w:right w:val="none" w:sz="0" w:space="0" w:color="auto"/>
      </w:divBdr>
    </w:div>
    <w:div w:id="43453362">
      <w:bodyDiv w:val="1"/>
      <w:marLeft w:val="0"/>
      <w:marRight w:val="0"/>
      <w:marTop w:val="0"/>
      <w:marBottom w:val="0"/>
      <w:divBdr>
        <w:top w:val="none" w:sz="0" w:space="0" w:color="auto"/>
        <w:left w:val="none" w:sz="0" w:space="0" w:color="auto"/>
        <w:bottom w:val="none" w:sz="0" w:space="0" w:color="auto"/>
        <w:right w:val="none" w:sz="0" w:space="0" w:color="auto"/>
      </w:divBdr>
    </w:div>
    <w:div w:id="43530020">
      <w:bodyDiv w:val="1"/>
      <w:marLeft w:val="0"/>
      <w:marRight w:val="0"/>
      <w:marTop w:val="0"/>
      <w:marBottom w:val="0"/>
      <w:divBdr>
        <w:top w:val="none" w:sz="0" w:space="0" w:color="auto"/>
        <w:left w:val="none" w:sz="0" w:space="0" w:color="auto"/>
        <w:bottom w:val="none" w:sz="0" w:space="0" w:color="auto"/>
        <w:right w:val="none" w:sz="0" w:space="0" w:color="auto"/>
      </w:divBdr>
    </w:div>
    <w:div w:id="43532539">
      <w:bodyDiv w:val="1"/>
      <w:marLeft w:val="0"/>
      <w:marRight w:val="0"/>
      <w:marTop w:val="0"/>
      <w:marBottom w:val="0"/>
      <w:divBdr>
        <w:top w:val="none" w:sz="0" w:space="0" w:color="auto"/>
        <w:left w:val="none" w:sz="0" w:space="0" w:color="auto"/>
        <w:bottom w:val="none" w:sz="0" w:space="0" w:color="auto"/>
        <w:right w:val="none" w:sz="0" w:space="0" w:color="auto"/>
      </w:divBdr>
    </w:div>
    <w:div w:id="43872421">
      <w:bodyDiv w:val="1"/>
      <w:marLeft w:val="0"/>
      <w:marRight w:val="0"/>
      <w:marTop w:val="0"/>
      <w:marBottom w:val="0"/>
      <w:divBdr>
        <w:top w:val="none" w:sz="0" w:space="0" w:color="auto"/>
        <w:left w:val="none" w:sz="0" w:space="0" w:color="auto"/>
        <w:bottom w:val="none" w:sz="0" w:space="0" w:color="auto"/>
        <w:right w:val="none" w:sz="0" w:space="0" w:color="auto"/>
      </w:divBdr>
    </w:div>
    <w:div w:id="43989404">
      <w:bodyDiv w:val="1"/>
      <w:marLeft w:val="0"/>
      <w:marRight w:val="0"/>
      <w:marTop w:val="0"/>
      <w:marBottom w:val="0"/>
      <w:divBdr>
        <w:top w:val="none" w:sz="0" w:space="0" w:color="auto"/>
        <w:left w:val="none" w:sz="0" w:space="0" w:color="auto"/>
        <w:bottom w:val="none" w:sz="0" w:space="0" w:color="auto"/>
        <w:right w:val="none" w:sz="0" w:space="0" w:color="auto"/>
      </w:divBdr>
    </w:div>
    <w:div w:id="44061320">
      <w:bodyDiv w:val="1"/>
      <w:marLeft w:val="0"/>
      <w:marRight w:val="0"/>
      <w:marTop w:val="0"/>
      <w:marBottom w:val="0"/>
      <w:divBdr>
        <w:top w:val="none" w:sz="0" w:space="0" w:color="auto"/>
        <w:left w:val="none" w:sz="0" w:space="0" w:color="auto"/>
        <w:bottom w:val="none" w:sz="0" w:space="0" w:color="auto"/>
        <w:right w:val="none" w:sz="0" w:space="0" w:color="auto"/>
      </w:divBdr>
    </w:div>
    <w:div w:id="44069051">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4719590">
      <w:bodyDiv w:val="1"/>
      <w:marLeft w:val="0"/>
      <w:marRight w:val="0"/>
      <w:marTop w:val="0"/>
      <w:marBottom w:val="0"/>
      <w:divBdr>
        <w:top w:val="none" w:sz="0" w:space="0" w:color="auto"/>
        <w:left w:val="none" w:sz="0" w:space="0" w:color="auto"/>
        <w:bottom w:val="none" w:sz="0" w:space="0" w:color="auto"/>
        <w:right w:val="none" w:sz="0" w:space="0" w:color="auto"/>
      </w:divBdr>
    </w:div>
    <w:div w:id="44725341">
      <w:bodyDiv w:val="1"/>
      <w:marLeft w:val="0"/>
      <w:marRight w:val="0"/>
      <w:marTop w:val="0"/>
      <w:marBottom w:val="0"/>
      <w:divBdr>
        <w:top w:val="none" w:sz="0" w:space="0" w:color="auto"/>
        <w:left w:val="none" w:sz="0" w:space="0" w:color="auto"/>
        <w:bottom w:val="none" w:sz="0" w:space="0" w:color="auto"/>
        <w:right w:val="none" w:sz="0" w:space="0" w:color="auto"/>
      </w:divBdr>
    </w:div>
    <w:div w:id="45036360">
      <w:bodyDiv w:val="1"/>
      <w:marLeft w:val="0"/>
      <w:marRight w:val="0"/>
      <w:marTop w:val="0"/>
      <w:marBottom w:val="0"/>
      <w:divBdr>
        <w:top w:val="none" w:sz="0" w:space="0" w:color="auto"/>
        <w:left w:val="none" w:sz="0" w:space="0" w:color="auto"/>
        <w:bottom w:val="none" w:sz="0" w:space="0" w:color="auto"/>
        <w:right w:val="none" w:sz="0" w:space="0" w:color="auto"/>
      </w:divBdr>
    </w:div>
    <w:div w:id="45226417">
      <w:bodyDiv w:val="1"/>
      <w:marLeft w:val="0"/>
      <w:marRight w:val="0"/>
      <w:marTop w:val="0"/>
      <w:marBottom w:val="0"/>
      <w:divBdr>
        <w:top w:val="none" w:sz="0" w:space="0" w:color="auto"/>
        <w:left w:val="none" w:sz="0" w:space="0" w:color="auto"/>
        <w:bottom w:val="none" w:sz="0" w:space="0" w:color="auto"/>
        <w:right w:val="none" w:sz="0" w:space="0" w:color="auto"/>
      </w:divBdr>
    </w:div>
    <w:div w:id="45227852">
      <w:bodyDiv w:val="1"/>
      <w:marLeft w:val="0"/>
      <w:marRight w:val="0"/>
      <w:marTop w:val="0"/>
      <w:marBottom w:val="0"/>
      <w:divBdr>
        <w:top w:val="none" w:sz="0" w:space="0" w:color="auto"/>
        <w:left w:val="none" w:sz="0" w:space="0" w:color="auto"/>
        <w:bottom w:val="none" w:sz="0" w:space="0" w:color="auto"/>
        <w:right w:val="none" w:sz="0" w:space="0" w:color="auto"/>
      </w:divBdr>
    </w:div>
    <w:div w:id="45304084">
      <w:bodyDiv w:val="1"/>
      <w:marLeft w:val="0"/>
      <w:marRight w:val="0"/>
      <w:marTop w:val="0"/>
      <w:marBottom w:val="0"/>
      <w:divBdr>
        <w:top w:val="none" w:sz="0" w:space="0" w:color="auto"/>
        <w:left w:val="none" w:sz="0" w:space="0" w:color="auto"/>
        <w:bottom w:val="none" w:sz="0" w:space="0" w:color="auto"/>
        <w:right w:val="none" w:sz="0" w:space="0" w:color="auto"/>
      </w:divBdr>
    </w:div>
    <w:div w:id="45371580">
      <w:bodyDiv w:val="1"/>
      <w:marLeft w:val="0"/>
      <w:marRight w:val="0"/>
      <w:marTop w:val="0"/>
      <w:marBottom w:val="0"/>
      <w:divBdr>
        <w:top w:val="none" w:sz="0" w:space="0" w:color="auto"/>
        <w:left w:val="none" w:sz="0" w:space="0" w:color="auto"/>
        <w:bottom w:val="none" w:sz="0" w:space="0" w:color="auto"/>
        <w:right w:val="none" w:sz="0" w:space="0" w:color="auto"/>
      </w:divBdr>
    </w:div>
    <w:div w:id="45761247">
      <w:bodyDiv w:val="1"/>
      <w:marLeft w:val="0"/>
      <w:marRight w:val="0"/>
      <w:marTop w:val="0"/>
      <w:marBottom w:val="0"/>
      <w:divBdr>
        <w:top w:val="none" w:sz="0" w:space="0" w:color="auto"/>
        <w:left w:val="none" w:sz="0" w:space="0" w:color="auto"/>
        <w:bottom w:val="none" w:sz="0" w:space="0" w:color="auto"/>
        <w:right w:val="none" w:sz="0" w:space="0" w:color="auto"/>
      </w:divBdr>
    </w:div>
    <w:div w:id="45767496">
      <w:bodyDiv w:val="1"/>
      <w:marLeft w:val="0"/>
      <w:marRight w:val="0"/>
      <w:marTop w:val="0"/>
      <w:marBottom w:val="0"/>
      <w:divBdr>
        <w:top w:val="none" w:sz="0" w:space="0" w:color="auto"/>
        <w:left w:val="none" w:sz="0" w:space="0" w:color="auto"/>
        <w:bottom w:val="none" w:sz="0" w:space="0" w:color="auto"/>
        <w:right w:val="none" w:sz="0" w:space="0" w:color="auto"/>
      </w:divBdr>
    </w:div>
    <w:div w:id="45841470">
      <w:bodyDiv w:val="1"/>
      <w:marLeft w:val="0"/>
      <w:marRight w:val="0"/>
      <w:marTop w:val="0"/>
      <w:marBottom w:val="0"/>
      <w:divBdr>
        <w:top w:val="none" w:sz="0" w:space="0" w:color="auto"/>
        <w:left w:val="none" w:sz="0" w:space="0" w:color="auto"/>
        <w:bottom w:val="none" w:sz="0" w:space="0" w:color="auto"/>
        <w:right w:val="none" w:sz="0" w:space="0" w:color="auto"/>
      </w:divBdr>
    </w:div>
    <w:div w:id="45953146">
      <w:bodyDiv w:val="1"/>
      <w:marLeft w:val="0"/>
      <w:marRight w:val="0"/>
      <w:marTop w:val="0"/>
      <w:marBottom w:val="0"/>
      <w:divBdr>
        <w:top w:val="none" w:sz="0" w:space="0" w:color="auto"/>
        <w:left w:val="none" w:sz="0" w:space="0" w:color="auto"/>
        <w:bottom w:val="none" w:sz="0" w:space="0" w:color="auto"/>
        <w:right w:val="none" w:sz="0" w:space="0" w:color="auto"/>
      </w:divBdr>
    </w:div>
    <w:div w:id="46147897">
      <w:bodyDiv w:val="1"/>
      <w:marLeft w:val="0"/>
      <w:marRight w:val="0"/>
      <w:marTop w:val="0"/>
      <w:marBottom w:val="0"/>
      <w:divBdr>
        <w:top w:val="none" w:sz="0" w:space="0" w:color="auto"/>
        <w:left w:val="none" w:sz="0" w:space="0" w:color="auto"/>
        <w:bottom w:val="none" w:sz="0" w:space="0" w:color="auto"/>
        <w:right w:val="none" w:sz="0" w:space="0" w:color="auto"/>
      </w:divBdr>
    </w:div>
    <w:div w:id="46221783">
      <w:bodyDiv w:val="1"/>
      <w:marLeft w:val="0"/>
      <w:marRight w:val="0"/>
      <w:marTop w:val="0"/>
      <w:marBottom w:val="0"/>
      <w:divBdr>
        <w:top w:val="none" w:sz="0" w:space="0" w:color="auto"/>
        <w:left w:val="none" w:sz="0" w:space="0" w:color="auto"/>
        <w:bottom w:val="none" w:sz="0" w:space="0" w:color="auto"/>
        <w:right w:val="none" w:sz="0" w:space="0" w:color="auto"/>
      </w:divBdr>
    </w:div>
    <w:div w:id="46295449">
      <w:bodyDiv w:val="1"/>
      <w:marLeft w:val="0"/>
      <w:marRight w:val="0"/>
      <w:marTop w:val="0"/>
      <w:marBottom w:val="0"/>
      <w:divBdr>
        <w:top w:val="none" w:sz="0" w:space="0" w:color="auto"/>
        <w:left w:val="none" w:sz="0" w:space="0" w:color="auto"/>
        <w:bottom w:val="none" w:sz="0" w:space="0" w:color="auto"/>
        <w:right w:val="none" w:sz="0" w:space="0" w:color="auto"/>
      </w:divBdr>
    </w:div>
    <w:div w:id="46609421">
      <w:bodyDiv w:val="1"/>
      <w:marLeft w:val="0"/>
      <w:marRight w:val="0"/>
      <w:marTop w:val="0"/>
      <w:marBottom w:val="0"/>
      <w:divBdr>
        <w:top w:val="none" w:sz="0" w:space="0" w:color="auto"/>
        <w:left w:val="none" w:sz="0" w:space="0" w:color="auto"/>
        <w:bottom w:val="none" w:sz="0" w:space="0" w:color="auto"/>
        <w:right w:val="none" w:sz="0" w:space="0" w:color="auto"/>
      </w:divBdr>
    </w:div>
    <w:div w:id="47077496">
      <w:bodyDiv w:val="1"/>
      <w:marLeft w:val="0"/>
      <w:marRight w:val="0"/>
      <w:marTop w:val="0"/>
      <w:marBottom w:val="0"/>
      <w:divBdr>
        <w:top w:val="none" w:sz="0" w:space="0" w:color="auto"/>
        <w:left w:val="none" w:sz="0" w:space="0" w:color="auto"/>
        <w:bottom w:val="none" w:sz="0" w:space="0" w:color="auto"/>
        <w:right w:val="none" w:sz="0" w:space="0" w:color="auto"/>
      </w:divBdr>
    </w:div>
    <w:div w:id="47191081">
      <w:bodyDiv w:val="1"/>
      <w:marLeft w:val="0"/>
      <w:marRight w:val="0"/>
      <w:marTop w:val="0"/>
      <w:marBottom w:val="0"/>
      <w:divBdr>
        <w:top w:val="none" w:sz="0" w:space="0" w:color="auto"/>
        <w:left w:val="none" w:sz="0" w:space="0" w:color="auto"/>
        <w:bottom w:val="none" w:sz="0" w:space="0" w:color="auto"/>
        <w:right w:val="none" w:sz="0" w:space="0" w:color="auto"/>
      </w:divBdr>
    </w:div>
    <w:div w:id="47193817">
      <w:bodyDiv w:val="1"/>
      <w:marLeft w:val="0"/>
      <w:marRight w:val="0"/>
      <w:marTop w:val="0"/>
      <w:marBottom w:val="0"/>
      <w:divBdr>
        <w:top w:val="none" w:sz="0" w:space="0" w:color="auto"/>
        <w:left w:val="none" w:sz="0" w:space="0" w:color="auto"/>
        <w:bottom w:val="none" w:sz="0" w:space="0" w:color="auto"/>
        <w:right w:val="none" w:sz="0" w:space="0" w:color="auto"/>
      </w:divBdr>
    </w:div>
    <w:div w:id="47269407">
      <w:bodyDiv w:val="1"/>
      <w:marLeft w:val="0"/>
      <w:marRight w:val="0"/>
      <w:marTop w:val="0"/>
      <w:marBottom w:val="0"/>
      <w:divBdr>
        <w:top w:val="none" w:sz="0" w:space="0" w:color="auto"/>
        <w:left w:val="none" w:sz="0" w:space="0" w:color="auto"/>
        <w:bottom w:val="none" w:sz="0" w:space="0" w:color="auto"/>
        <w:right w:val="none" w:sz="0" w:space="0" w:color="auto"/>
      </w:divBdr>
    </w:div>
    <w:div w:id="47413298">
      <w:bodyDiv w:val="1"/>
      <w:marLeft w:val="0"/>
      <w:marRight w:val="0"/>
      <w:marTop w:val="0"/>
      <w:marBottom w:val="0"/>
      <w:divBdr>
        <w:top w:val="none" w:sz="0" w:space="0" w:color="auto"/>
        <w:left w:val="none" w:sz="0" w:space="0" w:color="auto"/>
        <w:bottom w:val="none" w:sz="0" w:space="0" w:color="auto"/>
        <w:right w:val="none" w:sz="0" w:space="0" w:color="auto"/>
      </w:divBdr>
    </w:div>
    <w:div w:id="47582597">
      <w:bodyDiv w:val="1"/>
      <w:marLeft w:val="0"/>
      <w:marRight w:val="0"/>
      <w:marTop w:val="0"/>
      <w:marBottom w:val="0"/>
      <w:divBdr>
        <w:top w:val="none" w:sz="0" w:space="0" w:color="auto"/>
        <w:left w:val="none" w:sz="0" w:space="0" w:color="auto"/>
        <w:bottom w:val="none" w:sz="0" w:space="0" w:color="auto"/>
        <w:right w:val="none" w:sz="0" w:space="0" w:color="auto"/>
      </w:divBdr>
    </w:div>
    <w:div w:id="47652069">
      <w:bodyDiv w:val="1"/>
      <w:marLeft w:val="0"/>
      <w:marRight w:val="0"/>
      <w:marTop w:val="0"/>
      <w:marBottom w:val="0"/>
      <w:divBdr>
        <w:top w:val="none" w:sz="0" w:space="0" w:color="auto"/>
        <w:left w:val="none" w:sz="0" w:space="0" w:color="auto"/>
        <w:bottom w:val="none" w:sz="0" w:space="0" w:color="auto"/>
        <w:right w:val="none" w:sz="0" w:space="0" w:color="auto"/>
      </w:divBdr>
    </w:div>
    <w:div w:id="47656573">
      <w:bodyDiv w:val="1"/>
      <w:marLeft w:val="0"/>
      <w:marRight w:val="0"/>
      <w:marTop w:val="0"/>
      <w:marBottom w:val="0"/>
      <w:divBdr>
        <w:top w:val="none" w:sz="0" w:space="0" w:color="auto"/>
        <w:left w:val="none" w:sz="0" w:space="0" w:color="auto"/>
        <w:bottom w:val="none" w:sz="0" w:space="0" w:color="auto"/>
        <w:right w:val="none" w:sz="0" w:space="0" w:color="auto"/>
      </w:divBdr>
    </w:div>
    <w:div w:id="47921368">
      <w:bodyDiv w:val="1"/>
      <w:marLeft w:val="0"/>
      <w:marRight w:val="0"/>
      <w:marTop w:val="0"/>
      <w:marBottom w:val="0"/>
      <w:divBdr>
        <w:top w:val="none" w:sz="0" w:space="0" w:color="auto"/>
        <w:left w:val="none" w:sz="0" w:space="0" w:color="auto"/>
        <w:bottom w:val="none" w:sz="0" w:space="0" w:color="auto"/>
        <w:right w:val="none" w:sz="0" w:space="0" w:color="auto"/>
      </w:divBdr>
    </w:div>
    <w:div w:id="48113824">
      <w:bodyDiv w:val="1"/>
      <w:marLeft w:val="0"/>
      <w:marRight w:val="0"/>
      <w:marTop w:val="0"/>
      <w:marBottom w:val="0"/>
      <w:divBdr>
        <w:top w:val="none" w:sz="0" w:space="0" w:color="auto"/>
        <w:left w:val="none" w:sz="0" w:space="0" w:color="auto"/>
        <w:bottom w:val="none" w:sz="0" w:space="0" w:color="auto"/>
        <w:right w:val="none" w:sz="0" w:space="0" w:color="auto"/>
      </w:divBdr>
    </w:div>
    <w:div w:id="48235394">
      <w:bodyDiv w:val="1"/>
      <w:marLeft w:val="0"/>
      <w:marRight w:val="0"/>
      <w:marTop w:val="0"/>
      <w:marBottom w:val="0"/>
      <w:divBdr>
        <w:top w:val="none" w:sz="0" w:space="0" w:color="auto"/>
        <w:left w:val="none" w:sz="0" w:space="0" w:color="auto"/>
        <w:bottom w:val="none" w:sz="0" w:space="0" w:color="auto"/>
        <w:right w:val="none" w:sz="0" w:space="0" w:color="auto"/>
      </w:divBdr>
    </w:div>
    <w:div w:id="48264092">
      <w:bodyDiv w:val="1"/>
      <w:marLeft w:val="0"/>
      <w:marRight w:val="0"/>
      <w:marTop w:val="0"/>
      <w:marBottom w:val="0"/>
      <w:divBdr>
        <w:top w:val="none" w:sz="0" w:space="0" w:color="auto"/>
        <w:left w:val="none" w:sz="0" w:space="0" w:color="auto"/>
        <w:bottom w:val="none" w:sz="0" w:space="0" w:color="auto"/>
        <w:right w:val="none" w:sz="0" w:space="0" w:color="auto"/>
      </w:divBdr>
    </w:div>
    <w:div w:id="48380390">
      <w:bodyDiv w:val="1"/>
      <w:marLeft w:val="0"/>
      <w:marRight w:val="0"/>
      <w:marTop w:val="0"/>
      <w:marBottom w:val="0"/>
      <w:divBdr>
        <w:top w:val="none" w:sz="0" w:space="0" w:color="auto"/>
        <w:left w:val="none" w:sz="0" w:space="0" w:color="auto"/>
        <w:bottom w:val="none" w:sz="0" w:space="0" w:color="auto"/>
        <w:right w:val="none" w:sz="0" w:space="0" w:color="auto"/>
      </w:divBdr>
    </w:div>
    <w:div w:id="48651078">
      <w:bodyDiv w:val="1"/>
      <w:marLeft w:val="0"/>
      <w:marRight w:val="0"/>
      <w:marTop w:val="0"/>
      <w:marBottom w:val="0"/>
      <w:divBdr>
        <w:top w:val="none" w:sz="0" w:space="0" w:color="auto"/>
        <w:left w:val="none" w:sz="0" w:space="0" w:color="auto"/>
        <w:bottom w:val="none" w:sz="0" w:space="0" w:color="auto"/>
        <w:right w:val="none" w:sz="0" w:space="0" w:color="auto"/>
      </w:divBdr>
    </w:div>
    <w:div w:id="48653210">
      <w:bodyDiv w:val="1"/>
      <w:marLeft w:val="0"/>
      <w:marRight w:val="0"/>
      <w:marTop w:val="0"/>
      <w:marBottom w:val="0"/>
      <w:divBdr>
        <w:top w:val="none" w:sz="0" w:space="0" w:color="auto"/>
        <w:left w:val="none" w:sz="0" w:space="0" w:color="auto"/>
        <w:bottom w:val="none" w:sz="0" w:space="0" w:color="auto"/>
        <w:right w:val="none" w:sz="0" w:space="0" w:color="auto"/>
      </w:divBdr>
    </w:div>
    <w:div w:id="48766911">
      <w:bodyDiv w:val="1"/>
      <w:marLeft w:val="0"/>
      <w:marRight w:val="0"/>
      <w:marTop w:val="0"/>
      <w:marBottom w:val="0"/>
      <w:divBdr>
        <w:top w:val="none" w:sz="0" w:space="0" w:color="auto"/>
        <w:left w:val="none" w:sz="0" w:space="0" w:color="auto"/>
        <w:bottom w:val="none" w:sz="0" w:space="0" w:color="auto"/>
        <w:right w:val="none" w:sz="0" w:space="0" w:color="auto"/>
      </w:divBdr>
    </w:div>
    <w:div w:id="48963491">
      <w:bodyDiv w:val="1"/>
      <w:marLeft w:val="0"/>
      <w:marRight w:val="0"/>
      <w:marTop w:val="0"/>
      <w:marBottom w:val="0"/>
      <w:divBdr>
        <w:top w:val="none" w:sz="0" w:space="0" w:color="auto"/>
        <w:left w:val="none" w:sz="0" w:space="0" w:color="auto"/>
        <w:bottom w:val="none" w:sz="0" w:space="0" w:color="auto"/>
        <w:right w:val="none" w:sz="0" w:space="0" w:color="auto"/>
      </w:divBdr>
    </w:div>
    <w:div w:id="49041221">
      <w:bodyDiv w:val="1"/>
      <w:marLeft w:val="0"/>
      <w:marRight w:val="0"/>
      <w:marTop w:val="0"/>
      <w:marBottom w:val="0"/>
      <w:divBdr>
        <w:top w:val="none" w:sz="0" w:space="0" w:color="auto"/>
        <w:left w:val="none" w:sz="0" w:space="0" w:color="auto"/>
        <w:bottom w:val="none" w:sz="0" w:space="0" w:color="auto"/>
        <w:right w:val="none" w:sz="0" w:space="0" w:color="auto"/>
      </w:divBdr>
    </w:div>
    <w:div w:id="49116604">
      <w:bodyDiv w:val="1"/>
      <w:marLeft w:val="0"/>
      <w:marRight w:val="0"/>
      <w:marTop w:val="0"/>
      <w:marBottom w:val="0"/>
      <w:divBdr>
        <w:top w:val="none" w:sz="0" w:space="0" w:color="auto"/>
        <w:left w:val="none" w:sz="0" w:space="0" w:color="auto"/>
        <w:bottom w:val="none" w:sz="0" w:space="0" w:color="auto"/>
        <w:right w:val="none" w:sz="0" w:space="0" w:color="auto"/>
      </w:divBdr>
    </w:div>
    <w:div w:id="49160902">
      <w:bodyDiv w:val="1"/>
      <w:marLeft w:val="0"/>
      <w:marRight w:val="0"/>
      <w:marTop w:val="0"/>
      <w:marBottom w:val="0"/>
      <w:divBdr>
        <w:top w:val="none" w:sz="0" w:space="0" w:color="auto"/>
        <w:left w:val="none" w:sz="0" w:space="0" w:color="auto"/>
        <w:bottom w:val="none" w:sz="0" w:space="0" w:color="auto"/>
        <w:right w:val="none" w:sz="0" w:space="0" w:color="auto"/>
      </w:divBdr>
    </w:div>
    <w:div w:id="49887355">
      <w:bodyDiv w:val="1"/>
      <w:marLeft w:val="0"/>
      <w:marRight w:val="0"/>
      <w:marTop w:val="0"/>
      <w:marBottom w:val="0"/>
      <w:divBdr>
        <w:top w:val="none" w:sz="0" w:space="0" w:color="auto"/>
        <w:left w:val="none" w:sz="0" w:space="0" w:color="auto"/>
        <w:bottom w:val="none" w:sz="0" w:space="0" w:color="auto"/>
        <w:right w:val="none" w:sz="0" w:space="0" w:color="auto"/>
      </w:divBdr>
    </w:div>
    <w:div w:id="50009698">
      <w:bodyDiv w:val="1"/>
      <w:marLeft w:val="0"/>
      <w:marRight w:val="0"/>
      <w:marTop w:val="0"/>
      <w:marBottom w:val="0"/>
      <w:divBdr>
        <w:top w:val="none" w:sz="0" w:space="0" w:color="auto"/>
        <w:left w:val="none" w:sz="0" w:space="0" w:color="auto"/>
        <w:bottom w:val="none" w:sz="0" w:space="0" w:color="auto"/>
        <w:right w:val="none" w:sz="0" w:space="0" w:color="auto"/>
      </w:divBdr>
    </w:div>
    <w:div w:id="50271280">
      <w:bodyDiv w:val="1"/>
      <w:marLeft w:val="0"/>
      <w:marRight w:val="0"/>
      <w:marTop w:val="0"/>
      <w:marBottom w:val="0"/>
      <w:divBdr>
        <w:top w:val="none" w:sz="0" w:space="0" w:color="auto"/>
        <w:left w:val="none" w:sz="0" w:space="0" w:color="auto"/>
        <w:bottom w:val="none" w:sz="0" w:space="0" w:color="auto"/>
        <w:right w:val="none" w:sz="0" w:space="0" w:color="auto"/>
      </w:divBdr>
    </w:div>
    <w:div w:id="50276764">
      <w:bodyDiv w:val="1"/>
      <w:marLeft w:val="0"/>
      <w:marRight w:val="0"/>
      <w:marTop w:val="0"/>
      <w:marBottom w:val="0"/>
      <w:divBdr>
        <w:top w:val="none" w:sz="0" w:space="0" w:color="auto"/>
        <w:left w:val="none" w:sz="0" w:space="0" w:color="auto"/>
        <w:bottom w:val="none" w:sz="0" w:space="0" w:color="auto"/>
        <w:right w:val="none" w:sz="0" w:space="0" w:color="auto"/>
      </w:divBdr>
    </w:div>
    <w:div w:id="50352249">
      <w:bodyDiv w:val="1"/>
      <w:marLeft w:val="0"/>
      <w:marRight w:val="0"/>
      <w:marTop w:val="0"/>
      <w:marBottom w:val="0"/>
      <w:divBdr>
        <w:top w:val="none" w:sz="0" w:space="0" w:color="auto"/>
        <w:left w:val="none" w:sz="0" w:space="0" w:color="auto"/>
        <w:bottom w:val="none" w:sz="0" w:space="0" w:color="auto"/>
        <w:right w:val="none" w:sz="0" w:space="0" w:color="auto"/>
      </w:divBdr>
    </w:div>
    <w:div w:id="50546676">
      <w:bodyDiv w:val="1"/>
      <w:marLeft w:val="0"/>
      <w:marRight w:val="0"/>
      <w:marTop w:val="0"/>
      <w:marBottom w:val="0"/>
      <w:divBdr>
        <w:top w:val="none" w:sz="0" w:space="0" w:color="auto"/>
        <w:left w:val="none" w:sz="0" w:space="0" w:color="auto"/>
        <w:bottom w:val="none" w:sz="0" w:space="0" w:color="auto"/>
        <w:right w:val="none" w:sz="0" w:space="0" w:color="auto"/>
      </w:divBdr>
    </w:div>
    <w:div w:id="50546728">
      <w:bodyDiv w:val="1"/>
      <w:marLeft w:val="0"/>
      <w:marRight w:val="0"/>
      <w:marTop w:val="0"/>
      <w:marBottom w:val="0"/>
      <w:divBdr>
        <w:top w:val="none" w:sz="0" w:space="0" w:color="auto"/>
        <w:left w:val="none" w:sz="0" w:space="0" w:color="auto"/>
        <w:bottom w:val="none" w:sz="0" w:space="0" w:color="auto"/>
        <w:right w:val="none" w:sz="0" w:space="0" w:color="auto"/>
      </w:divBdr>
    </w:div>
    <w:div w:id="51081042">
      <w:bodyDiv w:val="1"/>
      <w:marLeft w:val="0"/>
      <w:marRight w:val="0"/>
      <w:marTop w:val="0"/>
      <w:marBottom w:val="0"/>
      <w:divBdr>
        <w:top w:val="none" w:sz="0" w:space="0" w:color="auto"/>
        <w:left w:val="none" w:sz="0" w:space="0" w:color="auto"/>
        <w:bottom w:val="none" w:sz="0" w:space="0" w:color="auto"/>
        <w:right w:val="none" w:sz="0" w:space="0" w:color="auto"/>
      </w:divBdr>
    </w:div>
    <w:div w:id="51118300">
      <w:bodyDiv w:val="1"/>
      <w:marLeft w:val="0"/>
      <w:marRight w:val="0"/>
      <w:marTop w:val="0"/>
      <w:marBottom w:val="0"/>
      <w:divBdr>
        <w:top w:val="none" w:sz="0" w:space="0" w:color="auto"/>
        <w:left w:val="none" w:sz="0" w:space="0" w:color="auto"/>
        <w:bottom w:val="none" w:sz="0" w:space="0" w:color="auto"/>
        <w:right w:val="none" w:sz="0" w:space="0" w:color="auto"/>
      </w:divBdr>
    </w:div>
    <w:div w:id="51194512">
      <w:bodyDiv w:val="1"/>
      <w:marLeft w:val="0"/>
      <w:marRight w:val="0"/>
      <w:marTop w:val="0"/>
      <w:marBottom w:val="0"/>
      <w:divBdr>
        <w:top w:val="none" w:sz="0" w:space="0" w:color="auto"/>
        <w:left w:val="none" w:sz="0" w:space="0" w:color="auto"/>
        <w:bottom w:val="none" w:sz="0" w:space="0" w:color="auto"/>
        <w:right w:val="none" w:sz="0" w:space="0" w:color="auto"/>
      </w:divBdr>
    </w:div>
    <w:div w:id="51271604">
      <w:bodyDiv w:val="1"/>
      <w:marLeft w:val="0"/>
      <w:marRight w:val="0"/>
      <w:marTop w:val="0"/>
      <w:marBottom w:val="0"/>
      <w:divBdr>
        <w:top w:val="none" w:sz="0" w:space="0" w:color="auto"/>
        <w:left w:val="none" w:sz="0" w:space="0" w:color="auto"/>
        <w:bottom w:val="none" w:sz="0" w:space="0" w:color="auto"/>
        <w:right w:val="none" w:sz="0" w:space="0" w:color="auto"/>
      </w:divBdr>
    </w:div>
    <w:div w:id="51272007">
      <w:bodyDiv w:val="1"/>
      <w:marLeft w:val="0"/>
      <w:marRight w:val="0"/>
      <w:marTop w:val="0"/>
      <w:marBottom w:val="0"/>
      <w:divBdr>
        <w:top w:val="none" w:sz="0" w:space="0" w:color="auto"/>
        <w:left w:val="none" w:sz="0" w:space="0" w:color="auto"/>
        <w:bottom w:val="none" w:sz="0" w:space="0" w:color="auto"/>
        <w:right w:val="none" w:sz="0" w:space="0" w:color="auto"/>
      </w:divBdr>
    </w:div>
    <w:div w:id="51394653">
      <w:bodyDiv w:val="1"/>
      <w:marLeft w:val="0"/>
      <w:marRight w:val="0"/>
      <w:marTop w:val="0"/>
      <w:marBottom w:val="0"/>
      <w:divBdr>
        <w:top w:val="none" w:sz="0" w:space="0" w:color="auto"/>
        <w:left w:val="none" w:sz="0" w:space="0" w:color="auto"/>
        <w:bottom w:val="none" w:sz="0" w:space="0" w:color="auto"/>
        <w:right w:val="none" w:sz="0" w:space="0" w:color="auto"/>
      </w:divBdr>
    </w:div>
    <w:div w:id="51537598">
      <w:bodyDiv w:val="1"/>
      <w:marLeft w:val="0"/>
      <w:marRight w:val="0"/>
      <w:marTop w:val="0"/>
      <w:marBottom w:val="0"/>
      <w:divBdr>
        <w:top w:val="none" w:sz="0" w:space="0" w:color="auto"/>
        <w:left w:val="none" w:sz="0" w:space="0" w:color="auto"/>
        <w:bottom w:val="none" w:sz="0" w:space="0" w:color="auto"/>
        <w:right w:val="none" w:sz="0" w:space="0" w:color="auto"/>
      </w:divBdr>
    </w:div>
    <w:div w:id="51662822">
      <w:bodyDiv w:val="1"/>
      <w:marLeft w:val="0"/>
      <w:marRight w:val="0"/>
      <w:marTop w:val="0"/>
      <w:marBottom w:val="0"/>
      <w:divBdr>
        <w:top w:val="none" w:sz="0" w:space="0" w:color="auto"/>
        <w:left w:val="none" w:sz="0" w:space="0" w:color="auto"/>
        <w:bottom w:val="none" w:sz="0" w:space="0" w:color="auto"/>
        <w:right w:val="none" w:sz="0" w:space="0" w:color="auto"/>
      </w:divBdr>
    </w:div>
    <w:div w:id="51734463">
      <w:bodyDiv w:val="1"/>
      <w:marLeft w:val="0"/>
      <w:marRight w:val="0"/>
      <w:marTop w:val="0"/>
      <w:marBottom w:val="0"/>
      <w:divBdr>
        <w:top w:val="none" w:sz="0" w:space="0" w:color="auto"/>
        <w:left w:val="none" w:sz="0" w:space="0" w:color="auto"/>
        <w:bottom w:val="none" w:sz="0" w:space="0" w:color="auto"/>
        <w:right w:val="none" w:sz="0" w:space="0" w:color="auto"/>
      </w:divBdr>
    </w:div>
    <w:div w:id="51854329">
      <w:bodyDiv w:val="1"/>
      <w:marLeft w:val="0"/>
      <w:marRight w:val="0"/>
      <w:marTop w:val="0"/>
      <w:marBottom w:val="0"/>
      <w:divBdr>
        <w:top w:val="none" w:sz="0" w:space="0" w:color="auto"/>
        <w:left w:val="none" w:sz="0" w:space="0" w:color="auto"/>
        <w:bottom w:val="none" w:sz="0" w:space="0" w:color="auto"/>
        <w:right w:val="none" w:sz="0" w:space="0" w:color="auto"/>
      </w:divBdr>
    </w:div>
    <w:div w:id="51857286">
      <w:bodyDiv w:val="1"/>
      <w:marLeft w:val="0"/>
      <w:marRight w:val="0"/>
      <w:marTop w:val="0"/>
      <w:marBottom w:val="0"/>
      <w:divBdr>
        <w:top w:val="none" w:sz="0" w:space="0" w:color="auto"/>
        <w:left w:val="none" w:sz="0" w:space="0" w:color="auto"/>
        <w:bottom w:val="none" w:sz="0" w:space="0" w:color="auto"/>
        <w:right w:val="none" w:sz="0" w:space="0" w:color="auto"/>
      </w:divBdr>
    </w:div>
    <w:div w:id="52042436">
      <w:bodyDiv w:val="1"/>
      <w:marLeft w:val="0"/>
      <w:marRight w:val="0"/>
      <w:marTop w:val="0"/>
      <w:marBottom w:val="0"/>
      <w:divBdr>
        <w:top w:val="none" w:sz="0" w:space="0" w:color="auto"/>
        <w:left w:val="none" w:sz="0" w:space="0" w:color="auto"/>
        <w:bottom w:val="none" w:sz="0" w:space="0" w:color="auto"/>
        <w:right w:val="none" w:sz="0" w:space="0" w:color="auto"/>
      </w:divBdr>
    </w:div>
    <w:div w:id="52316573">
      <w:bodyDiv w:val="1"/>
      <w:marLeft w:val="0"/>
      <w:marRight w:val="0"/>
      <w:marTop w:val="0"/>
      <w:marBottom w:val="0"/>
      <w:divBdr>
        <w:top w:val="none" w:sz="0" w:space="0" w:color="auto"/>
        <w:left w:val="none" w:sz="0" w:space="0" w:color="auto"/>
        <w:bottom w:val="none" w:sz="0" w:space="0" w:color="auto"/>
        <w:right w:val="none" w:sz="0" w:space="0" w:color="auto"/>
      </w:divBdr>
    </w:div>
    <w:div w:id="52702579">
      <w:bodyDiv w:val="1"/>
      <w:marLeft w:val="0"/>
      <w:marRight w:val="0"/>
      <w:marTop w:val="0"/>
      <w:marBottom w:val="0"/>
      <w:divBdr>
        <w:top w:val="none" w:sz="0" w:space="0" w:color="auto"/>
        <w:left w:val="none" w:sz="0" w:space="0" w:color="auto"/>
        <w:bottom w:val="none" w:sz="0" w:space="0" w:color="auto"/>
        <w:right w:val="none" w:sz="0" w:space="0" w:color="auto"/>
      </w:divBdr>
    </w:div>
    <w:div w:id="52824665">
      <w:bodyDiv w:val="1"/>
      <w:marLeft w:val="0"/>
      <w:marRight w:val="0"/>
      <w:marTop w:val="0"/>
      <w:marBottom w:val="0"/>
      <w:divBdr>
        <w:top w:val="none" w:sz="0" w:space="0" w:color="auto"/>
        <w:left w:val="none" w:sz="0" w:space="0" w:color="auto"/>
        <w:bottom w:val="none" w:sz="0" w:space="0" w:color="auto"/>
        <w:right w:val="none" w:sz="0" w:space="0" w:color="auto"/>
      </w:divBdr>
    </w:div>
    <w:div w:id="52849439">
      <w:bodyDiv w:val="1"/>
      <w:marLeft w:val="0"/>
      <w:marRight w:val="0"/>
      <w:marTop w:val="0"/>
      <w:marBottom w:val="0"/>
      <w:divBdr>
        <w:top w:val="none" w:sz="0" w:space="0" w:color="auto"/>
        <w:left w:val="none" w:sz="0" w:space="0" w:color="auto"/>
        <w:bottom w:val="none" w:sz="0" w:space="0" w:color="auto"/>
        <w:right w:val="none" w:sz="0" w:space="0" w:color="auto"/>
      </w:divBdr>
    </w:div>
    <w:div w:id="52850697">
      <w:bodyDiv w:val="1"/>
      <w:marLeft w:val="0"/>
      <w:marRight w:val="0"/>
      <w:marTop w:val="0"/>
      <w:marBottom w:val="0"/>
      <w:divBdr>
        <w:top w:val="none" w:sz="0" w:space="0" w:color="auto"/>
        <w:left w:val="none" w:sz="0" w:space="0" w:color="auto"/>
        <w:bottom w:val="none" w:sz="0" w:space="0" w:color="auto"/>
        <w:right w:val="none" w:sz="0" w:space="0" w:color="auto"/>
      </w:divBdr>
    </w:div>
    <w:div w:id="52851924">
      <w:bodyDiv w:val="1"/>
      <w:marLeft w:val="0"/>
      <w:marRight w:val="0"/>
      <w:marTop w:val="0"/>
      <w:marBottom w:val="0"/>
      <w:divBdr>
        <w:top w:val="none" w:sz="0" w:space="0" w:color="auto"/>
        <w:left w:val="none" w:sz="0" w:space="0" w:color="auto"/>
        <w:bottom w:val="none" w:sz="0" w:space="0" w:color="auto"/>
        <w:right w:val="none" w:sz="0" w:space="0" w:color="auto"/>
      </w:divBdr>
    </w:div>
    <w:div w:id="53043648">
      <w:bodyDiv w:val="1"/>
      <w:marLeft w:val="0"/>
      <w:marRight w:val="0"/>
      <w:marTop w:val="0"/>
      <w:marBottom w:val="0"/>
      <w:divBdr>
        <w:top w:val="none" w:sz="0" w:space="0" w:color="auto"/>
        <w:left w:val="none" w:sz="0" w:space="0" w:color="auto"/>
        <w:bottom w:val="none" w:sz="0" w:space="0" w:color="auto"/>
        <w:right w:val="none" w:sz="0" w:space="0" w:color="auto"/>
      </w:divBdr>
    </w:div>
    <w:div w:id="53159527">
      <w:bodyDiv w:val="1"/>
      <w:marLeft w:val="0"/>
      <w:marRight w:val="0"/>
      <w:marTop w:val="0"/>
      <w:marBottom w:val="0"/>
      <w:divBdr>
        <w:top w:val="none" w:sz="0" w:space="0" w:color="auto"/>
        <w:left w:val="none" w:sz="0" w:space="0" w:color="auto"/>
        <w:bottom w:val="none" w:sz="0" w:space="0" w:color="auto"/>
        <w:right w:val="none" w:sz="0" w:space="0" w:color="auto"/>
      </w:divBdr>
    </w:div>
    <w:div w:id="53163419">
      <w:bodyDiv w:val="1"/>
      <w:marLeft w:val="0"/>
      <w:marRight w:val="0"/>
      <w:marTop w:val="0"/>
      <w:marBottom w:val="0"/>
      <w:divBdr>
        <w:top w:val="none" w:sz="0" w:space="0" w:color="auto"/>
        <w:left w:val="none" w:sz="0" w:space="0" w:color="auto"/>
        <w:bottom w:val="none" w:sz="0" w:space="0" w:color="auto"/>
        <w:right w:val="none" w:sz="0" w:space="0" w:color="auto"/>
      </w:divBdr>
    </w:div>
    <w:div w:id="53430582">
      <w:bodyDiv w:val="1"/>
      <w:marLeft w:val="0"/>
      <w:marRight w:val="0"/>
      <w:marTop w:val="0"/>
      <w:marBottom w:val="0"/>
      <w:divBdr>
        <w:top w:val="none" w:sz="0" w:space="0" w:color="auto"/>
        <w:left w:val="none" w:sz="0" w:space="0" w:color="auto"/>
        <w:bottom w:val="none" w:sz="0" w:space="0" w:color="auto"/>
        <w:right w:val="none" w:sz="0" w:space="0" w:color="auto"/>
      </w:divBdr>
    </w:div>
    <w:div w:id="53506075">
      <w:bodyDiv w:val="1"/>
      <w:marLeft w:val="0"/>
      <w:marRight w:val="0"/>
      <w:marTop w:val="0"/>
      <w:marBottom w:val="0"/>
      <w:divBdr>
        <w:top w:val="none" w:sz="0" w:space="0" w:color="auto"/>
        <w:left w:val="none" w:sz="0" w:space="0" w:color="auto"/>
        <w:bottom w:val="none" w:sz="0" w:space="0" w:color="auto"/>
        <w:right w:val="none" w:sz="0" w:space="0" w:color="auto"/>
      </w:divBdr>
    </w:div>
    <w:div w:id="53627003">
      <w:bodyDiv w:val="1"/>
      <w:marLeft w:val="0"/>
      <w:marRight w:val="0"/>
      <w:marTop w:val="0"/>
      <w:marBottom w:val="0"/>
      <w:divBdr>
        <w:top w:val="none" w:sz="0" w:space="0" w:color="auto"/>
        <w:left w:val="none" w:sz="0" w:space="0" w:color="auto"/>
        <w:bottom w:val="none" w:sz="0" w:space="0" w:color="auto"/>
        <w:right w:val="none" w:sz="0" w:space="0" w:color="auto"/>
      </w:divBdr>
    </w:div>
    <w:div w:id="53627047">
      <w:bodyDiv w:val="1"/>
      <w:marLeft w:val="0"/>
      <w:marRight w:val="0"/>
      <w:marTop w:val="0"/>
      <w:marBottom w:val="0"/>
      <w:divBdr>
        <w:top w:val="none" w:sz="0" w:space="0" w:color="auto"/>
        <w:left w:val="none" w:sz="0" w:space="0" w:color="auto"/>
        <w:bottom w:val="none" w:sz="0" w:space="0" w:color="auto"/>
        <w:right w:val="none" w:sz="0" w:space="0" w:color="auto"/>
      </w:divBdr>
    </w:div>
    <w:div w:id="53938080">
      <w:bodyDiv w:val="1"/>
      <w:marLeft w:val="0"/>
      <w:marRight w:val="0"/>
      <w:marTop w:val="0"/>
      <w:marBottom w:val="0"/>
      <w:divBdr>
        <w:top w:val="none" w:sz="0" w:space="0" w:color="auto"/>
        <w:left w:val="none" w:sz="0" w:space="0" w:color="auto"/>
        <w:bottom w:val="none" w:sz="0" w:space="0" w:color="auto"/>
        <w:right w:val="none" w:sz="0" w:space="0" w:color="auto"/>
      </w:divBdr>
    </w:div>
    <w:div w:id="54087655">
      <w:bodyDiv w:val="1"/>
      <w:marLeft w:val="0"/>
      <w:marRight w:val="0"/>
      <w:marTop w:val="0"/>
      <w:marBottom w:val="0"/>
      <w:divBdr>
        <w:top w:val="none" w:sz="0" w:space="0" w:color="auto"/>
        <w:left w:val="none" w:sz="0" w:space="0" w:color="auto"/>
        <w:bottom w:val="none" w:sz="0" w:space="0" w:color="auto"/>
        <w:right w:val="none" w:sz="0" w:space="0" w:color="auto"/>
      </w:divBdr>
    </w:div>
    <w:div w:id="54472212">
      <w:bodyDiv w:val="1"/>
      <w:marLeft w:val="0"/>
      <w:marRight w:val="0"/>
      <w:marTop w:val="0"/>
      <w:marBottom w:val="0"/>
      <w:divBdr>
        <w:top w:val="none" w:sz="0" w:space="0" w:color="auto"/>
        <w:left w:val="none" w:sz="0" w:space="0" w:color="auto"/>
        <w:bottom w:val="none" w:sz="0" w:space="0" w:color="auto"/>
        <w:right w:val="none" w:sz="0" w:space="0" w:color="auto"/>
      </w:divBdr>
    </w:div>
    <w:div w:id="54596059">
      <w:bodyDiv w:val="1"/>
      <w:marLeft w:val="0"/>
      <w:marRight w:val="0"/>
      <w:marTop w:val="0"/>
      <w:marBottom w:val="0"/>
      <w:divBdr>
        <w:top w:val="none" w:sz="0" w:space="0" w:color="auto"/>
        <w:left w:val="none" w:sz="0" w:space="0" w:color="auto"/>
        <w:bottom w:val="none" w:sz="0" w:space="0" w:color="auto"/>
        <w:right w:val="none" w:sz="0" w:space="0" w:color="auto"/>
      </w:divBdr>
    </w:div>
    <w:div w:id="54745970">
      <w:bodyDiv w:val="1"/>
      <w:marLeft w:val="0"/>
      <w:marRight w:val="0"/>
      <w:marTop w:val="0"/>
      <w:marBottom w:val="0"/>
      <w:divBdr>
        <w:top w:val="none" w:sz="0" w:space="0" w:color="auto"/>
        <w:left w:val="none" w:sz="0" w:space="0" w:color="auto"/>
        <w:bottom w:val="none" w:sz="0" w:space="0" w:color="auto"/>
        <w:right w:val="none" w:sz="0" w:space="0" w:color="auto"/>
      </w:divBdr>
    </w:div>
    <w:div w:id="54747207">
      <w:bodyDiv w:val="1"/>
      <w:marLeft w:val="0"/>
      <w:marRight w:val="0"/>
      <w:marTop w:val="0"/>
      <w:marBottom w:val="0"/>
      <w:divBdr>
        <w:top w:val="none" w:sz="0" w:space="0" w:color="auto"/>
        <w:left w:val="none" w:sz="0" w:space="0" w:color="auto"/>
        <w:bottom w:val="none" w:sz="0" w:space="0" w:color="auto"/>
        <w:right w:val="none" w:sz="0" w:space="0" w:color="auto"/>
      </w:divBdr>
    </w:div>
    <w:div w:id="54815086">
      <w:bodyDiv w:val="1"/>
      <w:marLeft w:val="0"/>
      <w:marRight w:val="0"/>
      <w:marTop w:val="0"/>
      <w:marBottom w:val="0"/>
      <w:divBdr>
        <w:top w:val="none" w:sz="0" w:space="0" w:color="auto"/>
        <w:left w:val="none" w:sz="0" w:space="0" w:color="auto"/>
        <w:bottom w:val="none" w:sz="0" w:space="0" w:color="auto"/>
        <w:right w:val="none" w:sz="0" w:space="0" w:color="auto"/>
      </w:divBdr>
    </w:div>
    <w:div w:id="54932780">
      <w:bodyDiv w:val="1"/>
      <w:marLeft w:val="0"/>
      <w:marRight w:val="0"/>
      <w:marTop w:val="0"/>
      <w:marBottom w:val="0"/>
      <w:divBdr>
        <w:top w:val="none" w:sz="0" w:space="0" w:color="auto"/>
        <w:left w:val="none" w:sz="0" w:space="0" w:color="auto"/>
        <w:bottom w:val="none" w:sz="0" w:space="0" w:color="auto"/>
        <w:right w:val="none" w:sz="0" w:space="0" w:color="auto"/>
      </w:divBdr>
    </w:div>
    <w:div w:id="54932958">
      <w:bodyDiv w:val="1"/>
      <w:marLeft w:val="0"/>
      <w:marRight w:val="0"/>
      <w:marTop w:val="0"/>
      <w:marBottom w:val="0"/>
      <w:divBdr>
        <w:top w:val="none" w:sz="0" w:space="0" w:color="auto"/>
        <w:left w:val="none" w:sz="0" w:space="0" w:color="auto"/>
        <w:bottom w:val="none" w:sz="0" w:space="0" w:color="auto"/>
        <w:right w:val="none" w:sz="0" w:space="0" w:color="auto"/>
      </w:divBdr>
    </w:div>
    <w:div w:id="55128216">
      <w:bodyDiv w:val="1"/>
      <w:marLeft w:val="0"/>
      <w:marRight w:val="0"/>
      <w:marTop w:val="0"/>
      <w:marBottom w:val="0"/>
      <w:divBdr>
        <w:top w:val="none" w:sz="0" w:space="0" w:color="auto"/>
        <w:left w:val="none" w:sz="0" w:space="0" w:color="auto"/>
        <w:bottom w:val="none" w:sz="0" w:space="0" w:color="auto"/>
        <w:right w:val="none" w:sz="0" w:space="0" w:color="auto"/>
      </w:divBdr>
    </w:div>
    <w:div w:id="55247820">
      <w:bodyDiv w:val="1"/>
      <w:marLeft w:val="0"/>
      <w:marRight w:val="0"/>
      <w:marTop w:val="0"/>
      <w:marBottom w:val="0"/>
      <w:divBdr>
        <w:top w:val="none" w:sz="0" w:space="0" w:color="auto"/>
        <w:left w:val="none" w:sz="0" w:space="0" w:color="auto"/>
        <w:bottom w:val="none" w:sz="0" w:space="0" w:color="auto"/>
        <w:right w:val="none" w:sz="0" w:space="0" w:color="auto"/>
      </w:divBdr>
    </w:div>
    <w:div w:id="55320108">
      <w:bodyDiv w:val="1"/>
      <w:marLeft w:val="0"/>
      <w:marRight w:val="0"/>
      <w:marTop w:val="0"/>
      <w:marBottom w:val="0"/>
      <w:divBdr>
        <w:top w:val="none" w:sz="0" w:space="0" w:color="auto"/>
        <w:left w:val="none" w:sz="0" w:space="0" w:color="auto"/>
        <w:bottom w:val="none" w:sz="0" w:space="0" w:color="auto"/>
        <w:right w:val="none" w:sz="0" w:space="0" w:color="auto"/>
      </w:divBdr>
    </w:div>
    <w:div w:id="55665769">
      <w:bodyDiv w:val="1"/>
      <w:marLeft w:val="0"/>
      <w:marRight w:val="0"/>
      <w:marTop w:val="0"/>
      <w:marBottom w:val="0"/>
      <w:divBdr>
        <w:top w:val="none" w:sz="0" w:space="0" w:color="auto"/>
        <w:left w:val="none" w:sz="0" w:space="0" w:color="auto"/>
        <w:bottom w:val="none" w:sz="0" w:space="0" w:color="auto"/>
        <w:right w:val="none" w:sz="0" w:space="0" w:color="auto"/>
      </w:divBdr>
    </w:div>
    <w:div w:id="55707300">
      <w:bodyDiv w:val="1"/>
      <w:marLeft w:val="0"/>
      <w:marRight w:val="0"/>
      <w:marTop w:val="0"/>
      <w:marBottom w:val="0"/>
      <w:divBdr>
        <w:top w:val="none" w:sz="0" w:space="0" w:color="auto"/>
        <w:left w:val="none" w:sz="0" w:space="0" w:color="auto"/>
        <w:bottom w:val="none" w:sz="0" w:space="0" w:color="auto"/>
        <w:right w:val="none" w:sz="0" w:space="0" w:color="auto"/>
      </w:divBdr>
    </w:div>
    <w:div w:id="55858627">
      <w:bodyDiv w:val="1"/>
      <w:marLeft w:val="0"/>
      <w:marRight w:val="0"/>
      <w:marTop w:val="0"/>
      <w:marBottom w:val="0"/>
      <w:divBdr>
        <w:top w:val="none" w:sz="0" w:space="0" w:color="auto"/>
        <w:left w:val="none" w:sz="0" w:space="0" w:color="auto"/>
        <w:bottom w:val="none" w:sz="0" w:space="0" w:color="auto"/>
        <w:right w:val="none" w:sz="0" w:space="0" w:color="auto"/>
      </w:divBdr>
    </w:div>
    <w:div w:id="55906378">
      <w:bodyDiv w:val="1"/>
      <w:marLeft w:val="0"/>
      <w:marRight w:val="0"/>
      <w:marTop w:val="0"/>
      <w:marBottom w:val="0"/>
      <w:divBdr>
        <w:top w:val="none" w:sz="0" w:space="0" w:color="auto"/>
        <w:left w:val="none" w:sz="0" w:space="0" w:color="auto"/>
        <w:bottom w:val="none" w:sz="0" w:space="0" w:color="auto"/>
        <w:right w:val="none" w:sz="0" w:space="0" w:color="auto"/>
      </w:divBdr>
    </w:div>
    <w:div w:id="56318945">
      <w:bodyDiv w:val="1"/>
      <w:marLeft w:val="0"/>
      <w:marRight w:val="0"/>
      <w:marTop w:val="0"/>
      <w:marBottom w:val="0"/>
      <w:divBdr>
        <w:top w:val="none" w:sz="0" w:space="0" w:color="auto"/>
        <w:left w:val="none" w:sz="0" w:space="0" w:color="auto"/>
        <w:bottom w:val="none" w:sz="0" w:space="0" w:color="auto"/>
        <w:right w:val="none" w:sz="0" w:space="0" w:color="auto"/>
      </w:divBdr>
    </w:div>
    <w:div w:id="56517836">
      <w:bodyDiv w:val="1"/>
      <w:marLeft w:val="0"/>
      <w:marRight w:val="0"/>
      <w:marTop w:val="0"/>
      <w:marBottom w:val="0"/>
      <w:divBdr>
        <w:top w:val="none" w:sz="0" w:space="0" w:color="auto"/>
        <w:left w:val="none" w:sz="0" w:space="0" w:color="auto"/>
        <w:bottom w:val="none" w:sz="0" w:space="0" w:color="auto"/>
        <w:right w:val="none" w:sz="0" w:space="0" w:color="auto"/>
      </w:divBdr>
    </w:div>
    <w:div w:id="57093860">
      <w:bodyDiv w:val="1"/>
      <w:marLeft w:val="0"/>
      <w:marRight w:val="0"/>
      <w:marTop w:val="0"/>
      <w:marBottom w:val="0"/>
      <w:divBdr>
        <w:top w:val="none" w:sz="0" w:space="0" w:color="auto"/>
        <w:left w:val="none" w:sz="0" w:space="0" w:color="auto"/>
        <w:bottom w:val="none" w:sz="0" w:space="0" w:color="auto"/>
        <w:right w:val="none" w:sz="0" w:space="0" w:color="auto"/>
      </w:divBdr>
    </w:div>
    <w:div w:id="57175268">
      <w:bodyDiv w:val="1"/>
      <w:marLeft w:val="0"/>
      <w:marRight w:val="0"/>
      <w:marTop w:val="0"/>
      <w:marBottom w:val="0"/>
      <w:divBdr>
        <w:top w:val="none" w:sz="0" w:space="0" w:color="auto"/>
        <w:left w:val="none" w:sz="0" w:space="0" w:color="auto"/>
        <w:bottom w:val="none" w:sz="0" w:space="0" w:color="auto"/>
        <w:right w:val="none" w:sz="0" w:space="0" w:color="auto"/>
      </w:divBdr>
    </w:div>
    <w:div w:id="57213813">
      <w:bodyDiv w:val="1"/>
      <w:marLeft w:val="0"/>
      <w:marRight w:val="0"/>
      <w:marTop w:val="0"/>
      <w:marBottom w:val="0"/>
      <w:divBdr>
        <w:top w:val="none" w:sz="0" w:space="0" w:color="auto"/>
        <w:left w:val="none" w:sz="0" w:space="0" w:color="auto"/>
        <w:bottom w:val="none" w:sz="0" w:space="0" w:color="auto"/>
        <w:right w:val="none" w:sz="0" w:space="0" w:color="auto"/>
      </w:divBdr>
    </w:div>
    <w:div w:id="57290148">
      <w:bodyDiv w:val="1"/>
      <w:marLeft w:val="0"/>
      <w:marRight w:val="0"/>
      <w:marTop w:val="0"/>
      <w:marBottom w:val="0"/>
      <w:divBdr>
        <w:top w:val="none" w:sz="0" w:space="0" w:color="auto"/>
        <w:left w:val="none" w:sz="0" w:space="0" w:color="auto"/>
        <w:bottom w:val="none" w:sz="0" w:space="0" w:color="auto"/>
        <w:right w:val="none" w:sz="0" w:space="0" w:color="auto"/>
      </w:divBdr>
    </w:div>
    <w:div w:id="57481569">
      <w:bodyDiv w:val="1"/>
      <w:marLeft w:val="0"/>
      <w:marRight w:val="0"/>
      <w:marTop w:val="0"/>
      <w:marBottom w:val="0"/>
      <w:divBdr>
        <w:top w:val="none" w:sz="0" w:space="0" w:color="auto"/>
        <w:left w:val="none" w:sz="0" w:space="0" w:color="auto"/>
        <w:bottom w:val="none" w:sz="0" w:space="0" w:color="auto"/>
        <w:right w:val="none" w:sz="0" w:space="0" w:color="auto"/>
      </w:divBdr>
    </w:div>
    <w:div w:id="57753196">
      <w:bodyDiv w:val="1"/>
      <w:marLeft w:val="0"/>
      <w:marRight w:val="0"/>
      <w:marTop w:val="0"/>
      <w:marBottom w:val="0"/>
      <w:divBdr>
        <w:top w:val="none" w:sz="0" w:space="0" w:color="auto"/>
        <w:left w:val="none" w:sz="0" w:space="0" w:color="auto"/>
        <w:bottom w:val="none" w:sz="0" w:space="0" w:color="auto"/>
        <w:right w:val="none" w:sz="0" w:space="0" w:color="auto"/>
      </w:divBdr>
    </w:div>
    <w:div w:id="57823227">
      <w:bodyDiv w:val="1"/>
      <w:marLeft w:val="0"/>
      <w:marRight w:val="0"/>
      <w:marTop w:val="0"/>
      <w:marBottom w:val="0"/>
      <w:divBdr>
        <w:top w:val="none" w:sz="0" w:space="0" w:color="auto"/>
        <w:left w:val="none" w:sz="0" w:space="0" w:color="auto"/>
        <w:bottom w:val="none" w:sz="0" w:space="0" w:color="auto"/>
        <w:right w:val="none" w:sz="0" w:space="0" w:color="auto"/>
      </w:divBdr>
    </w:div>
    <w:div w:id="58095497">
      <w:bodyDiv w:val="1"/>
      <w:marLeft w:val="0"/>
      <w:marRight w:val="0"/>
      <w:marTop w:val="0"/>
      <w:marBottom w:val="0"/>
      <w:divBdr>
        <w:top w:val="none" w:sz="0" w:space="0" w:color="auto"/>
        <w:left w:val="none" w:sz="0" w:space="0" w:color="auto"/>
        <w:bottom w:val="none" w:sz="0" w:space="0" w:color="auto"/>
        <w:right w:val="none" w:sz="0" w:space="0" w:color="auto"/>
      </w:divBdr>
    </w:div>
    <w:div w:id="58292332">
      <w:bodyDiv w:val="1"/>
      <w:marLeft w:val="0"/>
      <w:marRight w:val="0"/>
      <w:marTop w:val="0"/>
      <w:marBottom w:val="0"/>
      <w:divBdr>
        <w:top w:val="none" w:sz="0" w:space="0" w:color="auto"/>
        <w:left w:val="none" w:sz="0" w:space="0" w:color="auto"/>
        <w:bottom w:val="none" w:sz="0" w:space="0" w:color="auto"/>
        <w:right w:val="none" w:sz="0" w:space="0" w:color="auto"/>
      </w:divBdr>
    </w:div>
    <w:div w:id="58406109">
      <w:bodyDiv w:val="1"/>
      <w:marLeft w:val="0"/>
      <w:marRight w:val="0"/>
      <w:marTop w:val="0"/>
      <w:marBottom w:val="0"/>
      <w:divBdr>
        <w:top w:val="none" w:sz="0" w:space="0" w:color="auto"/>
        <w:left w:val="none" w:sz="0" w:space="0" w:color="auto"/>
        <w:bottom w:val="none" w:sz="0" w:space="0" w:color="auto"/>
        <w:right w:val="none" w:sz="0" w:space="0" w:color="auto"/>
      </w:divBdr>
    </w:div>
    <w:div w:id="58596844">
      <w:bodyDiv w:val="1"/>
      <w:marLeft w:val="0"/>
      <w:marRight w:val="0"/>
      <w:marTop w:val="0"/>
      <w:marBottom w:val="0"/>
      <w:divBdr>
        <w:top w:val="none" w:sz="0" w:space="0" w:color="auto"/>
        <w:left w:val="none" w:sz="0" w:space="0" w:color="auto"/>
        <w:bottom w:val="none" w:sz="0" w:space="0" w:color="auto"/>
        <w:right w:val="none" w:sz="0" w:space="0" w:color="auto"/>
      </w:divBdr>
    </w:div>
    <w:div w:id="58676154">
      <w:bodyDiv w:val="1"/>
      <w:marLeft w:val="0"/>
      <w:marRight w:val="0"/>
      <w:marTop w:val="0"/>
      <w:marBottom w:val="0"/>
      <w:divBdr>
        <w:top w:val="none" w:sz="0" w:space="0" w:color="auto"/>
        <w:left w:val="none" w:sz="0" w:space="0" w:color="auto"/>
        <w:bottom w:val="none" w:sz="0" w:space="0" w:color="auto"/>
        <w:right w:val="none" w:sz="0" w:space="0" w:color="auto"/>
      </w:divBdr>
    </w:div>
    <w:div w:id="58676313">
      <w:bodyDiv w:val="1"/>
      <w:marLeft w:val="0"/>
      <w:marRight w:val="0"/>
      <w:marTop w:val="0"/>
      <w:marBottom w:val="0"/>
      <w:divBdr>
        <w:top w:val="none" w:sz="0" w:space="0" w:color="auto"/>
        <w:left w:val="none" w:sz="0" w:space="0" w:color="auto"/>
        <w:bottom w:val="none" w:sz="0" w:space="0" w:color="auto"/>
        <w:right w:val="none" w:sz="0" w:space="0" w:color="auto"/>
      </w:divBdr>
    </w:div>
    <w:div w:id="58789208">
      <w:bodyDiv w:val="1"/>
      <w:marLeft w:val="0"/>
      <w:marRight w:val="0"/>
      <w:marTop w:val="0"/>
      <w:marBottom w:val="0"/>
      <w:divBdr>
        <w:top w:val="none" w:sz="0" w:space="0" w:color="auto"/>
        <w:left w:val="none" w:sz="0" w:space="0" w:color="auto"/>
        <w:bottom w:val="none" w:sz="0" w:space="0" w:color="auto"/>
        <w:right w:val="none" w:sz="0" w:space="0" w:color="auto"/>
      </w:divBdr>
    </w:div>
    <w:div w:id="58797371">
      <w:bodyDiv w:val="1"/>
      <w:marLeft w:val="0"/>
      <w:marRight w:val="0"/>
      <w:marTop w:val="0"/>
      <w:marBottom w:val="0"/>
      <w:divBdr>
        <w:top w:val="none" w:sz="0" w:space="0" w:color="auto"/>
        <w:left w:val="none" w:sz="0" w:space="0" w:color="auto"/>
        <w:bottom w:val="none" w:sz="0" w:space="0" w:color="auto"/>
        <w:right w:val="none" w:sz="0" w:space="0" w:color="auto"/>
      </w:divBdr>
    </w:div>
    <w:div w:id="58946603">
      <w:bodyDiv w:val="1"/>
      <w:marLeft w:val="0"/>
      <w:marRight w:val="0"/>
      <w:marTop w:val="0"/>
      <w:marBottom w:val="0"/>
      <w:divBdr>
        <w:top w:val="none" w:sz="0" w:space="0" w:color="auto"/>
        <w:left w:val="none" w:sz="0" w:space="0" w:color="auto"/>
        <w:bottom w:val="none" w:sz="0" w:space="0" w:color="auto"/>
        <w:right w:val="none" w:sz="0" w:space="0" w:color="auto"/>
      </w:divBdr>
    </w:div>
    <w:div w:id="58947797">
      <w:bodyDiv w:val="1"/>
      <w:marLeft w:val="0"/>
      <w:marRight w:val="0"/>
      <w:marTop w:val="0"/>
      <w:marBottom w:val="0"/>
      <w:divBdr>
        <w:top w:val="none" w:sz="0" w:space="0" w:color="auto"/>
        <w:left w:val="none" w:sz="0" w:space="0" w:color="auto"/>
        <w:bottom w:val="none" w:sz="0" w:space="0" w:color="auto"/>
        <w:right w:val="none" w:sz="0" w:space="0" w:color="auto"/>
      </w:divBdr>
    </w:div>
    <w:div w:id="59252995">
      <w:bodyDiv w:val="1"/>
      <w:marLeft w:val="0"/>
      <w:marRight w:val="0"/>
      <w:marTop w:val="0"/>
      <w:marBottom w:val="0"/>
      <w:divBdr>
        <w:top w:val="none" w:sz="0" w:space="0" w:color="auto"/>
        <w:left w:val="none" w:sz="0" w:space="0" w:color="auto"/>
        <w:bottom w:val="none" w:sz="0" w:space="0" w:color="auto"/>
        <w:right w:val="none" w:sz="0" w:space="0" w:color="auto"/>
      </w:divBdr>
    </w:div>
    <w:div w:id="59253399">
      <w:bodyDiv w:val="1"/>
      <w:marLeft w:val="0"/>
      <w:marRight w:val="0"/>
      <w:marTop w:val="0"/>
      <w:marBottom w:val="0"/>
      <w:divBdr>
        <w:top w:val="none" w:sz="0" w:space="0" w:color="auto"/>
        <w:left w:val="none" w:sz="0" w:space="0" w:color="auto"/>
        <w:bottom w:val="none" w:sz="0" w:space="0" w:color="auto"/>
        <w:right w:val="none" w:sz="0" w:space="0" w:color="auto"/>
      </w:divBdr>
    </w:div>
    <w:div w:id="59443765">
      <w:bodyDiv w:val="1"/>
      <w:marLeft w:val="0"/>
      <w:marRight w:val="0"/>
      <w:marTop w:val="0"/>
      <w:marBottom w:val="0"/>
      <w:divBdr>
        <w:top w:val="none" w:sz="0" w:space="0" w:color="auto"/>
        <w:left w:val="none" w:sz="0" w:space="0" w:color="auto"/>
        <w:bottom w:val="none" w:sz="0" w:space="0" w:color="auto"/>
        <w:right w:val="none" w:sz="0" w:space="0" w:color="auto"/>
      </w:divBdr>
    </w:div>
    <w:div w:id="59981594">
      <w:bodyDiv w:val="1"/>
      <w:marLeft w:val="0"/>
      <w:marRight w:val="0"/>
      <w:marTop w:val="0"/>
      <w:marBottom w:val="0"/>
      <w:divBdr>
        <w:top w:val="none" w:sz="0" w:space="0" w:color="auto"/>
        <w:left w:val="none" w:sz="0" w:space="0" w:color="auto"/>
        <w:bottom w:val="none" w:sz="0" w:space="0" w:color="auto"/>
        <w:right w:val="none" w:sz="0" w:space="0" w:color="auto"/>
      </w:divBdr>
    </w:div>
    <w:div w:id="60297751">
      <w:bodyDiv w:val="1"/>
      <w:marLeft w:val="0"/>
      <w:marRight w:val="0"/>
      <w:marTop w:val="0"/>
      <w:marBottom w:val="0"/>
      <w:divBdr>
        <w:top w:val="none" w:sz="0" w:space="0" w:color="auto"/>
        <w:left w:val="none" w:sz="0" w:space="0" w:color="auto"/>
        <w:bottom w:val="none" w:sz="0" w:space="0" w:color="auto"/>
        <w:right w:val="none" w:sz="0" w:space="0" w:color="auto"/>
      </w:divBdr>
    </w:div>
    <w:div w:id="60715190">
      <w:bodyDiv w:val="1"/>
      <w:marLeft w:val="0"/>
      <w:marRight w:val="0"/>
      <w:marTop w:val="0"/>
      <w:marBottom w:val="0"/>
      <w:divBdr>
        <w:top w:val="none" w:sz="0" w:space="0" w:color="auto"/>
        <w:left w:val="none" w:sz="0" w:space="0" w:color="auto"/>
        <w:bottom w:val="none" w:sz="0" w:space="0" w:color="auto"/>
        <w:right w:val="none" w:sz="0" w:space="0" w:color="auto"/>
      </w:divBdr>
    </w:div>
    <w:div w:id="60831014">
      <w:bodyDiv w:val="1"/>
      <w:marLeft w:val="0"/>
      <w:marRight w:val="0"/>
      <w:marTop w:val="0"/>
      <w:marBottom w:val="0"/>
      <w:divBdr>
        <w:top w:val="none" w:sz="0" w:space="0" w:color="auto"/>
        <w:left w:val="none" w:sz="0" w:space="0" w:color="auto"/>
        <w:bottom w:val="none" w:sz="0" w:space="0" w:color="auto"/>
        <w:right w:val="none" w:sz="0" w:space="0" w:color="auto"/>
      </w:divBdr>
    </w:div>
    <w:div w:id="60832170">
      <w:bodyDiv w:val="1"/>
      <w:marLeft w:val="0"/>
      <w:marRight w:val="0"/>
      <w:marTop w:val="0"/>
      <w:marBottom w:val="0"/>
      <w:divBdr>
        <w:top w:val="none" w:sz="0" w:space="0" w:color="auto"/>
        <w:left w:val="none" w:sz="0" w:space="0" w:color="auto"/>
        <w:bottom w:val="none" w:sz="0" w:space="0" w:color="auto"/>
        <w:right w:val="none" w:sz="0" w:space="0" w:color="auto"/>
      </w:divBdr>
    </w:div>
    <w:div w:id="60832889">
      <w:bodyDiv w:val="1"/>
      <w:marLeft w:val="0"/>
      <w:marRight w:val="0"/>
      <w:marTop w:val="0"/>
      <w:marBottom w:val="0"/>
      <w:divBdr>
        <w:top w:val="none" w:sz="0" w:space="0" w:color="auto"/>
        <w:left w:val="none" w:sz="0" w:space="0" w:color="auto"/>
        <w:bottom w:val="none" w:sz="0" w:space="0" w:color="auto"/>
        <w:right w:val="none" w:sz="0" w:space="0" w:color="auto"/>
      </w:divBdr>
    </w:div>
    <w:div w:id="61029676">
      <w:bodyDiv w:val="1"/>
      <w:marLeft w:val="0"/>
      <w:marRight w:val="0"/>
      <w:marTop w:val="0"/>
      <w:marBottom w:val="0"/>
      <w:divBdr>
        <w:top w:val="none" w:sz="0" w:space="0" w:color="auto"/>
        <w:left w:val="none" w:sz="0" w:space="0" w:color="auto"/>
        <w:bottom w:val="none" w:sz="0" w:space="0" w:color="auto"/>
        <w:right w:val="none" w:sz="0" w:space="0" w:color="auto"/>
      </w:divBdr>
    </w:div>
    <w:div w:id="61218929">
      <w:bodyDiv w:val="1"/>
      <w:marLeft w:val="0"/>
      <w:marRight w:val="0"/>
      <w:marTop w:val="0"/>
      <w:marBottom w:val="0"/>
      <w:divBdr>
        <w:top w:val="none" w:sz="0" w:space="0" w:color="auto"/>
        <w:left w:val="none" w:sz="0" w:space="0" w:color="auto"/>
        <w:bottom w:val="none" w:sz="0" w:space="0" w:color="auto"/>
        <w:right w:val="none" w:sz="0" w:space="0" w:color="auto"/>
      </w:divBdr>
    </w:div>
    <w:div w:id="61564649">
      <w:bodyDiv w:val="1"/>
      <w:marLeft w:val="0"/>
      <w:marRight w:val="0"/>
      <w:marTop w:val="0"/>
      <w:marBottom w:val="0"/>
      <w:divBdr>
        <w:top w:val="none" w:sz="0" w:space="0" w:color="auto"/>
        <w:left w:val="none" w:sz="0" w:space="0" w:color="auto"/>
        <w:bottom w:val="none" w:sz="0" w:space="0" w:color="auto"/>
        <w:right w:val="none" w:sz="0" w:space="0" w:color="auto"/>
      </w:divBdr>
    </w:div>
    <w:div w:id="61565686">
      <w:bodyDiv w:val="1"/>
      <w:marLeft w:val="0"/>
      <w:marRight w:val="0"/>
      <w:marTop w:val="0"/>
      <w:marBottom w:val="0"/>
      <w:divBdr>
        <w:top w:val="none" w:sz="0" w:space="0" w:color="auto"/>
        <w:left w:val="none" w:sz="0" w:space="0" w:color="auto"/>
        <w:bottom w:val="none" w:sz="0" w:space="0" w:color="auto"/>
        <w:right w:val="none" w:sz="0" w:space="0" w:color="auto"/>
      </w:divBdr>
    </w:div>
    <w:div w:id="61611328">
      <w:bodyDiv w:val="1"/>
      <w:marLeft w:val="0"/>
      <w:marRight w:val="0"/>
      <w:marTop w:val="0"/>
      <w:marBottom w:val="0"/>
      <w:divBdr>
        <w:top w:val="none" w:sz="0" w:space="0" w:color="auto"/>
        <w:left w:val="none" w:sz="0" w:space="0" w:color="auto"/>
        <w:bottom w:val="none" w:sz="0" w:space="0" w:color="auto"/>
        <w:right w:val="none" w:sz="0" w:space="0" w:color="auto"/>
      </w:divBdr>
    </w:div>
    <w:div w:id="62071698">
      <w:bodyDiv w:val="1"/>
      <w:marLeft w:val="0"/>
      <w:marRight w:val="0"/>
      <w:marTop w:val="0"/>
      <w:marBottom w:val="0"/>
      <w:divBdr>
        <w:top w:val="none" w:sz="0" w:space="0" w:color="auto"/>
        <w:left w:val="none" w:sz="0" w:space="0" w:color="auto"/>
        <w:bottom w:val="none" w:sz="0" w:space="0" w:color="auto"/>
        <w:right w:val="none" w:sz="0" w:space="0" w:color="auto"/>
      </w:divBdr>
    </w:div>
    <w:div w:id="62221138">
      <w:bodyDiv w:val="1"/>
      <w:marLeft w:val="0"/>
      <w:marRight w:val="0"/>
      <w:marTop w:val="0"/>
      <w:marBottom w:val="0"/>
      <w:divBdr>
        <w:top w:val="none" w:sz="0" w:space="0" w:color="auto"/>
        <w:left w:val="none" w:sz="0" w:space="0" w:color="auto"/>
        <w:bottom w:val="none" w:sz="0" w:space="0" w:color="auto"/>
        <w:right w:val="none" w:sz="0" w:space="0" w:color="auto"/>
      </w:divBdr>
    </w:div>
    <w:div w:id="62341359">
      <w:bodyDiv w:val="1"/>
      <w:marLeft w:val="0"/>
      <w:marRight w:val="0"/>
      <w:marTop w:val="0"/>
      <w:marBottom w:val="0"/>
      <w:divBdr>
        <w:top w:val="none" w:sz="0" w:space="0" w:color="auto"/>
        <w:left w:val="none" w:sz="0" w:space="0" w:color="auto"/>
        <w:bottom w:val="none" w:sz="0" w:space="0" w:color="auto"/>
        <w:right w:val="none" w:sz="0" w:space="0" w:color="auto"/>
      </w:divBdr>
    </w:div>
    <w:div w:id="62652741">
      <w:bodyDiv w:val="1"/>
      <w:marLeft w:val="0"/>
      <w:marRight w:val="0"/>
      <w:marTop w:val="0"/>
      <w:marBottom w:val="0"/>
      <w:divBdr>
        <w:top w:val="none" w:sz="0" w:space="0" w:color="auto"/>
        <w:left w:val="none" w:sz="0" w:space="0" w:color="auto"/>
        <w:bottom w:val="none" w:sz="0" w:space="0" w:color="auto"/>
        <w:right w:val="none" w:sz="0" w:space="0" w:color="auto"/>
      </w:divBdr>
    </w:div>
    <w:div w:id="62871192">
      <w:bodyDiv w:val="1"/>
      <w:marLeft w:val="0"/>
      <w:marRight w:val="0"/>
      <w:marTop w:val="0"/>
      <w:marBottom w:val="0"/>
      <w:divBdr>
        <w:top w:val="none" w:sz="0" w:space="0" w:color="auto"/>
        <w:left w:val="none" w:sz="0" w:space="0" w:color="auto"/>
        <w:bottom w:val="none" w:sz="0" w:space="0" w:color="auto"/>
        <w:right w:val="none" w:sz="0" w:space="0" w:color="auto"/>
      </w:divBdr>
    </w:div>
    <w:div w:id="62917512">
      <w:bodyDiv w:val="1"/>
      <w:marLeft w:val="0"/>
      <w:marRight w:val="0"/>
      <w:marTop w:val="0"/>
      <w:marBottom w:val="0"/>
      <w:divBdr>
        <w:top w:val="none" w:sz="0" w:space="0" w:color="auto"/>
        <w:left w:val="none" w:sz="0" w:space="0" w:color="auto"/>
        <w:bottom w:val="none" w:sz="0" w:space="0" w:color="auto"/>
        <w:right w:val="none" w:sz="0" w:space="0" w:color="auto"/>
      </w:divBdr>
    </w:div>
    <w:div w:id="63258507">
      <w:bodyDiv w:val="1"/>
      <w:marLeft w:val="0"/>
      <w:marRight w:val="0"/>
      <w:marTop w:val="0"/>
      <w:marBottom w:val="0"/>
      <w:divBdr>
        <w:top w:val="none" w:sz="0" w:space="0" w:color="auto"/>
        <w:left w:val="none" w:sz="0" w:space="0" w:color="auto"/>
        <w:bottom w:val="none" w:sz="0" w:space="0" w:color="auto"/>
        <w:right w:val="none" w:sz="0" w:space="0" w:color="auto"/>
      </w:divBdr>
    </w:div>
    <w:div w:id="63527177">
      <w:bodyDiv w:val="1"/>
      <w:marLeft w:val="0"/>
      <w:marRight w:val="0"/>
      <w:marTop w:val="0"/>
      <w:marBottom w:val="0"/>
      <w:divBdr>
        <w:top w:val="none" w:sz="0" w:space="0" w:color="auto"/>
        <w:left w:val="none" w:sz="0" w:space="0" w:color="auto"/>
        <w:bottom w:val="none" w:sz="0" w:space="0" w:color="auto"/>
        <w:right w:val="none" w:sz="0" w:space="0" w:color="auto"/>
      </w:divBdr>
    </w:div>
    <w:div w:id="63527562">
      <w:bodyDiv w:val="1"/>
      <w:marLeft w:val="0"/>
      <w:marRight w:val="0"/>
      <w:marTop w:val="0"/>
      <w:marBottom w:val="0"/>
      <w:divBdr>
        <w:top w:val="none" w:sz="0" w:space="0" w:color="auto"/>
        <w:left w:val="none" w:sz="0" w:space="0" w:color="auto"/>
        <w:bottom w:val="none" w:sz="0" w:space="0" w:color="auto"/>
        <w:right w:val="none" w:sz="0" w:space="0" w:color="auto"/>
      </w:divBdr>
    </w:div>
    <w:div w:id="63989778">
      <w:bodyDiv w:val="1"/>
      <w:marLeft w:val="0"/>
      <w:marRight w:val="0"/>
      <w:marTop w:val="0"/>
      <w:marBottom w:val="0"/>
      <w:divBdr>
        <w:top w:val="none" w:sz="0" w:space="0" w:color="auto"/>
        <w:left w:val="none" w:sz="0" w:space="0" w:color="auto"/>
        <w:bottom w:val="none" w:sz="0" w:space="0" w:color="auto"/>
        <w:right w:val="none" w:sz="0" w:space="0" w:color="auto"/>
      </w:divBdr>
    </w:div>
    <w:div w:id="64228034">
      <w:bodyDiv w:val="1"/>
      <w:marLeft w:val="0"/>
      <w:marRight w:val="0"/>
      <w:marTop w:val="0"/>
      <w:marBottom w:val="0"/>
      <w:divBdr>
        <w:top w:val="none" w:sz="0" w:space="0" w:color="auto"/>
        <w:left w:val="none" w:sz="0" w:space="0" w:color="auto"/>
        <w:bottom w:val="none" w:sz="0" w:space="0" w:color="auto"/>
        <w:right w:val="none" w:sz="0" w:space="0" w:color="auto"/>
      </w:divBdr>
    </w:div>
    <w:div w:id="64299700">
      <w:bodyDiv w:val="1"/>
      <w:marLeft w:val="0"/>
      <w:marRight w:val="0"/>
      <w:marTop w:val="0"/>
      <w:marBottom w:val="0"/>
      <w:divBdr>
        <w:top w:val="none" w:sz="0" w:space="0" w:color="auto"/>
        <w:left w:val="none" w:sz="0" w:space="0" w:color="auto"/>
        <w:bottom w:val="none" w:sz="0" w:space="0" w:color="auto"/>
        <w:right w:val="none" w:sz="0" w:space="0" w:color="auto"/>
      </w:divBdr>
    </w:div>
    <w:div w:id="64305244">
      <w:bodyDiv w:val="1"/>
      <w:marLeft w:val="0"/>
      <w:marRight w:val="0"/>
      <w:marTop w:val="0"/>
      <w:marBottom w:val="0"/>
      <w:divBdr>
        <w:top w:val="none" w:sz="0" w:space="0" w:color="auto"/>
        <w:left w:val="none" w:sz="0" w:space="0" w:color="auto"/>
        <w:bottom w:val="none" w:sz="0" w:space="0" w:color="auto"/>
        <w:right w:val="none" w:sz="0" w:space="0" w:color="auto"/>
      </w:divBdr>
    </w:div>
    <w:div w:id="64375827">
      <w:bodyDiv w:val="1"/>
      <w:marLeft w:val="0"/>
      <w:marRight w:val="0"/>
      <w:marTop w:val="0"/>
      <w:marBottom w:val="0"/>
      <w:divBdr>
        <w:top w:val="none" w:sz="0" w:space="0" w:color="auto"/>
        <w:left w:val="none" w:sz="0" w:space="0" w:color="auto"/>
        <w:bottom w:val="none" w:sz="0" w:space="0" w:color="auto"/>
        <w:right w:val="none" w:sz="0" w:space="0" w:color="auto"/>
      </w:divBdr>
    </w:div>
    <w:div w:id="64382757">
      <w:bodyDiv w:val="1"/>
      <w:marLeft w:val="0"/>
      <w:marRight w:val="0"/>
      <w:marTop w:val="0"/>
      <w:marBottom w:val="0"/>
      <w:divBdr>
        <w:top w:val="none" w:sz="0" w:space="0" w:color="auto"/>
        <w:left w:val="none" w:sz="0" w:space="0" w:color="auto"/>
        <w:bottom w:val="none" w:sz="0" w:space="0" w:color="auto"/>
        <w:right w:val="none" w:sz="0" w:space="0" w:color="auto"/>
      </w:divBdr>
    </w:div>
    <w:div w:id="64500759">
      <w:bodyDiv w:val="1"/>
      <w:marLeft w:val="0"/>
      <w:marRight w:val="0"/>
      <w:marTop w:val="0"/>
      <w:marBottom w:val="0"/>
      <w:divBdr>
        <w:top w:val="none" w:sz="0" w:space="0" w:color="auto"/>
        <w:left w:val="none" w:sz="0" w:space="0" w:color="auto"/>
        <w:bottom w:val="none" w:sz="0" w:space="0" w:color="auto"/>
        <w:right w:val="none" w:sz="0" w:space="0" w:color="auto"/>
      </w:divBdr>
    </w:div>
    <w:div w:id="64961208">
      <w:bodyDiv w:val="1"/>
      <w:marLeft w:val="0"/>
      <w:marRight w:val="0"/>
      <w:marTop w:val="0"/>
      <w:marBottom w:val="0"/>
      <w:divBdr>
        <w:top w:val="none" w:sz="0" w:space="0" w:color="auto"/>
        <w:left w:val="none" w:sz="0" w:space="0" w:color="auto"/>
        <w:bottom w:val="none" w:sz="0" w:space="0" w:color="auto"/>
        <w:right w:val="none" w:sz="0" w:space="0" w:color="auto"/>
      </w:divBdr>
    </w:div>
    <w:div w:id="65106673">
      <w:bodyDiv w:val="1"/>
      <w:marLeft w:val="0"/>
      <w:marRight w:val="0"/>
      <w:marTop w:val="0"/>
      <w:marBottom w:val="0"/>
      <w:divBdr>
        <w:top w:val="none" w:sz="0" w:space="0" w:color="auto"/>
        <w:left w:val="none" w:sz="0" w:space="0" w:color="auto"/>
        <w:bottom w:val="none" w:sz="0" w:space="0" w:color="auto"/>
        <w:right w:val="none" w:sz="0" w:space="0" w:color="auto"/>
      </w:divBdr>
    </w:div>
    <w:div w:id="65151970">
      <w:bodyDiv w:val="1"/>
      <w:marLeft w:val="0"/>
      <w:marRight w:val="0"/>
      <w:marTop w:val="0"/>
      <w:marBottom w:val="0"/>
      <w:divBdr>
        <w:top w:val="none" w:sz="0" w:space="0" w:color="auto"/>
        <w:left w:val="none" w:sz="0" w:space="0" w:color="auto"/>
        <w:bottom w:val="none" w:sz="0" w:space="0" w:color="auto"/>
        <w:right w:val="none" w:sz="0" w:space="0" w:color="auto"/>
      </w:divBdr>
    </w:div>
    <w:div w:id="65152143">
      <w:bodyDiv w:val="1"/>
      <w:marLeft w:val="0"/>
      <w:marRight w:val="0"/>
      <w:marTop w:val="0"/>
      <w:marBottom w:val="0"/>
      <w:divBdr>
        <w:top w:val="none" w:sz="0" w:space="0" w:color="auto"/>
        <w:left w:val="none" w:sz="0" w:space="0" w:color="auto"/>
        <w:bottom w:val="none" w:sz="0" w:space="0" w:color="auto"/>
        <w:right w:val="none" w:sz="0" w:space="0" w:color="auto"/>
      </w:divBdr>
    </w:div>
    <w:div w:id="65423688">
      <w:bodyDiv w:val="1"/>
      <w:marLeft w:val="0"/>
      <w:marRight w:val="0"/>
      <w:marTop w:val="0"/>
      <w:marBottom w:val="0"/>
      <w:divBdr>
        <w:top w:val="none" w:sz="0" w:space="0" w:color="auto"/>
        <w:left w:val="none" w:sz="0" w:space="0" w:color="auto"/>
        <w:bottom w:val="none" w:sz="0" w:space="0" w:color="auto"/>
        <w:right w:val="none" w:sz="0" w:space="0" w:color="auto"/>
      </w:divBdr>
    </w:div>
    <w:div w:id="65760871">
      <w:bodyDiv w:val="1"/>
      <w:marLeft w:val="0"/>
      <w:marRight w:val="0"/>
      <w:marTop w:val="0"/>
      <w:marBottom w:val="0"/>
      <w:divBdr>
        <w:top w:val="none" w:sz="0" w:space="0" w:color="auto"/>
        <w:left w:val="none" w:sz="0" w:space="0" w:color="auto"/>
        <w:bottom w:val="none" w:sz="0" w:space="0" w:color="auto"/>
        <w:right w:val="none" w:sz="0" w:space="0" w:color="auto"/>
      </w:divBdr>
    </w:div>
    <w:div w:id="65878584">
      <w:bodyDiv w:val="1"/>
      <w:marLeft w:val="0"/>
      <w:marRight w:val="0"/>
      <w:marTop w:val="0"/>
      <w:marBottom w:val="0"/>
      <w:divBdr>
        <w:top w:val="none" w:sz="0" w:space="0" w:color="auto"/>
        <w:left w:val="none" w:sz="0" w:space="0" w:color="auto"/>
        <w:bottom w:val="none" w:sz="0" w:space="0" w:color="auto"/>
        <w:right w:val="none" w:sz="0" w:space="0" w:color="auto"/>
      </w:divBdr>
    </w:div>
    <w:div w:id="66415306">
      <w:bodyDiv w:val="1"/>
      <w:marLeft w:val="0"/>
      <w:marRight w:val="0"/>
      <w:marTop w:val="0"/>
      <w:marBottom w:val="0"/>
      <w:divBdr>
        <w:top w:val="none" w:sz="0" w:space="0" w:color="auto"/>
        <w:left w:val="none" w:sz="0" w:space="0" w:color="auto"/>
        <w:bottom w:val="none" w:sz="0" w:space="0" w:color="auto"/>
        <w:right w:val="none" w:sz="0" w:space="0" w:color="auto"/>
      </w:divBdr>
    </w:div>
    <w:div w:id="66727778">
      <w:bodyDiv w:val="1"/>
      <w:marLeft w:val="0"/>
      <w:marRight w:val="0"/>
      <w:marTop w:val="0"/>
      <w:marBottom w:val="0"/>
      <w:divBdr>
        <w:top w:val="none" w:sz="0" w:space="0" w:color="auto"/>
        <w:left w:val="none" w:sz="0" w:space="0" w:color="auto"/>
        <w:bottom w:val="none" w:sz="0" w:space="0" w:color="auto"/>
        <w:right w:val="none" w:sz="0" w:space="0" w:color="auto"/>
      </w:divBdr>
    </w:div>
    <w:div w:id="66848766">
      <w:bodyDiv w:val="1"/>
      <w:marLeft w:val="0"/>
      <w:marRight w:val="0"/>
      <w:marTop w:val="0"/>
      <w:marBottom w:val="0"/>
      <w:divBdr>
        <w:top w:val="none" w:sz="0" w:space="0" w:color="auto"/>
        <w:left w:val="none" w:sz="0" w:space="0" w:color="auto"/>
        <w:bottom w:val="none" w:sz="0" w:space="0" w:color="auto"/>
        <w:right w:val="none" w:sz="0" w:space="0" w:color="auto"/>
      </w:divBdr>
    </w:div>
    <w:div w:id="67117534">
      <w:bodyDiv w:val="1"/>
      <w:marLeft w:val="0"/>
      <w:marRight w:val="0"/>
      <w:marTop w:val="0"/>
      <w:marBottom w:val="0"/>
      <w:divBdr>
        <w:top w:val="none" w:sz="0" w:space="0" w:color="auto"/>
        <w:left w:val="none" w:sz="0" w:space="0" w:color="auto"/>
        <w:bottom w:val="none" w:sz="0" w:space="0" w:color="auto"/>
        <w:right w:val="none" w:sz="0" w:space="0" w:color="auto"/>
      </w:divBdr>
    </w:div>
    <w:div w:id="67195345">
      <w:bodyDiv w:val="1"/>
      <w:marLeft w:val="0"/>
      <w:marRight w:val="0"/>
      <w:marTop w:val="0"/>
      <w:marBottom w:val="0"/>
      <w:divBdr>
        <w:top w:val="none" w:sz="0" w:space="0" w:color="auto"/>
        <w:left w:val="none" w:sz="0" w:space="0" w:color="auto"/>
        <w:bottom w:val="none" w:sz="0" w:space="0" w:color="auto"/>
        <w:right w:val="none" w:sz="0" w:space="0" w:color="auto"/>
      </w:divBdr>
    </w:div>
    <w:div w:id="67272613">
      <w:bodyDiv w:val="1"/>
      <w:marLeft w:val="0"/>
      <w:marRight w:val="0"/>
      <w:marTop w:val="0"/>
      <w:marBottom w:val="0"/>
      <w:divBdr>
        <w:top w:val="none" w:sz="0" w:space="0" w:color="auto"/>
        <w:left w:val="none" w:sz="0" w:space="0" w:color="auto"/>
        <w:bottom w:val="none" w:sz="0" w:space="0" w:color="auto"/>
        <w:right w:val="none" w:sz="0" w:space="0" w:color="auto"/>
      </w:divBdr>
    </w:div>
    <w:div w:id="67726635">
      <w:bodyDiv w:val="1"/>
      <w:marLeft w:val="0"/>
      <w:marRight w:val="0"/>
      <w:marTop w:val="0"/>
      <w:marBottom w:val="0"/>
      <w:divBdr>
        <w:top w:val="none" w:sz="0" w:space="0" w:color="auto"/>
        <w:left w:val="none" w:sz="0" w:space="0" w:color="auto"/>
        <w:bottom w:val="none" w:sz="0" w:space="0" w:color="auto"/>
        <w:right w:val="none" w:sz="0" w:space="0" w:color="auto"/>
      </w:divBdr>
    </w:div>
    <w:div w:id="67844968">
      <w:bodyDiv w:val="1"/>
      <w:marLeft w:val="0"/>
      <w:marRight w:val="0"/>
      <w:marTop w:val="0"/>
      <w:marBottom w:val="0"/>
      <w:divBdr>
        <w:top w:val="none" w:sz="0" w:space="0" w:color="auto"/>
        <w:left w:val="none" w:sz="0" w:space="0" w:color="auto"/>
        <w:bottom w:val="none" w:sz="0" w:space="0" w:color="auto"/>
        <w:right w:val="none" w:sz="0" w:space="0" w:color="auto"/>
      </w:divBdr>
    </w:div>
    <w:div w:id="67848710">
      <w:bodyDiv w:val="1"/>
      <w:marLeft w:val="0"/>
      <w:marRight w:val="0"/>
      <w:marTop w:val="0"/>
      <w:marBottom w:val="0"/>
      <w:divBdr>
        <w:top w:val="none" w:sz="0" w:space="0" w:color="auto"/>
        <w:left w:val="none" w:sz="0" w:space="0" w:color="auto"/>
        <w:bottom w:val="none" w:sz="0" w:space="0" w:color="auto"/>
        <w:right w:val="none" w:sz="0" w:space="0" w:color="auto"/>
      </w:divBdr>
    </w:div>
    <w:div w:id="67968377">
      <w:bodyDiv w:val="1"/>
      <w:marLeft w:val="0"/>
      <w:marRight w:val="0"/>
      <w:marTop w:val="0"/>
      <w:marBottom w:val="0"/>
      <w:divBdr>
        <w:top w:val="none" w:sz="0" w:space="0" w:color="auto"/>
        <w:left w:val="none" w:sz="0" w:space="0" w:color="auto"/>
        <w:bottom w:val="none" w:sz="0" w:space="0" w:color="auto"/>
        <w:right w:val="none" w:sz="0" w:space="0" w:color="auto"/>
      </w:divBdr>
    </w:div>
    <w:div w:id="68385064">
      <w:bodyDiv w:val="1"/>
      <w:marLeft w:val="0"/>
      <w:marRight w:val="0"/>
      <w:marTop w:val="0"/>
      <w:marBottom w:val="0"/>
      <w:divBdr>
        <w:top w:val="none" w:sz="0" w:space="0" w:color="auto"/>
        <w:left w:val="none" w:sz="0" w:space="0" w:color="auto"/>
        <w:bottom w:val="none" w:sz="0" w:space="0" w:color="auto"/>
        <w:right w:val="none" w:sz="0" w:space="0" w:color="auto"/>
      </w:divBdr>
    </w:div>
    <w:div w:id="68431772">
      <w:bodyDiv w:val="1"/>
      <w:marLeft w:val="0"/>
      <w:marRight w:val="0"/>
      <w:marTop w:val="0"/>
      <w:marBottom w:val="0"/>
      <w:divBdr>
        <w:top w:val="none" w:sz="0" w:space="0" w:color="auto"/>
        <w:left w:val="none" w:sz="0" w:space="0" w:color="auto"/>
        <w:bottom w:val="none" w:sz="0" w:space="0" w:color="auto"/>
        <w:right w:val="none" w:sz="0" w:space="0" w:color="auto"/>
      </w:divBdr>
    </w:div>
    <w:div w:id="68819902">
      <w:bodyDiv w:val="1"/>
      <w:marLeft w:val="0"/>
      <w:marRight w:val="0"/>
      <w:marTop w:val="0"/>
      <w:marBottom w:val="0"/>
      <w:divBdr>
        <w:top w:val="none" w:sz="0" w:space="0" w:color="auto"/>
        <w:left w:val="none" w:sz="0" w:space="0" w:color="auto"/>
        <w:bottom w:val="none" w:sz="0" w:space="0" w:color="auto"/>
        <w:right w:val="none" w:sz="0" w:space="0" w:color="auto"/>
      </w:divBdr>
    </w:div>
    <w:div w:id="68886703">
      <w:bodyDiv w:val="1"/>
      <w:marLeft w:val="0"/>
      <w:marRight w:val="0"/>
      <w:marTop w:val="0"/>
      <w:marBottom w:val="0"/>
      <w:divBdr>
        <w:top w:val="none" w:sz="0" w:space="0" w:color="auto"/>
        <w:left w:val="none" w:sz="0" w:space="0" w:color="auto"/>
        <w:bottom w:val="none" w:sz="0" w:space="0" w:color="auto"/>
        <w:right w:val="none" w:sz="0" w:space="0" w:color="auto"/>
      </w:divBdr>
    </w:div>
    <w:div w:id="69158120">
      <w:bodyDiv w:val="1"/>
      <w:marLeft w:val="0"/>
      <w:marRight w:val="0"/>
      <w:marTop w:val="0"/>
      <w:marBottom w:val="0"/>
      <w:divBdr>
        <w:top w:val="none" w:sz="0" w:space="0" w:color="auto"/>
        <w:left w:val="none" w:sz="0" w:space="0" w:color="auto"/>
        <w:bottom w:val="none" w:sz="0" w:space="0" w:color="auto"/>
        <w:right w:val="none" w:sz="0" w:space="0" w:color="auto"/>
      </w:divBdr>
    </w:div>
    <w:div w:id="69235315">
      <w:bodyDiv w:val="1"/>
      <w:marLeft w:val="0"/>
      <w:marRight w:val="0"/>
      <w:marTop w:val="0"/>
      <w:marBottom w:val="0"/>
      <w:divBdr>
        <w:top w:val="none" w:sz="0" w:space="0" w:color="auto"/>
        <w:left w:val="none" w:sz="0" w:space="0" w:color="auto"/>
        <w:bottom w:val="none" w:sz="0" w:space="0" w:color="auto"/>
        <w:right w:val="none" w:sz="0" w:space="0" w:color="auto"/>
      </w:divBdr>
    </w:div>
    <w:div w:id="69474339">
      <w:bodyDiv w:val="1"/>
      <w:marLeft w:val="0"/>
      <w:marRight w:val="0"/>
      <w:marTop w:val="0"/>
      <w:marBottom w:val="0"/>
      <w:divBdr>
        <w:top w:val="none" w:sz="0" w:space="0" w:color="auto"/>
        <w:left w:val="none" w:sz="0" w:space="0" w:color="auto"/>
        <w:bottom w:val="none" w:sz="0" w:space="0" w:color="auto"/>
        <w:right w:val="none" w:sz="0" w:space="0" w:color="auto"/>
      </w:divBdr>
    </w:div>
    <w:div w:id="69738857">
      <w:bodyDiv w:val="1"/>
      <w:marLeft w:val="0"/>
      <w:marRight w:val="0"/>
      <w:marTop w:val="0"/>
      <w:marBottom w:val="0"/>
      <w:divBdr>
        <w:top w:val="none" w:sz="0" w:space="0" w:color="auto"/>
        <w:left w:val="none" w:sz="0" w:space="0" w:color="auto"/>
        <w:bottom w:val="none" w:sz="0" w:space="0" w:color="auto"/>
        <w:right w:val="none" w:sz="0" w:space="0" w:color="auto"/>
      </w:divBdr>
    </w:div>
    <w:div w:id="69813338">
      <w:bodyDiv w:val="1"/>
      <w:marLeft w:val="0"/>
      <w:marRight w:val="0"/>
      <w:marTop w:val="0"/>
      <w:marBottom w:val="0"/>
      <w:divBdr>
        <w:top w:val="none" w:sz="0" w:space="0" w:color="auto"/>
        <w:left w:val="none" w:sz="0" w:space="0" w:color="auto"/>
        <w:bottom w:val="none" w:sz="0" w:space="0" w:color="auto"/>
        <w:right w:val="none" w:sz="0" w:space="0" w:color="auto"/>
      </w:divBdr>
    </w:div>
    <w:div w:id="69932712">
      <w:bodyDiv w:val="1"/>
      <w:marLeft w:val="0"/>
      <w:marRight w:val="0"/>
      <w:marTop w:val="0"/>
      <w:marBottom w:val="0"/>
      <w:divBdr>
        <w:top w:val="none" w:sz="0" w:space="0" w:color="auto"/>
        <w:left w:val="none" w:sz="0" w:space="0" w:color="auto"/>
        <w:bottom w:val="none" w:sz="0" w:space="0" w:color="auto"/>
        <w:right w:val="none" w:sz="0" w:space="0" w:color="auto"/>
      </w:divBdr>
    </w:div>
    <w:div w:id="70010489">
      <w:bodyDiv w:val="1"/>
      <w:marLeft w:val="0"/>
      <w:marRight w:val="0"/>
      <w:marTop w:val="0"/>
      <w:marBottom w:val="0"/>
      <w:divBdr>
        <w:top w:val="none" w:sz="0" w:space="0" w:color="auto"/>
        <w:left w:val="none" w:sz="0" w:space="0" w:color="auto"/>
        <w:bottom w:val="none" w:sz="0" w:space="0" w:color="auto"/>
        <w:right w:val="none" w:sz="0" w:space="0" w:color="auto"/>
      </w:divBdr>
    </w:div>
    <w:div w:id="70012160">
      <w:bodyDiv w:val="1"/>
      <w:marLeft w:val="0"/>
      <w:marRight w:val="0"/>
      <w:marTop w:val="0"/>
      <w:marBottom w:val="0"/>
      <w:divBdr>
        <w:top w:val="none" w:sz="0" w:space="0" w:color="auto"/>
        <w:left w:val="none" w:sz="0" w:space="0" w:color="auto"/>
        <w:bottom w:val="none" w:sz="0" w:space="0" w:color="auto"/>
        <w:right w:val="none" w:sz="0" w:space="0" w:color="auto"/>
      </w:divBdr>
    </w:div>
    <w:div w:id="70201496">
      <w:bodyDiv w:val="1"/>
      <w:marLeft w:val="0"/>
      <w:marRight w:val="0"/>
      <w:marTop w:val="0"/>
      <w:marBottom w:val="0"/>
      <w:divBdr>
        <w:top w:val="none" w:sz="0" w:space="0" w:color="auto"/>
        <w:left w:val="none" w:sz="0" w:space="0" w:color="auto"/>
        <w:bottom w:val="none" w:sz="0" w:space="0" w:color="auto"/>
        <w:right w:val="none" w:sz="0" w:space="0" w:color="auto"/>
      </w:divBdr>
    </w:div>
    <w:div w:id="70470349">
      <w:bodyDiv w:val="1"/>
      <w:marLeft w:val="0"/>
      <w:marRight w:val="0"/>
      <w:marTop w:val="0"/>
      <w:marBottom w:val="0"/>
      <w:divBdr>
        <w:top w:val="none" w:sz="0" w:space="0" w:color="auto"/>
        <w:left w:val="none" w:sz="0" w:space="0" w:color="auto"/>
        <w:bottom w:val="none" w:sz="0" w:space="0" w:color="auto"/>
        <w:right w:val="none" w:sz="0" w:space="0" w:color="auto"/>
      </w:divBdr>
    </w:div>
    <w:div w:id="70546348">
      <w:bodyDiv w:val="1"/>
      <w:marLeft w:val="0"/>
      <w:marRight w:val="0"/>
      <w:marTop w:val="0"/>
      <w:marBottom w:val="0"/>
      <w:divBdr>
        <w:top w:val="none" w:sz="0" w:space="0" w:color="auto"/>
        <w:left w:val="none" w:sz="0" w:space="0" w:color="auto"/>
        <w:bottom w:val="none" w:sz="0" w:space="0" w:color="auto"/>
        <w:right w:val="none" w:sz="0" w:space="0" w:color="auto"/>
      </w:divBdr>
    </w:div>
    <w:div w:id="70584223">
      <w:bodyDiv w:val="1"/>
      <w:marLeft w:val="0"/>
      <w:marRight w:val="0"/>
      <w:marTop w:val="0"/>
      <w:marBottom w:val="0"/>
      <w:divBdr>
        <w:top w:val="none" w:sz="0" w:space="0" w:color="auto"/>
        <w:left w:val="none" w:sz="0" w:space="0" w:color="auto"/>
        <w:bottom w:val="none" w:sz="0" w:space="0" w:color="auto"/>
        <w:right w:val="none" w:sz="0" w:space="0" w:color="auto"/>
      </w:divBdr>
    </w:div>
    <w:div w:id="70664591">
      <w:bodyDiv w:val="1"/>
      <w:marLeft w:val="0"/>
      <w:marRight w:val="0"/>
      <w:marTop w:val="0"/>
      <w:marBottom w:val="0"/>
      <w:divBdr>
        <w:top w:val="none" w:sz="0" w:space="0" w:color="auto"/>
        <w:left w:val="none" w:sz="0" w:space="0" w:color="auto"/>
        <w:bottom w:val="none" w:sz="0" w:space="0" w:color="auto"/>
        <w:right w:val="none" w:sz="0" w:space="0" w:color="auto"/>
      </w:divBdr>
    </w:div>
    <w:div w:id="70738041">
      <w:bodyDiv w:val="1"/>
      <w:marLeft w:val="0"/>
      <w:marRight w:val="0"/>
      <w:marTop w:val="0"/>
      <w:marBottom w:val="0"/>
      <w:divBdr>
        <w:top w:val="none" w:sz="0" w:space="0" w:color="auto"/>
        <w:left w:val="none" w:sz="0" w:space="0" w:color="auto"/>
        <w:bottom w:val="none" w:sz="0" w:space="0" w:color="auto"/>
        <w:right w:val="none" w:sz="0" w:space="0" w:color="auto"/>
      </w:divBdr>
    </w:div>
    <w:div w:id="70858894">
      <w:bodyDiv w:val="1"/>
      <w:marLeft w:val="0"/>
      <w:marRight w:val="0"/>
      <w:marTop w:val="0"/>
      <w:marBottom w:val="0"/>
      <w:divBdr>
        <w:top w:val="none" w:sz="0" w:space="0" w:color="auto"/>
        <w:left w:val="none" w:sz="0" w:space="0" w:color="auto"/>
        <w:bottom w:val="none" w:sz="0" w:space="0" w:color="auto"/>
        <w:right w:val="none" w:sz="0" w:space="0" w:color="auto"/>
      </w:divBdr>
    </w:div>
    <w:div w:id="70928772">
      <w:bodyDiv w:val="1"/>
      <w:marLeft w:val="0"/>
      <w:marRight w:val="0"/>
      <w:marTop w:val="0"/>
      <w:marBottom w:val="0"/>
      <w:divBdr>
        <w:top w:val="none" w:sz="0" w:space="0" w:color="auto"/>
        <w:left w:val="none" w:sz="0" w:space="0" w:color="auto"/>
        <w:bottom w:val="none" w:sz="0" w:space="0" w:color="auto"/>
        <w:right w:val="none" w:sz="0" w:space="0" w:color="auto"/>
      </w:divBdr>
    </w:div>
    <w:div w:id="71046924">
      <w:bodyDiv w:val="1"/>
      <w:marLeft w:val="0"/>
      <w:marRight w:val="0"/>
      <w:marTop w:val="0"/>
      <w:marBottom w:val="0"/>
      <w:divBdr>
        <w:top w:val="none" w:sz="0" w:space="0" w:color="auto"/>
        <w:left w:val="none" w:sz="0" w:space="0" w:color="auto"/>
        <w:bottom w:val="none" w:sz="0" w:space="0" w:color="auto"/>
        <w:right w:val="none" w:sz="0" w:space="0" w:color="auto"/>
      </w:divBdr>
    </w:div>
    <w:div w:id="71129150">
      <w:bodyDiv w:val="1"/>
      <w:marLeft w:val="0"/>
      <w:marRight w:val="0"/>
      <w:marTop w:val="0"/>
      <w:marBottom w:val="0"/>
      <w:divBdr>
        <w:top w:val="none" w:sz="0" w:space="0" w:color="auto"/>
        <w:left w:val="none" w:sz="0" w:space="0" w:color="auto"/>
        <w:bottom w:val="none" w:sz="0" w:space="0" w:color="auto"/>
        <w:right w:val="none" w:sz="0" w:space="0" w:color="auto"/>
      </w:divBdr>
    </w:div>
    <w:div w:id="71436140">
      <w:bodyDiv w:val="1"/>
      <w:marLeft w:val="0"/>
      <w:marRight w:val="0"/>
      <w:marTop w:val="0"/>
      <w:marBottom w:val="0"/>
      <w:divBdr>
        <w:top w:val="none" w:sz="0" w:space="0" w:color="auto"/>
        <w:left w:val="none" w:sz="0" w:space="0" w:color="auto"/>
        <w:bottom w:val="none" w:sz="0" w:space="0" w:color="auto"/>
        <w:right w:val="none" w:sz="0" w:space="0" w:color="auto"/>
      </w:divBdr>
    </w:div>
    <w:div w:id="71512471">
      <w:bodyDiv w:val="1"/>
      <w:marLeft w:val="0"/>
      <w:marRight w:val="0"/>
      <w:marTop w:val="0"/>
      <w:marBottom w:val="0"/>
      <w:divBdr>
        <w:top w:val="none" w:sz="0" w:space="0" w:color="auto"/>
        <w:left w:val="none" w:sz="0" w:space="0" w:color="auto"/>
        <w:bottom w:val="none" w:sz="0" w:space="0" w:color="auto"/>
        <w:right w:val="none" w:sz="0" w:space="0" w:color="auto"/>
      </w:divBdr>
    </w:div>
    <w:div w:id="71591732">
      <w:bodyDiv w:val="1"/>
      <w:marLeft w:val="0"/>
      <w:marRight w:val="0"/>
      <w:marTop w:val="0"/>
      <w:marBottom w:val="0"/>
      <w:divBdr>
        <w:top w:val="none" w:sz="0" w:space="0" w:color="auto"/>
        <w:left w:val="none" w:sz="0" w:space="0" w:color="auto"/>
        <w:bottom w:val="none" w:sz="0" w:space="0" w:color="auto"/>
        <w:right w:val="none" w:sz="0" w:space="0" w:color="auto"/>
      </w:divBdr>
    </w:div>
    <w:div w:id="71701925">
      <w:bodyDiv w:val="1"/>
      <w:marLeft w:val="0"/>
      <w:marRight w:val="0"/>
      <w:marTop w:val="0"/>
      <w:marBottom w:val="0"/>
      <w:divBdr>
        <w:top w:val="none" w:sz="0" w:space="0" w:color="auto"/>
        <w:left w:val="none" w:sz="0" w:space="0" w:color="auto"/>
        <w:bottom w:val="none" w:sz="0" w:space="0" w:color="auto"/>
        <w:right w:val="none" w:sz="0" w:space="0" w:color="auto"/>
      </w:divBdr>
    </w:div>
    <w:div w:id="72165199">
      <w:bodyDiv w:val="1"/>
      <w:marLeft w:val="0"/>
      <w:marRight w:val="0"/>
      <w:marTop w:val="0"/>
      <w:marBottom w:val="0"/>
      <w:divBdr>
        <w:top w:val="none" w:sz="0" w:space="0" w:color="auto"/>
        <w:left w:val="none" w:sz="0" w:space="0" w:color="auto"/>
        <w:bottom w:val="none" w:sz="0" w:space="0" w:color="auto"/>
        <w:right w:val="none" w:sz="0" w:space="0" w:color="auto"/>
      </w:divBdr>
    </w:div>
    <w:div w:id="72169364">
      <w:bodyDiv w:val="1"/>
      <w:marLeft w:val="0"/>
      <w:marRight w:val="0"/>
      <w:marTop w:val="0"/>
      <w:marBottom w:val="0"/>
      <w:divBdr>
        <w:top w:val="none" w:sz="0" w:space="0" w:color="auto"/>
        <w:left w:val="none" w:sz="0" w:space="0" w:color="auto"/>
        <w:bottom w:val="none" w:sz="0" w:space="0" w:color="auto"/>
        <w:right w:val="none" w:sz="0" w:space="0" w:color="auto"/>
      </w:divBdr>
    </w:div>
    <w:div w:id="72244899">
      <w:bodyDiv w:val="1"/>
      <w:marLeft w:val="0"/>
      <w:marRight w:val="0"/>
      <w:marTop w:val="0"/>
      <w:marBottom w:val="0"/>
      <w:divBdr>
        <w:top w:val="none" w:sz="0" w:space="0" w:color="auto"/>
        <w:left w:val="none" w:sz="0" w:space="0" w:color="auto"/>
        <w:bottom w:val="none" w:sz="0" w:space="0" w:color="auto"/>
        <w:right w:val="none" w:sz="0" w:space="0" w:color="auto"/>
      </w:divBdr>
    </w:div>
    <w:div w:id="72514478">
      <w:bodyDiv w:val="1"/>
      <w:marLeft w:val="0"/>
      <w:marRight w:val="0"/>
      <w:marTop w:val="0"/>
      <w:marBottom w:val="0"/>
      <w:divBdr>
        <w:top w:val="none" w:sz="0" w:space="0" w:color="auto"/>
        <w:left w:val="none" w:sz="0" w:space="0" w:color="auto"/>
        <w:bottom w:val="none" w:sz="0" w:space="0" w:color="auto"/>
        <w:right w:val="none" w:sz="0" w:space="0" w:color="auto"/>
      </w:divBdr>
    </w:div>
    <w:div w:id="72549974">
      <w:bodyDiv w:val="1"/>
      <w:marLeft w:val="0"/>
      <w:marRight w:val="0"/>
      <w:marTop w:val="0"/>
      <w:marBottom w:val="0"/>
      <w:divBdr>
        <w:top w:val="none" w:sz="0" w:space="0" w:color="auto"/>
        <w:left w:val="none" w:sz="0" w:space="0" w:color="auto"/>
        <w:bottom w:val="none" w:sz="0" w:space="0" w:color="auto"/>
        <w:right w:val="none" w:sz="0" w:space="0" w:color="auto"/>
      </w:divBdr>
    </w:div>
    <w:div w:id="72705427">
      <w:bodyDiv w:val="1"/>
      <w:marLeft w:val="0"/>
      <w:marRight w:val="0"/>
      <w:marTop w:val="0"/>
      <w:marBottom w:val="0"/>
      <w:divBdr>
        <w:top w:val="none" w:sz="0" w:space="0" w:color="auto"/>
        <w:left w:val="none" w:sz="0" w:space="0" w:color="auto"/>
        <w:bottom w:val="none" w:sz="0" w:space="0" w:color="auto"/>
        <w:right w:val="none" w:sz="0" w:space="0" w:color="auto"/>
      </w:divBdr>
    </w:div>
    <w:div w:id="72746133">
      <w:bodyDiv w:val="1"/>
      <w:marLeft w:val="0"/>
      <w:marRight w:val="0"/>
      <w:marTop w:val="0"/>
      <w:marBottom w:val="0"/>
      <w:divBdr>
        <w:top w:val="none" w:sz="0" w:space="0" w:color="auto"/>
        <w:left w:val="none" w:sz="0" w:space="0" w:color="auto"/>
        <w:bottom w:val="none" w:sz="0" w:space="0" w:color="auto"/>
        <w:right w:val="none" w:sz="0" w:space="0" w:color="auto"/>
      </w:divBdr>
    </w:div>
    <w:div w:id="73014901">
      <w:bodyDiv w:val="1"/>
      <w:marLeft w:val="0"/>
      <w:marRight w:val="0"/>
      <w:marTop w:val="0"/>
      <w:marBottom w:val="0"/>
      <w:divBdr>
        <w:top w:val="none" w:sz="0" w:space="0" w:color="auto"/>
        <w:left w:val="none" w:sz="0" w:space="0" w:color="auto"/>
        <w:bottom w:val="none" w:sz="0" w:space="0" w:color="auto"/>
        <w:right w:val="none" w:sz="0" w:space="0" w:color="auto"/>
      </w:divBdr>
    </w:div>
    <w:div w:id="73170536">
      <w:bodyDiv w:val="1"/>
      <w:marLeft w:val="0"/>
      <w:marRight w:val="0"/>
      <w:marTop w:val="0"/>
      <w:marBottom w:val="0"/>
      <w:divBdr>
        <w:top w:val="none" w:sz="0" w:space="0" w:color="auto"/>
        <w:left w:val="none" w:sz="0" w:space="0" w:color="auto"/>
        <w:bottom w:val="none" w:sz="0" w:space="0" w:color="auto"/>
        <w:right w:val="none" w:sz="0" w:space="0" w:color="auto"/>
      </w:divBdr>
    </w:div>
    <w:div w:id="73205969">
      <w:bodyDiv w:val="1"/>
      <w:marLeft w:val="0"/>
      <w:marRight w:val="0"/>
      <w:marTop w:val="0"/>
      <w:marBottom w:val="0"/>
      <w:divBdr>
        <w:top w:val="none" w:sz="0" w:space="0" w:color="auto"/>
        <w:left w:val="none" w:sz="0" w:space="0" w:color="auto"/>
        <w:bottom w:val="none" w:sz="0" w:space="0" w:color="auto"/>
        <w:right w:val="none" w:sz="0" w:space="0" w:color="auto"/>
      </w:divBdr>
    </w:div>
    <w:div w:id="73362272">
      <w:bodyDiv w:val="1"/>
      <w:marLeft w:val="0"/>
      <w:marRight w:val="0"/>
      <w:marTop w:val="0"/>
      <w:marBottom w:val="0"/>
      <w:divBdr>
        <w:top w:val="none" w:sz="0" w:space="0" w:color="auto"/>
        <w:left w:val="none" w:sz="0" w:space="0" w:color="auto"/>
        <w:bottom w:val="none" w:sz="0" w:space="0" w:color="auto"/>
        <w:right w:val="none" w:sz="0" w:space="0" w:color="auto"/>
      </w:divBdr>
    </w:div>
    <w:div w:id="73432609">
      <w:bodyDiv w:val="1"/>
      <w:marLeft w:val="0"/>
      <w:marRight w:val="0"/>
      <w:marTop w:val="0"/>
      <w:marBottom w:val="0"/>
      <w:divBdr>
        <w:top w:val="none" w:sz="0" w:space="0" w:color="auto"/>
        <w:left w:val="none" w:sz="0" w:space="0" w:color="auto"/>
        <w:bottom w:val="none" w:sz="0" w:space="0" w:color="auto"/>
        <w:right w:val="none" w:sz="0" w:space="0" w:color="auto"/>
      </w:divBdr>
    </w:div>
    <w:div w:id="73820537">
      <w:bodyDiv w:val="1"/>
      <w:marLeft w:val="0"/>
      <w:marRight w:val="0"/>
      <w:marTop w:val="0"/>
      <w:marBottom w:val="0"/>
      <w:divBdr>
        <w:top w:val="none" w:sz="0" w:space="0" w:color="auto"/>
        <w:left w:val="none" w:sz="0" w:space="0" w:color="auto"/>
        <w:bottom w:val="none" w:sz="0" w:space="0" w:color="auto"/>
        <w:right w:val="none" w:sz="0" w:space="0" w:color="auto"/>
      </w:divBdr>
    </w:div>
    <w:div w:id="73944127">
      <w:bodyDiv w:val="1"/>
      <w:marLeft w:val="0"/>
      <w:marRight w:val="0"/>
      <w:marTop w:val="0"/>
      <w:marBottom w:val="0"/>
      <w:divBdr>
        <w:top w:val="none" w:sz="0" w:space="0" w:color="auto"/>
        <w:left w:val="none" w:sz="0" w:space="0" w:color="auto"/>
        <w:bottom w:val="none" w:sz="0" w:space="0" w:color="auto"/>
        <w:right w:val="none" w:sz="0" w:space="0" w:color="auto"/>
      </w:divBdr>
    </w:div>
    <w:div w:id="74279850">
      <w:bodyDiv w:val="1"/>
      <w:marLeft w:val="0"/>
      <w:marRight w:val="0"/>
      <w:marTop w:val="0"/>
      <w:marBottom w:val="0"/>
      <w:divBdr>
        <w:top w:val="none" w:sz="0" w:space="0" w:color="auto"/>
        <w:left w:val="none" w:sz="0" w:space="0" w:color="auto"/>
        <w:bottom w:val="none" w:sz="0" w:space="0" w:color="auto"/>
        <w:right w:val="none" w:sz="0" w:space="0" w:color="auto"/>
      </w:divBdr>
    </w:div>
    <w:div w:id="74328632">
      <w:bodyDiv w:val="1"/>
      <w:marLeft w:val="0"/>
      <w:marRight w:val="0"/>
      <w:marTop w:val="0"/>
      <w:marBottom w:val="0"/>
      <w:divBdr>
        <w:top w:val="none" w:sz="0" w:space="0" w:color="auto"/>
        <w:left w:val="none" w:sz="0" w:space="0" w:color="auto"/>
        <w:bottom w:val="none" w:sz="0" w:space="0" w:color="auto"/>
        <w:right w:val="none" w:sz="0" w:space="0" w:color="auto"/>
      </w:divBdr>
    </w:div>
    <w:div w:id="74985598">
      <w:bodyDiv w:val="1"/>
      <w:marLeft w:val="0"/>
      <w:marRight w:val="0"/>
      <w:marTop w:val="0"/>
      <w:marBottom w:val="0"/>
      <w:divBdr>
        <w:top w:val="none" w:sz="0" w:space="0" w:color="auto"/>
        <w:left w:val="none" w:sz="0" w:space="0" w:color="auto"/>
        <w:bottom w:val="none" w:sz="0" w:space="0" w:color="auto"/>
        <w:right w:val="none" w:sz="0" w:space="0" w:color="auto"/>
      </w:divBdr>
    </w:div>
    <w:div w:id="75052846">
      <w:bodyDiv w:val="1"/>
      <w:marLeft w:val="0"/>
      <w:marRight w:val="0"/>
      <w:marTop w:val="0"/>
      <w:marBottom w:val="0"/>
      <w:divBdr>
        <w:top w:val="none" w:sz="0" w:space="0" w:color="auto"/>
        <w:left w:val="none" w:sz="0" w:space="0" w:color="auto"/>
        <w:bottom w:val="none" w:sz="0" w:space="0" w:color="auto"/>
        <w:right w:val="none" w:sz="0" w:space="0" w:color="auto"/>
      </w:divBdr>
    </w:div>
    <w:div w:id="75129522">
      <w:bodyDiv w:val="1"/>
      <w:marLeft w:val="0"/>
      <w:marRight w:val="0"/>
      <w:marTop w:val="0"/>
      <w:marBottom w:val="0"/>
      <w:divBdr>
        <w:top w:val="none" w:sz="0" w:space="0" w:color="auto"/>
        <w:left w:val="none" w:sz="0" w:space="0" w:color="auto"/>
        <w:bottom w:val="none" w:sz="0" w:space="0" w:color="auto"/>
        <w:right w:val="none" w:sz="0" w:space="0" w:color="auto"/>
      </w:divBdr>
    </w:div>
    <w:div w:id="75246881">
      <w:bodyDiv w:val="1"/>
      <w:marLeft w:val="0"/>
      <w:marRight w:val="0"/>
      <w:marTop w:val="0"/>
      <w:marBottom w:val="0"/>
      <w:divBdr>
        <w:top w:val="none" w:sz="0" w:space="0" w:color="auto"/>
        <w:left w:val="none" w:sz="0" w:space="0" w:color="auto"/>
        <w:bottom w:val="none" w:sz="0" w:space="0" w:color="auto"/>
        <w:right w:val="none" w:sz="0" w:space="0" w:color="auto"/>
      </w:divBdr>
    </w:div>
    <w:div w:id="75250977">
      <w:bodyDiv w:val="1"/>
      <w:marLeft w:val="0"/>
      <w:marRight w:val="0"/>
      <w:marTop w:val="0"/>
      <w:marBottom w:val="0"/>
      <w:divBdr>
        <w:top w:val="none" w:sz="0" w:space="0" w:color="auto"/>
        <w:left w:val="none" w:sz="0" w:space="0" w:color="auto"/>
        <w:bottom w:val="none" w:sz="0" w:space="0" w:color="auto"/>
        <w:right w:val="none" w:sz="0" w:space="0" w:color="auto"/>
      </w:divBdr>
    </w:div>
    <w:div w:id="75786739">
      <w:bodyDiv w:val="1"/>
      <w:marLeft w:val="0"/>
      <w:marRight w:val="0"/>
      <w:marTop w:val="0"/>
      <w:marBottom w:val="0"/>
      <w:divBdr>
        <w:top w:val="none" w:sz="0" w:space="0" w:color="auto"/>
        <w:left w:val="none" w:sz="0" w:space="0" w:color="auto"/>
        <w:bottom w:val="none" w:sz="0" w:space="0" w:color="auto"/>
        <w:right w:val="none" w:sz="0" w:space="0" w:color="auto"/>
      </w:divBdr>
    </w:div>
    <w:div w:id="75900238">
      <w:bodyDiv w:val="1"/>
      <w:marLeft w:val="0"/>
      <w:marRight w:val="0"/>
      <w:marTop w:val="0"/>
      <w:marBottom w:val="0"/>
      <w:divBdr>
        <w:top w:val="none" w:sz="0" w:space="0" w:color="auto"/>
        <w:left w:val="none" w:sz="0" w:space="0" w:color="auto"/>
        <w:bottom w:val="none" w:sz="0" w:space="0" w:color="auto"/>
        <w:right w:val="none" w:sz="0" w:space="0" w:color="auto"/>
      </w:divBdr>
    </w:div>
    <w:div w:id="76249718">
      <w:bodyDiv w:val="1"/>
      <w:marLeft w:val="0"/>
      <w:marRight w:val="0"/>
      <w:marTop w:val="0"/>
      <w:marBottom w:val="0"/>
      <w:divBdr>
        <w:top w:val="none" w:sz="0" w:space="0" w:color="auto"/>
        <w:left w:val="none" w:sz="0" w:space="0" w:color="auto"/>
        <w:bottom w:val="none" w:sz="0" w:space="0" w:color="auto"/>
        <w:right w:val="none" w:sz="0" w:space="0" w:color="auto"/>
      </w:divBdr>
    </w:div>
    <w:div w:id="76444939">
      <w:bodyDiv w:val="1"/>
      <w:marLeft w:val="0"/>
      <w:marRight w:val="0"/>
      <w:marTop w:val="0"/>
      <w:marBottom w:val="0"/>
      <w:divBdr>
        <w:top w:val="none" w:sz="0" w:space="0" w:color="auto"/>
        <w:left w:val="none" w:sz="0" w:space="0" w:color="auto"/>
        <w:bottom w:val="none" w:sz="0" w:space="0" w:color="auto"/>
        <w:right w:val="none" w:sz="0" w:space="0" w:color="auto"/>
      </w:divBdr>
    </w:div>
    <w:div w:id="77101767">
      <w:bodyDiv w:val="1"/>
      <w:marLeft w:val="0"/>
      <w:marRight w:val="0"/>
      <w:marTop w:val="0"/>
      <w:marBottom w:val="0"/>
      <w:divBdr>
        <w:top w:val="none" w:sz="0" w:space="0" w:color="auto"/>
        <w:left w:val="none" w:sz="0" w:space="0" w:color="auto"/>
        <w:bottom w:val="none" w:sz="0" w:space="0" w:color="auto"/>
        <w:right w:val="none" w:sz="0" w:space="0" w:color="auto"/>
      </w:divBdr>
    </w:div>
    <w:div w:id="77135924">
      <w:bodyDiv w:val="1"/>
      <w:marLeft w:val="0"/>
      <w:marRight w:val="0"/>
      <w:marTop w:val="0"/>
      <w:marBottom w:val="0"/>
      <w:divBdr>
        <w:top w:val="none" w:sz="0" w:space="0" w:color="auto"/>
        <w:left w:val="none" w:sz="0" w:space="0" w:color="auto"/>
        <w:bottom w:val="none" w:sz="0" w:space="0" w:color="auto"/>
        <w:right w:val="none" w:sz="0" w:space="0" w:color="auto"/>
      </w:divBdr>
    </w:div>
    <w:div w:id="77140486">
      <w:bodyDiv w:val="1"/>
      <w:marLeft w:val="0"/>
      <w:marRight w:val="0"/>
      <w:marTop w:val="0"/>
      <w:marBottom w:val="0"/>
      <w:divBdr>
        <w:top w:val="none" w:sz="0" w:space="0" w:color="auto"/>
        <w:left w:val="none" w:sz="0" w:space="0" w:color="auto"/>
        <w:bottom w:val="none" w:sz="0" w:space="0" w:color="auto"/>
        <w:right w:val="none" w:sz="0" w:space="0" w:color="auto"/>
      </w:divBdr>
    </w:div>
    <w:div w:id="77144256">
      <w:bodyDiv w:val="1"/>
      <w:marLeft w:val="0"/>
      <w:marRight w:val="0"/>
      <w:marTop w:val="0"/>
      <w:marBottom w:val="0"/>
      <w:divBdr>
        <w:top w:val="none" w:sz="0" w:space="0" w:color="auto"/>
        <w:left w:val="none" w:sz="0" w:space="0" w:color="auto"/>
        <w:bottom w:val="none" w:sz="0" w:space="0" w:color="auto"/>
        <w:right w:val="none" w:sz="0" w:space="0" w:color="auto"/>
      </w:divBdr>
    </w:div>
    <w:div w:id="77531307">
      <w:bodyDiv w:val="1"/>
      <w:marLeft w:val="0"/>
      <w:marRight w:val="0"/>
      <w:marTop w:val="0"/>
      <w:marBottom w:val="0"/>
      <w:divBdr>
        <w:top w:val="none" w:sz="0" w:space="0" w:color="auto"/>
        <w:left w:val="none" w:sz="0" w:space="0" w:color="auto"/>
        <w:bottom w:val="none" w:sz="0" w:space="0" w:color="auto"/>
        <w:right w:val="none" w:sz="0" w:space="0" w:color="auto"/>
      </w:divBdr>
    </w:div>
    <w:div w:id="77557882">
      <w:bodyDiv w:val="1"/>
      <w:marLeft w:val="0"/>
      <w:marRight w:val="0"/>
      <w:marTop w:val="0"/>
      <w:marBottom w:val="0"/>
      <w:divBdr>
        <w:top w:val="none" w:sz="0" w:space="0" w:color="auto"/>
        <w:left w:val="none" w:sz="0" w:space="0" w:color="auto"/>
        <w:bottom w:val="none" w:sz="0" w:space="0" w:color="auto"/>
        <w:right w:val="none" w:sz="0" w:space="0" w:color="auto"/>
      </w:divBdr>
    </w:div>
    <w:div w:id="78019453">
      <w:bodyDiv w:val="1"/>
      <w:marLeft w:val="0"/>
      <w:marRight w:val="0"/>
      <w:marTop w:val="0"/>
      <w:marBottom w:val="0"/>
      <w:divBdr>
        <w:top w:val="none" w:sz="0" w:space="0" w:color="auto"/>
        <w:left w:val="none" w:sz="0" w:space="0" w:color="auto"/>
        <w:bottom w:val="none" w:sz="0" w:space="0" w:color="auto"/>
        <w:right w:val="none" w:sz="0" w:space="0" w:color="auto"/>
      </w:divBdr>
    </w:div>
    <w:div w:id="78061885">
      <w:bodyDiv w:val="1"/>
      <w:marLeft w:val="0"/>
      <w:marRight w:val="0"/>
      <w:marTop w:val="0"/>
      <w:marBottom w:val="0"/>
      <w:divBdr>
        <w:top w:val="none" w:sz="0" w:space="0" w:color="auto"/>
        <w:left w:val="none" w:sz="0" w:space="0" w:color="auto"/>
        <w:bottom w:val="none" w:sz="0" w:space="0" w:color="auto"/>
        <w:right w:val="none" w:sz="0" w:space="0" w:color="auto"/>
      </w:divBdr>
    </w:div>
    <w:div w:id="78141011">
      <w:bodyDiv w:val="1"/>
      <w:marLeft w:val="0"/>
      <w:marRight w:val="0"/>
      <w:marTop w:val="0"/>
      <w:marBottom w:val="0"/>
      <w:divBdr>
        <w:top w:val="none" w:sz="0" w:space="0" w:color="auto"/>
        <w:left w:val="none" w:sz="0" w:space="0" w:color="auto"/>
        <w:bottom w:val="none" w:sz="0" w:space="0" w:color="auto"/>
        <w:right w:val="none" w:sz="0" w:space="0" w:color="auto"/>
      </w:divBdr>
    </w:div>
    <w:div w:id="78142734">
      <w:bodyDiv w:val="1"/>
      <w:marLeft w:val="0"/>
      <w:marRight w:val="0"/>
      <w:marTop w:val="0"/>
      <w:marBottom w:val="0"/>
      <w:divBdr>
        <w:top w:val="none" w:sz="0" w:space="0" w:color="auto"/>
        <w:left w:val="none" w:sz="0" w:space="0" w:color="auto"/>
        <w:bottom w:val="none" w:sz="0" w:space="0" w:color="auto"/>
        <w:right w:val="none" w:sz="0" w:space="0" w:color="auto"/>
      </w:divBdr>
    </w:div>
    <w:div w:id="78254993">
      <w:bodyDiv w:val="1"/>
      <w:marLeft w:val="0"/>
      <w:marRight w:val="0"/>
      <w:marTop w:val="0"/>
      <w:marBottom w:val="0"/>
      <w:divBdr>
        <w:top w:val="none" w:sz="0" w:space="0" w:color="auto"/>
        <w:left w:val="none" w:sz="0" w:space="0" w:color="auto"/>
        <w:bottom w:val="none" w:sz="0" w:space="0" w:color="auto"/>
        <w:right w:val="none" w:sz="0" w:space="0" w:color="auto"/>
      </w:divBdr>
    </w:div>
    <w:div w:id="78258254">
      <w:bodyDiv w:val="1"/>
      <w:marLeft w:val="0"/>
      <w:marRight w:val="0"/>
      <w:marTop w:val="0"/>
      <w:marBottom w:val="0"/>
      <w:divBdr>
        <w:top w:val="none" w:sz="0" w:space="0" w:color="auto"/>
        <w:left w:val="none" w:sz="0" w:space="0" w:color="auto"/>
        <w:bottom w:val="none" w:sz="0" w:space="0" w:color="auto"/>
        <w:right w:val="none" w:sz="0" w:space="0" w:color="auto"/>
      </w:divBdr>
    </w:div>
    <w:div w:id="78333809">
      <w:bodyDiv w:val="1"/>
      <w:marLeft w:val="0"/>
      <w:marRight w:val="0"/>
      <w:marTop w:val="0"/>
      <w:marBottom w:val="0"/>
      <w:divBdr>
        <w:top w:val="none" w:sz="0" w:space="0" w:color="auto"/>
        <w:left w:val="none" w:sz="0" w:space="0" w:color="auto"/>
        <w:bottom w:val="none" w:sz="0" w:space="0" w:color="auto"/>
        <w:right w:val="none" w:sz="0" w:space="0" w:color="auto"/>
      </w:divBdr>
    </w:div>
    <w:div w:id="78675719">
      <w:bodyDiv w:val="1"/>
      <w:marLeft w:val="0"/>
      <w:marRight w:val="0"/>
      <w:marTop w:val="0"/>
      <w:marBottom w:val="0"/>
      <w:divBdr>
        <w:top w:val="none" w:sz="0" w:space="0" w:color="auto"/>
        <w:left w:val="none" w:sz="0" w:space="0" w:color="auto"/>
        <w:bottom w:val="none" w:sz="0" w:space="0" w:color="auto"/>
        <w:right w:val="none" w:sz="0" w:space="0" w:color="auto"/>
      </w:divBdr>
    </w:div>
    <w:div w:id="78723089">
      <w:bodyDiv w:val="1"/>
      <w:marLeft w:val="0"/>
      <w:marRight w:val="0"/>
      <w:marTop w:val="0"/>
      <w:marBottom w:val="0"/>
      <w:divBdr>
        <w:top w:val="none" w:sz="0" w:space="0" w:color="auto"/>
        <w:left w:val="none" w:sz="0" w:space="0" w:color="auto"/>
        <w:bottom w:val="none" w:sz="0" w:space="0" w:color="auto"/>
        <w:right w:val="none" w:sz="0" w:space="0" w:color="auto"/>
      </w:divBdr>
    </w:div>
    <w:div w:id="78909095">
      <w:bodyDiv w:val="1"/>
      <w:marLeft w:val="0"/>
      <w:marRight w:val="0"/>
      <w:marTop w:val="0"/>
      <w:marBottom w:val="0"/>
      <w:divBdr>
        <w:top w:val="none" w:sz="0" w:space="0" w:color="auto"/>
        <w:left w:val="none" w:sz="0" w:space="0" w:color="auto"/>
        <w:bottom w:val="none" w:sz="0" w:space="0" w:color="auto"/>
        <w:right w:val="none" w:sz="0" w:space="0" w:color="auto"/>
      </w:divBdr>
    </w:div>
    <w:div w:id="79110551">
      <w:bodyDiv w:val="1"/>
      <w:marLeft w:val="0"/>
      <w:marRight w:val="0"/>
      <w:marTop w:val="0"/>
      <w:marBottom w:val="0"/>
      <w:divBdr>
        <w:top w:val="none" w:sz="0" w:space="0" w:color="auto"/>
        <w:left w:val="none" w:sz="0" w:space="0" w:color="auto"/>
        <w:bottom w:val="none" w:sz="0" w:space="0" w:color="auto"/>
        <w:right w:val="none" w:sz="0" w:space="0" w:color="auto"/>
      </w:divBdr>
    </w:div>
    <w:div w:id="79300826">
      <w:bodyDiv w:val="1"/>
      <w:marLeft w:val="0"/>
      <w:marRight w:val="0"/>
      <w:marTop w:val="0"/>
      <w:marBottom w:val="0"/>
      <w:divBdr>
        <w:top w:val="none" w:sz="0" w:space="0" w:color="auto"/>
        <w:left w:val="none" w:sz="0" w:space="0" w:color="auto"/>
        <w:bottom w:val="none" w:sz="0" w:space="0" w:color="auto"/>
        <w:right w:val="none" w:sz="0" w:space="0" w:color="auto"/>
      </w:divBdr>
    </w:div>
    <w:div w:id="79303698">
      <w:bodyDiv w:val="1"/>
      <w:marLeft w:val="0"/>
      <w:marRight w:val="0"/>
      <w:marTop w:val="0"/>
      <w:marBottom w:val="0"/>
      <w:divBdr>
        <w:top w:val="none" w:sz="0" w:space="0" w:color="auto"/>
        <w:left w:val="none" w:sz="0" w:space="0" w:color="auto"/>
        <w:bottom w:val="none" w:sz="0" w:space="0" w:color="auto"/>
        <w:right w:val="none" w:sz="0" w:space="0" w:color="auto"/>
      </w:divBdr>
    </w:div>
    <w:div w:id="79369979">
      <w:bodyDiv w:val="1"/>
      <w:marLeft w:val="0"/>
      <w:marRight w:val="0"/>
      <w:marTop w:val="0"/>
      <w:marBottom w:val="0"/>
      <w:divBdr>
        <w:top w:val="none" w:sz="0" w:space="0" w:color="auto"/>
        <w:left w:val="none" w:sz="0" w:space="0" w:color="auto"/>
        <w:bottom w:val="none" w:sz="0" w:space="0" w:color="auto"/>
        <w:right w:val="none" w:sz="0" w:space="0" w:color="auto"/>
      </w:divBdr>
    </w:div>
    <w:div w:id="79572540">
      <w:bodyDiv w:val="1"/>
      <w:marLeft w:val="0"/>
      <w:marRight w:val="0"/>
      <w:marTop w:val="0"/>
      <w:marBottom w:val="0"/>
      <w:divBdr>
        <w:top w:val="none" w:sz="0" w:space="0" w:color="auto"/>
        <w:left w:val="none" w:sz="0" w:space="0" w:color="auto"/>
        <w:bottom w:val="none" w:sz="0" w:space="0" w:color="auto"/>
        <w:right w:val="none" w:sz="0" w:space="0" w:color="auto"/>
      </w:divBdr>
    </w:div>
    <w:div w:id="79641395">
      <w:bodyDiv w:val="1"/>
      <w:marLeft w:val="0"/>
      <w:marRight w:val="0"/>
      <w:marTop w:val="0"/>
      <w:marBottom w:val="0"/>
      <w:divBdr>
        <w:top w:val="none" w:sz="0" w:space="0" w:color="auto"/>
        <w:left w:val="none" w:sz="0" w:space="0" w:color="auto"/>
        <w:bottom w:val="none" w:sz="0" w:space="0" w:color="auto"/>
        <w:right w:val="none" w:sz="0" w:space="0" w:color="auto"/>
      </w:divBdr>
    </w:div>
    <w:div w:id="80296364">
      <w:bodyDiv w:val="1"/>
      <w:marLeft w:val="0"/>
      <w:marRight w:val="0"/>
      <w:marTop w:val="0"/>
      <w:marBottom w:val="0"/>
      <w:divBdr>
        <w:top w:val="none" w:sz="0" w:space="0" w:color="auto"/>
        <w:left w:val="none" w:sz="0" w:space="0" w:color="auto"/>
        <w:bottom w:val="none" w:sz="0" w:space="0" w:color="auto"/>
        <w:right w:val="none" w:sz="0" w:space="0" w:color="auto"/>
      </w:divBdr>
    </w:div>
    <w:div w:id="80565669">
      <w:bodyDiv w:val="1"/>
      <w:marLeft w:val="0"/>
      <w:marRight w:val="0"/>
      <w:marTop w:val="0"/>
      <w:marBottom w:val="0"/>
      <w:divBdr>
        <w:top w:val="none" w:sz="0" w:space="0" w:color="auto"/>
        <w:left w:val="none" w:sz="0" w:space="0" w:color="auto"/>
        <w:bottom w:val="none" w:sz="0" w:space="0" w:color="auto"/>
        <w:right w:val="none" w:sz="0" w:space="0" w:color="auto"/>
      </w:divBdr>
    </w:div>
    <w:div w:id="80764850">
      <w:bodyDiv w:val="1"/>
      <w:marLeft w:val="0"/>
      <w:marRight w:val="0"/>
      <w:marTop w:val="0"/>
      <w:marBottom w:val="0"/>
      <w:divBdr>
        <w:top w:val="none" w:sz="0" w:space="0" w:color="auto"/>
        <w:left w:val="none" w:sz="0" w:space="0" w:color="auto"/>
        <w:bottom w:val="none" w:sz="0" w:space="0" w:color="auto"/>
        <w:right w:val="none" w:sz="0" w:space="0" w:color="auto"/>
      </w:divBdr>
    </w:div>
    <w:div w:id="80832458">
      <w:bodyDiv w:val="1"/>
      <w:marLeft w:val="0"/>
      <w:marRight w:val="0"/>
      <w:marTop w:val="0"/>
      <w:marBottom w:val="0"/>
      <w:divBdr>
        <w:top w:val="none" w:sz="0" w:space="0" w:color="auto"/>
        <w:left w:val="none" w:sz="0" w:space="0" w:color="auto"/>
        <w:bottom w:val="none" w:sz="0" w:space="0" w:color="auto"/>
        <w:right w:val="none" w:sz="0" w:space="0" w:color="auto"/>
      </w:divBdr>
    </w:div>
    <w:div w:id="80835540">
      <w:bodyDiv w:val="1"/>
      <w:marLeft w:val="0"/>
      <w:marRight w:val="0"/>
      <w:marTop w:val="0"/>
      <w:marBottom w:val="0"/>
      <w:divBdr>
        <w:top w:val="none" w:sz="0" w:space="0" w:color="auto"/>
        <w:left w:val="none" w:sz="0" w:space="0" w:color="auto"/>
        <w:bottom w:val="none" w:sz="0" w:space="0" w:color="auto"/>
        <w:right w:val="none" w:sz="0" w:space="0" w:color="auto"/>
      </w:divBdr>
    </w:div>
    <w:div w:id="80874197">
      <w:bodyDiv w:val="1"/>
      <w:marLeft w:val="0"/>
      <w:marRight w:val="0"/>
      <w:marTop w:val="0"/>
      <w:marBottom w:val="0"/>
      <w:divBdr>
        <w:top w:val="none" w:sz="0" w:space="0" w:color="auto"/>
        <w:left w:val="none" w:sz="0" w:space="0" w:color="auto"/>
        <w:bottom w:val="none" w:sz="0" w:space="0" w:color="auto"/>
        <w:right w:val="none" w:sz="0" w:space="0" w:color="auto"/>
      </w:divBdr>
    </w:div>
    <w:div w:id="81219735">
      <w:bodyDiv w:val="1"/>
      <w:marLeft w:val="0"/>
      <w:marRight w:val="0"/>
      <w:marTop w:val="0"/>
      <w:marBottom w:val="0"/>
      <w:divBdr>
        <w:top w:val="none" w:sz="0" w:space="0" w:color="auto"/>
        <w:left w:val="none" w:sz="0" w:space="0" w:color="auto"/>
        <w:bottom w:val="none" w:sz="0" w:space="0" w:color="auto"/>
        <w:right w:val="none" w:sz="0" w:space="0" w:color="auto"/>
      </w:divBdr>
    </w:div>
    <w:div w:id="81345075">
      <w:bodyDiv w:val="1"/>
      <w:marLeft w:val="0"/>
      <w:marRight w:val="0"/>
      <w:marTop w:val="0"/>
      <w:marBottom w:val="0"/>
      <w:divBdr>
        <w:top w:val="none" w:sz="0" w:space="0" w:color="auto"/>
        <w:left w:val="none" w:sz="0" w:space="0" w:color="auto"/>
        <w:bottom w:val="none" w:sz="0" w:space="0" w:color="auto"/>
        <w:right w:val="none" w:sz="0" w:space="0" w:color="auto"/>
      </w:divBdr>
    </w:div>
    <w:div w:id="81413332">
      <w:bodyDiv w:val="1"/>
      <w:marLeft w:val="0"/>
      <w:marRight w:val="0"/>
      <w:marTop w:val="0"/>
      <w:marBottom w:val="0"/>
      <w:divBdr>
        <w:top w:val="none" w:sz="0" w:space="0" w:color="auto"/>
        <w:left w:val="none" w:sz="0" w:space="0" w:color="auto"/>
        <w:bottom w:val="none" w:sz="0" w:space="0" w:color="auto"/>
        <w:right w:val="none" w:sz="0" w:space="0" w:color="auto"/>
      </w:divBdr>
    </w:div>
    <w:div w:id="81997213">
      <w:bodyDiv w:val="1"/>
      <w:marLeft w:val="0"/>
      <w:marRight w:val="0"/>
      <w:marTop w:val="0"/>
      <w:marBottom w:val="0"/>
      <w:divBdr>
        <w:top w:val="none" w:sz="0" w:space="0" w:color="auto"/>
        <w:left w:val="none" w:sz="0" w:space="0" w:color="auto"/>
        <w:bottom w:val="none" w:sz="0" w:space="0" w:color="auto"/>
        <w:right w:val="none" w:sz="0" w:space="0" w:color="auto"/>
      </w:divBdr>
    </w:div>
    <w:div w:id="82460563">
      <w:bodyDiv w:val="1"/>
      <w:marLeft w:val="0"/>
      <w:marRight w:val="0"/>
      <w:marTop w:val="0"/>
      <w:marBottom w:val="0"/>
      <w:divBdr>
        <w:top w:val="none" w:sz="0" w:space="0" w:color="auto"/>
        <w:left w:val="none" w:sz="0" w:space="0" w:color="auto"/>
        <w:bottom w:val="none" w:sz="0" w:space="0" w:color="auto"/>
        <w:right w:val="none" w:sz="0" w:space="0" w:color="auto"/>
      </w:divBdr>
    </w:div>
    <w:div w:id="82461848">
      <w:bodyDiv w:val="1"/>
      <w:marLeft w:val="0"/>
      <w:marRight w:val="0"/>
      <w:marTop w:val="0"/>
      <w:marBottom w:val="0"/>
      <w:divBdr>
        <w:top w:val="none" w:sz="0" w:space="0" w:color="auto"/>
        <w:left w:val="none" w:sz="0" w:space="0" w:color="auto"/>
        <w:bottom w:val="none" w:sz="0" w:space="0" w:color="auto"/>
        <w:right w:val="none" w:sz="0" w:space="0" w:color="auto"/>
      </w:divBdr>
    </w:div>
    <w:div w:id="82654617">
      <w:bodyDiv w:val="1"/>
      <w:marLeft w:val="0"/>
      <w:marRight w:val="0"/>
      <w:marTop w:val="0"/>
      <w:marBottom w:val="0"/>
      <w:divBdr>
        <w:top w:val="none" w:sz="0" w:space="0" w:color="auto"/>
        <w:left w:val="none" w:sz="0" w:space="0" w:color="auto"/>
        <w:bottom w:val="none" w:sz="0" w:space="0" w:color="auto"/>
        <w:right w:val="none" w:sz="0" w:space="0" w:color="auto"/>
      </w:divBdr>
    </w:div>
    <w:div w:id="82723255">
      <w:bodyDiv w:val="1"/>
      <w:marLeft w:val="0"/>
      <w:marRight w:val="0"/>
      <w:marTop w:val="0"/>
      <w:marBottom w:val="0"/>
      <w:divBdr>
        <w:top w:val="none" w:sz="0" w:space="0" w:color="auto"/>
        <w:left w:val="none" w:sz="0" w:space="0" w:color="auto"/>
        <w:bottom w:val="none" w:sz="0" w:space="0" w:color="auto"/>
        <w:right w:val="none" w:sz="0" w:space="0" w:color="auto"/>
      </w:divBdr>
    </w:div>
    <w:div w:id="82726857">
      <w:bodyDiv w:val="1"/>
      <w:marLeft w:val="0"/>
      <w:marRight w:val="0"/>
      <w:marTop w:val="0"/>
      <w:marBottom w:val="0"/>
      <w:divBdr>
        <w:top w:val="none" w:sz="0" w:space="0" w:color="auto"/>
        <w:left w:val="none" w:sz="0" w:space="0" w:color="auto"/>
        <w:bottom w:val="none" w:sz="0" w:space="0" w:color="auto"/>
        <w:right w:val="none" w:sz="0" w:space="0" w:color="auto"/>
      </w:divBdr>
    </w:div>
    <w:div w:id="82801462">
      <w:bodyDiv w:val="1"/>
      <w:marLeft w:val="0"/>
      <w:marRight w:val="0"/>
      <w:marTop w:val="0"/>
      <w:marBottom w:val="0"/>
      <w:divBdr>
        <w:top w:val="none" w:sz="0" w:space="0" w:color="auto"/>
        <w:left w:val="none" w:sz="0" w:space="0" w:color="auto"/>
        <w:bottom w:val="none" w:sz="0" w:space="0" w:color="auto"/>
        <w:right w:val="none" w:sz="0" w:space="0" w:color="auto"/>
      </w:divBdr>
    </w:div>
    <w:div w:id="82840482">
      <w:bodyDiv w:val="1"/>
      <w:marLeft w:val="0"/>
      <w:marRight w:val="0"/>
      <w:marTop w:val="0"/>
      <w:marBottom w:val="0"/>
      <w:divBdr>
        <w:top w:val="none" w:sz="0" w:space="0" w:color="auto"/>
        <w:left w:val="none" w:sz="0" w:space="0" w:color="auto"/>
        <w:bottom w:val="none" w:sz="0" w:space="0" w:color="auto"/>
        <w:right w:val="none" w:sz="0" w:space="0" w:color="auto"/>
      </w:divBdr>
    </w:div>
    <w:div w:id="82997018">
      <w:bodyDiv w:val="1"/>
      <w:marLeft w:val="0"/>
      <w:marRight w:val="0"/>
      <w:marTop w:val="0"/>
      <w:marBottom w:val="0"/>
      <w:divBdr>
        <w:top w:val="none" w:sz="0" w:space="0" w:color="auto"/>
        <w:left w:val="none" w:sz="0" w:space="0" w:color="auto"/>
        <w:bottom w:val="none" w:sz="0" w:space="0" w:color="auto"/>
        <w:right w:val="none" w:sz="0" w:space="0" w:color="auto"/>
      </w:divBdr>
    </w:div>
    <w:div w:id="83037034">
      <w:bodyDiv w:val="1"/>
      <w:marLeft w:val="0"/>
      <w:marRight w:val="0"/>
      <w:marTop w:val="0"/>
      <w:marBottom w:val="0"/>
      <w:divBdr>
        <w:top w:val="none" w:sz="0" w:space="0" w:color="auto"/>
        <w:left w:val="none" w:sz="0" w:space="0" w:color="auto"/>
        <w:bottom w:val="none" w:sz="0" w:space="0" w:color="auto"/>
        <w:right w:val="none" w:sz="0" w:space="0" w:color="auto"/>
      </w:divBdr>
    </w:div>
    <w:div w:id="83066697">
      <w:bodyDiv w:val="1"/>
      <w:marLeft w:val="0"/>
      <w:marRight w:val="0"/>
      <w:marTop w:val="0"/>
      <w:marBottom w:val="0"/>
      <w:divBdr>
        <w:top w:val="none" w:sz="0" w:space="0" w:color="auto"/>
        <w:left w:val="none" w:sz="0" w:space="0" w:color="auto"/>
        <w:bottom w:val="none" w:sz="0" w:space="0" w:color="auto"/>
        <w:right w:val="none" w:sz="0" w:space="0" w:color="auto"/>
      </w:divBdr>
    </w:div>
    <w:div w:id="83645730">
      <w:bodyDiv w:val="1"/>
      <w:marLeft w:val="0"/>
      <w:marRight w:val="0"/>
      <w:marTop w:val="0"/>
      <w:marBottom w:val="0"/>
      <w:divBdr>
        <w:top w:val="none" w:sz="0" w:space="0" w:color="auto"/>
        <w:left w:val="none" w:sz="0" w:space="0" w:color="auto"/>
        <w:bottom w:val="none" w:sz="0" w:space="0" w:color="auto"/>
        <w:right w:val="none" w:sz="0" w:space="0" w:color="auto"/>
      </w:divBdr>
    </w:div>
    <w:div w:id="84032484">
      <w:bodyDiv w:val="1"/>
      <w:marLeft w:val="0"/>
      <w:marRight w:val="0"/>
      <w:marTop w:val="0"/>
      <w:marBottom w:val="0"/>
      <w:divBdr>
        <w:top w:val="none" w:sz="0" w:space="0" w:color="auto"/>
        <w:left w:val="none" w:sz="0" w:space="0" w:color="auto"/>
        <w:bottom w:val="none" w:sz="0" w:space="0" w:color="auto"/>
        <w:right w:val="none" w:sz="0" w:space="0" w:color="auto"/>
      </w:divBdr>
    </w:div>
    <w:div w:id="84040168">
      <w:bodyDiv w:val="1"/>
      <w:marLeft w:val="0"/>
      <w:marRight w:val="0"/>
      <w:marTop w:val="0"/>
      <w:marBottom w:val="0"/>
      <w:divBdr>
        <w:top w:val="none" w:sz="0" w:space="0" w:color="auto"/>
        <w:left w:val="none" w:sz="0" w:space="0" w:color="auto"/>
        <w:bottom w:val="none" w:sz="0" w:space="0" w:color="auto"/>
        <w:right w:val="none" w:sz="0" w:space="0" w:color="auto"/>
      </w:divBdr>
    </w:div>
    <w:div w:id="84228551">
      <w:bodyDiv w:val="1"/>
      <w:marLeft w:val="0"/>
      <w:marRight w:val="0"/>
      <w:marTop w:val="0"/>
      <w:marBottom w:val="0"/>
      <w:divBdr>
        <w:top w:val="none" w:sz="0" w:space="0" w:color="auto"/>
        <w:left w:val="none" w:sz="0" w:space="0" w:color="auto"/>
        <w:bottom w:val="none" w:sz="0" w:space="0" w:color="auto"/>
        <w:right w:val="none" w:sz="0" w:space="0" w:color="auto"/>
      </w:divBdr>
    </w:div>
    <w:div w:id="84308628">
      <w:bodyDiv w:val="1"/>
      <w:marLeft w:val="0"/>
      <w:marRight w:val="0"/>
      <w:marTop w:val="0"/>
      <w:marBottom w:val="0"/>
      <w:divBdr>
        <w:top w:val="none" w:sz="0" w:space="0" w:color="auto"/>
        <w:left w:val="none" w:sz="0" w:space="0" w:color="auto"/>
        <w:bottom w:val="none" w:sz="0" w:space="0" w:color="auto"/>
        <w:right w:val="none" w:sz="0" w:space="0" w:color="auto"/>
      </w:divBdr>
    </w:div>
    <w:div w:id="84422586">
      <w:bodyDiv w:val="1"/>
      <w:marLeft w:val="0"/>
      <w:marRight w:val="0"/>
      <w:marTop w:val="0"/>
      <w:marBottom w:val="0"/>
      <w:divBdr>
        <w:top w:val="none" w:sz="0" w:space="0" w:color="auto"/>
        <w:left w:val="none" w:sz="0" w:space="0" w:color="auto"/>
        <w:bottom w:val="none" w:sz="0" w:space="0" w:color="auto"/>
        <w:right w:val="none" w:sz="0" w:space="0" w:color="auto"/>
      </w:divBdr>
    </w:div>
    <w:div w:id="84428215">
      <w:bodyDiv w:val="1"/>
      <w:marLeft w:val="0"/>
      <w:marRight w:val="0"/>
      <w:marTop w:val="0"/>
      <w:marBottom w:val="0"/>
      <w:divBdr>
        <w:top w:val="none" w:sz="0" w:space="0" w:color="auto"/>
        <w:left w:val="none" w:sz="0" w:space="0" w:color="auto"/>
        <w:bottom w:val="none" w:sz="0" w:space="0" w:color="auto"/>
        <w:right w:val="none" w:sz="0" w:space="0" w:color="auto"/>
      </w:divBdr>
    </w:div>
    <w:div w:id="85153169">
      <w:bodyDiv w:val="1"/>
      <w:marLeft w:val="0"/>
      <w:marRight w:val="0"/>
      <w:marTop w:val="0"/>
      <w:marBottom w:val="0"/>
      <w:divBdr>
        <w:top w:val="none" w:sz="0" w:space="0" w:color="auto"/>
        <w:left w:val="none" w:sz="0" w:space="0" w:color="auto"/>
        <w:bottom w:val="none" w:sz="0" w:space="0" w:color="auto"/>
        <w:right w:val="none" w:sz="0" w:space="0" w:color="auto"/>
      </w:divBdr>
    </w:div>
    <w:div w:id="85155377">
      <w:bodyDiv w:val="1"/>
      <w:marLeft w:val="0"/>
      <w:marRight w:val="0"/>
      <w:marTop w:val="0"/>
      <w:marBottom w:val="0"/>
      <w:divBdr>
        <w:top w:val="none" w:sz="0" w:space="0" w:color="auto"/>
        <w:left w:val="none" w:sz="0" w:space="0" w:color="auto"/>
        <w:bottom w:val="none" w:sz="0" w:space="0" w:color="auto"/>
        <w:right w:val="none" w:sz="0" w:space="0" w:color="auto"/>
      </w:divBdr>
    </w:div>
    <w:div w:id="85272425">
      <w:bodyDiv w:val="1"/>
      <w:marLeft w:val="0"/>
      <w:marRight w:val="0"/>
      <w:marTop w:val="0"/>
      <w:marBottom w:val="0"/>
      <w:divBdr>
        <w:top w:val="none" w:sz="0" w:space="0" w:color="auto"/>
        <w:left w:val="none" w:sz="0" w:space="0" w:color="auto"/>
        <w:bottom w:val="none" w:sz="0" w:space="0" w:color="auto"/>
        <w:right w:val="none" w:sz="0" w:space="0" w:color="auto"/>
      </w:divBdr>
    </w:div>
    <w:div w:id="85736620">
      <w:bodyDiv w:val="1"/>
      <w:marLeft w:val="0"/>
      <w:marRight w:val="0"/>
      <w:marTop w:val="0"/>
      <w:marBottom w:val="0"/>
      <w:divBdr>
        <w:top w:val="none" w:sz="0" w:space="0" w:color="auto"/>
        <w:left w:val="none" w:sz="0" w:space="0" w:color="auto"/>
        <w:bottom w:val="none" w:sz="0" w:space="0" w:color="auto"/>
        <w:right w:val="none" w:sz="0" w:space="0" w:color="auto"/>
      </w:divBdr>
    </w:div>
    <w:div w:id="86078166">
      <w:bodyDiv w:val="1"/>
      <w:marLeft w:val="0"/>
      <w:marRight w:val="0"/>
      <w:marTop w:val="0"/>
      <w:marBottom w:val="0"/>
      <w:divBdr>
        <w:top w:val="none" w:sz="0" w:space="0" w:color="auto"/>
        <w:left w:val="none" w:sz="0" w:space="0" w:color="auto"/>
        <w:bottom w:val="none" w:sz="0" w:space="0" w:color="auto"/>
        <w:right w:val="none" w:sz="0" w:space="0" w:color="auto"/>
      </w:divBdr>
    </w:div>
    <w:div w:id="86080262">
      <w:bodyDiv w:val="1"/>
      <w:marLeft w:val="0"/>
      <w:marRight w:val="0"/>
      <w:marTop w:val="0"/>
      <w:marBottom w:val="0"/>
      <w:divBdr>
        <w:top w:val="none" w:sz="0" w:space="0" w:color="auto"/>
        <w:left w:val="none" w:sz="0" w:space="0" w:color="auto"/>
        <w:bottom w:val="none" w:sz="0" w:space="0" w:color="auto"/>
        <w:right w:val="none" w:sz="0" w:space="0" w:color="auto"/>
      </w:divBdr>
    </w:div>
    <w:div w:id="86080793">
      <w:bodyDiv w:val="1"/>
      <w:marLeft w:val="0"/>
      <w:marRight w:val="0"/>
      <w:marTop w:val="0"/>
      <w:marBottom w:val="0"/>
      <w:divBdr>
        <w:top w:val="none" w:sz="0" w:space="0" w:color="auto"/>
        <w:left w:val="none" w:sz="0" w:space="0" w:color="auto"/>
        <w:bottom w:val="none" w:sz="0" w:space="0" w:color="auto"/>
        <w:right w:val="none" w:sz="0" w:space="0" w:color="auto"/>
      </w:divBdr>
    </w:div>
    <w:div w:id="86193451">
      <w:bodyDiv w:val="1"/>
      <w:marLeft w:val="0"/>
      <w:marRight w:val="0"/>
      <w:marTop w:val="0"/>
      <w:marBottom w:val="0"/>
      <w:divBdr>
        <w:top w:val="none" w:sz="0" w:space="0" w:color="auto"/>
        <w:left w:val="none" w:sz="0" w:space="0" w:color="auto"/>
        <w:bottom w:val="none" w:sz="0" w:space="0" w:color="auto"/>
        <w:right w:val="none" w:sz="0" w:space="0" w:color="auto"/>
      </w:divBdr>
    </w:div>
    <w:div w:id="86195974">
      <w:bodyDiv w:val="1"/>
      <w:marLeft w:val="0"/>
      <w:marRight w:val="0"/>
      <w:marTop w:val="0"/>
      <w:marBottom w:val="0"/>
      <w:divBdr>
        <w:top w:val="none" w:sz="0" w:space="0" w:color="auto"/>
        <w:left w:val="none" w:sz="0" w:space="0" w:color="auto"/>
        <w:bottom w:val="none" w:sz="0" w:space="0" w:color="auto"/>
        <w:right w:val="none" w:sz="0" w:space="0" w:color="auto"/>
      </w:divBdr>
    </w:div>
    <w:div w:id="86390125">
      <w:bodyDiv w:val="1"/>
      <w:marLeft w:val="0"/>
      <w:marRight w:val="0"/>
      <w:marTop w:val="0"/>
      <w:marBottom w:val="0"/>
      <w:divBdr>
        <w:top w:val="none" w:sz="0" w:space="0" w:color="auto"/>
        <w:left w:val="none" w:sz="0" w:space="0" w:color="auto"/>
        <w:bottom w:val="none" w:sz="0" w:space="0" w:color="auto"/>
        <w:right w:val="none" w:sz="0" w:space="0" w:color="auto"/>
      </w:divBdr>
    </w:div>
    <w:div w:id="86391722">
      <w:bodyDiv w:val="1"/>
      <w:marLeft w:val="0"/>
      <w:marRight w:val="0"/>
      <w:marTop w:val="0"/>
      <w:marBottom w:val="0"/>
      <w:divBdr>
        <w:top w:val="none" w:sz="0" w:space="0" w:color="auto"/>
        <w:left w:val="none" w:sz="0" w:space="0" w:color="auto"/>
        <w:bottom w:val="none" w:sz="0" w:space="0" w:color="auto"/>
        <w:right w:val="none" w:sz="0" w:space="0" w:color="auto"/>
      </w:divBdr>
    </w:div>
    <w:div w:id="86578514">
      <w:bodyDiv w:val="1"/>
      <w:marLeft w:val="0"/>
      <w:marRight w:val="0"/>
      <w:marTop w:val="0"/>
      <w:marBottom w:val="0"/>
      <w:divBdr>
        <w:top w:val="none" w:sz="0" w:space="0" w:color="auto"/>
        <w:left w:val="none" w:sz="0" w:space="0" w:color="auto"/>
        <w:bottom w:val="none" w:sz="0" w:space="0" w:color="auto"/>
        <w:right w:val="none" w:sz="0" w:space="0" w:color="auto"/>
      </w:divBdr>
    </w:div>
    <w:div w:id="86581883">
      <w:bodyDiv w:val="1"/>
      <w:marLeft w:val="0"/>
      <w:marRight w:val="0"/>
      <w:marTop w:val="0"/>
      <w:marBottom w:val="0"/>
      <w:divBdr>
        <w:top w:val="none" w:sz="0" w:space="0" w:color="auto"/>
        <w:left w:val="none" w:sz="0" w:space="0" w:color="auto"/>
        <w:bottom w:val="none" w:sz="0" w:space="0" w:color="auto"/>
        <w:right w:val="none" w:sz="0" w:space="0" w:color="auto"/>
      </w:divBdr>
    </w:div>
    <w:div w:id="86776745">
      <w:bodyDiv w:val="1"/>
      <w:marLeft w:val="0"/>
      <w:marRight w:val="0"/>
      <w:marTop w:val="0"/>
      <w:marBottom w:val="0"/>
      <w:divBdr>
        <w:top w:val="none" w:sz="0" w:space="0" w:color="auto"/>
        <w:left w:val="none" w:sz="0" w:space="0" w:color="auto"/>
        <w:bottom w:val="none" w:sz="0" w:space="0" w:color="auto"/>
        <w:right w:val="none" w:sz="0" w:space="0" w:color="auto"/>
      </w:divBdr>
    </w:div>
    <w:div w:id="86922136">
      <w:bodyDiv w:val="1"/>
      <w:marLeft w:val="0"/>
      <w:marRight w:val="0"/>
      <w:marTop w:val="0"/>
      <w:marBottom w:val="0"/>
      <w:divBdr>
        <w:top w:val="none" w:sz="0" w:space="0" w:color="auto"/>
        <w:left w:val="none" w:sz="0" w:space="0" w:color="auto"/>
        <w:bottom w:val="none" w:sz="0" w:space="0" w:color="auto"/>
        <w:right w:val="none" w:sz="0" w:space="0" w:color="auto"/>
      </w:divBdr>
    </w:div>
    <w:div w:id="87044198">
      <w:bodyDiv w:val="1"/>
      <w:marLeft w:val="0"/>
      <w:marRight w:val="0"/>
      <w:marTop w:val="0"/>
      <w:marBottom w:val="0"/>
      <w:divBdr>
        <w:top w:val="none" w:sz="0" w:space="0" w:color="auto"/>
        <w:left w:val="none" w:sz="0" w:space="0" w:color="auto"/>
        <w:bottom w:val="none" w:sz="0" w:space="0" w:color="auto"/>
        <w:right w:val="none" w:sz="0" w:space="0" w:color="auto"/>
      </w:divBdr>
    </w:div>
    <w:div w:id="87235831">
      <w:bodyDiv w:val="1"/>
      <w:marLeft w:val="0"/>
      <w:marRight w:val="0"/>
      <w:marTop w:val="0"/>
      <w:marBottom w:val="0"/>
      <w:divBdr>
        <w:top w:val="none" w:sz="0" w:space="0" w:color="auto"/>
        <w:left w:val="none" w:sz="0" w:space="0" w:color="auto"/>
        <w:bottom w:val="none" w:sz="0" w:space="0" w:color="auto"/>
        <w:right w:val="none" w:sz="0" w:space="0" w:color="auto"/>
      </w:divBdr>
    </w:div>
    <w:div w:id="87240574">
      <w:bodyDiv w:val="1"/>
      <w:marLeft w:val="0"/>
      <w:marRight w:val="0"/>
      <w:marTop w:val="0"/>
      <w:marBottom w:val="0"/>
      <w:divBdr>
        <w:top w:val="none" w:sz="0" w:space="0" w:color="auto"/>
        <w:left w:val="none" w:sz="0" w:space="0" w:color="auto"/>
        <w:bottom w:val="none" w:sz="0" w:space="0" w:color="auto"/>
        <w:right w:val="none" w:sz="0" w:space="0" w:color="auto"/>
      </w:divBdr>
    </w:div>
    <w:div w:id="87359569">
      <w:bodyDiv w:val="1"/>
      <w:marLeft w:val="0"/>
      <w:marRight w:val="0"/>
      <w:marTop w:val="0"/>
      <w:marBottom w:val="0"/>
      <w:divBdr>
        <w:top w:val="none" w:sz="0" w:space="0" w:color="auto"/>
        <w:left w:val="none" w:sz="0" w:space="0" w:color="auto"/>
        <w:bottom w:val="none" w:sz="0" w:space="0" w:color="auto"/>
        <w:right w:val="none" w:sz="0" w:space="0" w:color="auto"/>
      </w:divBdr>
    </w:div>
    <w:div w:id="87383847">
      <w:bodyDiv w:val="1"/>
      <w:marLeft w:val="0"/>
      <w:marRight w:val="0"/>
      <w:marTop w:val="0"/>
      <w:marBottom w:val="0"/>
      <w:divBdr>
        <w:top w:val="none" w:sz="0" w:space="0" w:color="auto"/>
        <w:left w:val="none" w:sz="0" w:space="0" w:color="auto"/>
        <w:bottom w:val="none" w:sz="0" w:space="0" w:color="auto"/>
        <w:right w:val="none" w:sz="0" w:space="0" w:color="auto"/>
      </w:divBdr>
    </w:div>
    <w:div w:id="87435757">
      <w:bodyDiv w:val="1"/>
      <w:marLeft w:val="0"/>
      <w:marRight w:val="0"/>
      <w:marTop w:val="0"/>
      <w:marBottom w:val="0"/>
      <w:divBdr>
        <w:top w:val="none" w:sz="0" w:space="0" w:color="auto"/>
        <w:left w:val="none" w:sz="0" w:space="0" w:color="auto"/>
        <w:bottom w:val="none" w:sz="0" w:space="0" w:color="auto"/>
        <w:right w:val="none" w:sz="0" w:space="0" w:color="auto"/>
      </w:divBdr>
    </w:div>
    <w:div w:id="87821110">
      <w:bodyDiv w:val="1"/>
      <w:marLeft w:val="0"/>
      <w:marRight w:val="0"/>
      <w:marTop w:val="0"/>
      <w:marBottom w:val="0"/>
      <w:divBdr>
        <w:top w:val="none" w:sz="0" w:space="0" w:color="auto"/>
        <w:left w:val="none" w:sz="0" w:space="0" w:color="auto"/>
        <w:bottom w:val="none" w:sz="0" w:space="0" w:color="auto"/>
        <w:right w:val="none" w:sz="0" w:space="0" w:color="auto"/>
      </w:divBdr>
    </w:div>
    <w:div w:id="88090072">
      <w:bodyDiv w:val="1"/>
      <w:marLeft w:val="0"/>
      <w:marRight w:val="0"/>
      <w:marTop w:val="0"/>
      <w:marBottom w:val="0"/>
      <w:divBdr>
        <w:top w:val="none" w:sz="0" w:space="0" w:color="auto"/>
        <w:left w:val="none" w:sz="0" w:space="0" w:color="auto"/>
        <w:bottom w:val="none" w:sz="0" w:space="0" w:color="auto"/>
        <w:right w:val="none" w:sz="0" w:space="0" w:color="auto"/>
      </w:divBdr>
    </w:div>
    <w:div w:id="88090947">
      <w:bodyDiv w:val="1"/>
      <w:marLeft w:val="0"/>
      <w:marRight w:val="0"/>
      <w:marTop w:val="0"/>
      <w:marBottom w:val="0"/>
      <w:divBdr>
        <w:top w:val="none" w:sz="0" w:space="0" w:color="auto"/>
        <w:left w:val="none" w:sz="0" w:space="0" w:color="auto"/>
        <w:bottom w:val="none" w:sz="0" w:space="0" w:color="auto"/>
        <w:right w:val="none" w:sz="0" w:space="0" w:color="auto"/>
      </w:divBdr>
    </w:div>
    <w:div w:id="88235177">
      <w:bodyDiv w:val="1"/>
      <w:marLeft w:val="0"/>
      <w:marRight w:val="0"/>
      <w:marTop w:val="0"/>
      <w:marBottom w:val="0"/>
      <w:divBdr>
        <w:top w:val="none" w:sz="0" w:space="0" w:color="auto"/>
        <w:left w:val="none" w:sz="0" w:space="0" w:color="auto"/>
        <w:bottom w:val="none" w:sz="0" w:space="0" w:color="auto"/>
        <w:right w:val="none" w:sz="0" w:space="0" w:color="auto"/>
      </w:divBdr>
    </w:div>
    <w:div w:id="88240334">
      <w:bodyDiv w:val="1"/>
      <w:marLeft w:val="0"/>
      <w:marRight w:val="0"/>
      <w:marTop w:val="0"/>
      <w:marBottom w:val="0"/>
      <w:divBdr>
        <w:top w:val="none" w:sz="0" w:space="0" w:color="auto"/>
        <w:left w:val="none" w:sz="0" w:space="0" w:color="auto"/>
        <w:bottom w:val="none" w:sz="0" w:space="0" w:color="auto"/>
        <w:right w:val="none" w:sz="0" w:space="0" w:color="auto"/>
      </w:divBdr>
    </w:div>
    <w:div w:id="88283992">
      <w:bodyDiv w:val="1"/>
      <w:marLeft w:val="0"/>
      <w:marRight w:val="0"/>
      <w:marTop w:val="0"/>
      <w:marBottom w:val="0"/>
      <w:divBdr>
        <w:top w:val="none" w:sz="0" w:space="0" w:color="auto"/>
        <w:left w:val="none" w:sz="0" w:space="0" w:color="auto"/>
        <w:bottom w:val="none" w:sz="0" w:space="0" w:color="auto"/>
        <w:right w:val="none" w:sz="0" w:space="0" w:color="auto"/>
      </w:divBdr>
    </w:div>
    <w:div w:id="88309032">
      <w:bodyDiv w:val="1"/>
      <w:marLeft w:val="0"/>
      <w:marRight w:val="0"/>
      <w:marTop w:val="0"/>
      <w:marBottom w:val="0"/>
      <w:divBdr>
        <w:top w:val="none" w:sz="0" w:space="0" w:color="auto"/>
        <w:left w:val="none" w:sz="0" w:space="0" w:color="auto"/>
        <w:bottom w:val="none" w:sz="0" w:space="0" w:color="auto"/>
        <w:right w:val="none" w:sz="0" w:space="0" w:color="auto"/>
      </w:divBdr>
    </w:div>
    <w:div w:id="88359340">
      <w:bodyDiv w:val="1"/>
      <w:marLeft w:val="0"/>
      <w:marRight w:val="0"/>
      <w:marTop w:val="0"/>
      <w:marBottom w:val="0"/>
      <w:divBdr>
        <w:top w:val="none" w:sz="0" w:space="0" w:color="auto"/>
        <w:left w:val="none" w:sz="0" w:space="0" w:color="auto"/>
        <w:bottom w:val="none" w:sz="0" w:space="0" w:color="auto"/>
        <w:right w:val="none" w:sz="0" w:space="0" w:color="auto"/>
      </w:divBdr>
    </w:div>
    <w:div w:id="88548667">
      <w:bodyDiv w:val="1"/>
      <w:marLeft w:val="0"/>
      <w:marRight w:val="0"/>
      <w:marTop w:val="0"/>
      <w:marBottom w:val="0"/>
      <w:divBdr>
        <w:top w:val="none" w:sz="0" w:space="0" w:color="auto"/>
        <w:left w:val="none" w:sz="0" w:space="0" w:color="auto"/>
        <w:bottom w:val="none" w:sz="0" w:space="0" w:color="auto"/>
        <w:right w:val="none" w:sz="0" w:space="0" w:color="auto"/>
      </w:divBdr>
    </w:div>
    <w:div w:id="88550650">
      <w:bodyDiv w:val="1"/>
      <w:marLeft w:val="0"/>
      <w:marRight w:val="0"/>
      <w:marTop w:val="0"/>
      <w:marBottom w:val="0"/>
      <w:divBdr>
        <w:top w:val="none" w:sz="0" w:space="0" w:color="auto"/>
        <w:left w:val="none" w:sz="0" w:space="0" w:color="auto"/>
        <w:bottom w:val="none" w:sz="0" w:space="0" w:color="auto"/>
        <w:right w:val="none" w:sz="0" w:space="0" w:color="auto"/>
      </w:divBdr>
    </w:div>
    <w:div w:id="88627010">
      <w:bodyDiv w:val="1"/>
      <w:marLeft w:val="0"/>
      <w:marRight w:val="0"/>
      <w:marTop w:val="0"/>
      <w:marBottom w:val="0"/>
      <w:divBdr>
        <w:top w:val="none" w:sz="0" w:space="0" w:color="auto"/>
        <w:left w:val="none" w:sz="0" w:space="0" w:color="auto"/>
        <w:bottom w:val="none" w:sz="0" w:space="0" w:color="auto"/>
        <w:right w:val="none" w:sz="0" w:space="0" w:color="auto"/>
      </w:divBdr>
    </w:div>
    <w:div w:id="88694497">
      <w:bodyDiv w:val="1"/>
      <w:marLeft w:val="0"/>
      <w:marRight w:val="0"/>
      <w:marTop w:val="0"/>
      <w:marBottom w:val="0"/>
      <w:divBdr>
        <w:top w:val="none" w:sz="0" w:space="0" w:color="auto"/>
        <w:left w:val="none" w:sz="0" w:space="0" w:color="auto"/>
        <w:bottom w:val="none" w:sz="0" w:space="0" w:color="auto"/>
        <w:right w:val="none" w:sz="0" w:space="0" w:color="auto"/>
      </w:divBdr>
    </w:div>
    <w:div w:id="88738352">
      <w:bodyDiv w:val="1"/>
      <w:marLeft w:val="0"/>
      <w:marRight w:val="0"/>
      <w:marTop w:val="0"/>
      <w:marBottom w:val="0"/>
      <w:divBdr>
        <w:top w:val="none" w:sz="0" w:space="0" w:color="auto"/>
        <w:left w:val="none" w:sz="0" w:space="0" w:color="auto"/>
        <w:bottom w:val="none" w:sz="0" w:space="0" w:color="auto"/>
        <w:right w:val="none" w:sz="0" w:space="0" w:color="auto"/>
      </w:divBdr>
    </w:div>
    <w:div w:id="88817858">
      <w:bodyDiv w:val="1"/>
      <w:marLeft w:val="0"/>
      <w:marRight w:val="0"/>
      <w:marTop w:val="0"/>
      <w:marBottom w:val="0"/>
      <w:divBdr>
        <w:top w:val="none" w:sz="0" w:space="0" w:color="auto"/>
        <w:left w:val="none" w:sz="0" w:space="0" w:color="auto"/>
        <w:bottom w:val="none" w:sz="0" w:space="0" w:color="auto"/>
        <w:right w:val="none" w:sz="0" w:space="0" w:color="auto"/>
      </w:divBdr>
    </w:div>
    <w:div w:id="88818270">
      <w:bodyDiv w:val="1"/>
      <w:marLeft w:val="0"/>
      <w:marRight w:val="0"/>
      <w:marTop w:val="0"/>
      <w:marBottom w:val="0"/>
      <w:divBdr>
        <w:top w:val="none" w:sz="0" w:space="0" w:color="auto"/>
        <w:left w:val="none" w:sz="0" w:space="0" w:color="auto"/>
        <w:bottom w:val="none" w:sz="0" w:space="0" w:color="auto"/>
        <w:right w:val="none" w:sz="0" w:space="0" w:color="auto"/>
      </w:divBdr>
    </w:div>
    <w:div w:id="88891482">
      <w:bodyDiv w:val="1"/>
      <w:marLeft w:val="0"/>
      <w:marRight w:val="0"/>
      <w:marTop w:val="0"/>
      <w:marBottom w:val="0"/>
      <w:divBdr>
        <w:top w:val="none" w:sz="0" w:space="0" w:color="auto"/>
        <w:left w:val="none" w:sz="0" w:space="0" w:color="auto"/>
        <w:bottom w:val="none" w:sz="0" w:space="0" w:color="auto"/>
        <w:right w:val="none" w:sz="0" w:space="0" w:color="auto"/>
      </w:divBdr>
    </w:div>
    <w:div w:id="89085424">
      <w:bodyDiv w:val="1"/>
      <w:marLeft w:val="0"/>
      <w:marRight w:val="0"/>
      <w:marTop w:val="0"/>
      <w:marBottom w:val="0"/>
      <w:divBdr>
        <w:top w:val="none" w:sz="0" w:space="0" w:color="auto"/>
        <w:left w:val="none" w:sz="0" w:space="0" w:color="auto"/>
        <w:bottom w:val="none" w:sz="0" w:space="0" w:color="auto"/>
        <w:right w:val="none" w:sz="0" w:space="0" w:color="auto"/>
      </w:divBdr>
    </w:div>
    <w:div w:id="89160388">
      <w:bodyDiv w:val="1"/>
      <w:marLeft w:val="0"/>
      <w:marRight w:val="0"/>
      <w:marTop w:val="0"/>
      <w:marBottom w:val="0"/>
      <w:divBdr>
        <w:top w:val="none" w:sz="0" w:space="0" w:color="auto"/>
        <w:left w:val="none" w:sz="0" w:space="0" w:color="auto"/>
        <w:bottom w:val="none" w:sz="0" w:space="0" w:color="auto"/>
        <w:right w:val="none" w:sz="0" w:space="0" w:color="auto"/>
      </w:divBdr>
    </w:div>
    <w:div w:id="89202658">
      <w:bodyDiv w:val="1"/>
      <w:marLeft w:val="0"/>
      <w:marRight w:val="0"/>
      <w:marTop w:val="0"/>
      <w:marBottom w:val="0"/>
      <w:divBdr>
        <w:top w:val="none" w:sz="0" w:space="0" w:color="auto"/>
        <w:left w:val="none" w:sz="0" w:space="0" w:color="auto"/>
        <w:bottom w:val="none" w:sz="0" w:space="0" w:color="auto"/>
        <w:right w:val="none" w:sz="0" w:space="0" w:color="auto"/>
      </w:divBdr>
    </w:div>
    <w:div w:id="89355836">
      <w:bodyDiv w:val="1"/>
      <w:marLeft w:val="0"/>
      <w:marRight w:val="0"/>
      <w:marTop w:val="0"/>
      <w:marBottom w:val="0"/>
      <w:divBdr>
        <w:top w:val="none" w:sz="0" w:space="0" w:color="auto"/>
        <w:left w:val="none" w:sz="0" w:space="0" w:color="auto"/>
        <w:bottom w:val="none" w:sz="0" w:space="0" w:color="auto"/>
        <w:right w:val="none" w:sz="0" w:space="0" w:color="auto"/>
      </w:divBdr>
    </w:div>
    <w:div w:id="89357050">
      <w:bodyDiv w:val="1"/>
      <w:marLeft w:val="0"/>
      <w:marRight w:val="0"/>
      <w:marTop w:val="0"/>
      <w:marBottom w:val="0"/>
      <w:divBdr>
        <w:top w:val="none" w:sz="0" w:space="0" w:color="auto"/>
        <w:left w:val="none" w:sz="0" w:space="0" w:color="auto"/>
        <w:bottom w:val="none" w:sz="0" w:space="0" w:color="auto"/>
        <w:right w:val="none" w:sz="0" w:space="0" w:color="auto"/>
      </w:divBdr>
    </w:div>
    <w:div w:id="89738777">
      <w:bodyDiv w:val="1"/>
      <w:marLeft w:val="0"/>
      <w:marRight w:val="0"/>
      <w:marTop w:val="0"/>
      <w:marBottom w:val="0"/>
      <w:divBdr>
        <w:top w:val="none" w:sz="0" w:space="0" w:color="auto"/>
        <w:left w:val="none" w:sz="0" w:space="0" w:color="auto"/>
        <w:bottom w:val="none" w:sz="0" w:space="0" w:color="auto"/>
        <w:right w:val="none" w:sz="0" w:space="0" w:color="auto"/>
      </w:divBdr>
    </w:div>
    <w:div w:id="89861981">
      <w:bodyDiv w:val="1"/>
      <w:marLeft w:val="0"/>
      <w:marRight w:val="0"/>
      <w:marTop w:val="0"/>
      <w:marBottom w:val="0"/>
      <w:divBdr>
        <w:top w:val="none" w:sz="0" w:space="0" w:color="auto"/>
        <w:left w:val="none" w:sz="0" w:space="0" w:color="auto"/>
        <w:bottom w:val="none" w:sz="0" w:space="0" w:color="auto"/>
        <w:right w:val="none" w:sz="0" w:space="0" w:color="auto"/>
      </w:divBdr>
    </w:div>
    <w:div w:id="90127602">
      <w:bodyDiv w:val="1"/>
      <w:marLeft w:val="0"/>
      <w:marRight w:val="0"/>
      <w:marTop w:val="0"/>
      <w:marBottom w:val="0"/>
      <w:divBdr>
        <w:top w:val="none" w:sz="0" w:space="0" w:color="auto"/>
        <w:left w:val="none" w:sz="0" w:space="0" w:color="auto"/>
        <w:bottom w:val="none" w:sz="0" w:space="0" w:color="auto"/>
        <w:right w:val="none" w:sz="0" w:space="0" w:color="auto"/>
      </w:divBdr>
    </w:div>
    <w:div w:id="90201264">
      <w:bodyDiv w:val="1"/>
      <w:marLeft w:val="0"/>
      <w:marRight w:val="0"/>
      <w:marTop w:val="0"/>
      <w:marBottom w:val="0"/>
      <w:divBdr>
        <w:top w:val="none" w:sz="0" w:space="0" w:color="auto"/>
        <w:left w:val="none" w:sz="0" w:space="0" w:color="auto"/>
        <w:bottom w:val="none" w:sz="0" w:space="0" w:color="auto"/>
        <w:right w:val="none" w:sz="0" w:space="0" w:color="auto"/>
      </w:divBdr>
    </w:div>
    <w:div w:id="90512160">
      <w:bodyDiv w:val="1"/>
      <w:marLeft w:val="0"/>
      <w:marRight w:val="0"/>
      <w:marTop w:val="0"/>
      <w:marBottom w:val="0"/>
      <w:divBdr>
        <w:top w:val="none" w:sz="0" w:space="0" w:color="auto"/>
        <w:left w:val="none" w:sz="0" w:space="0" w:color="auto"/>
        <w:bottom w:val="none" w:sz="0" w:space="0" w:color="auto"/>
        <w:right w:val="none" w:sz="0" w:space="0" w:color="auto"/>
      </w:divBdr>
    </w:div>
    <w:div w:id="90518404">
      <w:bodyDiv w:val="1"/>
      <w:marLeft w:val="0"/>
      <w:marRight w:val="0"/>
      <w:marTop w:val="0"/>
      <w:marBottom w:val="0"/>
      <w:divBdr>
        <w:top w:val="none" w:sz="0" w:space="0" w:color="auto"/>
        <w:left w:val="none" w:sz="0" w:space="0" w:color="auto"/>
        <w:bottom w:val="none" w:sz="0" w:space="0" w:color="auto"/>
        <w:right w:val="none" w:sz="0" w:space="0" w:color="auto"/>
      </w:divBdr>
    </w:div>
    <w:div w:id="90705286">
      <w:bodyDiv w:val="1"/>
      <w:marLeft w:val="0"/>
      <w:marRight w:val="0"/>
      <w:marTop w:val="0"/>
      <w:marBottom w:val="0"/>
      <w:divBdr>
        <w:top w:val="none" w:sz="0" w:space="0" w:color="auto"/>
        <w:left w:val="none" w:sz="0" w:space="0" w:color="auto"/>
        <w:bottom w:val="none" w:sz="0" w:space="0" w:color="auto"/>
        <w:right w:val="none" w:sz="0" w:space="0" w:color="auto"/>
      </w:divBdr>
    </w:div>
    <w:div w:id="91098523">
      <w:bodyDiv w:val="1"/>
      <w:marLeft w:val="0"/>
      <w:marRight w:val="0"/>
      <w:marTop w:val="0"/>
      <w:marBottom w:val="0"/>
      <w:divBdr>
        <w:top w:val="none" w:sz="0" w:space="0" w:color="auto"/>
        <w:left w:val="none" w:sz="0" w:space="0" w:color="auto"/>
        <w:bottom w:val="none" w:sz="0" w:space="0" w:color="auto"/>
        <w:right w:val="none" w:sz="0" w:space="0" w:color="auto"/>
      </w:divBdr>
    </w:div>
    <w:div w:id="91124086">
      <w:bodyDiv w:val="1"/>
      <w:marLeft w:val="0"/>
      <w:marRight w:val="0"/>
      <w:marTop w:val="0"/>
      <w:marBottom w:val="0"/>
      <w:divBdr>
        <w:top w:val="none" w:sz="0" w:space="0" w:color="auto"/>
        <w:left w:val="none" w:sz="0" w:space="0" w:color="auto"/>
        <w:bottom w:val="none" w:sz="0" w:space="0" w:color="auto"/>
        <w:right w:val="none" w:sz="0" w:space="0" w:color="auto"/>
      </w:divBdr>
    </w:div>
    <w:div w:id="91241449">
      <w:bodyDiv w:val="1"/>
      <w:marLeft w:val="0"/>
      <w:marRight w:val="0"/>
      <w:marTop w:val="0"/>
      <w:marBottom w:val="0"/>
      <w:divBdr>
        <w:top w:val="none" w:sz="0" w:space="0" w:color="auto"/>
        <w:left w:val="none" w:sz="0" w:space="0" w:color="auto"/>
        <w:bottom w:val="none" w:sz="0" w:space="0" w:color="auto"/>
        <w:right w:val="none" w:sz="0" w:space="0" w:color="auto"/>
      </w:divBdr>
    </w:div>
    <w:div w:id="91555470">
      <w:bodyDiv w:val="1"/>
      <w:marLeft w:val="0"/>
      <w:marRight w:val="0"/>
      <w:marTop w:val="0"/>
      <w:marBottom w:val="0"/>
      <w:divBdr>
        <w:top w:val="none" w:sz="0" w:space="0" w:color="auto"/>
        <w:left w:val="none" w:sz="0" w:space="0" w:color="auto"/>
        <w:bottom w:val="none" w:sz="0" w:space="0" w:color="auto"/>
        <w:right w:val="none" w:sz="0" w:space="0" w:color="auto"/>
      </w:divBdr>
    </w:div>
    <w:div w:id="91555938">
      <w:bodyDiv w:val="1"/>
      <w:marLeft w:val="0"/>
      <w:marRight w:val="0"/>
      <w:marTop w:val="0"/>
      <w:marBottom w:val="0"/>
      <w:divBdr>
        <w:top w:val="none" w:sz="0" w:space="0" w:color="auto"/>
        <w:left w:val="none" w:sz="0" w:space="0" w:color="auto"/>
        <w:bottom w:val="none" w:sz="0" w:space="0" w:color="auto"/>
        <w:right w:val="none" w:sz="0" w:space="0" w:color="auto"/>
      </w:divBdr>
    </w:div>
    <w:div w:id="91827824">
      <w:bodyDiv w:val="1"/>
      <w:marLeft w:val="0"/>
      <w:marRight w:val="0"/>
      <w:marTop w:val="0"/>
      <w:marBottom w:val="0"/>
      <w:divBdr>
        <w:top w:val="none" w:sz="0" w:space="0" w:color="auto"/>
        <w:left w:val="none" w:sz="0" w:space="0" w:color="auto"/>
        <w:bottom w:val="none" w:sz="0" w:space="0" w:color="auto"/>
        <w:right w:val="none" w:sz="0" w:space="0" w:color="auto"/>
      </w:divBdr>
    </w:div>
    <w:div w:id="91971090">
      <w:bodyDiv w:val="1"/>
      <w:marLeft w:val="0"/>
      <w:marRight w:val="0"/>
      <w:marTop w:val="0"/>
      <w:marBottom w:val="0"/>
      <w:divBdr>
        <w:top w:val="none" w:sz="0" w:space="0" w:color="auto"/>
        <w:left w:val="none" w:sz="0" w:space="0" w:color="auto"/>
        <w:bottom w:val="none" w:sz="0" w:space="0" w:color="auto"/>
        <w:right w:val="none" w:sz="0" w:space="0" w:color="auto"/>
      </w:divBdr>
    </w:div>
    <w:div w:id="91979239">
      <w:bodyDiv w:val="1"/>
      <w:marLeft w:val="0"/>
      <w:marRight w:val="0"/>
      <w:marTop w:val="0"/>
      <w:marBottom w:val="0"/>
      <w:divBdr>
        <w:top w:val="none" w:sz="0" w:space="0" w:color="auto"/>
        <w:left w:val="none" w:sz="0" w:space="0" w:color="auto"/>
        <w:bottom w:val="none" w:sz="0" w:space="0" w:color="auto"/>
        <w:right w:val="none" w:sz="0" w:space="0" w:color="auto"/>
      </w:divBdr>
    </w:div>
    <w:div w:id="92094544">
      <w:bodyDiv w:val="1"/>
      <w:marLeft w:val="0"/>
      <w:marRight w:val="0"/>
      <w:marTop w:val="0"/>
      <w:marBottom w:val="0"/>
      <w:divBdr>
        <w:top w:val="none" w:sz="0" w:space="0" w:color="auto"/>
        <w:left w:val="none" w:sz="0" w:space="0" w:color="auto"/>
        <w:bottom w:val="none" w:sz="0" w:space="0" w:color="auto"/>
        <w:right w:val="none" w:sz="0" w:space="0" w:color="auto"/>
      </w:divBdr>
    </w:div>
    <w:div w:id="92290702">
      <w:bodyDiv w:val="1"/>
      <w:marLeft w:val="0"/>
      <w:marRight w:val="0"/>
      <w:marTop w:val="0"/>
      <w:marBottom w:val="0"/>
      <w:divBdr>
        <w:top w:val="none" w:sz="0" w:space="0" w:color="auto"/>
        <w:left w:val="none" w:sz="0" w:space="0" w:color="auto"/>
        <w:bottom w:val="none" w:sz="0" w:space="0" w:color="auto"/>
        <w:right w:val="none" w:sz="0" w:space="0" w:color="auto"/>
      </w:divBdr>
    </w:div>
    <w:div w:id="92409164">
      <w:bodyDiv w:val="1"/>
      <w:marLeft w:val="0"/>
      <w:marRight w:val="0"/>
      <w:marTop w:val="0"/>
      <w:marBottom w:val="0"/>
      <w:divBdr>
        <w:top w:val="none" w:sz="0" w:space="0" w:color="auto"/>
        <w:left w:val="none" w:sz="0" w:space="0" w:color="auto"/>
        <w:bottom w:val="none" w:sz="0" w:space="0" w:color="auto"/>
        <w:right w:val="none" w:sz="0" w:space="0" w:color="auto"/>
      </w:divBdr>
    </w:div>
    <w:div w:id="92479681">
      <w:bodyDiv w:val="1"/>
      <w:marLeft w:val="0"/>
      <w:marRight w:val="0"/>
      <w:marTop w:val="0"/>
      <w:marBottom w:val="0"/>
      <w:divBdr>
        <w:top w:val="none" w:sz="0" w:space="0" w:color="auto"/>
        <w:left w:val="none" w:sz="0" w:space="0" w:color="auto"/>
        <w:bottom w:val="none" w:sz="0" w:space="0" w:color="auto"/>
        <w:right w:val="none" w:sz="0" w:space="0" w:color="auto"/>
      </w:divBdr>
    </w:div>
    <w:div w:id="92554579">
      <w:bodyDiv w:val="1"/>
      <w:marLeft w:val="0"/>
      <w:marRight w:val="0"/>
      <w:marTop w:val="0"/>
      <w:marBottom w:val="0"/>
      <w:divBdr>
        <w:top w:val="none" w:sz="0" w:space="0" w:color="auto"/>
        <w:left w:val="none" w:sz="0" w:space="0" w:color="auto"/>
        <w:bottom w:val="none" w:sz="0" w:space="0" w:color="auto"/>
        <w:right w:val="none" w:sz="0" w:space="0" w:color="auto"/>
      </w:divBdr>
    </w:div>
    <w:div w:id="92555795">
      <w:bodyDiv w:val="1"/>
      <w:marLeft w:val="0"/>
      <w:marRight w:val="0"/>
      <w:marTop w:val="0"/>
      <w:marBottom w:val="0"/>
      <w:divBdr>
        <w:top w:val="none" w:sz="0" w:space="0" w:color="auto"/>
        <w:left w:val="none" w:sz="0" w:space="0" w:color="auto"/>
        <w:bottom w:val="none" w:sz="0" w:space="0" w:color="auto"/>
        <w:right w:val="none" w:sz="0" w:space="0" w:color="auto"/>
      </w:divBdr>
    </w:div>
    <w:div w:id="92821088">
      <w:bodyDiv w:val="1"/>
      <w:marLeft w:val="0"/>
      <w:marRight w:val="0"/>
      <w:marTop w:val="0"/>
      <w:marBottom w:val="0"/>
      <w:divBdr>
        <w:top w:val="none" w:sz="0" w:space="0" w:color="auto"/>
        <w:left w:val="none" w:sz="0" w:space="0" w:color="auto"/>
        <w:bottom w:val="none" w:sz="0" w:space="0" w:color="auto"/>
        <w:right w:val="none" w:sz="0" w:space="0" w:color="auto"/>
      </w:divBdr>
    </w:div>
    <w:div w:id="93209406">
      <w:bodyDiv w:val="1"/>
      <w:marLeft w:val="0"/>
      <w:marRight w:val="0"/>
      <w:marTop w:val="0"/>
      <w:marBottom w:val="0"/>
      <w:divBdr>
        <w:top w:val="none" w:sz="0" w:space="0" w:color="auto"/>
        <w:left w:val="none" w:sz="0" w:space="0" w:color="auto"/>
        <w:bottom w:val="none" w:sz="0" w:space="0" w:color="auto"/>
        <w:right w:val="none" w:sz="0" w:space="0" w:color="auto"/>
      </w:divBdr>
    </w:div>
    <w:div w:id="93333553">
      <w:bodyDiv w:val="1"/>
      <w:marLeft w:val="0"/>
      <w:marRight w:val="0"/>
      <w:marTop w:val="0"/>
      <w:marBottom w:val="0"/>
      <w:divBdr>
        <w:top w:val="none" w:sz="0" w:space="0" w:color="auto"/>
        <w:left w:val="none" w:sz="0" w:space="0" w:color="auto"/>
        <w:bottom w:val="none" w:sz="0" w:space="0" w:color="auto"/>
        <w:right w:val="none" w:sz="0" w:space="0" w:color="auto"/>
      </w:divBdr>
    </w:div>
    <w:div w:id="93670907">
      <w:bodyDiv w:val="1"/>
      <w:marLeft w:val="0"/>
      <w:marRight w:val="0"/>
      <w:marTop w:val="0"/>
      <w:marBottom w:val="0"/>
      <w:divBdr>
        <w:top w:val="none" w:sz="0" w:space="0" w:color="auto"/>
        <w:left w:val="none" w:sz="0" w:space="0" w:color="auto"/>
        <w:bottom w:val="none" w:sz="0" w:space="0" w:color="auto"/>
        <w:right w:val="none" w:sz="0" w:space="0" w:color="auto"/>
      </w:divBdr>
    </w:div>
    <w:div w:id="93677173">
      <w:bodyDiv w:val="1"/>
      <w:marLeft w:val="0"/>
      <w:marRight w:val="0"/>
      <w:marTop w:val="0"/>
      <w:marBottom w:val="0"/>
      <w:divBdr>
        <w:top w:val="none" w:sz="0" w:space="0" w:color="auto"/>
        <w:left w:val="none" w:sz="0" w:space="0" w:color="auto"/>
        <w:bottom w:val="none" w:sz="0" w:space="0" w:color="auto"/>
        <w:right w:val="none" w:sz="0" w:space="0" w:color="auto"/>
      </w:divBdr>
    </w:div>
    <w:div w:id="93745345">
      <w:bodyDiv w:val="1"/>
      <w:marLeft w:val="0"/>
      <w:marRight w:val="0"/>
      <w:marTop w:val="0"/>
      <w:marBottom w:val="0"/>
      <w:divBdr>
        <w:top w:val="none" w:sz="0" w:space="0" w:color="auto"/>
        <w:left w:val="none" w:sz="0" w:space="0" w:color="auto"/>
        <w:bottom w:val="none" w:sz="0" w:space="0" w:color="auto"/>
        <w:right w:val="none" w:sz="0" w:space="0" w:color="auto"/>
      </w:divBdr>
    </w:div>
    <w:div w:id="93985797">
      <w:bodyDiv w:val="1"/>
      <w:marLeft w:val="0"/>
      <w:marRight w:val="0"/>
      <w:marTop w:val="0"/>
      <w:marBottom w:val="0"/>
      <w:divBdr>
        <w:top w:val="none" w:sz="0" w:space="0" w:color="auto"/>
        <w:left w:val="none" w:sz="0" w:space="0" w:color="auto"/>
        <w:bottom w:val="none" w:sz="0" w:space="0" w:color="auto"/>
        <w:right w:val="none" w:sz="0" w:space="0" w:color="auto"/>
      </w:divBdr>
    </w:div>
    <w:div w:id="94205918">
      <w:bodyDiv w:val="1"/>
      <w:marLeft w:val="0"/>
      <w:marRight w:val="0"/>
      <w:marTop w:val="0"/>
      <w:marBottom w:val="0"/>
      <w:divBdr>
        <w:top w:val="none" w:sz="0" w:space="0" w:color="auto"/>
        <w:left w:val="none" w:sz="0" w:space="0" w:color="auto"/>
        <w:bottom w:val="none" w:sz="0" w:space="0" w:color="auto"/>
        <w:right w:val="none" w:sz="0" w:space="0" w:color="auto"/>
      </w:divBdr>
    </w:div>
    <w:div w:id="94256692">
      <w:bodyDiv w:val="1"/>
      <w:marLeft w:val="0"/>
      <w:marRight w:val="0"/>
      <w:marTop w:val="0"/>
      <w:marBottom w:val="0"/>
      <w:divBdr>
        <w:top w:val="none" w:sz="0" w:space="0" w:color="auto"/>
        <w:left w:val="none" w:sz="0" w:space="0" w:color="auto"/>
        <w:bottom w:val="none" w:sz="0" w:space="0" w:color="auto"/>
        <w:right w:val="none" w:sz="0" w:space="0" w:color="auto"/>
      </w:divBdr>
    </w:div>
    <w:div w:id="94401276">
      <w:bodyDiv w:val="1"/>
      <w:marLeft w:val="0"/>
      <w:marRight w:val="0"/>
      <w:marTop w:val="0"/>
      <w:marBottom w:val="0"/>
      <w:divBdr>
        <w:top w:val="none" w:sz="0" w:space="0" w:color="auto"/>
        <w:left w:val="none" w:sz="0" w:space="0" w:color="auto"/>
        <w:bottom w:val="none" w:sz="0" w:space="0" w:color="auto"/>
        <w:right w:val="none" w:sz="0" w:space="0" w:color="auto"/>
      </w:divBdr>
    </w:div>
    <w:div w:id="94710869">
      <w:bodyDiv w:val="1"/>
      <w:marLeft w:val="0"/>
      <w:marRight w:val="0"/>
      <w:marTop w:val="0"/>
      <w:marBottom w:val="0"/>
      <w:divBdr>
        <w:top w:val="none" w:sz="0" w:space="0" w:color="auto"/>
        <w:left w:val="none" w:sz="0" w:space="0" w:color="auto"/>
        <w:bottom w:val="none" w:sz="0" w:space="0" w:color="auto"/>
        <w:right w:val="none" w:sz="0" w:space="0" w:color="auto"/>
      </w:divBdr>
    </w:div>
    <w:div w:id="94909268">
      <w:bodyDiv w:val="1"/>
      <w:marLeft w:val="0"/>
      <w:marRight w:val="0"/>
      <w:marTop w:val="0"/>
      <w:marBottom w:val="0"/>
      <w:divBdr>
        <w:top w:val="none" w:sz="0" w:space="0" w:color="auto"/>
        <w:left w:val="none" w:sz="0" w:space="0" w:color="auto"/>
        <w:bottom w:val="none" w:sz="0" w:space="0" w:color="auto"/>
        <w:right w:val="none" w:sz="0" w:space="0" w:color="auto"/>
      </w:divBdr>
    </w:div>
    <w:div w:id="94909588">
      <w:bodyDiv w:val="1"/>
      <w:marLeft w:val="0"/>
      <w:marRight w:val="0"/>
      <w:marTop w:val="0"/>
      <w:marBottom w:val="0"/>
      <w:divBdr>
        <w:top w:val="none" w:sz="0" w:space="0" w:color="auto"/>
        <w:left w:val="none" w:sz="0" w:space="0" w:color="auto"/>
        <w:bottom w:val="none" w:sz="0" w:space="0" w:color="auto"/>
        <w:right w:val="none" w:sz="0" w:space="0" w:color="auto"/>
      </w:divBdr>
    </w:div>
    <w:div w:id="94910904">
      <w:bodyDiv w:val="1"/>
      <w:marLeft w:val="0"/>
      <w:marRight w:val="0"/>
      <w:marTop w:val="0"/>
      <w:marBottom w:val="0"/>
      <w:divBdr>
        <w:top w:val="none" w:sz="0" w:space="0" w:color="auto"/>
        <w:left w:val="none" w:sz="0" w:space="0" w:color="auto"/>
        <w:bottom w:val="none" w:sz="0" w:space="0" w:color="auto"/>
        <w:right w:val="none" w:sz="0" w:space="0" w:color="auto"/>
      </w:divBdr>
    </w:div>
    <w:div w:id="95054084">
      <w:bodyDiv w:val="1"/>
      <w:marLeft w:val="0"/>
      <w:marRight w:val="0"/>
      <w:marTop w:val="0"/>
      <w:marBottom w:val="0"/>
      <w:divBdr>
        <w:top w:val="none" w:sz="0" w:space="0" w:color="auto"/>
        <w:left w:val="none" w:sz="0" w:space="0" w:color="auto"/>
        <w:bottom w:val="none" w:sz="0" w:space="0" w:color="auto"/>
        <w:right w:val="none" w:sz="0" w:space="0" w:color="auto"/>
      </w:divBdr>
    </w:div>
    <w:div w:id="95255404">
      <w:bodyDiv w:val="1"/>
      <w:marLeft w:val="0"/>
      <w:marRight w:val="0"/>
      <w:marTop w:val="0"/>
      <w:marBottom w:val="0"/>
      <w:divBdr>
        <w:top w:val="none" w:sz="0" w:space="0" w:color="auto"/>
        <w:left w:val="none" w:sz="0" w:space="0" w:color="auto"/>
        <w:bottom w:val="none" w:sz="0" w:space="0" w:color="auto"/>
        <w:right w:val="none" w:sz="0" w:space="0" w:color="auto"/>
      </w:divBdr>
    </w:div>
    <w:div w:id="95294070">
      <w:bodyDiv w:val="1"/>
      <w:marLeft w:val="0"/>
      <w:marRight w:val="0"/>
      <w:marTop w:val="0"/>
      <w:marBottom w:val="0"/>
      <w:divBdr>
        <w:top w:val="none" w:sz="0" w:space="0" w:color="auto"/>
        <w:left w:val="none" w:sz="0" w:space="0" w:color="auto"/>
        <w:bottom w:val="none" w:sz="0" w:space="0" w:color="auto"/>
        <w:right w:val="none" w:sz="0" w:space="0" w:color="auto"/>
      </w:divBdr>
    </w:div>
    <w:div w:id="95635231">
      <w:bodyDiv w:val="1"/>
      <w:marLeft w:val="0"/>
      <w:marRight w:val="0"/>
      <w:marTop w:val="0"/>
      <w:marBottom w:val="0"/>
      <w:divBdr>
        <w:top w:val="none" w:sz="0" w:space="0" w:color="auto"/>
        <w:left w:val="none" w:sz="0" w:space="0" w:color="auto"/>
        <w:bottom w:val="none" w:sz="0" w:space="0" w:color="auto"/>
        <w:right w:val="none" w:sz="0" w:space="0" w:color="auto"/>
      </w:divBdr>
    </w:div>
    <w:div w:id="96413904">
      <w:bodyDiv w:val="1"/>
      <w:marLeft w:val="0"/>
      <w:marRight w:val="0"/>
      <w:marTop w:val="0"/>
      <w:marBottom w:val="0"/>
      <w:divBdr>
        <w:top w:val="none" w:sz="0" w:space="0" w:color="auto"/>
        <w:left w:val="none" w:sz="0" w:space="0" w:color="auto"/>
        <w:bottom w:val="none" w:sz="0" w:space="0" w:color="auto"/>
        <w:right w:val="none" w:sz="0" w:space="0" w:color="auto"/>
      </w:divBdr>
    </w:div>
    <w:div w:id="96602687">
      <w:bodyDiv w:val="1"/>
      <w:marLeft w:val="0"/>
      <w:marRight w:val="0"/>
      <w:marTop w:val="0"/>
      <w:marBottom w:val="0"/>
      <w:divBdr>
        <w:top w:val="none" w:sz="0" w:space="0" w:color="auto"/>
        <w:left w:val="none" w:sz="0" w:space="0" w:color="auto"/>
        <w:bottom w:val="none" w:sz="0" w:space="0" w:color="auto"/>
        <w:right w:val="none" w:sz="0" w:space="0" w:color="auto"/>
      </w:divBdr>
    </w:div>
    <w:div w:id="96754644">
      <w:bodyDiv w:val="1"/>
      <w:marLeft w:val="0"/>
      <w:marRight w:val="0"/>
      <w:marTop w:val="0"/>
      <w:marBottom w:val="0"/>
      <w:divBdr>
        <w:top w:val="none" w:sz="0" w:space="0" w:color="auto"/>
        <w:left w:val="none" w:sz="0" w:space="0" w:color="auto"/>
        <w:bottom w:val="none" w:sz="0" w:space="0" w:color="auto"/>
        <w:right w:val="none" w:sz="0" w:space="0" w:color="auto"/>
      </w:divBdr>
    </w:div>
    <w:div w:id="96798785">
      <w:bodyDiv w:val="1"/>
      <w:marLeft w:val="0"/>
      <w:marRight w:val="0"/>
      <w:marTop w:val="0"/>
      <w:marBottom w:val="0"/>
      <w:divBdr>
        <w:top w:val="none" w:sz="0" w:space="0" w:color="auto"/>
        <w:left w:val="none" w:sz="0" w:space="0" w:color="auto"/>
        <w:bottom w:val="none" w:sz="0" w:space="0" w:color="auto"/>
        <w:right w:val="none" w:sz="0" w:space="0" w:color="auto"/>
      </w:divBdr>
    </w:div>
    <w:div w:id="96801730">
      <w:bodyDiv w:val="1"/>
      <w:marLeft w:val="0"/>
      <w:marRight w:val="0"/>
      <w:marTop w:val="0"/>
      <w:marBottom w:val="0"/>
      <w:divBdr>
        <w:top w:val="none" w:sz="0" w:space="0" w:color="auto"/>
        <w:left w:val="none" w:sz="0" w:space="0" w:color="auto"/>
        <w:bottom w:val="none" w:sz="0" w:space="0" w:color="auto"/>
        <w:right w:val="none" w:sz="0" w:space="0" w:color="auto"/>
      </w:divBdr>
    </w:div>
    <w:div w:id="96869783">
      <w:bodyDiv w:val="1"/>
      <w:marLeft w:val="0"/>
      <w:marRight w:val="0"/>
      <w:marTop w:val="0"/>
      <w:marBottom w:val="0"/>
      <w:divBdr>
        <w:top w:val="none" w:sz="0" w:space="0" w:color="auto"/>
        <w:left w:val="none" w:sz="0" w:space="0" w:color="auto"/>
        <w:bottom w:val="none" w:sz="0" w:space="0" w:color="auto"/>
        <w:right w:val="none" w:sz="0" w:space="0" w:color="auto"/>
      </w:divBdr>
    </w:div>
    <w:div w:id="96875209">
      <w:bodyDiv w:val="1"/>
      <w:marLeft w:val="0"/>
      <w:marRight w:val="0"/>
      <w:marTop w:val="0"/>
      <w:marBottom w:val="0"/>
      <w:divBdr>
        <w:top w:val="none" w:sz="0" w:space="0" w:color="auto"/>
        <w:left w:val="none" w:sz="0" w:space="0" w:color="auto"/>
        <w:bottom w:val="none" w:sz="0" w:space="0" w:color="auto"/>
        <w:right w:val="none" w:sz="0" w:space="0" w:color="auto"/>
      </w:divBdr>
    </w:div>
    <w:div w:id="96877436">
      <w:bodyDiv w:val="1"/>
      <w:marLeft w:val="0"/>
      <w:marRight w:val="0"/>
      <w:marTop w:val="0"/>
      <w:marBottom w:val="0"/>
      <w:divBdr>
        <w:top w:val="none" w:sz="0" w:space="0" w:color="auto"/>
        <w:left w:val="none" w:sz="0" w:space="0" w:color="auto"/>
        <w:bottom w:val="none" w:sz="0" w:space="0" w:color="auto"/>
        <w:right w:val="none" w:sz="0" w:space="0" w:color="auto"/>
      </w:divBdr>
    </w:div>
    <w:div w:id="97222592">
      <w:bodyDiv w:val="1"/>
      <w:marLeft w:val="0"/>
      <w:marRight w:val="0"/>
      <w:marTop w:val="0"/>
      <w:marBottom w:val="0"/>
      <w:divBdr>
        <w:top w:val="none" w:sz="0" w:space="0" w:color="auto"/>
        <w:left w:val="none" w:sz="0" w:space="0" w:color="auto"/>
        <w:bottom w:val="none" w:sz="0" w:space="0" w:color="auto"/>
        <w:right w:val="none" w:sz="0" w:space="0" w:color="auto"/>
      </w:divBdr>
    </w:div>
    <w:div w:id="97412003">
      <w:bodyDiv w:val="1"/>
      <w:marLeft w:val="0"/>
      <w:marRight w:val="0"/>
      <w:marTop w:val="0"/>
      <w:marBottom w:val="0"/>
      <w:divBdr>
        <w:top w:val="none" w:sz="0" w:space="0" w:color="auto"/>
        <w:left w:val="none" w:sz="0" w:space="0" w:color="auto"/>
        <w:bottom w:val="none" w:sz="0" w:space="0" w:color="auto"/>
        <w:right w:val="none" w:sz="0" w:space="0" w:color="auto"/>
      </w:divBdr>
    </w:div>
    <w:div w:id="98110668">
      <w:bodyDiv w:val="1"/>
      <w:marLeft w:val="0"/>
      <w:marRight w:val="0"/>
      <w:marTop w:val="0"/>
      <w:marBottom w:val="0"/>
      <w:divBdr>
        <w:top w:val="none" w:sz="0" w:space="0" w:color="auto"/>
        <w:left w:val="none" w:sz="0" w:space="0" w:color="auto"/>
        <w:bottom w:val="none" w:sz="0" w:space="0" w:color="auto"/>
        <w:right w:val="none" w:sz="0" w:space="0" w:color="auto"/>
      </w:divBdr>
    </w:div>
    <w:div w:id="98260707">
      <w:bodyDiv w:val="1"/>
      <w:marLeft w:val="0"/>
      <w:marRight w:val="0"/>
      <w:marTop w:val="0"/>
      <w:marBottom w:val="0"/>
      <w:divBdr>
        <w:top w:val="none" w:sz="0" w:space="0" w:color="auto"/>
        <w:left w:val="none" w:sz="0" w:space="0" w:color="auto"/>
        <w:bottom w:val="none" w:sz="0" w:space="0" w:color="auto"/>
        <w:right w:val="none" w:sz="0" w:space="0" w:color="auto"/>
      </w:divBdr>
    </w:div>
    <w:div w:id="98334808">
      <w:bodyDiv w:val="1"/>
      <w:marLeft w:val="0"/>
      <w:marRight w:val="0"/>
      <w:marTop w:val="0"/>
      <w:marBottom w:val="0"/>
      <w:divBdr>
        <w:top w:val="none" w:sz="0" w:space="0" w:color="auto"/>
        <w:left w:val="none" w:sz="0" w:space="0" w:color="auto"/>
        <w:bottom w:val="none" w:sz="0" w:space="0" w:color="auto"/>
        <w:right w:val="none" w:sz="0" w:space="0" w:color="auto"/>
      </w:divBdr>
    </w:div>
    <w:div w:id="98377456">
      <w:bodyDiv w:val="1"/>
      <w:marLeft w:val="0"/>
      <w:marRight w:val="0"/>
      <w:marTop w:val="0"/>
      <w:marBottom w:val="0"/>
      <w:divBdr>
        <w:top w:val="none" w:sz="0" w:space="0" w:color="auto"/>
        <w:left w:val="none" w:sz="0" w:space="0" w:color="auto"/>
        <w:bottom w:val="none" w:sz="0" w:space="0" w:color="auto"/>
        <w:right w:val="none" w:sz="0" w:space="0" w:color="auto"/>
      </w:divBdr>
    </w:div>
    <w:div w:id="98449290">
      <w:bodyDiv w:val="1"/>
      <w:marLeft w:val="0"/>
      <w:marRight w:val="0"/>
      <w:marTop w:val="0"/>
      <w:marBottom w:val="0"/>
      <w:divBdr>
        <w:top w:val="none" w:sz="0" w:space="0" w:color="auto"/>
        <w:left w:val="none" w:sz="0" w:space="0" w:color="auto"/>
        <w:bottom w:val="none" w:sz="0" w:space="0" w:color="auto"/>
        <w:right w:val="none" w:sz="0" w:space="0" w:color="auto"/>
      </w:divBdr>
    </w:div>
    <w:div w:id="98452975">
      <w:bodyDiv w:val="1"/>
      <w:marLeft w:val="0"/>
      <w:marRight w:val="0"/>
      <w:marTop w:val="0"/>
      <w:marBottom w:val="0"/>
      <w:divBdr>
        <w:top w:val="none" w:sz="0" w:space="0" w:color="auto"/>
        <w:left w:val="none" w:sz="0" w:space="0" w:color="auto"/>
        <w:bottom w:val="none" w:sz="0" w:space="0" w:color="auto"/>
        <w:right w:val="none" w:sz="0" w:space="0" w:color="auto"/>
      </w:divBdr>
    </w:div>
    <w:div w:id="98571873">
      <w:bodyDiv w:val="1"/>
      <w:marLeft w:val="0"/>
      <w:marRight w:val="0"/>
      <w:marTop w:val="0"/>
      <w:marBottom w:val="0"/>
      <w:divBdr>
        <w:top w:val="none" w:sz="0" w:space="0" w:color="auto"/>
        <w:left w:val="none" w:sz="0" w:space="0" w:color="auto"/>
        <w:bottom w:val="none" w:sz="0" w:space="0" w:color="auto"/>
        <w:right w:val="none" w:sz="0" w:space="0" w:color="auto"/>
      </w:divBdr>
    </w:div>
    <w:div w:id="98573052">
      <w:bodyDiv w:val="1"/>
      <w:marLeft w:val="0"/>
      <w:marRight w:val="0"/>
      <w:marTop w:val="0"/>
      <w:marBottom w:val="0"/>
      <w:divBdr>
        <w:top w:val="none" w:sz="0" w:space="0" w:color="auto"/>
        <w:left w:val="none" w:sz="0" w:space="0" w:color="auto"/>
        <w:bottom w:val="none" w:sz="0" w:space="0" w:color="auto"/>
        <w:right w:val="none" w:sz="0" w:space="0" w:color="auto"/>
      </w:divBdr>
    </w:div>
    <w:div w:id="98914089">
      <w:bodyDiv w:val="1"/>
      <w:marLeft w:val="0"/>
      <w:marRight w:val="0"/>
      <w:marTop w:val="0"/>
      <w:marBottom w:val="0"/>
      <w:divBdr>
        <w:top w:val="none" w:sz="0" w:space="0" w:color="auto"/>
        <w:left w:val="none" w:sz="0" w:space="0" w:color="auto"/>
        <w:bottom w:val="none" w:sz="0" w:space="0" w:color="auto"/>
        <w:right w:val="none" w:sz="0" w:space="0" w:color="auto"/>
      </w:divBdr>
    </w:div>
    <w:div w:id="99183145">
      <w:bodyDiv w:val="1"/>
      <w:marLeft w:val="0"/>
      <w:marRight w:val="0"/>
      <w:marTop w:val="0"/>
      <w:marBottom w:val="0"/>
      <w:divBdr>
        <w:top w:val="none" w:sz="0" w:space="0" w:color="auto"/>
        <w:left w:val="none" w:sz="0" w:space="0" w:color="auto"/>
        <w:bottom w:val="none" w:sz="0" w:space="0" w:color="auto"/>
        <w:right w:val="none" w:sz="0" w:space="0" w:color="auto"/>
      </w:divBdr>
    </w:div>
    <w:div w:id="99447926">
      <w:bodyDiv w:val="1"/>
      <w:marLeft w:val="0"/>
      <w:marRight w:val="0"/>
      <w:marTop w:val="0"/>
      <w:marBottom w:val="0"/>
      <w:divBdr>
        <w:top w:val="none" w:sz="0" w:space="0" w:color="auto"/>
        <w:left w:val="none" w:sz="0" w:space="0" w:color="auto"/>
        <w:bottom w:val="none" w:sz="0" w:space="0" w:color="auto"/>
        <w:right w:val="none" w:sz="0" w:space="0" w:color="auto"/>
      </w:divBdr>
    </w:div>
    <w:div w:id="99498447">
      <w:bodyDiv w:val="1"/>
      <w:marLeft w:val="0"/>
      <w:marRight w:val="0"/>
      <w:marTop w:val="0"/>
      <w:marBottom w:val="0"/>
      <w:divBdr>
        <w:top w:val="none" w:sz="0" w:space="0" w:color="auto"/>
        <w:left w:val="none" w:sz="0" w:space="0" w:color="auto"/>
        <w:bottom w:val="none" w:sz="0" w:space="0" w:color="auto"/>
        <w:right w:val="none" w:sz="0" w:space="0" w:color="auto"/>
      </w:divBdr>
    </w:div>
    <w:div w:id="99566044">
      <w:bodyDiv w:val="1"/>
      <w:marLeft w:val="0"/>
      <w:marRight w:val="0"/>
      <w:marTop w:val="0"/>
      <w:marBottom w:val="0"/>
      <w:divBdr>
        <w:top w:val="none" w:sz="0" w:space="0" w:color="auto"/>
        <w:left w:val="none" w:sz="0" w:space="0" w:color="auto"/>
        <w:bottom w:val="none" w:sz="0" w:space="0" w:color="auto"/>
        <w:right w:val="none" w:sz="0" w:space="0" w:color="auto"/>
      </w:divBdr>
    </w:div>
    <w:div w:id="99569403">
      <w:bodyDiv w:val="1"/>
      <w:marLeft w:val="0"/>
      <w:marRight w:val="0"/>
      <w:marTop w:val="0"/>
      <w:marBottom w:val="0"/>
      <w:divBdr>
        <w:top w:val="none" w:sz="0" w:space="0" w:color="auto"/>
        <w:left w:val="none" w:sz="0" w:space="0" w:color="auto"/>
        <w:bottom w:val="none" w:sz="0" w:space="0" w:color="auto"/>
        <w:right w:val="none" w:sz="0" w:space="0" w:color="auto"/>
      </w:divBdr>
    </w:div>
    <w:div w:id="99570627">
      <w:bodyDiv w:val="1"/>
      <w:marLeft w:val="0"/>
      <w:marRight w:val="0"/>
      <w:marTop w:val="0"/>
      <w:marBottom w:val="0"/>
      <w:divBdr>
        <w:top w:val="none" w:sz="0" w:space="0" w:color="auto"/>
        <w:left w:val="none" w:sz="0" w:space="0" w:color="auto"/>
        <w:bottom w:val="none" w:sz="0" w:space="0" w:color="auto"/>
        <w:right w:val="none" w:sz="0" w:space="0" w:color="auto"/>
      </w:divBdr>
    </w:div>
    <w:div w:id="99571654">
      <w:bodyDiv w:val="1"/>
      <w:marLeft w:val="0"/>
      <w:marRight w:val="0"/>
      <w:marTop w:val="0"/>
      <w:marBottom w:val="0"/>
      <w:divBdr>
        <w:top w:val="none" w:sz="0" w:space="0" w:color="auto"/>
        <w:left w:val="none" w:sz="0" w:space="0" w:color="auto"/>
        <w:bottom w:val="none" w:sz="0" w:space="0" w:color="auto"/>
        <w:right w:val="none" w:sz="0" w:space="0" w:color="auto"/>
      </w:divBdr>
    </w:div>
    <w:div w:id="99685942">
      <w:bodyDiv w:val="1"/>
      <w:marLeft w:val="0"/>
      <w:marRight w:val="0"/>
      <w:marTop w:val="0"/>
      <w:marBottom w:val="0"/>
      <w:divBdr>
        <w:top w:val="none" w:sz="0" w:space="0" w:color="auto"/>
        <w:left w:val="none" w:sz="0" w:space="0" w:color="auto"/>
        <w:bottom w:val="none" w:sz="0" w:space="0" w:color="auto"/>
        <w:right w:val="none" w:sz="0" w:space="0" w:color="auto"/>
      </w:divBdr>
    </w:div>
    <w:div w:id="99877921">
      <w:bodyDiv w:val="1"/>
      <w:marLeft w:val="0"/>
      <w:marRight w:val="0"/>
      <w:marTop w:val="0"/>
      <w:marBottom w:val="0"/>
      <w:divBdr>
        <w:top w:val="none" w:sz="0" w:space="0" w:color="auto"/>
        <w:left w:val="none" w:sz="0" w:space="0" w:color="auto"/>
        <w:bottom w:val="none" w:sz="0" w:space="0" w:color="auto"/>
        <w:right w:val="none" w:sz="0" w:space="0" w:color="auto"/>
      </w:divBdr>
    </w:div>
    <w:div w:id="100029696">
      <w:bodyDiv w:val="1"/>
      <w:marLeft w:val="0"/>
      <w:marRight w:val="0"/>
      <w:marTop w:val="0"/>
      <w:marBottom w:val="0"/>
      <w:divBdr>
        <w:top w:val="none" w:sz="0" w:space="0" w:color="auto"/>
        <w:left w:val="none" w:sz="0" w:space="0" w:color="auto"/>
        <w:bottom w:val="none" w:sz="0" w:space="0" w:color="auto"/>
        <w:right w:val="none" w:sz="0" w:space="0" w:color="auto"/>
      </w:divBdr>
    </w:div>
    <w:div w:id="100224314">
      <w:bodyDiv w:val="1"/>
      <w:marLeft w:val="0"/>
      <w:marRight w:val="0"/>
      <w:marTop w:val="0"/>
      <w:marBottom w:val="0"/>
      <w:divBdr>
        <w:top w:val="none" w:sz="0" w:space="0" w:color="auto"/>
        <w:left w:val="none" w:sz="0" w:space="0" w:color="auto"/>
        <w:bottom w:val="none" w:sz="0" w:space="0" w:color="auto"/>
        <w:right w:val="none" w:sz="0" w:space="0" w:color="auto"/>
      </w:divBdr>
    </w:div>
    <w:div w:id="100343706">
      <w:bodyDiv w:val="1"/>
      <w:marLeft w:val="0"/>
      <w:marRight w:val="0"/>
      <w:marTop w:val="0"/>
      <w:marBottom w:val="0"/>
      <w:divBdr>
        <w:top w:val="none" w:sz="0" w:space="0" w:color="auto"/>
        <w:left w:val="none" w:sz="0" w:space="0" w:color="auto"/>
        <w:bottom w:val="none" w:sz="0" w:space="0" w:color="auto"/>
        <w:right w:val="none" w:sz="0" w:space="0" w:color="auto"/>
      </w:divBdr>
    </w:div>
    <w:div w:id="100539951">
      <w:bodyDiv w:val="1"/>
      <w:marLeft w:val="0"/>
      <w:marRight w:val="0"/>
      <w:marTop w:val="0"/>
      <w:marBottom w:val="0"/>
      <w:divBdr>
        <w:top w:val="none" w:sz="0" w:space="0" w:color="auto"/>
        <w:left w:val="none" w:sz="0" w:space="0" w:color="auto"/>
        <w:bottom w:val="none" w:sz="0" w:space="0" w:color="auto"/>
        <w:right w:val="none" w:sz="0" w:space="0" w:color="auto"/>
      </w:divBdr>
    </w:div>
    <w:div w:id="100807679">
      <w:bodyDiv w:val="1"/>
      <w:marLeft w:val="0"/>
      <w:marRight w:val="0"/>
      <w:marTop w:val="0"/>
      <w:marBottom w:val="0"/>
      <w:divBdr>
        <w:top w:val="none" w:sz="0" w:space="0" w:color="auto"/>
        <w:left w:val="none" w:sz="0" w:space="0" w:color="auto"/>
        <w:bottom w:val="none" w:sz="0" w:space="0" w:color="auto"/>
        <w:right w:val="none" w:sz="0" w:space="0" w:color="auto"/>
      </w:divBdr>
    </w:div>
    <w:div w:id="101071660">
      <w:bodyDiv w:val="1"/>
      <w:marLeft w:val="0"/>
      <w:marRight w:val="0"/>
      <w:marTop w:val="0"/>
      <w:marBottom w:val="0"/>
      <w:divBdr>
        <w:top w:val="none" w:sz="0" w:space="0" w:color="auto"/>
        <w:left w:val="none" w:sz="0" w:space="0" w:color="auto"/>
        <w:bottom w:val="none" w:sz="0" w:space="0" w:color="auto"/>
        <w:right w:val="none" w:sz="0" w:space="0" w:color="auto"/>
      </w:divBdr>
    </w:div>
    <w:div w:id="101145458">
      <w:bodyDiv w:val="1"/>
      <w:marLeft w:val="0"/>
      <w:marRight w:val="0"/>
      <w:marTop w:val="0"/>
      <w:marBottom w:val="0"/>
      <w:divBdr>
        <w:top w:val="none" w:sz="0" w:space="0" w:color="auto"/>
        <w:left w:val="none" w:sz="0" w:space="0" w:color="auto"/>
        <w:bottom w:val="none" w:sz="0" w:space="0" w:color="auto"/>
        <w:right w:val="none" w:sz="0" w:space="0" w:color="auto"/>
      </w:divBdr>
    </w:div>
    <w:div w:id="101343178">
      <w:bodyDiv w:val="1"/>
      <w:marLeft w:val="0"/>
      <w:marRight w:val="0"/>
      <w:marTop w:val="0"/>
      <w:marBottom w:val="0"/>
      <w:divBdr>
        <w:top w:val="none" w:sz="0" w:space="0" w:color="auto"/>
        <w:left w:val="none" w:sz="0" w:space="0" w:color="auto"/>
        <w:bottom w:val="none" w:sz="0" w:space="0" w:color="auto"/>
        <w:right w:val="none" w:sz="0" w:space="0" w:color="auto"/>
      </w:divBdr>
    </w:div>
    <w:div w:id="101461102">
      <w:bodyDiv w:val="1"/>
      <w:marLeft w:val="0"/>
      <w:marRight w:val="0"/>
      <w:marTop w:val="0"/>
      <w:marBottom w:val="0"/>
      <w:divBdr>
        <w:top w:val="none" w:sz="0" w:space="0" w:color="auto"/>
        <w:left w:val="none" w:sz="0" w:space="0" w:color="auto"/>
        <w:bottom w:val="none" w:sz="0" w:space="0" w:color="auto"/>
        <w:right w:val="none" w:sz="0" w:space="0" w:color="auto"/>
      </w:divBdr>
    </w:div>
    <w:div w:id="101531151">
      <w:bodyDiv w:val="1"/>
      <w:marLeft w:val="0"/>
      <w:marRight w:val="0"/>
      <w:marTop w:val="0"/>
      <w:marBottom w:val="0"/>
      <w:divBdr>
        <w:top w:val="none" w:sz="0" w:space="0" w:color="auto"/>
        <w:left w:val="none" w:sz="0" w:space="0" w:color="auto"/>
        <w:bottom w:val="none" w:sz="0" w:space="0" w:color="auto"/>
        <w:right w:val="none" w:sz="0" w:space="0" w:color="auto"/>
      </w:divBdr>
    </w:div>
    <w:div w:id="101580857">
      <w:bodyDiv w:val="1"/>
      <w:marLeft w:val="0"/>
      <w:marRight w:val="0"/>
      <w:marTop w:val="0"/>
      <w:marBottom w:val="0"/>
      <w:divBdr>
        <w:top w:val="none" w:sz="0" w:space="0" w:color="auto"/>
        <w:left w:val="none" w:sz="0" w:space="0" w:color="auto"/>
        <w:bottom w:val="none" w:sz="0" w:space="0" w:color="auto"/>
        <w:right w:val="none" w:sz="0" w:space="0" w:color="auto"/>
      </w:divBdr>
    </w:div>
    <w:div w:id="101654256">
      <w:bodyDiv w:val="1"/>
      <w:marLeft w:val="0"/>
      <w:marRight w:val="0"/>
      <w:marTop w:val="0"/>
      <w:marBottom w:val="0"/>
      <w:divBdr>
        <w:top w:val="none" w:sz="0" w:space="0" w:color="auto"/>
        <w:left w:val="none" w:sz="0" w:space="0" w:color="auto"/>
        <w:bottom w:val="none" w:sz="0" w:space="0" w:color="auto"/>
        <w:right w:val="none" w:sz="0" w:space="0" w:color="auto"/>
      </w:divBdr>
    </w:div>
    <w:div w:id="101725031">
      <w:bodyDiv w:val="1"/>
      <w:marLeft w:val="0"/>
      <w:marRight w:val="0"/>
      <w:marTop w:val="0"/>
      <w:marBottom w:val="0"/>
      <w:divBdr>
        <w:top w:val="none" w:sz="0" w:space="0" w:color="auto"/>
        <w:left w:val="none" w:sz="0" w:space="0" w:color="auto"/>
        <w:bottom w:val="none" w:sz="0" w:space="0" w:color="auto"/>
        <w:right w:val="none" w:sz="0" w:space="0" w:color="auto"/>
      </w:divBdr>
    </w:div>
    <w:div w:id="101848353">
      <w:bodyDiv w:val="1"/>
      <w:marLeft w:val="0"/>
      <w:marRight w:val="0"/>
      <w:marTop w:val="0"/>
      <w:marBottom w:val="0"/>
      <w:divBdr>
        <w:top w:val="none" w:sz="0" w:space="0" w:color="auto"/>
        <w:left w:val="none" w:sz="0" w:space="0" w:color="auto"/>
        <w:bottom w:val="none" w:sz="0" w:space="0" w:color="auto"/>
        <w:right w:val="none" w:sz="0" w:space="0" w:color="auto"/>
      </w:divBdr>
    </w:div>
    <w:div w:id="101851943">
      <w:bodyDiv w:val="1"/>
      <w:marLeft w:val="0"/>
      <w:marRight w:val="0"/>
      <w:marTop w:val="0"/>
      <w:marBottom w:val="0"/>
      <w:divBdr>
        <w:top w:val="none" w:sz="0" w:space="0" w:color="auto"/>
        <w:left w:val="none" w:sz="0" w:space="0" w:color="auto"/>
        <w:bottom w:val="none" w:sz="0" w:space="0" w:color="auto"/>
        <w:right w:val="none" w:sz="0" w:space="0" w:color="auto"/>
      </w:divBdr>
    </w:div>
    <w:div w:id="101923483">
      <w:bodyDiv w:val="1"/>
      <w:marLeft w:val="0"/>
      <w:marRight w:val="0"/>
      <w:marTop w:val="0"/>
      <w:marBottom w:val="0"/>
      <w:divBdr>
        <w:top w:val="none" w:sz="0" w:space="0" w:color="auto"/>
        <w:left w:val="none" w:sz="0" w:space="0" w:color="auto"/>
        <w:bottom w:val="none" w:sz="0" w:space="0" w:color="auto"/>
        <w:right w:val="none" w:sz="0" w:space="0" w:color="auto"/>
      </w:divBdr>
    </w:div>
    <w:div w:id="101997529">
      <w:bodyDiv w:val="1"/>
      <w:marLeft w:val="0"/>
      <w:marRight w:val="0"/>
      <w:marTop w:val="0"/>
      <w:marBottom w:val="0"/>
      <w:divBdr>
        <w:top w:val="none" w:sz="0" w:space="0" w:color="auto"/>
        <w:left w:val="none" w:sz="0" w:space="0" w:color="auto"/>
        <w:bottom w:val="none" w:sz="0" w:space="0" w:color="auto"/>
        <w:right w:val="none" w:sz="0" w:space="0" w:color="auto"/>
      </w:divBdr>
    </w:div>
    <w:div w:id="102069422">
      <w:bodyDiv w:val="1"/>
      <w:marLeft w:val="0"/>
      <w:marRight w:val="0"/>
      <w:marTop w:val="0"/>
      <w:marBottom w:val="0"/>
      <w:divBdr>
        <w:top w:val="none" w:sz="0" w:space="0" w:color="auto"/>
        <w:left w:val="none" w:sz="0" w:space="0" w:color="auto"/>
        <w:bottom w:val="none" w:sz="0" w:space="0" w:color="auto"/>
        <w:right w:val="none" w:sz="0" w:space="0" w:color="auto"/>
      </w:divBdr>
    </w:div>
    <w:div w:id="102186887">
      <w:bodyDiv w:val="1"/>
      <w:marLeft w:val="0"/>
      <w:marRight w:val="0"/>
      <w:marTop w:val="0"/>
      <w:marBottom w:val="0"/>
      <w:divBdr>
        <w:top w:val="none" w:sz="0" w:space="0" w:color="auto"/>
        <w:left w:val="none" w:sz="0" w:space="0" w:color="auto"/>
        <w:bottom w:val="none" w:sz="0" w:space="0" w:color="auto"/>
        <w:right w:val="none" w:sz="0" w:space="0" w:color="auto"/>
      </w:divBdr>
    </w:div>
    <w:div w:id="102648701">
      <w:bodyDiv w:val="1"/>
      <w:marLeft w:val="0"/>
      <w:marRight w:val="0"/>
      <w:marTop w:val="0"/>
      <w:marBottom w:val="0"/>
      <w:divBdr>
        <w:top w:val="none" w:sz="0" w:space="0" w:color="auto"/>
        <w:left w:val="none" w:sz="0" w:space="0" w:color="auto"/>
        <w:bottom w:val="none" w:sz="0" w:space="0" w:color="auto"/>
        <w:right w:val="none" w:sz="0" w:space="0" w:color="auto"/>
      </w:divBdr>
    </w:div>
    <w:div w:id="102771491">
      <w:bodyDiv w:val="1"/>
      <w:marLeft w:val="0"/>
      <w:marRight w:val="0"/>
      <w:marTop w:val="0"/>
      <w:marBottom w:val="0"/>
      <w:divBdr>
        <w:top w:val="none" w:sz="0" w:space="0" w:color="auto"/>
        <w:left w:val="none" w:sz="0" w:space="0" w:color="auto"/>
        <w:bottom w:val="none" w:sz="0" w:space="0" w:color="auto"/>
        <w:right w:val="none" w:sz="0" w:space="0" w:color="auto"/>
      </w:divBdr>
    </w:div>
    <w:div w:id="102773530">
      <w:bodyDiv w:val="1"/>
      <w:marLeft w:val="0"/>
      <w:marRight w:val="0"/>
      <w:marTop w:val="0"/>
      <w:marBottom w:val="0"/>
      <w:divBdr>
        <w:top w:val="none" w:sz="0" w:space="0" w:color="auto"/>
        <w:left w:val="none" w:sz="0" w:space="0" w:color="auto"/>
        <w:bottom w:val="none" w:sz="0" w:space="0" w:color="auto"/>
        <w:right w:val="none" w:sz="0" w:space="0" w:color="auto"/>
      </w:divBdr>
    </w:div>
    <w:div w:id="102774363">
      <w:bodyDiv w:val="1"/>
      <w:marLeft w:val="0"/>
      <w:marRight w:val="0"/>
      <w:marTop w:val="0"/>
      <w:marBottom w:val="0"/>
      <w:divBdr>
        <w:top w:val="none" w:sz="0" w:space="0" w:color="auto"/>
        <w:left w:val="none" w:sz="0" w:space="0" w:color="auto"/>
        <w:bottom w:val="none" w:sz="0" w:space="0" w:color="auto"/>
        <w:right w:val="none" w:sz="0" w:space="0" w:color="auto"/>
      </w:divBdr>
    </w:div>
    <w:div w:id="103042410">
      <w:bodyDiv w:val="1"/>
      <w:marLeft w:val="0"/>
      <w:marRight w:val="0"/>
      <w:marTop w:val="0"/>
      <w:marBottom w:val="0"/>
      <w:divBdr>
        <w:top w:val="none" w:sz="0" w:space="0" w:color="auto"/>
        <w:left w:val="none" w:sz="0" w:space="0" w:color="auto"/>
        <w:bottom w:val="none" w:sz="0" w:space="0" w:color="auto"/>
        <w:right w:val="none" w:sz="0" w:space="0" w:color="auto"/>
      </w:divBdr>
    </w:div>
    <w:div w:id="103236446">
      <w:bodyDiv w:val="1"/>
      <w:marLeft w:val="0"/>
      <w:marRight w:val="0"/>
      <w:marTop w:val="0"/>
      <w:marBottom w:val="0"/>
      <w:divBdr>
        <w:top w:val="none" w:sz="0" w:space="0" w:color="auto"/>
        <w:left w:val="none" w:sz="0" w:space="0" w:color="auto"/>
        <w:bottom w:val="none" w:sz="0" w:space="0" w:color="auto"/>
        <w:right w:val="none" w:sz="0" w:space="0" w:color="auto"/>
      </w:divBdr>
    </w:div>
    <w:div w:id="103308656">
      <w:bodyDiv w:val="1"/>
      <w:marLeft w:val="0"/>
      <w:marRight w:val="0"/>
      <w:marTop w:val="0"/>
      <w:marBottom w:val="0"/>
      <w:divBdr>
        <w:top w:val="none" w:sz="0" w:space="0" w:color="auto"/>
        <w:left w:val="none" w:sz="0" w:space="0" w:color="auto"/>
        <w:bottom w:val="none" w:sz="0" w:space="0" w:color="auto"/>
        <w:right w:val="none" w:sz="0" w:space="0" w:color="auto"/>
      </w:divBdr>
    </w:div>
    <w:div w:id="103312598">
      <w:bodyDiv w:val="1"/>
      <w:marLeft w:val="0"/>
      <w:marRight w:val="0"/>
      <w:marTop w:val="0"/>
      <w:marBottom w:val="0"/>
      <w:divBdr>
        <w:top w:val="none" w:sz="0" w:space="0" w:color="auto"/>
        <w:left w:val="none" w:sz="0" w:space="0" w:color="auto"/>
        <w:bottom w:val="none" w:sz="0" w:space="0" w:color="auto"/>
        <w:right w:val="none" w:sz="0" w:space="0" w:color="auto"/>
      </w:divBdr>
    </w:div>
    <w:div w:id="103355409">
      <w:bodyDiv w:val="1"/>
      <w:marLeft w:val="0"/>
      <w:marRight w:val="0"/>
      <w:marTop w:val="0"/>
      <w:marBottom w:val="0"/>
      <w:divBdr>
        <w:top w:val="none" w:sz="0" w:space="0" w:color="auto"/>
        <w:left w:val="none" w:sz="0" w:space="0" w:color="auto"/>
        <w:bottom w:val="none" w:sz="0" w:space="0" w:color="auto"/>
        <w:right w:val="none" w:sz="0" w:space="0" w:color="auto"/>
      </w:divBdr>
    </w:div>
    <w:div w:id="103692074">
      <w:bodyDiv w:val="1"/>
      <w:marLeft w:val="0"/>
      <w:marRight w:val="0"/>
      <w:marTop w:val="0"/>
      <w:marBottom w:val="0"/>
      <w:divBdr>
        <w:top w:val="none" w:sz="0" w:space="0" w:color="auto"/>
        <w:left w:val="none" w:sz="0" w:space="0" w:color="auto"/>
        <w:bottom w:val="none" w:sz="0" w:space="0" w:color="auto"/>
        <w:right w:val="none" w:sz="0" w:space="0" w:color="auto"/>
      </w:divBdr>
    </w:div>
    <w:div w:id="103814166">
      <w:bodyDiv w:val="1"/>
      <w:marLeft w:val="0"/>
      <w:marRight w:val="0"/>
      <w:marTop w:val="0"/>
      <w:marBottom w:val="0"/>
      <w:divBdr>
        <w:top w:val="none" w:sz="0" w:space="0" w:color="auto"/>
        <w:left w:val="none" w:sz="0" w:space="0" w:color="auto"/>
        <w:bottom w:val="none" w:sz="0" w:space="0" w:color="auto"/>
        <w:right w:val="none" w:sz="0" w:space="0" w:color="auto"/>
      </w:divBdr>
    </w:div>
    <w:div w:id="103959228">
      <w:bodyDiv w:val="1"/>
      <w:marLeft w:val="0"/>
      <w:marRight w:val="0"/>
      <w:marTop w:val="0"/>
      <w:marBottom w:val="0"/>
      <w:divBdr>
        <w:top w:val="none" w:sz="0" w:space="0" w:color="auto"/>
        <w:left w:val="none" w:sz="0" w:space="0" w:color="auto"/>
        <w:bottom w:val="none" w:sz="0" w:space="0" w:color="auto"/>
        <w:right w:val="none" w:sz="0" w:space="0" w:color="auto"/>
      </w:divBdr>
    </w:div>
    <w:div w:id="104155904">
      <w:bodyDiv w:val="1"/>
      <w:marLeft w:val="0"/>
      <w:marRight w:val="0"/>
      <w:marTop w:val="0"/>
      <w:marBottom w:val="0"/>
      <w:divBdr>
        <w:top w:val="none" w:sz="0" w:space="0" w:color="auto"/>
        <w:left w:val="none" w:sz="0" w:space="0" w:color="auto"/>
        <w:bottom w:val="none" w:sz="0" w:space="0" w:color="auto"/>
        <w:right w:val="none" w:sz="0" w:space="0" w:color="auto"/>
      </w:divBdr>
    </w:div>
    <w:div w:id="104424335">
      <w:bodyDiv w:val="1"/>
      <w:marLeft w:val="0"/>
      <w:marRight w:val="0"/>
      <w:marTop w:val="0"/>
      <w:marBottom w:val="0"/>
      <w:divBdr>
        <w:top w:val="none" w:sz="0" w:space="0" w:color="auto"/>
        <w:left w:val="none" w:sz="0" w:space="0" w:color="auto"/>
        <w:bottom w:val="none" w:sz="0" w:space="0" w:color="auto"/>
        <w:right w:val="none" w:sz="0" w:space="0" w:color="auto"/>
      </w:divBdr>
    </w:div>
    <w:div w:id="104546916">
      <w:bodyDiv w:val="1"/>
      <w:marLeft w:val="0"/>
      <w:marRight w:val="0"/>
      <w:marTop w:val="0"/>
      <w:marBottom w:val="0"/>
      <w:divBdr>
        <w:top w:val="none" w:sz="0" w:space="0" w:color="auto"/>
        <w:left w:val="none" w:sz="0" w:space="0" w:color="auto"/>
        <w:bottom w:val="none" w:sz="0" w:space="0" w:color="auto"/>
        <w:right w:val="none" w:sz="0" w:space="0" w:color="auto"/>
      </w:divBdr>
    </w:div>
    <w:div w:id="104689855">
      <w:bodyDiv w:val="1"/>
      <w:marLeft w:val="0"/>
      <w:marRight w:val="0"/>
      <w:marTop w:val="0"/>
      <w:marBottom w:val="0"/>
      <w:divBdr>
        <w:top w:val="none" w:sz="0" w:space="0" w:color="auto"/>
        <w:left w:val="none" w:sz="0" w:space="0" w:color="auto"/>
        <w:bottom w:val="none" w:sz="0" w:space="0" w:color="auto"/>
        <w:right w:val="none" w:sz="0" w:space="0" w:color="auto"/>
      </w:divBdr>
    </w:div>
    <w:div w:id="104811639">
      <w:bodyDiv w:val="1"/>
      <w:marLeft w:val="0"/>
      <w:marRight w:val="0"/>
      <w:marTop w:val="0"/>
      <w:marBottom w:val="0"/>
      <w:divBdr>
        <w:top w:val="none" w:sz="0" w:space="0" w:color="auto"/>
        <w:left w:val="none" w:sz="0" w:space="0" w:color="auto"/>
        <w:bottom w:val="none" w:sz="0" w:space="0" w:color="auto"/>
        <w:right w:val="none" w:sz="0" w:space="0" w:color="auto"/>
      </w:divBdr>
    </w:div>
    <w:div w:id="104815809">
      <w:bodyDiv w:val="1"/>
      <w:marLeft w:val="0"/>
      <w:marRight w:val="0"/>
      <w:marTop w:val="0"/>
      <w:marBottom w:val="0"/>
      <w:divBdr>
        <w:top w:val="none" w:sz="0" w:space="0" w:color="auto"/>
        <w:left w:val="none" w:sz="0" w:space="0" w:color="auto"/>
        <w:bottom w:val="none" w:sz="0" w:space="0" w:color="auto"/>
        <w:right w:val="none" w:sz="0" w:space="0" w:color="auto"/>
      </w:divBdr>
    </w:div>
    <w:div w:id="104858495">
      <w:bodyDiv w:val="1"/>
      <w:marLeft w:val="0"/>
      <w:marRight w:val="0"/>
      <w:marTop w:val="0"/>
      <w:marBottom w:val="0"/>
      <w:divBdr>
        <w:top w:val="none" w:sz="0" w:space="0" w:color="auto"/>
        <w:left w:val="none" w:sz="0" w:space="0" w:color="auto"/>
        <w:bottom w:val="none" w:sz="0" w:space="0" w:color="auto"/>
        <w:right w:val="none" w:sz="0" w:space="0" w:color="auto"/>
      </w:divBdr>
    </w:div>
    <w:div w:id="105197116">
      <w:bodyDiv w:val="1"/>
      <w:marLeft w:val="0"/>
      <w:marRight w:val="0"/>
      <w:marTop w:val="0"/>
      <w:marBottom w:val="0"/>
      <w:divBdr>
        <w:top w:val="none" w:sz="0" w:space="0" w:color="auto"/>
        <w:left w:val="none" w:sz="0" w:space="0" w:color="auto"/>
        <w:bottom w:val="none" w:sz="0" w:space="0" w:color="auto"/>
        <w:right w:val="none" w:sz="0" w:space="0" w:color="auto"/>
      </w:divBdr>
    </w:div>
    <w:div w:id="105513248">
      <w:bodyDiv w:val="1"/>
      <w:marLeft w:val="0"/>
      <w:marRight w:val="0"/>
      <w:marTop w:val="0"/>
      <w:marBottom w:val="0"/>
      <w:divBdr>
        <w:top w:val="none" w:sz="0" w:space="0" w:color="auto"/>
        <w:left w:val="none" w:sz="0" w:space="0" w:color="auto"/>
        <w:bottom w:val="none" w:sz="0" w:space="0" w:color="auto"/>
        <w:right w:val="none" w:sz="0" w:space="0" w:color="auto"/>
      </w:divBdr>
    </w:div>
    <w:div w:id="105538825">
      <w:bodyDiv w:val="1"/>
      <w:marLeft w:val="0"/>
      <w:marRight w:val="0"/>
      <w:marTop w:val="0"/>
      <w:marBottom w:val="0"/>
      <w:divBdr>
        <w:top w:val="none" w:sz="0" w:space="0" w:color="auto"/>
        <w:left w:val="none" w:sz="0" w:space="0" w:color="auto"/>
        <w:bottom w:val="none" w:sz="0" w:space="0" w:color="auto"/>
        <w:right w:val="none" w:sz="0" w:space="0" w:color="auto"/>
      </w:divBdr>
    </w:div>
    <w:div w:id="105544466">
      <w:bodyDiv w:val="1"/>
      <w:marLeft w:val="0"/>
      <w:marRight w:val="0"/>
      <w:marTop w:val="0"/>
      <w:marBottom w:val="0"/>
      <w:divBdr>
        <w:top w:val="none" w:sz="0" w:space="0" w:color="auto"/>
        <w:left w:val="none" w:sz="0" w:space="0" w:color="auto"/>
        <w:bottom w:val="none" w:sz="0" w:space="0" w:color="auto"/>
        <w:right w:val="none" w:sz="0" w:space="0" w:color="auto"/>
      </w:divBdr>
    </w:div>
    <w:div w:id="105731311">
      <w:bodyDiv w:val="1"/>
      <w:marLeft w:val="0"/>
      <w:marRight w:val="0"/>
      <w:marTop w:val="0"/>
      <w:marBottom w:val="0"/>
      <w:divBdr>
        <w:top w:val="none" w:sz="0" w:space="0" w:color="auto"/>
        <w:left w:val="none" w:sz="0" w:space="0" w:color="auto"/>
        <w:bottom w:val="none" w:sz="0" w:space="0" w:color="auto"/>
        <w:right w:val="none" w:sz="0" w:space="0" w:color="auto"/>
      </w:divBdr>
    </w:div>
    <w:div w:id="105928836">
      <w:bodyDiv w:val="1"/>
      <w:marLeft w:val="0"/>
      <w:marRight w:val="0"/>
      <w:marTop w:val="0"/>
      <w:marBottom w:val="0"/>
      <w:divBdr>
        <w:top w:val="none" w:sz="0" w:space="0" w:color="auto"/>
        <w:left w:val="none" w:sz="0" w:space="0" w:color="auto"/>
        <w:bottom w:val="none" w:sz="0" w:space="0" w:color="auto"/>
        <w:right w:val="none" w:sz="0" w:space="0" w:color="auto"/>
      </w:divBdr>
    </w:div>
    <w:div w:id="105933840">
      <w:bodyDiv w:val="1"/>
      <w:marLeft w:val="0"/>
      <w:marRight w:val="0"/>
      <w:marTop w:val="0"/>
      <w:marBottom w:val="0"/>
      <w:divBdr>
        <w:top w:val="none" w:sz="0" w:space="0" w:color="auto"/>
        <w:left w:val="none" w:sz="0" w:space="0" w:color="auto"/>
        <w:bottom w:val="none" w:sz="0" w:space="0" w:color="auto"/>
        <w:right w:val="none" w:sz="0" w:space="0" w:color="auto"/>
      </w:divBdr>
    </w:div>
    <w:div w:id="106119816">
      <w:bodyDiv w:val="1"/>
      <w:marLeft w:val="0"/>
      <w:marRight w:val="0"/>
      <w:marTop w:val="0"/>
      <w:marBottom w:val="0"/>
      <w:divBdr>
        <w:top w:val="none" w:sz="0" w:space="0" w:color="auto"/>
        <w:left w:val="none" w:sz="0" w:space="0" w:color="auto"/>
        <w:bottom w:val="none" w:sz="0" w:space="0" w:color="auto"/>
        <w:right w:val="none" w:sz="0" w:space="0" w:color="auto"/>
      </w:divBdr>
    </w:div>
    <w:div w:id="106122369">
      <w:bodyDiv w:val="1"/>
      <w:marLeft w:val="0"/>
      <w:marRight w:val="0"/>
      <w:marTop w:val="0"/>
      <w:marBottom w:val="0"/>
      <w:divBdr>
        <w:top w:val="none" w:sz="0" w:space="0" w:color="auto"/>
        <w:left w:val="none" w:sz="0" w:space="0" w:color="auto"/>
        <w:bottom w:val="none" w:sz="0" w:space="0" w:color="auto"/>
        <w:right w:val="none" w:sz="0" w:space="0" w:color="auto"/>
      </w:divBdr>
    </w:div>
    <w:div w:id="106237117">
      <w:bodyDiv w:val="1"/>
      <w:marLeft w:val="0"/>
      <w:marRight w:val="0"/>
      <w:marTop w:val="0"/>
      <w:marBottom w:val="0"/>
      <w:divBdr>
        <w:top w:val="none" w:sz="0" w:space="0" w:color="auto"/>
        <w:left w:val="none" w:sz="0" w:space="0" w:color="auto"/>
        <w:bottom w:val="none" w:sz="0" w:space="0" w:color="auto"/>
        <w:right w:val="none" w:sz="0" w:space="0" w:color="auto"/>
      </w:divBdr>
    </w:div>
    <w:div w:id="106314487">
      <w:bodyDiv w:val="1"/>
      <w:marLeft w:val="0"/>
      <w:marRight w:val="0"/>
      <w:marTop w:val="0"/>
      <w:marBottom w:val="0"/>
      <w:divBdr>
        <w:top w:val="none" w:sz="0" w:space="0" w:color="auto"/>
        <w:left w:val="none" w:sz="0" w:space="0" w:color="auto"/>
        <w:bottom w:val="none" w:sz="0" w:space="0" w:color="auto"/>
        <w:right w:val="none" w:sz="0" w:space="0" w:color="auto"/>
      </w:divBdr>
    </w:div>
    <w:div w:id="106388446">
      <w:bodyDiv w:val="1"/>
      <w:marLeft w:val="0"/>
      <w:marRight w:val="0"/>
      <w:marTop w:val="0"/>
      <w:marBottom w:val="0"/>
      <w:divBdr>
        <w:top w:val="none" w:sz="0" w:space="0" w:color="auto"/>
        <w:left w:val="none" w:sz="0" w:space="0" w:color="auto"/>
        <w:bottom w:val="none" w:sz="0" w:space="0" w:color="auto"/>
        <w:right w:val="none" w:sz="0" w:space="0" w:color="auto"/>
      </w:divBdr>
    </w:div>
    <w:div w:id="106389222">
      <w:bodyDiv w:val="1"/>
      <w:marLeft w:val="0"/>
      <w:marRight w:val="0"/>
      <w:marTop w:val="0"/>
      <w:marBottom w:val="0"/>
      <w:divBdr>
        <w:top w:val="none" w:sz="0" w:space="0" w:color="auto"/>
        <w:left w:val="none" w:sz="0" w:space="0" w:color="auto"/>
        <w:bottom w:val="none" w:sz="0" w:space="0" w:color="auto"/>
        <w:right w:val="none" w:sz="0" w:space="0" w:color="auto"/>
      </w:divBdr>
    </w:div>
    <w:div w:id="106390470">
      <w:bodyDiv w:val="1"/>
      <w:marLeft w:val="0"/>
      <w:marRight w:val="0"/>
      <w:marTop w:val="0"/>
      <w:marBottom w:val="0"/>
      <w:divBdr>
        <w:top w:val="none" w:sz="0" w:space="0" w:color="auto"/>
        <w:left w:val="none" w:sz="0" w:space="0" w:color="auto"/>
        <w:bottom w:val="none" w:sz="0" w:space="0" w:color="auto"/>
        <w:right w:val="none" w:sz="0" w:space="0" w:color="auto"/>
      </w:divBdr>
    </w:div>
    <w:div w:id="106432087">
      <w:bodyDiv w:val="1"/>
      <w:marLeft w:val="0"/>
      <w:marRight w:val="0"/>
      <w:marTop w:val="0"/>
      <w:marBottom w:val="0"/>
      <w:divBdr>
        <w:top w:val="none" w:sz="0" w:space="0" w:color="auto"/>
        <w:left w:val="none" w:sz="0" w:space="0" w:color="auto"/>
        <w:bottom w:val="none" w:sz="0" w:space="0" w:color="auto"/>
        <w:right w:val="none" w:sz="0" w:space="0" w:color="auto"/>
      </w:divBdr>
    </w:div>
    <w:div w:id="106702408">
      <w:bodyDiv w:val="1"/>
      <w:marLeft w:val="0"/>
      <w:marRight w:val="0"/>
      <w:marTop w:val="0"/>
      <w:marBottom w:val="0"/>
      <w:divBdr>
        <w:top w:val="none" w:sz="0" w:space="0" w:color="auto"/>
        <w:left w:val="none" w:sz="0" w:space="0" w:color="auto"/>
        <w:bottom w:val="none" w:sz="0" w:space="0" w:color="auto"/>
        <w:right w:val="none" w:sz="0" w:space="0" w:color="auto"/>
      </w:divBdr>
    </w:div>
    <w:div w:id="106703232">
      <w:bodyDiv w:val="1"/>
      <w:marLeft w:val="0"/>
      <w:marRight w:val="0"/>
      <w:marTop w:val="0"/>
      <w:marBottom w:val="0"/>
      <w:divBdr>
        <w:top w:val="none" w:sz="0" w:space="0" w:color="auto"/>
        <w:left w:val="none" w:sz="0" w:space="0" w:color="auto"/>
        <w:bottom w:val="none" w:sz="0" w:space="0" w:color="auto"/>
        <w:right w:val="none" w:sz="0" w:space="0" w:color="auto"/>
      </w:divBdr>
    </w:div>
    <w:div w:id="106704903">
      <w:bodyDiv w:val="1"/>
      <w:marLeft w:val="0"/>
      <w:marRight w:val="0"/>
      <w:marTop w:val="0"/>
      <w:marBottom w:val="0"/>
      <w:divBdr>
        <w:top w:val="none" w:sz="0" w:space="0" w:color="auto"/>
        <w:left w:val="none" w:sz="0" w:space="0" w:color="auto"/>
        <w:bottom w:val="none" w:sz="0" w:space="0" w:color="auto"/>
        <w:right w:val="none" w:sz="0" w:space="0" w:color="auto"/>
      </w:divBdr>
    </w:div>
    <w:div w:id="106824574">
      <w:bodyDiv w:val="1"/>
      <w:marLeft w:val="0"/>
      <w:marRight w:val="0"/>
      <w:marTop w:val="0"/>
      <w:marBottom w:val="0"/>
      <w:divBdr>
        <w:top w:val="none" w:sz="0" w:space="0" w:color="auto"/>
        <w:left w:val="none" w:sz="0" w:space="0" w:color="auto"/>
        <w:bottom w:val="none" w:sz="0" w:space="0" w:color="auto"/>
        <w:right w:val="none" w:sz="0" w:space="0" w:color="auto"/>
      </w:divBdr>
    </w:div>
    <w:div w:id="107435136">
      <w:bodyDiv w:val="1"/>
      <w:marLeft w:val="0"/>
      <w:marRight w:val="0"/>
      <w:marTop w:val="0"/>
      <w:marBottom w:val="0"/>
      <w:divBdr>
        <w:top w:val="none" w:sz="0" w:space="0" w:color="auto"/>
        <w:left w:val="none" w:sz="0" w:space="0" w:color="auto"/>
        <w:bottom w:val="none" w:sz="0" w:space="0" w:color="auto"/>
        <w:right w:val="none" w:sz="0" w:space="0" w:color="auto"/>
      </w:divBdr>
    </w:div>
    <w:div w:id="107890972">
      <w:bodyDiv w:val="1"/>
      <w:marLeft w:val="0"/>
      <w:marRight w:val="0"/>
      <w:marTop w:val="0"/>
      <w:marBottom w:val="0"/>
      <w:divBdr>
        <w:top w:val="none" w:sz="0" w:space="0" w:color="auto"/>
        <w:left w:val="none" w:sz="0" w:space="0" w:color="auto"/>
        <w:bottom w:val="none" w:sz="0" w:space="0" w:color="auto"/>
        <w:right w:val="none" w:sz="0" w:space="0" w:color="auto"/>
      </w:divBdr>
    </w:div>
    <w:div w:id="107896753">
      <w:bodyDiv w:val="1"/>
      <w:marLeft w:val="0"/>
      <w:marRight w:val="0"/>
      <w:marTop w:val="0"/>
      <w:marBottom w:val="0"/>
      <w:divBdr>
        <w:top w:val="none" w:sz="0" w:space="0" w:color="auto"/>
        <w:left w:val="none" w:sz="0" w:space="0" w:color="auto"/>
        <w:bottom w:val="none" w:sz="0" w:space="0" w:color="auto"/>
        <w:right w:val="none" w:sz="0" w:space="0" w:color="auto"/>
      </w:divBdr>
    </w:div>
    <w:div w:id="107967193">
      <w:bodyDiv w:val="1"/>
      <w:marLeft w:val="0"/>
      <w:marRight w:val="0"/>
      <w:marTop w:val="0"/>
      <w:marBottom w:val="0"/>
      <w:divBdr>
        <w:top w:val="none" w:sz="0" w:space="0" w:color="auto"/>
        <w:left w:val="none" w:sz="0" w:space="0" w:color="auto"/>
        <w:bottom w:val="none" w:sz="0" w:space="0" w:color="auto"/>
        <w:right w:val="none" w:sz="0" w:space="0" w:color="auto"/>
      </w:divBdr>
    </w:div>
    <w:div w:id="108010547">
      <w:bodyDiv w:val="1"/>
      <w:marLeft w:val="0"/>
      <w:marRight w:val="0"/>
      <w:marTop w:val="0"/>
      <w:marBottom w:val="0"/>
      <w:divBdr>
        <w:top w:val="none" w:sz="0" w:space="0" w:color="auto"/>
        <w:left w:val="none" w:sz="0" w:space="0" w:color="auto"/>
        <w:bottom w:val="none" w:sz="0" w:space="0" w:color="auto"/>
        <w:right w:val="none" w:sz="0" w:space="0" w:color="auto"/>
      </w:divBdr>
    </w:div>
    <w:div w:id="108083798">
      <w:bodyDiv w:val="1"/>
      <w:marLeft w:val="0"/>
      <w:marRight w:val="0"/>
      <w:marTop w:val="0"/>
      <w:marBottom w:val="0"/>
      <w:divBdr>
        <w:top w:val="none" w:sz="0" w:space="0" w:color="auto"/>
        <w:left w:val="none" w:sz="0" w:space="0" w:color="auto"/>
        <w:bottom w:val="none" w:sz="0" w:space="0" w:color="auto"/>
        <w:right w:val="none" w:sz="0" w:space="0" w:color="auto"/>
      </w:divBdr>
    </w:div>
    <w:div w:id="108092807">
      <w:bodyDiv w:val="1"/>
      <w:marLeft w:val="0"/>
      <w:marRight w:val="0"/>
      <w:marTop w:val="0"/>
      <w:marBottom w:val="0"/>
      <w:divBdr>
        <w:top w:val="none" w:sz="0" w:space="0" w:color="auto"/>
        <w:left w:val="none" w:sz="0" w:space="0" w:color="auto"/>
        <w:bottom w:val="none" w:sz="0" w:space="0" w:color="auto"/>
        <w:right w:val="none" w:sz="0" w:space="0" w:color="auto"/>
      </w:divBdr>
    </w:div>
    <w:div w:id="108164658">
      <w:bodyDiv w:val="1"/>
      <w:marLeft w:val="0"/>
      <w:marRight w:val="0"/>
      <w:marTop w:val="0"/>
      <w:marBottom w:val="0"/>
      <w:divBdr>
        <w:top w:val="none" w:sz="0" w:space="0" w:color="auto"/>
        <w:left w:val="none" w:sz="0" w:space="0" w:color="auto"/>
        <w:bottom w:val="none" w:sz="0" w:space="0" w:color="auto"/>
        <w:right w:val="none" w:sz="0" w:space="0" w:color="auto"/>
      </w:divBdr>
    </w:div>
    <w:div w:id="108165247">
      <w:bodyDiv w:val="1"/>
      <w:marLeft w:val="0"/>
      <w:marRight w:val="0"/>
      <w:marTop w:val="0"/>
      <w:marBottom w:val="0"/>
      <w:divBdr>
        <w:top w:val="none" w:sz="0" w:space="0" w:color="auto"/>
        <w:left w:val="none" w:sz="0" w:space="0" w:color="auto"/>
        <w:bottom w:val="none" w:sz="0" w:space="0" w:color="auto"/>
        <w:right w:val="none" w:sz="0" w:space="0" w:color="auto"/>
      </w:divBdr>
    </w:div>
    <w:div w:id="108205999">
      <w:bodyDiv w:val="1"/>
      <w:marLeft w:val="0"/>
      <w:marRight w:val="0"/>
      <w:marTop w:val="0"/>
      <w:marBottom w:val="0"/>
      <w:divBdr>
        <w:top w:val="none" w:sz="0" w:space="0" w:color="auto"/>
        <w:left w:val="none" w:sz="0" w:space="0" w:color="auto"/>
        <w:bottom w:val="none" w:sz="0" w:space="0" w:color="auto"/>
        <w:right w:val="none" w:sz="0" w:space="0" w:color="auto"/>
      </w:divBdr>
    </w:div>
    <w:div w:id="108473951">
      <w:bodyDiv w:val="1"/>
      <w:marLeft w:val="0"/>
      <w:marRight w:val="0"/>
      <w:marTop w:val="0"/>
      <w:marBottom w:val="0"/>
      <w:divBdr>
        <w:top w:val="none" w:sz="0" w:space="0" w:color="auto"/>
        <w:left w:val="none" w:sz="0" w:space="0" w:color="auto"/>
        <w:bottom w:val="none" w:sz="0" w:space="0" w:color="auto"/>
        <w:right w:val="none" w:sz="0" w:space="0" w:color="auto"/>
      </w:divBdr>
    </w:div>
    <w:div w:id="108554898">
      <w:bodyDiv w:val="1"/>
      <w:marLeft w:val="0"/>
      <w:marRight w:val="0"/>
      <w:marTop w:val="0"/>
      <w:marBottom w:val="0"/>
      <w:divBdr>
        <w:top w:val="none" w:sz="0" w:space="0" w:color="auto"/>
        <w:left w:val="none" w:sz="0" w:space="0" w:color="auto"/>
        <w:bottom w:val="none" w:sz="0" w:space="0" w:color="auto"/>
        <w:right w:val="none" w:sz="0" w:space="0" w:color="auto"/>
      </w:divBdr>
    </w:div>
    <w:div w:id="108623546">
      <w:bodyDiv w:val="1"/>
      <w:marLeft w:val="0"/>
      <w:marRight w:val="0"/>
      <w:marTop w:val="0"/>
      <w:marBottom w:val="0"/>
      <w:divBdr>
        <w:top w:val="none" w:sz="0" w:space="0" w:color="auto"/>
        <w:left w:val="none" w:sz="0" w:space="0" w:color="auto"/>
        <w:bottom w:val="none" w:sz="0" w:space="0" w:color="auto"/>
        <w:right w:val="none" w:sz="0" w:space="0" w:color="auto"/>
      </w:divBdr>
    </w:div>
    <w:div w:id="108790870">
      <w:bodyDiv w:val="1"/>
      <w:marLeft w:val="0"/>
      <w:marRight w:val="0"/>
      <w:marTop w:val="0"/>
      <w:marBottom w:val="0"/>
      <w:divBdr>
        <w:top w:val="none" w:sz="0" w:space="0" w:color="auto"/>
        <w:left w:val="none" w:sz="0" w:space="0" w:color="auto"/>
        <w:bottom w:val="none" w:sz="0" w:space="0" w:color="auto"/>
        <w:right w:val="none" w:sz="0" w:space="0" w:color="auto"/>
      </w:divBdr>
    </w:div>
    <w:div w:id="108819691">
      <w:bodyDiv w:val="1"/>
      <w:marLeft w:val="0"/>
      <w:marRight w:val="0"/>
      <w:marTop w:val="0"/>
      <w:marBottom w:val="0"/>
      <w:divBdr>
        <w:top w:val="none" w:sz="0" w:space="0" w:color="auto"/>
        <w:left w:val="none" w:sz="0" w:space="0" w:color="auto"/>
        <w:bottom w:val="none" w:sz="0" w:space="0" w:color="auto"/>
        <w:right w:val="none" w:sz="0" w:space="0" w:color="auto"/>
      </w:divBdr>
    </w:div>
    <w:div w:id="108936422">
      <w:bodyDiv w:val="1"/>
      <w:marLeft w:val="0"/>
      <w:marRight w:val="0"/>
      <w:marTop w:val="0"/>
      <w:marBottom w:val="0"/>
      <w:divBdr>
        <w:top w:val="none" w:sz="0" w:space="0" w:color="auto"/>
        <w:left w:val="none" w:sz="0" w:space="0" w:color="auto"/>
        <w:bottom w:val="none" w:sz="0" w:space="0" w:color="auto"/>
        <w:right w:val="none" w:sz="0" w:space="0" w:color="auto"/>
      </w:divBdr>
    </w:div>
    <w:div w:id="108937960">
      <w:bodyDiv w:val="1"/>
      <w:marLeft w:val="0"/>
      <w:marRight w:val="0"/>
      <w:marTop w:val="0"/>
      <w:marBottom w:val="0"/>
      <w:divBdr>
        <w:top w:val="none" w:sz="0" w:space="0" w:color="auto"/>
        <w:left w:val="none" w:sz="0" w:space="0" w:color="auto"/>
        <w:bottom w:val="none" w:sz="0" w:space="0" w:color="auto"/>
        <w:right w:val="none" w:sz="0" w:space="0" w:color="auto"/>
      </w:divBdr>
    </w:div>
    <w:div w:id="109084246">
      <w:bodyDiv w:val="1"/>
      <w:marLeft w:val="0"/>
      <w:marRight w:val="0"/>
      <w:marTop w:val="0"/>
      <w:marBottom w:val="0"/>
      <w:divBdr>
        <w:top w:val="none" w:sz="0" w:space="0" w:color="auto"/>
        <w:left w:val="none" w:sz="0" w:space="0" w:color="auto"/>
        <w:bottom w:val="none" w:sz="0" w:space="0" w:color="auto"/>
        <w:right w:val="none" w:sz="0" w:space="0" w:color="auto"/>
      </w:divBdr>
    </w:div>
    <w:div w:id="109128400">
      <w:bodyDiv w:val="1"/>
      <w:marLeft w:val="0"/>
      <w:marRight w:val="0"/>
      <w:marTop w:val="0"/>
      <w:marBottom w:val="0"/>
      <w:divBdr>
        <w:top w:val="none" w:sz="0" w:space="0" w:color="auto"/>
        <w:left w:val="none" w:sz="0" w:space="0" w:color="auto"/>
        <w:bottom w:val="none" w:sz="0" w:space="0" w:color="auto"/>
        <w:right w:val="none" w:sz="0" w:space="0" w:color="auto"/>
      </w:divBdr>
    </w:div>
    <w:div w:id="109327754">
      <w:bodyDiv w:val="1"/>
      <w:marLeft w:val="0"/>
      <w:marRight w:val="0"/>
      <w:marTop w:val="0"/>
      <w:marBottom w:val="0"/>
      <w:divBdr>
        <w:top w:val="none" w:sz="0" w:space="0" w:color="auto"/>
        <w:left w:val="none" w:sz="0" w:space="0" w:color="auto"/>
        <w:bottom w:val="none" w:sz="0" w:space="0" w:color="auto"/>
        <w:right w:val="none" w:sz="0" w:space="0" w:color="auto"/>
      </w:divBdr>
    </w:div>
    <w:div w:id="110251396">
      <w:bodyDiv w:val="1"/>
      <w:marLeft w:val="0"/>
      <w:marRight w:val="0"/>
      <w:marTop w:val="0"/>
      <w:marBottom w:val="0"/>
      <w:divBdr>
        <w:top w:val="none" w:sz="0" w:space="0" w:color="auto"/>
        <w:left w:val="none" w:sz="0" w:space="0" w:color="auto"/>
        <w:bottom w:val="none" w:sz="0" w:space="0" w:color="auto"/>
        <w:right w:val="none" w:sz="0" w:space="0" w:color="auto"/>
      </w:divBdr>
    </w:div>
    <w:div w:id="110320557">
      <w:bodyDiv w:val="1"/>
      <w:marLeft w:val="0"/>
      <w:marRight w:val="0"/>
      <w:marTop w:val="0"/>
      <w:marBottom w:val="0"/>
      <w:divBdr>
        <w:top w:val="none" w:sz="0" w:space="0" w:color="auto"/>
        <w:left w:val="none" w:sz="0" w:space="0" w:color="auto"/>
        <w:bottom w:val="none" w:sz="0" w:space="0" w:color="auto"/>
        <w:right w:val="none" w:sz="0" w:space="0" w:color="auto"/>
      </w:divBdr>
    </w:div>
    <w:div w:id="110323637">
      <w:bodyDiv w:val="1"/>
      <w:marLeft w:val="0"/>
      <w:marRight w:val="0"/>
      <w:marTop w:val="0"/>
      <w:marBottom w:val="0"/>
      <w:divBdr>
        <w:top w:val="none" w:sz="0" w:space="0" w:color="auto"/>
        <w:left w:val="none" w:sz="0" w:space="0" w:color="auto"/>
        <w:bottom w:val="none" w:sz="0" w:space="0" w:color="auto"/>
        <w:right w:val="none" w:sz="0" w:space="0" w:color="auto"/>
      </w:divBdr>
    </w:div>
    <w:div w:id="110632208">
      <w:bodyDiv w:val="1"/>
      <w:marLeft w:val="0"/>
      <w:marRight w:val="0"/>
      <w:marTop w:val="0"/>
      <w:marBottom w:val="0"/>
      <w:divBdr>
        <w:top w:val="none" w:sz="0" w:space="0" w:color="auto"/>
        <w:left w:val="none" w:sz="0" w:space="0" w:color="auto"/>
        <w:bottom w:val="none" w:sz="0" w:space="0" w:color="auto"/>
        <w:right w:val="none" w:sz="0" w:space="0" w:color="auto"/>
      </w:divBdr>
    </w:div>
    <w:div w:id="110786113">
      <w:bodyDiv w:val="1"/>
      <w:marLeft w:val="0"/>
      <w:marRight w:val="0"/>
      <w:marTop w:val="0"/>
      <w:marBottom w:val="0"/>
      <w:divBdr>
        <w:top w:val="none" w:sz="0" w:space="0" w:color="auto"/>
        <w:left w:val="none" w:sz="0" w:space="0" w:color="auto"/>
        <w:bottom w:val="none" w:sz="0" w:space="0" w:color="auto"/>
        <w:right w:val="none" w:sz="0" w:space="0" w:color="auto"/>
      </w:divBdr>
    </w:div>
    <w:div w:id="111095708">
      <w:bodyDiv w:val="1"/>
      <w:marLeft w:val="0"/>
      <w:marRight w:val="0"/>
      <w:marTop w:val="0"/>
      <w:marBottom w:val="0"/>
      <w:divBdr>
        <w:top w:val="none" w:sz="0" w:space="0" w:color="auto"/>
        <w:left w:val="none" w:sz="0" w:space="0" w:color="auto"/>
        <w:bottom w:val="none" w:sz="0" w:space="0" w:color="auto"/>
        <w:right w:val="none" w:sz="0" w:space="0" w:color="auto"/>
      </w:divBdr>
    </w:div>
    <w:div w:id="111168484">
      <w:bodyDiv w:val="1"/>
      <w:marLeft w:val="0"/>
      <w:marRight w:val="0"/>
      <w:marTop w:val="0"/>
      <w:marBottom w:val="0"/>
      <w:divBdr>
        <w:top w:val="none" w:sz="0" w:space="0" w:color="auto"/>
        <w:left w:val="none" w:sz="0" w:space="0" w:color="auto"/>
        <w:bottom w:val="none" w:sz="0" w:space="0" w:color="auto"/>
        <w:right w:val="none" w:sz="0" w:space="0" w:color="auto"/>
      </w:divBdr>
    </w:div>
    <w:div w:id="111171490">
      <w:bodyDiv w:val="1"/>
      <w:marLeft w:val="0"/>
      <w:marRight w:val="0"/>
      <w:marTop w:val="0"/>
      <w:marBottom w:val="0"/>
      <w:divBdr>
        <w:top w:val="none" w:sz="0" w:space="0" w:color="auto"/>
        <w:left w:val="none" w:sz="0" w:space="0" w:color="auto"/>
        <w:bottom w:val="none" w:sz="0" w:space="0" w:color="auto"/>
        <w:right w:val="none" w:sz="0" w:space="0" w:color="auto"/>
      </w:divBdr>
    </w:div>
    <w:div w:id="111293902">
      <w:bodyDiv w:val="1"/>
      <w:marLeft w:val="0"/>
      <w:marRight w:val="0"/>
      <w:marTop w:val="0"/>
      <w:marBottom w:val="0"/>
      <w:divBdr>
        <w:top w:val="none" w:sz="0" w:space="0" w:color="auto"/>
        <w:left w:val="none" w:sz="0" w:space="0" w:color="auto"/>
        <w:bottom w:val="none" w:sz="0" w:space="0" w:color="auto"/>
        <w:right w:val="none" w:sz="0" w:space="0" w:color="auto"/>
      </w:divBdr>
    </w:div>
    <w:div w:id="111364760">
      <w:bodyDiv w:val="1"/>
      <w:marLeft w:val="0"/>
      <w:marRight w:val="0"/>
      <w:marTop w:val="0"/>
      <w:marBottom w:val="0"/>
      <w:divBdr>
        <w:top w:val="none" w:sz="0" w:space="0" w:color="auto"/>
        <w:left w:val="none" w:sz="0" w:space="0" w:color="auto"/>
        <w:bottom w:val="none" w:sz="0" w:space="0" w:color="auto"/>
        <w:right w:val="none" w:sz="0" w:space="0" w:color="auto"/>
      </w:divBdr>
    </w:div>
    <w:div w:id="112017189">
      <w:bodyDiv w:val="1"/>
      <w:marLeft w:val="0"/>
      <w:marRight w:val="0"/>
      <w:marTop w:val="0"/>
      <w:marBottom w:val="0"/>
      <w:divBdr>
        <w:top w:val="none" w:sz="0" w:space="0" w:color="auto"/>
        <w:left w:val="none" w:sz="0" w:space="0" w:color="auto"/>
        <w:bottom w:val="none" w:sz="0" w:space="0" w:color="auto"/>
        <w:right w:val="none" w:sz="0" w:space="0" w:color="auto"/>
      </w:divBdr>
    </w:div>
    <w:div w:id="112095306">
      <w:bodyDiv w:val="1"/>
      <w:marLeft w:val="0"/>
      <w:marRight w:val="0"/>
      <w:marTop w:val="0"/>
      <w:marBottom w:val="0"/>
      <w:divBdr>
        <w:top w:val="none" w:sz="0" w:space="0" w:color="auto"/>
        <w:left w:val="none" w:sz="0" w:space="0" w:color="auto"/>
        <w:bottom w:val="none" w:sz="0" w:space="0" w:color="auto"/>
        <w:right w:val="none" w:sz="0" w:space="0" w:color="auto"/>
      </w:divBdr>
    </w:div>
    <w:div w:id="112210129">
      <w:bodyDiv w:val="1"/>
      <w:marLeft w:val="0"/>
      <w:marRight w:val="0"/>
      <w:marTop w:val="0"/>
      <w:marBottom w:val="0"/>
      <w:divBdr>
        <w:top w:val="none" w:sz="0" w:space="0" w:color="auto"/>
        <w:left w:val="none" w:sz="0" w:space="0" w:color="auto"/>
        <w:bottom w:val="none" w:sz="0" w:space="0" w:color="auto"/>
        <w:right w:val="none" w:sz="0" w:space="0" w:color="auto"/>
      </w:divBdr>
    </w:div>
    <w:div w:id="112215400">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2406216">
      <w:bodyDiv w:val="1"/>
      <w:marLeft w:val="0"/>
      <w:marRight w:val="0"/>
      <w:marTop w:val="0"/>
      <w:marBottom w:val="0"/>
      <w:divBdr>
        <w:top w:val="none" w:sz="0" w:space="0" w:color="auto"/>
        <w:left w:val="none" w:sz="0" w:space="0" w:color="auto"/>
        <w:bottom w:val="none" w:sz="0" w:space="0" w:color="auto"/>
        <w:right w:val="none" w:sz="0" w:space="0" w:color="auto"/>
      </w:divBdr>
    </w:div>
    <w:div w:id="112678158">
      <w:bodyDiv w:val="1"/>
      <w:marLeft w:val="0"/>
      <w:marRight w:val="0"/>
      <w:marTop w:val="0"/>
      <w:marBottom w:val="0"/>
      <w:divBdr>
        <w:top w:val="none" w:sz="0" w:space="0" w:color="auto"/>
        <w:left w:val="none" w:sz="0" w:space="0" w:color="auto"/>
        <w:bottom w:val="none" w:sz="0" w:space="0" w:color="auto"/>
        <w:right w:val="none" w:sz="0" w:space="0" w:color="auto"/>
      </w:divBdr>
    </w:div>
    <w:div w:id="112794229">
      <w:bodyDiv w:val="1"/>
      <w:marLeft w:val="0"/>
      <w:marRight w:val="0"/>
      <w:marTop w:val="0"/>
      <w:marBottom w:val="0"/>
      <w:divBdr>
        <w:top w:val="none" w:sz="0" w:space="0" w:color="auto"/>
        <w:left w:val="none" w:sz="0" w:space="0" w:color="auto"/>
        <w:bottom w:val="none" w:sz="0" w:space="0" w:color="auto"/>
        <w:right w:val="none" w:sz="0" w:space="0" w:color="auto"/>
      </w:divBdr>
    </w:div>
    <w:div w:id="113141503">
      <w:bodyDiv w:val="1"/>
      <w:marLeft w:val="0"/>
      <w:marRight w:val="0"/>
      <w:marTop w:val="0"/>
      <w:marBottom w:val="0"/>
      <w:divBdr>
        <w:top w:val="none" w:sz="0" w:space="0" w:color="auto"/>
        <w:left w:val="none" w:sz="0" w:space="0" w:color="auto"/>
        <w:bottom w:val="none" w:sz="0" w:space="0" w:color="auto"/>
        <w:right w:val="none" w:sz="0" w:space="0" w:color="auto"/>
      </w:divBdr>
    </w:div>
    <w:div w:id="113252079">
      <w:bodyDiv w:val="1"/>
      <w:marLeft w:val="0"/>
      <w:marRight w:val="0"/>
      <w:marTop w:val="0"/>
      <w:marBottom w:val="0"/>
      <w:divBdr>
        <w:top w:val="none" w:sz="0" w:space="0" w:color="auto"/>
        <w:left w:val="none" w:sz="0" w:space="0" w:color="auto"/>
        <w:bottom w:val="none" w:sz="0" w:space="0" w:color="auto"/>
        <w:right w:val="none" w:sz="0" w:space="0" w:color="auto"/>
      </w:divBdr>
    </w:div>
    <w:div w:id="113256222">
      <w:bodyDiv w:val="1"/>
      <w:marLeft w:val="0"/>
      <w:marRight w:val="0"/>
      <w:marTop w:val="0"/>
      <w:marBottom w:val="0"/>
      <w:divBdr>
        <w:top w:val="none" w:sz="0" w:space="0" w:color="auto"/>
        <w:left w:val="none" w:sz="0" w:space="0" w:color="auto"/>
        <w:bottom w:val="none" w:sz="0" w:space="0" w:color="auto"/>
        <w:right w:val="none" w:sz="0" w:space="0" w:color="auto"/>
      </w:divBdr>
    </w:div>
    <w:div w:id="113328260">
      <w:bodyDiv w:val="1"/>
      <w:marLeft w:val="0"/>
      <w:marRight w:val="0"/>
      <w:marTop w:val="0"/>
      <w:marBottom w:val="0"/>
      <w:divBdr>
        <w:top w:val="none" w:sz="0" w:space="0" w:color="auto"/>
        <w:left w:val="none" w:sz="0" w:space="0" w:color="auto"/>
        <w:bottom w:val="none" w:sz="0" w:space="0" w:color="auto"/>
        <w:right w:val="none" w:sz="0" w:space="0" w:color="auto"/>
      </w:divBdr>
    </w:div>
    <w:div w:id="113377586">
      <w:bodyDiv w:val="1"/>
      <w:marLeft w:val="0"/>
      <w:marRight w:val="0"/>
      <w:marTop w:val="0"/>
      <w:marBottom w:val="0"/>
      <w:divBdr>
        <w:top w:val="none" w:sz="0" w:space="0" w:color="auto"/>
        <w:left w:val="none" w:sz="0" w:space="0" w:color="auto"/>
        <w:bottom w:val="none" w:sz="0" w:space="0" w:color="auto"/>
        <w:right w:val="none" w:sz="0" w:space="0" w:color="auto"/>
      </w:divBdr>
    </w:div>
    <w:div w:id="113715717">
      <w:bodyDiv w:val="1"/>
      <w:marLeft w:val="0"/>
      <w:marRight w:val="0"/>
      <w:marTop w:val="0"/>
      <w:marBottom w:val="0"/>
      <w:divBdr>
        <w:top w:val="none" w:sz="0" w:space="0" w:color="auto"/>
        <w:left w:val="none" w:sz="0" w:space="0" w:color="auto"/>
        <w:bottom w:val="none" w:sz="0" w:space="0" w:color="auto"/>
        <w:right w:val="none" w:sz="0" w:space="0" w:color="auto"/>
      </w:divBdr>
    </w:div>
    <w:div w:id="114058903">
      <w:bodyDiv w:val="1"/>
      <w:marLeft w:val="0"/>
      <w:marRight w:val="0"/>
      <w:marTop w:val="0"/>
      <w:marBottom w:val="0"/>
      <w:divBdr>
        <w:top w:val="none" w:sz="0" w:space="0" w:color="auto"/>
        <w:left w:val="none" w:sz="0" w:space="0" w:color="auto"/>
        <w:bottom w:val="none" w:sz="0" w:space="0" w:color="auto"/>
        <w:right w:val="none" w:sz="0" w:space="0" w:color="auto"/>
      </w:divBdr>
    </w:div>
    <w:div w:id="114251853">
      <w:bodyDiv w:val="1"/>
      <w:marLeft w:val="0"/>
      <w:marRight w:val="0"/>
      <w:marTop w:val="0"/>
      <w:marBottom w:val="0"/>
      <w:divBdr>
        <w:top w:val="none" w:sz="0" w:space="0" w:color="auto"/>
        <w:left w:val="none" w:sz="0" w:space="0" w:color="auto"/>
        <w:bottom w:val="none" w:sz="0" w:space="0" w:color="auto"/>
        <w:right w:val="none" w:sz="0" w:space="0" w:color="auto"/>
      </w:divBdr>
    </w:div>
    <w:div w:id="114259610">
      <w:bodyDiv w:val="1"/>
      <w:marLeft w:val="0"/>
      <w:marRight w:val="0"/>
      <w:marTop w:val="0"/>
      <w:marBottom w:val="0"/>
      <w:divBdr>
        <w:top w:val="none" w:sz="0" w:space="0" w:color="auto"/>
        <w:left w:val="none" w:sz="0" w:space="0" w:color="auto"/>
        <w:bottom w:val="none" w:sz="0" w:space="0" w:color="auto"/>
        <w:right w:val="none" w:sz="0" w:space="0" w:color="auto"/>
      </w:divBdr>
    </w:div>
    <w:div w:id="114372599">
      <w:bodyDiv w:val="1"/>
      <w:marLeft w:val="0"/>
      <w:marRight w:val="0"/>
      <w:marTop w:val="0"/>
      <w:marBottom w:val="0"/>
      <w:divBdr>
        <w:top w:val="none" w:sz="0" w:space="0" w:color="auto"/>
        <w:left w:val="none" w:sz="0" w:space="0" w:color="auto"/>
        <w:bottom w:val="none" w:sz="0" w:space="0" w:color="auto"/>
        <w:right w:val="none" w:sz="0" w:space="0" w:color="auto"/>
      </w:divBdr>
    </w:div>
    <w:div w:id="114565080">
      <w:bodyDiv w:val="1"/>
      <w:marLeft w:val="0"/>
      <w:marRight w:val="0"/>
      <w:marTop w:val="0"/>
      <w:marBottom w:val="0"/>
      <w:divBdr>
        <w:top w:val="none" w:sz="0" w:space="0" w:color="auto"/>
        <w:left w:val="none" w:sz="0" w:space="0" w:color="auto"/>
        <w:bottom w:val="none" w:sz="0" w:space="0" w:color="auto"/>
        <w:right w:val="none" w:sz="0" w:space="0" w:color="auto"/>
      </w:divBdr>
    </w:div>
    <w:div w:id="114718191">
      <w:bodyDiv w:val="1"/>
      <w:marLeft w:val="0"/>
      <w:marRight w:val="0"/>
      <w:marTop w:val="0"/>
      <w:marBottom w:val="0"/>
      <w:divBdr>
        <w:top w:val="none" w:sz="0" w:space="0" w:color="auto"/>
        <w:left w:val="none" w:sz="0" w:space="0" w:color="auto"/>
        <w:bottom w:val="none" w:sz="0" w:space="0" w:color="auto"/>
        <w:right w:val="none" w:sz="0" w:space="0" w:color="auto"/>
      </w:divBdr>
    </w:div>
    <w:div w:id="114759271">
      <w:bodyDiv w:val="1"/>
      <w:marLeft w:val="0"/>
      <w:marRight w:val="0"/>
      <w:marTop w:val="0"/>
      <w:marBottom w:val="0"/>
      <w:divBdr>
        <w:top w:val="none" w:sz="0" w:space="0" w:color="auto"/>
        <w:left w:val="none" w:sz="0" w:space="0" w:color="auto"/>
        <w:bottom w:val="none" w:sz="0" w:space="0" w:color="auto"/>
        <w:right w:val="none" w:sz="0" w:space="0" w:color="auto"/>
      </w:divBdr>
    </w:div>
    <w:div w:id="114909767">
      <w:bodyDiv w:val="1"/>
      <w:marLeft w:val="0"/>
      <w:marRight w:val="0"/>
      <w:marTop w:val="0"/>
      <w:marBottom w:val="0"/>
      <w:divBdr>
        <w:top w:val="none" w:sz="0" w:space="0" w:color="auto"/>
        <w:left w:val="none" w:sz="0" w:space="0" w:color="auto"/>
        <w:bottom w:val="none" w:sz="0" w:space="0" w:color="auto"/>
        <w:right w:val="none" w:sz="0" w:space="0" w:color="auto"/>
      </w:divBdr>
    </w:div>
    <w:div w:id="114912522">
      <w:bodyDiv w:val="1"/>
      <w:marLeft w:val="0"/>
      <w:marRight w:val="0"/>
      <w:marTop w:val="0"/>
      <w:marBottom w:val="0"/>
      <w:divBdr>
        <w:top w:val="none" w:sz="0" w:space="0" w:color="auto"/>
        <w:left w:val="none" w:sz="0" w:space="0" w:color="auto"/>
        <w:bottom w:val="none" w:sz="0" w:space="0" w:color="auto"/>
        <w:right w:val="none" w:sz="0" w:space="0" w:color="auto"/>
      </w:divBdr>
    </w:div>
    <w:div w:id="115375944">
      <w:bodyDiv w:val="1"/>
      <w:marLeft w:val="0"/>
      <w:marRight w:val="0"/>
      <w:marTop w:val="0"/>
      <w:marBottom w:val="0"/>
      <w:divBdr>
        <w:top w:val="none" w:sz="0" w:space="0" w:color="auto"/>
        <w:left w:val="none" w:sz="0" w:space="0" w:color="auto"/>
        <w:bottom w:val="none" w:sz="0" w:space="0" w:color="auto"/>
        <w:right w:val="none" w:sz="0" w:space="0" w:color="auto"/>
      </w:divBdr>
    </w:div>
    <w:div w:id="115560816">
      <w:bodyDiv w:val="1"/>
      <w:marLeft w:val="0"/>
      <w:marRight w:val="0"/>
      <w:marTop w:val="0"/>
      <w:marBottom w:val="0"/>
      <w:divBdr>
        <w:top w:val="none" w:sz="0" w:space="0" w:color="auto"/>
        <w:left w:val="none" w:sz="0" w:space="0" w:color="auto"/>
        <w:bottom w:val="none" w:sz="0" w:space="0" w:color="auto"/>
        <w:right w:val="none" w:sz="0" w:space="0" w:color="auto"/>
      </w:divBdr>
    </w:div>
    <w:div w:id="115610283">
      <w:bodyDiv w:val="1"/>
      <w:marLeft w:val="0"/>
      <w:marRight w:val="0"/>
      <w:marTop w:val="0"/>
      <w:marBottom w:val="0"/>
      <w:divBdr>
        <w:top w:val="none" w:sz="0" w:space="0" w:color="auto"/>
        <w:left w:val="none" w:sz="0" w:space="0" w:color="auto"/>
        <w:bottom w:val="none" w:sz="0" w:space="0" w:color="auto"/>
        <w:right w:val="none" w:sz="0" w:space="0" w:color="auto"/>
      </w:divBdr>
    </w:div>
    <w:div w:id="115875980">
      <w:bodyDiv w:val="1"/>
      <w:marLeft w:val="0"/>
      <w:marRight w:val="0"/>
      <w:marTop w:val="0"/>
      <w:marBottom w:val="0"/>
      <w:divBdr>
        <w:top w:val="none" w:sz="0" w:space="0" w:color="auto"/>
        <w:left w:val="none" w:sz="0" w:space="0" w:color="auto"/>
        <w:bottom w:val="none" w:sz="0" w:space="0" w:color="auto"/>
        <w:right w:val="none" w:sz="0" w:space="0" w:color="auto"/>
      </w:divBdr>
    </w:div>
    <w:div w:id="116028081">
      <w:bodyDiv w:val="1"/>
      <w:marLeft w:val="0"/>
      <w:marRight w:val="0"/>
      <w:marTop w:val="0"/>
      <w:marBottom w:val="0"/>
      <w:divBdr>
        <w:top w:val="none" w:sz="0" w:space="0" w:color="auto"/>
        <w:left w:val="none" w:sz="0" w:space="0" w:color="auto"/>
        <w:bottom w:val="none" w:sz="0" w:space="0" w:color="auto"/>
        <w:right w:val="none" w:sz="0" w:space="0" w:color="auto"/>
      </w:divBdr>
    </w:div>
    <w:div w:id="116071042">
      <w:bodyDiv w:val="1"/>
      <w:marLeft w:val="0"/>
      <w:marRight w:val="0"/>
      <w:marTop w:val="0"/>
      <w:marBottom w:val="0"/>
      <w:divBdr>
        <w:top w:val="none" w:sz="0" w:space="0" w:color="auto"/>
        <w:left w:val="none" w:sz="0" w:space="0" w:color="auto"/>
        <w:bottom w:val="none" w:sz="0" w:space="0" w:color="auto"/>
        <w:right w:val="none" w:sz="0" w:space="0" w:color="auto"/>
      </w:divBdr>
    </w:div>
    <w:div w:id="116147580">
      <w:bodyDiv w:val="1"/>
      <w:marLeft w:val="0"/>
      <w:marRight w:val="0"/>
      <w:marTop w:val="0"/>
      <w:marBottom w:val="0"/>
      <w:divBdr>
        <w:top w:val="none" w:sz="0" w:space="0" w:color="auto"/>
        <w:left w:val="none" w:sz="0" w:space="0" w:color="auto"/>
        <w:bottom w:val="none" w:sz="0" w:space="0" w:color="auto"/>
        <w:right w:val="none" w:sz="0" w:space="0" w:color="auto"/>
      </w:divBdr>
    </w:div>
    <w:div w:id="116532788">
      <w:bodyDiv w:val="1"/>
      <w:marLeft w:val="0"/>
      <w:marRight w:val="0"/>
      <w:marTop w:val="0"/>
      <w:marBottom w:val="0"/>
      <w:divBdr>
        <w:top w:val="none" w:sz="0" w:space="0" w:color="auto"/>
        <w:left w:val="none" w:sz="0" w:space="0" w:color="auto"/>
        <w:bottom w:val="none" w:sz="0" w:space="0" w:color="auto"/>
        <w:right w:val="none" w:sz="0" w:space="0" w:color="auto"/>
      </w:divBdr>
    </w:div>
    <w:div w:id="116611119">
      <w:bodyDiv w:val="1"/>
      <w:marLeft w:val="0"/>
      <w:marRight w:val="0"/>
      <w:marTop w:val="0"/>
      <w:marBottom w:val="0"/>
      <w:divBdr>
        <w:top w:val="none" w:sz="0" w:space="0" w:color="auto"/>
        <w:left w:val="none" w:sz="0" w:space="0" w:color="auto"/>
        <w:bottom w:val="none" w:sz="0" w:space="0" w:color="auto"/>
        <w:right w:val="none" w:sz="0" w:space="0" w:color="auto"/>
      </w:divBdr>
    </w:div>
    <w:div w:id="116682131">
      <w:bodyDiv w:val="1"/>
      <w:marLeft w:val="0"/>
      <w:marRight w:val="0"/>
      <w:marTop w:val="0"/>
      <w:marBottom w:val="0"/>
      <w:divBdr>
        <w:top w:val="none" w:sz="0" w:space="0" w:color="auto"/>
        <w:left w:val="none" w:sz="0" w:space="0" w:color="auto"/>
        <w:bottom w:val="none" w:sz="0" w:space="0" w:color="auto"/>
        <w:right w:val="none" w:sz="0" w:space="0" w:color="auto"/>
      </w:divBdr>
    </w:div>
    <w:div w:id="116804763">
      <w:bodyDiv w:val="1"/>
      <w:marLeft w:val="0"/>
      <w:marRight w:val="0"/>
      <w:marTop w:val="0"/>
      <w:marBottom w:val="0"/>
      <w:divBdr>
        <w:top w:val="none" w:sz="0" w:space="0" w:color="auto"/>
        <w:left w:val="none" w:sz="0" w:space="0" w:color="auto"/>
        <w:bottom w:val="none" w:sz="0" w:space="0" w:color="auto"/>
        <w:right w:val="none" w:sz="0" w:space="0" w:color="auto"/>
      </w:divBdr>
    </w:div>
    <w:div w:id="116990461">
      <w:bodyDiv w:val="1"/>
      <w:marLeft w:val="0"/>
      <w:marRight w:val="0"/>
      <w:marTop w:val="0"/>
      <w:marBottom w:val="0"/>
      <w:divBdr>
        <w:top w:val="none" w:sz="0" w:space="0" w:color="auto"/>
        <w:left w:val="none" w:sz="0" w:space="0" w:color="auto"/>
        <w:bottom w:val="none" w:sz="0" w:space="0" w:color="auto"/>
        <w:right w:val="none" w:sz="0" w:space="0" w:color="auto"/>
      </w:divBdr>
    </w:div>
    <w:div w:id="116991144">
      <w:bodyDiv w:val="1"/>
      <w:marLeft w:val="0"/>
      <w:marRight w:val="0"/>
      <w:marTop w:val="0"/>
      <w:marBottom w:val="0"/>
      <w:divBdr>
        <w:top w:val="none" w:sz="0" w:space="0" w:color="auto"/>
        <w:left w:val="none" w:sz="0" w:space="0" w:color="auto"/>
        <w:bottom w:val="none" w:sz="0" w:space="0" w:color="auto"/>
        <w:right w:val="none" w:sz="0" w:space="0" w:color="auto"/>
      </w:divBdr>
    </w:div>
    <w:div w:id="117459523">
      <w:bodyDiv w:val="1"/>
      <w:marLeft w:val="0"/>
      <w:marRight w:val="0"/>
      <w:marTop w:val="0"/>
      <w:marBottom w:val="0"/>
      <w:divBdr>
        <w:top w:val="none" w:sz="0" w:space="0" w:color="auto"/>
        <w:left w:val="none" w:sz="0" w:space="0" w:color="auto"/>
        <w:bottom w:val="none" w:sz="0" w:space="0" w:color="auto"/>
        <w:right w:val="none" w:sz="0" w:space="0" w:color="auto"/>
      </w:divBdr>
    </w:div>
    <w:div w:id="117532100">
      <w:bodyDiv w:val="1"/>
      <w:marLeft w:val="0"/>
      <w:marRight w:val="0"/>
      <w:marTop w:val="0"/>
      <w:marBottom w:val="0"/>
      <w:divBdr>
        <w:top w:val="none" w:sz="0" w:space="0" w:color="auto"/>
        <w:left w:val="none" w:sz="0" w:space="0" w:color="auto"/>
        <w:bottom w:val="none" w:sz="0" w:space="0" w:color="auto"/>
        <w:right w:val="none" w:sz="0" w:space="0" w:color="auto"/>
      </w:divBdr>
    </w:div>
    <w:div w:id="117650366">
      <w:bodyDiv w:val="1"/>
      <w:marLeft w:val="0"/>
      <w:marRight w:val="0"/>
      <w:marTop w:val="0"/>
      <w:marBottom w:val="0"/>
      <w:divBdr>
        <w:top w:val="none" w:sz="0" w:space="0" w:color="auto"/>
        <w:left w:val="none" w:sz="0" w:space="0" w:color="auto"/>
        <w:bottom w:val="none" w:sz="0" w:space="0" w:color="auto"/>
        <w:right w:val="none" w:sz="0" w:space="0" w:color="auto"/>
      </w:divBdr>
    </w:div>
    <w:div w:id="117726491">
      <w:bodyDiv w:val="1"/>
      <w:marLeft w:val="0"/>
      <w:marRight w:val="0"/>
      <w:marTop w:val="0"/>
      <w:marBottom w:val="0"/>
      <w:divBdr>
        <w:top w:val="none" w:sz="0" w:space="0" w:color="auto"/>
        <w:left w:val="none" w:sz="0" w:space="0" w:color="auto"/>
        <w:bottom w:val="none" w:sz="0" w:space="0" w:color="auto"/>
        <w:right w:val="none" w:sz="0" w:space="0" w:color="auto"/>
      </w:divBdr>
    </w:div>
    <w:div w:id="117726704">
      <w:bodyDiv w:val="1"/>
      <w:marLeft w:val="0"/>
      <w:marRight w:val="0"/>
      <w:marTop w:val="0"/>
      <w:marBottom w:val="0"/>
      <w:divBdr>
        <w:top w:val="none" w:sz="0" w:space="0" w:color="auto"/>
        <w:left w:val="none" w:sz="0" w:space="0" w:color="auto"/>
        <w:bottom w:val="none" w:sz="0" w:space="0" w:color="auto"/>
        <w:right w:val="none" w:sz="0" w:space="0" w:color="auto"/>
      </w:divBdr>
    </w:div>
    <w:div w:id="118306860">
      <w:bodyDiv w:val="1"/>
      <w:marLeft w:val="0"/>
      <w:marRight w:val="0"/>
      <w:marTop w:val="0"/>
      <w:marBottom w:val="0"/>
      <w:divBdr>
        <w:top w:val="none" w:sz="0" w:space="0" w:color="auto"/>
        <w:left w:val="none" w:sz="0" w:space="0" w:color="auto"/>
        <w:bottom w:val="none" w:sz="0" w:space="0" w:color="auto"/>
        <w:right w:val="none" w:sz="0" w:space="0" w:color="auto"/>
      </w:divBdr>
    </w:div>
    <w:div w:id="118377615">
      <w:bodyDiv w:val="1"/>
      <w:marLeft w:val="0"/>
      <w:marRight w:val="0"/>
      <w:marTop w:val="0"/>
      <w:marBottom w:val="0"/>
      <w:divBdr>
        <w:top w:val="none" w:sz="0" w:space="0" w:color="auto"/>
        <w:left w:val="none" w:sz="0" w:space="0" w:color="auto"/>
        <w:bottom w:val="none" w:sz="0" w:space="0" w:color="auto"/>
        <w:right w:val="none" w:sz="0" w:space="0" w:color="auto"/>
      </w:divBdr>
    </w:div>
    <w:div w:id="118687131">
      <w:bodyDiv w:val="1"/>
      <w:marLeft w:val="0"/>
      <w:marRight w:val="0"/>
      <w:marTop w:val="0"/>
      <w:marBottom w:val="0"/>
      <w:divBdr>
        <w:top w:val="none" w:sz="0" w:space="0" w:color="auto"/>
        <w:left w:val="none" w:sz="0" w:space="0" w:color="auto"/>
        <w:bottom w:val="none" w:sz="0" w:space="0" w:color="auto"/>
        <w:right w:val="none" w:sz="0" w:space="0" w:color="auto"/>
      </w:divBdr>
    </w:div>
    <w:div w:id="118688564">
      <w:bodyDiv w:val="1"/>
      <w:marLeft w:val="0"/>
      <w:marRight w:val="0"/>
      <w:marTop w:val="0"/>
      <w:marBottom w:val="0"/>
      <w:divBdr>
        <w:top w:val="none" w:sz="0" w:space="0" w:color="auto"/>
        <w:left w:val="none" w:sz="0" w:space="0" w:color="auto"/>
        <w:bottom w:val="none" w:sz="0" w:space="0" w:color="auto"/>
        <w:right w:val="none" w:sz="0" w:space="0" w:color="auto"/>
      </w:divBdr>
    </w:div>
    <w:div w:id="118695080">
      <w:bodyDiv w:val="1"/>
      <w:marLeft w:val="0"/>
      <w:marRight w:val="0"/>
      <w:marTop w:val="0"/>
      <w:marBottom w:val="0"/>
      <w:divBdr>
        <w:top w:val="none" w:sz="0" w:space="0" w:color="auto"/>
        <w:left w:val="none" w:sz="0" w:space="0" w:color="auto"/>
        <w:bottom w:val="none" w:sz="0" w:space="0" w:color="auto"/>
        <w:right w:val="none" w:sz="0" w:space="0" w:color="auto"/>
      </w:divBdr>
    </w:div>
    <w:div w:id="118957832">
      <w:bodyDiv w:val="1"/>
      <w:marLeft w:val="0"/>
      <w:marRight w:val="0"/>
      <w:marTop w:val="0"/>
      <w:marBottom w:val="0"/>
      <w:divBdr>
        <w:top w:val="none" w:sz="0" w:space="0" w:color="auto"/>
        <w:left w:val="none" w:sz="0" w:space="0" w:color="auto"/>
        <w:bottom w:val="none" w:sz="0" w:space="0" w:color="auto"/>
        <w:right w:val="none" w:sz="0" w:space="0" w:color="auto"/>
      </w:divBdr>
    </w:div>
    <w:div w:id="119037286">
      <w:bodyDiv w:val="1"/>
      <w:marLeft w:val="0"/>
      <w:marRight w:val="0"/>
      <w:marTop w:val="0"/>
      <w:marBottom w:val="0"/>
      <w:divBdr>
        <w:top w:val="none" w:sz="0" w:space="0" w:color="auto"/>
        <w:left w:val="none" w:sz="0" w:space="0" w:color="auto"/>
        <w:bottom w:val="none" w:sz="0" w:space="0" w:color="auto"/>
        <w:right w:val="none" w:sz="0" w:space="0" w:color="auto"/>
      </w:divBdr>
    </w:div>
    <w:div w:id="119226213">
      <w:bodyDiv w:val="1"/>
      <w:marLeft w:val="0"/>
      <w:marRight w:val="0"/>
      <w:marTop w:val="0"/>
      <w:marBottom w:val="0"/>
      <w:divBdr>
        <w:top w:val="none" w:sz="0" w:space="0" w:color="auto"/>
        <w:left w:val="none" w:sz="0" w:space="0" w:color="auto"/>
        <w:bottom w:val="none" w:sz="0" w:space="0" w:color="auto"/>
        <w:right w:val="none" w:sz="0" w:space="0" w:color="auto"/>
      </w:divBdr>
    </w:div>
    <w:div w:id="119418703">
      <w:bodyDiv w:val="1"/>
      <w:marLeft w:val="0"/>
      <w:marRight w:val="0"/>
      <w:marTop w:val="0"/>
      <w:marBottom w:val="0"/>
      <w:divBdr>
        <w:top w:val="none" w:sz="0" w:space="0" w:color="auto"/>
        <w:left w:val="none" w:sz="0" w:space="0" w:color="auto"/>
        <w:bottom w:val="none" w:sz="0" w:space="0" w:color="auto"/>
        <w:right w:val="none" w:sz="0" w:space="0" w:color="auto"/>
      </w:divBdr>
    </w:div>
    <w:div w:id="119422552">
      <w:bodyDiv w:val="1"/>
      <w:marLeft w:val="0"/>
      <w:marRight w:val="0"/>
      <w:marTop w:val="0"/>
      <w:marBottom w:val="0"/>
      <w:divBdr>
        <w:top w:val="none" w:sz="0" w:space="0" w:color="auto"/>
        <w:left w:val="none" w:sz="0" w:space="0" w:color="auto"/>
        <w:bottom w:val="none" w:sz="0" w:space="0" w:color="auto"/>
        <w:right w:val="none" w:sz="0" w:space="0" w:color="auto"/>
      </w:divBdr>
    </w:div>
    <w:div w:id="119425501">
      <w:bodyDiv w:val="1"/>
      <w:marLeft w:val="0"/>
      <w:marRight w:val="0"/>
      <w:marTop w:val="0"/>
      <w:marBottom w:val="0"/>
      <w:divBdr>
        <w:top w:val="none" w:sz="0" w:space="0" w:color="auto"/>
        <w:left w:val="none" w:sz="0" w:space="0" w:color="auto"/>
        <w:bottom w:val="none" w:sz="0" w:space="0" w:color="auto"/>
        <w:right w:val="none" w:sz="0" w:space="0" w:color="auto"/>
      </w:divBdr>
    </w:div>
    <w:div w:id="119493910">
      <w:bodyDiv w:val="1"/>
      <w:marLeft w:val="0"/>
      <w:marRight w:val="0"/>
      <w:marTop w:val="0"/>
      <w:marBottom w:val="0"/>
      <w:divBdr>
        <w:top w:val="none" w:sz="0" w:space="0" w:color="auto"/>
        <w:left w:val="none" w:sz="0" w:space="0" w:color="auto"/>
        <w:bottom w:val="none" w:sz="0" w:space="0" w:color="auto"/>
        <w:right w:val="none" w:sz="0" w:space="0" w:color="auto"/>
      </w:divBdr>
    </w:div>
    <w:div w:id="119612582">
      <w:bodyDiv w:val="1"/>
      <w:marLeft w:val="0"/>
      <w:marRight w:val="0"/>
      <w:marTop w:val="0"/>
      <w:marBottom w:val="0"/>
      <w:divBdr>
        <w:top w:val="none" w:sz="0" w:space="0" w:color="auto"/>
        <w:left w:val="none" w:sz="0" w:space="0" w:color="auto"/>
        <w:bottom w:val="none" w:sz="0" w:space="0" w:color="auto"/>
        <w:right w:val="none" w:sz="0" w:space="0" w:color="auto"/>
      </w:divBdr>
    </w:div>
    <w:div w:id="119686771">
      <w:bodyDiv w:val="1"/>
      <w:marLeft w:val="0"/>
      <w:marRight w:val="0"/>
      <w:marTop w:val="0"/>
      <w:marBottom w:val="0"/>
      <w:divBdr>
        <w:top w:val="none" w:sz="0" w:space="0" w:color="auto"/>
        <w:left w:val="none" w:sz="0" w:space="0" w:color="auto"/>
        <w:bottom w:val="none" w:sz="0" w:space="0" w:color="auto"/>
        <w:right w:val="none" w:sz="0" w:space="0" w:color="auto"/>
      </w:divBdr>
    </w:div>
    <w:div w:id="119737301">
      <w:bodyDiv w:val="1"/>
      <w:marLeft w:val="0"/>
      <w:marRight w:val="0"/>
      <w:marTop w:val="0"/>
      <w:marBottom w:val="0"/>
      <w:divBdr>
        <w:top w:val="none" w:sz="0" w:space="0" w:color="auto"/>
        <w:left w:val="none" w:sz="0" w:space="0" w:color="auto"/>
        <w:bottom w:val="none" w:sz="0" w:space="0" w:color="auto"/>
        <w:right w:val="none" w:sz="0" w:space="0" w:color="auto"/>
      </w:divBdr>
    </w:div>
    <w:div w:id="119761181">
      <w:bodyDiv w:val="1"/>
      <w:marLeft w:val="0"/>
      <w:marRight w:val="0"/>
      <w:marTop w:val="0"/>
      <w:marBottom w:val="0"/>
      <w:divBdr>
        <w:top w:val="none" w:sz="0" w:space="0" w:color="auto"/>
        <w:left w:val="none" w:sz="0" w:space="0" w:color="auto"/>
        <w:bottom w:val="none" w:sz="0" w:space="0" w:color="auto"/>
        <w:right w:val="none" w:sz="0" w:space="0" w:color="auto"/>
      </w:divBdr>
    </w:div>
    <w:div w:id="119958640">
      <w:bodyDiv w:val="1"/>
      <w:marLeft w:val="0"/>
      <w:marRight w:val="0"/>
      <w:marTop w:val="0"/>
      <w:marBottom w:val="0"/>
      <w:divBdr>
        <w:top w:val="none" w:sz="0" w:space="0" w:color="auto"/>
        <w:left w:val="none" w:sz="0" w:space="0" w:color="auto"/>
        <w:bottom w:val="none" w:sz="0" w:space="0" w:color="auto"/>
        <w:right w:val="none" w:sz="0" w:space="0" w:color="auto"/>
      </w:divBdr>
    </w:div>
    <w:div w:id="119960037">
      <w:bodyDiv w:val="1"/>
      <w:marLeft w:val="0"/>
      <w:marRight w:val="0"/>
      <w:marTop w:val="0"/>
      <w:marBottom w:val="0"/>
      <w:divBdr>
        <w:top w:val="none" w:sz="0" w:space="0" w:color="auto"/>
        <w:left w:val="none" w:sz="0" w:space="0" w:color="auto"/>
        <w:bottom w:val="none" w:sz="0" w:space="0" w:color="auto"/>
        <w:right w:val="none" w:sz="0" w:space="0" w:color="auto"/>
      </w:divBdr>
    </w:div>
    <w:div w:id="119962396">
      <w:bodyDiv w:val="1"/>
      <w:marLeft w:val="0"/>
      <w:marRight w:val="0"/>
      <w:marTop w:val="0"/>
      <w:marBottom w:val="0"/>
      <w:divBdr>
        <w:top w:val="none" w:sz="0" w:space="0" w:color="auto"/>
        <w:left w:val="none" w:sz="0" w:space="0" w:color="auto"/>
        <w:bottom w:val="none" w:sz="0" w:space="0" w:color="auto"/>
        <w:right w:val="none" w:sz="0" w:space="0" w:color="auto"/>
      </w:divBdr>
    </w:div>
    <w:div w:id="119962820">
      <w:bodyDiv w:val="1"/>
      <w:marLeft w:val="0"/>
      <w:marRight w:val="0"/>
      <w:marTop w:val="0"/>
      <w:marBottom w:val="0"/>
      <w:divBdr>
        <w:top w:val="none" w:sz="0" w:space="0" w:color="auto"/>
        <w:left w:val="none" w:sz="0" w:space="0" w:color="auto"/>
        <w:bottom w:val="none" w:sz="0" w:space="0" w:color="auto"/>
        <w:right w:val="none" w:sz="0" w:space="0" w:color="auto"/>
      </w:divBdr>
    </w:div>
    <w:div w:id="120197764">
      <w:bodyDiv w:val="1"/>
      <w:marLeft w:val="0"/>
      <w:marRight w:val="0"/>
      <w:marTop w:val="0"/>
      <w:marBottom w:val="0"/>
      <w:divBdr>
        <w:top w:val="none" w:sz="0" w:space="0" w:color="auto"/>
        <w:left w:val="none" w:sz="0" w:space="0" w:color="auto"/>
        <w:bottom w:val="none" w:sz="0" w:space="0" w:color="auto"/>
        <w:right w:val="none" w:sz="0" w:space="0" w:color="auto"/>
      </w:divBdr>
    </w:div>
    <w:div w:id="120460106">
      <w:bodyDiv w:val="1"/>
      <w:marLeft w:val="0"/>
      <w:marRight w:val="0"/>
      <w:marTop w:val="0"/>
      <w:marBottom w:val="0"/>
      <w:divBdr>
        <w:top w:val="none" w:sz="0" w:space="0" w:color="auto"/>
        <w:left w:val="none" w:sz="0" w:space="0" w:color="auto"/>
        <w:bottom w:val="none" w:sz="0" w:space="0" w:color="auto"/>
        <w:right w:val="none" w:sz="0" w:space="0" w:color="auto"/>
      </w:divBdr>
    </w:div>
    <w:div w:id="120880966">
      <w:bodyDiv w:val="1"/>
      <w:marLeft w:val="0"/>
      <w:marRight w:val="0"/>
      <w:marTop w:val="0"/>
      <w:marBottom w:val="0"/>
      <w:divBdr>
        <w:top w:val="none" w:sz="0" w:space="0" w:color="auto"/>
        <w:left w:val="none" w:sz="0" w:space="0" w:color="auto"/>
        <w:bottom w:val="none" w:sz="0" w:space="0" w:color="auto"/>
        <w:right w:val="none" w:sz="0" w:space="0" w:color="auto"/>
      </w:divBdr>
    </w:div>
    <w:div w:id="121308633">
      <w:bodyDiv w:val="1"/>
      <w:marLeft w:val="0"/>
      <w:marRight w:val="0"/>
      <w:marTop w:val="0"/>
      <w:marBottom w:val="0"/>
      <w:divBdr>
        <w:top w:val="none" w:sz="0" w:space="0" w:color="auto"/>
        <w:left w:val="none" w:sz="0" w:space="0" w:color="auto"/>
        <w:bottom w:val="none" w:sz="0" w:space="0" w:color="auto"/>
        <w:right w:val="none" w:sz="0" w:space="0" w:color="auto"/>
      </w:divBdr>
    </w:div>
    <w:div w:id="121466030">
      <w:bodyDiv w:val="1"/>
      <w:marLeft w:val="0"/>
      <w:marRight w:val="0"/>
      <w:marTop w:val="0"/>
      <w:marBottom w:val="0"/>
      <w:divBdr>
        <w:top w:val="none" w:sz="0" w:space="0" w:color="auto"/>
        <w:left w:val="none" w:sz="0" w:space="0" w:color="auto"/>
        <w:bottom w:val="none" w:sz="0" w:space="0" w:color="auto"/>
        <w:right w:val="none" w:sz="0" w:space="0" w:color="auto"/>
      </w:divBdr>
    </w:div>
    <w:div w:id="121466332">
      <w:bodyDiv w:val="1"/>
      <w:marLeft w:val="0"/>
      <w:marRight w:val="0"/>
      <w:marTop w:val="0"/>
      <w:marBottom w:val="0"/>
      <w:divBdr>
        <w:top w:val="none" w:sz="0" w:space="0" w:color="auto"/>
        <w:left w:val="none" w:sz="0" w:space="0" w:color="auto"/>
        <w:bottom w:val="none" w:sz="0" w:space="0" w:color="auto"/>
        <w:right w:val="none" w:sz="0" w:space="0" w:color="auto"/>
      </w:divBdr>
    </w:div>
    <w:div w:id="121466635">
      <w:bodyDiv w:val="1"/>
      <w:marLeft w:val="0"/>
      <w:marRight w:val="0"/>
      <w:marTop w:val="0"/>
      <w:marBottom w:val="0"/>
      <w:divBdr>
        <w:top w:val="none" w:sz="0" w:space="0" w:color="auto"/>
        <w:left w:val="none" w:sz="0" w:space="0" w:color="auto"/>
        <w:bottom w:val="none" w:sz="0" w:space="0" w:color="auto"/>
        <w:right w:val="none" w:sz="0" w:space="0" w:color="auto"/>
      </w:divBdr>
    </w:div>
    <w:div w:id="121509899">
      <w:bodyDiv w:val="1"/>
      <w:marLeft w:val="0"/>
      <w:marRight w:val="0"/>
      <w:marTop w:val="0"/>
      <w:marBottom w:val="0"/>
      <w:divBdr>
        <w:top w:val="none" w:sz="0" w:space="0" w:color="auto"/>
        <w:left w:val="none" w:sz="0" w:space="0" w:color="auto"/>
        <w:bottom w:val="none" w:sz="0" w:space="0" w:color="auto"/>
        <w:right w:val="none" w:sz="0" w:space="0" w:color="auto"/>
      </w:divBdr>
    </w:div>
    <w:div w:id="121963306">
      <w:bodyDiv w:val="1"/>
      <w:marLeft w:val="0"/>
      <w:marRight w:val="0"/>
      <w:marTop w:val="0"/>
      <w:marBottom w:val="0"/>
      <w:divBdr>
        <w:top w:val="none" w:sz="0" w:space="0" w:color="auto"/>
        <w:left w:val="none" w:sz="0" w:space="0" w:color="auto"/>
        <w:bottom w:val="none" w:sz="0" w:space="0" w:color="auto"/>
        <w:right w:val="none" w:sz="0" w:space="0" w:color="auto"/>
      </w:divBdr>
    </w:div>
    <w:div w:id="122042395">
      <w:bodyDiv w:val="1"/>
      <w:marLeft w:val="0"/>
      <w:marRight w:val="0"/>
      <w:marTop w:val="0"/>
      <w:marBottom w:val="0"/>
      <w:divBdr>
        <w:top w:val="none" w:sz="0" w:space="0" w:color="auto"/>
        <w:left w:val="none" w:sz="0" w:space="0" w:color="auto"/>
        <w:bottom w:val="none" w:sz="0" w:space="0" w:color="auto"/>
        <w:right w:val="none" w:sz="0" w:space="0" w:color="auto"/>
      </w:divBdr>
    </w:div>
    <w:div w:id="122232345">
      <w:bodyDiv w:val="1"/>
      <w:marLeft w:val="0"/>
      <w:marRight w:val="0"/>
      <w:marTop w:val="0"/>
      <w:marBottom w:val="0"/>
      <w:divBdr>
        <w:top w:val="none" w:sz="0" w:space="0" w:color="auto"/>
        <w:left w:val="none" w:sz="0" w:space="0" w:color="auto"/>
        <w:bottom w:val="none" w:sz="0" w:space="0" w:color="auto"/>
        <w:right w:val="none" w:sz="0" w:space="0" w:color="auto"/>
      </w:divBdr>
    </w:div>
    <w:div w:id="122237599">
      <w:bodyDiv w:val="1"/>
      <w:marLeft w:val="0"/>
      <w:marRight w:val="0"/>
      <w:marTop w:val="0"/>
      <w:marBottom w:val="0"/>
      <w:divBdr>
        <w:top w:val="none" w:sz="0" w:space="0" w:color="auto"/>
        <w:left w:val="none" w:sz="0" w:space="0" w:color="auto"/>
        <w:bottom w:val="none" w:sz="0" w:space="0" w:color="auto"/>
        <w:right w:val="none" w:sz="0" w:space="0" w:color="auto"/>
      </w:divBdr>
    </w:div>
    <w:div w:id="122507378">
      <w:bodyDiv w:val="1"/>
      <w:marLeft w:val="0"/>
      <w:marRight w:val="0"/>
      <w:marTop w:val="0"/>
      <w:marBottom w:val="0"/>
      <w:divBdr>
        <w:top w:val="none" w:sz="0" w:space="0" w:color="auto"/>
        <w:left w:val="none" w:sz="0" w:space="0" w:color="auto"/>
        <w:bottom w:val="none" w:sz="0" w:space="0" w:color="auto"/>
        <w:right w:val="none" w:sz="0" w:space="0" w:color="auto"/>
      </w:divBdr>
    </w:div>
    <w:div w:id="122622150">
      <w:bodyDiv w:val="1"/>
      <w:marLeft w:val="0"/>
      <w:marRight w:val="0"/>
      <w:marTop w:val="0"/>
      <w:marBottom w:val="0"/>
      <w:divBdr>
        <w:top w:val="none" w:sz="0" w:space="0" w:color="auto"/>
        <w:left w:val="none" w:sz="0" w:space="0" w:color="auto"/>
        <w:bottom w:val="none" w:sz="0" w:space="0" w:color="auto"/>
        <w:right w:val="none" w:sz="0" w:space="0" w:color="auto"/>
      </w:divBdr>
    </w:div>
    <w:div w:id="122770425">
      <w:bodyDiv w:val="1"/>
      <w:marLeft w:val="0"/>
      <w:marRight w:val="0"/>
      <w:marTop w:val="0"/>
      <w:marBottom w:val="0"/>
      <w:divBdr>
        <w:top w:val="none" w:sz="0" w:space="0" w:color="auto"/>
        <w:left w:val="none" w:sz="0" w:space="0" w:color="auto"/>
        <w:bottom w:val="none" w:sz="0" w:space="0" w:color="auto"/>
        <w:right w:val="none" w:sz="0" w:space="0" w:color="auto"/>
      </w:divBdr>
    </w:div>
    <w:div w:id="122775151">
      <w:bodyDiv w:val="1"/>
      <w:marLeft w:val="0"/>
      <w:marRight w:val="0"/>
      <w:marTop w:val="0"/>
      <w:marBottom w:val="0"/>
      <w:divBdr>
        <w:top w:val="none" w:sz="0" w:space="0" w:color="auto"/>
        <w:left w:val="none" w:sz="0" w:space="0" w:color="auto"/>
        <w:bottom w:val="none" w:sz="0" w:space="0" w:color="auto"/>
        <w:right w:val="none" w:sz="0" w:space="0" w:color="auto"/>
      </w:divBdr>
    </w:div>
    <w:div w:id="122895273">
      <w:bodyDiv w:val="1"/>
      <w:marLeft w:val="0"/>
      <w:marRight w:val="0"/>
      <w:marTop w:val="0"/>
      <w:marBottom w:val="0"/>
      <w:divBdr>
        <w:top w:val="none" w:sz="0" w:space="0" w:color="auto"/>
        <w:left w:val="none" w:sz="0" w:space="0" w:color="auto"/>
        <w:bottom w:val="none" w:sz="0" w:space="0" w:color="auto"/>
        <w:right w:val="none" w:sz="0" w:space="0" w:color="auto"/>
      </w:divBdr>
    </w:div>
    <w:div w:id="123011927">
      <w:bodyDiv w:val="1"/>
      <w:marLeft w:val="0"/>
      <w:marRight w:val="0"/>
      <w:marTop w:val="0"/>
      <w:marBottom w:val="0"/>
      <w:divBdr>
        <w:top w:val="none" w:sz="0" w:space="0" w:color="auto"/>
        <w:left w:val="none" w:sz="0" w:space="0" w:color="auto"/>
        <w:bottom w:val="none" w:sz="0" w:space="0" w:color="auto"/>
        <w:right w:val="none" w:sz="0" w:space="0" w:color="auto"/>
      </w:divBdr>
    </w:div>
    <w:div w:id="123087781">
      <w:bodyDiv w:val="1"/>
      <w:marLeft w:val="0"/>
      <w:marRight w:val="0"/>
      <w:marTop w:val="0"/>
      <w:marBottom w:val="0"/>
      <w:divBdr>
        <w:top w:val="none" w:sz="0" w:space="0" w:color="auto"/>
        <w:left w:val="none" w:sz="0" w:space="0" w:color="auto"/>
        <w:bottom w:val="none" w:sz="0" w:space="0" w:color="auto"/>
        <w:right w:val="none" w:sz="0" w:space="0" w:color="auto"/>
      </w:divBdr>
    </w:div>
    <w:div w:id="123236985">
      <w:bodyDiv w:val="1"/>
      <w:marLeft w:val="0"/>
      <w:marRight w:val="0"/>
      <w:marTop w:val="0"/>
      <w:marBottom w:val="0"/>
      <w:divBdr>
        <w:top w:val="none" w:sz="0" w:space="0" w:color="auto"/>
        <w:left w:val="none" w:sz="0" w:space="0" w:color="auto"/>
        <w:bottom w:val="none" w:sz="0" w:space="0" w:color="auto"/>
        <w:right w:val="none" w:sz="0" w:space="0" w:color="auto"/>
      </w:divBdr>
    </w:div>
    <w:div w:id="123357129">
      <w:bodyDiv w:val="1"/>
      <w:marLeft w:val="0"/>
      <w:marRight w:val="0"/>
      <w:marTop w:val="0"/>
      <w:marBottom w:val="0"/>
      <w:divBdr>
        <w:top w:val="none" w:sz="0" w:space="0" w:color="auto"/>
        <w:left w:val="none" w:sz="0" w:space="0" w:color="auto"/>
        <w:bottom w:val="none" w:sz="0" w:space="0" w:color="auto"/>
        <w:right w:val="none" w:sz="0" w:space="0" w:color="auto"/>
      </w:divBdr>
    </w:div>
    <w:div w:id="123815371">
      <w:bodyDiv w:val="1"/>
      <w:marLeft w:val="0"/>
      <w:marRight w:val="0"/>
      <w:marTop w:val="0"/>
      <w:marBottom w:val="0"/>
      <w:divBdr>
        <w:top w:val="none" w:sz="0" w:space="0" w:color="auto"/>
        <w:left w:val="none" w:sz="0" w:space="0" w:color="auto"/>
        <w:bottom w:val="none" w:sz="0" w:space="0" w:color="auto"/>
        <w:right w:val="none" w:sz="0" w:space="0" w:color="auto"/>
      </w:divBdr>
    </w:div>
    <w:div w:id="123895181">
      <w:bodyDiv w:val="1"/>
      <w:marLeft w:val="0"/>
      <w:marRight w:val="0"/>
      <w:marTop w:val="0"/>
      <w:marBottom w:val="0"/>
      <w:divBdr>
        <w:top w:val="none" w:sz="0" w:space="0" w:color="auto"/>
        <w:left w:val="none" w:sz="0" w:space="0" w:color="auto"/>
        <w:bottom w:val="none" w:sz="0" w:space="0" w:color="auto"/>
        <w:right w:val="none" w:sz="0" w:space="0" w:color="auto"/>
      </w:divBdr>
    </w:div>
    <w:div w:id="123933541">
      <w:bodyDiv w:val="1"/>
      <w:marLeft w:val="0"/>
      <w:marRight w:val="0"/>
      <w:marTop w:val="0"/>
      <w:marBottom w:val="0"/>
      <w:divBdr>
        <w:top w:val="none" w:sz="0" w:space="0" w:color="auto"/>
        <w:left w:val="none" w:sz="0" w:space="0" w:color="auto"/>
        <w:bottom w:val="none" w:sz="0" w:space="0" w:color="auto"/>
        <w:right w:val="none" w:sz="0" w:space="0" w:color="auto"/>
      </w:divBdr>
    </w:div>
    <w:div w:id="123935769">
      <w:bodyDiv w:val="1"/>
      <w:marLeft w:val="0"/>
      <w:marRight w:val="0"/>
      <w:marTop w:val="0"/>
      <w:marBottom w:val="0"/>
      <w:divBdr>
        <w:top w:val="none" w:sz="0" w:space="0" w:color="auto"/>
        <w:left w:val="none" w:sz="0" w:space="0" w:color="auto"/>
        <w:bottom w:val="none" w:sz="0" w:space="0" w:color="auto"/>
        <w:right w:val="none" w:sz="0" w:space="0" w:color="auto"/>
      </w:divBdr>
    </w:div>
    <w:div w:id="124005639">
      <w:bodyDiv w:val="1"/>
      <w:marLeft w:val="0"/>
      <w:marRight w:val="0"/>
      <w:marTop w:val="0"/>
      <w:marBottom w:val="0"/>
      <w:divBdr>
        <w:top w:val="none" w:sz="0" w:space="0" w:color="auto"/>
        <w:left w:val="none" w:sz="0" w:space="0" w:color="auto"/>
        <w:bottom w:val="none" w:sz="0" w:space="0" w:color="auto"/>
        <w:right w:val="none" w:sz="0" w:space="0" w:color="auto"/>
      </w:divBdr>
    </w:div>
    <w:div w:id="124086909">
      <w:bodyDiv w:val="1"/>
      <w:marLeft w:val="0"/>
      <w:marRight w:val="0"/>
      <w:marTop w:val="0"/>
      <w:marBottom w:val="0"/>
      <w:divBdr>
        <w:top w:val="none" w:sz="0" w:space="0" w:color="auto"/>
        <w:left w:val="none" w:sz="0" w:space="0" w:color="auto"/>
        <w:bottom w:val="none" w:sz="0" w:space="0" w:color="auto"/>
        <w:right w:val="none" w:sz="0" w:space="0" w:color="auto"/>
      </w:divBdr>
    </w:div>
    <w:div w:id="124087345">
      <w:bodyDiv w:val="1"/>
      <w:marLeft w:val="0"/>
      <w:marRight w:val="0"/>
      <w:marTop w:val="0"/>
      <w:marBottom w:val="0"/>
      <w:divBdr>
        <w:top w:val="none" w:sz="0" w:space="0" w:color="auto"/>
        <w:left w:val="none" w:sz="0" w:space="0" w:color="auto"/>
        <w:bottom w:val="none" w:sz="0" w:space="0" w:color="auto"/>
        <w:right w:val="none" w:sz="0" w:space="0" w:color="auto"/>
      </w:divBdr>
    </w:div>
    <w:div w:id="124202565">
      <w:bodyDiv w:val="1"/>
      <w:marLeft w:val="0"/>
      <w:marRight w:val="0"/>
      <w:marTop w:val="0"/>
      <w:marBottom w:val="0"/>
      <w:divBdr>
        <w:top w:val="none" w:sz="0" w:space="0" w:color="auto"/>
        <w:left w:val="none" w:sz="0" w:space="0" w:color="auto"/>
        <w:bottom w:val="none" w:sz="0" w:space="0" w:color="auto"/>
        <w:right w:val="none" w:sz="0" w:space="0" w:color="auto"/>
      </w:divBdr>
    </w:div>
    <w:div w:id="124281081">
      <w:bodyDiv w:val="1"/>
      <w:marLeft w:val="0"/>
      <w:marRight w:val="0"/>
      <w:marTop w:val="0"/>
      <w:marBottom w:val="0"/>
      <w:divBdr>
        <w:top w:val="none" w:sz="0" w:space="0" w:color="auto"/>
        <w:left w:val="none" w:sz="0" w:space="0" w:color="auto"/>
        <w:bottom w:val="none" w:sz="0" w:space="0" w:color="auto"/>
        <w:right w:val="none" w:sz="0" w:space="0" w:color="auto"/>
      </w:divBdr>
    </w:div>
    <w:div w:id="124390726">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124853324">
      <w:bodyDiv w:val="1"/>
      <w:marLeft w:val="0"/>
      <w:marRight w:val="0"/>
      <w:marTop w:val="0"/>
      <w:marBottom w:val="0"/>
      <w:divBdr>
        <w:top w:val="none" w:sz="0" w:space="0" w:color="auto"/>
        <w:left w:val="none" w:sz="0" w:space="0" w:color="auto"/>
        <w:bottom w:val="none" w:sz="0" w:space="0" w:color="auto"/>
        <w:right w:val="none" w:sz="0" w:space="0" w:color="auto"/>
      </w:divBdr>
    </w:div>
    <w:div w:id="124978590">
      <w:bodyDiv w:val="1"/>
      <w:marLeft w:val="0"/>
      <w:marRight w:val="0"/>
      <w:marTop w:val="0"/>
      <w:marBottom w:val="0"/>
      <w:divBdr>
        <w:top w:val="none" w:sz="0" w:space="0" w:color="auto"/>
        <w:left w:val="none" w:sz="0" w:space="0" w:color="auto"/>
        <w:bottom w:val="none" w:sz="0" w:space="0" w:color="auto"/>
        <w:right w:val="none" w:sz="0" w:space="0" w:color="auto"/>
      </w:divBdr>
    </w:div>
    <w:div w:id="125123154">
      <w:bodyDiv w:val="1"/>
      <w:marLeft w:val="0"/>
      <w:marRight w:val="0"/>
      <w:marTop w:val="0"/>
      <w:marBottom w:val="0"/>
      <w:divBdr>
        <w:top w:val="none" w:sz="0" w:space="0" w:color="auto"/>
        <w:left w:val="none" w:sz="0" w:space="0" w:color="auto"/>
        <w:bottom w:val="none" w:sz="0" w:space="0" w:color="auto"/>
        <w:right w:val="none" w:sz="0" w:space="0" w:color="auto"/>
      </w:divBdr>
    </w:div>
    <w:div w:id="125321594">
      <w:bodyDiv w:val="1"/>
      <w:marLeft w:val="0"/>
      <w:marRight w:val="0"/>
      <w:marTop w:val="0"/>
      <w:marBottom w:val="0"/>
      <w:divBdr>
        <w:top w:val="none" w:sz="0" w:space="0" w:color="auto"/>
        <w:left w:val="none" w:sz="0" w:space="0" w:color="auto"/>
        <w:bottom w:val="none" w:sz="0" w:space="0" w:color="auto"/>
        <w:right w:val="none" w:sz="0" w:space="0" w:color="auto"/>
      </w:divBdr>
    </w:div>
    <w:div w:id="125779421">
      <w:bodyDiv w:val="1"/>
      <w:marLeft w:val="0"/>
      <w:marRight w:val="0"/>
      <w:marTop w:val="0"/>
      <w:marBottom w:val="0"/>
      <w:divBdr>
        <w:top w:val="none" w:sz="0" w:space="0" w:color="auto"/>
        <w:left w:val="none" w:sz="0" w:space="0" w:color="auto"/>
        <w:bottom w:val="none" w:sz="0" w:space="0" w:color="auto"/>
        <w:right w:val="none" w:sz="0" w:space="0" w:color="auto"/>
      </w:divBdr>
    </w:div>
    <w:div w:id="125858257">
      <w:bodyDiv w:val="1"/>
      <w:marLeft w:val="0"/>
      <w:marRight w:val="0"/>
      <w:marTop w:val="0"/>
      <w:marBottom w:val="0"/>
      <w:divBdr>
        <w:top w:val="none" w:sz="0" w:space="0" w:color="auto"/>
        <w:left w:val="none" w:sz="0" w:space="0" w:color="auto"/>
        <w:bottom w:val="none" w:sz="0" w:space="0" w:color="auto"/>
        <w:right w:val="none" w:sz="0" w:space="0" w:color="auto"/>
      </w:divBdr>
    </w:div>
    <w:div w:id="125973166">
      <w:bodyDiv w:val="1"/>
      <w:marLeft w:val="0"/>
      <w:marRight w:val="0"/>
      <w:marTop w:val="0"/>
      <w:marBottom w:val="0"/>
      <w:divBdr>
        <w:top w:val="none" w:sz="0" w:space="0" w:color="auto"/>
        <w:left w:val="none" w:sz="0" w:space="0" w:color="auto"/>
        <w:bottom w:val="none" w:sz="0" w:space="0" w:color="auto"/>
        <w:right w:val="none" w:sz="0" w:space="0" w:color="auto"/>
      </w:divBdr>
    </w:div>
    <w:div w:id="125973265">
      <w:bodyDiv w:val="1"/>
      <w:marLeft w:val="0"/>
      <w:marRight w:val="0"/>
      <w:marTop w:val="0"/>
      <w:marBottom w:val="0"/>
      <w:divBdr>
        <w:top w:val="none" w:sz="0" w:space="0" w:color="auto"/>
        <w:left w:val="none" w:sz="0" w:space="0" w:color="auto"/>
        <w:bottom w:val="none" w:sz="0" w:space="0" w:color="auto"/>
        <w:right w:val="none" w:sz="0" w:space="0" w:color="auto"/>
      </w:divBdr>
    </w:div>
    <w:div w:id="126047054">
      <w:bodyDiv w:val="1"/>
      <w:marLeft w:val="0"/>
      <w:marRight w:val="0"/>
      <w:marTop w:val="0"/>
      <w:marBottom w:val="0"/>
      <w:divBdr>
        <w:top w:val="none" w:sz="0" w:space="0" w:color="auto"/>
        <w:left w:val="none" w:sz="0" w:space="0" w:color="auto"/>
        <w:bottom w:val="none" w:sz="0" w:space="0" w:color="auto"/>
        <w:right w:val="none" w:sz="0" w:space="0" w:color="auto"/>
      </w:divBdr>
    </w:div>
    <w:div w:id="126093509">
      <w:bodyDiv w:val="1"/>
      <w:marLeft w:val="0"/>
      <w:marRight w:val="0"/>
      <w:marTop w:val="0"/>
      <w:marBottom w:val="0"/>
      <w:divBdr>
        <w:top w:val="none" w:sz="0" w:space="0" w:color="auto"/>
        <w:left w:val="none" w:sz="0" w:space="0" w:color="auto"/>
        <w:bottom w:val="none" w:sz="0" w:space="0" w:color="auto"/>
        <w:right w:val="none" w:sz="0" w:space="0" w:color="auto"/>
      </w:divBdr>
    </w:div>
    <w:div w:id="126121016">
      <w:bodyDiv w:val="1"/>
      <w:marLeft w:val="0"/>
      <w:marRight w:val="0"/>
      <w:marTop w:val="0"/>
      <w:marBottom w:val="0"/>
      <w:divBdr>
        <w:top w:val="none" w:sz="0" w:space="0" w:color="auto"/>
        <w:left w:val="none" w:sz="0" w:space="0" w:color="auto"/>
        <w:bottom w:val="none" w:sz="0" w:space="0" w:color="auto"/>
        <w:right w:val="none" w:sz="0" w:space="0" w:color="auto"/>
      </w:divBdr>
    </w:div>
    <w:div w:id="126241413">
      <w:bodyDiv w:val="1"/>
      <w:marLeft w:val="0"/>
      <w:marRight w:val="0"/>
      <w:marTop w:val="0"/>
      <w:marBottom w:val="0"/>
      <w:divBdr>
        <w:top w:val="none" w:sz="0" w:space="0" w:color="auto"/>
        <w:left w:val="none" w:sz="0" w:space="0" w:color="auto"/>
        <w:bottom w:val="none" w:sz="0" w:space="0" w:color="auto"/>
        <w:right w:val="none" w:sz="0" w:space="0" w:color="auto"/>
      </w:divBdr>
    </w:div>
    <w:div w:id="126362979">
      <w:bodyDiv w:val="1"/>
      <w:marLeft w:val="0"/>
      <w:marRight w:val="0"/>
      <w:marTop w:val="0"/>
      <w:marBottom w:val="0"/>
      <w:divBdr>
        <w:top w:val="none" w:sz="0" w:space="0" w:color="auto"/>
        <w:left w:val="none" w:sz="0" w:space="0" w:color="auto"/>
        <w:bottom w:val="none" w:sz="0" w:space="0" w:color="auto"/>
        <w:right w:val="none" w:sz="0" w:space="0" w:color="auto"/>
      </w:divBdr>
    </w:div>
    <w:div w:id="126748919">
      <w:bodyDiv w:val="1"/>
      <w:marLeft w:val="0"/>
      <w:marRight w:val="0"/>
      <w:marTop w:val="0"/>
      <w:marBottom w:val="0"/>
      <w:divBdr>
        <w:top w:val="none" w:sz="0" w:space="0" w:color="auto"/>
        <w:left w:val="none" w:sz="0" w:space="0" w:color="auto"/>
        <w:bottom w:val="none" w:sz="0" w:space="0" w:color="auto"/>
        <w:right w:val="none" w:sz="0" w:space="0" w:color="auto"/>
      </w:divBdr>
    </w:div>
    <w:div w:id="126751430">
      <w:bodyDiv w:val="1"/>
      <w:marLeft w:val="0"/>
      <w:marRight w:val="0"/>
      <w:marTop w:val="0"/>
      <w:marBottom w:val="0"/>
      <w:divBdr>
        <w:top w:val="none" w:sz="0" w:space="0" w:color="auto"/>
        <w:left w:val="none" w:sz="0" w:space="0" w:color="auto"/>
        <w:bottom w:val="none" w:sz="0" w:space="0" w:color="auto"/>
        <w:right w:val="none" w:sz="0" w:space="0" w:color="auto"/>
      </w:divBdr>
    </w:div>
    <w:div w:id="126825671">
      <w:bodyDiv w:val="1"/>
      <w:marLeft w:val="0"/>
      <w:marRight w:val="0"/>
      <w:marTop w:val="0"/>
      <w:marBottom w:val="0"/>
      <w:divBdr>
        <w:top w:val="none" w:sz="0" w:space="0" w:color="auto"/>
        <w:left w:val="none" w:sz="0" w:space="0" w:color="auto"/>
        <w:bottom w:val="none" w:sz="0" w:space="0" w:color="auto"/>
        <w:right w:val="none" w:sz="0" w:space="0" w:color="auto"/>
      </w:divBdr>
    </w:div>
    <w:div w:id="127284123">
      <w:bodyDiv w:val="1"/>
      <w:marLeft w:val="0"/>
      <w:marRight w:val="0"/>
      <w:marTop w:val="0"/>
      <w:marBottom w:val="0"/>
      <w:divBdr>
        <w:top w:val="none" w:sz="0" w:space="0" w:color="auto"/>
        <w:left w:val="none" w:sz="0" w:space="0" w:color="auto"/>
        <w:bottom w:val="none" w:sz="0" w:space="0" w:color="auto"/>
        <w:right w:val="none" w:sz="0" w:space="0" w:color="auto"/>
      </w:divBdr>
    </w:div>
    <w:div w:id="127356315">
      <w:bodyDiv w:val="1"/>
      <w:marLeft w:val="0"/>
      <w:marRight w:val="0"/>
      <w:marTop w:val="0"/>
      <w:marBottom w:val="0"/>
      <w:divBdr>
        <w:top w:val="none" w:sz="0" w:space="0" w:color="auto"/>
        <w:left w:val="none" w:sz="0" w:space="0" w:color="auto"/>
        <w:bottom w:val="none" w:sz="0" w:space="0" w:color="auto"/>
        <w:right w:val="none" w:sz="0" w:space="0" w:color="auto"/>
      </w:divBdr>
    </w:div>
    <w:div w:id="127430841">
      <w:bodyDiv w:val="1"/>
      <w:marLeft w:val="0"/>
      <w:marRight w:val="0"/>
      <w:marTop w:val="0"/>
      <w:marBottom w:val="0"/>
      <w:divBdr>
        <w:top w:val="none" w:sz="0" w:space="0" w:color="auto"/>
        <w:left w:val="none" w:sz="0" w:space="0" w:color="auto"/>
        <w:bottom w:val="none" w:sz="0" w:space="0" w:color="auto"/>
        <w:right w:val="none" w:sz="0" w:space="0" w:color="auto"/>
      </w:divBdr>
    </w:div>
    <w:div w:id="127624812">
      <w:bodyDiv w:val="1"/>
      <w:marLeft w:val="0"/>
      <w:marRight w:val="0"/>
      <w:marTop w:val="0"/>
      <w:marBottom w:val="0"/>
      <w:divBdr>
        <w:top w:val="none" w:sz="0" w:space="0" w:color="auto"/>
        <w:left w:val="none" w:sz="0" w:space="0" w:color="auto"/>
        <w:bottom w:val="none" w:sz="0" w:space="0" w:color="auto"/>
        <w:right w:val="none" w:sz="0" w:space="0" w:color="auto"/>
      </w:divBdr>
    </w:div>
    <w:div w:id="127937335">
      <w:bodyDiv w:val="1"/>
      <w:marLeft w:val="0"/>
      <w:marRight w:val="0"/>
      <w:marTop w:val="0"/>
      <w:marBottom w:val="0"/>
      <w:divBdr>
        <w:top w:val="none" w:sz="0" w:space="0" w:color="auto"/>
        <w:left w:val="none" w:sz="0" w:space="0" w:color="auto"/>
        <w:bottom w:val="none" w:sz="0" w:space="0" w:color="auto"/>
        <w:right w:val="none" w:sz="0" w:space="0" w:color="auto"/>
      </w:divBdr>
    </w:div>
    <w:div w:id="128088832">
      <w:bodyDiv w:val="1"/>
      <w:marLeft w:val="0"/>
      <w:marRight w:val="0"/>
      <w:marTop w:val="0"/>
      <w:marBottom w:val="0"/>
      <w:divBdr>
        <w:top w:val="none" w:sz="0" w:space="0" w:color="auto"/>
        <w:left w:val="none" w:sz="0" w:space="0" w:color="auto"/>
        <w:bottom w:val="none" w:sz="0" w:space="0" w:color="auto"/>
        <w:right w:val="none" w:sz="0" w:space="0" w:color="auto"/>
      </w:divBdr>
    </w:div>
    <w:div w:id="128325767">
      <w:bodyDiv w:val="1"/>
      <w:marLeft w:val="0"/>
      <w:marRight w:val="0"/>
      <w:marTop w:val="0"/>
      <w:marBottom w:val="0"/>
      <w:divBdr>
        <w:top w:val="none" w:sz="0" w:space="0" w:color="auto"/>
        <w:left w:val="none" w:sz="0" w:space="0" w:color="auto"/>
        <w:bottom w:val="none" w:sz="0" w:space="0" w:color="auto"/>
        <w:right w:val="none" w:sz="0" w:space="0" w:color="auto"/>
      </w:divBdr>
    </w:div>
    <w:div w:id="128400637">
      <w:bodyDiv w:val="1"/>
      <w:marLeft w:val="0"/>
      <w:marRight w:val="0"/>
      <w:marTop w:val="0"/>
      <w:marBottom w:val="0"/>
      <w:divBdr>
        <w:top w:val="none" w:sz="0" w:space="0" w:color="auto"/>
        <w:left w:val="none" w:sz="0" w:space="0" w:color="auto"/>
        <w:bottom w:val="none" w:sz="0" w:space="0" w:color="auto"/>
        <w:right w:val="none" w:sz="0" w:space="0" w:color="auto"/>
      </w:divBdr>
    </w:div>
    <w:div w:id="128672807">
      <w:bodyDiv w:val="1"/>
      <w:marLeft w:val="0"/>
      <w:marRight w:val="0"/>
      <w:marTop w:val="0"/>
      <w:marBottom w:val="0"/>
      <w:divBdr>
        <w:top w:val="none" w:sz="0" w:space="0" w:color="auto"/>
        <w:left w:val="none" w:sz="0" w:space="0" w:color="auto"/>
        <w:bottom w:val="none" w:sz="0" w:space="0" w:color="auto"/>
        <w:right w:val="none" w:sz="0" w:space="0" w:color="auto"/>
      </w:divBdr>
    </w:div>
    <w:div w:id="129128636">
      <w:bodyDiv w:val="1"/>
      <w:marLeft w:val="0"/>
      <w:marRight w:val="0"/>
      <w:marTop w:val="0"/>
      <w:marBottom w:val="0"/>
      <w:divBdr>
        <w:top w:val="none" w:sz="0" w:space="0" w:color="auto"/>
        <w:left w:val="none" w:sz="0" w:space="0" w:color="auto"/>
        <w:bottom w:val="none" w:sz="0" w:space="0" w:color="auto"/>
        <w:right w:val="none" w:sz="0" w:space="0" w:color="auto"/>
      </w:divBdr>
    </w:div>
    <w:div w:id="129132027">
      <w:bodyDiv w:val="1"/>
      <w:marLeft w:val="0"/>
      <w:marRight w:val="0"/>
      <w:marTop w:val="0"/>
      <w:marBottom w:val="0"/>
      <w:divBdr>
        <w:top w:val="none" w:sz="0" w:space="0" w:color="auto"/>
        <w:left w:val="none" w:sz="0" w:space="0" w:color="auto"/>
        <w:bottom w:val="none" w:sz="0" w:space="0" w:color="auto"/>
        <w:right w:val="none" w:sz="0" w:space="0" w:color="auto"/>
      </w:divBdr>
    </w:div>
    <w:div w:id="129248816">
      <w:bodyDiv w:val="1"/>
      <w:marLeft w:val="0"/>
      <w:marRight w:val="0"/>
      <w:marTop w:val="0"/>
      <w:marBottom w:val="0"/>
      <w:divBdr>
        <w:top w:val="none" w:sz="0" w:space="0" w:color="auto"/>
        <w:left w:val="none" w:sz="0" w:space="0" w:color="auto"/>
        <w:bottom w:val="none" w:sz="0" w:space="0" w:color="auto"/>
        <w:right w:val="none" w:sz="0" w:space="0" w:color="auto"/>
      </w:divBdr>
    </w:div>
    <w:div w:id="129322728">
      <w:bodyDiv w:val="1"/>
      <w:marLeft w:val="0"/>
      <w:marRight w:val="0"/>
      <w:marTop w:val="0"/>
      <w:marBottom w:val="0"/>
      <w:divBdr>
        <w:top w:val="none" w:sz="0" w:space="0" w:color="auto"/>
        <w:left w:val="none" w:sz="0" w:space="0" w:color="auto"/>
        <w:bottom w:val="none" w:sz="0" w:space="0" w:color="auto"/>
        <w:right w:val="none" w:sz="0" w:space="0" w:color="auto"/>
      </w:divBdr>
    </w:div>
    <w:div w:id="129440526">
      <w:bodyDiv w:val="1"/>
      <w:marLeft w:val="0"/>
      <w:marRight w:val="0"/>
      <w:marTop w:val="0"/>
      <w:marBottom w:val="0"/>
      <w:divBdr>
        <w:top w:val="none" w:sz="0" w:space="0" w:color="auto"/>
        <w:left w:val="none" w:sz="0" w:space="0" w:color="auto"/>
        <w:bottom w:val="none" w:sz="0" w:space="0" w:color="auto"/>
        <w:right w:val="none" w:sz="0" w:space="0" w:color="auto"/>
      </w:divBdr>
    </w:div>
    <w:div w:id="129565583">
      <w:bodyDiv w:val="1"/>
      <w:marLeft w:val="0"/>
      <w:marRight w:val="0"/>
      <w:marTop w:val="0"/>
      <w:marBottom w:val="0"/>
      <w:divBdr>
        <w:top w:val="none" w:sz="0" w:space="0" w:color="auto"/>
        <w:left w:val="none" w:sz="0" w:space="0" w:color="auto"/>
        <w:bottom w:val="none" w:sz="0" w:space="0" w:color="auto"/>
        <w:right w:val="none" w:sz="0" w:space="0" w:color="auto"/>
      </w:divBdr>
    </w:div>
    <w:div w:id="129641633">
      <w:bodyDiv w:val="1"/>
      <w:marLeft w:val="0"/>
      <w:marRight w:val="0"/>
      <w:marTop w:val="0"/>
      <w:marBottom w:val="0"/>
      <w:divBdr>
        <w:top w:val="none" w:sz="0" w:space="0" w:color="auto"/>
        <w:left w:val="none" w:sz="0" w:space="0" w:color="auto"/>
        <w:bottom w:val="none" w:sz="0" w:space="0" w:color="auto"/>
        <w:right w:val="none" w:sz="0" w:space="0" w:color="auto"/>
      </w:divBdr>
    </w:div>
    <w:div w:id="129709055">
      <w:bodyDiv w:val="1"/>
      <w:marLeft w:val="0"/>
      <w:marRight w:val="0"/>
      <w:marTop w:val="0"/>
      <w:marBottom w:val="0"/>
      <w:divBdr>
        <w:top w:val="none" w:sz="0" w:space="0" w:color="auto"/>
        <w:left w:val="none" w:sz="0" w:space="0" w:color="auto"/>
        <w:bottom w:val="none" w:sz="0" w:space="0" w:color="auto"/>
        <w:right w:val="none" w:sz="0" w:space="0" w:color="auto"/>
      </w:divBdr>
    </w:div>
    <w:div w:id="129834020">
      <w:bodyDiv w:val="1"/>
      <w:marLeft w:val="0"/>
      <w:marRight w:val="0"/>
      <w:marTop w:val="0"/>
      <w:marBottom w:val="0"/>
      <w:divBdr>
        <w:top w:val="none" w:sz="0" w:space="0" w:color="auto"/>
        <w:left w:val="none" w:sz="0" w:space="0" w:color="auto"/>
        <w:bottom w:val="none" w:sz="0" w:space="0" w:color="auto"/>
        <w:right w:val="none" w:sz="0" w:space="0" w:color="auto"/>
      </w:divBdr>
    </w:div>
    <w:div w:id="130098790">
      <w:bodyDiv w:val="1"/>
      <w:marLeft w:val="0"/>
      <w:marRight w:val="0"/>
      <w:marTop w:val="0"/>
      <w:marBottom w:val="0"/>
      <w:divBdr>
        <w:top w:val="none" w:sz="0" w:space="0" w:color="auto"/>
        <w:left w:val="none" w:sz="0" w:space="0" w:color="auto"/>
        <w:bottom w:val="none" w:sz="0" w:space="0" w:color="auto"/>
        <w:right w:val="none" w:sz="0" w:space="0" w:color="auto"/>
      </w:divBdr>
    </w:div>
    <w:div w:id="130170935">
      <w:bodyDiv w:val="1"/>
      <w:marLeft w:val="0"/>
      <w:marRight w:val="0"/>
      <w:marTop w:val="0"/>
      <w:marBottom w:val="0"/>
      <w:divBdr>
        <w:top w:val="none" w:sz="0" w:space="0" w:color="auto"/>
        <w:left w:val="none" w:sz="0" w:space="0" w:color="auto"/>
        <w:bottom w:val="none" w:sz="0" w:space="0" w:color="auto"/>
        <w:right w:val="none" w:sz="0" w:space="0" w:color="auto"/>
      </w:divBdr>
    </w:div>
    <w:div w:id="130249431">
      <w:bodyDiv w:val="1"/>
      <w:marLeft w:val="0"/>
      <w:marRight w:val="0"/>
      <w:marTop w:val="0"/>
      <w:marBottom w:val="0"/>
      <w:divBdr>
        <w:top w:val="none" w:sz="0" w:space="0" w:color="auto"/>
        <w:left w:val="none" w:sz="0" w:space="0" w:color="auto"/>
        <w:bottom w:val="none" w:sz="0" w:space="0" w:color="auto"/>
        <w:right w:val="none" w:sz="0" w:space="0" w:color="auto"/>
      </w:divBdr>
    </w:div>
    <w:div w:id="131027519">
      <w:bodyDiv w:val="1"/>
      <w:marLeft w:val="0"/>
      <w:marRight w:val="0"/>
      <w:marTop w:val="0"/>
      <w:marBottom w:val="0"/>
      <w:divBdr>
        <w:top w:val="none" w:sz="0" w:space="0" w:color="auto"/>
        <w:left w:val="none" w:sz="0" w:space="0" w:color="auto"/>
        <w:bottom w:val="none" w:sz="0" w:space="0" w:color="auto"/>
        <w:right w:val="none" w:sz="0" w:space="0" w:color="auto"/>
      </w:divBdr>
    </w:div>
    <w:div w:id="131099819">
      <w:bodyDiv w:val="1"/>
      <w:marLeft w:val="0"/>
      <w:marRight w:val="0"/>
      <w:marTop w:val="0"/>
      <w:marBottom w:val="0"/>
      <w:divBdr>
        <w:top w:val="none" w:sz="0" w:space="0" w:color="auto"/>
        <w:left w:val="none" w:sz="0" w:space="0" w:color="auto"/>
        <w:bottom w:val="none" w:sz="0" w:space="0" w:color="auto"/>
        <w:right w:val="none" w:sz="0" w:space="0" w:color="auto"/>
      </w:divBdr>
    </w:div>
    <w:div w:id="131366314">
      <w:bodyDiv w:val="1"/>
      <w:marLeft w:val="0"/>
      <w:marRight w:val="0"/>
      <w:marTop w:val="0"/>
      <w:marBottom w:val="0"/>
      <w:divBdr>
        <w:top w:val="none" w:sz="0" w:space="0" w:color="auto"/>
        <w:left w:val="none" w:sz="0" w:space="0" w:color="auto"/>
        <w:bottom w:val="none" w:sz="0" w:space="0" w:color="auto"/>
        <w:right w:val="none" w:sz="0" w:space="0" w:color="auto"/>
      </w:divBdr>
    </w:div>
    <w:div w:id="131531390">
      <w:bodyDiv w:val="1"/>
      <w:marLeft w:val="0"/>
      <w:marRight w:val="0"/>
      <w:marTop w:val="0"/>
      <w:marBottom w:val="0"/>
      <w:divBdr>
        <w:top w:val="none" w:sz="0" w:space="0" w:color="auto"/>
        <w:left w:val="none" w:sz="0" w:space="0" w:color="auto"/>
        <w:bottom w:val="none" w:sz="0" w:space="0" w:color="auto"/>
        <w:right w:val="none" w:sz="0" w:space="0" w:color="auto"/>
      </w:divBdr>
    </w:div>
    <w:div w:id="131674519">
      <w:bodyDiv w:val="1"/>
      <w:marLeft w:val="0"/>
      <w:marRight w:val="0"/>
      <w:marTop w:val="0"/>
      <w:marBottom w:val="0"/>
      <w:divBdr>
        <w:top w:val="none" w:sz="0" w:space="0" w:color="auto"/>
        <w:left w:val="none" w:sz="0" w:space="0" w:color="auto"/>
        <w:bottom w:val="none" w:sz="0" w:space="0" w:color="auto"/>
        <w:right w:val="none" w:sz="0" w:space="0" w:color="auto"/>
      </w:divBdr>
    </w:div>
    <w:div w:id="131682797">
      <w:bodyDiv w:val="1"/>
      <w:marLeft w:val="0"/>
      <w:marRight w:val="0"/>
      <w:marTop w:val="0"/>
      <w:marBottom w:val="0"/>
      <w:divBdr>
        <w:top w:val="none" w:sz="0" w:space="0" w:color="auto"/>
        <w:left w:val="none" w:sz="0" w:space="0" w:color="auto"/>
        <w:bottom w:val="none" w:sz="0" w:space="0" w:color="auto"/>
        <w:right w:val="none" w:sz="0" w:space="0" w:color="auto"/>
      </w:divBdr>
    </w:div>
    <w:div w:id="131942683">
      <w:bodyDiv w:val="1"/>
      <w:marLeft w:val="0"/>
      <w:marRight w:val="0"/>
      <w:marTop w:val="0"/>
      <w:marBottom w:val="0"/>
      <w:divBdr>
        <w:top w:val="none" w:sz="0" w:space="0" w:color="auto"/>
        <w:left w:val="none" w:sz="0" w:space="0" w:color="auto"/>
        <w:bottom w:val="none" w:sz="0" w:space="0" w:color="auto"/>
        <w:right w:val="none" w:sz="0" w:space="0" w:color="auto"/>
      </w:divBdr>
    </w:div>
    <w:div w:id="131949224">
      <w:bodyDiv w:val="1"/>
      <w:marLeft w:val="0"/>
      <w:marRight w:val="0"/>
      <w:marTop w:val="0"/>
      <w:marBottom w:val="0"/>
      <w:divBdr>
        <w:top w:val="none" w:sz="0" w:space="0" w:color="auto"/>
        <w:left w:val="none" w:sz="0" w:space="0" w:color="auto"/>
        <w:bottom w:val="none" w:sz="0" w:space="0" w:color="auto"/>
        <w:right w:val="none" w:sz="0" w:space="0" w:color="auto"/>
      </w:divBdr>
    </w:div>
    <w:div w:id="132408481">
      <w:bodyDiv w:val="1"/>
      <w:marLeft w:val="0"/>
      <w:marRight w:val="0"/>
      <w:marTop w:val="0"/>
      <w:marBottom w:val="0"/>
      <w:divBdr>
        <w:top w:val="none" w:sz="0" w:space="0" w:color="auto"/>
        <w:left w:val="none" w:sz="0" w:space="0" w:color="auto"/>
        <w:bottom w:val="none" w:sz="0" w:space="0" w:color="auto"/>
        <w:right w:val="none" w:sz="0" w:space="0" w:color="auto"/>
      </w:divBdr>
    </w:div>
    <w:div w:id="132525759">
      <w:bodyDiv w:val="1"/>
      <w:marLeft w:val="0"/>
      <w:marRight w:val="0"/>
      <w:marTop w:val="0"/>
      <w:marBottom w:val="0"/>
      <w:divBdr>
        <w:top w:val="none" w:sz="0" w:space="0" w:color="auto"/>
        <w:left w:val="none" w:sz="0" w:space="0" w:color="auto"/>
        <w:bottom w:val="none" w:sz="0" w:space="0" w:color="auto"/>
        <w:right w:val="none" w:sz="0" w:space="0" w:color="auto"/>
      </w:divBdr>
    </w:div>
    <w:div w:id="132792741">
      <w:bodyDiv w:val="1"/>
      <w:marLeft w:val="0"/>
      <w:marRight w:val="0"/>
      <w:marTop w:val="0"/>
      <w:marBottom w:val="0"/>
      <w:divBdr>
        <w:top w:val="none" w:sz="0" w:space="0" w:color="auto"/>
        <w:left w:val="none" w:sz="0" w:space="0" w:color="auto"/>
        <w:bottom w:val="none" w:sz="0" w:space="0" w:color="auto"/>
        <w:right w:val="none" w:sz="0" w:space="0" w:color="auto"/>
      </w:divBdr>
    </w:div>
    <w:div w:id="133066390">
      <w:bodyDiv w:val="1"/>
      <w:marLeft w:val="0"/>
      <w:marRight w:val="0"/>
      <w:marTop w:val="0"/>
      <w:marBottom w:val="0"/>
      <w:divBdr>
        <w:top w:val="none" w:sz="0" w:space="0" w:color="auto"/>
        <w:left w:val="none" w:sz="0" w:space="0" w:color="auto"/>
        <w:bottom w:val="none" w:sz="0" w:space="0" w:color="auto"/>
        <w:right w:val="none" w:sz="0" w:space="0" w:color="auto"/>
      </w:divBdr>
    </w:div>
    <w:div w:id="133177324">
      <w:bodyDiv w:val="1"/>
      <w:marLeft w:val="0"/>
      <w:marRight w:val="0"/>
      <w:marTop w:val="0"/>
      <w:marBottom w:val="0"/>
      <w:divBdr>
        <w:top w:val="none" w:sz="0" w:space="0" w:color="auto"/>
        <w:left w:val="none" w:sz="0" w:space="0" w:color="auto"/>
        <w:bottom w:val="none" w:sz="0" w:space="0" w:color="auto"/>
        <w:right w:val="none" w:sz="0" w:space="0" w:color="auto"/>
      </w:divBdr>
    </w:div>
    <w:div w:id="133791442">
      <w:bodyDiv w:val="1"/>
      <w:marLeft w:val="0"/>
      <w:marRight w:val="0"/>
      <w:marTop w:val="0"/>
      <w:marBottom w:val="0"/>
      <w:divBdr>
        <w:top w:val="none" w:sz="0" w:space="0" w:color="auto"/>
        <w:left w:val="none" w:sz="0" w:space="0" w:color="auto"/>
        <w:bottom w:val="none" w:sz="0" w:space="0" w:color="auto"/>
        <w:right w:val="none" w:sz="0" w:space="0" w:color="auto"/>
      </w:divBdr>
    </w:div>
    <w:div w:id="133912376">
      <w:bodyDiv w:val="1"/>
      <w:marLeft w:val="0"/>
      <w:marRight w:val="0"/>
      <w:marTop w:val="0"/>
      <w:marBottom w:val="0"/>
      <w:divBdr>
        <w:top w:val="none" w:sz="0" w:space="0" w:color="auto"/>
        <w:left w:val="none" w:sz="0" w:space="0" w:color="auto"/>
        <w:bottom w:val="none" w:sz="0" w:space="0" w:color="auto"/>
        <w:right w:val="none" w:sz="0" w:space="0" w:color="auto"/>
      </w:divBdr>
    </w:div>
    <w:div w:id="133917573">
      <w:bodyDiv w:val="1"/>
      <w:marLeft w:val="0"/>
      <w:marRight w:val="0"/>
      <w:marTop w:val="0"/>
      <w:marBottom w:val="0"/>
      <w:divBdr>
        <w:top w:val="none" w:sz="0" w:space="0" w:color="auto"/>
        <w:left w:val="none" w:sz="0" w:space="0" w:color="auto"/>
        <w:bottom w:val="none" w:sz="0" w:space="0" w:color="auto"/>
        <w:right w:val="none" w:sz="0" w:space="0" w:color="auto"/>
      </w:divBdr>
    </w:div>
    <w:div w:id="134103195">
      <w:bodyDiv w:val="1"/>
      <w:marLeft w:val="0"/>
      <w:marRight w:val="0"/>
      <w:marTop w:val="0"/>
      <w:marBottom w:val="0"/>
      <w:divBdr>
        <w:top w:val="none" w:sz="0" w:space="0" w:color="auto"/>
        <w:left w:val="none" w:sz="0" w:space="0" w:color="auto"/>
        <w:bottom w:val="none" w:sz="0" w:space="0" w:color="auto"/>
        <w:right w:val="none" w:sz="0" w:space="0" w:color="auto"/>
      </w:divBdr>
    </w:div>
    <w:div w:id="134105093">
      <w:bodyDiv w:val="1"/>
      <w:marLeft w:val="0"/>
      <w:marRight w:val="0"/>
      <w:marTop w:val="0"/>
      <w:marBottom w:val="0"/>
      <w:divBdr>
        <w:top w:val="none" w:sz="0" w:space="0" w:color="auto"/>
        <w:left w:val="none" w:sz="0" w:space="0" w:color="auto"/>
        <w:bottom w:val="none" w:sz="0" w:space="0" w:color="auto"/>
        <w:right w:val="none" w:sz="0" w:space="0" w:color="auto"/>
      </w:divBdr>
    </w:div>
    <w:div w:id="134105745">
      <w:bodyDiv w:val="1"/>
      <w:marLeft w:val="0"/>
      <w:marRight w:val="0"/>
      <w:marTop w:val="0"/>
      <w:marBottom w:val="0"/>
      <w:divBdr>
        <w:top w:val="none" w:sz="0" w:space="0" w:color="auto"/>
        <w:left w:val="none" w:sz="0" w:space="0" w:color="auto"/>
        <w:bottom w:val="none" w:sz="0" w:space="0" w:color="auto"/>
        <w:right w:val="none" w:sz="0" w:space="0" w:color="auto"/>
      </w:divBdr>
    </w:div>
    <w:div w:id="134614367">
      <w:bodyDiv w:val="1"/>
      <w:marLeft w:val="0"/>
      <w:marRight w:val="0"/>
      <w:marTop w:val="0"/>
      <w:marBottom w:val="0"/>
      <w:divBdr>
        <w:top w:val="none" w:sz="0" w:space="0" w:color="auto"/>
        <w:left w:val="none" w:sz="0" w:space="0" w:color="auto"/>
        <w:bottom w:val="none" w:sz="0" w:space="0" w:color="auto"/>
        <w:right w:val="none" w:sz="0" w:space="0" w:color="auto"/>
      </w:divBdr>
    </w:div>
    <w:div w:id="134643265">
      <w:bodyDiv w:val="1"/>
      <w:marLeft w:val="0"/>
      <w:marRight w:val="0"/>
      <w:marTop w:val="0"/>
      <w:marBottom w:val="0"/>
      <w:divBdr>
        <w:top w:val="none" w:sz="0" w:space="0" w:color="auto"/>
        <w:left w:val="none" w:sz="0" w:space="0" w:color="auto"/>
        <w:bottom w:val="none" w:sz="0" w:space="0" w:color="auto"/>
        <w:right w:val="none" w:sz="0" w:space="0" w:color="auto"/>
      </w:divBdr>
    </w:div>
    <w:div w:id="134762410">
      <w:bodyDiv w:val="1"/>
      <w:marLeft w:val="0"/>
      <w:marRight w:val="0"/>
      <w:marTop w:val="0"/>
      <w:marBottom w:val="0"/>
      <w:divBdr>
        <w:top w:val="none" w:sz="0" w:space="0" w:color="auto"/>
        <w:left w:val="none" w:sz="0" w:space="0" w:color="auto"/>
        <w:bottom w:val="none" w:sz="0" w:space="0" w:color="auto"/>
        <w:right w:val="none" w:sz="0" w:space="0" w:color="auto"/>
      </w:divBdr>
    </w:div>
    <w:div w:id="134832249">
      <w:bodyDiv w:val="1"/>
      <w:marLeft w:val="0"/>
      <w:marRight w:val="0"/>
      <w:marTop w:val="0"/>
      <w:marBottom w:val="0"/>
      <w:divBdr>
        <w:top w:val="none" w:sz="0" w:space="0" w:color="auto"/>
        <w:left w:val="none" w:sz="0" w:space="0" w:color="auto"/>
        <w:bottom w:val="none" w:sz="0" w:space="0" w:color="auto"/>
        <w:right w:val="none" w:sz="0" w:space="0" w:color="auto"/>
      </w:divBdr>
    </w:div>
    <w:div w:id="134878158">
      <w:bodyDiv w:val="1"/>
      <w:marLeft w:val="0"/>
      <w:marRight w:val="0"/>
      <w:marTop w:val="0"/>
      <w:marBottom w:val="0"/>
      <w:divBdr>
        <w:top w:val="none" w:sz="0" w:space="0" w:color="auto"/>
        <w:left w:val="none" w:sz="0" w:space="0" w:color="auto"/>
        <w:bottom w:val="none" w:sz="0" w:space="0" w:color="auto"/>
        <w:right w:val="none" w:sz="0" w:space="0" w:color="auto"/>
      </w:divBdr>
    </w:div>
    <w:div w:id="135219376">
      <w:bodyDiv w:val="1"/>
      <w:marLeft w:val="0"/>
      <w:marRight w:val="0"/>
      <w:marTop w:val="0"/>
      <w:marBottom w:val="0"/>
      <w:divBdr>
        <w:top w:val="none" w:sz="0" w:space="0" w:color="auto"/>
        <w:left w:val="none" w:sz="0" w:space="0" w:color="auto"/>
        <w:bottom w:val="none" w:sz="0" w:space="0" w:color="auto"/>
        <w:right w:val="none" w:sz="0" w:space="0" w:color="auto"/>
      </w:divBdr>
    </w:div>
    <w:div w:id="135221364">
      <w:bodyDiv w:val="1"/>
      <w:marLeft w:val="0"/>
      <w:marRight w:val="0"/>
      <w:marTop w:val="0"/>
      <w:marBottom w:val="0"/>
      <w:divBdr>
        <w:top w:val="none" w:sz="0" w:space="0" w:color="auto"/>
        <w:left w:val="none" w:sz="0" w:space="0" w:color="auto"/>
        <w:bottom w:val="none" w:sz="0" w:space="0" w:color="auto"/>
        <w:right w:val="none" w:sz="0" w:space="0" w:color="auto"/>
      </w:divBdr>
    </w:div>
    <w:div w:id="135419071">
      <w:bodyDiv w:val="1"/>
      <w:marLeft w:val="0"/>
      <w:marRight w:val="0"/>
      <w:marTop w:val="0"/>
      <w:marBottom w:val="0"/>
      <w:divBdr>
        <w:top w:val="none" w:sz="0" w:space="0" w:color="auto"/>
        <w:left w:val="none" w:sz="0" w:space="0" w:color="auto"/>
        <w:bottom w:val="none" w:sz="0" w:space="0" w:color="auto"/>
        <w:right w:val="none" w:sz="0" w:space="0" w:color="auto"/>
      </w:divBdr>
    </w:div>
    <w:div w:id="135530164">
      <w:bodyDiv w:val="1"/>
      <w:marLeft w:val="0"/>
      <w:marRight w:val="0"/>
      <w:marTop w:val="0"/>
      <w:marBottom w:val="0"/>
      <w:divBdr>
        <w:top w:val="none" w:sz="0" w:space="0" w:color="auto"/>
        <w:left w:val="none" w:sz="0" w:space="0" w:color="auto"/>
        <w:bottom w:val="none" w:sz="0" w:space="0" w:color="auto"/>
        <w:right w:val="none" w:sz="0" w:space="0" w:color="auto"/>
      </w:divBdr>
    </w:div>
    <w:div w:id="135530769">
      <w:bodyDiv w:val="1"/>
      <w:marLeft w:val="0"/>
      <w:marRight w:val="0"/>
      <w:marTop w:val="0"/>
      <w:marBottom w:val="0"/>
      <w:divBdr>
        <w:top w:val="none" w:sz="0" w:space="0" w:color="auto"/>
        <w:left w:val="none" w:sz="0" w:space="0" w:color="auto"/>
        <w:bottom w:val="none" w:sz="0" w:space="0" w:color="auto"/>
        <w:right w:val="none" w:sz="0" w:space="0" w:color="auto"/>
      </w:divBdr>
    </w:div>
    <w:div w:id="135684502">
      <w:bodyDiv w:val="1"/>
      <w:marLeft w:val="0"/>
      <w:marRight w:val="0"/>
      <w:marTop w:val="0"/>
      <w:marBottom w:val="0"/>
      <w:divBdr>
        <w:top w:val="none" w:sz="0" w:space="0" w:color="auto"/>
        <w:left w:val="none" w:sz="0" w:space="0" w:color="auto"/>
        <w:bottom w:val="none" w:sz="0" w:space="0" w:color="auto"/>
        <w:right w:val="none" w:sz="0" w:space="0" w:color="auto"/>
      </w:divBdr>
    </w:div>
    <w:div w:id="135725769">
      <w:bodyDiv w:val="1"/>
      <w:marLeft w:val="0"/>
      <w:marRight w:val="0"/>
      <w:marTop w:val="0"/>
      <w:marBottom w:val="0"/>
      <w:divBdr>
        <w:top w:val="none" w:sz="0" w:space="0" w:color="auto"/>
        <w:left w:val="none" w:sz="0" w:space="0" w:color="auto"/>
        <w:bottom w:val="none" w:sz="0" w:space="0" w:color="auto"/>
        <w:right w:val="none" w:sz="0" w:space="0" w:color="auto"/>
      </w:divBdr>
    </w:div>
    <w:div w:id="135807298">
      <w:bodyDiv w:val="1"/>
      <w:marLeft w:val="0"/>
      <w:marRight w:val="0"/>
      <w:marTop w:val="0"/>
      <w:marBottom w:val="0"/>
      <w:divBdr>
        <w:top w:val="none" w:sz="0" w:space="0" w:color="auto"/>
        <w:left w:val="none" w:sz="0" w:space="0" w:color="auto"/>
        <w:bottom w:val="none" w:sz="0" w:space="0" w:color="auto"/>
        <w:right w:val="none" w:sz="0" w:space="0" w:color="auto"/>
      </w:divBdr>
    </w:div>
    <w:div w:id="135879630">
      <w:bodyDiv w:val="1"/>
      <w:marLeft w:val="0"/>
      <w:marRight w:val="0"/>
      <w:marTop w:val="0"/>
      <w:marBottom w:val="0"/>
      <w:divBdr>
        <w:top w:val="none" w:sz="0" w:space="0" w:color="auto"/>
        <w:left w:val="none" w:sz="0" w:space="0" w:color="auto"/>
        <w:bottom w:val="none" w:sz="0" w:space="0" w:color="auto"/>
        <w:right w:val="none" w:sz="0" w:space="0" w:color="auto"/>
      </w:divBdr>
    </w:div>
    <w:div w:id="135953752">
      <w:bodyDiv w:val="1"/>
      <w:marLeft w:val="0"/>
      <w:marRight w:val="0"/>
      <w:marTop w:val="0"/>
      <w:marBottom w:val="0"/>
      <w:divBdr>
        <w:top w:val="none" w:sz="0" w:space="0" w:color="auto"/>
        <w:left w:val="none" w:sz="0" w:space="0" w:color="auto"/>
        <w:bottom w:val="none" w:sz="0" w:space="0" w:color="auto"/>
        <w:right w:val="none" w:sz="0" w:space="0" w:color="auto"/>
      </w:divBdr>
    </w:div>
    <w:div w:id="136384940">
      <w:bodyDiv w:val="1"/>
      <w:marLeft w:val="0"/>
      <w:marRight w:val="0"/>
      <w:marTop w:val="0"/>
      <w:marBottom w:val="0"/>
      <w:divBdr>
        <w:top w:val="none" w:sz="0" w:space="0" w:color="auto"/>
        <w:left w:val="none" w:sz="0" w:space="0" w:color="auto"/>
        <w:bottom w:val="none" w:sz="0" w:space="0" w:color="auto"/>
        <w:right w:val="none" w:sz="0" w:space="0" w:color="auto"/>
      </w:divBdr>
    </w:div>
    <w:div w:id="136411850">
      <w:bodyDiv w:val="1"/>
      <w:marLeft w:val="0"/>
      <w:marRight w:val="0"/>
      <w:marTop w:val="0"/>
      <w:marBottom w:val="0"/>
      <w:divBdr>
        <w:top w:val="none" w:sz="0" w:space="0" w:color="auto"/>
        <w:left w:val="none" w:sz="0" w:space="0" w:color="auto"/>
        <w:bottom w:val="none" w:sz="0" w:space="0" w:color="auto"/>
        <w:right w:val="none" w:sz="0" w:space="0" w:color="auto"/>
      </w:divBdr>
    </w:div>
    <w:div w:id="136533719">
      <w:bodyDiv w:val="1"/>
      <w:marLeft w:val="0"/>
      <w:marRight w:val="0"/>
      <w:marTop w:val="0"/>
      <w:marBottom w:val="0"/>
      <w:divBdr>
        <w:top w:val="none" w:sz="0" w:space="0" w:color="auto"/>
        <w:left w:val="none" w:sz="0" w:space="0" w:color="auto"/>
        <w:bottom w:val="none" w:sz="0" w:space="0" w:color="auto"/>
        <w:right w:val="none" w:sz="0" w:space="0" w:color="auto"/>
      </w:divBdr>
    </w:div>
    <w:div w:id="136578024">
      <w:bodyDiv w:val="1"/>
      <w:marLeft w:val="0"/>
      <w:marRight w:val="0"/>
      <w:marTop w:val="0"/>
      <w:marBottom w:val="0"/>
      <w:divBdr>
        <w:top w:val="none" w:sz="0" w:space="0" w:color="auto"/>
        <w:left w:val="none" w:sz="0" w:space="0" w:color="auto"/>
        <w:bottom w:val="none" w:sz="0" w:space="0" w:color="auto"/>
        <w:right w:val="none" w:sz="0" w:space="0" w:color="auto"/>
      </w:divBdr>
    </w:div>
    <w:div w:id="136728696">
      <w:bodyDiv w:val="1"/>
      <w:marLeft w:val="0"/>
      <w:marRight w:val="0"/>
      <w:marTop w:val="0"/>
      <w:marBottom w:val="0"/>
      <w:divBdr>
        <w:top w:val="none" w:sz="0" w:space="0" w:color="auto"/>
        <w:left w:val="none" w:sz="0" w:space="0" w:color="auto"/>
        <w:bottom w:val="none" w:sz="0" w:space="0" w:color="auto"/>
        <w:right w:val="none" w:sz="0" w:space="0" w:color="auto"/>
      </w:divBdr>
    </w:div>
    <w:div w:id="136799767">
      <w:bodyDiv w:val="1"/>
      <w:marLeft w:val="0"/>
      <w:marRight w:val="0"/>
      <w:marTop w:val="0"/>
      <w:marBottom w:val="0"/>
      <w:divBdr>
        <w:top w:val="none" w:sz="0" w:space="0" w:color="auto"/>
        <w:left w:val="none" w:sz="0" w:space="0" w:color="auto"/>
        <w:bottom w:val="none" w:sz="0" w:space="0" w:color="auto"/>
        <w:right w:val="none" w:sz="0" w:space="0" w:color="auto"/>
      </w:divBdr>
    </w:div>
    <w:div w:id="136840686">
      <w:bodyDiv w:val="1"/>
      <w:marLeft w:val="0"/>
      <w:marRight w:val="0"/>
      <w:marTop w:val="0"/>
      <w:marBottom w:val="0"/>
      <w:divBdr>
        <w:top w:val="none" w:sz="0" w:space="0" w:color="auto"/>
        <w:left w:val="none" w:sz="0" w:space="0" w:color="auto"/>
        <w:bottom w:val="none" w:sz="0" w:space="0" w:color="auto"/>
        <w:right w:val="none" w:sz="0" w:space="0" w:color="auto"/>
      </w:divBdr>
    </w:div>
    <w:div w:id="137304770">
      <w:bodyDiv w:val="1"/>
      <w:marLeft w:val="0"/>
      <w:marRight w:val="0"/>
      <w:marTop w:val="0"/>
      <w:marBottom w:val="0"/>
      <w:divBdr>
        <w:top w:val="none" w:sz="0" w:space="0" w:color="auto"/>
        <w:left w:val="none" w:sz="0" w:space="0" w:color="auto"/>
        <w:bottom w:val="none" w:sz="0" w:space="0" w:color="auto"/>
        <w:right w:val="none" w:sz="0" w:space="0" w:color="auto"/>
      </w:divBdr>
    </w:div>
    <w:div w:id="137385853">
      <w:bodyDiv w:val="1"/>
      <w:marLeft w:val="0"/>
      <w:marRight w:val="0"/>
      <w:marTop w:val="0"/>
      <w:marBottom w:val="0"/>
      <w:divBdr>
        <w:top w:val="none" w:sz="0" w:space="0" w:color="auto"/>
        <w:left w:val="none" w:sz="0" w:space="0" w:color="auto"/>
        <w:bottom w:val="none" w:sz="0" w:space="0" w:color="auto"/>
        <w:right w:val="none" w:sz="0" w:space="0" w:color="auto"/>
      </w:divBdr>
    </w:div>
    <w:div w:id="137498302">
      <w:bodyDiv w:val="1"/>
      <w:marLeft w:val="0"/>
      <w:marRight w:val="0"/>
      <w:marTop w:val="0"/>
      <w:marBottom w:val="0"/>
      <w:divBdr>
        <w:top w:val="none" w:sz="0" w:space="0" w:color="auto"/>
        <w:left w:val="none" w:sz="0" w:space="0" w:color="auto"/>
        <w:bottom w:val="none" w:sz="0" w:space="0" w:color="auto"/>
        <w:right w:val="none" w:sz="0" w:space="0" w:color="auto"/>
      </w:divBdr>
    </w:div>
    <w:div w:id="137578004">
      <w:bodyDiv w:val="1"/>
      <w:marLeft w:val="0"/>
      <w:marRight w:val="0"/>
      <w:marTop w:val="0"/>
      <w:marBottom w:val="0"/>
      <w:divBdr>
        <w:top w:val="none" w:sz="0" w:space="0" w:color="auto"/>
        <w:left w:val="none" w:sz="0" w:space="0" w:color="auto"/>
        <w:bottom w:val="none" w:sz="0" w:space="0" w:color="auto"/>
        <w:right w:val="none" w:sz="0" w:space="0" w:color="auto"/>
      </w:divBdr>
    </w:div>
    <w:div w:id="137578147">
      <w:bodyDiv w:val="1"/>
      <w:marLeft w:val="0"/>
      <w:marRight w:val="0"/>
      <w:marTop w:val="0"/>
      <w:marBottom w:val="0"/>
      <w:divBdr>
        <w:top w:val="none" w:sz="0" w:space="0" w:color="auto"/>
        <w:left w:val="none" w:sz="0" w:space="0" w:color="auto"/>
        <w:bottom w:val="none" w:sz="0" w:space="0" w:color="auto"/>
        <w:right w:val="none" w:sz="0" w:space="0" w:color="auto"/>
      </w:divBdr>
    </w:div>
    <w:div w:id="137655871">
      <w:bodyDiv w:val="1"/>
      <w:marLeft w:val="0"/>
      <w:marRight w:val="0"/>
      <w:marTop w:val="0"/>
      <w:marBottom w:val="0"/>
      <w:divBdr>
        <w:top w:val="none" w:sz="0" w:space="0" w:color="auto"/>
        <w:left w:val="none" w:sz="0" w:space="0" w:color="auto"/>
        <w:bottom w:val="none" w:sz="0" w:space="0" w:color="auto"/>
        <w:right w:val="none" w:sz="0" w:space="0" w:color="auto"/>
      </w:divBdr>
    </w:div>
    <w:div w:id="137765875">
      <w:bodyDiv w:val="1"/>
      <w:marLeft w:val="0"/>
      <w:marRight w:val="0"/>
      <w:marTop w:val="0"/>
      <w:marBottom w:val="0"/>
      <w:divBdr>
        <w:top w:val="none" w:sz="0" w:space="0" w:color="auto"/>
        <w:left w:val="none" w:sz="0" w:space="0" w:color="auto"/>
        <w:bottom w:val="none" w:sz="0" w:space="0" w:color="auto"/>
        <w:right w:val="none" w:sz="0" w:space="0" w:color="auto"/>
      </w:divBdr>
    </w:div>
    <w:div w:id="137767209">
      <w:bodyDiv w:val="1"/>
      <w:marLeft w:val="0"/>
      <w:marRight w:val="0"/>
      <w:marTop w:val="0"/>
      <w:marBottom w:val="0"/>
      <w:divBdr>
        <w:top w:val="none" w:sz="0" w:space="0" w:color="auto"/>
        <w:left w:val="none" w:sz="0" w:space="0" w:color="auto"/>
        <w:bottom w:val="none" w:sz="0" w:space="0" w:color="auto"/>
        <w:right w:val="none" w:sz="0" w:space="0" w:color="auto"/>
      </w:divBdr>
    </w:div>
    <w:div w:id="137841530">
      <w:bodyDiv w:val="1"/>
      <w:marLeft w:val="0"/>
      <w:marRight w:val="0"/>
      <w:marTop w:val="0"/>
      <w:marBottom w:val="0"/>
      <w:divBdr>
        <w:top w:val="none" w:sz="0" w:space="0" w:color="auto"/>
        <w:left w:val="none" w:sz="0" w:space="0" w:color="auto"/>
        <w:bottom w:val="none" w:sz="0" w:space="0" w:color="auto"/>
        <w:right w:val="none" w:sz="0" w:space="0" w:color="auto"/>
      </w:divBdr>
    </w:div>
    <w:div w:id="138036629">
      <w:bodyDiv w:val="1"/>
      <w:marLeft w:val="0"/>
      <w:marRight w:val="0"/>
      <w:marTop w:val="0"/>
      <w:marBottom w:val="0"/>
      <w:divBdr>
        <w:top w:val="none" w:sz="0" w:space="0" w:color="auto"/>
        <w:left w:val="none" w:sz="0" w:space="0" w:color="auto"/>
        <w:bottom w:val="none" w:sz="0" w:space="0" w:color="auto"/>
        <w:right w:val="none" w:sz="0" w:space="0" w:color="auto"/>
      </w:divBdr>
    </w:div>
    <w:div w:id="138115108">
      <w:bodyDiv w:val="1"/>
      <w:marLeft w:val="0"/>
      <w:marRight w:val="0"/>
      <w:marTop w:val="0"/>
      <w:marBottom w:val="0"/>
      <w:divBdr>
        <w:top w:val="none" w:sz="0" w:space="0" w:color="auto"/>
        <w:left w:val="none" w:sz="0" w:space="0" w:color="auto"/>
        <w:bottom w:val="none" w:sz="0" w:space="0" w:color="auto"/>
        <w:right w:val="none" w:sz="0" w:space="0" w:color="auto"/>
      </w:divBdr>
    </w:div>
    <w:div w:id="138349805">
      <w:bodyDiv w:val="1"/>
      <w:marLeft w:val="0"/>
      <w:marRight w:val="0"/>
      <w:marTop w:val="0"/>
      <w:marBottom w:val="0"/>
      <w:divBdr>
        <w:top w:val="none" w:sz="0" w:space="0" w:color="auto"/>
        <w:left w:val="none" w:sz="0" w:space="0" w:color="auto"/>
        <w:bottom w:val="none" w:sz="0" w:space="0" w:color="auto"/>
        <w:right w:val="none" w:sz="0" w:space="0" w:color="auto"/>
      </w:divBdr>
    </w:div>
    <w:div w:id="138428060">
      <w:bodyDiv w:val="1"/>
      <w:marLeft w:val="0"/>
      <w:marRight w:val="0"/>
      <w:marTop w:val="0"/>
      <w:marBottom w:val="0"/>
      <w:divBdr>
        <w:top w:val="none" w:sz="0" w:space="0" w:color="auto"/>
        <w:left w:val="none" w:sz="0" w:space="0" w:color="auto"/>
        <w:bottom w:val="none" w:sz="0" w:space="0" w:color="auto"/>
        <w:right w:val="none" w:sz="0" w:space="0" w:color="auto"/>
      </w:divBdr>
    </w:div>
    <w:div w:id="138498108">
      <w:bodyDiv w:val="1"/>
      <w:marLeft w:val="0"/>
      <w:marRight w:val="0"/>
      <w:marTop w:val="0"/>
      <w:marBottom w:val="0"/>
      <w:divBdr>
        <w:top w:val="none" w:sz="0" w:space="0" w:color="auto"/>
        <w:left w:val="none" w:sz="0" w:space="0" w:color="auto"/>
        <w:bottom w:val="none" w:sz="0" w:space="0" w:color="auto"/>
        <w:right w:val="none" w:sz="0" w:space="0" w:color="auto"/>
      </w:divBdr>
    </w:div>
    <w:div w:id="138616504">
      <w:bodyDiv w:val="1"/>
      <w:marLeft w:val="0"/>
      <w:marRight w:val="0"/>
      <w:marTop w:val="0"/>
      <w:marBottom w:val="0"/>
      <w:divBdr>
        <w:top w:val="none" w:sz="0" w:space="0" w:color="auto"/>
        <w:left w:val="none" w:sz="0" w:space="0" w:color="auto"/>
        <w:bottom w:val="none" w:sz="0" w:space="0" w:color="auto"/>
        <w:right w:val="none" w:sz="0" w:space="0" w:color="auto"/>
      </w:divBdr>
    </w:div>
    <w:div w:id="138616606">
      <w:bodyDiv w:val="1"/>
      <w:marLeft w:val="0"/>
      <w:marRight w:val="0"/>
      <w:marTop w:val="0"/>
      <w:marBottom w:val="0"/>
      <w:divBdr>
        <w:top w:val="none" w:sz="0" w:space="0" w:color="auto"/>
        <w:left w:val="none" w:sz="0" w:space="0" w:color="auto"/>
        <w:bottom w:val="none" w:sz="0" w:space="0" w:color="auto"/>
        <w:right w:val="none" w:sz="0" w:space="0" w:color="auto"/>
      </w:divBdr>
    </w:div>
    <w:div w:id="138618145">
      <w:bodyDiv w:val="1"/>
      <w:marLeft w:val="0"/>
      <w:marRight w:val="0"/>
      <w:marTop w:val="0"/>
      <w:marBottom w:val="0"/>
      <w:divBdr>
        <w:top w:val="none" w:sz="0" w:space="0" w:color="auto"/>
        <w:left w:val="none" w:sz="0" w:space="0" w:color="auto"/>
        <w:bottom w:val="none" w:sz="0" w:space="0" w:color="auto"/>
        <w:right w:val="none" w:sz="0" w:space="0" w:color="auto"/>
      </w:divBdr>
    </w:div>
    <w:div w:id="138621411">
      <w:bodyDiv w:val="1"/>
      <w:marLeft w:val="0"/>
      <w:marRight w:val="0"/>
      <w:marTop w:val="0"/>
      <w:marBottom w:val="0"/>
      <w:divBdr>
        <w:top w:val="none" w:sz="0" w:space="0" w:color="auto"/>
        <w:left w:val="none" w:sz="0" w:space="0" w:color="auto"/>
        <w:bottom w:val="none" w:sz="0" w:space="0" w:color="auto"/>
        <w:right w:val="none" w:sz="0" w:space="0" w:color="auto"/>
      </w:divBdr>
    </w:div>
    <w:div w:id="139270674">
      <w:bodyDiv w:val="1"/>
      <w:marLeft w:val="0"/>
      <w:marRight w:val="0"/>
      <w:marTop w:val="0"/>
      <w:marBottom w:val="0"/>
      <w:divBdr>
        <w:top w:val="none" w:sz="0" w:space="0" w:color="auto"/>
        <w:left w:val="none" w:sz="0" w:space="0" w:color="auto"/>
        <w:bottom w:val="none" w:sz="0" w:space="0" w:color="auto"/>
        <w:right w:val="none" w:sz="0" w:space="0" w:color="auto"/>
      </w:divBdr>
    </w:div>
    <w:div w:id="139468250">
      <w:bodyDiv w:val="1"/>
      <w:marLeft w:val="0"/>
      <w:marRight w:val="0"/>
      <w:marTop w:val="0"/>
      <w:marBottom w:val="0"/>
      <w:divBdr>
        <w:top w:val="none" w:sz="0" w:space="0" w:color="auto"/>
        <w:left w:val="none" w:sz="0" w:space="0" w:color="auto"/>
        <w:bottom w:val="none" w:sz="0" w:space="0" w:color="auto"/>
        <w:right w:val="none" w:sz="0" w:space="0" w:color="auto"/>
      </w:divBdr>
    </w:div>
    <w:div w:id="140079111">
      <w:bodyDiv w:val="1"/>
      <w:marLeft w:val="0"/>
      <w:marRight w:val="0"/>
      <w:marTop w:val="0"/>
      <w:marBottom w:val="0"/>
      <w:divBdr>
        <w:top w:val="none" w:sz="0" w:space="0" w:color="auto"/>
        <w:left w:val="none" w:sz="0" w:space="0" w:color="auto"/>
        <w:bottom w:val="none" w:sz="0" w:space="0" w:color="auto"/>
        <w:right w:val="none" w:sz="0" w:space="0" w:color="auto"/>
      </w:divBdr>
    </w:div>
    <w:div w:id="140271323">
      <w:bodyDiv w:val="1"/>
      <w:marLeft w:val="0"/>
      <w:marRight w:val="0"/>
      <w:marTop w:val="0"/>
      <w:marBottom w:val="0"/>
      <w:divBdr>
        <w:top w:val="none" w:sz="0" w:space="0" w:color="auto"/>
        <w:left w:val="none" w:sz="0" w:space="0" w:color="auto"/>
        <w:bottom w:val="none" w:sz="0" w:space="0" w:color="auto"/>
        <w:right w:val="none" w:sz="0" w:space="0" w:color="auto"/>
      </w:divBdr>
    </w:div>
    <w:div w:id="140390493">
      <w:bodyDiv w:val="1"/>
      <w:marLeft w:val="0"/>
      <w:marRight w:val="0"/>
      <w:marTop w:val="0"/>
      <w:marBottom w:val="0"/>
      <w:divBdr>
        <w:top w:val="none" w:sz="0" w:space="0" w:color="auto"/>
        <w:left w:val="none" w:sz="0" w:space="0" w:color="auto"/>
        <w:bottom w:val="none" w:sz="0" w:space="0" w:color="auto"/>
        <w:right w:val="none" w:sz="0" w:space="0" w:color="auto"/>
      </w:divBdr>
    </w:div>
    <w:div w:id="140852027">
      <w:bodyDiv w:val="1"/>
      <w:marLeft w:val="0"/>
      <w:marRight w:val="0"/>
      <w:marTop w:val="0"/>
      <w:marBottom w:val="0"/>
      <w:divBdr>
        <w:top w:val="none" w:sz="0" w:space="0" w:color="auto"/>
        <w:left w:val="none" w:sz="0" w:space="0" w:color="auto"/>
        <w:bottom w:val="none" w:sz="0" w:space="0" w:color="auto"/>
        <w:right w:val="none" w:sz="0" w:space="0" w:color="auto"/>
      </w:divBdr>
    </w:div>
    <w:div w:id="140923392">
      <w:bodyDiv w:val="1"/>
      <w:marLeft w:val="0"/>
      <w:marRight w:val="0"/>
      <w:marTop w:val="0"/>
      <w:marBottom w:val="0"/>
      <w:divBdr>
        <w:top w:val="none" w:sz="0" w:space="0" w:color="auto"/>
        <w:left w:val="none" w:sz="0" w:space="0" w:color="auto"/>
        <w:bottom w:val="none" w:sz="0" w:space="0" w:color="auto"/>
        <w:right w:val="none" w:sz="0" w:space="0" w:color="auto"/>
      </w:divBdr>
    </w:div>
    <w:div w:id="141168023">
      <w:bodyDiv w:val="1"/>
      <w:marLeft w:val="0"/>
      <w:marRight w:val="0"/>
      <w:marTop w:val="0"/>
      <w:marBottom w:val="0"/>
      <w:divBdr>
        <w:top w:val="none" w:sz="0" w:space="0" w:color="auto"/>
        <w:left w:val="none" w:sz="0" w:space="0" w:color="auto"/>
        <w:bottom w:val="none" w:sz="0" w:space="0" w:color="auto"/>
        <w:right w:val="none" w:sz="0" w:space="0" w:color="auto"/>
      </w:divBdr>
    </w:div>
    <w:div w:id="141193736">
      <w:bodyDiv w:val="1"/>
      <w:marLeft w:val="0"/>
      <w:marRight w:val="0"/>
      <w:marTop w:val="0"/>
      <w:marBottom w:val="0"/>
      <w:divBdr>
        <w:top w:val="none" w:sz="0" w:space="0" w:color="auto"/>
        <w:left w:val="none" w:sz="0" w:space="0" w:color="auto"/>
        <w:bottom w:val="none" w:sz="0" w:space="0" w:color="auto"/>
        <w:right w:val="none" w:sz="0" w:space="0" w:color="auto"/>
      </w:divBdr>
    </w:div>
    <w:div w:id="141239947">
      <w:bodyDiv w:val="1"/>
      <w:marLeft w:val="0"/>
      <w:marRight w:val="0"/>
      <w:marTop w:val="0"/>
      <w:marBottom w:val="0"/>
      <w:divBdr>
        <w:top w:val="none" w:sz="0" w:space="0" w:color="auto"/>
        <w:left w:val="none" w:sz="0" w:space="0" w:color="auto"/>
        <w:bottom w:val="none" w:sz="0" w:space="0" w:color="auto"/>
        <w:right w:val="none" w:sz="0" w:space="0" w:color="auto"/>
      </w:divBdr>
    </w:div>
    <w:div w:id="141318416">
      <w:bodyDiv w:val="1"/>
      <w:marLeft w:val="0"/>
      <w:marRight w:val="0"/>
      <w:marTop w:val="0"/>
      <w:marBottom w:val="0"/>
      <w:divBdr>
        <w:top w:val="none" w:sz="0" w:space="0" w:color="auto"/>
        <w:left w:val="none" w:sz="0" w:space="0" w:color="auto"/>
        <w:bottom w:val="none" w:sz="0" w:space="0" w:color="auto"/>
        <w:right w:val="none" w:sz="0" w:space="0" w:color="auto"/>
      </w:divBdr>
    </w:div>
    <w:div w:id="141388750">
      <w:bodyDiv w:val="1"/>
      <w:marLeft w:val="0"/>
      <w:marRight w:val="0"/>
      <w:marTop w:val="0"/>
      <w:marBottom w:val="0"/>
      <w:divBdr>
        <w:top w:val="none" w:sz="0" w:space="0" w:color="auto"/>
        <w:left w:val="none" w:sz="0" w:space="0" w:color="auto"/>
        <w:bottom w:val="none" w:sz="0" w:space="0" w:color="auto"/>
        <w:right w:val="none" w:sz="0" w:space="0" w:color="auto"/>
      </w:divBdr>
    </w:div>
    <w:div w:id="141430308">
      <w:bodyDiv w:val="1"/>
      <w:marLeft w:val="0"/>
      <w:marRight w:val="0"/>
      <w:marTop w:val="0"/>
      <w:marBottom w:val="0"/>
      <w:divBdr>
        <w:top w:val="none" w:sz="0" w:space="0" w:color="auto"/>
        <w:left w:val="none" w:sz="0" w:space="0" w:color="auto"/>
        <w:bottom w:val="none" w:sz="0" w:space="0" w:color="auto"/>
        <w:right w:val="none" w:sz="0" w:space="0" w:color="auto"/>
      </w:divBdr>
    </w:div>
    <w:div w:id="141430752">
      <w:bodyDiv w:val="1"/>
      <w:marLeft w:val="0"/>
      <w:marRight w:val="0"/>
      <w:marTop w:val="0"/>
      <w:marBottom w:val="0"/>
      <w:divBdr>
        <w:top w:val="none" w:sz="0" w:space="0" w:color="auto"/>
        <w:left w:val="none" w:sz="0" w:space="0" w:color="auto"/>
        <w:bottom w:val="none" w:sz="0" w:space="0" w:color="auto"/>
        <w:right w:val="none" w:sz="0" w:space="0" w:color="auto"/>
      </w:divBdr>
    </w:div>
    <w:div w:id="141697034">
      <w:bodyDiv w:val="1"/>
      <w:marLeft w:val="0"/>
      <w:marRight w:val="0"/>
      <w:marTop w:val="0"/>
      <w:marBottom w:val="0"/>
      <w:divBdr>
        <w:top w:val="none" w:sz="0" w:space="0" w:color="auto"/>
        <w:left w:val="none" w:sz="0" w:space="0" w:color="auto"/>
        <w:bottom w:val="none" w:sz="0" w:space="0" w:color="auto"/>
        <w:right w:val="none" w:sz="0" w:space="0" w:color="auto"/>
      </w:divBdr>
    </w:div>
    <w:div w:id="142041156">
      <w:bodyDiv w:val="1"/>
      <w:marLeft w:val="0"/>
      <w:marRight w:val="0"/>
      <w:marTop w:val="0"/>
      <w:marBottom w:val="0"/>
      <w:divBdr>
        <w:top w:val="none" w:sz="0" w:space="0" w:color="auto"/>
        <w:left w:val="none" w:sz="0" w:space="0" w:color="auto"/>
        <w:bottom w:val="none" w:sz="0" w:space="0" w:color="auto"/>
        <w:right w:val="none" w:sz="0" w:space="0" w:color="auto"/>
      </w:divBdr>
    </w:div>
    <w:div w:id="142158387">
      <w:bodyDiv w:val="1"/>
      <w:marLeft w:val="0"/>
      <w:marRight w:val="0"/>
      <w:marTop w:val="0"/>
      <w:marBottom w:val="0"/>
      <w:divBdr>
        <w:top w:val="none" w:sz="0" w:space="0" w:color="auto"/>
        <w:left w:val="none" w:sz="0" w:space="0" w:color="auto"/>
        <w:bottom w:val="none" w:sz="0" w:space="0" w:color="auto"/>
        <w:right w:val="none" w:sz="0" w:space="0" w:color="auto"/>
      </w:divBdr>
    </w:div>
    <w:div w:id="142159376">
      <w:bodyDiv w:val="1"/>
      <w:marLeft w:val="0"/>
      <w:marRight w:val="0"/>
      <w:marTop w:val="0"/>
      <w:marBottom w:val="0"/>
      <w:divBdr>
        <w:top w:val="none" w:sz="0" w:space="0" w:color="auto"/>
        <w:left w:val="none" w:sz="0" w:space="0" w:color="auto"/>
        <w:bottom w:val="none" w:sz="0" w:space="0" w:color="auto"/>
        <w:right w:val="none" w:sz="0" w:space="0" w:color="auto"/>
      </w:divBdr>
    </w:div>
    <w:div w:id="142283329">
      <w:bodyDiv w:val="1"/>
      <w:marLeft w:val="0"/>
      <w:marRight w:val="0"/>
      <w:marTop w:val="0"/>
      <w:marBottom w:val="0"/>
      <w:divBdr>
        <w:top w:val="none" w:sz="0" w:space="0" w:color="auto"/>
        <w:left w:val="none" w:sz="0" w:space="0" w:color="auto"/>
        <w:bottom w:val="none" w:sz="0" w:space="0" w:color="auto"/>
        <w:right w:val="none" w:sz="0" w:space="0" w:color="auto"/>
      </w:divBdr>
    </w:div>
    <w:div w:id="142353716">
      <w:bodyDiv w:val="1"/>
      <w:marLeft w:val="0"/>
      <w:marRight w:val="0"/>
      <w:marTop w:val="0"/>
      <w:marBottom w:val="0"/>
      <w:divBdr>
        <w:top w:val="none" w:sz="0" w:space="0" w:color="auto"/>
        <w:left w:val="none" w:sz="0" w:space="0" w:color="auto"/>
        <w:bottom w:val="none" w:sz="0" w:space="0" w:color="auto"/>
        <w:right w:val="none" w:sz="0" w:space="0" w:color="auto"/>
      </w:divBdr>
    </w:div>
    <w:div w:id="142550619">
      <w:bodyDiv w:val="1"/>
      <w:marLeft w:val="0"/>
      <w:marRight w:val="0"/>
      <w:marTop w:val="0"/>
      <w:marBottom w:val="0"/>
      <w:divBdr>
        <w:top w:val="none" w:sz="0" w:space="0" w:color="auto"/>
        <w:left w:val="none" w:sz="0" w:space="0" w:color="auto"/>
        <w:bottom w:val="none" w:sz="0" w:space="0" w:color="auto"/>
        <w:right w:val="none" w:sz="0" w:space="0" w:color="auto"/>
      </w:divBdr>
    </w:div>
    <w:div w:id="142626950">
      <w:bodyDiv w:val="1"/>
      <w:marLeft w:val="0"/>
      <w:marRight w:val="0"/>
      <w:marTop w:val="0"/>
      <w:marBottom w:val="0"/>
      <w:divBdr>
        <w:top w:val="none" w:sz="0" w:space="0" w:color="auto"/>
        <w:left w:val="none" w:sz="0" w:space="0" w:color="auto"/>
        <w:bottom w:val="none" w:sz="0" w:space="0" w:color="auto"/>
        <w:right w:val="none" w:sz="0" w:space="0" w:color="auto"/>
      </w:divBdr>
    </w:div>
    <w:div w:id="143090436">
      <w:bodyDiv w:val="1"/>
      <w:marLeft w:val="0"/>
      <w:marRight w:val="0"/>
      <w:marTop w:val="0"/>
      <w:marBottom w:val="0"/>
      <w:divBdr>
        <w:top w:val="none" w:sz="0" w:space="0" w:color="auto"/>
        <w:left w:val="none" w:sz="0" w:space="0" w:color="auto"/>
        <w:bottom w:val="none" w:sz="0" w:space="0" w:color="auto"/>
        <w:right w:val="none" w:sz="0" w:space="0" w:color="auto"/>
      </w:divBdr>
    </w:div>
    <w:div w:id="143476362">
      <w:bodyDiv w:val="1"/>
      <w:marLeft w:val="0"/>
      <w:marRight w:val="0"/>
      <w:marTop w:val="0"/>
      <w:marBottom w:val="0"/>
      <w:divBdr>
        <w:top w:val="none" w:sz="0" w:space="0" w:color="auto"/>
        <w:left w:val="none" w:sz="0" w:space="0" w:color="auto"/>
        <w:bottom w:val="none" w:sz="0" w:space="0" w:color="auto"/>
        <w:right w:val="none" w:sz="0" w:space="0" w:color="auto"/>
      </w:divBdr>
    </w:div>
    <w:div w:id="143739614">
      <w:bodyDiv w:val="1"/>
      <w:marLeft w:val="0"/>
      <w:marRight w:val="0"/>
      <w:marTop w:val="0"/>
      <w:marBottom w:val="0"/>
      <w:divBdr>
        <w:top w:val="none" w:sz="0" w:space="0" w:color="auto"/>
        <w:left w:val="none" w:sz="0" w:space="0" w:color="auto"/>
        <w:bottom w:val="none" w:sz="0" w:space="0" w:color="auto"/>
        <w:right w:val="none" w:sz="0" w:space="0" w:color="auto"/>
      </w:divBdr>
    </w:div>
    <w:div w:id="143788984">
      <w:bodyDiv w:val="1"/>
      <w:marLeft w:val="0"/>
      <w:marRight w:val="0"/>
      <w:marTop w:val="0"/>
      <w:marBottom w:val="0"/>
      <w:divBdr>
        <w:top w:val="none" w:sz="0" w:space="0" w:color="auto"/>
        <w:left w:val="none" w:sz="0" w:space="0" w:color="auto"/>
        <w:bottom w:val="none" w:sz="0" w:space="0" w:color="auto"/>
        <w:right w:val="none" w:sz="0" w:space="0" w:color="auto"/>
      </w:divBdr>
    </w:div>
    <w:div w:id="144050884">
      <w:bodyDiv w:val="1"/>
      <w:marLeft w:val="0"/>
      <w:marRight w:val="0"/>
      <w:marTop w:val="0"/>
      <w:marBottom w:val="0"/>
      <w:divBdr>
        <w:top w:val="none" w:sz="0" w:space="0" w:color="auto"/>
        <w:left w:val="none" w:sz="0" w:space="0" w:color="auto"/>
        <w:bottom w:val="none" w:sz="0" w:space="0" w:color="auto"/>
        <w:right w:val="none" w:sz="0" w:space="0" w:color="auto"/>
      </w:divBdr>
    </w:div>
    <w:div w:id="144205473">
      <w:bodyDiv w:val="1"/>
      <w:marLeft w:val="0"/>
      <w:marRight w:val="0"/>
      <w:marTop w:val="0"/>
      <w:marBottom w:val="0"/>
      <w:divBdr>
        <w:top w:val="none" w:sz="0" w:space="0" w:color="auto"/>
        <w:left w:val="none" w:sz="0" w:space="0" w:color="auto"/>
        <w:bottom w:val="none" w:sz="0" w:space="0" w:color="auto"/>
        <w:right w:val="none" w:sz="0" w:space="0" w:color="auto"/>
      </w:divBdr>
    </w:div>
    <w:div w:id="144326160">
      <w:bodyDiv w:val="1"/>
      <w:marLeft w:val="0"/>
      <w:marRight w:val="0"/>
      <w:marTop w:val="0"/>
      <w:marBottom w:val="0"/>
      <w:divBdr>
        <w:top w:val="none" w:sz="0" w:space="0" w:color="auto"/>
        <w:left w:val="none" w:sz="0" w:space="0" w:color="auto"/>
        <w:bottom w:val="none" w:sz="0" w:space="0" w:color="auto"/>
        <w:right w:val="none" w:sz="0" w:space="0" w:color="auto"/>
      </w:divBdr>
    </w:div>
    <w:div w:id="144472257">
      <w:bodyDiv w:val="1"/>
      <w:marLeft w:val="0"/>
      <w:marRight w:val="0"/>
      <w:marTop w:val="0"/>
      <w:marBottom w:val="0"/>
      <w:divBdr>
        <w:top w:val="none" w:sz="0" w:space="0" w:color="auto"/>
        <w:left w:val="none" w:sz="0" w:space="0" w:color="auto"/>
        <w:bottom w:val="none" w:sz="0" w:space="0" w:color="auto"/>
        <w:right w:val="none" w:sz="0" w:space="0" w:color="auto"/>
      </w:divBdr>
    </w:div>
    <w:div w:id="144473705">
      <w:bodyDiv w:val="1"/>
      <w:marLeft w:val="0"/>
      <w:marRight w:val="0"/>
      <w:marTop w:val="0"/>
      <w:marBottom w:val="0"/>
      <w:divBdr>
        <w:top w:val="none" w:sz="0" w:space="0" w:color="auto"/>
        <w:left w:val="none" w:sz="0" w:space="0" w:color="auto"/>
        <w:bottom w:val="none" w:sz="0" w:space="0" w:color="auto"/>
        <w:right w:val="none" w:sz="0" w:space="0" w:color="auto"/>
      </w:divBdr>
    </w:div>
    <w:div w:id="144510981">
      <w:bodyDiv w:val="1"/>
      <w:marLeft w:val="0"/>
      <w:marRight w:val="0"/>
      <w:marTop w:val="0"/>
      <w:marBottom w:val="0"/>
      <w:divBdr>
        <w:top w:val="none" w:sz="0" w:space="0" w:color="auto"/>
        <w:left w:val="none" w:sz="0" w:space="0" w:color="auto"/>
        <w:bottom w:val="none" w:sz="0" w:space="0" w:color="auto"/>
        <w:right w:val="none" w:sz="0" w:space="0" w:color="auto"/>
      </w:divBdr>
    </w:div>
    <w:div w:id="144857619">
      <w:bodyDiv w:val="1"/>
      <w:marLeft w:val="0"/>
      <w:marRight w:val="0"/>
      <w:marTop w:val="0"/>
      <w:marBottom w:val="0"/>
      <w:divBdr>
        <w:top w:val="none" w:sz="0" w:space="0" w:color="auto"/>
        <w:left w:val="none" w:sz="0" w:space="0" w:color="auto"/>
        <w:bottom w:val="none" w:sz="0" w:space="0" w:color="auto"/>
        <w:right w:val="none" w:sz="0" w:space="0" w:color="auto"/>
      </w:divBdr>
    </w:div>
    <w:div w:id="144906293">
      <w:bodyDiv w:val="1"/>
      <w:marLeft w:val="0"/>
      <w:marRight w:val="0"/>
      <w:marTop w:val="0"/>
      <w:marBottom w:val="0"/>
      <w:divBdr>
        <w:top w:val="none" w:sz="0" w:space="0" w:color="auto"/>
        <w:left w:val="none" w:sz="0" w:space="0" w:color="auto"/>
        <w:bottom w:val="none" w:sz="0" w:space="0" w:color="auto"/>
        <w:right w:val="none" w:sz="0" w:space="0" w:color="auto"/>
      </w:divBdr>
    </w:div>
    <w:div w:id="144976082">
      <w:bodyDiv w:val="1"/>
      <w:marLeft w:val="0"/>
      <w:marRight w:val="0"/>
      <w:marTop w:val="0"/>
      <w:marBottom w:val="0"/>
      <w:divBdr>
        <w:top w:val="none" w:sz="0" w:space="0" w:color="auto"/>
        <w:left w:val="none" w:sz="0" w:space="0" w:color="auto"/>
        <w:bottom w:val="none" w:sz="0" w:space="0" w:color="auto"/>
        <w:right w:val="none" w:sz="0" w:space="0" w:color="auto"/>
      </w:divBdr>
    </w:div>
    <w:div w:id="144978315">
      <w:bodyDiv w:val="1"/>
      <w:marLeft w:val="0"/>
      <w:marRight w:val="0"/>
      <w:marTop w:val="0"/>
      <w:marBottom w:val="0"/>
      <w:divBdr>
        <w:top w:val="none" w:sz="0" w:space="0" w:color="auto"/>
        <w:left w:val="none" w:sz="0" w:space="0" w:color="auto"/>
        <w:bottom w:val="none" w:sz="0" w:space="0" w:color="auto"/>
        <w:right w:val="none" w:sz="0" w:space="0" w:color="auto"/>
      </w:divBdr>
    </w:div>
    <w:div w:id="145316403">
      <w:bodyDiv w:val="1"/>
      <w:marLeft w:val="0"/>
      <w:marRight w:val="0"/>
      <w:marTop w:val="0"/>
      <w:marBottom w:val="0"/>
      <w:divBdr>
        <w:top w:val="none" w:sz="0" w:space="0" w:color="auto"/>
        <w:left w:val="none" w:sz="0" w:space="0" w:color="auto"/>
        <w:bottom w:val="none" w:sz="0" w:space="0" w:color="auto"/>
        <w:right w:val="none" w:sz="0" w:space="0" w:color="auto"/>
      </w:divBdr>
    </w:div>
    <w:div w:id="145321324">
      <w:bodyDiv w:val="1"/>
      <w:marLeft w:val="0"/>
      <w:marRight w:val="0"/>
      <w:marTop w:val="0"/>
      <w:marBottom w:val="0"/>
      <w:divBdr>
        <w:top w:val="none" w:sz="0" w:space="0" w:color="auto"/>
        <w:left w:val="none" w:sz="0" w:space="0" w:color="auto"/>
        <w:bottom w:val="none" w:sz="0" w:space="0" w:color="auto"/>
        <w:right w:val="none" w:sz="0" w:space="0" w:color="auto"/>
      </w:divBdr>
    </w:div>
    <w:div w:id="145365644">
      <w:bodyDiv w:val="1"/>
      <w:marLeft w:val="0"/>
      <w:marRight w:val="0"/>
      <w:marTop w:val="0"/>
      <w:marBottom w:val="0"/>
      <w:divBdr>
        <w:top w:val="none" w:sz="0" w:space="0" w:color="auto"/>
        <w:left w:val="none" w:sz="0" w:space="0" w:color="auto"/>
        <w:bottom w:val="none" w:sz="0" w:space="0" w:color="auto"/>
        <w:right w:val="none" w:sz="0" w:space="0" w:color="auto"/>
      </w:divBdr>
    </w:div>
    <w:div w:id="145703427">
      <w:bodyDiv w:val="1"/>
      <w:marLeft w:val="0"/>
      <w:marRight w:val="0"/>
      <w:marTop w:val="0"/>
      <w:marBottom w:val="0"/>
      <w:divBdr>
        <w:top w:val="none" w:sz="0" w:space="0" w:color="auto"/>
        <w:left w:val="none" w:sz="0" w:space="0" w:color="auto"/>
        <w:bottom w:val="none" w:sz="0" w:space="0" w:color="auto"/>
        <w:right w:val="none" w:sz="0" w:space="0" w:color="auto"/>
      </w:divBdr>
    </w:div>
    <w:div w:id="145709152">
      <w:bodyDiv w:val="1"/>
      <w:marLeft w:val="0"/>
      <w:marRight w:val="0"/>
      <w:marTop w:val="0"/>
      <w:marBottom w:val="0"/>
      <w:divBdr>
        <w:top w:val="none" w:sz="0" w:space="0" w:color="auto"/>
        <w:left w:val="none" w:sz="0" w:space="0" w:color="auto"/>
        <w:bottom w:val="none" w:sz="0" w:space="0" w:color="auto"/>
        <w:right w:val="none" w:sz="0" w:space="0" w:color="auto"/>
      </w:divBdr>
    </w:div>
    <w:div w:id="145823848">
      <w:bodyDiv w:val="1"/>
      <w:marLeft w:val="0"/>
      <w:marRight w:val="0"/>
      <w:marTop w:val="0"/>
      <w:marBottom w:val="0"/>
      <w:divBdr>
        <w:top w:val="none" w:sz="0" w:space="0" w:color="auto"/>
        <w:left w:val="none" w:sz="0" w:space="0" w:color="auto"/>
        <w:bottom w:val="none" w:sz="0" w:space="0" w:color="auto"/>
        <w:right w:val="none" w:sz="0" w:space="0" w:color="auto"/>
      </w:divBdr>
    </w:div>
    <w:div w:id="145829532">
      <w:bodyDiv w:val="1"/>
      <w:marLeft w:val="0"/>
      <w:marRight w:val="0"/>
      <w:marTop w:val="0"/>
      <w:marBottom w:val="0"/>
      <w:divBdr>
        <w:top w:val="none" w:sz="0" w:space="0" w:color="auto"/>
        <w:left w:val="none" w:sz="0" w:space="0" w:color="auto"/>
        <w:bottom w:val="none" w:sz="0" w:space="0" w:color="auto"/>
        <w:right w:val="none" w:sz="0" w:space="0" w:color="auto"/>
      </w:divBdr>
    </w:div>
    <w:div w:id="146635339">
      <w:bodyDiv w:val="1"/>
      <w:marLeft w:val="0"/>
      <w:marRight w:val="0"/>
      <w:marTop w:val="0"/>
      <w:marBottom w:val="0"/>
      <w:divBdr>
        <w:top w:val="none" w:sz="0" w:space="0" w:color="auto"/>
        <w:left w:val="none" w:sz="0" w:space="0" w:color="auto"/>
        <w:bottom w:val="none" w:sz="0" w:space="0" w:color="auto"/>
        <w:right w:val="none" w:sz="0" w:space="0" w:color="auto"/>
      </w:divBdr>
    </w:div>
    <w:div w:id="146748602">
      <w:bodyDiv w:val="1"/>
      <w:marLeft w:val="0"/>
      <w:marRight w:val="0"/>
      <w:marTop w:val="0"/>
      <w:marBottom w:val="0"/>
      <w:divBdr>
        <w:top w:val="none" w:sz="0" w:space="0" w:color="auto"/>
        <w:left w:val="none" w:sz="0" w:space="0" w:color="auto"/>
        <w:bottom w:val="none" w:sz="0" w:space="0" w:color="auto"/>
        <w:right w:val="none" w:sz="0" w:space="0" w:color="auto"/>
      </w:divBdr>
    </w:div>
    <w:div w:id="146749442">
      <w:bodyDiv w:val="1"/>
      <w:marLeft w:val="0"/>
      <w:marRight w:val="0"/>
      <w:marTop w:val="0"/>
      <w:marBottom w:val="0"/>
      <w:divBdr>
        <w:top w:val="none" w:sz="0" w:space="0" w:color="auto"/>
        <w:left w:val="none" w:sz="0" w:space="0" w:color="auto"/>
        <w:bottom w:val="none" w:sz="0" w:space="0" w:color="auto"/>
        <w:right w:val="none" w:sz="0" w:space="0" w:color="auto"/>
      </w:divBdr>
    </w:div>
    <w:div w:id="146872305">
      <w:bodyDiv w:val="1"/>
      <w:marLeft w:val="0"/>
      <w:marRight w:val="0"/>
      <w:marTop w:val="0"/>
      <w:marBottom w:val="0"/>
      <w:divBdr>
        <w:top w:val="none" w:sz="0" w:space="0" w:color="auto"/>
        <w:left w:val="none" w:sz="0" w:space="0" w:color="auto"/>
        <w:bottom w:val="none" w:sz="0" w:space="0" w:color="auto"/>
        <w:right w:val="none" w:sz="0" w:space="0" w:color="auto"/>
      </w:divBdr>
    </w:div>
    <w:div w:id="146939523">
      <w:bodyDiv w:val="1"/>
      <w:marLeft w:val="0"/>
      <w:marRight w:val="0"/>
      <w:marTop w:val="0"/>
      <w:marBottom w:val="0"/>
      <w:divBdr>
        <w:top w:val="none" w:sz="0" w:space="0" w:color="auto"/>
        <w:left w:val="none" w:sz="0" w:space="0" w:color="auto"/>
        <w:bottom w:val="none" w:sz="0" w:space="0" w:color="auto"/>
        <w:right w:val="none" w:sz="0" w:space="0" w:color="auto"/>
      </w:divBdr>
    </w:div>
    <w:div w:id="147136283">
      <w:bodyDiv w:val="1"/>
      <w:marLeft w:val="0"/>
      <w:marRight w:val="0"/>
      <w:marTop w:val="0"/>
      <w:marBottom w:val="0"/>
      <w:divBdr>
        <w:top w:val="none" w:sz="0" w:space="0" w:color="auto"/>
        <w:left w:val="none" w:sz="0" w:space="0" w:color="auto"/>
        <w:bottom w:val="none" w:sz="0" w:space="0" w:color="auto"/>
        <w:right w:val="none" w:sz="0" w:space="0" w:color="auto"/>
      </w:divBdr>
    </w:div>
    <w:div w:id="147139377">
      <w:bodyDiv w:val="1"/>
      <w:marLeft w:val="0"/>
      <w:marRight w:val="0"/>
      <w:marTop w:val="0"/>
      <w:marBottom w:val="0"/>
      <w:divBdr>
        <w:top w:val="none" w:sz="0" w:space="0" w:color="auto"/>
        <w:left w:val="none" w:sz="0" w:space="0" w:color="auto"/>
        <w:bottom w:val="none" w:sz="0" w:space="0" w:color="auto"/>
        <w:right w:val="none" w:sz="0" w:space="0" w:color="auto"/>
      </w:divBdr>
    </w:div>
    <w:div w:id="147282506">
      <w:bodyDiv w:val="1"/>
      <w:marLeft w:val="0"/>
      <w:marRight w:val="0"/>
      <w:marTop w:val="0"/>
      <w:marBottom w:val="0"/>
      <w:divBdr>
        <w:top w:val="none" w:sz="0" w:space="0" w:color="auto"/>
        <w:left w:val="none" w:sz="0" w:space="0" w:color="auto"/>
        <w:bottom w:val="none" w:sz="0" w:space="0" w:color="auto"/>
        <w:right w:val="none" w:sz="0" w:space="0" w:color="auto"/>
      </w:divBdr>
    </w:div>
    <w:div w:id="147718493">
      <w:bodyDiv w:val="1"/>
      <w:marLeft w:val="0"/>
      <w:marRight w:val="0"/>
      <w:marTop w:val="0"/>
      <w:marBottom w:val="0"/>
      <w:divBdr>
        <w:top w:val="none" w:sz="0" w:space="0" w:color="auto"/>
        <w:left w:val="none" w:sz="0" w:space="0" w:color="auto"/>
        <w:bottom w:val="none" w:sz="0" w:space="0" w:color="auto"/>
        <w:right w:val="none" w:sz="0" w:space="0" w:color="auto"/>
      </w:divBdr>
    </w:div>
    <w:div w:id="147719809">
      <w:bodyDiv w:val="1"/>
      <w:marLeft w:val="0"/>
      <w:marRight w:val="0"/>
      <w:marTop w:val="0"/>
      <w:marBottom w:val="0"/>
      <w:divBdr>
        <w:top w:val="none" w:sz="0" w:space="0" w:color="auto"/>
        <w:left w:val="none" w:sz="0" w:space="0" w:color="auto"/>
        <w:bottom w:val="none" w:sz="0" w:space="0" w:color="auto"/>
        <w:right w:val="none" w:sz="0" w:space="0" w:color="auto"/>
      </w:divBdr>
    </w:div>
    <w:div w:id="147749531">
      <w:bodyDiv w:val="1"/>
      <w:marLeft w:val="0"/>
      <w:marRight w:val="0"/>
      <w:marTop w:val="0"/>
      <w:marBottom w:val="0"/>
      <w:divBdr>
        <w:top w:val="none" w:sz="0" w:space="0" w:color="auto"/>
        <w:left w:val="none" w:sz="0" w:space="0" w:color="auto"/>
        <w:bottom w:val="none" w:sz="0" w:space="0" w:color="auto"/>
        <w:right w:val="none" w:sz="0" w:space="0" w:color="auto"/>
      </w:divBdr>
    </w:div>
    <w:div w:id="147980541">
      <w:bodyDiv w:val="1"/>
      <w:marLeft w:val="0"/>
      <w:marRight w:val="0"/>
      <w:marTop w:val="0"/>
      <w:marBottom w:val="0"/>
      <w:divBdr>
        <w:top w:val="none" w:sz="0" w:space="0" w:color="auto"/>
        <w:left w:val="none" w:sz="0" w:space="0" w:color="auto"/>
        <w:bottom w:val="none" w:sz="0" w:space="0" w:color="auto"/>
        <w:right w:val="none" w:sz="0" w:space="0" w:color="auto"/>
      </w:divBdr>
    </w:div>
    <w:div w:id="148178992">
      <w:bodyDiv w:val="1"/>
      <w:marLeft w:val="0"/>
      <w:marRight w:val="0"/>
      <w:marTop w:val="0"/>
      <w:marBottom w:val="0"/>
      <w:divBdr>
        <w:top w:val="none" w:sz="0" w:space="0" w:color="auto"/>
        <w:left w:val="none" w:sz="0" w:space="0" w:color="auto"/>
        <w:bottom w:val="none" w:sz="0" w:space="0" w:color="auto"/>
        <w:right w:val="none" w:sz="0" w:space="0" w:color="auto"/>
      </w:divBdr>
    </w:div>
    <w:div w:id="148332828">
      <w:bodyDiv w:val="1"/>
      <w:marLeft w:val="0"/>
      <w:marRight w:val="0"/>
      <w:marTop w:val="0"/>
      <w:marBottom w:val="0"/>
      <w:divBdr>
        <w:top w:val="none" w:sz="0" w:space="0" w:color="auto"/>
        <w:left w:val="none" w:sz="0" w:space="0" w:color="auto"/>
        <w:bottom w:val="none" w:sz="0" w:space="0" w:color="auto"/>
        <w:right w:val="none" w:sz="0" w:space="0" w:color="auto"/>
      </w:divBdr>
    </w:div>
    <w:div w:id="148443861">
      <w:bodyDiv w:val="1"/>
      <w:marLeft w:val="0"/>
      <w:marRight w:val="0"/>
      <w:marTop w:val="0"/>
      <w:marBottom w:val="0"/>
      <w:divBdr>
        <w:top w:val="none" w:sz="0" w:space="0" w:color="auto"/>
        <w:left w:val="none" w:sz="0" w:space="0" w:color="auto"/>
        <w:bottom w:val="none" w:sz="0" w:space="0" w:color="auto"/>
        <w:right w:val="none" w:sz="0" w:space="0" w:color="auto"/>
      </w:divBdr>
    </w:div>
    <w:div w:id="148523109">
      <w:bodyDiv w:val="1"/>
      <w:marLeft w:val="0"/>
      <w:marRight w:val="0"/>
      <w:marTop w:val="0"/>
      <w:marBottom w:val="0"/>
      <w:divBdr>
        <w:top w:val="none" w:sz="0" w:space="0" w:color="auto"/>
        <w:left w:val="none" w:sz="0" w:space="0" w:color="auto"/>
        <w:bottom w:val="none" w:sz="0" w:space="0" w:color="auto"/>
        <w:right w:val="none" w:sz="0" w:space="0" w:color="auto"/>
      </w:divBdr>
    </w:div>
    <w:div w:id="148787457">
      <w:bodyDiv w:val="1"/>
      <w:marLeft w:val="0"/>
      <w:marRight w:val="0"/>
      <w:marTop w:val="0"/>
      <w:marBottom w:val="0"/>
      <w:divBdr>
        <w:top w:val="none" w:sz="0" w:space="0" w:color="auto"/>
        <w:left w:val="none" w:sz="0" w:space="0" w:color="auto"/>
        <w:bottom w:val="none" w:sz="0" w:space="0" w:color="auto"/>
        <w:right w:val="none" w:sz="0" w:space="0" w:color="auto"/>
      </w:divBdr>
    </w:div>
    <w:div w:id="148985659">
      <w:bodyDiv w:val="1"/>
      <w:marLeft w:val="0"/>
      <w:marRight w:val="0"/>
      <w:marTop w:val="0"/>
      <w:marBottom w:val="0"/>
      <w:divBdr>
        <w:top w:val="none" w:sz="0" w:space="0" w:color="auto"/>
        <w:left w:val="none" w:sz="0" w:space="0" w:color="auto"/>
        <w:bottom w:val="none" w:sz="0" w:space="0" w:color="auto"/>
        <w:right w:val="none" w:sz="0" w:space="0" w:color="auto"/>
      </w:divBdr>
    </w:div>
    <w:div w:id="149061613">
      <w:bodyDiv w:val="1"/>
      <w:marLeft w:val="0"/>
      <w:marRight w:val="0"/>
      <w:marTop w:val="0"/>
      <w:marBottom w:val="0"/>
      <w:divBdr>
        <w:top w:val="none" w:sz="0" w:space="0" w:color="auto"/>
        <w:left w:val="none" w:sz="0" w:space="0" w:color="auto"/>
        <w:bottom w:val="none" w:sz="0" w:space="0" w:color="auto"/>
        <w:right w:val="none" w:sz="0" w:space="0" w:color="auto"/>
      </w:divBdr>
    </w:div>
    <w:div w:id="149103030">
      <w:bodyDiv w:val="1"/>
      <w:marLeft w:val="0"/>
      <w:marRight w:val="0"/>
      <w:marTop w:val="0"/>
      <w:marBottom w:val="0"/>
      <w:divBdr>
        <w:top w:val="none" w:sz="0" w:space="0" w:color="auto"/>
        <w:left w:val="none" w:sz="0" w:space="0" w:color="auto"/>
        <w:bottom w:val="none" w:sz="0" w:space="0" w:color="auto"/>
        <w:right w:val="none" w:sz="0" w:space="0" w:color="auto"/>
      </w:divBdr>
    </w:div>
    <w:div w:id="149178192">
      <w:bodyDiv w:val="1"/>
      <w:marLeft w:val="0"/>
      <w:marRight w:val="0"/>
      <w:marTop w:val="0"/>
      <w:marBottom w:val="0"/>
      <w:divBdr>
        <w:top w:val="none" w:sz="0" w:space="0" w:color="auto"/>
        <w:left w:val="none" w:sz="0" w:space="0" w:color="auto"/>
        <w:bottom w:val="none" w:sz="0" w:space="0" w:color="auto"/>
        <w:right w:val="none" w:sz="0" w:space="0" w:color="auto"/>
      </w:divBdr>
    </w:div>
    <w:div w:id="149179086">
      <w:bodyDiv w:val="1"/>
      <w:marLeft w:val="0"/>
      <w:marRight w:val="0"/>
      <w:marTop w:val="0"/>
      <w:marBottom w:val="0"/>
      <w:divBdr>
        <w:top w:val="none" w:sz="0" w:space="0" w:color="auto"/>
        <w:left w:val="none" w:sz="0" w:space="0" w:color="auto"/>
        <w:bottom w:val="none" w:sz="0" w:space="0" w:color="auto"/>
        <w:right w:val="none" w:sz="0" w:space="0" w:color="auto"/>
      </w:divBdr>
    </w:div>
    <w:div w:id="149250501">
      <w:bodyDiv w:val="1"/>
      <w:marLeft w:val="0"/>
      <w:marRight w:val="0"/>
      <w:marTop w:val="0"/>
      <w:marBottom w:val="0"/>
      <w:divBdr>
        <w:top w:val="none" w:sz="0" w:space="0" w:color="auto"/>
        <w:left w:val="none" w:sz="0" w:space="0" w:color="auto"/>
        <w:bottom w:val="none" w:sz="0" w:space="0" w:color="auto"/>
        <w:right w:val="none" w:sz="0" w:space="0" w:color="auto"/>
      </w:divBdr>
    </w:div>
    <w:div w:id="149250873">
      <w:bodyDiv w:val="1"/>
      <w:marLeft w:val="0"/>
      <w:marRight w:val="0"/>
      <w:marTop w:val="0"/>
      <w:marBottom w:val="0"/>
      <w:divBdr>
        <w:top w:val="none" w:sz="0" w:space="0" w:color="auto"/>
        <w:left w:val="none" w:sz="0" w:space="0" w:color="auto"/>
        <w:bottom w:val="none" w:sz="0" w:space="0" w:color="auto"/>
        <w:right w:val="none" w:sz="0" w:space="0" w:color="auto"/>
      </w:divBdr>
    </w:div>
    <w:div w:id="149254691">
      <w:bodyDiv w:val="1"/>
      <w:marLeft w:val="0"/>
      <w:marRight w:val="0"/>
      <w:marTop w:val="0"/>
      <w:marBottom w:val="0"/>
      <w:divBdr>
        <w:top w:val="none" w:sz="0" w:space="0" w:color="auto"/>
        <w:left w:val="none" w:sz="0" w:space="0" w:color="auto"/>
        <w:bottom w:val="none" w:sz="0" w:space="0" w:color="auto"/>
        <w:right w:val="none" w:sz="0" w:space="0" w:color="auto"/>
      </w:divBdr>
    </w:div>
    <w:div w:id="149372633">
      <w:bodyDiv w:val="1"/>
      <w:marLeft w:val="0"/>
      <w:marRight w:val="0"/>
      <w:marTop w:val="0"/>
      <w:marBottom w:val="0"/>
      <w:divBdr>
        <w:top w:val="none" w:sz="0" w:space="0" w:color="auto"/>
        <w:left w:val="none" w:sz="0" w:space="0" w:color="auto"/>
        <w:bottom w:val="none" w:sz="0" w:space="0" w:color="auto"/>
        <w:right w:val="none" w:sz="0" w:space="0" w:color="auto"/>
      </w:divBdr>
    </w:div>
    <w:div w:id="149831273">
      <w:bodyDiv w:val="1"/>
      <w:marLeft w:val="0"/>
      <w:marRight w:val="0"/>
      <w:marTop w:val="0"/>
      <w:marBottom w:val="0"/>
      <w:divBdr>
        <w:top w:val="none" w:sz="0" w:space="0" w:color="auto"/>
        <w:left w:val="none" w:sz="0" w:space="0" w:color="auto"/>
        <w:bottom w:val="none" w:sz="0" w:space="0" w:color="auto"/>
        <w:right w:val="none" w:sz="0" w:space="0" w:color="auto"/>
      </w:divBdr>
    </w:div>
    <w:div w:id="150295784">
      <w:bodyDiv w:val="1"/>
      <w:marLeft w:val="0"/>
      <w:marRight w:val="0"/>
      <w:marTop w:val="0"/>
      <w:marBottom w:val="0"/>
      <w:divBdr>
        <w:top w:val="none" w:sz="0" w:space="0" w:color="auto"/>
        <w:left w:val="none" w:sz="0" w:space="0" w:color="auto"/>
        <w:bottom w:val="none" w:sz="0" w:space="0" w:color="auto"/>
        <w:right w:val="none" w:sz="0" w:space="0" w:color="auto"/>
      </w:divBdr>
    </w:div>
    <w:div w:id="150298343">
      <w:bodyDiv w:val="1"/>
      <w:marLeft w:val="0"/>
      <w:marRight w:val="0"/>
      <w:marTop w:val="0"/>
      <w:marBottom w:val="0"/>
      <w:divBdr>
        <w:top w:val="none" w:sz="0" w:space="0" w:color="auto"/>
        <w:left w:val="none" w:sz="0" w:space="0" w:color="auto"/>
        <w:bottom w:val="none" w:sz="0" w:space="0" w:color="auto"/>
        <w:right w:val="none" w:sz="0" w:space="0" w:color="auto"/>
      </w:divBdr>
    </w:div>
    <w:div w:id="150563130">
      <w:bodyDiv w:val="1"/>
      <w:marLeft w:val="0"/>
      <w:marRight w:val="0"/>
      <w:marTop w:val="0"/>
      <w:marBottom w:val="0"/>
      <w:divBdr>
        <w:top w:val="none" w:sz="0" w:space="0" w:color="auto"/>
        <w:left w:val="none" w:sz="0" w:space="0" w:color="auto"/>
        <w:bottom w:val="none" w:sz="0" w:space="0" w:color="auto"/>
        <w:right w:val="none" w:sz="0" w:space="0" w:color="auto"/>
      </w:divBdr>
    </w:div>
    <w:div w:id="150753502">
      <w:bodyDiv w:val="1"/>
      <w:marLeft w:val="0"/>
      <w:marRight w:val="0"/>
      <w:marTop w:val="0"/>
      <w:marBottom w:val="0"/>
      <w:divBdr>
        <w:top w:val="none" w:sz="0" w:space="0" w:color="auto"/>
        <w:left w:val="none" w:sz="0" w:space="0" w:color="auto"/>
        <w:bottom w:val="none" w:sz="0" w:space="0" w:color="auto"/>
        <w:right w:val="none" w:sz="0" w:space="0" w:color="auto"/>
      </w:divBdr>
    </w:div>
    <w:div w:id="150800484">
      <w:bodyDiv w:val="1"/>
      <w:marLeft w:val="0"/>
      <w:marRight w:val="0"/>
      <w:marTop w:val="0"/>
      <w:marBottom w:val="0"/>
      <w:divBdr>
        <w:top w:val="none" w:sz="0" w:space="0" w:color="auto"/>
        <w:left w:val="none" w:sz="0" w:space="0" w:color="auto"/>
        <w:bottom w:val="none" w:sz="0" w:space="0" w:color="auto"/>
        <w:right w:val="none" w:sz="0" w:space="0" w:color="auto"/>
      </w:divBdr>
    </w:div>
    <w:div w:id="151142343">
      <w:bodyDiv w:val="1"/>
      <w:marLeft w:val="0"/>
      <w:marRight w:val="0"/>
      <w:marTop w:val="0"/>
      <w:marBottom w:val="0"/>
      <w:divBdr>
        <w:top w:val="none" w:sz="0" w:space="0" w:color="auto"/>
        <w:left w:val="none" w:sz="0" w:space="0" w:color="auto"/>
        <w:bottom w:val="none" w:sz="0" w:space="0" w:color="auto"/>
        <w:right w:val="none" w:sz="0" w:space="0" w:color="auto"/>
      </w:divBdr>
    </w:div>
    <w:div w:id="151485164">
      <w:bodyDiv w:val="1"/>
      <w:marLeft w:val="0"/>
      <w:marRight w:val="0"/>
      <w:marTop w:val="0"/>
      <w:marBottom w:val="0"/>
      <w:divBdr>
        <w:top w:val="none" w:sz="0" w:space="0" w:color="auto"/>
        <w:left w:val="none" w:sz="0" w:space="0" w:color="auto"/>
        <w:bottom w:val="none" w:sz="0" w:space="0" w:color="auto"/>
        <w:right w:val="none" w:sz="0" w:space="0" w:color="auto"/>
      </w:divBdr>
    </w:div>
    <w:div w:id="151602835">
      <w:bodyDiv w:val="1"/>
      <w:marLeft w:val="0"/>
      <w:marRight w:val="0"/>
      <w:marTop w:val="0"/>
      <w:marBottom w:val="0"/>
      <w:divBdr>
        <w:top w:val="none" w:sz="0" w:space="0" w:color="auto"/>
        <w:left w:val="none" w:sz="0" w:space="0" w:color="auto"/>
        <w:bottom w:val="none" w:sz="0" w:space="0" w:color="auto"/>
        <w:right w:val="none" w:sz="0" w:space="0" w:color="auto"/>
      </w:divBdr>
    </w:div>
    <w:div w:id="151608129">
      <w:bodyDiv w:val="1"/>
      <w:marLeft w:val="0"/>
      <w:marRight w:val="0"/>
      <w:marTop w:val="0"/>
      <w:marBottom w:val="0"/>
      <w:divBdr>
        <w:top w:val="none" w:sz="0" w:space="0" w:color="auto"/>
        <w:left w:val="none" w:sz="0" w:space="0" w:color="auto"/>
        <w:bottom w:val="none" w:sz="0" w:space="0" w:color="auto"/>
        <w:right w:val="none" w:sz="0" w:space="0" w:color="auto"/>
      </w:divBdr>
    </w:div>
    <w:div w:id="151676210">
      <w:bodyDiv w:val="1"/>
      <w:marLeft w:val="0"/>
      <w:marRight w:val="0"/>
      <w:marTop w:val="0"/>
      <w:marBottom w:val="0"/>
      <w:divBdr>
        <w:top w:val="none" w:sz="0" w:space="0" w:color="auto"/>
        <w:left w:val="none" w:sz="0" w:space="0" w:color="auto"/>
        <w:bottom w:val="none" w:sz="0" w:space="0" w:color="auto"/>
        <w:right w:val="none" w:sz="0" w:space="0" w:color="auto"/>
      </w:divBdr>
    </w:div>
    <w:div w:id="151795586">
      <w:bodyDiv w:val="1"/>
      <w:marLeft w:val="0"/>
      <w:marRight w:val="0"/>
      <w:marTop w:val="0"/>
      <w:marBottom w:val="0"/>
      <w:divBdr>
        <w:top w:val="none" w:sz="0" w:space="0" w:color="auto"/>
        <w:left w:val="none" w:sz="0" w:space="0" w:color="auto"/>
        <w:bottom w:val="none" w:sz="0" w:space="0" w:color="auto"/>
        <w:right w:val="none" w:sz="0" w:space="0" w:color="auto"/>
      </w:divBdr>
    </w:div>
    <w:div w:id="151875630">
      <w:bodyDiv w:val="1"/>
      <w:marLeft w:val="0"/>
      <w:marRight w:val="0"/>
      <w:marTop w:val="0"/>
      <w:marBottom w:val="0"/>
      <w:divBdr>
        <w:top w:val="none" w:sz="0" w:space="0" w:color="auto"/>
        <w:left w:val="none" w:sz="0" w:space="0" w:color="auto"/>
        <w:bottom w:val="none" w:sz="0" w:space="0" w:color="auto"/>
        <w:right w:val="none" w:sz="0" w:space="0" w:color="auto"/>
      </w:divBdr>
    </w:div>
    <w:div w:id="151918545">
      <w:bodyDiv w:val="1"/>
      <w:marLeft w:val="0"/>
      <w:marRight w:val="0"/>
      <w:marTop w:val="0"/>
      <w:marBottom w:val="0"/>
      <w:divBdr>
        <w:top w:val="none" w:sz="0" w:space="0" w:color="auto"/>
        <w:left w:val="none" w:sz="0" w:space="0" w:color="auto"/>
        <w:bottom w:val="none" w:sz="0" w:space="0" w:color="auto"/>
        <w:right w:val="none" w:sz="0" w:space="0" w:color="auto"/>
      </w:divBdr>
    </w:div>
    <w:div w:id="152111798">
      <w:bodyDiv w:val="1"/>
      <w:marLeft w:val="0"/>
      <w:marRight w:val="0"/>
      <w:marTop w:val="0"/>
      <w:marBottom w:val="0"/>
      <w:divBdr>
        <w:top w:val="none" w:sz="0" w:space="0" w:color="auto"/>
        <w:left w:val="none" w:sz="0" w:space="0" w:color="auto"/>
        <w:bottom w:val="none" w:sz="0" w:space="0" w:color="auto"/>
        <w:right w:val="none" w:sz="0" w:space="0" w:color="auto"/>
      </w:divBdr>
    </w:div>
    <w:div w:id="152183677">
      <w:bodyDiv w:val="1"/>
      <w:marLeft w:val="0"/>
      <w:marRight w:val="0"/>
      <w:marTop w:val="0"/>
      <w:marBottom w:val="0"/>
      <w:divBdr>
        <w:top w:val="none" w:sz="0" w:space="0" w:color="auto"/>
        <w:left w:val="none" w:sz="0" w:space="0" w:color="auto"/>
        <w:bottom w:val="none" w:sz="0" w:space="0" w:color="auto"/>
        <w:right w:val="none" w:sz="0" w:space="0" w:color="auto"/>
      </w:divBdr>
    </w:div>
    <w:div w:id="152184451">
      <w:bodyDiv w:val="1"/>
      <w:marLeft w:val="0"/>
      <w:marRight w:val="0"/>
      <w:marTop w:val="0"/>
      <w:marBottom w:val="0"/>
      <w:divBdr>
        <w:top w:val="none" w:sz="0" w:space="0" w:color="auto"/>
        <w:left w:val="none" w:sz="0" w:space="0" w:color="auto"/>
        <w:bottom w:val="none" w:sz="0" w:space="0" w:color="auto"/>
        <w:right w:val="none" w:sz="0" w:space="0" w:color="auto"/>
      </w:divBdr>
    </w:div>
    <w:div w:id="152186210">
      <w:bodyDiv w:val="1"/>
      <w:marLeft w:val="0"/>
      <w:marRight w:val="0"/>
      <w:marTop w:val="0"/>
      <w:marBottom w:val="0"/>
      <w:divBdr>
        <w:top w:val="none" w:sz="0" w:space="0" w:color="auto"/>
        <w:left w:val="none" w:sz="0" w:space="0" w:color="auto"/>
        <w:bottom w:val="none" w:sz="0" w:space="0" w:color="auto"/>
        <w:right w:val="none" w:sz="0" w:space="0" w:color="auto"/>
      </w:divBdr>
    </w:div>
    <w:div w:id="152260941">
      <w:bodyDiv w:val="1"/>
      <w:marLeft w:val="0"/>
      <w:marRight w:val="0"/>
      <w:marTop w:val="0"/>
      <w:marBottom w:val="0"/>
      <w:divBdr>
        <w:top w:val="none" w:sz="0" w:space="0" w:color="auto"/>
        <w:left w:val="none" w:sz="0" w:space="0" w:color="auto"/>
        <w:bottom w:val="none" w:sz="0" w:space="0" w:color="auto"/>
        <w:right w:val="none" w:sz="0" w:space="0" w:color="auto"/>
      </w:divBdr>
    </w:div>
    <w:div w:id="152529519">
      <w:bodyDiv w:val="1"/>
      <w:marLeft w:val="0"/>
      <w:marRight w:val="0"/>
      <w:marTop w:val="0"/>
      <w:marBottom w:val="0"/>
      <w:divBdr>
        <w:top w:val="none" w:sz="0" w:space="0" w:color="auto"/>
        <w:left w:val="none" w:sz="0" w:space="0" w:color="auto"/>
        <w:bottom w:val="none" w:sz="0" w:space="0" w:color="auto"/>
        <w:right w:val="none" w:sz="0" w:space="0" w:color="auto"/>
      </w:divBdr>
    </w:div>
    <w:div w:id="152720634">
      <w:bodyDiv w:val="1"/>
      <w:marLeft w:val="0"/>
      <w:marRight w:val="0"/>
      <w:marTop w:val="0"/>
      <w:marBottom w:val="0"/>
      <w:divBdr>
        <w:top w:val="none" w:sz="0" w:space="0" w:color="auto"/>
        <w:left w:val="none" w:sz="0" w:space="0" w:color="auto"/>
        <w:bottom w:val="none" w:sz="0" w:space="0" w:color="auto"/>
        <w:right w:val="none" w:sz="0" w:space="0" w:color="auto"/>
      </w:divBdr>
    </w:div>
    <w:div w:id="153379791">
      <w:bodyDiv w:val="1"/>
      <w:marLeft w:val="0"/>
      <w:marRight w:val="0"/>
      <w:marTop w:val="0"/>
      <w:marBottom w:val="0"/>
      <w:divBdr>
        <w:top w:val="none" w:sz="0" w:space="0" w:color="auto"/>
        <w:left w:val="none" w:sz="0" w:space="0" w:color="auto"/>
        <w:bottom w:val="none" w:sz="0" w:space="0" w:color="auto"/>
        <w:right w:val="none" w:sz="0" w:space="0" w:color="auto"/>
      </w:divBdr>
    </w:div>
    <w:div w:id="153492299">
      <w:bodyDiv w:val="1"/>
      <w:marLeft w:val="0"/>
      <w:marRight w:val="0"/>
      <w:marTop w:val="0"/>
      <w:marBottom w:val="0"/>
      <w:divBdr>
        <w:top w:val="none" w:sz="0" w:space="0" w:color="auto"/>
        <w:left w:val="none" w:sz="0" w:space="0" w:color="auto"/>
        <w:bottom w:val="none" w:sz="0" w:space="0" w:color="auto"/>
        <w:right w:val="none" w:sz="0" w:space="0" w:color="auto"/>
      </w:divBdr>
    </w:div>
    <w:div w:id="153765042">
      <w:bodyDiv w:val="1"/>
      <w:marLeft w:val="0"/>
      <w:marRight w:val="0"/>
      <w:marTop w:val="0"/>
      <w:marBottom w:val="0"/>
      <w:divBdr>
        <w:top w:val="none" w:sz="0" w:space="0" w:color="auto"/>
        <w:left w:val="none" w:sz="0" w:space="0" w:color="auto"/>
        <w:bottom w:val="none" w:sz="0" w:space="0" w:color="auto"/>
        <w:right w:val="none" w:sz="0" w:space="0" w:color="auto"/>
      </w:divBdr>
    </w:div>
    <w:div w:id="154037431">
      <w:bodyDiv w:val="1"/>
      <w:marLeft w:val="0"/>
      <w:marRight w:val="0"/>
      <w:marTop w:val="0"/>
      <w:marBottom w:val="0"/>
      <w:divBdr>
        <w:top w:val="none" w:sz="0" w:space="0" w:color="auto"/>
        <w:left w:val="none" w:sz="0" w:space="0" w:color="auto"/>
        <w:bottom w:val="none" w:sz="0" w:space="0" w:color="auto"/>
        <w:right w:val="none" w:sz="0" w:space="0" w:color="auto"/>
      </w:divBdr>
    </w:div>
    <w:div w:id="154222049">
      <w:bodyDiv w:val="1"/>
      <w:marLeft w:val="0"/>
      <w:marRight w:val="0"/>
      <w:marTop w:val="0"/>
      <w:marBottom w:val="0"/>
      <w:divBdr>
        <w:top w:val="none" w:sz="0" w:space="0" w:color="auto"/>
        <w:left w:val="none" w:sz="0" w:space="0" w:color="auto"/>
        <w:bottom w:val="none" w:sz="0" w:space="0" w:color="auto"/>
        <w:right w:val="none" w:sz="0" w:space="0" w:color="auto"/>
      </w:divBdr>
    </w:div>
    <w:div w:id="154303605">
      <w:bodyDiv w:val="1"/>
      <w:marLeft w:val="0"/>
      <w:marRight w:val="0"/>
      <w:marTop w:val="0"/>
      <w:marBottom w:val="0"/>
      <w:divBdr>
        <w:top w:val="none" w:sz="0" w:space="0" w:color="auto"/>
        <w:left w:val="none" w:sz="0" w:space="0" w:color="auto"/>
        <w:bottom w:val="none" w:sz="0" w:space="0" w:color="auto"/>
        <w:right w:val="none" w:sz="0" w:space="0" w:color="auto"/>
      </w:divBdr>
    </w:div>
    <w:div w:id="154339177">
      <w:bodyDiv w:val="1"/>
      <w:marLeft w:val="0"/>
      <w:marRight w:val="0"/>
      <w:marTop w:val="0"/>
      <w:marBottom w:val="0"/>
      <w:divBdr>
        <w:top w:val="none" w:sz="0" w:space="0" w:color="auto"/>
        <w:left w:val="none" w:sz="0" w:space="0" w:color="auto"/>
        <w:bottom w:val="none" w:sz="0" w:space="0" w:color="auto"/>
        <w:right w:val="none" w:sz="0" w:space="0" w:color="auto"/>
      </w:divBdr>
    </w:div>
    <w:div w:id="154345448">
      <w:bodyDiv w:val="1"/>
      <w:marLeft w:val="0"/>
      <w:marRight w:val="0"/>
      <w:marTop w:val="0"/>
      <w:marBottom w:val="0"/>
      <w:divBdr>
        <w:top w:val="none" w:sz="0" w:space="0" w:color="auto"/>
        <w:left w:val="none" w:sz="0" w:space="0" w:color="auto"/>
        <w:bottom w:val="none" w:sz="0" w:space="0" w:color="auto"/>
        <w:right w:val="none" w:sz="0" w:space="0" w:color="auto"/>
      </w:divBdr>
    </w:div>
    <w:div w:id="154497272">
      <w:bodyDiv w:val="1"/>
      <w:marLeft w:val="0"/>
      <w:marRight w:val="0"/>
      <w:marTop w:val="0"/>
      <w:marBottom w:val="0"/>
      <w:divBdr>
        <w:top w:val="none" w:sz="0" w:space="0" w:color="auto"/>
        <w:left w:val="none" w:sz="0" w:space="0" w:color="auto"/>
        <w:bottom w:val="none" w:sz="0" w:space="0" w:color="auto"/>
        <w:right w:val="none" w:sz="0" w:space="0" w:color="auto"/>
      </w:divBdr>
    </w:div>
    <w:div w:id="154685724">
      <w:bodyDiv w:val="1"/>
      <w:marLeft w:val="0"/>
      <w:marRight w:val="0"/>
      <w:marTop w:val="0"/>
      <w:marBottom w:val="0"/>
      <w:divBdr>
        <w:top w:val="none" w:sz="0" w:space="0" w:color="auto"/>
        <w:left w:val="none" w:sz="0" w:space="0" w:color="auto"/>
        <w:bottom w:val="none" w:sz="0" w:space="0" w:color="auto"/>
        <w:right w:val="none" w:sz="0" w:space="0" w:color="auto"/>
      </w:divBdr>
    </w:div>
    <w:div w:id="154802538">
      <w:bodyDiv w:val="1"/>
      <w:marLeft w:val="0"/>
      <w:marRight w:val="0"/>
      <w:marTop w:val="0"/>
      <w:marBottom w:val="0"/>
      <w:divBdr>
        <w:top w:val="none" w:sz="0" w:space="0" w:color="auto"/>
        <w:left w:val="none" w:sz="0" w:space="0" w:color="auto"/>
        <w:bottom w:val="none" w:sz="0" w:space="0" w:color="auto"/>
        <w:right w:val="none" w:sz="0" w:space="0" w:color="auto"/>
      </w:divBdr>
    </w:div>
    <w:div w:id="154955133">
      <w:bodyDiv w:val="1"/>
      <w:marLeft w:val="0"/>
      <w:marRight w:val="0"/>
      <w:marTop w:val="0"/>
      <w:marBottom w:val="0"/>
      <w:divBdr>
        <w:top w:val="none" w:sz="0" w:space="0" w:color="auto"/>
        <w:left w:val="none" w:sz="0" w:space="0" w:color="auto"/>
        <w:bottom w:val="none" w:sz="0" w:space="0" w:color="auto"/>
        <w:right w:val="none" w:sz="0" w:space="0" w:color="auto"/>
      </w:divBdr>
    </w:div>
    <w:div w:id="155148628">
      <w:bodyDiv w:val="1"/>
      <w:marLeft w:val="0"/>
      <w:marRight w:val="0"/>
      <w:marTop w:val="0"/>
      <w:marBottom w:val="0"/>
      <w:divBdr>
        <w:top w:val="none" w:sz="0" w:space="0" w:color="auto"/>
        <w:left w:val="none" w:sz="0" w:space="0" w:color="auto"/>
        <w:bottom w:val="none" w:sz="0" w:space="0" w:color="auto"/>
        <w:right w:val="none" w:sz="0" w:space="0" w:color="auto"/>
      </w:divBdr>
    </w:div>
    <w:div w:id="155195601">
      <w:bodyDiv w:val="1"/>
      <w:marLeft w:val="0"/>
      <w:marRight w:val="0"/>
      <w:marTop w:val="0"/>
      <w:marBottom w:val="0"/>
      <w:divBdr>
        <w:top w:val="none" w:sz="0" w:space="0" w:color="auto"/>
        <w:left w:val="none" w:sz="0" w:space="0" w:color="auto"/>
        <w:bottom w:val="none" w:sz="0" w:space="0" w:color="auto"/>
        <w:right w:val="none" w:sz="0" w:space="0" w:color="auto"/>
      </w:divBdr>
    </w:div>
    <w:div w:id="155339894">
      <w:bodyDiv w:val="1"/>
      <w:marLeft w:val="0"/>
      <w:marRight w:val="0"/>
      <w:marTop w:val="0"/>
      <w:marBottom w:val="0"/>
      <w:divBdr>
        <w:top w:val="none" w:sz="0" w:space="0" w:color="auto"/>
        <w:left w:val="none" w:sz="0" w:space="0" w:color="auto"/>
        <w:bottom w:val="none" w:sz="0" w:space="0" w:color="auto"/>
        <w:right w:val="none" w:sz="0" w:space="0" w:color="auto"/>
      </w:divBdr>
    </w:div>
    <w:div w:id="155414312">
      <w:bodyDiv w:val="1"/>
      <w:marLeft w:val="0"/>
      <w:marRight w:val="0"/>
      <w:marTop w:val="0"/>
      <w:marBottom w:val="0"/>
      <w:divBdr>
        <w:top w:val="none" w:sz="0" w:space="0" w:color="auto"/>
        <w:left w:val="none" w:sz="0" w:space="0" w:color="auto"/>
        <w:bottom w:val="none" w:sz="0" w:space="0" w:color="auto"/>
        <w:right w:val="none" w:sz="0" w:space="0" w:color="auto"/>
      </w:divBdr>
    </w:div>
    <w:div w:id="155655736">
      <w:bodyDiv w:val="1"/>
      <w:marLeft w:val="0"/>
      <w:marRight w:val="0"/>
      <w:marTop w:val="0"/>
      <w:marBottom w:val="0"/>
      <w:divBdr>
        <w:top w:val="none" w:sz="0" w:space="0" w:color="auto"/>
        <w:left w:val="none" w:sz="0" w:space="0" w:color="auto"/>
        <w:bottom w:val="none" w:sz="0" w:space="0" w:color="auto"/>
        <w:right w:val="none" w:sz="0" w:space="0" w:color="auto"/>
      </w:divBdr>
    </w:div>
    <w:div w:id="155802752">
      <w:bodyDiv w:val="1"/>
      <w:marLeft w:val="0"/>
      <w:marRight w:val="0"/>
      <w:marTop w:val="0"/>
      <w:marBottom w:val="0"/>
      <w:divBdr>
        <w:top w:val="none" w:sz="0" w:space="0" w:color="auto"/>
        <w:left w:val="none" w:sz="0" w:space="0" w:color="auto"/>
        <w:bottom w:val="none" w:sz="0" w:space="0" w:color="auto"/>
        <w:right w:val="none" w:sz="0" w:space="0" w:color="auto"/>
      </w:divBdr>
    </w:div>
    <w:div w:id="155922700">
      <w:bodyDiv w:val="1"/>
      <w:marLeft w:val="0"/>
      <w:marRight w:val="0"/>
      <w:marTop w:val="0"/>
      <w:marBottom w:val="0"/>
      <w:divBdr>
        <w:top w:val="none" w:sz="0" w:space="0" w:color="auto"/>
        <w:left w:val="none" w:sz="0" w:space="0" w:color="auto"/>
        <w:bottom w:val="none" w:sz="0" w:space="0" w:color="auto"/>
        <w:right w:val="none" w:sz="0" w:space="0" w:color="auto"/>
      </w:divBdr>
    </w:div>
    <w:div w:id="156193958">
      <w:bodyDiv w:val="1"/>
      <w:marLeft w:val="0"/>
      <w:marRight w:val="0"/>
      <w:marTop w:val="0"/>
      <w:marBottom w:val="0"/>
      <w:divBdr>
        <w:top w:val="none" w:sz="0" w:space="0" w:color="auto"/>
        <w:left w:val="none" w:sz="0" w:space="0" w:color="auto"/>
        <w:bottom w:val="none" w:sz="0" w:space="0" w:color="auto"/>
        <w:right w:val="none" w:sz="0" w:space="0" w:color="auto"/>
      </w:divBdr>
    </w:div>
    <w:div w:id="156267948">
      <w:bodyDiv w:val="1"/>
      <w:marLeft w:val="0"/>
      <w:marRight w:val="0"/>
      <w:marTop w:val="0"/>
      <w:marBottom w:val="0"/>
      <w:divBdr>
        <w:top w:val="none" w:sz="0" w:space="0" w:color="auto"/>
        <w:left w:val="none" w:sz="0" w:space="0" w:color="auto"/>
        <w:bottom w:val="none" w:sz="0" w:space="0" w:color="auto"/>
        <w:right w:val="none" w:sz="0" w:space="0" w:color="auto"/>
      </w:divBdr>
    </w:div>
    <w:div w:id="156305343">
      <w:bodyDiv w:val="1"/>
      <w:marLeft w:val="0"/>
      <w:marRight w:val="0"/>
      <w:marTop w:val="0"/>
      <w:marBottom w:val="0"/>
      <w:divBdr>
        <w:top w:val="none" w:sz="0" w:space="0" w:color="auto"/>
        <w:left w:val="none" w:sz="0" w:space="0" w:color="auto"/>
        <w:bottom w:val="none" w:sz="0" w:space="0" w:color="auto"/>
        <w:right w:val="none" w:sz="0" w:space="0" w:color="auto"/>
      </w:divBdr>
    </w:div>
    <w:div w:id="156383482">
      <w:bodyDiv w:val="1"/>
      <w:marLeft w:val="0"/>
      <w:marRight w:val="0"/>
      <w:marTop w:val="0"/>
      <w:marBottom w:val="0"/>
      <w:divBdr>
        <w:top w:val="none" w:sz="0" w:space="0" w:color="auto"/>
        <w:left w:val="none" w:sz="0" w:space="0" w:color="auto"/>
        <w:bottom w:val="none" w:sz="0" w:space="0" w:color="auto"/>
        <w:right w:val="none" w:sz="0" w:space="0" w:color="auto"/>
      </w:divBdr>
    </w:div>
    <w:div w:id="156460591">
      <w:bodyDiv w:val="1"/>
      <w:marLeft w:val="0"/>
      <w:marRight w:val="0"/>
      <w:marTop w:val="0"/>
      <w:marBottom w:val="0"/>
      <w:divBdr>
        <w:top w:val="none" w:sz="0" w:space="0" w:color="auto"/>
        <w:left w:val="none" w:sz="0" w:space="0" w:color="auto"/>
        <w:bottom w:val="none" w:sz="0" w:space="0" w:color="auto"/>
        <w:right w:val="none" w:sz="0" w:space="0" w:color="auto"/>
      </w:divBdr>
    </w:div>
    <w:div w:id="156531389">
      <w:bodyDiv w:val="1"/>
      <w:marLeft w:val="0"/>
      <w:marRight w:val="0"/>
      <w:marTop w:val="0"/>
      <w:marBottom w:val="0"/>
      <w:divBdr>
        <w:top w:val="none" w:sz="0" w:space="0" w:color="auto"/>
        <w:left w:val="none" w:sz="0" w:space="0" w:color="auto"/>
        <w:bottom w:val="none" w:sz="0" w:space="0" w:color="auto"/>
        <w:right w:val="none" w:sz="0" w:space="0" w:color="auto"/>
      </w:divBdr>
    </w:div>
    <w:div w:id="156724731">
      <w:bodyDiv w:val="1"/>
      <w:marLeft w:val="0"/>
      <w:marRight w:val="0"/>
      <w:marTop w:val="0"/>
      <w:marBottom w:val="0"/>
      <w:divBdr>
        <w:top w:val="none" w:sz="0" w:space="0" w:color="auto"/>
        <w:left w:val="none" w:sz="0" w:space="0" w:color="auto"/>
        <w:bottom w:val="none" w:sz="0" w:space="0" w:color="auto"/>
        <w:right w:val="none" w:sz="0" w:space="0" w:color="auto"/>
      </w:divBdr>
    </w:div>
    <w:div w:id="156729089">
      <w:bodyDiv w:val="1"/>
      <w:marLeft w:val="0"/>
      <w:marRight w:val="0"/>
      <w:marTop w:val="0"/>
      <w:marBottom w:val="0"/>
      <w:divBdr>
        <w:top w:val="none" w:sz="0" w:space="0" w:color="auto"/>
        <w:left w:val="none" w:sz="0" w:space="0" w:color="auto"/>
        <w:bottom w:val="none" w:sz="0" w:space="0" w:color="auto"/>
        <w:right w:val="none" w:sz="0" w:space="0" w:color="auto"/>
      </w:divBdr>
    </w:div>
    <w:div w:id="157505594">
      <w:bodyDiv w:val="1"/>
      <w:marLeft w:val="0"/>
      <w:marRight w:val="0"/>
      <w:marTop w:val="0"/>
      <w:marBottom w:val="0"/>
      <w:divBdr>
        <w:top w:val="none" w:sz="0" w:space="0" w:color="auto"/>
        <w:left w:val="none" w:sz="0" w:space="0" w:color="auto"/>
        <w:bottom w:val="none" w:sz="0" w:space="0" w:color="auto"/>
        <w:right w:val="none" w:sz="0" w:space="0" w:color="auto"/>
      </w:divBdr>
    </w:div>
    <w:div w:id="157578232">
      <w:bodyDiv w:val="1"/>
      <w:marLeft w:val="0"/>
      <w:marRight w:val="0"/>
      <w:marTop w:val="0"/>
      <w:marBottom w:val="0"/>
      <w:divBdr>
        <w:top w:val="none" w:sz="0" w:space="0" w:color="auto"/>
        <w:left w:val="none" w:sz="0" w:space="0" w:color="auto"/>
        <w:bottom w:val="none" w:sz="0" w:space="0" w:color="auto"/>
        <w:right w:val="none" w:sz="0" w:space="0" w:color="auto"/>
      </w:divBdr>
    </w:div>
    <w:div w:id="157618074">
      <w:bodyDiv w:val="1"/>
      <w:marLeft w:val="0"/>
      <w:marRight w:val="0"/>
      <w:marTop w:val="0"/>
      <w:marBottom w:val="0"/>
      <w:divBdr>
        <w:top w:val="none" w:sz="0" w:space="0" w:color="auto"/>
        <w:left w:val="none" w:sz="0" w:space="0" w:color="auto"/>
        <w:bottom w:val="none" w:sz="0" w:space="0" w:color="auto"/>
        <w:right w:val="none" w:sz="0" w:space="0" w:color="auto"/>
      </w:divBdr>
    </w:div>
    <w:div w:id="157892442">
      <w:bodyDiv w:val="1"/>
      <w:marLeft w:val="0"/>
      <w:marRight w:val="0"/>
      <w:marTop w:val="0"/>
      <w:marBottom w:val="0"/>
      <w:divBdr>
        <w:top w:val="none" w:sz="0" w:space="0" w:color="auto"/>
        <w:left w:val="none" w:sz="0" w:space="0" w:color="auto"/>
        <w:bottom w:val="none" w:sz="0" w:space="0" w:color="auto"/>
        <w:right w:val="none" w:sz="0" w:space="0" w:color="auto"/>
      </w:divBdr>
    </w:div>
    <w:div w:id="158037955">
      <w:bodyDiv w:val="1"/>
      <w:marLeft w:val="0"/>
      <w:marRight w:val="0"/>
      <w:marTop w:val="0"/>
      <w:marBottom w:val="0"/>
      <w:divBdr>
        <w:top w:val="none" w:sz="0" w:space="0" w:color="auto"/>
        <w:left w:val="none" w:sz="0" w:space="0" w:color="auto"/>
        <w:bottom w:val="none" w:sz="0" w:space="0" w:color="auto"/>
        <w:right w:val="none" w:sz="0" w:space="0" w:color="auto"/>
      </w:divBdr>
    </w:div>
    <w:div w:id="158153491">
      <w:bodyDiv w:val="1"/>
      <w:marLeft w:val="0"/>
      <w:marRight w:val="0"/>
      <w:marTop w:val="0"/>
      <w:marBottom w:val="0"/>
      <w:divBdr>
        <w:top w:val="none" w:sz="0" w:space="0" w:color="auto"/>
        <w:left w:val="none" w:sz="0" w:space="0" w:color="auto"/>
        <w:bottom w:val="none" w:sz="0" w:space="0" w:color="auto"/>
        <w:right w:val="none" w:sz="0" w:space="0" w:color="auto"/>
      </w:divBdr>
    </w:div>
    <w:div w:id="158347093">
      <w:bodyDiv w:val="1"/>
      <w:marLeft w:val="0"/>
      <w:marRight w:val="0"/>
      <w:marTop w:val="0"/>
      <w:marBottom w:val="0"/>
      <w:divBdr>
        <w:top w:val="none" w:sz="0" w:space="0" w:color="auto"/>
        <w:left w:val="none" w:sz="0" w:space="0" w:color="auto"/>
        <w:bottom w:val="none" w:sz="0" w:space="0" w:color="auto"/>
        <w:right w:val="none" w:sz="0" w:space="0" w:color="auto"/>
      </w:divBdr>
    </w:div>
    <w:div w:id="158352689">
      <w:bodyDiv w:val="1"/>
      <w:marLeft w:val="0"/>
      <w:marRight w:val="0"/>
      <w:marTop w:val="0"/>
      <w:marBottom w:val="0"/>
      <w:divBdr>
        <w:top w:val="none" w:sz="0" w:space="0" w:color="auto"/>
        <w:left w:val="none" w:sz="0" w:space="0" w:color="auto"/>
        <w:bottom w:val="none" w:sz="0" w:space="0" w:color="auto"/>
        <w:right w:val="none" w:sz="0" w:space="0" w:color="auto"/>
      </w:divBdr>
    </w:div>
    <w:div w:id="158811591">
      <w:bodyDiv w:val="1"/>
      <w:marLeft w:val="0"/>
      <w:marRight w:val="0"/>
      <w:marTop w:val="0"/>
      <w:marBottom w:val="0"/>
      <w:divBdr>
        <w:top w:val="none" w:sz="0" w:space="0" w:color="auto"/>
        <w:left w:val="none" w:sz="0" w:space="0" w:color="auto"/>
        <w:bottom w:val="none" w:sz="0" w:space="0" w:color="auto"/>
        <w:right w:val="none" w:sz="0" w:space="0" w:color="auto"/>
      </w:divBdr>
    </w:div>
    <w:div w:id="159153775">
      <w:bodyDiv w:val="1"/>
      <w:marLeft w:val="0"/>
      <w:marRight w:val="0"/>
      <w:marTop w:val="0"/>
      <w:marBottom w:val="0"/>
      <w:divBdr>
        <w:top w:val="none" w:sz="0" w:space="0" w:color="auto"/>
        <w:left w:val="none" w:sz="0" w:space="0" w:color="auto"/>
        <w:bottom w:val="none" w:sz="0" w:space="0" w:color="auto"/>
        <w:right w:val="none" w:sz="0" w:space="0" w:color="auto"/>
      </w:divBdr>
    </w:div>
    <w:div w:id="159202280">
      <w:bodyDiv w:val="1"/>
      <w:marLeft w:val="0"/>
      <w:marRight w:val="0"/>
      <w:marTop w:val="0"/>
      <w:marBottom w:val="0"/>
      <w:divBdr>
        <w:top w:val="none" w:sz="0" w:space="0" w:color="auto"/>
        <w:left w:val="none" w:sz="0" w:space="0" w:color="auto"/>
        <w:bottom w:val="none" w:sz="0" w:space="0" w:color="auto"/>
        <w:right w:val="none" w:sz="0" w:space="0" w:color="auto"/>
      </w:divBdr>
    </w:div>
    <w:div w:id="159275698">
      <w:bodyDiv w:val="1"/>
      <w:marLeft w:val="0"/>
      <w:marRight w:val="0"/>
      <w:marTop w:val="0"/>
      <w:marBottom w:val="0"/>
      <w:divBdr>
        <w:top w:val="none" w:sz="0" w:space="0" w:color="auto"/>
        <w:left w:val="none" w:sz="0" w:space="0" w:color="auto"/>
        <w:bottom w:val="none" w:sz="0" w:space="0" w:color="auto"/>
        <w:right w:val="none" w:sz="0" w:space="0" w:color="auto"/>
      </w:divBdr>
    </w:div>
    <w:div w:id="159542534">
      <w:bodyDiv w:val="1"/>
      <w:marLeft w:val="0"/>
      <w:marRight w:val="0"/>
      <w:marTop w:val="0"/>
      <w:marBottom w:val="0"/>
      <w:divBdr>
        <w:top w:val="none" w:sz="0" w:space="0" w:color="auto"/>
        <w:left w:val="none" w:sz="0" w:space="0" w:color="auto"/>
        <w:bottom w:val="none" w:sz="0" w:space="0" w:color="auto"/>
        <w:right w:val="none" w:sz="0" w:space="0" w:color="auto"/>
      </w:divBdr>
    </w:div>
    <w:div w:id="159663904">
      <w:bodyDiv w:val="1"/>
      <w:marLeft w:val="0"/>
      <w:marRight w:val="0"/>
      <w:marTop w:val="0"/>
      <w:marBottom w:val="0"/>
      <w:divBdr>
        <w:top w:val="none" w:sz="0" w:space="0" w:color="auto"/>
        <w:left w:val="none" w:sz="0" w:space="0" w:color="auto"/>
        <w:bottom w:val="none" w:sz="0" w:space="0" w:color="auto"/>
        <w:right w:val="none" w:sz="0" w:space="0" w:color="auto"/>
      </w:divBdr>
    </w:div>
    <w:div w:id="160194753">
      <w:bodyDiv w:val="1"/>
      <w:marLeft w:val="0"/>
      <w:marRight w:val="0"/>
      <w:marTop w:val="0"/>
      <w:marBottom w:val="0"/>
      <w:divBdr>
        <w:top w:val="none" w:sz="0" w:space="0" w:color="auto"/>
        <w:left w:val="none" w:sz="0" w:space="0" w:color="auto"/>
        <w:bottom w:val="none" w:sz="0" w:space="0" w:color="auto"/>
        <w:right w:val="none" w:sz="0" w:space="0" w:color="auto"/>
      </w:divBdr>
    </w:div>
    <w:div w:id="160244122">
      <w:bodyDiv w:val="1"/>
      <w:marLeft w:val="0"/>
      <w:marRight w:val="0"/>
      <w:marTop w:val="0"/>
      <w:marBottom w:val="0"/>
      <w:divBdr>
        <w:top w:val="none" w:sz="0" w:space="0" w:color="auto"/>
        <w:left w:val="none" w:sz="0" w:space="0" w:color="auto"/>
        <w:bottom w:val="none" w:sz="0" w:space="0" w:color="auto"/>
        <w:right w:val="none" w:sz="0" w:space="0" w:color="auto"/>
      </w:divBdr>
    </w:div>
    <w:div w:id="160628887">
      <w:bodyDiv w:val="1"/>
      <w:marLeft w:val="0"/>
      <w:marRight w:val="0"/>
      <w:marTop w:val="0"/>
      <w:marBottom w:val="0"/>
      <w:divBdr>
        <w:top w:val="none" w:sz="0" w:space="0" w:color="auto"/>
        <w:left w:val="none" w:sz="0" w:space="0" w:color="auto"/>
        <w:bottom w:val="none" w:sz="0" w:space="0" w:color="auto"/>
        <w:right w:val="none" w:sz="0" w:space="0" w:color="auto"/>
      </w:divBdr>
    </w:div>
    <w:div w:id="160631313">
      <w:bodyDiv w:val="1"/>
      <w:marLeft w:val="0"/>
      <w:marRight w:val="0"/>
      <w:marTop w:val="0"/>
      <w:marBottom w:val="0"/>
      <w:divBdr>
        <w:top w:val="none" w:sz="0" w:space="0" w:color="auto"/>
        <w:left w:val="none" w:sz="0" w:space="0" w:color="auto"/>
        <w:bottom w:val="none" w:sz="0" w:space="0" w:color="auto"/>
        <w:right w:val="none" w:sz="0" w:space="0" w:color="auto"/>
      </w:divBdr>
    </w:div>
    <w:div w:id="160893079">
      <w:bodyDiv w:val="1"/>
      <w:marLeft w:val="0"/>
      <w:marRight w:val="0"/>
      <w:marTop w:val="0"/>
      <w:marBottom w:val="0"/>
      <w:divBdr>
        <w:top w:val="none" w:sz="0" w:space="0" w:color="auto"/>
        <w:left w:val="none" w:sz="0" w:space="0" w:color="auto"/>
        <w:bottom w:val="none" w:sz="0" w:space="0" w:color="auto"/>
        <w:right w:val="none" w:sz="0" w:space="0" w:color="auto"/>
      </w:divBdr>
    </w:div>
    <w:div w:id="160971169">
      <w:bodyDiv w:val="1"/>
      <w:marLeft w:val="0"/>
      <w:marRight w:val="0"/>
      <w:marTop w:val="0"/>
      <w:marBottom w:val="0"/>
      <w:divBdr>
        <w:top w:val="none" w:sz="0" w:space="0" w:color="auto"/>
        <w:left w:val="none" w:sz="0" w:space="0" w:color="auto"/>
        <w:bottom w:val="none" w:sz="0" w:space="0" w:color="auto"/>
        <w:right w:val="none" w:sz="0" w:space="0" w:color="auto"/>
      </w:divBdr>
    </w:div>
    <w:div w:id="161091991">
      <w:bodyDiv w:val="1"/>
      <w:marLeft w:val="0"/>
      <w:marRight w:val="0"/>
      <w:marTop w:val="0"/>
      <w:marBottom w:val="0"/>
      <w:divBdr>
        <w:top w:val="none" w:sz="0" w:space="0" w:color="auto"/>
        <w:left w:val="none" w:sz="0" w:space="0" w:color="auto"/>
        <w:bottom w:val="none" w:sz="0" w:space="0" w:color="auto"/>
        <w:right w:val="none" w:sz="0" w:space="0" w:color="auto"/>
      </w:divBdr>
    </w:div>
    <w:div w:id="161358108">
      <w:bodyDiv w:val="1"/>
      <w:marLeft w:val="0"/>
      <w:marRight w:val="0"/>
      <w:marTop w:val="0"/>
      <w:marBottom w:val="0"/>
      <w:divBdr>
        <w:top w:val="none" w:sz="0" w:space="0" w:color="auto"/>
        <w:left w:val="none" w:sz="0" w:space="0" w:color="auto"/>
        <w:bottom w:val="none" w:sz="0" w:space="0" w:color="auto"/>
        <w:right w:val="none" w:sz="0" w:space="0" w:color="auto"/>
      </w:divBdr>
    </w:div>
    <w:div w:id="161745010">
      <w:bodyDiv w:val="1"/>
      <w:marLeft w:val="0"/>
      <w:marRight w:val="0"/>
      <w:marTop w:val="0"/>
      <w:marBottom w:val="0"/>
      <w:divBdr>
        <w:top w:val="none" w:sz="0" w:space="0" w:color="auto"/>
        <w:left w:val="none" w:sz="0" w:space="0" w:color="auto"/>
        <w:bottom w:val="none" w:sz="0" w:space="0" w:color="auto"/>
        <w:right w:val="none" w:sz="0" w:space="0" w:color="auto"/>
      </w:divBdr>
    </w:div>
    <w:div w:id="161820512">
      <w:bodyDiv w:val="1"/>
      <w:marLeft w:val="0"/>
      <w:marRight w:val="0"/>
      <w:marTop w:val="0"/>
      <w:marBottom w:val="0"/>
      <w:divBdr>
        <w:top w:val="none" w:sz="0" w:space="0" w:color="auto"/>
        <w:left w:val="none" w:sz="0" w:space="0" w:color="auto"/>
        <w:bottom w:val="none" w:sz="0" w:space="0" w:color="auto"/>
        <w:right w:val="none" w:sz="0" w:space="0" w:color="auto"/>
      </w:divBdr>
    </w:div>
    <w:div w:id="161940039">
      <w:bodyDiv w:val="1"/>
      <w:marLeft w:val="0"/>
      <w:marRight w:val="0"/>
      <w:marTop w:val="0"/>
      <w:marBottom w:val="0"/>
      <w:divBdr>
        <w:top w:val="none" w:sz="0" w:space="0" w:color="auto"/>
        <w:left w:val="none" w:sz="0" w:space="0" w:color="auto"/>
        <w:bottom w:val="none" w:sz="0" w:space="0" w:color="auto"/>
        <w:right w:val="none" w:sz="0" w:space="0" w:color="auto"/>
      </w:divBdr>
    </w:div>
    <w:div w:id="161969137">
      <w:bodyDiv w:val="1"/>
      <w:marLeft w:val="0"/>
      <w:marRight w:val="0"/>
      <w:marTop w:val="0"/>
      <w:marBottom w:val="0"/>
      <w:divBdr>
        <w:top w:val="none" w:sz="0" w:space="0" w:color="auto"/>
        <w:left w:val="none" w:sz="0" w:space="0" w:color="auto"/>
        <w:bottom w:val="none" w:sz="0" w:space="0" w:color="auto"/>
        <w:right w:val="none" w:sz="0" w:space="0" w:color="auto"/>
      </w:divBdr>
    </w:div>
    <w:div w:id="162014337">
      <w:bodyDiv w:val="1"/>
      <w:marLeft w:val="0"/>
      <w:marRight w:val="0"/>
      <w:marTop w:val="0"/>
      <w:marBottom w:val="0"/>
      <w:divBdr>
        <w:top w:val="none" w:sz="0" w:space="0" w:color="auto"/>
        <w:left w:val="none" w:sz="0" w:space="0" w:color="auto"/>
        <w:bottom w:val="none" w:sz="0" w:space="0" w:color="auto"/>
        <w:right w:val="none" w:sz="0" w:space="0" w:color="auto"/>
      </w:divBdr>
    </w:div>
    <w:div w:id="162402815">
      <w:bodyDiv w:val="1"/>
      <w:marLeft w:val="0"/>
      <w:marRight w:val="0"/>
      <w:marTop w:val="0"/>
      <w:marBottom w:val="0"/>
      <w:divBdr>
        <w:top w:val="none" w:sz="0" w:space="0" w:color="auto"/>
        <w:left w:val="none" w:sz="0" w:space="0" w:color="auto"/>
        <w:bottom w:val="none" w:sz="0" w:space="0" w:color="auto"/>
        <w:right w:val="none" w:sz="0" w:space="0" w:color="auto"/>
      </w:divBdr>
    </w:div>
    <w:div w:id="162474158">
      <w:bodyDiv w:val="1"/>
      <w:marLeft w:val="0"/>
      <w:marRight w:val="0"/>
      <w:marTop w:val="0"/>
      <w:marBottom w:val="0"/>
      <w:divBdr>
        <w:top w:val="none" w:sz="0" w:space="0" w:color="auto"/>
        <w:left w:val="none" w:sz="0" w:space="0" w:color="auto"/>
        <w:bottom w:val="none" w:sz="0" w:space="0" w:color="auto"/>
        <w:right w:val="none" w:sz="0" w:space="0" w:color="auto"/>
      </w:divBdr>
    </w:div>
    <w:div w:id="162475743">
      <w:bodyDiv w:val="1"/>
      <w:marLeft w:val="0"/>
      <w:marRight w:val="0"/>
      <w:marTop w:val="0"/>
      <w:marBottom w:val="0"/>
      <w:divBdr>
        <w:top w:val="none" w:sz="0" w:space="0" w:color="auto"/>
        <w:left w:val="none" w:sz="0" w:space="0" w:color="auto"/>
        <w:bottom w:val="none" w:sz="0" w:space="0" w:color="auto"/>
        <w:right w:val="none" w:sz="0" w:space="0" w:color="auto"/>
      </w:divBdr>
    </w:div>
    <w:div w:id="162551393">
      <w:bodyDiv w:val="1"/>
      <w:marLeft w:val="0"/>
      <w:marRight w:val="0"/>
      <w:marTop w:val="0"/>
      <w:marBottom w:val="0"/>
      <w:divBdr>
        <w:top w:val="none" w:sz="0" w:space="0" w:color="auto"/>
        <w:left w:val="none" w:sz="0" w:space="0" w:color="auto"/>
        <w:bottom w:val="none" w:sz="0" w:space="0" w:color="auto"/>
        <w:right w:val="none" w:sz="0" w:space="0" w:color="auto"/>
      </w:divBdr>
    </w:div>
    <w:div w:id="162741333">
      <w:bodyDiv w:val="1"/>
      <w:marLeft w:val="0"/>
      <w:marRight w:val="0"/>
      <w:marTop w:val="0"/>
      <w:marBottom w:val="0"/>
      <w:divBdr>
        <w:top w:val="none" w:sz="0" w:space="0" w:color="auto"/>
        <w:left w:val="none" w:sz="0" w:space="0" w:color="auto"/>
        <w:bottom w:val="none" w:sz="0" w:space="0" w:color="auto"/>
        <w:right w:val="none" w:sz="0" w:space="0" w:color="auto"/>
      </w:divBdr>
    </w:div>
    <w:div w:id="163016011">
      <w:bodyDiv w:val="1"/>
      <w:marLeft w:val="0"/>
      <w:marRight w:val="0"/>
      <w:marTop w:val="0"/>
      <w:marBottom w:val="0"/>
      <w:divBdr>
        <w:top w:val="none" w:sz="0" w:space="0" w:color="auto"/>
        <w:left w:val="none" w:sz="0" w:space="0" w:color="auto"/>
        <w:bottom w:val="none" w:sz="0" w:space="0" w:color="auto"/>
        <w:right w:val="none" w:sz="0" w:space="0" w:color="auto"/>
      </w:divBdr>
    </w:div>
    <w:div w:id="163131857">
      <w:bodyDiv w:val="1"/>
      <w:marLeft w:val="0"/>
      <w:marRight w:val="0"/>
      <w:marTop w:val="0"/>
      <w:marBottom w:val="0"/>
      <w:divBdr>
        <w:top w:val="none" w:sz="0" w:space="0" w:color="auto"/>
        <w:left w:val="none" w:sz="0" w:space="0" w:color="auto"/>
        <w:bottom w:val="none" w:sz="0" w:space="0" w:color="auto"/>
        <w:right w:val="none" w:sz="0" w:space="0" w:color="auto"/>
      </w:divBdr>
    </w:div>
    <w:div w:id="163134801">
      <w:bodyDiv w:val="1"/>
      <w:marLeft w:val="0"/>
      <w:marRight w:val="0"/>
      <w:marTop w:val="0"/>
      <w:marBottom w:val="0"/>
      <w:divBdr>
        <w:top w:val="none" w:sz="0" w:space="0" w:color="auto"/>
        <w:left w:val="none" w:sz="0" w:space="0" w:color="auto"/>
        <w:bottom w:val="none" w:sz="0" w:space="0" w:color="auto"/>
        <w:right w:val="none" w:sz="0" w:space="0" w:color="auto"/>
      </w:divBdr>
    </w:div>
    <w:div w:id="163447256">
      <w:bodyDiv w:val="1"/>
      <w:marLeft w:val="0"/>
      <w:marRight w:val="0"/>
      <w:marTop w:val="0"/>
      <w:marBottom w:val="0"/>
      <w:divBdr>
        <w:top w:val="none" w:sz="0" w:space="0" w:color="auto"/>
        <w:left w:val="none" w:sz="0" w:space="0" w:color="auto"/>
        <w:bottom w:val="none" w:sz="0" w:space="0" w:color="auto"/>
        <w:right w:val="none" w:sz="0" w:space="0" w:color="auto"/>
      </w:divBdr>
    </w:div>
    <w:div w:id="163514780">
      <w:bodyDiv w:val="1"/>
      <w:marLeft w:val="0"/>
      <w:marRight w:val="0"/>
      <w:marTop w:val="0"/>
      <w:marBottom w:val="0"/>
      <w:divBdr>
        <w:top w:val="none" w:sz="0" w:space="0" w:color="auto"/>
        <w:left w:val="none" w:sz="0" w:space="0" w:color="auto"/>
        <w:bottom w:val="none" w:sz="0" w:space="0" w:color="auto"/>
        <w:right w:val="none" w:sz="0" w:space="0" w:color="auto"/>
      </w:divBdr>
    </w:div>
    <w:div w:id="163865696">
      <w:bodyDiv w:val="1"/>
      <w:marLeft w:val="0"/>
      <w:marRight w:val="0"/>
      <w:marTop w:val="0"/>
      <w:marBottom w:val="0"/>
      <w:divBdr>
        <w:top w:val="none" w:sz="0" w:space="0" w:color="auto"/>
        <w:left w:val="none" w:sz="0" w:space="0" w:color="auto"/>
        <w:bottom w:val="none" w:sz="0" w:space="0" w:color="auto"/>
        <w:right w:val="none" w:sz="0" w:space="0" w:color="auto"/>
      </w:divBdr>
    </w:div>
    <w:div w:id="163936985">
      <w:bodyDiv w:val="1"/>
      <w:marLeft w:val="0"/>
      <w:marRight w:val="0"/>
      <w:marTop w:val="0"/>
      <w:marBottom w:val="0"/>
      <w:divBdr>
        <w:top w:val="none" w:sz="0" w:space="0" w:color="auto"/>
        <w:left w:val="none" w:sz="0" w:space="0" w:color="auto"/>
        <w:bottom w:val="none" w:sz="0" w:space="0" w:color="auto"/>
        <w:right w:val="none" w:sz="0" w:space="0" w:color="auto"/>
      </w:divBdr>
    </w:div>
    <w:div w:id="164322108">
      <w:bodyDiv w:val="1"/>
      <w:marLeft w:val="0"/>
      <w:marRight w:val="0"/>
      <w:marTop w:val="0"/>
      <w:marBottom w:val="0"/>
      <w:divBdr>
        <w:top w:val="none" w:sz="0" w:space="0" w:color="auto"/>
        <w:left w:val="none" w:sz="0" w:space="0" w:color="auto"/>
        <w:bottom w:val="none" w:sz="0" w:space="0" w:color="auto"/>
        <w:right w:val="none" w:sz="0" w:space="0" w:color="auto"/>
      </w:divBdr>
    </w:div>
    <w:div w:id="164513157">
      <w:bodyDiv w:val="1"/>
      <w:marLeft w:val="0"/>
      <w:marRight w:val="0"/>
      <w:marTop w:val="0"/>
      <w:marBottom w:val="0"/>
      <w:divBdr>
        <w:top w:val="none" w:sz="0" w:space="0" w:color="auto"/>
        <w:left w:val="none" w:sz="0" w:space="0" w:color="auto"/>
        <w:bottom w:val="none" w:sz="0" w:space="0" w:color="auto"/>
        <w:right w:val="none" w:sz="0" w:space="0" w:color="auto"/>
      </w:divBdr>
    </w:div>
    <w:div w:id="164514037">
      <w:bodyDiv w:val="1"/>
      <w:marLeft w:val="0"/>
      <w:marRight w:val="0"/>
      <w:marTop w:val="0"/>
      <w:marBottom w:val="0"/>
      <w:divBdr>
        <w:top w:val="none" w:sz="0" w:space="0" w:color="auto"/>
        <w:left w:val="none" w:sz="0" w:space="0" w:color="auto"/>
        <w:bottom w:val="none" w:sz="0" w:space="0" w:color="auto"/>
        <w:right w:val="none" w:sz="0" w:space="0" w:color="auto"/>
      </w:divBdr>
    </w:div>
    <w:div w:id="164516176">
      <w:bodyDiv w:val="1"/>
      <w:marLeft w:val="0"/>
      <w:marRight w:val="0"/>
      <w:marTop w:val="0"/>
      <w:marBottom w:val="0"/>
      <w:divBdr>
        <w:top w:val="none" w:sz="0" w:space="0" w:color="auto"/>
        <w:left w:val="none" w:sz="0" w:space="0" w:color="auto"/>
        <w:bottom w:val="none" w:sz="0" w:space="0" w:color="auto"/>
        <w:right w:val="none" w:sz="0" w:space="0" w:color="auto"/>
      </w:divBdr>
    </w:div>
    <w:div w:id="164787172">
      <w:bodyDiv w:val="1"/>
      <w:marLeft w:val="0"/>
      <w:marRight w:val="0"/>
      <w:marTop w:val="0"/>
      <w:marBottom w:val="0"/>
      <w:divBdr>
        <w:top w:val="none" w:sz="0" w:space="0" w:color="auto"/>
        <w:left w:val="none" w:sz="0" w:space="0" w:color="auto"/>
        <w:bottom w:val="none" w:sz="0" w:space="0" w:color="auto"/>
        <w:right w:val="none" w:sz="0" w:space="0" w:color="auto"/>
      </w:divBdr>
    </w:div>
    <w:div w:id="165245896">
      <w:bodyDiv w:val="1"/>
      <w:marLeft w:val="0"/>
      <w:marRight w:val="0"/>
      <w:marTop w:val="0"/>
      <w:marBottom w:val="0"/>
      <w:divBdr>
        <w:top w:val="none" w:sz="0" w:space="0" w:color="auto"/>
        <w:left w:val="none" w:sz="0" w:space="0" w:color="auto"/>
        <w:bottom w:val="none" w:sz="0" w:space="0" w:color="auto"/>
        <w:right w:val="none" w:sz="0" w:space="0" w:color="auto"/>
      </w:divBdr>
    </w:div>
    <w:div w:id="165294822">
      <w:bodyDiv w:val="1"/>
      <w:marLeft w:val="0"/>
      <w:marRight w:val="0"/>
      <w:marTop w:val="0"/>
      <w:marBottom w:val="0"/>
      <w:divBdr>
        <w:top w:val="none" w:sz="0" w:space="0" w:color="auto"/>
        <w:left w:val="none" w:sz="0" w:space="0" w:color="auto"/>
        <w:bottom w:val="none" w:sz="0" w:space="0" w:color="auto"/>
        <w:right w:val="none" w:sz="0" w:space="0" w:color="auto"/>
      </w:divBdr>
    </w:div>
    <w:div w:id="165555238">
      <w:bodyDiv w:val="1"/>
      <w:marLeft w:val="0"/>
      <w:marRight w:val="0"/>
      <w:marTop w:val="0"/>
      <w:marBottom w:val="0"/>
      <w:divBdr>
        <w:top w:val="none" w:sz="0" w:space="0" w:color="auto"/>
        <w:left w:val="none" w:sz="0" w:space="0" w:color="auto"/>
        <w:bottom w:val="none" w:sz="0" w:space="0" w:color="auto"/>
        <w:right w:val="none" w:sz="0" w:space="0" w:color="auto"/>
      </w:divBdr>
    </w:div>
    <w:div w:id="165677347">
      <w:bodyDiv w:val="1"/>
      <w:marLeft w:val="0"/>
      <w:marRight w:val="0"/>
      <w:marTop w:val="0"/>
      <w:marBottom w:val="0"/>
      <w:divBdr>
        <w:top w:val="none" w:sz="0" w:space="0" w:color="auto"/>
        <w:left w:val="none" w:sz="0" w:space="0" w:color="auto"/>
        <w:bottom w:val="none" w:sz="0" w:space="0" w:color="auto"/>
        <w:right w:val="none" w:sz="0" w:space="0" w:color="auto"/>
      </w:divBdr>
    </w:div>
    <w:div w:id="165832345">
      <w:bodyDiv w:val="1"/>
      <w:marLeft w:val="0"/>
      <w:marRight w:val="0"/>
      <w:marTop w:val="0"/>
      <w:marBottom w:val="0"/>
      <w:divBdr>
        <w:top w:val="none" w:sz="0" w:space="0" w:color="auto"/>
        <w:left w:val="none" w:sz="0" w:space="0" w:color="auto"/>
        <w:bottom w:val="none" w:sz="0" w:space="0" w:color="auto"/>
        <w:right w:val="none" w:sz="0" w:space="0" w:color="auto"/>
      </w:divBdr>
    </w:div>
    <w:div w:id="165872940">
      <w:bodyDiv w:val="1"/>
      <w:marLeft w:val="0"/>
      <w:marRight w:val="0"/>
      <w:marTop w:val="0"/>
      <w:marBottom w:val="0"/>
      <w:divBdr>
        <w:top w:val="none" w:sz="0" w:space="0" w:color="auto"/>
        <w:left w:val="none" w:sz="0" w:space="0" w:color="auto"/>
        <w:bottom w:val="none" w:sz="0" w:space="0" w:color="auto"/>
        <w:right w:val="none" w:sz="0" w:space="0" w:color="auto"/>
      </w:divBdr>
    </w:div>
    <w:div w:id="165898549">
      <w:bodyDiv w:val="1"/>
      <w:marLeft w:val="0"/>
      <w:marRight w:val="0"/>
      <w:marTop w:val="0"/>
      <w:marBottom w:val="0"/>
      <w:divBdr>
        <w:top w:val="none" w:sz="0" w:space="0" w:color="auto"/>
        <w:left w:val="none" w:sz="0" w:space="0" w:color="auto"/>
        <w:bottom w:val="none" w:sz="0" w:space="0" w:color="auto"/>
        <w:right w:val="none" w:sz="0" w:space="0" w:color="auto"/>
      </w:divBdr>
    </w:div>
    <w:div w:id="166095598">
      <w:bodyDiv w:val="1"/>
      <w:marLeft w:val="0"/>
      <w:marRight w:val="0"/>
      <w:marTop w:val="0"/>
      <w:marBottom w:val="0"/>
      <w:divBdr>
        <w:top w:val="none" w:sz="0" w:space="0" w:color="auto"/>
        <w:left w:val="none" w:sz="0" w:space="0" w:color="auto"/>
        <w:bottom w:val="none" w:sz="0" w:space="0" w:color="auto"/>
        <w:right w:val="none" w:sz="0" w:space="0" w:color="auto"/>
      </w:divBdr>
    </w:div>
    <w:div w:id="166134544">
      <w:bodyDiv w:val="1"/>
      <w:marLeft w:val="0"/>
      <w:marRight w:val="0"/>
      <w:marTop w:val="0"/>
      <w:marBottom w:val="0"/>
      <w:divBdr>
        <w:top w:val="none" w:sz="0" w:space="0" w:color="auto"/>
        <w:left w:val="none" w:sz="0" w:space="0" w:color="auto"/>
        <w:bottom w:val="none" w:sz="0" w:space="0" w:color="auto"/>
        <w:right w:val="none" w:sz="0" w:space="0" w:color="auto"/>
      </w:divBdr>
    </w:div>
    <w:div w:id="166143679">
      <w:bodyDiv w:val="1"/>
      <w:marLeft w:val="0"/>
      <w:marRight w:val="0"/>
      <w:marTop w:val="0"/>
      <w:marBottom w:val="0"/>
      <w:divBdr>
        <w:top w:val="none" w:sz="0" w:space="0" w:color="auto"/>
        <w:left w:val="none" w:sz="0" w:space="0" w:color="auto"/>
        <w:bottom w:val="none" w:sz="0" w:space="0" w:color="auto"/>
        <w:right w:val="none" w:sz="0" w:space="0" w:color="auto"/>
      </w:divBdr>
    </w:div>
    <w:div w:id="166335392">
      <w:bodyDiv w:val="1"/>
      <w:marLeft w:val="0"/>
      <w:marRight w:val="0"/>
      <w:marTop w:val="0"/>
      <w:marBottom w:val="0"/>
      <w:divBdr>
        <w:top w:val="none" w:sz="0" w:space="0" w:color="auto"/>
        <w:left w:val="none" w:sz="0" w:space="0" w:color="auto"/>
        <w:bottom w:val="none" w:sz="0" w:space="0" w:color="auto"/>
        <w:right w:val="none" w:sz="0" w:space="0" w:color="auto"/>
      </w:divBdr>
    </w:div>
    <w:div w:id="166406857">
      <w:bodyDiv w:val="1"/>
      <w:marLeft w:val="0"/>
      <w:marRight w:val="0"/>
      <w:marTop w:val="0"/>
      <w:marBottom w:val="0"/>
      <w:divBdr>
        <w:top w:val="none" w:sz="0" w:space="0" w:color="auto"/>
        <w:left w:val="none" w:sz="0" w:space="0" w:color="auto"/>
        <w:bottom w:val="none" w:sz="0" w:space="0" w:color="auto"/>
        <w:right w:val="none" w:sz="0" w:space="0" w:color="auto"/>
      </w:divBdr>
    </w:div>
    <w:div w:id="166556248">
      <w:bodyDiv w:val="1"/>
      <w:marLeft w:val="0"/>
      <w:marRight w:val="0"/>
      <w:marTop w:val="0"/>
      <w:marBottom w:val="0"/>
      <w:divBdr>
        <w:top w:val="none" w:sz="0" w:space="0" w:color="auto"/>
        <w:left w:val="none" w:sz="0" w:space="0" w:color="auto"/>
        <w:bottom w:val="none" w:sz="0" w:space="0" w:color="auto"/>
        <w:right w:val="none" w:sz="0" w:space="0" w:color="auto"/>
      </w:divBdr>
    </w:div>
    <w:div w:id="166603220">
      <w:bodyDiv w:val="1"/>
      <w:marLeft w:val="0"/>
      <w:marRight w:val="0"/>
      <w:marTop w:val="0"/>
      <w:marBottom w:val="0"/>
      <w:divBdr>
        <w:top w:val="none" w:sz="0" w:space="0" w:color="auto"/>
        <w:left w:val="none" w:sz="0" w:space="0" w:color="auto"/>
        <w:bottom w:val="none" w:sz="0" w:space="0" w:color="auto"/>
        <w:right w:val="none" w:sz="0" w:space="0" w:color="auto"/>
      </w:divBdr>
    </w:div>
    <w:div w:id="166723645">
      <w:bodyDiv w:val="1"/>
      <w:marLeft w:val="0"/>
      <w:marRight w:val="0"/>
      <w:marTop w:val="0"/>
      <w:marBottom w:val="0"/>
      <w:divBdr>
        <w:top w:val="none" w:sz="0" w:space="0" w:color="auto"/>
        <w:left w:val="none" w:sz="0" w:space="0" w:color="auto"/>
        <w:bottom w:val="none" w:sz="0" w:space="0" w:color="auto"/>
        <w:right w:val="none" w:sz="0" w:space="0" w:color="auto"/>
      </w:divBdr>
    </w:div>
    <w:div w:id="166751960">
      <w:bodyDiv w:val="1"/>
      <w:marLeft w:val="0"/>
      <w:marRight w:val="0"/>
      <w:marTop w:val="0"/>
      <w:marBottom w:val="0"/>
      <w:divBdr>
        <w:top w:val="none" w:sz="0" w:space="0" w:color="auto"/>
        <w:left w:val="none" w:sz="0" w:space="0" w:color="auto"/>
        <w:bottom w:val="none" w:sz="0" w:space="0" w:color="auto"/>
        <w:right w:val="none" w:sz="0" w:space="0" w:color="auto"/>
      </w:divBdr>
    </w:div>
    <w:div w:id="167017523">
      <w:bodyDiv w:val="1"/>
      <w:marLeft w:val="0"/>
      <w:marRight w:val="0"/>
      <w:marTop w:val="0"/>
      <w:marBottom w:val="0"/>
      <w:divBdr>
        <w:top w:val="none" w:sz="0" w:space="0" w:color="auto"/>
        <w:left w:val="none" w:sz="0" w:space="0" w:color="auto"/>
        <w:bottom w:val="none" w:sz="0" w:space="0" w:color="auto"/>
        <w:right w:val="none" w:sz="0" w:space="0" w:color="auto"/>
      </w:divBdr>
    </w:div>
    <w:div w:id="167212463">
      <w:bodyDiv w:val="1"/>
      <w:marLeft w:val="0"/>
      <w:marRight w:val="0"/>
      <w:marTop w:val="0"/>
      <w:marBottom w:val="0"/>
      <w:divBdr>
        <w:top w:val="none" w:sz="0" w:space="0" w:color="auto"/>
        <w:left w:val="none" w:sz="0" w:space="0" w:color="auto"/>
        <w:bottom w:val="none" w:sz="0" w:space="0" w:color="auto"/>
        <w:right w:val="none" w:sz="0" w:space="0" w:color="auto"/>
      </w:divBdr>
    </w:div>
    <w:div w:id="167214191">
      <w:bodyDiv w:val="1"/>
      <w:marLeft w:val="0"/>
      <w:marRight w:val="0"/>
      <w:marTop w:val="0"/>
      <w:marBottom w:val="0"/>
      <w:divBdr>
        <w:top w:val="none" w:sz="0" w:space="0" w:color="auto"/>
        <w:left w:val="none" w:sz="0" w:space="0" w:color="auto"/>
        <w:bottom w:val="none" w:sz="0" w:space="0" w:color="auto"/>
        <w:right w:val="none" w:sz="0" w:space="0" w:color="auto"/>
      </w:divBdr>
    </w:div>
    <w:div w:id="167255512">
      <w:bodyDiv w:val="1"/>
      <w:marLeft w:val="0"/>
      <w:marRight w:val="0"/>
      <w:marTop w:val="0"/>
      <w:marBottom w:val="0"/>
      <w:divBdr>
        <w:top w:val="none" w:sz="0" w:space="0" w:color="auto"/>
        <w:left w:val="none" w:sz="0" w:space="0" w:color="auto"/>
        <w:bottom w:val="none" w:sz="0" w:space="0" w:color="auto"/>
        <w:right w:val="none" w:sz="0" w:space="0" w:color="auto"/>
      </w:divBdr>
    </w:div>
    <w:div w:id="167329238">
      <w:bodyDiv w:val="1"/>
      <w:marLeft w:val="0"/>
      <w:marRight w:val="0"/>
      <w:marTop w:val="0"/>
      <w:marBottom w:val="0"/>
      <w:divBdr>
        <w:top w:val="none" w:sz="0" w:space="0" w:color="auto"/>
        <w:left w:val="none" w:sz="0" w:space="0" w:color="auto"/>
        <w:bottom w:val="none" w:sz="0" w:space="0" w:color="auto"/>
        <w:right w:val="none" w:sz="0" w:space="0" w:color="auto"/>
      </w:divBdr>
    </w:div>
    <w:div w:id="167329698">
      <w:bodyDiv w:val="1"/>
      <w:marLeft w:val="0"/>
      <w:marRight w:val="0"/>
      <w:marTop w:val="0"/>
      <w:marBottom w:val="0"/>
      <w:divBdr>
        <w:top w:val="none" w:sz="0" w:space="0" w:color="auto"/>
        <w:left w:val="none" w:sz="0" w:space="0" w:color="auto"/>
        <w:bottom w:val="none" w:sz="0" w:space="0" w:color="auto"/>
        <w:right w:val="none" w:sz="0" w:space="0" w:color="auto"/>
      </w:divBdr>
    </w:div>
    <w:div w:id="167334145">
      <w:bodyDiv w:val="1"/>
      <w:marLeft w:val="0"/>
      <w:marRight w:val="0"/>
      <w:marTop w:val="0"/>
      <w:marBottom w:val="0"/>
      <w:divBdr>
        <w:top w:val="none" w:sz="0" w:space="0" w:color="auto"/>
        <w:left w:val="none" w:sz="0" w:space="0" w:color="auto"/>
        <w:bottom w:val="none" w:sz="0" w:space="0" w:color="auto"/>
        <w:right w:val="none" w:sz="0" w:space="0" w:color="auto"/>
      </w:divBdr>
    </w:div>
    <w:div w:id="167450538">
      <w:bodyDiv w:val="1"/>
      <w:marLeft w:val="0"/>
      <w:marRight w:val="0"/>
      <w:marTop w:val="0"/>
      <w:marBottom w:val="0"/>
      <w:divBdr>
        <w:top w:val="none" w:sz="0" w:space="0" w:color="auto"/>
        <w:left w:val="none" w:sz="0" w:space="0" w:color="auto"/>
        <w:bottom w:val="none" w:sz="0" w:space="0" w:color="auto"/>
        <w:right w:val="none" w:sz="0" w:space="0" w:color="auto"/>
      </w:divBdr>
    </w:div>
    <w:div w:id="167988557">
      <w:bodyDiv w:val="1"/>
      <w:marLeft w:val="0"/>
      <w:marRight w:val="0"/>
      <w:marTop w:val="0"/>
      <w:marBottom w:val="0"/>
      <w:divBdr>
        <w:top w:val="none" w:sz="0" w:space="0" w:color="auto"/>
        <w:left w:val="none" w:sz="0" w:space="0" w:color="auto"/>
        <w:bottom w:val="none" w:sz="0" w:space="0" w:color="auto"/>
        <w:right w:val="none" w:sz="0" w:space="0" w:color="auto"/>
      </w:divBdr>
    </w:div>
    <w:div w:id="168101057">
      <w:bodyDiv w:val="1"/>
      <w:marLeft w:val="0"/>
      <w:marRight w:val="0"/>
      <w:marTop w:val="0"/>
      <w:marBottom w:val="0"/>
      <w:divBdr>
        <w:top w:val="none" w:sz="0" w:space="0" w:color="auto"/>
        <w:left w:val="none" w:sz="0" w:space="0" w:color="auto"/>
        <w:bottom w:val="none" w:sz="0" w:space="0" w:color="auto"/>
        <w:right w:val="none" w:sz="0" w:space="0" w:color="auto"/>
      </w:divBdr>
    </w:div>
    <w:div w:id="168104793">
      <w:bodyDiv w:val="1"/>
      <w:marLeft w:val="0"/>
      <w:marRight w:val="0"/>
      <w:marTop w:val="0"/>
      <w:marBottom w:val="0"/>
      <w:divBdr>
        <w:top w:val="none" w:sz="0" w:space="0" w:color="auto"/>
        <w:left w:val="none" w:sz="0" w:space="0" w:color="auto"/>
        <w:bottom w:val="none" w:sz="0" w:space="0" w:color="auto"/>
        <w:right w:val="none" w:sz="0" w:space="0" w:color="auto"/>
      </w:divBdr>
    </w:div>
    <w:div w:id="168371562">
      <w:bodyDiv w:val="1"/>
      <w:marLeft w:val="0"/>
      <w:marRight w:val="0"/>
      <w:marTop w:val="0"/>
      <w:marBottom w:val="0"/>
      <w:divBdr>
        <w:top w:val="none" w:sz="0" w:space="0" w:color="auto"/>
        <w:left w:val="none" w:sz="0" w:space="0" w:color="auto"/>
        <w:bottom w:val="none" w:sz="0" w:space="0" w:color="auto"/>
        <w:right w:val="none" w:sz="0" w:space="0" w:color="auto"/>
      </w:divBdr>
    </w:div>
    <w:div w:id="168445189">
      <w:bodyDiv w:val="1"/>
      <w:marLeft w:val="0"/>
      <w:marRight w:val="0"/>
      <w:marTop w:val="0"/>
      <w:marBottom w:val="0"/>
      <w:divBdr>
        <w:top w:val="none" w:sz="0" w:space="0" w:color="auto"/>
        <w:left w:val="none" w:sz="0" w:space="0" w:color="auto"/>
        <w:bottom w:val="none" w:sz="0" w:space="0" w:color="auto"/>
        <w:right w:val="none" w:sz="0" w:space="0" w:color="auto"/>
      </w:divBdr>
    </w:div>
    <w:div w:id="168447029">
      <w:bodyDiv w:val="1"/>
      <w:marLeft w:val="0"/>
      <w:marRight w:val="0"/>
      <w:marTop w:val="0"/>
      <w:marBottom w:val="0"/>
      <w:divBdr>
        <w:top w:val="none" w:sz="0" w:space="0" w:color="auto"/>
        <w:left w:val="none" w:sz="0" w:space="0" w:color="auto"/>
        <w:bottom w:val="none" w:sz="0" w:space="0" w:color="auto"/>
        <w:right w:val="none" w:sz="0" w:space="0" w:color="auto"/>
      </w:divBdr>
    </w:div>
    <w:div w:id="168520558">
      <w:bodyDiv w:val="1"/>
      <w:marLeft w:val="0"/>
      <w:marRight w:val="0"/>
      <w:marTop w:val="0"/>
      <w:marBottom w:val="0"/>
      <w:divBdr>
        <w:top w:val="none" w:sz="0" w:space="0" w:color="auto"/>
        <w:left w:val="none" w:sz="0" w:space="0" w:color="auto"/>
        <w:bottom w:val="none" w:sz="0" w:space="0" w:color="auto"/>
        <w:right w:val="none" w:sz="0" w:space="0" w:color="auto"/>
      </w:divBdr>
    </w:div>
    <w:div w:id="168640051">
      <w:bodyDiv w:val="1"/>
      <w:marLeft w:val="0"/>
      <w:marRight w:val="0"/>
      <w:marTop w:val="0"/>
      <w:marBottom w:val="0"/>
      <w:divBdr>
        <w:top w:val="none" w:sz="0" w:space="0" w:color="auto"/>
        <w:left w:val="none" w:sz="0" w:space="0" w:color="auto"/>
        <w:bottom w:val="none" w:sz="0" w:space="0" w:color="auto"/>
        <w:right w:val="none" w:sz="0" w:space="0" w:color="auto"/>
      </w:divBdr>
    </w:div>
    <w:div w:id="168720447">
      <w:bodyDiv w:val="1"/>
      <w:marLeft w:val="0"/>
      <w:marRight w:val="0"/>
      <w:marTop w:val="0"/>
      <w:marBottom w:val="0"/>
      <w:divBdr>
        <w:top w:val="none" w:sz="0" w:space="0" w:color="auto"/>
        <w:left w:val="none" w:sz="0" w:space="0" w:color="auto"/>
        <w:bottom w:val="none" w:sz="0" w:space="0" w:color="auto"/>
        <w:right w:val="none" w:sz="0" w:space="0" w:color="auto"/>
      </w:divBdr>
    </w:div>
    <w:div w:id="168755905">
      <w:bodyDiv w:val="1"/>
      <w:marLeft w:val="0"/>
      <w:marRight w:val="0"/>
      <w:marTop w:val="0"/>
      <w:marBottom w:val="0"/>
      <w:divBdr>
        <w:top w:val="none" w:sz="0" w:space="0" w:color="auto"/>
        <w:left w:val="none" w:sz="0" w:space="0" w:color="auto"/>
        <w:bottom w:val="none" w:sz="0" w:space="0" w:color="auto"/>
        <w:right w:val="none" w:sz="0" w:space="0" w:color="auto"/>
      </w:divBdr>
    </w:div>
    <w:div w:id="168762058">
      <w:bodyDiv w:val="1"/>
      <w:marLeft w:val="0"/>
      <w:marRight w:val="0"/>
      <w:marTop w:val="0"/>
      <w:marBottom w:val="0"/>
      <w:divBdr>
        <w:top w:val="none" w:sz="0" w:space="0" w:color="auto"/>
        <w:left w:val="none" w:sz="0" w:space="0" w:color="auto"/>
        <w:bottom w:val="none" w:sz="0" w:space="0" w:color="auto"/>
        <w:right w:val="none" w:sz="0" w:space="0" w:color="auto"/>
      </w:divBdr>
    </w:div>
    <w:div w:id="168954611">
      <w:bodyDiv w:val="1"/>
      <w:marLeft w:val="0"/>
      <w:marRight w:val="0"/>
      <w:marTop w:val="0"/>
      <w:marBottom w:val="0"/>
      <w:divBdr>
        <w:top w:val="none" w:sz="0" w:space="0" w:color="auto"/>
        <w:left w:val="none" w:sz="0" w:space="0" w:color="auto"/>
        <w:bottom w:val="none" w:sz="0" w:space="0" w:color="auto"/>
        <w:right w:val="none" w:sz="0" w:space="0" w:color="auto"/>
      </w:divBdr>
    </w:div>
    <w:div w:id="169024638">
      <w:bodyDiv w:val="1"/>
      <w:marLeft w:val="0"/>
      <w:marRight w:val="0"/>
      <w:marTop w:val="0"/>
      <w:marBottom w:val="0"/>
      <w:divBdr>
        <w:top w:val="none" w:sz="0" w:space="0" w:color="auto"/>
        <w:left w:val="none" w:sz="0" w:space="0" w:color="auto"/>
        <w:bottom w:val="none" w:sz="0" w:space="0" w:color="auto"/>
        <w:right w:val="none" w:sz="0" w:space="0" w:color="auto"/>
      </w:divBdr>
    </w:div>
    <w:div w:id="169104093">
      <w:bodyDiv w:val="1"/>
      <w:marLeft w:val="0"/>
      <w:marRight w:val="0"/>
      <w:marTop w:val="0"/>
      <w:marBottom w:val="0"/>
      <w:divBdr>
        <w:top w:val="none" w:sz="0" w:space="0" w:color="auto"/>
        <w:left w:val="none" w:sz="0" w:space="0" w:color="auto"/>
        <w:bottom w:val="none" w:sz="0" w:space="0" w:color="auto"/>
        <w:right w:val="none" w:sz="0" w:space="0" w:color="auto"/>
      </w:divBdr>
    </w:div>
    <w:div w:id="169108320">
      <w:bodyDiv w:val="1"/>
      <w:marLeft w:val="0"/>
      <w:marRight w:val="0"/>
      <w:marTop w:val="0"/>
      <w:marBottom w:val="0"/>
      <w:divBdr>
        <w:top w:val="none" w:sz="0" w:space="0" w:color="auto"/>
        <w:left w:val="none" w:sz="0" w:space="0" w:color="auto"/>
        <w:bottom w:val="none" w:sz="0" w:space="0" w:color="auto"/>
        <w:right w:val="none" w:sz="0" w:space="0" w:color="auto"/>
      </w:divBdr>
    </w:div>
    <w:div w:id="169371026">
      <w:bodyDiv w:val="1"/>
      <w:marLeft w:val="0"/>
      <w:marRight w:val="0"/>
      <w:marTop w:val="0"/>
      <w:marBottom w:val="0"/>
      <w:divBdr>
        <w:top w:val="none" w:sz="0" w:space="0" w:color="auto"/>
        <w:left w:val="none" w:sz="0" w:space="0" w:color="auto"/>
        <w:bottom w:val="none" w:sz="0" w:space="0" w:color="auto"/>
        <w:right w:val="none" w:sz="0" w:space="0" w:color="auto"/>
      </w:divBdr>
    </w:div>
    <w:div w:id="169412224">
      <w:bodyDiv w:val="1"/>
      <w:marLeft w:val="0"/>
      <w:marRight w:val="0"/>
      <w:marTop w:val="0"/>
      <w:marBottom w:val="0"/>
      <w:divBdr>
        <w:top w:val="none" w:sz="0" w:space="0" w:color="auto"/>
        <w:left w:val="none" w:sz="0" w:space="0" w:color="auto"/>
        <w:bottom w:val="none" w:sz="0" w:space="0" w:color="auto"/>
        <w:right w:val="none" w:sz="0" w:space="0" w:color="auto"/>
      </w:divBdr>
    </w:div>
    <w:div w:id="169492593">
      <w:bodyDiv w:val="1"/>
      <w:marLeft w:val="0"/>
      <w:marRight w:val="0"/>
      <w:marTop w:val="0"/>
      <w:marBottom w:val="0"/>
      <w:divBdr>
        <w:top w:val="none" w:sz="0" w:space="0" w:color="auto"/>
        <w:left w:val="none" w:sz="0" w:space="0" w:color="auto"/>
        <w:bottom w:val="none" w:sz="0" w:space="0" w:color="auto"/>
        <w:right w:val="none" w:sz="0" w:space="0" w:color="auto"/>
      </w:divBdr>
    </w:div>
    <w:div w:id="169493622">
      <w:bodyDiv w:val="1"/>
      <w:marLeft w:val="0"/>
      <w:marRight w:val="0"/>
      <w:marTop w:val="0"/>
      <w:marBottom w:val="0"/>
      <w:divBdr>
        <w:top w:val="none" w:sz="0" w:space="0" w:color="auto"/>
        <w:left w:val="none" w:sz="0" w:space="0" w:color="auto"/>
        <w:bottom w:val="none" w:sz="0" w:space="0" w:color="auto"/>
        <w:right w:val="none" w:sz="0" w:space="0" w:color="auto"/>
      </w:divBdr>
    </w:div>
    <w:div w:id="170148417">
      <w:bodyDiv w:val="1"/>
      <w:marLeft w:val="0"/>
      <w:marRight w:val="0"/>
      <w:marTop w:val="0"/>
      <w:marBottom w:val="0"/>
      <w:divBdr>
        <w:top w:val="none" w:sz="0" w:space="0" w:color="auto"/>
        <w:left w:val="none" w:sz="0" w:space="0" w:color="auto"/>
        <w:bottom w:val="none" w:sz="0" w:space="0" w:color="auto"/>
        <w:right w:val="none" w:sz="0" w:space="0" w:color="auto"/>
      </w:divBdr>
    </w:div>
    <w:div w:id="170216688">
      <w:bodyDiv w:val="1"/>
      <w:marLeft w:val="0"/>
      <w:marRight w:val="0"/>
      <w:marTop w:val="0"/>
      <w:marBottom w:val="0"/>
      <w:divBdr>
        <w:top w:val="none" w:sz="0" w:space="0" w:color="auto"/>
        <w:left w:val="none" w:sz="0" w:space="0" w:color="auto"/>
        <w:bottom w:val="none" w:sz="0" w:space="0" w:color="auto"/>
        <w:right w:val="none" w:sz="0" w:space="0" w:color="auto"/>
      </w:divBdr>
    </w:div>
    <w:div w:id="170220029">
      <w:bodyDiv w:val="1"/>
      <w:marLeft w:val="0"/>
      <w:marRight w:val="0"/>
      <w:marTop w:val="0"/>
      <w:marBottom w:val="0"/>
      <w:divBdr>
        <w:top w:val="none" w:sz="0" w:space="0" w:color="auto"/>
        <w:left w:val="none" w:sz="0" w:space="0" w:color="auto"/>
        <w:bottom w:val="none" w:sz="0" w:space="0" w:color="auto"/>
        <w:right w:val="none" w:sz="0" w:space="0" w:color="auto"/>
      </w:divBdr>
    </w:div>
    <w:div w:id="170486515">
      <w:bodyDiv w:val="1"/>
      <w:marLeft w:val="0"/>
      <w:marRight w:val="0"/>
      <w:marTop w:val="0"/>
      <w:marBottom w:val="0"/>
      <w:divBdr>
        <w:top w:val="none" w:sz="0" w:space="0" w:color="auto"/>
        <w:left w:val="none" w:sz="0" w:space="0" w:color="auto"/>
        <w:bottom w:val="none" w:sz="0" w:space="0" w:color="auto"/>
        <w:right w:val="none" w:sz="0" w:space="0" w:color="auto"/>
      </w:divBdr>
    </w:div>
    <w:div w:id="170683739">
      <w:bodyDiv w:val="1"/>
      <w:marLeft w:val="0"/>
      <w:marRight w:val="0"/>
      <w:marTop w:val="0"/>
      <w:marBottom w:val="0"/>
      <w:divBdr>
        <w:top w:val="none" w:sz="0" w:space="0" w:color="auto"/>
        <w:left w:val="none" w:sz="0" w:space="0" w:color="auto"/>
        <w:bottom w:val="none" w:sz="0" w:space="0" w:color="auto"/>
        <w:right w:val="none" w:sz="0" w:space="0" w:color="auto"/>
      </w:divBdr>
    </w:div>
    <w:div w:id="170727339">
      <w:bodyDiv w:val="1"/>
      <w:marLeft w:val="0"/>
      <w:marRight w:val="0"/>
      <w:marTop w:val="0"/>
      <w:marBottom w:val="0"/>
      <w:divBdr>
        <w:top w:val="none" w:sz="0" w:space="0" w:color="auto"/>
        <w:left w:val="none" w:sz="0" w:space="0" w:color="auto"/>
        <w:bottom w:val="none" w:sz="0" w:space="0" w:color="auto"/>
        <w:right w:val="none" w:sz="0" w:space="0" w:color="auto"/>
      </w:divBdr>
    </w:div>
    <w:div w:id="170803898">
      <w:bodyDiv w:val="1"/>
      <w:marLeft w:val="0"/>
      <w:marRight w:val="0"/>
      <w:marTop w:val="0"/>
      <w:marBottom w:val="0"/>
      <w:divBdr>
        <w:top w:val="none" w:sz="0" w:space="0" w:color="auto"/>
        <w:left w:val="none" w:sz="0" w:space="0" w:color="auto"/>
        <w:bottom w:val="none" w:sz="0" w:space="0" w:color="auto"/>
        <w:right w:val="none" w:sz="0" w:space="0" w:color="auto"/>
      </w:divBdr>
    </w:div>
    <w:div w:id="171603877">
      <w:bodyDiv w:val="1"/>
      <w:marLeft w:val="0"/>
      <w:marRight w:val="0"/>
      <w:marTop w:val="0"/>
      <w:marBottom w:val="0"/>
      <w:divBdr>
        <w:top w:val="none" w:sz="0" w:space="0" w:color="auto"/>
        <w:left w:val="none" w:sz="0" w:space="0" w:color="auto"/>
        <w:bottom w:val="none" w:sz="0" w:space="0" w:color="auto"/>
        <w:right w:val="none" w:sz="0" w:space="0" w:color="auto"/>
      </w:divBdr>
    </w:div>
    <w:div w:id="171721669">
      <w:bodyDiv w:val="1"/>
      <w:marLeft w:val="0"/>
      <w:marRight w:val="0"/>
      <w:marTop w:val="0"/>
      <w:marBottom w:val="0"/>
      <w:divBdr>
        <w:top w:val="none" w:sz="0" w:space="0" w:color="auto"/>
        <w:left w:val="none" w:sz="0" w:space="0" w:color="auto"/>
        <w:bottom w:val="none" w:sz="0" w:space="0" w:color="auto"/>
        <w:right w:val="none" w:sz="0" w:space="0" w:color="auto"/>
      </w:divBdr>
    </w:div>
    <w:div w:id="171997458">
      <w:bodyDiv w:val="1"/>
      <w:marLeft w:val="0"/>
      <w:marRight w:val="0"/>
      <w:marTop w:val="0"/>
      <w:marBottom w:val="0"/>
      <w:divBdr>
        <w:top w:val="none" w:sz="0" w:space="0" w:color="auto"/>
        <w:left w:val="none" w:sz="0" w:space="0" w:color="auto"/>
        <w:bottom w:val="none" w:sz="0" w:space="0" w:color="auto"/>
        <w:right w:val="none" w:sz="0" w:space="0" w:color="auto"/>
      </w:divBdr>
    </w:div>
    <w:div w:id="172116345">
      <w:bodyDiv w:val="1"/>
      <w:marLeft w:val="0"/>
      <w:marRight w:val="0"/>
      <w:marTop w:val="0"/>
      <w:marBottom w:val="0"/>
      <w:divBdr>
        <w:top w:val="none" w:sz="0" w:space="0" w:color="auto"/>
        <w:left w:val="none" w:sz="0" w:space="0" w:color="auto"/>
        <w:bottom w:val="none" w:sz="0" w:space="0" w:color="auto"/>
        <w:right w:val="none" w:sz="0" w:space="0" w:color="auto"/>
      </w:divBdr>
    </w:div>
    <w:div w:id="172231848">
      <w:bodyDiv w:val="1"/>
      <w:marLeft w:val="0"/>
      <w:marRight w:val="0"/>
      <w:marTop w:val="0"/>
      <w:marBottom w:val="0"/>
      <w:divBdr>
        <w:top w:val="none" w:sz="0" w:space="0" w:color="auto"/>
        <w:left w:val="none" w:sz="0" w:space="0" w:color="auto"/>
        <w:bottom w:val="none" w:sz="0" w:space="0" w:color="auto"/>
        <w:right w:val="none" w:sz="0" w:space="0" w:color="auto"/>
      </w:divBdr>
    </w:div>
    <w:div w:id="172457577">
      <w:bodyDiv w:val="1"/>
      <w:marLeft w:val="0"/>
      <w:marRight w:val="0"/>
      <w:marTop w:val="0"/>
      <w:marBottom w:val="0"/>
      <w:divBdr>
        <w:top w:val="none" w:sz="0" w:space="0" w:color="auto"/>
        <w:left w:val="none" w:sz="0" w:space="0" w:color="auto"/>
        <w:bottom w:val="none" w:sz="0" w:space="0" w:color="auto"/>
        <w:right w:val="none" w:sz="0" w:space="0" w:color="auto"/>
      </w:divBdr>
    </w:div>
    <w:div w:id="172496149">
      <w:bodyDiv w:val="1"/>
      <w:marLeft w:val="0"/>
      <w:marRight w:val="0"/>
      <w:marTop w:val="0"/>
      <w:marBottom w:val="0"/>
      <w:divBdr>
        <w:top w:val="none" w:sz="0" w:space="0" w:color="auto"/>
        <w:left w:val="none" w:sz="0" w:space="0" w:color="auto"/>
        <w:bottom w:val="none" w:sz="0" w:space="0" w:color="auto"/>
        <w:right w:val="none" w:sz="0" w:space="0" w:color="auto"/>
      </w:divBdr>
    </w:div>
    <w:div w:id="172501375">
      <w:bodyDiv w:val="1"/>
      <w:marLeft w:val="0"/>
      <w:marRight w:val="0"/>
      <w:marTop w:val="0"/>
      <w:marBottom w:val="0"/>
      <w:divBdr>
        <w:top w:val="none" w:sz="0" w:space="0" w:color="auto"/>
        <w:left w:val="none" w:sz="0" w:space="0" w:color="auto"/>
        <w:bottom w:val="none" w:sz="0" w:space="0" w:color="auto"/>
        <w:right w:val="none" w:sz="0" w:space="0" w:color="auto"/>
      </w:divBdr>
    </w:div>
    <w:div w:id="172884485">
      <w:bodyDiv w:val="1"/>
      <w:marLeft w:val="0"/>
      <w:marRight w:val="0"/>
      <w:marTop w:val="0"/>
      <w:marBottom w:val="0"/>
      <w:divBdr>
        <w:top w:val="none" w:sz="0" w:space="0" w:color="auto"/>
        <w:left w:val="none" w:sz="0" w:space="0" w:color="auto"/>
        <w:bottom w:val="none" w:sz="0" w:space="0" w:color="auto"/>
        <w:right w:val="none" w:sz="0" w:space="0" w:color="auto"/>
      </w:divBdr>
    </w:div>
    <w:div w:id="173038658">
      <w:bodyDiv w:val="1"/>
      <w:marLeft w:val="0"/>
      <w:marRight w:val="0"/>
      <w:marTop w:val="0"/>
      <w:marBottom w:val="0"/>
      <w:divBdr>
        <w:top w:val="none" w:sz="0" w:space="0" w:color="auto"/>
        <w:left w:val="none" w:sz="0" w:space="0" w:color="auto"/>
        <w:bottom w:val="none" w:sz="0" w:space="0" w:color="auto"/>
        <w:right w:val="none" w:sz="0" w:space="0" w:color="auto"/>
      </w:divBdr>
    </w:div>
    <w:div w:id="173227206">
      <w:bodyDiv w:val="1"/>
      <w:marLeft w:val="0"/>
      <w:marRight w:val="0"/>
      <w:marTop w:val="0"/>
      <w:marBottom w:val="0"/>
      <w:divBdr>
        <w:top w:val="none" w:sz="0" w:space="0" w:color="auto"/>
        <w:left w:val="none" w:sz="0" w:space="0" w:color="auto"/>
        <w:bottom w:val="none" w:sz="0" w:space="0" w:color="auto"/>
        <w:right w:val="none" w:sz="0" w:space="0" w:color="auto"/>
      </w:divBdr>
    </w:div>
    <w:div w:id="173308048">
      <w:bodyDiv w:val="1"/>
      <w:marLeft w:val="0"/>
      <w:marRight w:val="0"/>
      <w:marTop w:val="0"/>
      <w:marBottom w:val="0"/>
      <w:divBdr>
        <w:top w:val="none" w:sz="0" w:space="0" w:color="auto"/>
        <w:left w:val="none" w:sz="0" w:space="0" w:color="auto"/>
        <w:bottom w:val="none" w:sz="0" w:space="0" w:color="auto"/>
        <w:right w:val="none" w:sz="0" w:space="0" w:color="auto"/>
      </w:divBdr>
    </w:div>
    <w:div w:id="174150418">
      <w:bodyDiv w:val="1"/>
      <w:marLeft w:val="0"/>
      <w:marRight w:val="0"/>
      <w:marTop w:val="0"/>
      <w:marBottom w:val="0"/>
      <w:divBdr>
        <w:top w:val="none" w:sz="0" w:space="0" w:color="auto"/>
        <w:left w:val="none" w:sz="0" w:space="0" w:color="auto"/>
        <w:bottom w:val="none" w:sz="0" w:space="0" w:color="auto"/>
        <w:right w:val="none" w:sz="0" w:space="0" w:color="auto"/>
      </w:divBdr>
    </w:div>
    <w:div w:id="174156375">
      <w:bodyDiv w:val="1"/>
      <w:marLeft w:val="0"/>
      <w:marRight w:val="0"/>
      <w:marTop w:val="0"/>
      <w:marBottom w:val="0"/>
      <w:divBdr>
        <w:top w:val="none" w:sz="0" w:space="0" w:color="auto"/>
        <w:left w:val="none" w:sz="0" w:space="0" w:color="auto"/>
        <w:bottom w:val="none" w:sz="0" w:space="0" w:color="auto"/>
        <w:right w:val="none" w:sz="0" w:space="0" w:color="auto"/>
      </w:divBdr>
    </w:div>
    <w:div w:id="174812889">
      <w:bodyDiv w:val="1"/>
      <w:marLeft w:val="0"/>
      <w:marRight w:val="0"/>
      <w:marTop w:val="0"/>
      <w:marBottom w:val="0"/>
      <w:divBdr>
        <w:top w:val="none" w:sz="0" w:space="0" w:color="auto"/>
        <w:left w:val="none" w:sz="0" w:space="0" w:color="auto"/>
        <w:bottom w:val="none" w:sz="0" w:space="0" w:color="auto"/>
        <w:right w:val="none" w:sz="0" w:space="0" w:color="auto"/>
      </w:divBdr>
    </w:div>
    <w:div w:id="174998615">
      <w:bodyDiv w:val="1"/>
      <w:marLeft w:val="0"/>
      <w:marRight w:val="0"/>
      <w:marTop w:val="0"/>
      <w:marBottom w:val="0"/>
      <w:divBdr>
        <w:top w:val="none" w:sz="0" w:space="0" w:color="auto"/>
        <w:left w:val="none" w:sz="0" w:space="0" w:color="auto"/>
        <w:bottom w:val="none" w:sz="0" w:space="0" w:color="auto"/>
        <w:right w:val="none" w:sz="0" w:space="0" w:color="auto"/>
      </w:divBdr>
    </w:div>
    <w:div w:id="175118515">
      <w:bodyDiv w:val="1"/>
      <w:marLeft w:val="0"/>
      <w:marRight w:val="0"/>
      <w:marTop w:val="0"/>
      <w:marBottom w:val="0"/>
      <w:divBdr>
        <w:top w:val="none" w:sz="0" w:space="0" w:color="auto"/>
        <w:left w:val="none" w:sz="0" w:space="0" w:color="auto"/>
        <w:bottom w:val="none" w:sz="0" w:space="0" w:color="auto"/>
        <w:right w:val="none" w:sz="0" w:space="0" w:color="auto"/>
      </w:divBdr>
    </w:div>
    <w:div w:id="175458565">
      <w:bodyDiv w:val="1"/>
      <w:marLeft w:val="0"/>
      <w:marRight w:val="0"/>
      <w:marTop w:val="0"/>
      <w:marBottom w:val="0"/>
      <w:divBdr>
        <w:top w:val="none" w:sz="0" w:space="0" w:color="auto"/>
        <w:left w:val="none" w:sz="0" w:space="0" w:color="auto"/>
        <w:bottom w:val="none" w:sz="0" w:space="0" w:color="auto"/>
        <w:right w:val="none" w:sz="0" w:space="0" w:color="auto"/>
      </w:divBdr>
    </w:div>
    <w:div w:id="176119142">
      <w:bodyDiv w:val="1"/>
      <w:marLeft w:val="0"/>
      <w:marRight w:val="0"/>
      <w:marTop w:val="0"/>
      <w:marBottom w:val="0"/>
      <w:divBdr>
        <w:top w:val="none" w:sz="0" w:space="0" w:color="auto"/>
        <w:left w:val="none" w:sz="0" w:space="0" w:color="auto"/>
        <w:bottom w:val="none" w:sz="0" w:space="0" w:color="auto"/>
        <w:right w:val="none" w:sz="0" w:space="0" w:color="auto"/>
      </w:divBdr>
    </w:div>
    <w:div w:id="176620873">
      <w:bodyDiv w:val="1"/>
      <w:marLeft w:val="0"/>
      <w:marRight w:val="0"/>
      <w:marTop w:val="0"/>
      <w:marBottom w:val="0"/>
      <w:divBdr>
        <w:top w:val="none" w:sz="0" w:space="0" w:color="auto"/>
        <w:left w:val="none" w:sz="0" w:space="0" w:color="auto"/>
        <w:bottom w:val="none" w:sz="0" w:space="0" w:color="auto"/>
        <w:right w:val="none" w:sz="0" w:space="0" w:color="auto"/>
      </w:divBdr>
    </w:div>
    <w:div w:id="176776907">
      <w:bodyDiv w:val="1"/>
      <w:marLeft w:val="0"/>
      <w:marRight w:val="0"/>
      <w:marTop w:val="0"/>
      <w:marBottom w:val="0"/>
      <w:divBdr>
        <w:top w:val="none" w:sz="0" w:space="0" w:color="auto"/>
        <w:left w:val="none" w:sz="0" w:space="0" w:color="auto"/>
        <w:bottom w:val="none" w:sz="0" w:space="0" w:color="auto"/>
        <w:right w:val="none" w:sz="0" w:space="0" w:color="auto"/>
      </w:divBdr>
    </w:div>
    <w:div w:id="176844478">
      <w:bodyDiv w:val="1"/>
      <w:marLeft w:val="0"/>
      <w:marRight w:val="0"/>
      <w:marTop w:val="0"/>
      <w:marBottom w:val="0"/>
      <w:divBdr>
        <w:top w:val="none" w:sz="0" w:space="0" w:color="auto"/>
        <w:left w:val="none" w:sz="0" w:space="0" w:color="auto"/>
        <w:bottom w:val="none" w:sz="0" w:space="0" w:color="auto"/>
        <w:right w:val="none" w:sz="0" w:space="0" w:color="auto"/>
      </w:divBdr>
    </w:div>
    <w:div w:id="176845152">
      <w:bodyDiv w:val="1"/>
      <w:marLeft w:val="0"/>
      <w:marRight w:val="0"/>
      <w:marTop w:val="0"/>
      <w:marBottom w:val="0"/>
      <w:divBdr>
        <w:top w:val="none" w:sz="0" w:space="0" w:color="auto"/>
        <w:left w:val="none" w:sz="0" w:space="0" w:color="auto"/>
        <w:bottom w:val="none" w:sz="0" w:space="0" w:color="auto"/>
        <w:right w:val="none" w:sz="0" w:space="0" w:color="auto"/>
      </w:divBdr>
    </w:div>
    <w:div w:id="176893756">
      <w:bodyDiv w:val="1"/>
      <w:marLeft w:val="0"/>
      <w:marRight w:val="0"/>
      <w:marTop w:val="0"/>
      <w:marBottom w:val="0"/>
      <w:divBdr>
        <w:top w:val="none" w:sz="0" w:space="0" w:color="auto"/>
        <w:left w:val="none" w:sz="0" w:space="0" w:color="auto"/>
        <w:bottom w:val="none" w:sz="0" w:space="0" w:color="auto"/>
        <w:right w:val="none" w:sz="0" w:space="0" w:color="auto"/>
      </w:divBdr>
    </w:div>
    <w:div w:id="177041134">
      <w:bodyDiv w:val="1"/>
      <w:marLeft w:val="0"/>
      <w:marRight w:val="0"/>
      <w:marTop w:val="0"/>
      <w:marBottom w:val="0"/>
      <w:divBdr>
        <w:top w:val="none" w:sz="0" w:space="0" w:color="auto"/>
        <w:left w:val="none" w:sz="0" w:space="0" w:color="auto"/>
        <w:bottom w:val="none" w:sz="0" w:space="0" w:color="auto"/>
        <w:right w:val="none" w:sz="0" w:space="0" w:color="auto"/>
      </w:divBdr>
    </w:div>
    <w:div w:id="177043504">
      <w:bodyDiv w:val="1"/>
      <w:marLeft w:val="0"/>
      <w:marRight w:val="0"/>
      <w:marTop w:val="0"/>
      <w:marBottom w:val="0"/>
      <w:divBdr>
        <w:top w:val="none" w:sz="0" w:space="0" w:color="auto"/>
        <w:left w:val="none" w:sz="0" w:space="0" w:color="auto"/>
        <w:bottom w:val="none" w:sz="0" w:space="0" w:color="auto"/>
        <w:right w:val="none" w:sz="0" w:space="0" w:color="auto"/>
      </w:divBdr>
    </w:div>
    <w:div w:id="177234667">
      <w:bodyDiv w:val="1"/>
      <w:marLeft w:val="0"/>
      <w:marRight w:val="0"/>
      <w:marTop w:val="0"/>
      <w:marBottom w:val="0"/>
      <w:divBdr>
        <w:top w:val="none" w:sz="0" w:space="0" w:color="auto"/>
        <w:left w:val="none" w:sz="0" w:space="0" w:color="auto"/>
        <w:bottom w:val="none" w:sz="0" w:space="0" w:color="auto"/>
        <w:right w:val="none" w:sz="0" w:space="0" w:color="auto"/>
      </w:divBdr>
    </w:div>
    <w:div w:id="177235363">
      <w:bodyDiv w:val="1"/>
      <w:marLeft w:val="0"/>
      <w:marRight w:val="0"/>
      <w:marTop w:val="0"/>
      <w:marBottom w:val="0"/>
      <w:divBdr>
        <w:top w:val="none" w:sz="0" w:space="0" w:color="auto"/>
        <w:left w:val="none" w:sz="0" w:space="0" w:color="auto"/>
        <w:bottom w:val="none" w:sz="0" w:space="0" w:color="auto"/>
        <w:right w:val="none" w:sz="0" w:space="0" w:color="auto"/>
      </w:divBdr>
    </w:div>
    <w:div w:id="177357258">
      <w:bodyDiv w:val="1"/>
      <w:marLeft w:val="0"/>
      <w:marRight w:val="0"/>
      <w:marTop w:val="0"/>
      <w:marBottom w:val="0"/>
      <w:divBdr>
        <w:top w:val="none" w:sz="0" w:space="0" w:color="auto"/>
        <w:left w:val="none" w:sz="0" w:space="0" w:color="auto"/>
        <w:bottom w:val="none" w:sz="0" w:space="0" w:color="auto"/>
        <w:right w:val="none" w:sz="0" w:space="0" w:color="auto"/>
      </w:divBdr>
    </w:div>
    <w:div w:id="177551218">
      <w:bodyDiv w:val="1"/>
      <w:marLeft w:val="0"/>
      <w:marRight w:val="0"/>
      <w:marTop w:val="0"/>
      <w:marBottom w:val="0"/>
      <w:divBdr>
        <w:top w:val="none" w:sz="0" w:space="0" w:color="auto"/>
        <w:left w:val="none" w:sz="0" w:space="0" w:color="auto"/>
        <w:bottom w:val="none" w:sz="0" w:space="0" w:color="auto"/>
        <w:right w:val="none" w:sz="0" w:space="0" w:color="auto"/>
      </w:divBdr>
    </w:div>
    <w:div w:id="178080139">
      <w:bodyDiv w:val="1"/>
      <w:marLeft w:val="0"/>
      <w:marRight w:val="0"/>
      <w:marTop w:val="0"/>
      <w:marBottom w:val="0"/>
      <w:divBdr>
        <w:top w:val="none" w:sz="0" w:space="0" w:color="auto"/>
        <w:left w:val="none" w:sz="0" w:space="0" w:color="auto"/>
        <w:bottom w:val="none" w:sz="0" w:space="0" w:color="auto"/>
        <w:right w:val="none" w:sz="0" w:space="0" w:color="auto"/>
      </w:divBdr>
    </w:div>
    <w:div w:id="178198566">
      <w:bodyDiv w:val="1"/>
      <w:marLeft w:val="0"/>
      <w:marRight w:val="0"/>
      <w:marTop w:val="0"/>
      <w:marBottom w:val="0"/>
      <w:divBdr>
        <w:top w:val="none" w:sz="0" w:space="0" w:color="auto"/>
        <w:left w:val="none" w:sz="0" w:space="0" w:color="auto"/>
        <w:bottom w:val="none" w:sz="0" w:space="0" w:color="auto"/>
        <w:right w:val="none" w:sz="0" w:space="0" w:color="auto"/>
      </w:divBdr>
    </w:div>
    <w:div w:id="178202836">
      <w:bodyDiv w:val="1"/>
      <w:marLeft w:val="0"/>
      <w:marRight w:val="0"/>
      <w:marTop w:val="0"/>
      <w:marBottom w:val="0"/>
      <w:divBdr>
        <w:top w:val="none" w:sz="0" w:space="0" w:color="auto"/>
        <w:left w:val="none" w:sz="0" w:space="0" w:color="auto"/>
        <w:bottom w:val="none" w:sz="0" w:space="0" w:color="auto"/>
        <w:right w:val="none" w:sz="0" w:space="0" w:color="auto"/>
      </w:divBdr>
    </w:div>
    <w:div w:id="178662893">
      <w:bodyDiv w:val="1"/>
      <w:marLeft w:val="0"/>
      <w:marRight w:val="0"/>
      <w:marTop w:val="0"/>
      <w:marBottom w:val="0"/>
      <w:divBdr>
        <w:top w:val="none" w:sz="0" w:space="0" w:color="auto"/>
        <w:left w:val="none" w:sz="0" w:space="0" w:color="auto"/>
        <w:bottom w:val="none" w:sz="0" w:space="0" w:color="auto"/>
        <w:right w:val="none" w:sz="0" w:space="0" w:color="auto"/>
      </w:divBdr>
    </w:div>
    <w:div w:id="178736201">
      <w:bodyDiv w:val="1"/>
      <w:marLeft w:val="0"/>
      <w:marRight w:val="0"/>
      <w:marTop w:val="0"/>
      <w:marBottom w:val="0"/>
      <w:divBdr>
        <w:top w:val="none" w:sz="0" w:space="0" w:color="auto"/>
        <w:left w:val="none" w:sz="0" w:space="0" w:color="auto"/>
        <w:bottom w:val="none" w:sz="0" w:space="0" w:color="auto"/>
        <w:right w:val="none" w:sz="0" w:space="0" w:color="auto"/>
      </w:divBdr>
    </w:div>
    <w:div w:id="179011557">
      <w:bodyDiv w:val="1"/>
      <w:marLeft w:val="0"/>
      <w:marRight w:val="0"/>
      <w:marTop w:val="0"/>
      <w:marBottom w:val="0"/>
      <w:divBdr>
        <w:top w:val="none" w:sz="0" w:space="0" w:color="auto"/>
        <w:left w:val="none" w:sz="0" w:space="0" w:color="auto"/>
        <w:bottom w:val="none" w:sz="0" w:space="0" w:color="auto"/>
        <w:right w:val="none" w:sz="0" w:space="0" w:color="auto"/>
      </w:divBdr>
    </w:div>
    <w:div w:id="179126295">
      <w:bodyDiv w:val="1"/>
      <w:marLeft w:val="0"/>
      <w:marRight w:val="0"/>
      <w:marTop w:val="0"/>
      <w:marBottom w:val="0"/>
      <w:divBdr>
        <w:top w:val="none" w:sz="0" w:space="0" w:color="auto"/>
        <w:left w:val="none" w:sz="0" w:space="0" w:color="auto"/>
        <w:bottom w:val="none" w:sz="0" w:space="0" w:color="auto"/>
        <w:right w:val="none" w:sz="0" w:space="0" w:color="auto"/>
      </w:divBdr>
    </w:div>
    <w:div w:id="179587400">
      <w:bodyDiv w:val="1"/>
      <w:marLeft w:val="0"/>
      <w:marRight w:val="0"/>
      <w:marTop w:val="0"/>
      <w:marBottom w:val="0"/>
      <w:divBdr>
        <w:top w:val="none" w:sz="0" w:space="0" w:color="auto"/>
        <w:left w:val="none" w:sz="0" w:space="0" w:color="auto"/>
        <w:bottom w:val="none" w:sz="0" w:space="0" w:color="auto"/>
        <w:right w:val="none" w:sz="0" w:space="0" w:color="auto"/>
      </w:divBdr>
    </w:div>
    <w:div w:id="179587557">
      <w:bodyDiv w:val="1"/>
      <w:marLeft w:val="0"/>
      <w:marRight w:val="0"/>
      <w:marTop w:val="0"/>
      <w:marBottom w:val="0"/>
      <w:divBdr>
        <w:top w:val="none" w:sz="0" w:space="0" w:color="auto"/>
        <w:left w:val="none" w:sz="0" w:space="0" w:color="auto"/>
        <w:bottom w:val="none" w:sz="0" w:space="0" w:color="auto"/>
        <w:right w:val="none" w:sz="0" w:space="0" w:color="auto"/>
      </w:divBdr>
    </w:div>
    <w:div w:id="179708152">
      <w:bodyDiv w:val="1"/>
      <w:marLeft w:val="0"/>
      <w:marRight w:val="0"/>
      <w:marTop w:val="0"/>
      <w:marBottom w:val="0"/>
      <w:divBdr>
        <w:top w:val="none" w:sz="0" w:space="0" w:color="auto"/>
        <w:left w:val="none" w:sz="0" w:space="0" w:color="auto"/>
        <w:bottom w:val="none" w:sz="0" w:space="0" w:color="auto"/>
        <w:right w:val="none" w:sz="0" w:space="0" w:color="auto"/>
      </w:divBdr>
    </w:div>
    <w:div w:id="179783742">
      <w:bodyDiv w:val="1"/>
      <w:marLeft w:val="0"/>
      <w:marRight w:val="0"/>
      <w:marTop w:val="0"/>
      <w:marBottom w:val="0"/>
      <w:divBdr>
        <w:top w:val="none" w:sz="0" w:space="0" w:color="auto"/>
        <w:left w:val="none" w:sz="0" w:space="0" w:color="auto"/>
        <w:bottom w:val="none" w:sz="0" w:space="0" w:color="auto"/>
        <w:right w:val="none" w:sz="0" w:space="0" w:color="auto"/>
      </w:divBdr>
    </w:div>
    <w:div w:id="180095306">
      <w:bodyDiv w:val="1"/>
      <w:marLeft w:val="0"/>
      <w:marRight w:val="0"/>
      <w:marTop w:val="0"/>
      <w:marBottom w:val="0"/>
      <w:divBdr>
        <w:top w:val="none" w:sz="0" w:space="0" w:color="auto"/>
        <w:left w:val="none" w:sz="0" w:space="0" w:color="auto"/>
        <w:bottom w:val="none" w:sz="0" w:space="0" w:color="auto"/>
        <w:right w:val="none" w:sz="0" w:space="0" w:color="auto"/>
      </w:divBdr>
    </w:div>
    <w:div w:id="180097110">
      <w:bodyDiv w:val="1"/>
      <w:marLeft w:val="0"/>
      <w:marRight w:val="0"/>
      <w:marTop w:val="0"/>
      <w:marBottom w:val="0"/>
      <w:divBdr>
        <w:top w:val="none" w:sz="0" w:space="0" w:color="auto"/>
        <w:left w:val="none" w:sz="0" w:space="0" w:color="auto"/>
        <w:bottom w:val="none" w:sz="0" w:space="0" w:color="auto"/>
        <w:right w:val="none" w:sz="0" w:space="0" w:color="auto"/>
      </w:divBdr>
    </w:div>
    <w:div w:id="180239798">
      <w:bodyDiv w:val="1"/>
      <w:marLeft w:val="0"/>
      <w:marRight w:val="0"/>
      <w:marTop w:val="0"/>
      <w:marBottom w:val="0"/>
      <w:divBdr>
        <w:top w:val="none" w:sz="0" w:space="0" w:color="auto"/>
        <w:left w:val="none" w:sz="0" w:space="0" w:color="auto"/>
        <w:bottom w:val="none" w:sz="0" w:space="0" w:color="auto"/>
        <w:right w:val="none" w:sz="0" w:space="0" w:color="auto"/>
      </w:divBdr>
    </w:div>
    <w:div w:id="180246162">
      <w:bodyDiv w:val="1"/>
      <w:marLeft w:val="0"/>
      <w:marRight w:val="0"/>
      <w:marTop w:val="0"/>
      <w:marBottom w:val="0"/>
      <w:divBdr>
        <w:top w:val="none" w:sz="0" w:space="0" w:color="auto"/>
        <w:left w:val="none" w:sz="0" w:space="0" w:color="auto"/>
        <w:bottom w:val="none" w:sz="0" w:space="0" w:color="auto"/>
        <w:right w:val="none" w:sz="0" w:space="0" w:color="auto"/>
      </w:divBdr>
    </w:div>
    <w:div w:id="180507434">
      <w:bodyDiv w:val="1"/>
      <w:marLeft w:val="0"/>
      <w:marRight w:val="0"/>
      <w:marTop w:val="0"/>
      <w:marBottom w:val="0"/>
      <w:divBdr>
        <w:top w:val="none" w:sz="0" w:space="0" w:color="auto"/>
        <w:left w:val="none" w:sz="0" w:space="0" w:color="auto"/>
        <w:bottom w:val="none" w:sz="0" w:space="0" w:color="auto"/>
        <w:right w:val="none" w:sz="0" w:space="0" w:color="auto"/>
      </w:divBdr>
    </w:div>
    <w:div w:id="180513603">
      <w:bodyDiv w:val="1"/>
      <w:marLeft w:val="0"/>
      <w:marRight w:val="0"/>
      <w:marTop w:val="0"/>
      <w:marBottom w:val="0"/>
      <w:divBdr>
        <w:top w:val="none" w:sz="0" w:space="0" w:color="auto"/>
        <w:left w:val="none" w:sz="0" w:space="0" w:color="auto"/>
        <w:bottom w:val="none" w:sz="0" w:space="0" w:color="auto"/>
        <w:right w:val="none" w:sz="0" w:space="0" w:color="auto"/>
      </w:divBdr>
    </w:div>
    <w:div w:id="180822754">
      <w:bodyDiv w:val="1"/>
      <w:marLeft w:val="0"/>
      <w:marRight w:val="0"/>
      <w:marTop w:val="0"/>
      <w:marBottom w:val="0"/>
      <w:divBdr>
        <w:top w:val="none" w:sz="0" w:space="0" w:color="auto"/>
        <w:left w:val="none" w:sz="0" w:space="0" w:color="auto"/>
        <w:bottom w:val="none" w:sz="0" w:space="0" w:color="auto"/>
        <w:right w:val="none" w:sz="0" w:space="0" w:color="auto"/>
      </w:divBdr>
    </w:div>
    <w:div w:id="180971750">
      <w:bodyDiv w:val="1"/>
      <w:marLeft w:val="0"/>
      <w:marRight w:val="0"/>
      <w:marTop w:val="0"/>
      <w:marBottom w:val="0"/>
      <w:divBdr>
        <w:top w:val="none" w:sz="0" w:space="0" w:color="auto"/>
        <w:left w:val="none" w:sz="0" w:space="0" w:color="auto"/>
        <w:bottom w:val="none" w:sz="0" w:space="0" w:color="auto"/>
        <w:right w:val="none" w:sz="0" w:space="0" w:color="auto"/>
      </w:divBdr>
    </w:div>
    <w:div w:id="180973524">
      <w:bodyDiv w:val="1"/>
      <w:marLeft w:val="0"/>
      <w:marRight w:val="0"/>
      <w:marTop w:val="0"/>
      <w:marBottom w:val="0"/>
      <w:divBdr>
        <w:top w:val="none" w:sz="0" w:space="0" w:color="auto"/>
        <w:left w:val="none" w:sz="0" w:space="0" w:color="auto"/>
        <w:bottom w:val="none" w:sz="0" w:space="0" w:color="auto"/>
        <w:right w:val="none" w:sz="0" w:space="0" w:color="auto"/>
      </w:divBdr>
    </w:div>
    <w:div w:id="181213947">
      <w:bodyDiv w:val="1"/>
      <w:marLeft w:val="0"/>
      <w:marRight w:val="0"/>
      <w:marTop w:val="0"/>
      <w:marBottom w:val="0"/>
      <w:divBdr>
        <w:top w:val="none" w:sz="0" w:space="0" w:color="auto"/>
        <w:left w:val="none" w:sz="0" w:space="0" w:color="auto"/>
        <w:bottom w:val="none" w:sz="0" w:space="0" w:color="auto"/>
        <w:right w:val="none" w:sz="0" w:space="0" w:color="auto"/>
      </w:divBdr>
    </w:div>
    <w:div w:id="181280619">
      <w:bodyDiv w:val="1"/>
      <w:marLeft w:val="0"/>
      <w:marRight w:val="0"/>
      <w:marTop w:val="0"/>
      <w:marBottom w:val="0"/>
      <w:divBdr>
        <w:top w:val="none" w:sz="0" w:space="0" w:color="auto"/>
        <w:left w:val="none" w:sz="0" w:space="0" w:color="auto"/>
        <w:bottom w:val="none" w:sz="0" w:space="0" w:color="auto"/>
        <w:right w:val="none" w:sz="0" w:space="0" w:color="auto"/>
      </w:divBdr>
    </w:div>
    <w:div w:id="181361737">
      <w:bodyDiv w:val="1"/>
      <w:marLeft w:val="0"/>
      <w:marRight w:val="0"/>
      <w:marTop w:val="0"/>
      <w:marBottom w:val="0"/>
      <w:divBdr>
        <w:top w:val="none" w:sz="0" w:space="0" w:color="auto"/>
        <w:left w:val="none" w:sz="0" w:space="0" w:color="auto"/>
        <w:bottom w:val="none" w:sz="0" w:space="0" w:color="auto"/>
        <w:right w:val="none" w:sz="0" w:space="0" w:color="auto"/>
      </w:divBdr>
    </w:div>
    <w:div w:id="181406917">
      <w:bodyDiv w:val="1"/>
      <w:marLeft w:val="0"/>
      <w:marRight w:val="0"/>
      <w:marTop w:val="0"/>
      <w:marBottom w:val="0"/>
      <w:divBdr>
        <w:top w:val="none" w:sz="0" w:space="0" w:color="auto"/>
        <w:left w:val="none" w:sz="0" w:space="0" w:color="auto"/>
        <w:bottom w:val="none" w:sz="0" w:space="0" w:color="auto"/>
        <w:right w:val="none" w:sz="0" w:space="0" w:color="auto"/>
      </w:divBdr>
    </w:div>
    <w:div w:id="181625934">
      <w:bodyDiv w:val="1"/>
      <w:marLeft w:val="0"/>
      <w:marRight w:val="0"/>
      <w:marTop w:val="0"/>
      <w:marBottom w:val="0"/>
      <w:divBdr>
        <w:top w:val="none" w:sz="0" w:space="0" w:color="auto"/>
        <w:left w:val="none" w:sz="0" w:space="0" w:color="auto"/>
        <w:bottom w:val="none" w:sz="0" w:space="0" w:color="auto"/>
        <w:right w:val="none" w:sz="0" w:space="0" w:color="auto"/>
      </w:divBdr>
    </w:div>
    <w:div w:id="181670873">
      <w:bodyDiv w:val="1"/>
      <w:marLeft w:val="0"/>
      <w:marRight w:val="0"/>
      <w:marTop w:val="0"/>
      <w:marBottom w:val="0"/>
      <w:divBdr>
        <w:top w:val="none" w:sz="0" w:space="0" w:color="auto"/>
        <w:left w:val="none" w:sz="0" w:space="0" w:color="auto"/>
        <w:bottom w:val="none" w:sz="0" w:space="0" w:color="auto"/>
        <w:right w:val="none" w:sz="0" w:space="0" w:color="auto"/>
      </w:divBdr>
    </w:div>
    <w:div w:id="182087106">
      <w:bodyDiv w:val="1"/>
      <w:marLeft w:val="0"/>
      <w:marRight w:val="0"/>
      <w:marTop w:val="0"/>
      <w:marBottom w:val="0"/>
      <w:divBdr>
        <w:top w:val="none" w:sz="0" w:space="0" w:color="auto"/>
        <w:left w:val="none" w:sz="0" w:space="0" w:color="auto"/>
        <w:bottom w:val="none" w:sz="0" w:space="0" w:color="auto"/>
        <w:right w:val="none" w:sz="0" w:space="0" w:color="auto"/>
      </w:divBdr>
    </w:div>
    <w:div w:id="182132520">
      <w:bodyDiv w:val="1"/>
      <w:marLeft w:val="0"/>
      <w:marRight w:val="0"/>
      <w:marTop w:val="0"/>
      <w:marBottom w:val="0"/>
      <w:divBdr>
        <w:top w:val="none" w:sz="0" w:space="0" w:color="auto"/>
        <w:left w:val="none" w:sz="0" w:space="0" w:color="auto"/>
        <w:bottom w:val="none" w:sz="0" w:space="0" w:color="auto"/>
        <w:right w:val="none" w:sz="0" w:space="0" w:color="auto"/>
      </w:divBdr>
    </w:div>
    <w:div w:id="182136266">
      <w:bodyDiv w:val="1"/>
      <w:marLeft w:val="0"/>
      <w:marRight w:val="0"/>
      <w:marTop w:val="0"/>
      <w:marBottom w:val="0"/>
      <w:divBdr>
        <w:top w:val="none" w:sz="0" w:space="0" w:color="auto"/>
        <w:left w:val="none" w:sz="0" w:space="0" w:color="auto"/>
        <w:bottom w:val="none" w:sz="0" w:space="0" w:color="auto"/>
        <w:right w:val="none" w:sz="0" w:space="0" w:color="auto"/>
      </w:divBdr>
    </w:div>
    <w:div w:id="182328388">
      <w:bodyDiv w:val="1"/>
      <w:marLeft w:val="0"/>
      <w:marRight w:val="0"/>
      <w:marTop w:val="0"/>
      <w:marBottom w:val="0"/>
      <w:divBdr>
        <w:top w:val="none" w:sz="0" w:space="0" w:color="auto"/>
        <w:left w:val="none" w:sz="0" w:space="0" w:color="auto"/>
        <w:bottom w:val="none" w:sz="0" w:space="0" w:color="auto"/>
        <w:right w:val="none" w:sz="0" w:space="0" w:color="auto"/>
      </w:divBdr>
    </w:div>
    <w:div w:id="182399070">
      <w:bodyDiv w:val="1"/>
      <w:marLeft w:val="0"/>
      <w:marRight w:val="0"/>
      <w:marTop w:val="0"/>
      <w:marBottom w:val="0"/>
      <w:divBdr>
        <w:top w:val="none" w:sz="0" w:space="0" w:color="auto"/>
        <w:left w:val="none" w:sz="0" w:space="0" w:color="auto"/>
        <w:bottom w:val="none" w:sz="0" w:space="0" w:color="auto"/>
        <w:right w:val="none" w:sz="0" w:space="0" w:color="auto"/>
      </w:divBdr>
    </w:div>
    <w:div w:id="182400494">
      <w:bodyDiv w:val="1"/>
      <w:marLeft w:val="0"/>
      <w:marRight w:val="0"/>
      <w:marTop w:val="0"/>
      <w:marBottom w:val="0"/>
      <w:divBdr>
        <w:top w:val="none" w:sz="0" w:space="0" w:color="auto"/>
        <w:left w:val="none" w:sz="0" w:space="0" w:color="auto"/>
        <w:bottom w:val="none" w:sz="0" w:space="0" w:color="auto"/>
        <w:right w:val="none" w:sz="0" w:space="0" w:color="auto"/>
      </w:divBdr>
    </w:div>
    <w:div w:id="182520109">
      <w:bodyDiv w:val="1"/>
      <w:marLeft w:val="0"/>
      <w:marRight w:val="0"/>
      <w:marTop w:val="0"/>
      <w:marBottom w:val="0"/>
      <w:divBdr>
        <w:top w:val="none" w:sz="0" w:space="0" w:color="auto"/>
        <w:left w:val="none" w:sz="0" w:space="0" w:color="auto"/>
        <w:bottom w:val="none" w:sz="0" w:space="0" w:color="auto"/>
        <w:right w:val="none" w:sz="0" w:space="0" w:color="auto"/>
      </w:divBdr>
    </w:div>
    <w:div w:id="182591333">
      <w:bodyDiv w:val="1"/>
      <w:marLeft w:val="0"/>
      <w:marRight w:val="0"/>
      <w:marTop w:val="0"/>
      <w:marBottom w:val="0"/>
      <w:divBdr>
        <w:top w:val="none" w:sz="0" w:space="0" w:color="auto"/>
        <w:left w:val="none" w:sz="0" w:space="0" w:color="auto"/>
        <w:bottom w:val="none" w:sz="0" w:space="0" w:color="auto"/>
        <w:right w:val="none" w:sz="0" w:space="0" w:color="auto"/>
      </w:divBdr>
    </w:div>
    <w:div w:id="182591430">
      <w:bodyDiv w:val="1"/>
      <w:marLeft w:val="0"/>
      <w:marRight w:val="0"/>
      <w:marTop w:val="0"/>
      <w:marBottom w:val="0"/>
      <w:divBdr>
        <w:top w:val="none" w:sz="0" w:space="0" w:color="auto"/>
        <w:left w:val="none" w:sz="0" w:space="0" w:color="auto"/>
        <w:bottom w:val="none" w:sz="0" w:space="0" w:color="auto"/>
        <w:right w:val="none" w:sz="0" w:space="0" w:color="auto"/>
      </w:divBdr>
    </w:div>
    <w:div w:id="182868968">
      <w:bodyDiv w:val="1"/>
      <w:marLeft w:val="0"/>
      <w:marRight w:val="0"/>
      <w:marTop w:val="0"/>
      <w:marBottom w:val="0"/>
      <w:divBdr>
        <w:top w:val="none" w:sz="0" w:space="0" w:color="auto"/>
        <w:left w:val="none" w:sz="0" w:space="0" w:color="auto"/>
        <w:bottom w:val="none" w:sz="0" w:space="0" w:color="auto"/>
        <w:right w:val="none" w:sz="0" w:space="0" w:color="auto"/>
      </w:divBdr>
    </w:div>
    <w:div w:id="183053839">
      <w:bodyDiv w:val="1"/>
      <w:marLeft w:val="0"/>
      <w:marRight w:val="0"/>
      <w:marTop w:val="0"/>
      <w:marBottom w:val="0"/>
      <w:divBdr>
        <w:top w:val="none" w:sz="0" w:space="0" w:color="auto"/>
        <w:left w:val="none" w:sz="0" w:space="0" w:color="auto"/>
        <w:bottom w:val="none" w:sz="0" w:space="0" w:color="auto"/>
        <w:right w:val="none" w:sz="0" w:space="0" w:color="auto"/>
      </w:divBdr>
    </w:div>
    <w:div w:id="183174469">
      <w:bodyDiv w:val="1"/>
      <w:marLeft w:val="0"/>
      <w:marRight w:val="0"/>
      <w:marTop w:val="0"/>
      <w:marBottom w:val="0"/>
      <w:divBdr>
        <w:top w:val="none" w:sz="0" w:space="0" w:color="auto"/>
        <w:left w:val="none" w:sz="0" w:space="0" w:color="auto"/>
        <w:bottom w:val="none" w:sz="0" w:space="0" w:color="auto"/>
        <w:right w:val="none" w:sz="0" w:space="0" w:color="auto"/>
      </w:divBdr>
    </w:div>
    <w:div w:id="183255301">
      <w:bodyDiv w:val="1"/>
      <w:marLeft w:val="0"/>
      <w:marRight w:val="0"/>
      <w:marTop w:val="0"/>
      <w:marBottom w:val="0"/>
      <w:divBdr>
        <w:top w:val="none" w:sz="0" w:space="0" w:color="auto"/>
        <w:left w:val="none" w:sz="0" w:space="0" w:color="auto"/>
        <w:bottom w:val="none" w:sz="0" w:space="0" w:color="auto"/>
        <w:right w:val="none" w:sz="0" w:space="0" w:color="auto"/>
      </w:divBdr>
    </w:div>
    <w:div w:id="183331241">
      <w:bodyDiv w:val="1"/>
      <w:marLeft w:val="0"/>
      <w:marRight w:val="0"/>
      <w:marTop w:val="0"/>
      <w:marBottom w:val="0"/>
      <w:divBdr>
        <w:top w:val="none" w:sz="0" w:space="0" w:color="auto"/>
        <w:left w:val="none" w:sz="0" w:space="0" w:color="auto"/>
        <w:bottom w:val="none" w:sz="0" w:space="0" w:color="auto"/>
        <w:right w:val="none" w:sz="0" w:space="0" w:color="auto"/>
      </w:divBdr>
    </w:div>
    <w:div w:id="183373201">
      <w:bodyDiv w:val="1"/>
      <w:marLeft w:val="0"/>
      <w:marRight w:val="0"/>
      <w:marTop w:val="0"/>
      <w:marBottom w:val="0"/>
      <w:divBdr>
        <w:top w:val="none" w:sz="0" w:space="0" w:color="auto"/>
        <w:left w:val="none" w:sz="0" w:space="0" w:color="auto"/>
        <w:bottom w:val="none" w:sz="0" w:space="0" w:color="auto"/>
        <w:right w:val="none" w:sz="0" w:space="0" w:color="auto"/>
      </w:divBdr>
    </w:div>
    <w:div w:id="183523339">
      <w:bodyDiv w:val="1"/>
      <w:marLeft w:val="0"/>
      <w:marRight w:val="0"/>
      <w:marTop w:val="0"/>
      <w:marBottom w:val="0"/>
      <w:divBdr>
        <w:top w:val="none" w:sz="0" w:space="0" w:color="auto"/>
        <w:left w:val="none" w:sz="0" w:space="0" w:color="auto"/>
        <w:bottom w:val="none" w:sz="0" w:space="0" w:color="auto"/>
        <w:right w:val="none" w:sz="0" w:space="0" w:color="auto"/>
      </w:divBdr>
    </w:div>
    <w:div w:id="183634571">
      <w:bodyDiv w:val="1"/>
      <w:marLeft w:val="0"/>
      <w:marRight w:val="0"/>
      <w:marTop w:val="0"/>
      <w:marBottom w:val="0"/>
      <w:divBdr>
        <w:top w:val="none" w:sz="0" w:space="0" w:color="auto"/>
        <w:left w:val="none" w:sz="0" w:space="0" w:color="auto"/>
        <w:bottom w:val="none" w:sz="0" w:space="0" w:color="auto"/>
        <w:right w:val="none" w:sz="0" w:space="0" w:color="auto"/>
      </w:divBdr>
    </w:div>
    <w:div w:id="183713793">
      <w:bodyDiv w:val="1"/>
      <w:marLeft w:val="0"/>
      <w:marRight w:val="0"/>
      <w:marTop w:val="0"/>
      <w:marBottom w:val="0"/>
      <w:divBdr>
        <w:top w:val="none" w:sz="0" w:space="0" w:color="auto"/>
        <w:left w:val="none" w:sz="0" w:space="0" w:color="auto"/>
        <w:bottom w:val="none" w:sz="0" w:space="0" w:color="auto"/>
        <w:right w:val="none" w:sz="0" w:space="0" w:color="auto"/>
      </w:divBdr>
    </w:div>
    <w:div w:id="183793105">
      <w:bodyDiv w:val="1"/>
      <w:marLeft w:val="0"/>
      <w:marRight w:val="0"/>
      <w:marTop w:val="0"/>
      <w:marBottom w:val="0"/>
      <w:divBdr>
        <w:top w:val="none" w:sz="0" w:space="0" w:color="auto"/>
        <w:left w:val="none" w:sz="0" w:space="0" w:color="auto"/>
        <w:bottom w:val="none" w:sz="0" w:space="0" w:color="auto"/>
        <w:right w:val="none" w:sz="0" w:space="0" w:color="auto"/>
      </w:divBdr>
    </w:div>
    <w:div w:id="183905227">
      <w:bodyDiv w:val="1"/>
      <w:marLeft w:val="0"/>
      <w:marRight w:val="0"/>
      <w:marTop w:val="0"/>
      <w:marBottom w:val="0"/>
      <w:divBdr>
        <w:top w:val="none" w:sz="0" w:space="0" w:color="auto"/>
        <w:left w:val="none" w:sz="0" w:space="0" w:color="auto"/>
        <w:bottom w:val="none" w:sz="0" w:space="0" w:color="auto"/>
        <w:right w:val="none" w:sz="0" w:space="0" w:color="auto"/>
      </w:divBdr>
    </w:div>
    <w:div w:id="183980528">
      <w:bodyDiv w:val="1"/>
      <w:marLeft w:val="0"/>
      <w:marRight w:val="0"/>
      <w:marTop w:val="0"/>
      <w:marBottom w:val="0"/>
      <w:divBdr>
        <w:top w:val="none" w:sz="0" w:space="0" w:color="auto"/>
        <w:left w:val="none" w:sz="0" w:space="0" w:color="auto"/>
        <w:bottom w:val="none" w:sz="0" w:space="0" w:color="auto"/>
        <w:right w:val="none" w:sz="0" w:space="0" w:color="auto"/>
      </w:divBdr>
    </w:div>
    <w:div w:id="183986153">
      <w:bodyDiv w:val="1"/>
      <w:marLeft w:val="0"/>
      <w:marRight w:val="0"/>
      <w:marTop w:val="0"/>
      <w:marBottom w:val="0"/>
      <w:divBdr>
        <w:top w:val="none" w:sz="0" w:space="0" w:color="auto"/>
        <w:left w:val="none" w:sz="0" w:space="0" w:color="auto"/>
        <w:bottom w:val="none" w:sz="0" w:space="0" w:color="auto"/>
        <w:right w:val="none" w:sz="0" w:space="0" w:color="auto"/>
      </w:divBdr>
    </w:div>
    <w:div w:id="184055512">
      <w:bodyDiv w:val="1"/>
      <w:marLeft w:val="0"/>
      <w:marRight w:val="0"/>
      <w:marTop w:val="0"/>
      <w:marBottom w:val="0"/>
      <w:divBdr>
        <w:top w:val="none" w:sz="0" w:space="0" w:color="auto"/>
        <w:left w:val="none" w:sz="0" w:space="0" w:color="auto"/>
        <w:bottom w:val="none" w:sz="0" w:space="0" w:color="auto"/>
        <w:right w:val="none" w:sz="0" w:space="0" w:color="auto"/>
      </w:divBdr>
    </w:div>
    <w:div w:id="184100182">
      <w:bodyDiv w:val="1"/>
      <w:marLeft w:val="0"/>
      <w:marRight w:val="0"/>
      <w:marTop w:val="0"/>
      <w:marBottom w:val="0"/>
      <w:divBdr>
        <w:top w:val="none" w:sz="0" w:space="0" w:color="auto"/>
        <w:left w:val="none" w:sz="0" w:space="0" w:color="auto"/>
        <w:bottom w:val="none" w:sz="0" w:space="0" w:color="auto"/>
        <w:right w:val="none" w:sz="0" w:space="0" w:color="auto"/>
      </w:divBdr>
    </w:div>
    <w:div w:id="184440336">
      <w:bodyDiv w:val="1"/>
      <w:marLeft w:val="0"/>
      <w:marRight w:val="0"/>
      <w:marTop w:val="0"/>
      <w:marBottom w:val="0"/>
      <w:divBdr>
        <w:top w:val="none" w:sz="0" w:space="0" w:color="auto"/>
        <w:left w:val="none" w:sz="0" w:space="0" w:color="auto"/>
        <w:bottom w:val="none" w:sz="0" w:space="0" w:color="auto"/>
        <w:right w:val="none" w:sz="0" w:space="0" w:color="auto"/>
      </w:divBdr>
    </w:div>
    <w:div w:id="184488725">
      <w:bodyDiv w:val="1"/>
      <w:marLeft w:val="0"/>
      <w:marRight w:val="0"/>
      <w:marTop w:val="0"/>
      <w:marBottom w:val="0"/>
      <w:divBdr>
        <w:top w:val="none" w:sz="0" w:space="0" w:color="auto"/>
        <w:left w:val="none" w:sz="0" w:space="0" w:color="auto"/>
        <w:bottom w:val="none" w:sz="0" w:space="0" w:color="auto"/>
        <w:right w:val="none" w:sz="0" w:space="0" w:color="auto"/>
      </w:divBdr>
    </w:div>
    <w:div w:id="184557548">
      <w:bodyDiv w:val="1"/>
      <w:marLeft w:val="0"/>
      <w:marRight w:val="0"/>
      <w:marTop w:val="0"/>
      <w:marBottom w:val="0"/>
      <w:divBdr>
        <w:top w:val="none" w:sz="0" w:space="0" w:color="auto"/>
        <w:left w:val="none" w:sz="0" w:space="0" w:color="auto"/>
        <w:bottom w:val="none" w:sz="0" w:space="0" w:color="auto"/>
        <w:right w:val="none" w:sz="0" w:space="0" w:color="auto"/>
      </w:divBdr>
    </w:div>
    <w:div w:id="184636870">
      <w:bodyDiv w:val="1"/>
      <w:marLeft w:val="0"/>
      <w:marRight w:val="0"/>
      <w:marTop w:val="0"/>
      <w:marBottom w:val="0"/>
      <w:divBdr>
        <w:top w:val="none" w:sz="0" w:space="0" w:color="auto"/>
        <w:left w:val="none" w:sz="0" w:space="0" w:color="auto"/>
        <w:bottom w:val="none" w:sz="0" w:space="0" w:color="auto"/>
        <w:right w:val="none" w:sz="0" w:space="0" w:color="auto"/>
      </w:divBdr>
    </w:div>
    <w:div w:id="184827162">
      <w:bodyDiv w:val="1"/>
      <w:marLeft w:val="0"/>
      <w:marRight w:val="0"/>
      <w:marTop w:val="0"/>
      <w:marBottom w:val="0"/>
      <w:divBdr>
        <w:top w:val="none" w:sz="0" w:space="0" w:color="auto"/>
        <w:left w:val="none" w:sz="0" w:space="0" w:color="auto"/>
        <w:bottom w:val="none" w:sz="0" w:space="0" w:color="auto"/>
        <w:right w:val="none" w:sz="0" w:space="0" w:color="auto"/>
      </w:divBdr>
    </w:div>
    <w:div w:id="185028115">
      <w:bodyDiv w:val="1"/>
      <w:marLeft w:val="0"/>
      <w:marRight w:val="0"/>
      <w:marTop w:val="0"/>
      <w:marBottom w:val="0"/>
      <w:divBdr>
        <w:top w:val="none" w:sz="0" w:space="0" w:color="auto"/>
        <w:left w:val="none" w:sz="0" w:space="0" w:color="auto"/>
        <w:bottom w:val="none" w:sz="0" w:space="0" w:color="auto"/>
        <w:right w:val="none" w:sz="0" w:space="0" w:color="auto"/>
      </w:divBdr>
    </w:div>
    <w:div w:id="185336402">
      <w:bodyDiv w:val="1"/>
      <w:marLeft w:val="0"/>
      <w:marRight w:val="0"/>
      <w:marTop w:val="0"/>
      <w:marBottom w:val="0"/>
      <w:divBdr>
        <w:top w:val="none" w:sz="0" w:space="0" w:color="auto"/>
        <w:left w:val="none" w:sz="0" w:space="0" w:color="auto"/>
        <w:bottom w:val="none" w:sz="0" w:space="0" w:color="auto"/>
        <w:right w:val="none" w:sz="0" w:space="0" w:color="auto"/>
      </w:divBdr>
    </w:div>
    <w:div w:id="185561095">
      <w:bodyDiv w:val="1"/>
      <w:marLeft w:val="0"/>
      <w:marRight w:val="0"/>
      <w:marTop w:val="0"/>
      <w:marBottom w:val="0"/>
      <w:divBdr>
        <w:top w:val="none" w:sz="0" w:space="0" w:color="auto"/>
        <w:left w:val="none" w:sz="0" w:space="0" w:color="auto"/>
        <w:bottom w:val="none" w:sz="0" w:space="0" w:color="auto"/>
        <w:right w:val="none" w:sz="0" w:space="0" w:color="auto"/>
      </w:divBdr>
    </w:div>
    <w:div w:id="185683523">
      <w:bodyDiv w:val="1"/>
      <w:marLeft w:val="0"/>
      <w:marRight w:val="0"/>
      <w:marTop w:val="0"/>
      <w:marBottom w:val="0"/>
      <w:divBdr>
        <w:top w:val="none" w:sz="0" w:space="0" w:color="auto"/>
        <w:left w:val="none" w:sz="0" w:space="0" w:color="auto"/>
        <w:bottom w:val="none" w:sz="0" w:space="0" w:color="auto"/>
        <w:right w:val="none" w:sz="0" w:space="0" w:color="auto"/>
      </w:divBdr>
    </w:div>
    <w:div w:id="185797166">
      <w:bodyDiv w:val="1"/>
      <w:marLeft w:val="0"/>
      <w:marRight w:val="0"/>
      <w:marTop w:val="0"/>
      <w:marBottom w:val="0"/>
      <w:divBdr>
        <w:top w:val="none" w:sz="0" w:space="0" w:color="auto"/>
        <w:left w:val="none" w:sz="0" w:space="0" w:color="auto"/>
        <w:bottom w:val="none" w:sz="0" w:space="0" w:color="auto"/>
        <w:right w:val="none" w:sz="0" w:space="0" w:color="auto"/>
      </w:divBdr>
    </w:div>
    <w:div w:id="185993811">
      <w:bodyDiv w:val="1"/>
      <w:marLeft w:val="0"/>
      <w:marRight w:val="0"/>
      <w:marTop w:val="0"/>
      <w:marBottom w:val="0"/>
      <w:divBdr>
        <w:top w:val="none" w:sz="0" w:space="0" w:color="auto"/>
        <w:left w:val="none" w:sz="0" w:space="0" w:color="auto"/>
        <w:bottom w:val="none" w:sz="0" w:space="0" w:color="auto"/>
        <w:right w:val="none" w:sz="0" w:space="0" w:color="auto"/>
      </w:divBdr>
    </w:div>
    <w:div w:id="186141581">
      <w:bodyDiv w:val="1"/>
      <w:marLeft w:val="0"/>
      <w:marRight w:val="0"/>
      <w:marTop w:val="0"/>
      <w:marBottom w:val="0"/>
      <w:divBdr>
        <w:top w:val="none" w:sz="0" w:space="0" w:color="auto"/>
        <w:left w:val="none" w:sz="0" w:space="0" w:color="auto"/>
        <w:bottom w:val="none" w:sz="0" w:space="0" w:color="auto"/>
        <w:right w:val="none" w:sz="0" w:space="0" w:color="auto"/>
      </w:divBdr>
    </w:div>
    <w:div w:id="186255759">
      <w:bodyDiv w:val="1"/>
      <w:marLeft w:val="0"/>
      <w:marRight w:val="0"/>
      <w:marTop w:val="0"/>
      <w:marBottom w:val="0"/>
      <w:divBdr>
        <w:top w:val="none" w:sz="0" w:space="0" w:color="auto"/>
        <w:left w:val="none" w:sz="0" w:space="0" w:color="auto"/>
        <w:bottom w:val="none" w:sz="0" w:space="0" w:color="auto"/>
        <w:right w:val="none" w:sz="0" w:space="0" w:color="auto"/>
      </w:divBdr>
    </w:div>
    <w:div w:id="186407955">
      <w:bodyDiv w:val="1"/>
      <w:marLeft w:val="0"/>
      <w:marRight w:val="0"/>
      <w:marTop w:val="0"/>
      <w:marBottom w:val="0"/>
      <w:divBdr>
        <w:top w:val="none" w:sz="0" w:space="0" w:color="auto"/>
        <w:left w:val="none" w:sz="0" w:space="0" w:color="auto"/>
        <w:bottom w:val="none" w:sz="0" w:space="0" w:color="auto"/>
        <w:right w:val="none" w:sz="0" w:space="0" w:color="auto"/>
      </w:divBdr>
    </w:div>
    <w:div w:id="186453822">
      <w:bodyDiv w:val="1"/>
      <w:marLeft w:val="0"/>
      <w:marRight w:val="0"/>
      <w:marTop w:val="0"/>
      <w:marBottom w:val="0"/>
      <w:divBdr>
        <w:top w:val="none" w:sz="0" w:space="0" w:color="auto"/>
        <w:left w:val="none" w:sz="0" w:space="0" w:color="auto"/>
        <w:bottom w:val="none" w:sz="0" w:space="0" w:color="auto"/>
        <w:right w:val="none" w:sz="0" w:space="0" w:color="auto"/>
      </w:divBdr>
    </w:div>
    <w:div w:id="186796855">
      <w:bodyDiv w:val="1"/>
      <w:marLeft w:val="0"/>
      <w:marRight w:val="0"/>
      <w:marTop w:val="0"/>
      <w:marBottom w:val="0"/>
      <w:divBdr>
        <w:top w:val="none" w:sz="0" w:space="0" w:color="auto"/>
        <w:left w:val="none" w:sz="0" w:space="0" w:color="auto"/>
        <w:bottom w:val="none" w:sz="0" w:space="0" w:color="auto"/>
        <w:right w:val="none" w:sz="0" w:space="0" w:color="auto"/>
      </w:divBdr>
    </w:div>
    <w:div w:id="186988353">
      <w:bodyDiv w:val="1"/>
      <w:marLeft w:val="0"/>
      <w:marRight w:val="0"/>
      <w:marTop w:val="0"/>
      <w:marBottom w:val="0"/>
      <w:divBdr>
        <w:top w:val="none" w:sz="0" w:space="0" w:color="auto"/>
        <w:left w:val="none" w:sz="0" w:space="0" w:color="auto"/>
        <w:bottom w:val="none" w:sz="0" w:space="0" w:color="auto"/>
        <w:right w:val="none" w:sz="0" w:space="0" w:color="auto"/>
      </w:divBdr>
    </w:div>
    <w:div w:id="187061233">
      <w:bodyDiv w:val="1"/>
      <w:marLeft w:val="0"/>
      <w:marRight w:val="0"/>
      <w:marTop w:val="0"/>
      <w:marBottom w:val="0"/>
      <w:divBdr>
        <w:top w:val="none" w:sz="0" w:space="0" w:color="auto"/>
        <w:left w:val="none" w:sz="0" w:space="0" w:color="auto"/>
        <w:bottom w:val="none" w:sz="0" w:space="0" w:color="auto"/>
        <w:right w:val="none" w:sz="0" w:space="0" w:color="auto"/>
      </w:divBdr>
    </w:div>
    <w:div w:id="187107208">
      <w:bodyDiv w:val="1"/>
      <w:marLeft w:val="0"/>
      <w:marRight w:val="0"/>
      <w:marTop w:val="0"/>
      <w:marBottom w:val="0"/>
      <w:divBdr>
        <w:top w:val="none" w:sz="0" w:space="0" w:color="auto"/>
        <w:left w:val="none" w:sz="0" w:space="0" w:color="auto"/>
        <w:bottom w:val="none" w:sz="0" w:space="0" w:color="auto"/>
        <w:right w:val="none" w:sz="0" w:space="0" w:color="auto"/>
      </w:divBdr>
    </w:div>
    <w:div w:id="187109233">
      <w:bodyDiv w:val="1"/>
      <w:marLeft w:val="0"/>
      <w:marRight w:val="0"/>
      <w:marTop w:val="0"/>
      <w:marBottom w:val="0"/>
      <w:divBdr>
        <w:top w:val="none" w:sz="0" w:space="0" w:color="auto"/>
        <w:left w:val="none" w:sz="0" w:space="0" w:color="auto"/>
        <w:bottom w:val="none" w:sz="0" w:space="0" w:color="auto"/>
        <w:right w:val="none" w:sz="0" w:space="0" w:color="auto"/>
      </w:divBdr>
    </w:div>
    <w:div w:id="187564832">
      <w:bodyDiv w:val="1"/>
      <w:marLeft w:val="0"/>
      <w:marRight w:val="0"/>
      <w:marTop w:val="0"/>
      <w:marBottom w:val="0"/>
      <w:divBdr>
        <w:top w:val="none" w:sz="0" w:space="0" w:color="auto"/>
        <w:left w:val="none" w:sz="0" w:space="0" w:color="auto"/>
        <w:bottom w:val="none" w:sz="0" w:space="0" w:color="auto"/>
        <w:right w:val="none" w:sz="0" w:space="0" w:color="auto"/>
      </w:divBdr>
    </w:div>
    <w:div w:id="187765369">
      <w:bodyDiv w:val="1"/>
      <w:marLeft w:val="0"/>
      <w:marRight w:val="0"/>
      <w:marTop w:val="0"/>
      <w:marBottom w:val="0"/>
      <w:divBdr>
        <w:top w:val="none" w:sz="0" w:space="0" w:color="auto"/>
        <w:left w:val="none" w:sz="0" w:space="0" w:color="auto"/>
        <w:bottom w:val="none" w:sz="0" w:space="0" w:color="auto"/>
        <w:right w:val="none" w:sz="0" w:space="0" w:color="auto"/>
      </w:divBdr>
    </w:div>
    <w:div w:id="188027499">
      <w:bodyDiv w:val="1"/>
      <w:marLeft w:val="0"/>
      <w:marRight w:val="0"/>
      <w:marTop w:val="0"/>
      <w:marBottom w:val="0"/>
      <w:divBdr>
        <w:top w:val="none" w:sz="0" w:space="0" w:color="auto"/>
        <w:left w:val="none" w:sz="0" w:space="0" w:color="auto"/>
        <w:bottom w:val="none" w:sz="0" w:space="0" w:color="auto"/>
        <w:right w:val="none" w:sz="0" w:space="0" w:color="auto"/>
      </w:divBdr>
    </w:div>
    <w:div w:id="188492997">
      <w:bodyDiv w:val="1"/>
      <w:marLeft w:val="0"/>
      <w:marRight w:val="0"/>
      <w:marTop w:val="0"/>
      <w:marBottom w:val="0"/>
      <w:divBdr>
        <w:top w:val="none" w:sz="0" w:space="0" w:color="auto"/>
        <w:left w:val="none" w:sz="0" w:space="0" w:color="auto"/>
        <w:bottom w:val="none" w:sz="0" w:space="0" w:color="auto"/>
        <w:right w:val="none" w:sz="0" w:space="0" w:color="auto"/>
      </w:divBdr>
    </w:div>
    <w:div w:id="188639762">
      <w:bodyDiv w:val="1"/>
      <w:marLeft w:val="0"/>
      <w:marRight w:val="0"/>
      <w:marTop w:val="0"/>
      <w:marBottom w:val="0"/>
      <w:divBdr>
        <w:top w:val="none" w:sz="0" w:space="0" w:color="auto"/>
        <w:left w:val="none" w:sz="0" w:space="0" w:color="auto"/>
        <w:bottom w:val="none" w:sz="0" w:space="0" w:color="auto"/>
        <w:right w:val="none" w:sz="0" w:space="0" w:color="auto"/>
      </w:divBdr>
    </w:div>
    <w:div w:id="188759713">
      <w:bodyDiv w:val="1"/>
      <w:marLeft w:val="0"/>
      <w:marRight w:val="0"/>
      <w:marTop w:val="0"/>
      <w:marBottom w:val="0"/>
      <w:divBdr>
        <w:top w:val="none" w:sz="0" w:space="0" w:color="auto"/>
        <w:left w:val="none" w:sz="0" w:space="0" w:color="auto"/>
        <w:bottom w:val="none" w:sz="0" w:space="0" w:color="auto"/>
        <w:right w:val="none" w:sz="0" w:space="0" w:color="auto"/>
      </w:divBdr>
    </w:div>
    <w:div w:id="189033056">
      <w:bodyDiv w:val="1"/>
      <w:marLeft w:val="0"/>
      <w:marRight w:val="0"/>
      <w:marTop w:val="0"/>
      <w:marBottom w:val="0"/>
      <w:divBdr>
        <w:top w:val="none" w:sz="0" w:space="0" w:color="auto"/>
        <w:left w:val="none" w:sz="0" w:space="0" w:color="auto"/>
        <w:bottom w:val="none" w:sz="0" w:space="0" w:color="auto"/>
        <w:right w:val="none" w:sz="0" w:space="0" w:color="auto"/>
      </w:divBdr>
    </w:div>
    <w:div w:id="189035004">
      <w:bodyDiv w:val="1"/>
      <w:marLeft w:val="0"/>
      <w:marRight w:val="0"/>
      <w:marTop w:val="0"/>
      <w:marBottom w:val="0"/>
      <w:divBdr>
        <w:top w:val="none" w:sz="0" w:space="0" w:color="auto"/>
        <w:left w:val="none" w:sz="0" w:space="0" w:color="auto"/>
        <w:bottom w:val="none" w:sz="0" w:space="0" w:color="auto"/>
        <w:right w:val="none" w:sz="0" w:space="0" w:color="auto"/>
      </w:divBdr>
    </w:div>
    <w:div w:id="189073700">
      <w:bodyDiv w:val="1"/>
      <w:marLeft w:val="0"/>
      <w:marRight w:val="0"/>
      <w:marTop w:val="0"/>
      <w:marBottom w:val="0"/>
      <w:divBdr>
        <w:top w:val="none" w:sz="0" w:space="0" w:color="auto"/>
        <w:left w:val="none" w:sz="0" w:space="0" w:color="auto"/>
        <w:bottom w:val="none" w:sz="0" w:space="0" w:color="auto"/>
        <w:right w:val="none" w:sz="0" w:space="0" w:color="auto"/>
      </w:divBdr>
    </w:div>
    <w:div w:id="189151581">
      <w:bodyDiv w:val="1"/>
      <w:marLeft w:val="0"/>
      <w:marRight w:val="0"/>
      <w:marTop w:val="0"/>
      <w:marBottom w:val="0"/>
      <w:divBdr>
        <w:top w:val="none" w:sz="0" w:space="0" w:color="auto"/>
        <w:left w:val="none" w:sz="0" w:space="0" w:color="auto"/>
        <w:bottom w:val="none" w:sz="0" w:space="0" w:color="auto"/>
        <w:right w:val="none" w:sz="0" w:space="0" w:color="auto"/>
      </w:divBdr>
    </w:div>
    <w:div w:id="189490887">
      <w:bodyDiv w:val="1"/>
      <w:marLeft w:val="0"/>
      <w:marRight w:val="0"/>
      <w:marTop w:val="0"/>
      <w:marBottom w:val="0"/>
      <w:divBdr>
        <w:top w:val="none" w:sz="0" w:space="0" w:color="auto"/>
        <w:left w:val="none" w:sz="0" w:space="0" w:color="auto"/>
        <w:bottom w:val="none" w:sz="0" w:space="0" w:color="auto"/>
        <w:right w:val="none" w:sz="0" w:space="0" w:color="auto"/>
      </w:divBdr>
    </w:div>
    <w:div w:id="189682245">
      <w:bodyDiv w:val="1"/>
      <w:marLeft w:val="0"/>
      <w:marRight w:val="0"/>
      <w:marTop w:val="0"/>
      <w:marBottom w:val="0"/>
      <w:divBdr>
        <w:top w:val="none" w:sz="0" w:space="0" w:color="auto"/>
        <w:left w:val="none" w:sz="0" w:space="0" w:color="auto"/>
        <w:bottom w:val="none" w:sz="0" w:space="0" w:color="auto"/>
        <w:right w:val="none" w:sz="0" w:space="0" w:color="auto"/>
      </w:divBdr>
    </w:div>
    <w:div w:id="189729487">
      <w:bodyDiv w:val="1"/>
      <w:marLeft w:val="0"/>
      <w:marRight w:val="0"/>
      <w:marTop w:val="0"/>
      <w:marBottom w:val="0"/>
      <w:divBdr>
        <w:top w:val="none" w:sz="0" w:space="0" w:color="auto"/>
        <w:left w:val="none" w:sz="0" w:space="0" w:color="auto"/>
        <w:bottom w:val="none" w:sz="0" w:space="0" w:color="auto"/>
        <w:right w:val="none" w:sz="0" w:space="0" w:color="auto"/>
      </w:divBdr>
    </w:div>
    <w:div w:id="189802266">
      <w:bodyDiv w:val="1"/>
      <w:marLeft w:val="0"/>
      <w:marRight w:val="0"/>
      <w:marTop w:val="0"/>
      <w:marBottom w:val="0"/>
      <w:divBdr>
        <w:top w:val="none" w:sz="0" w:space="0" w:color="auto"/>
        <w:left w:val="none" w:sz="0" w:space="0" w:color="auto"/>
        <w:bottom w:val="none" w:sz="0" w:space="0" w:color="auto"/>
        <w:right w:val="none" w:sz="0" w:space="0" w:color="auto"/>
      </w:divBdr>
    </w:div>
    <w:div w:id="189876111">
      <w:bodyDiv w:val="1"/>
      <w:marLeft w:val="0"/>
      <w:marRight w:val="0"/>
      <w:marTop w:val="0"/>
      <w:marBottom w:val="0"/>
      <w:divBdr>
        <w:top w:val="none" w:sz="0" w:space="0" w:color="auto"/>
        <w:left w:val="none" w:sz="0" w:space="0" w:color="auto"/>
        <w:bottom w:val="none" w:sz="0" w:space="0" w:color="auto"/>
        <w:right w:val="none" w:sz="0" w:space="0" w:color="auto"/>
      </w:divBdr>
    </w:div>
    <w:div w:id="190189547">
      <w:bodyDiv w:val="1"/>
      <w:marLeft w:val="0"/>
      <w:marRight w:val="0"/>
      <w:marTop w:val="0"/>
      <w:marBottom w:val="0"/>
      <w:divBdr>
        <w:top w:val="none" w:sz="0" w:space="0" w:color="auto"/>
        <w:left w:val="none" w:sz="0" w:space="0" w:color="auto"/>
        <w:bottom w:val="none" w:sz="0" w:space="0" w:color="auto"/>
        <w:right w:val="none" w:sz="0" w:space="0" w:color="auto"/>
      </w:divBdr>
    </w:div>
    <w:div w:id="190387849">
      <w:bodyDiv w:val="1"/>
      <w:marLeft w:val="0"/>
      <w:marRight w:val="0"/>
      <w:marTop w:val="0"/>
      <w:marBottom w:val="0"/>
      <w:divBdr>
        <w:top w:val="none" w:sz="0" w:space="0" w:color="auto"/>
        <w:left w:val="none" w:sz="0" w:space="0" w:color="auto"/>
        <w:bottom w:val="none" w:sz="0" w:space="0" w:color="auto"/>
        <w:right w:val="none" w:sz="0" w:space="0" w:color="auto"/>
      </w:divBdr>
    </w:div>
    <w:div w:id="190412813">
      <w:bodyDiv w:val="1"/>
      <w:marLeft w:val="0"/>
      <w:marRight w:val="0"/>
      <w:marTop w:val="0"/>
      <w:marBottom w:val="0"/>
      <w:divBdr>
        <w:top w:val="none" w:sz="0" w:space="0" w:color="auto"/>
        <w:left w:val="none" w:sz="0" w:space="0" w:color="auto"/>
        <w:bottom w:val="none" w:sz="0" w:space="0" w:color="auto"/>
        <w:right w:val="none" w:sz="0" w:space="0" w:color="auto"/>
      </w:divBdr>
    </w:div>
    <w:div w:id="190581144">
      <w:bodyDiv w:val="1"/>
      <w:marLeft w:val="0"/>
      <w:marRight w:val="0"/>
      <w:marTop w:val="0"/>
      <w:marBottom w:val="0"/>
      <w:divBdr>
        <w:top w:val="none" w:sz="0" w:space="0" w:color="auto"/>
        <w:left w:val="none" w:sz="0" w:space="0" w:color="auto"/>
        <w:bottom w:val="none" w:sz="0" w:space="0" w:color="auto"/>
        <w:right w:val="none" w:sz="0" w:space="0" w:color="auto"/>
      </w:divBdr>
    </w:div>
    <w:div w:id="190843980">
      <w:bodyDiv w:val="1"/>
      <w:marLeft w:val="0"/>
      <w:marRight w:val="0"/>
      <w:marTop w:val="0"/>
      <w:marBottom w:val="0"/>
      <w:divBdr>
        <w:top w:val="none" w:sz="0" w:space="0" w:color="auto"/>
        <w:left w:val="none" w:sz="0" w:space="0" w:color="auto"/>
        <w:bottom w:val="none" w:sz="0" w:space="0" w:color="auto"/>
        <w:right w:val="none" w:sz="0" w:space="0" w:color="auto"/>
      </w:divBdr>
    </w:div>
    <w:div w:id="191039185">
      <w:bodyDiv w:val="1"/>
      <w:marLeft w:val="0"/>
      <w:marRight w:val="0"/>
      <w:marTop w:val="0"/>
      <w:marBottom w:val="0"/>
      <w:divBdr>
        <w:top w:val="none" w:sz="0" w:space="0" w:color="auto"/>
        <w:left w:val="none" w:sz="0" w:space="0" w:color="auto"/>
        <w:bottom w:val="none" w:sz="0" w:space="0" w:color="auto"/>
        <w:right w:val="none" w:sz="0" w:space="0" w:color="auto"/>
      </w:divBdr>
    </w:div>
    <w:div w:id="191303617">
      <w:bodyDiv w:val="1"/>
      <w:marLeft w:val="0"/>
      <w:marRight w:val="0"/>
      <w:marTop w:val="0"/>
      <w:marBottom w:val="0"/>
      <w:divBdr>
        <w:top w:val="none" w:sz="0" w:space="0" w:color="auto"/>
        <w:left w:val="none" w:sz="0" w:space="0" w:color="auto"/>
        <w:bottom w:val="none" w:sz="0" w:space="0" w:color="auto"/>
        <w:right w:val="none" w:sz="0" w:space="0" w:color="auto"/>
      </w:divBdr>
    </w:div>
    <w:div w:id="191575117">
      <w:bodyDiv w:val="1"/>
      <w:marLeft w:val="0"/>
      <w:marRight w:val="0"/>
      <w:marTop w:val="0"/>
      <w:marBottom w:val="0"/>
      <w:divBdr>
        <w:top w:val="none" w:sz="0" w:space="0" w:color="auto"/>
        <w:left w:val="none" w:sz="0" w:space="0" w:color="auto"/>
        <w:bottom w:val="none" w:sz="0" w:space="0" w:color="auto"/>
        <w:right w:val="none" w:sz="0" w:space="0" w:color="auto"/>
      </w:divBdr>
    </w:div>
    <w:div w:id="191650752">
      <w:bodyDiv w:val="1"/>
      <w:marLeft w:val="0"/>
      <w:marRight w:val="0"/>
      <w:marTop w:val="0"/>
      <w:marBottom w:val="0"/>
      <w:divBdr>
        <w:top w:val="none" w:sz="0" w:space="0" w:color="auto"/>
        <w:left w:val="none" w:sz="0" w:space="0" w:color="auto"/>
        <w:bottom w:val="none" w:sz="0" w:space="0" w:color="auto"/>
        <w:right w:val="none" w:sz="0" w:space="0" w:color="auto"/>
      </w:divBdr>
    </w:div>
    <w:div w:id="191964486">
      <w:bodyDiv w:val="1"/>
      <w:marLeft w:val="0"/>
      <w:marRight w:val="0"/>
      <w:marTop w:val="0"/>
      <w:marBottom w:val="0"/>
      <w:divBdr>
        <w:top w:val="none" w:sz="0" w:space="0" w:color="auto"/>
        <w:left w:val="none" w:sz="0" w:space="0" w:color="auto"/>
        <w:bottom w:val="none" w:sz="0" w:space="0" w:color="auto"/>
        <w:right w:val="none" w:sz="0" w:space="0" w:color="auto"/>
      </w:divBdr>
    </w:div>
    <w:div w:id="192498256">
      <w:bodyDiv w:val="1"/>
      <w:marLeft w:val="0"/>
      <w:marRight w:val="0"/>
      <w:marTop w:val="0"/>
      <w:marBottom w:val="0"/>
      <w:divBdr>
        <w:top w:val="none" w:sz="0" w:space="0" w:color="auto"/>
        <w:left w:val="none" w:sz="0" w:space="0" w:color="auto"/>
        <w:bottom w:val="none" w:sz="0" w:space="0" w:color="auto"/>
        <w:right w:val="none" w:sz="0" w:space="0" w:color="auto"/>
      </w:divBdr>
    </w:div>
    <w:div w:id="192546480">
      <w:bodyDiv w:val="1"/>
      <w:marLeft w:val="0"/>
      <w:marRight w:val="0"/>
      <w:marTop w:val="0"/>
      <w:marBottom w:val="0"/>
      <w:divBdr>
        <w:top w:val="none" w:sz="0" w:space="0" w:color="auto"/>
        <w:left w:val="none" w:sz="0" w:space="0" w:color="auto"/>
        <w:bottom w:val="none" w:sz="0" w:space="0" w:color="auto"/>
        <w:right w:val="none" w:sz="0" w:space="0" w:color="auto"/>
      </w:divBdr>
    </w:div>
    <w:div w:id="192691314">
      <w:bodyDiv w:val="1"/>
      <w:marLeft w:val="0"/>
      <w:marRight w:val="0"/>
      <w:marTop w:val="0"/>
      <w:marBottom w:val="0"/>
      <w:divBdr>
        <w:top w:val="none" w:sz="0" w:space="0" w:color="auto"/>
        <w:left w:val="none" w:sz="0" w:space="0" w:color="auto"/>
        <w:bottom w:val="none" w:sz="0" w:space="0" w:color="auto"/>
        <w:right w:val="none" w:sz="0" w:space="0" w:color="auto"/>
      </w:divBdr>
    </w:div>
    <w:div w:id="192697521">
      <w:bodyDiv w:val="1"/>
      <w:marLeft w:val="0"/>
      <w:marRight w:val="0"/>
      <w:marTop w:val="0"/>
      <w:marBottom w:val="0"/>
      <w:divBdr>
        <w:top w:val="none" w:sz="0" w:space="0" w:color="auto"/>
        <w:left w:val="none" w:sz="0" w:space="0" w:color="auto"/>
        <w:bottom w:val="none" w:sz="0" w:space="0" w:color="auto"/>
        <w:right w:val="none" w:sz="0" w:space="0" w:color="auto"/>
      </w:divBdr>
    </w:div>
    <w:div w:id="192890478">
      <w:bodyDiv w:val="1"/>
      <w:marLeft w:val="0"/>
      <w:marRight w:val="0"/>
      <w:marTop w:val="0"/>
      <w:marBottom w:val="0"/>
      <w:divBdr>
        <w:top w:val="none" w:sz="0" w:space="0" w:color="auto"/>
        <w:left w:val="none" w:sz="0" w:space="0" w:color="auto"/>
        <w:bottom w:val="none" w:sz="0" w:space="0" w:color="auto"/>
        <w:right w:val="none" w:sz="0" w:space="0" w:color="auto"/>
      </w:divBdr>
    </w:div>
    <w:div w:id="193005069">
      <w:bodyDiv w:val="1"/>
      <w:marLeft w:val="0"/>
      <w:marRight w:val="0"/>
      <w:marTop w:val="0"/>
      <w:marBottom w:val="0"/>
      <w:divBdr>
        <w:top w:val="none" w:sz="0" w:space="0" w:color="auto"/>
        <w:left w:val="none" w:sz="0" w:space="0" w:color="auto"/>
        <w:bottom w:val="none" w:sz="0" w:space="0" w:color="auto"/>
        <w:right w:val="none" w:sz="0" w:space="0" w:color="auto"/>
      </w:divBdr>
    </w:div>
    <w:div w:id="193273621">
      <w:bodyDiv w:val="1"/>
      <w:marLeft w:val="0"/>
      <w:marRight w:val="0"/>
      <w:marTop w:val="0"/>
      <w:marBottom w:val="0"/>
      <w:divBdr>
        <w:top w:val="none" w:sz="0" w:space="0" w:color="auto"/>
        <w:left w:val="none" w:sz="0" w:space="0" w:color="auto"/>
        <w:bottom w:val="none" w:sz="0" w:space="0" w:color="auto"/>
        <w:right w:val="none" w:sz="0" w:space="0" w:color="auto"/>
      </w:divBdr>
    </w:div>
    <w:div w:id="193469789">
      <w:bodyDiv w:val="1"/>
      <w:marLeft w:val="0"/>
      <w:marRight w:val="0"/>
      <w:marTop w:val="0"/>
      <w:marBottom w:val="0"/>
      <w:divBdr>
        <w:top w:val="none" w:sz="0" w:space="0" w:color="auto"/>
        <w:left w:val="none" w:sz="0" w:space="0" w:color="auto"/>
        <w:bottom w:val="none" w:sz="0" w:space="0" w:color="auto"/>
        <w:right w:val="none" w:sz="0" w:space="0" w:color="auto"/>
      </w:divBdr>
    </w:div>
    <w:div w:id="193540699">
      <w:bodyDiv w:val="1"/>
      <w:marLeft w:val="0"/>
      <w:marRight w:val="0"/>
      <w:marTop w:val="0"/>
      <w:marBottom w:val="0"/>
      <w:divBdr>
        <w:top w:val="none" w:sz="0" w:space="0" w:color="auto"/>
        <w:left w:val="none" w:sz="0" w:space="0" w:color="auto"/>
        <w:bottom w:val="none" w:sz="0" w:space="0" w:color="auto"/>
        <w:right w:val="none" w:sz="0" w:space="0" w:color="auto"/>
      </w:divBdr>
    </w:div>
    <w:div w:id="193545872">
      <w:bodyDiv w:val="1"/>
      <w:marLeft w:val="0"/>
      <w:marRight w:val="0"/>
      <w:marTop w:val="0"/>
      <w:marBottom w:val="0"/>
      <w:divBdr>
        <w:top w:val="none" w:sz="0" w:space="0" w:color="auto"/>
        <w:left w:val="none" w:sz="0" w:space="0" w:color="auto"/>
        <w:bottom w:val="none" w:sz="0" w:space="0" w:color="auto"/>
        <w:right w:val="none" w:sz="0" w:space="0" w:color="auto"/>
      </w:divBdr>
    </w:div>
    <w:div w:id="194200925">
      <w:bodyDiv w:val="1"/>
      <w:marLeft w:val="0"/>
      <w:marRight w:val="0"/>
      <w:marTop w:val="0"/>
      <w:marBottom w:val="0"/>
      <w:divBdr>
        <w:top w:val="none" w:sz="0" w:space="0" w:color="auto"/>
        <w:left w:val="none" w:sz="0" w:space="0" w:color="auto"/>
        <w:bottom w:val="none" w:sz="0" w:space="0" w:color="auto"/>
        <w:right w:val="none" w:sz="0" w:space="0" w:color="auto"/>
      </w:divBdr>
    </w:div>
    <w:div w:id="194513067">
      <w:bodyDiv w:val="1"/>
      <w:marLeft w:val="0"/>
      <w:marRight w:val="0"/>
      <w:marTop w:val="0"/>
      <w:marBottom w:val="0"/>
      <w:divBdr>
        <w:top w:val="none" w:sz="0" w:space="0" w:color="auto"/>
        <w:left w:val="none" w:sz="0" w:space="0" w:color="auto"/>
        <w:bottom w:val="none" w:sz="0" w:space="0" w:color="auto"/>
        <w:right w:val="none" w:sz="0" w:space="0" w:color="auto"/>
      </w:divBdr>
    </w:div>
    <w:div w:id="194778272">
      <w:bodyDiv w:val="1"/>
      <w:marLeft w:val="0"/>
      <w:marRight w:val="0"/>
      <w:marTop w:val="0"/>
      <w:marBottom w:val="0"/>
      <w:divBdr>
        <w:top w:val="none" w:sz="0" w:space="0" w:color="auto"/>
        <w:left w:val="none" w:sz="0" w:space="0" w:color="auto"/>
        <w:bottom w:val="none" w:sz="0" w:space="0" w:color="auto"/>
        <w:right w:val="none" w:sz="0" w:space="0" w:color="auto"/>
      </w:divBdr>
    </w:div>
    <w:div w:id="194780439">
      <w:bodyDiv w:val="1"/>
      <w:marLeft w:val="0"/>
      <w:marRight w:val="0"/>
      <w:marTop w:val="0"/>
      <w:marBottom w:val="0"/>
      <w:divBdr>
        <w:top w:val="none" w:sz="0" w:space="0" w:color="auto"/>
        <w:left w:val="none" w:sz="0" w:space="0" w:color="auto"/>
        <w:bottom w:val="none" w:sz="0" w:space="0" w:color="auto"/>
        <w:right w:val="none" w:sz="0" w:space="0" w:color="auto"/>
      </w:divBdr>
    </w:div>
    <w:div w:id="194852820">
      <w:bodyDiv w:val="1"/>
      <w:marLeft w:val="0"/>
      <w:marRight w:val="0"/>
      <w:marTop w:val="0"/>
      <w:marBottom w:val="0"/>
      <w:divBdr>
        <w:top w:val="none" w:sz="0" w:space="0" w:color="auto"/>
        <w:left w:val="none" w:sz="0" w:space="0" w:color="auto"/>
        <w:bottom w:val="none" w:sz="0" w:space="0" w:color="auto"/>
        <w:right w:val="none" w:sz="0" w:space="0" w:color="auto"/>
      </w:divBdr>
    </w:div>
    <w:div w:id="195120284">
      <w:bodyDiv w:val="1"/>
      <w:marLeft w:val="0"/>
      <w:marRight w:val="0"/>
      <w:marTop w:val="0"/>
      <w:marBottom w:val="0"/>
      <w:divBdr>
        <w:top w:val="none" w:sz="0" w:space="0" w:color="auto"/>
        <w:left w:val="none" w:sz="0" w:space="0" w:color="auto"/>
        <w:bottom w:val="none" w:sz="0" w:space="0" w:color="auto"/>
        <w:right w:val="none" w:sz="0" w:space="0" w:color="auto"/>
      </w:divBdr>
    </w:div>
    <w:div w:id="195385598">
      <w:bodyDiv w:val="1"/>
      <w:marLeft w:val="0"/>
      <w:marRight w:val="0"/>
      <w:marTop w:val="0"/>
      <w:marBottom w:val="0"/>
      <w:divBdr>
        <w:top w:val="none" w:sz="0" w:space="0" w:color="auto"/>
        <w:left w:val="none" w:sz="0" w:space="0" w:color="auto"/>
        <w:bottom w:val="none" w:sz="0" w:space="0" w:color="auto"/>
        <w:right w:val="none" w:sz="0" w:space="0" w:color="auto"/>
      </w:divBdr>
    </w:div>
    <w:div w:id="195628261">
      <w:bodyDiv w:val="1"/>
      <w:marLeft w:val="0"/>
      <w:marRight w:val="0"/>
      <w:marTop w:val="0"/>
      <w:marBottom w:val="0"/>
      <w:divBdr>
        <w:top w:val="none" w:sz="0" w:space="0" w:color="auto"/>
        <w:left w:val="none" w:sz="0" w:space="0" w:color="auto"/>
        <w:bottom w:val="none" w:sz="0" w:space="0" w:color="auto"/>
        <w:right w:val="none" w:sz="0" w:space="0" w:color="auto"/>
      </w:divBdr>
    </w:div>
    <w:div w:id="195890812">
      <w:bodyDiv w:val="1"/>
      <w:marLeft w:val="0"/>
      <w:marRight w:val="0"/>
      <w:marTop w:val="0"/>
      <w:marBottom w:val="0"/>
      <w:divBdr>
        <w:top w:val="none" w:sz="0" w:space="0" w:color="auto"/>
        <w:left w:val="none" w:sz="0" w:space="0" w:color="auto"/>
        <w:bottom w:val="none" w:sz="0" w:space="0" w:color="auto"/>
        <w:right w:val="none" w:sz="0" w:space="0" w:color="auto"/>
      </w:divBdr>
    </w:div>
    <w:div w:id="196090182">
      <w:bodyDiv w:val="1"/>
      <w:marLeft w:val="0"/>
      <w:marRight w:val="0"/>
      <w:marTop w:val="0"/>
      <w:marBottom w:val="0"/>
      <w:divBdr>
        <w:top w:val="none" w:sz="0" w:space="0" w:color="auto"/>
        <w:left w:val="none" w:sz="0" w:space="0" w:color="auto"/>
        <w:bottom w:val="none" w:sz="0" w:space="0" w:color="auto"/>
        <w:right w:val="none" w:sz="0" w:space="0" w:color="auto"/>
      </w:divBdr>
    </w:div>
    <w:div w:id="196311138">
      <w:bodyDiv w:val="1"/>
      <w:marLeft w:val="0"/>
      <w:marRight w:val="0"/>
      <w:marTop w:val="0"/>
      <w:marBottom w:val="0"/>
      <w:divBdr>
        <w:top w:val="none" w:sz="0" w:space="0" w:color="auto"/>
        <w:left w:val="none" w:sz="0" w:space="0" w:color="auto"/>
        <w:bottom w:val="none" w:sz="0" w:space="0" w:color="auto"/>
        <w:right w:val="none" w:sz="0" w:space="0" w:color="auto"/>
      </w:divBdr>
    </w:div>
    <w:div w:id="196432389">
      <w:bodyDiv w:val="1"/>
      <w:marLeft w:val="0"/>
      <w:marRight w:val="0"/>
      <w:marTop w:val="0"/>
      <w:marBottom w:val="0"/>
      <w:divBdr>
        <w:top w:val="none" w:sz="0" w:space="0" w:color="auto"/>
        <w:left w:val="none" w:sz="0" w:space="0" w:color="auto"/>
        <w:bottom w:val="none" w:sz="0" w:space="0" w:color="auto"/>
        <w:right w:val="none" w:sz="0" w:space="0" w:color="auto"/>
      </w:divBdr>
    </w:div>
    <w:div w:id="196741173">
      <w:bodyDiv w:val="1"/>
      <w:marLeft w:val="0"/>
      <w:marRight w:val="0"/>
      <w:marTop w:val="0"/>
      <w:marBottom w:val="0"/>
      <w:divBdr>
        <w:top w:val="none" w:sz="0" w:space="0" w:color="auto"/>
        <w:left w:val="none" w:sz="0" w:space="0" w:color="auto"/>
        <w:bottom w:val="none" w:sz="0" w:space="0" w:color="auto"/>
        <w:right w:val="none" w:sz="0" w:space="0" w:color="auto"/>
      </w:divBdr>
    </w:div>
    <w:div w:id="197158516">
      <w:bodyDiv w:val="1"/>
      <w:marLeft w:val="0"/>
      <w:marRight w:val="0"/>
      <w:marTop w:val="0"/>
      <w:marBottom w:val="0"/>
      <w:divBdr>
        <w:top w:val="none" w:sz="0" w:space="0" w:color="auto"/>
        <w:left w:val="none" w:sz="0" w:space="0" w:color="auto"/>
        <w:bottom w:val="none" w:sz="0" w:space="0" w:color="auto"/>
        <w:right w:val="none" w:sz="0" w:space="0" w:color="auto"/>
      </w:divBdr>
    </w:div>
    <w:div w:id="197469335">
      <w:bodyDiv w:val="1"/>
      <w:marLeft w:val="0"/>
      <w:marRight w:val="0"/>
      <w:marTop w:val="0"/>
      <w:marBottom w:val="0"/>
      <w:divBdr>
        <w:top w:val="none" w:sz="0" w:space="0" w:color="auto"/>
        <w:left w:val="none" w:sz="0" w:space="0" w:color="auto"/>
        <w:bottom w:val="none" w:sz="0" w:space="0" w:color="auto"/>
        <w:right w:val="none" w:sz="0" w:space="0" w:color="auto"/>
      </w:divBdr>
    </w:div>
    <w:div w:id="197473903">
      <w:bodyDiv w:val="1"/>
      <w:marLeft w:val="0"/>
      <w:marRight w:val="0"/>
      <w:marTop w:val="0"/>
      <w:marBottom w:val="0"/>
      <w:divBdr>
        <w:top w:val="none" w:sz="0" w:space="0" w:color="auto"/>
        <w:left w:val="none" w:sz="0" w:space="0" w:color="auto"/>
        <w:bottom w:val="none" w:sz="0" w:space="0" w:color="auto"/>
        <w:right w:val="none" w:sz="0" w:space="0" w:color="auto"/>
      </w:divBdr>
    </w:div>
    <w:div w:id="197475725">
      <w:bodyDiv w:val="1"/>
      <w:marLeft w:val="0"/>
      <w:marRight w:val="0"/>
      <w:marTop w:val="0"/>
      <w:marBottom w:val="0"/>
      <w:divBdr>
        <w:top w:val="none" w:sz="0" w:space="0" w:color="auto"/>
        <w:left w:val="none" w:sz="0" w:space="0" w:color="auto"/>
        <w:bottom w:val="none" w:sz="0" w:space="0" w:color="auto"/>
        <w:right w:val="none" w:sz="0" w:space="0" w:color="auto"/>
      </w:divBdr>
    </w:div>
    <w:div w:id="197669376">
      <w:bodyDiv w:val="1"/>
      <w:marLeft w:val="0"/>
      <w:marRight w:val="0"/>
      <w:marTop w:val="0"/>
      <w:marBottom w:val="0"/>
      <w:divBdr>
        <w:top w:val="none" w:sz="0" w:space="0" w:color="auto"/>
        <w:left w:val="none" w:sz="0" w:space="0" w:color="auto"/>
        <w:bottom w:val="none" w:sz="0" w:space="0" w:color="auto"/>
        <w:right w:val="none" w:sz="0" w:space="0" w:color="auto"/>
      </w:divBdr>
    </w:div>
    <w:div w:id="197741983">
      <w:bodyDiv w:val="1"/>
      <w:marLeft w:val="0"/>
      <w:marRight w:val="0"/>
      <w:marTop w:val="0"/>
      <w:marBottom w:val="0"/>
      <w:divBdr>
        <w:top w:val="none" w:sz="0" w:space="0" w:color="auto"/>
        <w:left w:val="none" w:sz="0" w:space="0" w:color="auto"/>
        <w:bottom w:val="none" w:sz="0" w:space="0" w:color="auto"/>
        <w:right w:val="none" w:sz="0" w:space="0" w:color="auto"/>
      </w:divBdr>
    </w:div>
    <w:div w:id="198052696">
      <w:bodyDiv w:val="1"/>
      <w:marLeft w:val="0"/>
      <w:marRight w:val="0"/>
      <w:marTop w:val="0"/>
      <w:marBottom w:val="0"/>
      <w:divBdr>
        <w:top w:val="none" w:sz="0" w:space="0" w:color="auto"/>
        <w:left w:val="none" w:sz="0" w:space="0" w:color="auto"/>
        <w:bottom w:val="none" w:sz="0" w:space="0" w:color="auto"/>
        <w:right w:val="none" w:sz="0" w:space="0" w:color="auto"/>
      </w:divBdr>
    </w:div>
    <w:div w:id="198124413">
      <w:bodyDiv w:val="1"/>
      <w:marLeft w:val="0"/>
      <w:marRight w:val="0"/>
      <w:marTop w:val="0"/>
      <w:marBottom w:val="0"/>
      <w:divBdr>
        <w:top w:val="none" w:sz="0" w:space="0" w:color="auto"/>
        <w:left w:val="none" w:sz="0" w:space="0" w:color="auto"/>
        <w:bottom w:val="none" w:sz="0" w:space="0" w:color="auto"/>
        <w:right w:val="none" w:sz="0" w:space="0" w:color="auto"/>
      </w:divBdr>
    </w:div>
    <w:div w:id="198203475">
      <w:bodyDiv w:val="1"/>
      <w:marLeft w:val="0"/>
      <w:marRight w:val="0"/>
      <w:marTop w:val="0"/>
      <w:marBottom w:val="0"/>
      <w:divBdr>
        <w:top w:val="none" w:sz="0" w:space="0" w:color="auto"/>
        <w:left w:val="none" w:sz="0" w:space="0" w:color="auto"/>
        <w:bottom w:val="none" w:sz="0" w:space="0" w:color="auto"/>
        <w:right w:val="none" w:sz="0" w:space="0" w:color="auto"/>
      </w:divBdr>
    </w:div>
    <w:div w:id="198520059">
      <w:bodyDiv w:val="1"/>
      <w:marLeft w:val="0"/>
      <w:marRight w:val="0"/>
      <w:marTop w:val="0"/>
      <w:marBottom w:val="0"/>
      <w:divBdr>
        <w:top w:val="none" w:sz="0" w:space="0" w:color="auto"/>
        <w:left w:val="none" w:sz="0" w:space="0" w:color="auto"/>
        <w:bottom w:val="none" w:sz="0" w:space="0" w:color="auto"/>
        <w:right w:val="none" w:sz="0" w:space="0" w:color="auto"/>
      </w:divBdr>
    </w:div>
    <w:div w:id="198661856">
      <w:bodyDiv w:val="1"/>
      <w:marLeft w:val="0"/>
      <w:marRight w:val="0"/>
      <w:marTop w:val="0"/>
      <w:marBottom w:val="0"/>
      <w:divBdr>
        <w:top w:val="none" w:sz="0" w:space="0" w:color="auto"/>
        <w:left w:val="none" w:sz="0" w:space="0" w:color="auto"/>
        <w:bottom w:val="none" w:sz="0" w:space="0" w:color="auto"/>
        <w:right w:val="none" w:sz="0" w:space="0" w:color="auto"/>
      </w:divBdr>
    </w:div>
    <w:div w:id="198663306">
      <w:bodyDiv w:val="1"/>
      <w:marLeft w:val="0"/>
      <w:marRight w:val="0"/>
      <w:marTop w:val="0"/>
      <w:marBottom w:val="0"/>
      <w:divBdr>
        <w:top w:val="none" w:sz="0" w:space="0" w:color="auto"/>
        <w:left w:val="none" w:sz="0" w:space="0" w:color="auto"/>
        <w:bottom w:val="none" w:sz="0" w:space="0" w:color="auto"/>
        <w:right w:val="none" w:sz="0" w:space="0" w:color="auto"/>
      </w:divBdr>
    </w:div>
    <w:div w:id="198705689">
      <w:bodyDiv w:val="1"/>
      <w:marLeft w:val="0"/>
      <w:marRight w:val="0"/>
      <w:marTop w:val="0"/>
      <w:marBottom w:val="0"/>
      <w:divBdr>
        <w:top w:val="none" w:sz="0" w:space="0" w:color="auto"/>
        <w:left w:val="none" w:sz="0" w:space="0" w:color="auto"/>
        <w:bottom w:val="none" w:sz="0" w:space="0" w:color="auto"/>
        <w:right w:val="none" w:sz="0" w:space="0" w:color="auto"/>
      </w:divBdr>
    </w:div>
    <w:div w:id="198785473">
      <w:bodyDiv w:val="1"/>
      <w:marLeft w:val="0"/>
      <w:marRight w:val="0"/>
      <w:marTop w:val="0"/>
      <w:marBottom w:val="0"/>
      <w:divBdr>
        <w:top w:val="none" w:sz="0" w:space="0" w:color="auto"/>
        <w:left w:val="none" w:sz="0" w:space="0" w:color="auto"/>
        <w:bottom w:val="none" w:sz="0" w:space="0" w:color="auto"/>
        <w:right w:val="none" w:sz="0" w:space="0" w:color="auto"/>
      </w:divBdr>
    </w:div>
    <w:div w:id="198788128">
      <w:bodyDiv w:val="1"/>
      <w:marLeft w:val="0"/>
      <w:marRight w:val="0"/>
      <w:marTop w:val="0"/>
      <w:marBottom w:val="0"/>
      <w:divBdr>
        <w:top w:val="none" w:sz="0" w:space="0" w:color="auto"/>
        <w:left w:val="none" w:sz="0" w:space="0" w:color="auto"/>
        <w:bottom w:val="none" w:sz="0" w:space="0" w:color="auto"/>
        <w:right w:val="none" w:sz="0" w:space="0" w:color="auto"/>
      </w:divBdr>
    </w:div>
    <w:div w:id="198972892">
      <w:bodyDiv w:val="1"/>
      <w:marLeft w:val="0"/>
      <w:marRight w:val="0"/>
      <w:marTop w:val="0"/>
      <w:marBottom w:val="0"/>
      <w:divBdr>
        <w:top w:val="none" w:sz="0" w:space="0" w:color="auto"/>
        <w:left w:val="none" w:sz="0" w:space="0" w:color="auto"/>
        <w:bottom w:val="none" w:sz="0" w:space="0" w:color="auto"/>
        <w:right w:val="none" w:sz="0" w:space="0" w:color="auto"/>
      </w:divBdr>
    </w:div>
    <w:div w:id="199056079">
      <w:bodyDiv w:val="1"/>
      <w:marLeft w:val="0"/>
      <w:marRight w:val="0"/>
      <w:marTop w:val="0"/>
      <w:marBottom w:val="0"/>
      <w:divBdr>
        <w:top w:val="none" w:sz="0" w:space="0" w:color="auto"/>
        <w:left w:val="none" w:sz="0" w:space="0" w:color="auto"/>
        <w:bottom w:val="none" w:sz="0" w:space="0" w:color="auto"/>
        <w:right w:val="none" w:sz="0" w:space="0" w:color="auto"/>
      </w:divBdr>
    </w:div>
    <w:div w:id="199245480">
      <w:bodyDiv w:val="1"/>
      <w:marLeft w:val="0"/>
      <w:marRight w:val="0"/>
      <w:marTop w:val="0"/>
      <w:marBottom w:val="0"/>
      <w:divBdr>
        <w:top w:val="none" w:sz="0" w:space="0" w:color="auto"/>
        <w:left w:val="none" w:sz="0" w:space="0" w:color="auto"/>
        <w:bottom w:val="none" w:sz="0" w:space="0" w:color="auto"/>
        <w:right w:val="none" w:sz="0" w:space="0" w:color="auto"/>
      </w:divBdr>
    </w:div>
    <w:div w:id="199249679">
      <w:bodyDiv w:val="1"/>
      <w:marLeft w:val="0"/>
      <w:marRight w:val="0"/>
      <w:marTop w:val="0"/>
      <w:marBottom w:val="0"/>
      <w:divBdr>
        <w:top w:val="none" w:sz="0" w:space="0" w:color="auto"/>
        <w:left w:val="none" w:sz="0" w:space="0" w:color="auto"/>
        <w:bottom w:val="none" w:sz="0" w:space="0" w:color="auto"/>
        <w:right w:val="none" w:sz="0" w:space="0" w:color="auto"/>
      </w:divBdr>
    </w:div>
    <w:div w:id="199321287">
      <w:bodyDiv w:val="1"/>
      <w:marLeft w:val="0"/>
      <w:marRight w:val="0"/>
      <w:marTop w:val="0"/>
      <w:marBottom w:val="0"/>
      <w:divBdr>
        <w:top w:val="none" w:sz="0" w:space="0" w:color="auto"/>
        <w:left w:val="none" w:sz="0" w:space="0" w:color="auto"/>
        <w:bottom w:val="none" w:sz="0" w:space="0" w:color="auto"/>
        <w:right w:val="none" w:sz="0" w:space="0" w:color="auto"/>
      </w:divBdr>
    </w:div>
    <w:div w:id="199326485">
      <w:bodyDiv w:val="1"/>
      <w:marLeft w:val="0"/>
      <w:marRight w:val="0"/>
      <w:marTop w:val="0"/>
      <w:marBottom w:val="0"/>
      <w:divBdr>
        <w:top w:val="none" w:sz="0" w:space="0" w:color="auto"/>
        <w:left w:val="none" w:sz="0" w:space="0" w:color="auto"/>
        <w:bottom w:val="none" w:sz="0" w:space="0" w:color="auto"/>
        <w:right w:val="none" w:sz="0" w:space="0" w:color="auto"/>
      </w:divBdr>
    </w:div>
    <w:div w:id="199514192">
      <w:bodyDiv w:val="1"/>
      <w:marLeft w:val="0"/>
      <w:marRight w:val="0"/>
      <w:marTop w:val="0"/>
      <w:marBottom w:val="0"/>
      <w:divBdr>
        <w:top w:val="none" w:sz="0" w:space="0" w:color="auto"/>
        <w:left w:val="none" w:sz="0" w:space="0" w:color="auto"/>
        <w:bottom w:val="none" w:sz="0" w:space="0" w:color="auto"/>
        <w:right w:val="none" w:sz="0" w:space="0" w:color="auto"/>
      </w:divBdr>
    </w:div>
    <w:div w:id="199637187">
      <w:bodyDiv w:val="1"/>
      <w:marLeft w:val="0"/>
      <w:marRight w:val="0"/>
      <w:marTop w:val="0"/>
      <w:marBottom w:val="0"/>
      <w:divBdr>
        <w:top w:val="none" w:sz="0" w:space="0" w:color="auto"/>
        <w:left w:val="none" w:sz="0" w:space="0" w:color="auto"/>
        <w:bottom w:val="none" w:sz="0" w:space="0" w:color="auto"/>
        <w:right w:val="none" w:sz="0" w:space="0" w:color="auto"/>
      </w:divBdr>
    </w:div>
    <w:div w:id="199981781">
      <w:bodyDiv w:val="1"/>
      <w:marLeft w:val="0"/>
      <w:marRight w:val="0"/>
      <w:marTop w:val="0"/>
      <w:marBottom w:val="0"/>
      <w:divBdr>
        <w:top w:val="none" w:sz="0" w:space="0" w:color="auto"/>
        <w:left w:val="none" w:sz="0" w:space="0" w:color="auto"/>
        <w:bottom w:val="none" w:sz="0" w:space="0" w:color="auto"/>
        <w:right w:val="none" w:sz="0" w:space="0" w:color="auto"/>
      </w:divBdr>
    </w:div>
    <w:div w:id="200169216">
      <w:bodyDiv w:val="1"/>
      <w:marLeft w:val="0"/>
      <w:marRight w:val="0"/>
      <w:marTop w:val="0"/>
      <w:marBottom w:val="0"/>
      <w:divBdr>
        <w:top w:val="none" w:sz="0" w:space="0" w:color="auto"/>
        <w:left w:val="none" w:sz="0" w:space="0" w:color="auto"/>
        <w:bottom w:val="none" w:sz="0" w:space="0" w:color="auto"/>
        <w:right w:val="none" w:sz="0" w:space="0" w:color="auto"/>
      </w:divBdr>
    </w:div>
    <w:div w:id="200244591">
      <w:bodyDiv w:val="1"/>
      <w:marLeft w:val="0"/>
      <w:marRight w:val="0"/>
      <w:marTop w:val="0"/>
      <w:marBottom w:val="0"/>
      <w:divBdr>
        <w:top w:val="none" w:sz="0" w:space="0" w:color="auto"/>
        <w:left w:val="none" w:sz="0" w:space="0" w:color="auto"/>
        <w:bottom w:val="none" w:sz="0" w:space="0" w:color="auto"/>
        <w:right w:val="none" w:sz="0" w:space="0" w:color="auto"/>
      </w:divBdr>
    </w:div>
    <w:div w:id="200365951">
      <w:bodyDiv w:val="1"/>
      <w:marLeft w:val="0"/>
      <w:marRight w:val="0"/>
      <w:marTop w:val="0"/>
      <w:marBottom w:val="0"/>
      <w:divBdr>
        <w:top w:val="none" w:sz="0" w:space="0" w:color="auto"/>
        <w:left w:val="none" w:sz="0" w:space="0" w:color="auto"/>
        <w:bottom w:val="none" w:sz="0" w:space="0" w:color="auto"/>
        <w:right w:val="none" w:sz="0" w:space="0" w:color="auto"/>
      </w:divBdr>
    </w:div>
    <w:div w:id="200631083">
      <w:bodyDiv w:val="1"/>
      <w:marLeft w:val="0"/>
      <w:marRight w:val="0"/>
      <w:marTop w:val="0"/>
      <w:marBottom w:val="0"/>
      <w:divBdr>
        <w:top w:val="none" w:sz="0" w:space="0" w:color="auto"/>
        <w:left w:val="none" w:sz="0" w:space="0" w:color="auto"/>
        <w:bottom w:val="none" w:sz="0" w:space="0" w:color="auto"/>
        <w:right w:val="none" w:sz="0" w:space="0" w:color="auto"/>
      </w:divBdr>
    </w:div>
    <w:div w:id="200751345">
      <w:bodyDiv w:val="1"/>
      <w:marLeft w:val="0"/>
      <w:marRight w:val="0"/>
      <w:marTop w:val="0"/>
      <w:marBottom w:val="0"/>
      <w:divBdr>
        <w:top w:val="none" w:sz="0" w:space="0" w:color="auto"/>
        <w:left w:val="none" w:sz="0" w:space="0" w:color="auto"/>
        <w:bottom w:val="none" w:sz="0" w:space="0" w:color="auto"/>
        <w:right w:val="none" w:sz="0" w:space="0" w:color="auto"/>
      </w:divBdr>
    </w:div>
    <w:div w:id="200751469">
      <w:bodyDiv w:val="1"/>
      <w:marLeft w:val="0"/>
      <w:marRight w:val="0"/>
      <w:marTop w:val="0"/>
      <w:marBottom w:val="0"/>
      <w:divBdr>
        <w:top w:val="none" w:sz="0" w:space="0" w:color="auto"/>
        <w:left w:val="none" w:sz="0" w:space="0" w:color="auto"/>
        <w:bottom w:val="none" w:sz="0" w:space="0" w:color="auto"/>
        <w:right w:val="none" w:sz="0" w:space="0" w:color="auto"/>
      </w:divBdr>
    </w:div>
    <w:div w:id="200827196">
      <w:bodyDiv w:val="1"/>
      <w:marLeft w:val="0"/>
      <w:marRight w:val="0"/>
      <w:marTop w:val="0"/>
      <w:marBottom w:val="0"/>
      <w:divBdr>
        <w:top w:val="none" w:sz="0" w:space="0" w:color="auto"/>
        <w:left w:val="none" w:sz="0" w:space="0" w:color="auto"/>
        <w:bottom w:val="none" w:sz="0" w:space="0" w:color="auto"/>
        <w:right w:val="none" w:sz="0" w:space="0" w:color="auto"/>
      </w:divBdr>
    </w:div>
    <w:div w:id="200868612">
      <w:bodyDiv w:val="1"/>
      <w:marLeft w:val="0"/>
      <w:marRight w:val="0"/>
      <w:marTop w:val="0"/>
      <w:marBottom w:val="0"/>
      <w:divBdr>
        <w:top w:val="none" w:sz="0" w:space="0" w:color="auto"/>
        <w:left w:val="none" w:sz="0" w:space="0" w:color="auto"/>
        <w:bottom w:val="none" w:sz="0" w:space="0" w:color="auto"/>
        <w:right w:val="none" w:sz="0" w:space="0" w:color="auto"/>
      </w:divBdr>
    </w:div>
    <w:div w:id="200899013">
      <w:bodyDiv w:val="1"/>
      <w:marLeft w:val="0"/>
      <w:marRight w:val="0"/>
      <w:marTop w:val="0"/>
      <w:marBottom w:val="0"/>
      <w:divBdr>
        <w:top w:val="none" w:sz="0" w:space="0" w:color="auto"/>
        <w:left w:val="none" w:sz="0" w:space="0" w:color="auto"/>
        <w:bottom w:val="none" w:sz="0" w:space="0" w:color="auto"/>
        <w:right w:val="none" w:sz="0" w:space="0" w:color="auto"/>
      </w:divBdr>
    </w:div>
    <w:div w:id="200943720">
      <w:bodyDiv w:val="1"/>
      <w:marLeft w:val="0"/>
      <w:marRight w:val="0"/>
      <w:marTop w:val="0"/>
      <w:marBottom w:val="0"/>
      <w:divBdr>
        <w:top w:val="none" w:sz="0" w:space="0" w:color="auto"/>
        <w:left w:val="none" w:sz="0" w:space="0" w:color="auto"/>
        <w:bottom w:val="none" w:sz="0" w:space="0" w:color="auto"/>
        <w:right w:val="none" w:sz="0" w:space="0" w:color="auto"/>
      </w:divBdr>
    </w:div>
    <w:div w:id="201094069">
      <w:bodyDiv w:val="1"/>
      <w:marLeft w:val="0"/>
      <w:marRight w:val="0"/>
      <w:marTop w:val="0"/>
      <w:marBottom w:val="0"/>
      <w:divBdr>
        <w:top w:val="none" w:sz="0" w:space="0" w:color="auto"/>
        <w:left w:val="none" w:sz="0" w:space="0" w:color="auto"/>
        <w:bottom w:val="none" w:sz="0" w:space="0" w:color="auto"/>
        <w:right w:val="none" w:sz="0" w:space="0" w:color="auto"/>
      </w:divBdr>
    </w:div>
    <w:div w:id="201136925">
      <w:bodyDiv w:val="1"/>
      <w:marLeft w:val="0"/>
      <w:marRight w:val="0"/>
      <w:marTop w:val="0"/>
      <w:marBottom w:val="0"/>
      <w:divBdr>
        <w:top w:val="none" w:sz="0" w:space="0" w:color="auto"/>
        <w:left w:val="none" w:sz="0" w:space="0" w:color="auto"/>
        <w:bottom w:val="none" w:sz="0" w:space="0" w:color="auto"/>
        <w:right w:val="none" w:sz="0" w:space="0" w:color="auto"/>
      </w:divBdr>
    </w:div>
    <w:div w:id="201408851">
      <w:bodyDiv w:val="1"/>
      <w:marLeft w:val="0"/>
      <w:marRight w:val="0"/>
      <w:marTop w:val="0"/>
      <w:marBottom w:val="0"/>
      <w:divBdr>
        <w:top w:val="none" w:sz="0" w:space="0" w:color="auto"/>
        <w:left w:val="none" w:sz="0" w:space="0" w:color="auto"/>
        <w:bottom w:val="none" w:sz="0" w:space="0" w:color="auto"/>
        <w:right w:val="none" w:sz="0" w:space="0" w:color="auto"/>
      </w:divBdr>
    </w:div>
    <w:div w:id="201408994">
      <w:bodyDiv w:val="1"/>
      <w:marLeft w:val="0"/>
      <w:marRight w:val="0"/>
      <w:marTop w:val="0"/>
      <w:marBottom w:val="0"/>
      <w:divBdr>
        <w:top w:val="none" w:sz="0" w:space="0" w:color="auto"/>
        <w:left w:val="none" w:sz="0" w:space="0" w:color="auto"/>
        <w:bottom w:val="none" w:sz="0" w:space="0" w:color="auto"/>
        <w:right w:val="none" w:sz="0" w:space="0" w:color="auto"/>
      </w:divBdr>
    </w:div>
    <w:div w:id="201475954">
      <w:bodyDiv w:val="1"/>
      <w:marLeft w:val="0"/>
      <w:marRight w:val="0"/>
      <w:marTop w:val="0"/>
      <w:marBottom w:val="0"/>
      <w:divBdr>
        <w:top w:val="none" w:sz="0" w:space="0" w:color="auto"/>
        <w:left w:val="none" w:sz="0" w:space="0" w:color="auto"/>
        <w:bottom w:val="none" w:sz="0" w:space="0" w:color="auto"/>
        <w:right w:val="none" w:sz="0" w:space="0" w:color="auto"/>
      </w:divBdr>
    </w:div>
    <w:div w:id="201479294">
      <w:bodyDiv w:val="1"/>
      <w:marLeft w:val="0"/>
      <w:marRight w:val="0"/>
      <w:marTop w:val="0"/>
      <w:marBottom w:val="0"/>
      <w:divBdr>
        <w:top w:val="none" w:sz="0" w:space="0" w:color="auto"/>
        <w:left w:val="none" w:sz="0" w:space="0" w:color="auto"/>
        <w:bottom w:val="none" w:sz="0" w:space="0" w:color="auto"/>
        <w:right w:val="none" w:sz="0" w:space="0" w:color="auto"/>
      </w:divBdr>
    </w:div>
    <w:div w:id="201523383">
      <w:bodyDiv w:val="1"/>
      <w:marLeft w:val="0"/>
      <w:marRight w:val="0"/>
      <w:marTop w:val="0"/>
      <w:marBottom w:val="0"/>
      <w:divBdr>
        <w:top w:val="none" w:sz="0" w:space="0" w:color="auto"/>
        <w:left w:val="none" w:sz="0" w:space="0" w:color="auto"/>
        <w:bottom w:val="none" w:sz="0" w:space="0" w:color="auto"/>
        <w:right w:val="none" w:sz="0" w:space="0" w:color="auto"/>
      </w:divBdr>
    </w:div>
    <w:div w:id="201554136">
      <w:bodyDiv w:val="1"/>
      <w:marLeft w:val="0"/>
      <w:marRight w:val="0"/>
      <w:marTop w:val="0"/>
      <w:marBottom w:val="0"/>
      <w:divBdr>
        <w:top w:val="none" w:sz="0" w:space="0" w:color="auto"/>
        <w:left w:val="none" w:sz="0" w:space="0" w:color="auto"/>
        <w:bottom w:val="none" w:sz="0" w:space="0" w:color="auto"/>
        <w:right w:val="none" w:sz="0" w:space="0" w:color="auto"/>
      </w:divBdr>
    </w:div>
    <w:div w:id="201603524">
      <w:bodyDiv w:val="1"/>
      <w:marLeft w:val="0"/>
      <w:marRight w:val="0"/>
      <w:marTop w:val="0"/>
      <w:marBottom w:val="0"/>
      <w:divBdr>
        <w:top w:val="none" w:sz="0" w:space="0" w:color="auto"/>
        <w:left w:val="none" w:sz="0" w:space="0" w:color="auto"/>
        <w:bottom w:val="none" w:sz="0" w:space="0" w:color="auto"/>
        <w:right w:val="none" w:sz="0" w:space="0" w:color="auto"/>
      </w:divBdr>
    </w:div>
    <w:div w:id="201871043">
      <w:bodyDiv w:val="1"/>
      <w:marLeft w:val="0"/>
      <w:marRight w:val="0"/>
      <w:marTop w:val="0"/>
      <w:marBottom w:val="0"/>
      <w:divBdr>
        <w:top w:val="none" w:sz="0" w:space="0" w:color="auto"/>
        <w:left w:val="none" w:sz="0" w:space="0" w:color="auto"/>
        <w:bottom w:val="none" w:sz="0" w:space="0" w:color="auto"/>
        <w:right w:val="none" w:sz="0" w:space="0" w:color="auto"/>
      </w:divBdr>
    </w:div>
    <w:div w:id="201989973">
      <w:bodyDiv w:val="1"/>
      <w:marLeft w:val="0"/>
      <w:marRight w:val="0"/>
      <w:marTop w:val="0"/>
      <w:marBottom w:val="0"/>
      <w:divBdr>
        <w:top w:val="none" w:sz="0" w:space="0" w:color="auto"/>
        <w:left w:val="none" w:sz="0" w:space="0" w:color="auto"/>
        <w:bottom w:val="none" w:sz="0" w:space="0" w:color="auto"/>
        <w:right w:val="none" w:sz="0" w:space="0" w:color="auto"/>
      </w:divBdr>
    </w:div>
    <w:div w:id="202257952">
      <w:bodyDiv w:val="1"/>
      <w:marLeft w:val="0"/>
      <w:marRight w:val="0"/>
      <w:marTop w:val="0"/>
      <w:marBottom w:val="0"/>
      <w:divBdr>
        <w:top w:val="none" w:sz="0" w:space="0" w:color="auto"/>
        <w:left w:val="none" w:sz="0" w:space="0" w:color="auto"/>
        <w:bottom w:val="none" w:sz="0" w:space="0" w:color="auto"/>
        <w:right w:val="none" w:sz="0" w:space="0" w:color="auto"/>
      </w:divBdr>
    </w:div>
    <w:div w:id="202402285">
      <w:bodyDiv w:val="1"/>
      <w:marLeft w:val="0"/>
      <w:marRight w:val="0"/>
      <w:marTop w:val="0"/>
      <w:marBottom w:val="0"/>
      <w:divBdr>
        <w:top w:val="none" w:sz="0" w:space="0" w:color="auto"/>
        <w:left w:val="none" w:sz="0" w:space="0" w:color="auto"/>
        <w:bottom w:val="none" w:sz="0" w:space="0" w:color="auto"/>
        <w:right w:val="none" w:sz="0" w:space="0" w:color="auto"/>
      </w:divBdr>
    </w:div>
    <w:div w:id="202407230">
      <w:bodyDiv w:val="1"/>
      <w:marLeft w:val="0"/>
      <w:marRight w:val="0"/>
      <w:marTop w:val="0"/>
      <w:marBottom w:val="0"/>
      <w:divBdr>
        <w:top w:val="none" w:sz="0" w:space="0" w:color="auto"/>
        <w:left w:val="none" w:sz="0" w:space="0" w:color="auto"/>
        <w:bottom w:val="none" w:sz="0" w:space="0" w:color="auto"/>
        <w:right w:val="none" w:sz="0" w:space="0" w:color="auto"/>
      </w:divBdr>
    </w:div>
    <w:div w:id="202448973">
      <w:bodyDiv w:val="1"/>
      <w:marLeft w:val="0"/>
      <w:marRight w:val="0"/>
      <w:marTop w:val="0"/>
      <w:marBottom w:val="0"/>
      <w:divBdr>
        <w:top w:val="none" w:sz="0" w:space="0" w:color="auto"/>
        <w:left w:val="none" w:sz="0" w:space="0" w:color="auto"/>
        <w:bottom w:val="none" w:sz="0" w:space="0" w:color="auto"/>
        <w:right w:val="none" w:sz="0" w:space="0" w:color="auto"/>
      </w:divBdr>
    </w:div>
    <w:div w:id="202525539">
      <w:bodyDiv w:val="1"/>
      <w:marLeft w:val="0"/>
      <w:marRight w:val="0"/>
      <w:marTop w:val="0"/>
      <w:marBottom w:val="0"/>
      <w:divBdr>
        <w:top w:val="none" w:sz="0" w:space="0" w:color="auto"/>
        <w:left w:val="none" w:sz="0" w:space="0" w:color="auto"/>
        <w:bottom w:val="none" w:sz="0" w:space="0" w:color="auto"/>
        <w:right w:val="none" w:sz="0" w:space="0" w:color="auto"/>
      </w:divBdr>
    </w:div>
    <w:div w:id="202642842">
      <w:bodyDiv w:val="1"/>
      <w:marLeft w:val="0"/>
      <w:marRight w:val="0"/>
      <w:marTop w:val="0"/>
      <w:marBottom w:val="0"/>
      <w:divBdr>
        <w:top w:val="none" w:sz="0" w:space="0" w:color="auto"/>
        <w:left w:val="none" w:sz="0" w:space="0" w:color="auto"/>
        <w:bottom w:val="none" w:sz="0" w:space="0" w:color="auto"/>
        <w:right w:val="none" w:sz="0" w:space="0" w:color="auto"/>
      </w:divBdr>
    </w:div>
    <w:div w:id="202863407">
      <w:bodyDiv w:val="1"/>
      <w:marLeft w:val="0"/>
      <w:marRight w:val="0"/>
      <w:marTop w:val="0"/>
      <w:marBottom w:val="0"/>
      <w:divBdr>
        <w:top w:val="none" w:sz="0" w:space="0" w:color="auto"/>
        <w:left w:val="none" w:sz="0" w:space="0" w:color="auto"/>
        <w:bottom w:val="none" w:sz="0" w:space="0" w:color="auto"/>
        <w:right w:val="none" w:sz="0" w:space="0" w:color="auto"/>
      </w:divBdr>
    </w:div>
    <w:div w:id="202864759">
      <w:bodyDiv w:val="1"/>
      <w:marLeft w:val="0"/>
      <w:marRight w:val="0"/>
      <w:marTop w:val="0"/>
      <w:marBottom w:val="0"/>
      <w:divBdr>
        <w:top w:val="none" w:sz="0" w:space="0" w:color="auto"/>
        <w:left w:val="none" w:sz="0" w:space="0" w:color="auto"/>
        <w:bottom w:val="none" w:sz="0" w:space="0" w:color="auto"/>
        <w:right w:val="none" w:sz="0" w:space="0" w:color="auto"/>
      </w:divBdr>
    </w:div>
    <w:div w:id="202906758">
      <w:bodyDiv w:val="1"/>
      <w:marLeft w:val="0"/>
      <w:marRight w:val="0"/>
      <w:marTop w:val="0"/>
      <w:marBottom w:val="0"/>
      <w:divBdr>
        <w:top w:val="none" w:sz="0" w:space="0" w:color="auto"/>
        <w:left w:val="none" w:sz="0" w:space="0" w:color="auto"/>
        <w:bottom w:val="none" w:sz="0" w:space="0" w:color="auto"/>
        <w:right w:val="none" w:sz="0" w:space="0" w:color="auto"/>
      </w:divBdr>
    </w:div>
    <w:div w:id="202982126">
      <w:bodyDiv w:val="1"/>
      <w:marLeft w:val="0"/>
      <w:marRight w:val="0"/>
      <w:marTop w:val="0"/>
      <w:marBottom w:val="0"/>
      <w:divBdr>
        <w:top w:val="none" w:sz="0" w:space="0" w:color="auto"/>
        <w:left w:val="none" w:sz="0" w:space="0" w:color="auto"/>
        <w:bottom w:val="none" w:sz="0" w:space="0" w:color="auto"/>
        <w:right w:val="none" w:sz="0" w:space="0" w:color="auto"/>
      </w:divBdr>
    </w:div>
    <w:div w:id="203250906">
      <w:bodyDiv w:val="1"/>
      <w:marLeft w:val="0"/>
      <w:marRight w:val="0"/>
      <w:marTop w:val="0"/>
      <w:marBottom w:val="0"/>
      <w:divBdr>
        <w:top w:val="none" w:sz="0" w:space="0" w:color="auto"/>
        <w:left w:val="none" w:sz="0" w:space="0" w:color="auto"/>
        <w:bottom w:val="none" w:sz="0" w:space="0" w:color="auto"/>
        <w:right w:val="none" w:sz="0" w:space="0" w:color="auto"/>
      </w:divBdr>
    </w:div>
    <w:div w:id="203257033">
      <w:bodyDiv w:val="1"/>
      <w:marLeft w:val="0"/>
      <w:marRight w:val="0"/>
      <w:marTop w:val="0"/>
      <w:marBottom w:val="0"/>
      <w:divBdr>
        <w:top w:val="none" w:sz="0" w:space="0" w:color="auto"/>
        <w:left w:val="none" w:sz="0" w:space="0" w:color="auto"/>
        <w:bottom w:val="none" w:sz="0" w:space="0" w:color="auto"/>
        <w:right w:val="none" w:sz="0" w:space="0" w:color="auto"/>
      </w:divBdr>
    </w:div>
    <w:div w:id="203368651">
      <w:bodyDiv w:val="1"/>
      <w:marLeft w:val="0"/>
      <w:marRight w:val="0"/>
      <w:marTop w:val="0"/>
      <w:marBottom w:val="0"/>
      <w:divBdr>
        <w:top w:val="none" w:sz="0" w:space="0" w:color="auto"/>
        <w:left w:val="none" w:sz="0" w:space="0" w:color="auto"/>
        <w:bottom w:val="none" w:sz="0" w:space="0" w:color="auto"/>
        <w:right w:val="none" w:sz="0" w:space="0" w:color="auto"/>
      </w:divBdr>
    </w:div>
    <w:div w:id="203447168">
      <w:bodyDiv w:val="1"/>
      <w:marLeft w:val="0"/>
      <w:marRight w:val="0"/>
      <w:marTop w:val="0"/>
      <w:marBottom w:val="0"/>
      <w:divBdr>
        <w:top w:val="none" w:sz="0" w:space="0" w:color="auto"/>
        <w:left w:val="none" w:sz="0" w:space="0" w:color="auto"/>
        <w:bottom w:val="none" w:sz="0" w:space="0" w:color="auto"/>
        <w:right w:val="none" w:sz="0" w:space="0" w:color="auto"/>
      </w:divBdr>
    </w:div>
    <w:div w:id="203449872">
      <w:bodyDiv w:val="1"/>
      <w:marLeft w:val="0"/>
      <w:marRight w:val="0"/>
      <w:marTop w:val="0"/>
      <w:marBottom w:val="0"/>
      <w:divBdr>
        <w:top w:val="none" w:sz="0" w:space="0" w:color="auto"/>
        <w:left w:val="none" w:sz="0" w:space="0" w:color="auto"/>
        <w:bottom w:val="none" w:sz="0" w:space="0" w:color="auto"/>
        <w:right w:val="none" w:sz="0" w:space="0" w:color="auto"/>
      </w:divBdr>
    </w:div>
    <w:div w:id="203560729">
      <w:bodyDiv w:val="1"/>
      <w:marLeft w:val="0"/>
      <w:marRight w:val="0"/>
      <w:marTop w:val="0"/>
      <w:marBottom w:val="0"/>
      <w:divBdr>
        <w:top w:val="none" w:sz="0" w:space="0" w:color="auto"/>
        <w:left w:val="none" w:sz="0" w:space="0" w:color="auto"/>
        <w:bottom w:val="none" w:sz="0" w:space="0" w:color="auto"/>
        <w:right w:val="none" w:sz="0" w:space="0" w:color="auto"/>
      </w:divBdr>
    </w:div>
    <w:div w:id="203563755">
      <w:bodyDiv w:val="1"/>
      <w:marLeft w:val="0"/>
      <w:marRight w:val="0"/>
      <w:marTop w:val="0"/>
      <w:marBottom w:val="0"/>
      <w:divBdr>
        <w:top w:val="none" w:sz="0" w:space="0" w:color="auto"/>
        <w:left w:val="none" w:sz="0" w:space="0" w:color="auto"/>
        <w:bottom w:val="none" w:sz="0" w:space="0" w:color="auto"/>
        <w:right w:val="none" w:sz="0" w:space="0" w:color="auto"/>
      </w:divBdr>
    </w:div>
    <w:div w:id="203638535">
      <w:bodyDiv w:val="1"/>
      <w:marLeft w:val="0"/>
      <w:marRight w:val="0"/>
      <w:marTop w:val="0"/>
      <w:marBottom w:val="0"/>
      <w:divBdr>
        <w:top w:val="none" w:sz="0" w:space="0" w:color="auto"/>
        <w:left w:val="none" w:sz="0" w:space="0" w:color="auto"/>
        <w:bottom w:val="none" w:sz="0" w:space="0" w:color="auto"/>
        <w:right w:val="none" w:sz="0" w:space="0" w:color="auto"/>
      </w:divBdr>
    </w:div>
    <w:div w:id="203687119">
      <w:bodyDiv w:val="1"/>
      <w:marLeft w:val="0"/>
      <w:marRight w:val="0"/>
      <w:marTop w:val="0"/>
      <w:marBottom w:val="0"/>
      <w:divBdr>
        <w:top w:val="none" w:sz="0" w:space="0" w:color="auto"/>
        <w:left w:val="none" w:sz="0" w:space="0" w:color="auto"/>
        <w:bottom w:val="none" w:sz="0" w:space="0" w:color="auto"/>
        <w:right w:val="none" w:sz="0" w:space="0" w:color="auto"/>
      </w:divBdr>
    </w:div>
    <w:div w:id="203757086">
      <w:bodyDiv w:val="1"/>
      <w:marLeft w:val="0"/>
      <w:marRight w:val="0"/>
      <w:marTop w:val="0"/>
      <w:marBottom w:val="0"/>
      <w:divBdr>
        <w:top w:val="none" w:sz="0" w:space="0" w:color="auto"/>
        <w:left w:val="none" w:sz="0" w:space="0" w:color="auto"/>
        <w:bottom w:val="none" w:sz="0" w:space="0" w:color="auto"/>
        <w:right w:val="none" w:sz="0" w:space="0" w:color="auto"/>
      </w:divBdr>
    </w:div>
    <w:div w:id="203980169">
      <w:bodyDiv w:val="1"/>
      <w:marLeft w:val="0"/>
      <w:marRight w:val="0"/>
      <w:marTop w:val="0"/>
      <w:marBottom w:val="0"/>
      <w:divBdr>
        <w:top w:val="none" w:sz="0" w:space="0" w:color="auto"/>
        <w:left w:val="none" w:sz="0" w:space="0" w:color="auto"/>
        <w:bottom w:val="none" w:sz="0" w:space="0" w:color="auto"/>
        <w:right w:val="none" w:sz="0" w:space="0" w:color="auto"/>
      </w:divBdr>
    </w:div>
    <w:div w:id="204027643">
      <w:bodyDiv w:val="1"/>
      <w:marLeft w:val="0"/>
      <w:marRight w:val="0"/>
      <w:marTop w:val="0"/>
      <w:marBottom w:val="0"/>
      <w:divBdr>
        <w:top w:val="none" w:sz="0" w:space="0" w:color="auto"/>
        <w:left w:val="none" w:sz="0" w:space="0" w:color="auto"/>
        <w:bottom w:val="none" w:sz="0" w:space="0" w:color="auto"/>
        <w:right w:val="none" w:sz="0" w:space="0" w:color="auto"/>
      </w:divBdr>
    </w:div>
    <w:div w:id="204101977">
      <w:bodyDiv w:val="1"/>
      <w:marLeft w:val="0"/>
      <w:marRight w:val="0"/>
      <w:marTop w:val="0"/>
      <w:marBottom w:val="0"/>
      <w:divBdr>
        <w:top w:val="none" w:sz="0" w:space="0" w:color="auto"/>
        <w:left w:val="none" w:sz="0" w:space="0" w:color="auto"/>
        <w:bottom w:val="none" w:sz="0" w:space="0" w:color="auto"/>
        <w:right w:val="none" w:sz="0" w:space="0" w:color="auto"/>
      </w:divBdr>
    </w:div>
    <w:div w:id="204177225">
      <w:bodyDiv w:val="1"/>
      <w:marLeft w:val="0"/>
      <w:marRight w:val="0"/>
      <w:marTop w:val="0"/>
      <w:marBottom w:val="0"/>
      <w:divBdr>
        <w:top w:val="none" w:sz="0" w:space="0" w:color="auto"/>
        <w:left w:val="none" w:sz="0" w:space="0" w:color="auto"/>
        <w:bottom w:val="none" w:sz="0" w:space="0" w:color="auto"/>
        <w:right w:val="none" w:sz="0" w:space="0" w:color="auto"/>
      </w:divBdr>
    </w:div>
    <w:div w:id="204372304">
      <w:bodyDiv w:val="1"/>
      <w:marLeft w:val="0"/>
      <w:marRight w:val="0"/>
      <w:marTop w:val="0"/>
      <w:marBottom w:val="0"/>
      <w:divBdr>
        <w:top w:val="none" w:sz="0" w:space="0" w:color="auto"/>
        <w:left w:val="none" w:sz="0" w:space="0" w:color="auto"/>
        <w:bottom w:val="none" w:sz="0" w:space="0" w:color="auto"/>
        <w:right w:val="none" w:sz="0" w:space="0" w:color="auto"/>
      </w:divBdr>
    </w:div>
    <w:div w:id="204871360">
      <w:bodyDiv w:val="1"/>
      <w:marLeft w:val="0"/>
      <w:marRight w:val="0"/>
      <w:marTop w:val="0"/>
      <w:marBottom w:val="0"/>
      <w:divBdr>
        <w:top w:val="none" w:sz="0" w:space="0" w:color="auto"/>
        <w:left w:val="none" w:sz="0" w:space="0" w:color="auto"/>
        <w:bottom w:val="none" w:sz="0" w:space="0" w:color="auto"/>
        <w:right w:val="none" w:sz="0" w:space="0" w:color="auto"/>
      </w:divBdr>
    </w:div>
    <w:div w:id="204953918">
      <w:bodyDiv w:val="1"/>
      <w:marLeft w:val="0"/>
      <w:marRight w:val="0"/>
      <w:marTop w:val="0"/>
      <w:marBottom w:val="0"/>
      <w:divBdr>
        <w:top w:val="none" w:sz="0" w:space="0" w:color="auto"/>
        <w:left w:val="none" w:sz="0" w:space="0" w:color="auto"/>
        <w:bottom w:val="none" w:sz="0" w:space="0" w:color="auto"/>
        <w:right w:val="none" w:sz="0" w:space="0" w:color="auto"/>
      </w:divBdr>
    </w:div>
    <w:div w:id="205068743">
      <w:bodyDiv w:val="1"/>
      <w:marLeft w:val="0"/>
      <w:marRight w:val="0"/>
      <w:marTop w:val="0"/>
      <w:marBottom w:val="0"/>
      <w:divBdr>
        <w:top w:val="none" w:sz="0" w:space="0" w:color="auto"/>
        <w:left w:val="none" w:sz="0" w:space="0" w:color="auto"/>
        <w:bottom w:val="none" w:sz="0" w:space="0" w:color="auto"/>
        <w:right w:val="none" w:sz="0" w:space="0" w:color="auto"/>
      </w:divBdr>
    </w:div>
    <w:div w:id="205141856">
      <w:bodyDiv w:val="1"/>
      <w:marLeft w:val="0"/>
      <w:marRight w:val="0"/>
      <w:marTop w:val="0"/>
      <w:marBottom w:val="0"/>
      <w:divBdr>
        <w:top w:val="none" w:sz="0" w:space="0" w:color="auto"/>
        <w:left w:val="none" w:sz="0" w:space="0" w:color="auto"/>
        <w:bottom w:val="none" w:sz="0" w:space="0" w:color="auto"/>
        <w:right w:val="none" w:sz="0" w:space="0" w:color="auto"/>
      </w:divBdr>
    </w:div>
    <w:div w:id="205726992">
      <w:bodyDiv w:val="1"/>
      <w:marLeft w:val="0"/>
      <w:marRight w:val="0"/>
      <w:marTop w:val="0"/>
      <w:marBottom w:val="0"/>
      <w:divBdr>
        <w:top w:val="none" w:sz="0" w:space="0" w:color="auto"/>
        <w:left w:val="none" w:sz="0" w:space="0" w:color="auto"/>
        <w:bottom w:val="none" w:sz="0" w:space="0" w:color="auto"/>
        <w:right w:val="none" w:sz="0" w:space="0" w:color="auto"/>
      </w:divBdr>
    </w:div>
    <w:div w:id="205996806">
      <w:bodyDiv w:val="1"/>
      <w:marLeft w:val="0"/>
      <w:marRight w:val="0"/>
      <w:marTop w:val="0"/>
      <w:marBottom w:val="0"/>
      <w:divBdr>
        <w:top w:val="none" w:sz="0" w:space="0" w:color="auto"/>
        <w:left w:val="none" w:sz="0" w:space="0" w:color="auto"/>
        <w:bottom w:val="none" w:sz="0" w:space="0" w:color="auto"/>
        <w:right w:val="none" w:sz="0" w:space="0" w:color="auto"/>
      </w:divBdr>
    </w:div>
    <w:div w:id="206062939">
      <w:bodyDiv w:val="1"/>
      <w:marLeft w:val="0"/>
      <w:marRight w:val="0"/>
      <w:marTop w:val="0"/>
      <w:marBottom w:val="0"/>
      <w:divBdr>
        <w:top w:val="none" w:sz="0" w:space="0" w:color="auto"/>
        <w:left w:val="none" w:sz="0" w:space="0" w:color="auto"/>
        <w:bottom w:val="none" w:sz="0" w:space="0" w:color="auto"/>
        <w:right w:val="none" w:sz="0" w:space="0" w:color="auto"/>
      </w:divBdr>
    </w:div>
    <w:div w:id="206645571">
      <w:bodyDiv w:val="1"/>
      <w:marLeft w:val="0"/>
      <w:marRight w:val="0"/>
      <w:marTop w:val="0"/>
      <w:marBottom w:val="0"/>
      <w:divBdr>
        <w:top w:val="none" w:sz="0" w:space="0" w:color="auto"/>
        <w:left w:val="none" w:sz="0" w:space="0" w:color="auto"/>
        <w:bottom w:val="none" w:sz="0" w:space="0" w:color="auto"/>
        <w:right w:val="none" w:sz="0" w:space="0" w:color="auto"/>
      </w:divBdr>
    </w:div>
    <w:div w:id="206647512">
      <w:bodyDiv w:val="1"/>
      <w:marLeft w:val="0"/>
      <w:marRight w:val="0"/>
      <w:marTop w:val="0"/>
      <w:marBottom w:val="0"/>
      <w:divBdr>
        <w:top w:val="none" w:sz="0" w:space="0" w:color="auto"/>
        <w:left w:val="none" w:sz="0" w:space="0" w:color="auto"/>
        <w:bottom w:val="none" w:sz="0" w:space="0" w:color="auto"/>
        <w:right w:val="none" w:sz="0" w:space="0" w:color="auto"/>
      </w:divBdr>
    </w:div>
    <w:div w:id="206648690">
      <w:bodyDiv w:val="1"/>
      <w:marLeft w:val="0"/>
      <w:marRight w:val="0"/>
      <w:marTop w:val="0"/>
      <w:marBottom w:val="0"/>
      <w:divBdr>
        <w:top w:val="none" w:sz="0" w:space="0" w:color="auto"/>
        <w:left w:val="none" w:sz="0" w:space="0" w:color="auto"/>
        <w:bottom w:val="none" w:sz="0" w:space="0" w:color="auto"/>
        <w:right w:val="none" w:sz="0" w:space="0" w:color="auto"/>
      </w:divBdr>
    </w:div>
    <w:div w:id="206652527">
      <w:bodyDiv w:val="1"/>
      <w:marLeft w:val="0"/>
      <w:marRight w:val="0"/>
      <w:marTop w:val="0"/>
      <w:marBottom w:val="0"/>
      <w:divBdr>
        <w:top w:val="none" w:sz="0" w:space="0" w:color="auto"/>
        <w:left w:val="none" w:sz="0" w:space="0" w:color="auto"/>
        <w:bottom w:val="none" w:sz="0" w:space="0" w:color="auto"/>
        <w:right w:val="none" w:sz="0" w:space="0" w:color="auto"/>
      </w:divBdr>
    </w:div>
    <w:div w:id="206767991">
      <w:bodyDiv w:val="1"/>
      <w:marLeft w:val="0"/>
      <w:marRight w:val="0"/>
      <w:marTop w:val="0"/>
      <w:marBottom w:val="0"/>
      <w:divBdr>
        <w:top w:val="none" w:sz="0" w:space="0" w:color="auto"/>
        <w:left w:val="none" w:sz="0" w:space="0" w:color="auto"/>
        <w:bottom w:val="none" w:sz="0" w:space="0" w:color="auto"/>
        <w:right w:val="none" w:sz="0" w:space="0" w:color="auto"/>
      </w:divBdr>
    </w:div>
    <w:div w:id="206839752">
      <w:bodyDiv w:val="1"/>
      <w:marLeft w:val="0"/>
      <w:marRight w:val="0"/>
      <w:marTop w:val="0"/>
      <w:marBottom w:val="0"/>
      <w:divBdr>
        <w:top w:val="none" w:sz="0" w:space="0" w:color="auto"/>
        <w:left w:val="none" w:sz="0" w:space="0" w:color="auto"/>
        <w:bottom w:val="none" w:sz="0" w:space="0" w:color="auto"/>
        <w:right w:val="none" w:sz="0" w:space="0" w:color="auto"/>
      </w:divBdr>
    </w:div>
    <w:div w:id="206917709">
      <w:bodyDiv w:val="1"/>
      <w:marLeft w:val="0"/>
      <w:marRight w:val="0"/>
      <w:marTop w:val="0"/>
      <w:marBottom w:val="0"/>
      <w:divBdr>
        <w:top w:val="none" w:sz="0" w:space="0" w:color="auto"/>
        <w:left w:val="none" w:sz="0" w:space="0" w:color="auto"/>
        <w:bottom w:val="none" w:sz="0" w:space="0" w:color="auto"/>
        <w:right w:val="none" w:sz="0" w:space="0" w:color="auto"/>
      </w:divBdr>
    </w:div>
    <w:div w:id="206919373">
      <w:bodyDiv w:val="1"/>
      <w:marLeft w:val="0"/>
      <w:marRight w:val="0"/>
      <w:marTop w:val="0"/>
      <w:marBottom w:val="0"/>
      <w:divBdr>
        <w:top w:val="none" w:sz="0" w:space="0" w:color="auto"/>
        <w:left w:val="none" w:sz="0" w:space="0" w:color="auto"/>
        <w:bottom w:val="none" w:sz="0" w:space="0" w:color="auto"/>
        <w:right w:val="none" w:sz="0" w:space="0" w:color="auto"/>
      </w:divBdr>
    </w:div>
    <w:div w:id="206920573">
      <w:bodyDiv w:val="1"/>
      <w:marLeft w:val="0"/>
      <w:marRight w:val="0"/>
      <w:marTop w:val="0"/>
      <w:marBottom w:val="0"/>
      <w:divBdr>
        <w:top w:val="none" w:sz="0" w:space="0" w:color="auto"/>
        <w:left w:val="none" w:sz="0" w:space="0" w:color="auto"/>
        <w:bottom w:val="none" w:sz="0" w:space="0" w:color="auto"/>
        <w:right w:val="none" w:sz="0" w:space="0" w:color="auto"/>
      </w:divBdr>
    </w:div>
    <w:div w:id="207180526">
      <w:bodyDiv w:val="1"/>
      <w:marLeft w:val="0"/>
      <w:marRight w:val="0"/>
      <w:marTop w:val="0"/>
      <w:marBottom w:val="0"/>
      <w:divBdr>
        <w:top w:val="none" w:sz="0" w:space="0" w:color="auto"/>
        <w:left w:val="none" w:sz="0" w:space="0" w:color="auto"/>
        <w:bottom w:val="none" w:sz="0" w:space="0" w:color="auto"/>
        <w:right w:val="none" w:sz="0" w:space="0" w:color="auto"/>
      </w:divBdr>
    </w:div>
    <w:div w:id="207180646">
      <w:bodyDiv w:val="1"/>
      <w:marLeft w:val="0"/>
      <w:marRight w:val="0"/>
      <w:marTop w:val="0"/>
      <w:marBottom w:val="0"/>
      <w:divBdr>
        <w:top w:val="none" w:sz="0" w:space="0" w:color="auto"/>
        <w:left w:val="none" w:sz="0" w:space="0" w:color="auto"/>
        <w:bottom w:val="none" w:sz="0" w:space="0" w:color="auto"/>
        <w:right w:val="none" w:sz="0" w:space="0" w:color="auto"/>
      </w:divBdr>
    </w:div>
    <w:div w:id="207769548">
      <w:bodyDiv w:val="1"/>
      <w:marLeft w:val="0"/>
      <w:marRight w:val="0"/>
      <w:marTop w:val="0"/>
      <w:marBottom w:val="0"/>
      <w:divBdr>
        <w:top w:val="none" w:sz="0" w:space="0" w:color="auto"/>
        <w:left w:val="none" w:sz="0" w:space="0" w:color="auto"/>
        <w:bottom w:val="none" w:sz="0" w:space="0" w:color="auto"/>
        <w:right w:val="none" w:sz="0" w:space="0" w:color="auto"/>
      </w:divBdr>
    </w:div>
    <w:div w:id="207957850">
      <w:bodyDiv w:val="1"/>
      <w:marLeft w:val="0"/>
      <w:marRight w:val="0"/>
      <w:marTop w:val="0"/>
      <w:marBottom w:val="0"/>
      <w:divBdr>
        <w:top w:val="none" w:sz="0" w:space="0" w:color="auto"/>
        <w:left w:val="none" w:sz="0" w:space="0" w:color="auto"/>
        <w:bottom w:val="none" w:sz="0" w:space="0" w:color="auto"/>
        <w:right w:val="none" w:sz="0" w:space="0" w:color="auto"/>
      </w:divBdr>
    </w:div>
    <w:div w:id="208347974">
      <w:bodyDiv w:val="1"/>
      <w:marLeft w:val="0"/>
      <w:marRight w:val="0"/>
      <w:marTop w:val="0"/>
      <w:marBottom w:val="0"/>
      <w:divBdr>
        <w:top w:val="none" w:sz="0" w:space="0" w:color="auto"/>
        <w:left w:val="none" w:sz="0" w:space="0" w:color="auto"/>
        <w:bottom w:val="none" w:sz="0" w:space="0" w:color="auto"/>
        <w:right w:val="none" w:sz="0" w:space="0" w:color="auto"/>
      </w:divBdr>
    </w:div>
    <w:div w:id="208493157">
      <w:bodyDiv w:val="1"/>
      <w:marLeft w:val="0"/>
      <w:marRight w:val="0"/>
      <w:marTop w:val="0"/>
      <w:marBottom w:val="0"/>
      <w:divBdr>
        <w:top w:val="none" w:sz="0" w:space="0" w:color="auto"/>
        <w:left w:val="none" w:sz="0" w:space="0" w:color="auto"/>
        <w:bottom w:val="none" w:sz="0" w:space="0" w:color="auto"/>
        <w:right w:val="none" w:sz="0" w:space="0" w:color="auto"/>
      </w:divBdr>
    </w:div>
    <w:div w:id="208687135">
      <w:bodyDiv w:val="1"/>
      <w:marLeft w:val="0"/>
      <w:marRight w:val="0"/>
      <w:marTop w:val="0"/>
      <w:marBottom w:val="0"/>
      <w:divBdr>
        <w:top w:val="none" w:sz="0" w:space="0" w:color="auto"/>
        <w:left w:val="none" w:sz="0" w:space="0" w:color="auto"/>
        <w:bottom w:val="none" w:sz="0" w:space="0" w:color="auto"/>
        <w:right w:val="none" w:sz="0" w:space="0" w:color="auto"/>
      </w:divBdr>
    </w:div>
    <w:div w:id="208764580">
      <w:bodyDiv w:val="1"/>
      <w:marLeft w:val="0"/>
      <w:marRight w:val="0"/>
      <w:marTop w:val="0"/>
      <w:marBottom w:val="0"/>
      <w:divBdr>
        <w:top w:val="none" w:sz="0" w:space="0" w:color="auto"/>
        <w:left w:val="none" w:sz="0" w:space="0" w:color="auto"/>
        <w:bottom w:val="none" w:sz="0" w:space="0" w:color="auto"/>
        <w:right w:val="none" w:sz="0" w:space="0" w:color="auto"/>
      </w:divBdr>
    </w:div>
    <w:div w:id="209149908">
      <w:bodyDiv w:val="1"/>
      <w:marLeft w:val="0"/>
      <w:marRight w:val="0"/>
      <w:marTop w:val="0"/>
      <w:marBottom w:val="0"/>
      <w:divBdr>
        <w:top w:val="none" w:sz="0" w:space="0" w:color="auto"/>
        <w:left w:val="none" w:sz="0" w:space="0" w:color="auto"/>
        <w:bottom w:val="none" w:sz="0" w:space="0" w:color="auto"/>
        <w:right w:val="none" w:sz="0" w:space="0" w:color="auto"/>
      </w:divBdr>
    </w:div>
    <w:div w:id="209343283">
      <w:bodyDiv w:val="1"/>
      <w:marLeft w:val="0"/>
      <w:marRight w:val="0"/>
      <w:marTop w:val="0"/>
      <w:marBottom w:val="0"/>
      <w:divBdr>
        <w:top w:val="none" w:sz="0" w:space="0" w:color="auto"/>
        <w:left w:val="none" w:sz="0" w:space="0" w:color="auto"/>
        <w:bottom w:val="none" w:sz="0" w:space="0" w:color="auto"/>
        <w:right w:val="none" w:sz="0" w:space="0" w:color="auto"/>
      </w:divBdr>
    </w:div>
    <w:div w:id="209390658">
      <w:bodyDiv w:val="1"/>
      <w:marLeft w:val="0"/>
      <w:marRight w:val="0"/>
      <w:marTop w:val="0"/>
      <w:marBottom w:val="0"/>
      <w:divBdr>
        <w:top w:val="none" w:sz="0" w:space="0" w:color="auto"/>
        <w:left w:val="none" w:sz="0" w:space="0" w:color="auto"/>
        <w:bottom w:val="none" w:sz="0" w:space="0" w:color="auto"/>
        <w:right w:val="none" w:sz="0" w:space="0" w:color="auto"/>
      </w:divBdr>
    </w:div>
    <w:div w:id="209460370">
      <w:bodyDiv w:val="1"/>
      <w:marLeft w:val="0"/>
      <w:marRight w:val="0"/>
      <w:marTop w:val="0"/>
      <w:marBottom w:val="0"/>
      <w:divBdr>
        <w:top w:val="none" w:sz="0" w:space="0" w:color="auto"/>
        <w:left w:val="none" w:sz="0" w:space="0" w:color="auto"/>
        <w:bottom w:val="none" w:sz="0" w:space="0" w:color="auto"/>
        <w:right w:val="none" w:sz="0" w:space="0" w:color="auto"/>
      </w:divBdr>
    </w:div>
    <w:div w:id="209464451">
      <w:bodyDiv w:val="1"/>
      <w:marLeft w:val="0"/>
      <w:marRight w:val="0"/>
      <w:marTop w:val="0"/>
      <w:marBottom w:val="0"/>
      <w:divBdr>
        <w:top w:val="none" w:sz="0" w:space="0" w:color="auto"/>
        <w:left w:val="none" w:sz="0" w:space="0" w:color="auto"/>
        <w:bottom w:val="none" w:sz="0" w:space="0" w:color="auto"/>
        <w:right w:val="none" w:sz="0" w:space="0" w:color="auto"/>
      </w:divBdr>
    </w:div>
    <w:div w:id="209878574">
      <w:bodyDiv w:val="1"/>
      <w:marLeft w:val="0"/>
      <w:marRight w:val="0"/>
      <w:marTop w:val="0"/>
      <w:marBottom w:val="0"/>
      <w:divBdr>
        <w:top w:val="none" w:sz="0" w:space="0" w:color="auto"/>
        <w:left w:val="none" w:sz="0" w:space="0" w:color="auto"/>
        <w:bottom w:val="none" w:sz="0" w:space="0" w:color="auto"/>
        <w:right w:val="none" w:sz="0" w:space="0" w:color="auto"/>
      </w:divBdr>
    </w:div>
    <w:div w:id="209922491">
      <w:bodyDiv w:val="1"/>
      <w:marLeft w:val="0"/>
      <w:marRight w:val="0"/>
      <w:marTop w:val="0"/>
      <w:marBottom w:val="0"/>
      <w:divBdr>
        <w:top w:val="none" w:sz="0" w:space="0" w:color="auto"/>
        <w:left w:val="none" w:sz="0" w:space="0" w:color="auto"/>
        <w:bottom w:val="none" w:sz="0" w:space="0" w:color="auto"/>
        <w:right w:val="none" w:sz="0" w:space="0" w:color="auto"/>
      </w:divBdr>
    </w:div>
    <w:div w:id="210268117">
      <w:bodyDiv w:val="1"/>
      <w:marLeft w:val="0"/>
      <w:marRight w:val="0"/>
      <w:marTop w:val="0"/>
      <w:marBottom w:val="0"/>
      <w:divBdr>
        <w:top w:val="none" w:sz="0" w:space="0" w:color="auto"/>
        <w:left w:val="none" w:sz="0" w:space="0" w:color="auto"/>
        <w:bottom w:val="none" w:sz="0" w:space="0" w:color="auto"/>
        <w:right w:val="none" w:sz="0" w:space="0" w:color="auto"/>
      </w:divBdr>
    </w:div>
    <w:div w:id="210655895">
      <w:bodyDiv w:val="1"/>
      <w:marLeft w:val="0"/>
      <w:marRight w:val="0"/>
      <w:marTop w:val="0"/>
      <w:marBottom w:val="0"/>
      <w:divBdr>
        <w:top w:val="none" w:sz="0" w:space="0" w:color="auto"/>
        <w:left w:val="none" w:sz="0" w:space="0" w:color="auto"/>
        <w:bottom w:val="none" w:sz="0" w:space="0" w:color="auto"/>
        <w:right w:val="none" w:sz="0" w:space="0" w:color="auto"/>
      </w:divBdr>
    </w:div>
    <w:div w:id="210843873">
      <w:bodyDiv w:val="1"/>
      <w:marLeft w:val="0"/>
      <w:marRight w:val="0"/>
      <w:marTop w:val="0"/>
      <w:marBottom w:val="0"/>
      <w:divBdr>
        <w:top w:val="none" w:sz="0" w:space="0" w:color="auto"/>
        <w:left w:val="none" w:sz="0" w:space="0" w:color="auto"/>
        <w:bottom w:val="none" w:sz="0" w:space="0" w:color="auto"/>
        <w:right w:val="none" w:sz="0" w:space="0" w:color="auto"/>
      </w:divBdr>
    </w:div>
    <w:div w:id="210920297">
      <w:bodyDiv w:val="1"/>
      <w:marLeft w:val="0"/>
      <w:marRight w:val="0"/>
      <w:marTop w:val="0"/>
      <w:marBottom w:val="0"/>
      <w:divBdr>
        <w:top w:val="none" w:sz="0" w:space="0" w:color="auto"/>
        <w:left w:val="none" w:sz="0" w:space="0" w:color="auto"/>
        <w:bottom w:val="none" w:sz="0" w:space="0" w:color="auto"/>
        <w:right w:val="none" w:sz="0" w:space="0" w:color="auto"/>
      </w:divBdr>
    </w:div>
    <w:div w:id="211041181">
      <w:bodyDiv w:val="1"/>
      <w:marLeft w:val="0"/>
      <w:marRight w:val="0"/>
      <w:marTop w:val="0"/>
      <w:marBottom w:val="0"/>
      <w:divBdr>
        <w:top w:val="none" w:sz="0" w:space="0" w:color="auto"/>
        <w:left w:val="none" w:sz="0" w:space="0" w:color="auto"/>
        <w:bottom w:val="none" w:sz="0" w:space="0" w:color="auto"/>
        <w:right w:val="none" w:sz="0" w:space="0" w:color="auto"/>
      </w:divBdr>
    </w:div>
    <w:div w:id="211307012">
      <w:bodyDiv w:val="1"/>
      <w:marLeft w:val="0"/>
      <w:marRight w:val="0"/>
      <w:marTop w:val="0"/>
      <w:marBottom w:val="0"/>
      <w:divBdr>
        <w:top w:val="none" w:sz="0" w:space="0" w:color="auto"/>
        <w:left w:val="none" w:sz="0" w:space="0" w:color="auto"/>
        <w:bottom w:val="none" w:sz="0" w:space="0" w:color="auto"/>
        <w:right w:val="none" w:sz="0" w:space="0" w:color="auto"/>
      </w:divBdr>
    </w:div>
    <w:div w:id="211426622">
      <w:bodyDiv w:val="1"/>
      <w:marLeft w:val="0"/>
      <w:marRight w:val="0"/>
      <w:marTop w:val="0"/>
      <w:marBottom w:val="0"/>
      <w:divBdr>
        <w:top w:val="none" w:sz="0" w:space="0" w:color="auto"/>
        <w:left w:val="none" w:sz="0" w:space="0" w:color="auto"/>
        <w:bottom w:val="none" w:sz="0" w:space="0" w:color="auto"/>
        <w:right w:val="none" w:sz="0" w:space="0" w:color="auto"/>
      </w:divBdr>
    </w:div>
    <w:div w:id="211502020">
      <w:bodyDiv w:val="1"/>
      <w:marLeft w:val="0"/>
      <w:marRight w:val="0"/>
      <w:marTop w:val="0"/>
      <w:marBottom w:val="0"/>
      <w:divBdr>
        <w:top w:val="none" w:sz="0" w:space="0" w:color="auto"/>
        <w:left w:val="none" w:sz="0" w:space="0" w:color="auto"/>
        <w:bottom w:val="none" w:sz="0" w:space="0" w:color="auto"/>
        <w:right w:val="none" w:sz="0" w:space="0" w:color="auto"/>
      </w:divBdr>
    </w:div>
    <w:div w:id="211582638">
      <w:bodyDiv w:val="1"/>
      <w:marLeft w:val="0"/>
      <w:marRight w:val="0"/>
      <w:marTop w:val="0"/>
      <w:marBottom w:val="0"/>
      <w:divBdr>
        <w:top w:val="none" w:sz="0" w:space="0" w:color="auto"/>
        <w:left w:val="none" w:sz="0" w:space="0" w:color="auto"/>
        <w:bottom w:val="none" w:sz="0" w:space="0" w:color="auto"/>
        <w:right w:val="none" w:sz="0" w:space="0" w:color="auto"/>
      </w:divBdr>
    </w:div>
    <w:div w:id="211769494">
      <w:bodyDiv w:val="1"/>
      <w:marLeft w:val="0"/>
      <w:marRight w:val="0"/>
      <w:marTop w:val="0"/>
      <w:marBottom w:val="0"/>
      <w:divBdr>
        <w:top w:val="none" w:sz="0" w:space="0" w:color="auto"/>
        <w:left w:val="none" w:sz="0" w:space="0" w:color="auto"/>
        <w:bottom w:val="none" w:sz="0" w:space="0" w:color="auto"/>
        <w:right w:val="none" w:sz="0" w:space="0" w:color="auto"/>
      </w:divBdr>
    </w:div>
    <w:div w:id="211775069">
      <w:bodyDiv w:val="1"/>
      <w:marLeft w:val="0"/>
      <w:marRight w:val="0"/>
      <w:marTop w:val="0"/>
      <w:marBottom w:val="0"/>
      <w:divBdr>
        <w:top w:val="none" w:sz="0" w:space="0" w:color="auto"/>
        <w:left w:val="none" w:sz="0" w:space="0" w:color="auto"/>
        <w:bottom w:val="none" w:sz="0" w:space="0" w:color="auto"/>
        <w:right w:val="none" w:sz="0" w:space="0" w:color="auto"/>
      </w:divBdr>
    </w:div>
    <w:div w:id="211885507">
      <w:bodyDiv w:val="1"/>
      <w:marLeft w:val="0"/>
      <w:marRight w:val="0"/>
      <w:marTop w:val="0"/>
      <w:marBottom w:val="0"/>
      <w:divBdr>
        <w:top w:val="none" w:sz="0" w:space="0" w:color="auto"/>
        <w:left w:val="none" w:sz="0" w:space="0" w:color="auto"/>
        <w:bottom w:val="none" w:sz="0" w:space="0" w:color="auto"/>
        <w:right w:val="none" w:sz="0" w:space="0" w:color="auto"/>
      </w:divBdr>
    </w:div>
    <w:div w:id="212229067">
      <w:bodyDiv w:val="1"/>
      <w:marLeft w:val="0"/>
      <w:marRight w:val="0"/>
      <w:marTop w:val="0"/>
      <w:marBottom w:val="0"/>
      <w:divBdr>
        <w:top w:val="none" w:sz="0" w:space="0" w:color="auto"/>
        <w:left w:val="none" w:sz="0" w:space="0" w:color="auto"/>
        <w:bottom w:val="none" w:sz="0" w:space="0" w:color="auto"/>
        <w:right w:val="none" w:sz="0" w:space="0" w:color="auto"/>
      </w:divBdr>
    </w:div>
    <w:div w:id="212471347">
      <w:bodyDiv w:val="1"/>
      <w:marLeft w:val="0"/>
      <w:marRight w:val="0"/>
      <w:marTop w:val="0"/>
      <w:marBottom w:val="0"/>
      <w:divBdr>
        <w:top w:val="none" w:sz="0" w:space="0" w:color="auto"/>
        <w:left w:val="none" w:sz="0" w:space="0" w:color="auto"/>
        <w:bottom w:val="none" w:sz="0" w:space="0" w:color="auto"/>
        <w:right w:val="none" w:sz="0" w:space="0" w:color="auto"/>
      </w:divBdr>
    </w:div>
    <w:div w:id="212546031">
      <w:bodyDiv w:val="1"/>
      <w:marLeft w:val="0"/>
      <w:marRight w:val="0"/>
      <w:marTop w:val="0"/>
      <w:marBottom w:val="0"/>
      <w:divBdr>
        <w:top w:val="none" w:sz="0" w:space="0" w:color="auto"/>
        <w:left w:val="none" w:sz="0" w:space="0" w:color="auto"/>
        <w:bottom w:val="none" w:sz="0" w:space="0" w:color="auto"/>
        <w:right w:val="none" w:sz="0" w:space="0" w:color="auto"/>
      </w:divBdr>
    </w:div>
    <w:div w:id="212812753">
      <w:bodyDiv w:val="1"/>
      <w:marLeft w:val="0"/>
      <w:marRight w:val="0"/>
      <w:marTop w:val="0"/>
      <w:marBottom w:val="0"/>
      <w:divBdr>
        <w:top w:val="none" w:sz="0" w:space="0" w:color="auto"/>
        <w:left w:val="none" w:sz="0" w:space="0" w:color="auto"/>
        <w:bottom w:val="none" w:sz="0" w:space="0" w:color="auto"/>
        <w:right w:val="none" w:sz="0" w:space="0" w:color="auto"/>
      </w:divBdr>
    </w:div>
    <w:div w:id="213275604">
      <w:bodyDiv w:val="1"/>
      <w:marLeft w:val="0"/>
      <w:marRight w:val="0"/>
      <w:marTop w:val="0"/>
      <w:marBottom w:val="0"/>
      <w:divBdr>
        <w:top w:val="none" w:sz="0" w:space="0" w:color="auto"/>
        <w:left w:val="none" w:sz="0" w:space="0" w:color="auto"/>
        <w:bottom w:val="none" w:sz="0" w:space="0" w:color="auto"/>
        <w:right w:val="none" w:sz="0" w:space="0" w:color="auto"/>
      </w:divBdr>
    </w:div>
    <w:div w:id="213320793">
      <w:bodyDiv w:val="1"/>
      <w:marLeft w:val="0"/>
      <w:marRight w:val="0"/>
      <w:marTop w:val="0"/>
      <w:marBottom w:val="0"/>
      <w:divBdr>
        <w:top w:val="none" w:sz="0" w:space="0" w:color="auto"/>
        <w:left w:val="none" w:sz="0" w:space="0" w:color="auto"/>
        <w:bottom w:val="none" w:sz="0" w:space="0" w:color="auto"/>
        <w:right w:val="none" w:sz="0" w:space="0" w:color="auto"/>
      </w:divBdr>
    </w:div>
    <w:div w:id="213348183">
      <w:bodyDiv w:val="1"/>
      <w:marLeft w:val="0"/>
      <w:marRight w:val="0"/>
      <w:marTop w:val="0"/>
      <w:marBottom w:val="0"/>
      <w:divBdr>
        <w:top w:val="none" w:sz="0" w:space="0" w:color="auto"/>
        <w:left w:val="none" w:sz="0" w:space="0" w:color="auto"/>
        <w:bottom w:val="none" w:sz="0" w:space="0" w:color="auto"/>
        <w:right w:val="none" w:sz="0" w:space="0" w:color="auto"/>
      </w:divBdr>
    </w:div>
    <w:div w:id="213351014">
      <w:bodyDiv w:val="1"/>
      <w:marLeft w:val="0"/>
      <w:marRight w:val="0"/>
      <w:marTop w:val="0"/>
      <w:marBottom w:val="0"/>
      <w:divBdr>
        <w:top w:val="none" w:sz="0" w:space="0" w:color="auto"/>
        <w:left w:val="none" w:sz="0" w:space="0" w:color="auto"/>
        <w:bottom w:val="none" w:sz="0" w:space="0" w:color="auto"/>
        <w:right w:val="none" w:sz="0" w:space="0" w:color="auto"/>
      </w:divBdr>
    </w:div>
    <w:div w:id="213540798">
      <w:bodyDiv w:val="1"/>
      <w:marLeft w:val="0"/>
      <w:marRight w:val="0"/>
      <w:marTop w:val="0"/>
      <w:marBottom w:val="0"/>
      <w:divBdr>
        <w:top w:val="none" w:sz="0" w:space="0" w:color="auto"/>
        <w:left w:val="none" w:sz="0" w:space="0" w:color="auto"/>
        <w:bottom w:val="none" w:sz="0" w:space="0" w:color="auto"/>
        <w:right w:val="none" w:sz="0" w:space="0" w:color="auto"/>
      </w:divBdr>
    </w:div>
    <w:div w:id="213780742">
      <w:bodyDiv w:val="1"/>
      <w:marLeft w:val="0"/>
      <w:marRight w:val="0"/>
      <w:marTop w:val="0"/>
      <w:marBottom w:val="0"/>
      <w:divBdr>
        <w:top w:val="none" w:sz="0" w:space="0" w:color="auto"/>
        <w:left w:val="none" w:sz="0" w:space="0" w:color="auto"/>
        <w:bottom w:val="none" w:sz="0" w:space="0" w:color="auto"/>
        <w:right w:val="none" w:sz="0" w:space="0" w:color="auto"/>
      </w:divBdr>
    </w:div>
    <w:div w:id="213858469">
      <w:bodyDiv w:val="1"/>
      <w:marLeft w:val="0"/>
      <w:marRight w:val="0"/>
      <w:marTop w:val="0"/>
      <w:marBottom w:val="0"/>
      <w:divBdr>
        <w:top w:val="none" w:sz="0" w:space="0" w:color="auto"/>
        <w:left w:val="none" w:sz="0" w:space="0" w:color="auto"/>
        <w:bottom w:val="none" w:sz="0" w:space="0" w:color="auto"/>
        <w:right w:val="none" w:sz="0" w:space="0" w:color="auto"/>
      </w:divBdr>
    </w:div>
    <w:div w:id="213858814">
      <w:bodyDiv w:val="1"/>
      <w:marLeft w:val="0"/>
      <w:marRight w:val="0"/>
      <w:marTop w:val="0"/>
      <w:marBottom w:val="0"/>
      <w:divBdr>
        <w:top w:val="none" w:sz="0" w:space="0" w:color="auto"/>
        <w:left w:val="none" w:sz="0" w:space="0" w:color="auto"/>
        <w:bottom w:val="none" w:sz="0" w:space="0" w:color="auto"/>
        <w:right w:val="none" w:sz="0" w:space="0" w:color="auto"/>
      </w:divBdr>
    </w:div>
    <w:div w:id="213931299">
      <w:bodyDiv w:val="1"/>
      <w:marLeft w:val="0"/>
      <w:marRight w:val="0"/>
      <w:marTop w:val="0"/>
      <w:marBottom w:val="0"/>
      <w:divBdr>
        <w:top w:val="none" w:sz="0" w:space="0" w:color="auto"/>
        <w:left w:val="none" w:sz="0" w:space="0" w:color="auto"/>
        <w:bottom w:val="none" w:sz="0" w:space="0" w:color="auto"/>
        <w:right w:val="none" w:sz="0" w:space="0" w:color="auto"/>
      </w:divBdr>
    </w:div>
    <w:div w:id="213931882">
      <w:bodyDiv w:val="1"/>
      <w:marLeft w:val="0"/>
      <w:marRight w:val="0"/>
      <w:marTop w:val="0"/>
      <w:marBottom w:val="0"/>
      <w:divBdr>
        <w:top w:val="none" w:sz="0" w:space="0" w:color="auto"/>
        <w:left w:val="none" w:sz="0" w:space="0" w:color="auto"/>
        <w:bottom w:val="none" w:sz="0" w:space="0" w:color="auto"/>
        <w:right w:val="none" w:sz="0" w:space="0" w:color="auto"/>
      </w:divBdr>
    </w:div>
    <w:div w:id="214463470">
      <w:bodyDiv w:val="1"/>
      <w:marLeft w:val="0"/>
      <w:marRight w:val="0"/>
      <w:marTop w:val="0"/>
      <w:marBottom w:val="0"/>
      <w:divBdr>
        <w:top w:val="none" w:sz="0" w:space="0" w:color="auto"/>
        <w:left w:val="none" w:sz="0" w:space="0" w:color="auto"/>
        <w:bottom w:val="none" w:sz="0" w:space="0" w:color="auto"/>
        <w:right w:val="none" w:sz="0" w:space="0" w:color="auto"/>
      </w:divBdr>
    </w:div>
    <w:div w:id="214512469">
      <w:bodyDiv w:val="1"/>
      <w:marLeft w:val="0"/>
      <w:marRight w:val="0"/>
      <w:marTop w:val="0"/>
      <w:marBottom w:val="0"/>
      <w:divBdr>
        <w:top w:val="none" w:sz="0" w:space="0" w:color="auto"/>
        <w:left w:val="none" w:sz="0" w:space="0" w:color="auto"/>
        <w:bottom w:val="none" w:sz="0" w:space="0" w:color="auto"/>
        <w:right w:val="none" w:sz="0" w:space="0" w:color="auto"/>
      </w:divBdr>
    </w:div>
    <w:div w:id="214708967">
      <w:bodyDiv w:val="1"/>
      <w:marLeft w:val="0"/>
      <w:marRight w:val="0"/>
      <w:marTop w:val="0"/>
      <w:marBottom w:val="0"/>
      <w:divBdr>
        <w:top w:val="none" w:sz="0" w:space="0" w:color="auto"/>
        <w:left w:val="none" w:sz="0" w:space="0" w:color="auto"/>
        <w:bottom w:val="none" w:sz="0" w:space="0" w:color="auto"/>
        <w:right w:val="none" w:sz="0" w:space="0" w:color="auto"/>
      </w:divBdr>
    </w:div>
    <w:div w:id="214856805">
      <w:bodyDiv w:val="1"/>
      <w:marLeft w:val="0"/>
      <w:marRight w:val="0"/>
      <w:marTop w:val="0"/>
      <w:marBottom w:val="0"/>
      <w:divBdr>
        <w:top w:val="none" w:sz="0" w:space="0" w:color="auto"/>
        <w:left w:val="none" w:sz="0" w:space="0" w:color="auto"/>
        <w:bottom w:val="none" w:sz="0" w:space="0" w:color="auto"/>
        <w:right w:val="none" w:sz="0" w:space="0" w:color="auto"/>
      </w:divBdr>
    </w:div>
    <w:div w:id="215118920">
      <w:bodyDiv w:val="1"/>
      <w:marLeft w:val="0"/>
      <w:marRight w:val="0"/>
      <w:marTop w:val="0"/>
      <w:marBottom w:val="0"/>
      <w:divBdr>
        <w:top w:val="none" w:sz="0" w:space="0" w:color="auto"/>
        <w:left w:val="none" w:sz="0" w:space="0" w:color="auto"/>
        <w:bottom w:val="none" w:sz="0" w:space="0" w:color="auto"/>
        <w:right w:val="none" w:sz="0" w:space="0" w:color="auto"/>
      </w:divBdr>
    </w:div>
    <w:div w:id="215166662">
      <w:bodyDiv w:val="1"/>
      <w:marLeft w:val="0"/>
      <w:marRight w:val="0"/>
      <w:marTop w:val="0"/>
      <w:marBottom w:val="0"/>
      <w:divBdr>
        <w:top w:val="none" w:sz="0" w:space="0" w:color="auto"/>
        <w:left w:val="none" w:sz="0" w:space="0" w:color="auto"/>
        <w:bottom w:val="none" w:sz="0" w:space="0" w:color="auto"/>
        <w:right w:val="none" w:sz="0" w:space="0" w:color="auto"/>
      </w:divBdr>
    </w:div>
    <w:div w:id="215237044">
      <w:bodyDiv w:val="1"/>
      <w:marLeft w:val="0"/>
      <w:marRight w:val="0"/>
      <w:marTop w:val="0"/>
      <w:marBottom w:val="0"/>
      <w:divBdr>
        <w:top w:val="none" w:sz="0" w:space="0" w:color="auto"/>
        <w:left w:val="none" w:sz="0" w:space="0" w:color="auto"/>
        <w:bottom w:val="none" w:sz="0" w:space="0" w:color="auto"/>
        <w:right w:val="none" w:sz="0" w:space="0" w:color="auto"/>
      </w:divBdr>
    </w:div>
    <w:div w:id="215507141">
      <w:bodyDiv w:val="1"/>
      <w:marLeft w:val="0"/>
      <w:marRight w:val="0"/>
      <w:marTop w:val="0"/>
      <w:marBottom w:val="0"/>
      <w:divBdr>
        <w:top w:val="none" w:sz="0" w:space="0" w:color="auto"/>
        <w:left w:val="none" w:sz="0" w:space="0" w:color="auto"/>
        <w:bottom w:val="none" w:sz="0" w:space="0" w:color="auto"/>
        <w:right w:val="none" w:sz="0" w:space="0" w:color="auto"/>
      </w:divBdr>
    </w:div>
    <w:div w:id="215507621">
      <w:bodyDiv w:val="1"/>
      <w:marLeft w:val="0"/>
      <w:marRight w:val="0"/>
      <w:marTop w:val="0"/>
      <w:marBottom w:val="0"/>
      <w:divBdr>
        <w:top w:val="none" w:sz="0" w:space="0" w:color="auto"/>
        <w:left w:val="none" w:sz="0" w:space="0" w:color="auto"/>
        <w:bottom w:val="none" w:sz="0" w:space="0" w:color="auto"/>
        <w:right w:val="none" w:sz="0" w:space="0" w:color="auto"/>
      </w:divBdr>
    </w:div>
    <w:div w:id="215703988">
      <w:bodyDiv w:val="1"/>
      <w:marLeft w:val="0"/>
      <w:marRight w:val="0"/>
      <w:marTop w:val="0"/>
      <w:marBottom w:val="0"/>
      <w:divBdr>
        <w:top w:val="none" w:sz="0" w:space="0" w:color="auto"/>
        <w:left w:val="none" w:sz="0" w:space="0" w:color="auto"/>
        <w:bottom w:val="none" w:sz="0" w:space="0" w:color="auto"/>
        <w:right w:val="none" w:sz="0" w:space="0" w:color="auto"/>
      </w:divBdr>
    </w:div>
    <w:div w:id="215774210">
      <w:bodyDiv w:val="1"/>
      <w:marLeft w:val="0"/>
      <w:marRight w:val="0"/>
      <w:marTop w:val="0"/>
      <w:marBottom w:val="0"/>
      <w:divBdr>
        <w:top w:val="none" w:sz="0" w:space="0" w:color="auto"/>
        <w:left w:val="none" w:sz="0" w:space="0" w:color="auto"/>
        <w:bottom w:val="none" w:sz="0" w:space="0" w:color="auto"/>
        <w:right w:val="none" w:sz="0" w:space="0" w:color="auto"/>
      </w:divBdr>
    </w:div>
    <w:div w:id="216209966">
      <w:bodyDiv w:val="1"/>
      <w:marLeft w:val="0"/>
      <w:marRight w:val="0"/>
      <w:marTop w:val="0"/>
      <w:marBottom w:val="0"/>
      <w:divBdr>
        <w:top w:val="none" w:sz="0" w:space="0" w:color="auto"/>
        <w:left w:val="none" w:sz="0" w:space="0" w:color="auto"/>
        <w:bottom w:val="none" w:sz="0" w:space="0" w:color="auto"/>
        <w:right w:val="none" w:sz="0" w:space="0" w:color="auto"/>
      </w:divBdr>
    </w:div>
    <w:div w:id="216357443">
      <w:bodyDiv w:val="1"/>
      <w:marLeft w:val="0"/>
      <w:marRight w:val="0"/>
      <w:marTop w:val="0"/>
      <w:marBottom w:val="0"/>
      <w:divBdr>
        <w:top w:val="none" w:sz="0" w:space="0" w:color="auto"/>
        <w:left w:val="none" w:sz="0" w:space="0" w:color="auto"/>
        <w:bottom w:val="none" w:sz="0" w:space="0" w:color="auto"/>
        <w:right w:val="none" w:sz="0" w:space="0" w:color="auto"/>
      </w:divBdr>
    </w:div>
    <w:div w:id="216476800">
      <w:bodyDiv w:val="1"/>
      <w:marLeft w:val="0"/>
      <w:marRight w:val="0"/>
      <w:marTop w:val="0"/>
      <w:marBottom w:val="0"/>
      <w:divBdr>
        <w:top w:val="none" w:sz="0" w:space="0" w:color="auto"/>
        <w:left w:val="none" w:sz="0" w:space="0" w:color="auto"/>
        <w:bottom w:val="none" w:sz="0" w:space="0" w:color="auto"/>
        <w:right w:val="none" w:sz="0" w:space="0" w:color="auto"/>
      </w:divBdr>
    </w:div>
    <w:div w:id="216550642">
      <w:bodyDiv w:val="1"/>
      <w:marLeft w:val="0"/>
      <w:marRight w:val="0"/>
      <w:marTop w:val="0"/>
      <w:marBottom w:val="0"/>
      <w:divBdr>
        <w:top w:val="none" w:sz="0" w:space="0" w:color="auto"/>
        <w:left w:val="none" w:sz="0" w:space="0" w:color="auto"/>
        <w:bottom w:val="none" w:sz="0" w:space="0" w:color="auto"/>
        <w:right w:val="none" w:sz="0" w:space="0" w:color="auto"/>
      </w:divBdr>
    </w:div>
    <w:div w:id="216940740">
      <w:bodyDiv w:val="1"/>
      <w:marLeft w:val="0"/>
      <w:marRight w:val="0"/>
      <w:marTop w:val="0"/>
      <w:marBottom w:val="0"/>
      <w:divBdr>
        <w:top w:val="none" w:sz="0" w:space="0" w:color="auto"/>
        <w:left w:val="none" w:sz="0" w:space="0" w:color="auto"/>
        <w:bottom w:val="none" w:sz="0" w:space="0" w:color="auto"/>
        <w:right w:val="none" w:sz="0" w:space="0" w:color="auto"/>
      </w:divBdr>
    </w:div>
    <w:div w:id="217127554">
      <w:bodyDiv w:val="1"/>
      <w:marLeft w:val="0"/>
      <w:marRight w:val="0"/>
      <w:marTop w:val="0"/>
      <w:marBottom w:val="0"/>
      <w:divBdr>
        <w:top w:val="none" w:sz="0" w:space="0" w:color="auto"/>
        <w:left w:val="none" w:sz="0" w:space="0" w:color="auto"/>
        <w:bottom w:val="none" w:sz="0" w:space="0" w:color="auto"/>
        <w:right w:val="none" w:sz="0" w:space="0" w:color="auto"/>
      </w:divBdr>
    </w:div>
    <w:div w:id="217206687">
      <w:bodyDiv w:val="1"/>
      <w:marLeft w:val="0"/>
      <w:marRight w:val="0"/>
      <w:marTop w:val="0"/>
      <w:marBottom w:val="0"/>
      <w:divBdr>
        <w:top w:val="none" w:sz="0" w:space="0" w:color="auto"/>
        <w:left w:val="none" w:sz="0" w:space="0" w:color="auto"/>
        <w:bottom w:val="none" w:sz="0" w:space="0" w:color="auto"/>
        <w:right w:val="none" w:sz="0" w:space="0" w:color="auto"/>
      </w:divBdr>
    </w:div>
    <w:div w:id="217327876">
      <w:bodyDiv w:val="1"/>
      <w:marLeft w:val="0"/>
      <w:marRight w:val="0"/>
      <w:marTop w:val="0"/>
      <w:marBottom w:val="0"/>
      <w:divBdr>
        <w:top w:val="none" w:sz="0" w:space="0" w:color="auto"/>
        <w:left w:val="none" w:sz="0" w:space="0" w:color="auto"/>
        <w:bottom w:val="none" w:sz="0" w:space="0" w:color="auto"/>
        <w:right w:val="none" w:sz="0" w:space="0" w:color="auto"/>
      </w:divBdr>
    </w:div>
    <w:div w:id="217597479">
      <w:bodyDiv w:val="1"/>
      <w:marLeft w:val="0"/>
      <w:marRight w:val="0"/>
      <w:marTop w:val="0"/>
      <w:marBottom w:val="0"/>
      <w:divBdr>
        <w:top w:val="none" w:sz="0" w:space="0" w:color="auto"/>
        <w:left w:val="none" w:sz="0" w:space="0" w:color="auto"/>
        <w:bottom w:val="none" w:sz="0" w:space="0" w:color="auto"/>
        <w:right w:val="none" w:sz="0" w:space="0" w:color="auto"/>
      </w:divBdr>
    </w:div>
    <w:div w:id="217787214">
      <w:bodyDiv w:val="1"/>
      <w:marLeft w:val="0"/>
      <w:marRight w:val="0"/>
      <w:marTop w:val="0"/>
      <w:marBottom w:val="0"/>
      <w:divBdr>
        <w:top w:val="none" w:sz="0" w:space="0" w:color="auto"/>
        <w:left w:val="none" w:sz="0" w:space="0" w:color="auto"/>
        <w:bottom w:val="none" w:sz="0" w:space="0" w:color="auto"/>
        <w:right w:val="none" w:sz="0" w:space="0" w:color="auto"/>
      </w:divBdr>
    </w:div>
    <w:div w:id="217789832">
      <w:bodyDiv w:val="1"/>
      <w:marLeft w:val="0"/>
      <w:marRight w:val="0"/>
      <w:marTop w:val="0"/>
      <w:marBottom w:val="0"/>
      <w:divBdr>
        <w:top w:val="none" w:sz="0" w:space="0" w:color="auto"/>
        <w:left w:val="none" w:sz="0" w:space="0" w:color="auto"/>
        <w:bottom w:val="none" w:sz="0" w:space="0" w:color="auto"/>
        <w:right w:val="none" w:sz="0" w:space="0" w:color="auto"/>
      </w:divBdr>
    </w:div>
    <w:div w:id="217863281">
      <w:bodyDiv w:val="1"/>
      <w:marLeft w:val="0"/>
      <w:marRight w:val="0"/>
      <w:marTop w:val="0"/>
      <w:marBottom w:val="0"/>
      <w:divBdr>
        <w:top w:val="none" w:sz="0" w:space="0" w:color="auto"/>
        <w:left w:val="none" w:sz="0" w:space="0" w:color="auto"/>
        <w:bottom w:val="none" w:sz="0" w:space="0" w:color="auto"/>
        <w:right w:val="none" w:sz="0" w:space="0" w:color="auto"/>
      </w:divBdr>
    </w:div>
    <w:div w:id="217935154">
      <w:bodyDiv w:val="1"/>
      <w:marLeft w:val="0"/>
      <w:marRight w:val="0"/>
      <w:marTop w:val="0"/>
      <w:marBottom w:val="0"/>
      <w:divBdr>
        <w:top w:val="none" w:sz="0" w:space="0" w:color="auto"/>
        <w:left w:val="none" w:sz="0" w:space="0" w:color="auto"/>
        <w:bottom w:val="none" w:sz="0" w:space="0" w:color="auto"/>
        <w:right w:val="none" w:sz="0" w:space="0" w:color="auto"/>
      </w:divBdr>
    </w:div>
    <w:div w:id="218519463">
      <w:bodyDiv w:val="1"/>
      <w:marLeft w:val="0"/>
      <w:marRight w:val="0"/>
      <w:marTop w:val="0"/>
      <w:marBottom w:val="0"/>
      <w:divBdr>
        <w:top w:val="none" w:sz="0" w:space="0" w:color="auto"/>
        <w:left w:val="none" w:sz="0" w:space="0" w:color="auto"/>
        <w:bottom w:val="none" w:sz="0" w:space="0" w:color="auto"/>
        <w:right w:val="none" w:sz="0" w:space="0" w:color="auto"/>
      </w:divBdr>
    </w:div>
    <w:div w:id="218589309">
      <w:bodyDiv w:val="1"/>
      <w:marLeft w:val="0"/>
      <w:marRight w:val="0"/>
      <w:marTop w:val="0"/>
      <w:marBottom w:val="0"/>
      <w:divBdr>
        <w:top w:val="none" w:sz="0" w:space="0" w:color="auto"/>
        <w:left w:val="none" w:sz="0" w:space="0" w:color="auto"/>
        <w:bottom w:val="none" w:sz="0" w:space="0" w:color="auto"/>
        <w:right w:val="none" w:sz="0" w:space="0" w:color="auto"/>
      </w:divBdr>
    </w:div>
    <w:div w:id="218590155">
      <w:bodyDiv w:val="1"/>
      <w:marLeft w:val="0"/>
      <w:marRight w:val="0"/>
      <w:marTop w:val="0"/>
      <w:marBottom w:val="0"/>
      <w:divBdr>
        <w:top w:val="none" w:sz="0" w:space="0" w:color="auto"/>
        <w:left w:val="none" w:sz="0" w:space="0" w:color="auto"/>
        <w:bottom w:val="none" w:sz="0" w:space="0" w:color="auto"/>
        <w:right w:val="none" w:sz="0" w:space="0" w:color="auto"/>
      </w:divBdr>
    </w:div>
    <w:div w:id="218713331">
      <w:bodyDiv w:val="1"/>
      <w:marLeft w:val="0"/>
      <w:marRight w:val="0"/>
      <w:marTop w:val="0"/>
      <w:marBottom w:val="0"/>
      <w:divBdr>
        <w:top w:val="none" w:sz="0" w:space="0" w:color="auto"/>
        <w:left w:val="none" w:sz="0" w:space="0" w:color="auto"/>
        <w:bottom w:val="none" w:sz="0" w:space="0" w:color="auto"/>
        <w:right w:val="none" w:sz="0" w:space="0" w:color="auto"/>
      </w:divBdr>
    </w:div>
    <w:div w:id="218827899">
      <w:bodyDiv w:val="1"/>
      <w:marLeft w:val="0"/>
      <w:marRight w:val="0"/>
      <w:marTop w:val="0"/>
      <w:marBottom w:val="0"/>
      <w:divBdr>
        <w:top w:val="none" w:sz="0" w:space="0" w:color="auto"/>
        <w:left w:val="none" w:sz="0" w:space="0" w:color="auto"/>
        <w:bottom w:val="none" w:sz="0" w:space="0" w:color="auto"/>
        <w:right w:val="none" w:sz="0" w:space="0" w:color="auto"/>
      </w:divBdr>
    </w:div>
    <w:div w:id="218908849">
      <w:bodyDiv w:val="1"/>
      <w:marLeft w:val="0"/>
      <w:marRight w:val="0"/>
      <w:marTop w:val="0"/>
      <w:marBottom w:val="0"/>
      <w:divBdr>
        <w:top w:val="none" w:sz="0" w:space="0" w:color="auto"/>
        <w:left w:val="none" w:sz="0" w:space="0" w:color="auto"/>
        <w:bottom w:val="none" w:sz="0" w:space="0" w:color="auto"/>
        <w:right w:val="none" w:sz="0" w:space="0" w:color="auto"/>
      </w:divBdr>
    </w:div>
    <w:div w:id="218979319">
      <w:bodyDiv w:val="1"/>
      <w:marLeft w:val="0"/>
      <w:marRight w:val="0"/>
      <w:marTop w:val="0"/>
      <w:marBottom w:val="0"/>
      <w:divBdr>
        <w:top w:val="none" w:sz="0" w:space="0" w:color="auto"/>
        <w:left w:val="none" w:sz="0" w:space="0" w:color="auto"/>
        <w:bottom w:val="none" w:sz="0" w:space="0" w:color="auto"/>
        <w:right w:val="none" w:sz="0" w:space="0" w:color="auto"/>
      </w:divBdr>
    </w:div>
    <w:div w:id="219098957">
      <w:bodyDiv w:val="1"/>
      <w:marLeft w:val="0"/>
      <w:marRight w:val="0"/>
      <w:marTop w:val="0"/>
      <w:marBottom w:val="0"/>
      <w:divBdr>
        <w:top w:val="none" w:sz="0" w:space="0" w:color="auto"/>
        <w:left w:val="none" w:sz="0" w:space="0" w:color="auto"/>
        <w:bottom w:val="none" w:sz="0" w:space="0" w:color="auto"/>
        <w:right w:val="none" w:sz="0" w:space="0" w:color="auto"/>
      </w:divBdr>
    </w:div>
    <w:div w:id="219168571">
      <w:bodyDiv w:val="1"/>
      <w:marLeft w:val="0"/>
      <w:marRight w:val="0"/>
      <w:marTop w:val="0"/>
      <w:marBottom w:val="0"/>
      <w:divBdr>
        <w:top w:val="none" w:sz="0" w:space="0" w:color="auto"/>
        <w:left w:val="none" w:sz="0" w:space="0" w:color="auto"/>
        <w:bottom w:val="none" w:sz="0" w:space="0" w:color="auto"/>
        <w:right w:val="none" w:sz="0" w:space="0" w:color="auto"/>
      </w:divBdr>
    </w:div>
    <w:div w:id="219168663">
      <w:bodyDiv w:val="1"/>
      <w:marLeft w:val="0"/>
      <w:marRight w:val="0"/>
      <w:marTop w:val="0"/>
      <w:marBottom w:val="0"/>
      <w:divBdr>
        <w:top w:val="none" w:sz="0" w:space="0" w:color="auto"/>
        <w:left w:val="none" w:sz="0" w:space="0" w:color="auto"/>
        <w:bottom w:val="none" w:sz="0" w:space="0" w:color="auto"/>
        <w:right w:val="none" w:sz="0" w:space="0" w:color="auto"/>
      </w:divBdr>
    </w:div>
    <w:div w:id="219244239">
      <w:bodyDiv w:val="1"/>
      <w:marLeft w:val="0"/>
      <w:marRight w:val="0"/>
      <w:marTop w:val="0"/>
      <w:marBottom w:val="0"/>
      <w:divBdr>
        <w:top w:val="none" w:sz="0" w:space="0" w:color="auto"/>
        <w:left w:val="none" w:sz="0" w:space="0" w:color="auto"/>
        <w:bottom w:val="none" w:sz="0" w:space="0" w:color="auto"/>
        <w:right w:val="none" w:sz="0" w:space="0" w:color="auto"/>
      </w:divBdr>
    </w:div>
    <w:div w:id="219556973">
      <w:bodyDiv w:val="1"/>
      <w:marLeft w:val="0"/>
      <w:marRight w:val="0"/>
      <w:marTop w:val="0"/>
      <w:marBottom w:val="0"/>
      <w:divBdr>
        <w:top w:val="none" w:sz="0" w:space="0" w:color="auto"/>
        <w:left w:val="none" w:sz="0" w:space="0" w:color="auto"/>
        <w:bottom w:val="none" w:sz="0" w:space="0" w:color="auto"/>
        <w:right w:val="none" w:sz="0" w:space="0" w:color="auto"/>
      </w:divBdr>
    </w:div>
    <w:div w:id="219757563">
      <w:bodyDiv w:val="1"/>
      <w:marLeft w:val="0"/>
      <w:marRight w:val="0"/>
      <w:marTop w:val="0"/>
      <w:marBottom w:val="0"/>
      <w:divBdr>
        <w:top w:val="none" w:sz="0" w:space="0" w:color="auto"/>
        <w:left w:val="none" w:sz="0" w:space="0" w:color="auto"/>
        <w:bottom w:val="none" w:sz="0" w:space="0" w:color="auto"/>
        <w:right w:val="none" w:sz="0" w:space="0" w:color="auto"/>
      </w:divBdr>
    </w:div>
    <w:div w:id="219757728">
      <w:bodyDiv w:val="1"/>
      <w:marLeft w:val="0"/>
      <w:marRight w:val="0"/>
      <w:marTop w:val="0"/>
      <w:marBottom w:val="0"/>
      <w:divBdr>
        <w:top w:val="none" w:sz="0" w:space="0" w:color="auto"/>
        <w:left w:val="none" w:sz="0" w:space="0" w:color="auto"/>
        <w:bottom w:val="none" w:sz="0" w:space="0" w:color="auto"/>
        <w:right w:val="none" w:sz="0" w:space="0" w:color="auto"/>
      </w:divBdr>
    </w:div>
    <w:div w:id="219830005">
      <w:bodyDiv w:val="1"/>
      <w:marLeft w:val="0"/>
      <w:marRight w:val="0"/>
      <w:marTop w:val="0"/>
      <w:marBottom w:val="0"/>
      <w:divBdr>
        <w:top w:val="none" w:sz="0" w:space="0" w:color="auto"/>
        <w:left w:val="none" w:sz="0" w:space="0" w:color="auto"/>
        <w:bottom w:val="none" w:sz="0" w:space="0" w:color="auto"/>
        <w:right w:val="none" w:sz="0" w:space="0" w:color="auto"/>
      </w:divBdr>
    </w:div>
    <w:div w:id="220022122">
      <w:bodyDiv w:val="1"/>
      <w:marLeft w:val="0"/>
      <w:marRight w:val="0"/>
      <w:marTop w:val="0"/>
      <w:marBottom w:val="0"/>
      <w:divBdr>
        <w:top w:val="none" w:sz="0" w:space="0" w:color="auto"/>
        <w:left w:val="none" w:sz="0" w:space="0" w:color="auto"/>
        <w:bottom w:val="none" w:sz="0" w:space="0" w:color="auto"/>
        <w:right w:val="none" w:sz="0" w:space="0" w:color="auto"/>
      </w:divBdr>
    </w:div>
    <w:div w:id="220101471">
      <w:bodyDiv w:val="1"/>
      <w:marLeft w:val="0"/>
      <w:marRight w:val="0"/>
      <w:marTop w:val="0"/>
      <w:marBottom w:val="0"/>
      <w:divBdr>
        <w:top w:val="none" w:sz="0" w:space="0" w:color="auto"/>
        <w:left w:val="none" w:sz="0" w:space="0" w:color="auto"/>
        <w:bottom w:val="none" w:sz="0" w:space="0" w:color="auto"/>
        <w:right w:val="none" w:sz="0" w:space="0" w:color="auto"/>
      </w:divBdr>
    </w:div>
    <w:div w:id="220213760">
      <w:bodyDiv w:val="1"/>
      <w:marLeft w:val="0"/>
      <w:marRight w:val="0"/>
      <w:marTop w:val="0"/>
      <w:marBottom w:val="0"/>
      <w:divBdr>
        <w:top w:val="none" w:sz="0" w:space="0" w:color="auto"/>
        <w:left w:val="none" w:sz="0" w:space="0" w:color="auto"/>
        <w:bottom w:val="none" w:sz="0" w:space="0" w:color="auto"/>
        <w:right w:val="none" w:sz="0" w:space="0" w:color="auto"/>
      </w:divBdr>
    </w:div>
    <w:div w:id="220530767">
      <w:bodyDiv w:val="1"/>
      <w:marLeft w:val="0"/>
      <w:marRight w:val="0"/>
      <w:marTop w:val="0"/>
      <w:marBottom w:val="0"/>
      <w:divBdr>
        <w:top w:val="none" w:sz="0" w:space="0" w:color="auto"/>
        <w:left w:val="none" w:sz="0" w:space="0" w:color="auto"/>
        <w:bottom w:val="none" w:sz="0" w:space="0" w:color="auto"/>
        <w:right w:val="none" w:sz="0" w:space="0" w:color="auto"/>
      </w:divBdr>
    </w:div>
    <w:div w:id="220558967">
      <w:bodyDiv w:val="1"/>
      <w:marLeft w:val="0"/>
      <w:marRight w:val="0"/>
      <w:marTop w:val="0"/>
      <w:marBottom w:val="0"/>
      <w:divBdr>
        <w:top w:val="none" w:sz="0" w:space="0" w:color="auto"/>
        <w:left w:val="none" w:sz="0" w:space="0" w:color="auto"/>
        <w:bottom w:val="none" w:sz="0" w:space="0" w:color="auto"/>
        <w:right w:val="none" w:sz="0" w:space="0" w:color="auto"/>
      </w:divBdr>
    </w:div>
    <w:div w:id="220678511">
      <w:bodyDiv w:val="1"/>
      <w:marLeft w:val="0"/>
      <w:marRight w:val="0"/>
      <w:marTop w:val="0"/>
      <w:marBottom w:val="0"/>
      <w:divBdr>
        <w:top w:val="none" w:sz="0" w:space="0" w:color="auto"/>
        <w:left w:val="none" w:sz="0" w:space="0" w:color="auto"/>
        <w:bottom w:val="none" w:sz="0" w:space="0" w:color="auto"/>
        <w:right w:val="none" w:sz="0" w:space="0" w:color="auto"/>
      </w:divBdr>
    </w:div>
    <w:div w:id="220870980">
      <w:bodyDiv w:val="1"/>
      <w:marLeft w:val="0"/>
      <w:marRight w:val="0"/>
      <w:marTop w:val="0"/>
      <w:marBottom w:val="0"/>
      <w:divBdr>
        <w:top w:val="none" w:sz="0" w:space="0" w:color="auto"/>
        <w:left w:val="none" w:sz="0" w:space="0" w:color="auto"/>
        <w:bottom w:val="none" w:sz="0" w:space="0" w:color="auto"/>
        <w:right w:val="none" w:sz="0" w:space="0" w:color="auto"/>
      </w:divBdr>
    </w:div>
    <w:div w:id="220941444">
      <w:bodyDiv w:val="1"/>
      <w:marLeft w:val="0"/>
      <w:marRight w:val="0"/>
      <w:marTop w:val="0"/>
      <w:marBottom w:val="0"/>
      <w:divBdr>
        <w:top w:val="none" w:sz="0" w:space="0" w:color="auto"/>
        <w:left w:val="none" w:sz="0" w:space="0" w:color="auto"/>
        <w:bottom w:val="none" w:sz="0" w:space="0" w:color="auto"/>
        <w:right w:val="none" w:sz="0" w:space="0" w:color="auto"/>
      </w:divBdr>
    </w:div>
    <w:div w:id="221016666">
      <w:bodyDiv w:val="1"/>
      <w:marLeft w:val="0"/>
      <w:marRight w:val="0"/>
      <w:marTop w:val="0"/>
      <w:marBottom w:val="0"/>
      <w:divBdr>
        <w:top w:val="none" w:sz="0" w:space="0" w:color="auto"/>
        <w:left w:val="none" w:sz="0" w:space="0" w:color="auto"/>
        <w:bottom w:val="none" w:sz="0" w:space="0" w:color="auto"/>
        <w:right w:val="none" w:sz="0" w:space="0" w:color="auto"/>
      </w:divBdr>
    </w:div>
    <w:div w:id="221141686">
      <w:bodyDiv w:val="1"/>
      <w:marLeft w:val="0"/>
      <w:marRight w:val="0"/>
      <w:marTop w:val="0"/>
      <w:marBottom w:val="0"/>
      <w:divBdr>
        <w:top w:val="none" w:sz="0" w:space="0" w:color="auto"/>
        <w:left w:val="none" w:sz="0" w:space="0" w:color="auto"/>
        <w:bottom w:val="none" w:sz="0" w:space="0" w:color="auto"/>
        <w:right w:val="none" w:sz="0" w:space="0" w:color="auto"/>
      </w:divBdr>
    </w:div>
    <w:div w:id="221143488">
      <w:bodyDiv w:val="1"/>
      <w:marLeft w:val="0"/>
      <w:marRight w:val="0"/>
      <w:marTop w:val="0"/>
      <w:marBottom w:val="0"/>
      <w:divBdr>
        <w:top w:val="none" w:sz="0" w:space="0" w:color="auto"/>
        <w:left w:val="none" w:sz="0" w:space="0" w:color="auto"/>
        <w:bottom w:val="none" w:sz="0" w:space="0" w:color="auto"/>
        <w:right w:val="none" w:sz="0" w:space="0" w:color="auto"/>
      </w:divBdr>
    </w:div>
    <w:div w:id="221330261">
      <w:bodyDiv w:val="1"/>
      <w:marLeft w:val="0"/>
      <w:marRight w:val="0"/>
      <w:marTop w:val="0"/>
      <w:marBottom w:val="0"/>
      <w:divBdr>
        <w:top w:val="none" w:sz="0" w:space="0" w:color="auto"/>
        <w:left w:val="none" w:sz="0" w:space="0" w:color="auto"/>
        <w:bottom w:val="none" w:sz="0" w:space="0" w:color="auto"/>
        <w:right w:val="none" w:sz="0" w:space="0" w:color="auto"/>
      </w:divBdr>
    </w:div>
    <w:div w:id="221603562">
      <w:bodyDiv w:val="1"/>
      <w:marLeft w:val="0"/>
      <w:marRight w:val="0"/>
      <w:marTop w:val="0"/>
      <w:marBottom w:val="0"/>
      <w:divBdr>
        <w:top w:val="none" w:sz="0" w:space="0" w:color="auto"/>
        <w:left w:val="none" w:sz="0" w:space="0" w:color="auto"/>
        <w:bottom w:val="none" w:sz="0" w:space="0" w:color="auto"/>
        <w:right w:val="none" w:sz="0" w:space="0" w:color="auto"/>
      </w:divBdr>
    </w:div>
    <w:div w:id="221646323">
      <w:bodyDiv w:val="1"/>
      <w:marLeft w:val="0"/>
      <w:marRight w:val="0"/>
      <w:marTop w:val="0"/>
      <w:marBottom w:val="0"/>
      <w:divBdr>
        <w:top w:val="none" w:sz="0" w:space="0" w:color="auto"/>
        <w:left w:val="none" w:sz="0" w:space="0" w:color="auto"/>
        <w:bottom w:val="none" w:sz="0" w:space="0" w:color="auto"/>
        <w:right w:val="none" w:sz="0" w:space="0" w:color="auto"/>
      </w:divBdr>
    </w:div>
    <w:div w:id="221648134">
      <w:bodyDiv w:val="1"/>
      <w:marLeft w:val="0"/>
      <w:marRight w:val="0"/>
      <w:marTop w:val="0"/>
      <w:marBottom w:val="0"/>
      <w:divBdr>
        <w:top w:val="none" w:sz="0" w:space="0" w:color="auto"/>
        <w:left w:val="none" w:sz="0" w:space="0" w:color="auto"/>
        <w:bottom w:val="none" w:sz="0" w:space="0" w:color="auto"/>
        <w:right w:val="none" w:sz="0" w:space="0" w:color="auto"/>
      </w:divBdr>
    </w:div>
    <w:div w:id="221990532">
      <w:bodyDiv w:val="1"/>
      <w:marLeft w:val="0"/>
      <w:marRight w:val="0"/>
      <w:marTop w:val="0"/>
      <w:marBottom w:val="0"/>
      <w:divBdr>
        <w:top w:val="none" w:sz="0" w:space="0" w:color="auto"/>
        <w:left w:val="none" w:sz="0" w:space="0" w:color="auto"/>
        <w:bottom w:val="none" w:sz="0" w:space="0" w:color="auto"/>
        <w:right w:val="none" w:sz="0" w:space="0" w:color="auto"/>
      </w:divBdr>
    </w:div>
    <w:div w:id="221992193">
      <w:bodyDiv w:val="1"/>
      <w:marLeft w:val="0"/>
      <w:marRight w:val="0"/>
      <w:marTop w:val="0"/>
      <w:marBottom w:val="0"/>
      <w:divBdr>
        <w:top w:val="none" w:sz="0" w:space="0" w:color="auto"/>
        <w:left w:val="none" w:sz="0" w:space="0" w:color="auto"/>
        <w:bottom w:val="none" w:sz="0" w:space="0" w:color="auto"/>
        <w:right w:val="none" w:sz="0" w:space="0" w:color="auto"/>
      </w:divBdr>
    </w:div>
    <w:div w:id="222302613">
      <w:bodyDiv w:val="1"/>
      <w:marLeft w:val="0"/>
      <w:marRight w:val="0"/>
      <w:marTop w:val="0"/>
      <w:marBottom w:val="0"/>
      <w:divBdr>
        <w:top w:val="none" w:sz="0" w:space="0" w:color="auto"/>
        <w:left w:val="none" w:sz="0" w:space="0" w:color="auto"/>
        <w:bottom w:val="none" w:sz="0" w:space="0" w:color="auto"/>
        <w:right w:val="none" w:sz="0" w:space="0" w:color="auto"/>
      </w:divBdr>
    </w:div>
    <w:div w:id="222373110">
      <w:bodyDiv w:val="1"/>
      <w:marLeft w:val="0"/>
      <w:marRight w:val="0"/>
      <w:marTop w:val="0"/>
      <w:marBottom w:val="0"/>
      <w:divBdr>
        <w:top w:val="none" w:sz="0" w:space="0" w:color="auto"/>
        <w:left w:val="none" w:sz="0" w:space="0" w:color="auto"/>
        <w:bottom w:val="none" w:sz="0" w:space="0" w:color="auto"/>
        <w:right w:val="none" w:sz="0" w:space="0" w:color="auto"/>
      </w:divBdr>
    </w:div>
    <w:div w:id="222446634">
      <w:bodyDiv w:val="1"/>
      <w:marLeft w:val="0"/>
      <w:marRight w:val="0"/>
      <w:marTop w:val="0"/>
      <w:marBottom w:val="0"/>
      <w:divBdr>
        <w:top w:val="none" w:sz="0" w:space="0" w:color="auto"/>
        <w:left w:val="none" w:sz="0" w:space="0" w:color="auto"/>
        <w:bottom w:val="none" w:sz="0" w:space="0" w:color="auto"/>
        <w:right w:val="none" w:sz="0" w:space="0" w:color="auto"/>
      </w:divBdr>
    </w:div>
    <w:div w:id="222525870">
      <w:bodyDiv w:val="1"/>
      <w:marLeft w:val="0"/>
      <w:marRight w:val="0"/>
      <w:marTop w:val="0"/>
      <w:marBottom w:val="0"/>
      <w:divBdr>
        <w:top w:val="none" w:sz="0" w:space="0" w:color="auto"/>
        <w:left w:val="none" w:sz="0" w:space="0" w:color="auto"/>
        <w:bottom w:val="none" w:sz="0" w:space="0" w:color="auto"/>
        <w:right w:val="none" w:sz="0" w:space="0" w:color="auto"/>
      </w:divBdr>
    </w:div>
    <w:div w:id="222565168">
      <w:bodyDiv w:val="1"/>
      <w:marLeft w:val="0"/>
      <w:marRight w:val="0"/>
      <w:marTop w:val="0"/>
      <w:marBottom w:val="0"/>
      <w:divBdr>
        <w:top w:val="none" w:sz="0" w:space="0" w:color="auto"/>
        <w:left w:val="none" w:sz="0" w:space="0" w:color="auto"/>
        <w:bottom w:val="none" w:sz="0" w:space="0" w:color="auto"/>
        <w:right w:val="none" w:sz="0" w:space="0" w:color="auto"/>
      </w:divBdr>
    </w:div>
    <w:div w:id="222569216">
      <w:bodyDiv w:val="1"/>
      <w:marLeft w:val="0"/>
      <w:marRight w:val="0"/>
      <w:marTop w:val="0"/>
      <w:marBottom w:val="0"/>
      <w:divBdr>
        <w:top w:val="none" w:sz="0" w:space="0" w:color="auto"/>
        <w:left w:val="none" w:sz="0" w:space="0" w:color="auto"/>
        <w:bottom w:val="none" w:sz="0" w:space="0" w:color="auto"/>
        <w:right w:val="none" w:sz="0" w:space="0" w:color="auto"/>
      </w:divBdr>
    </w:div>
    <w:div w:id="222720178">
      <w:bodyDiv w:val="1"/>
      <w:marLeft w:val="0"/>
      <w:marRight w:val="0"/>
      <w:marTop w:val="0"/>
      <w:marBottom w:val="0"/>
      <w:divBdr>
        <w:top w:val="none" w:sz="0" w:space="0" w:color="auto"/>
        <w:left w:val="none" w:sz="0" w:space="0" w:color="auto"/>
        <w:bottom w:val="none" w:sz="0" w:space="0" w:color="auto"/>
        <w:right w:val="none" w:sz="0" w:space="0" w:color="auto"/>
      </w:divBdr>
    </w:div>
    <w:div w:id="222831729">
      <w:bodyDiv w:val="1"/>
      <w:marLeft w:val="0"/>
      <w:marRight w:val="0"/>
      <w:marTop w:val="0"/>
      <w:marBottom w:val="0"/>
      <w:divBdr>
        <w:top w:val="none" w:sz="0" w:space="0" w:color="auto"/>
        <w:left w:val="none" w:sz="0" w:space="0" w:color="auto"/>
        <w:bottom w:val="none" w:sz="0" w:space="0" w:color="auto"/>
        <w:right w:val="none" w:sz="0" w:space="0" w:color="auto"/>
      </w:divBdr>
    </w:div>
    <w:div w:id="223417882">
      <w:bodyDiv w:val="1"/>
      <w:marLeft w:val="0"/>
      <w:marRight w:val="0"/>
      <w:marTop w:val="0"/>
      <w:marBottom w:val="0"/>
      <w:divBdr>
        <w:top w:val="none" w:sz="0" w:space="0" w:color="auto"/>
        <w:left w:val="none" w:sz="0" w:space="0" w:color="auto"/>
        <w:bottom w:val="none" w:sz="0" w:space="0" w:color="auto"/>
        <w:right w:val="none" w:sz="0" w:space="0" w:color="auto"/>
      </w:divBdr>
    </w:div>
    <w:div w:id="223568205">
      <w:bodyDiv w:val="1"/>
      <w:marLeft w:val="0"/>
      <w:marRight w:val="0"/>
      <w:marTop w:val="0"/>
      <w:marBottom w:val="0"/>
      <w:divBdr>
        <w:top w:val="none" w:sz="0" w:space="0" w:color="auto"/>
        <w:left w:val="none" w:sz="0" w:space="0" w:color="auto"/>
        <w:bottom w:val="none" w:sz="0" w:space="0" w:color="auto"/>
        <w:right w:val="none" w:sz="0" w:space="0" w:color="auto"/>
      </w:divBdr>
    </w:div>
    <w:div w:id="223568964">
      <w:bodyDiv w:val="1"/>
      <w:marLeft w:val="0"/>
      <w:marRight w:val="0"/>
      <w:marTop w:val="0"/>
      <w:marBottom w:val="0"/>
      <w:divBdr>
        <w:top w:val="none" w:sz="0" w:space="0" w:color="auto"/>
        <w:left w:val="none" w:sz="0" w:space="0" w:color="auto"/>
        <w:bottom w:val="none" w:sz="0" w:space="0" w:color="auto"/>
        <w:right w:val="none" w:sz="0" w:space="0" w:color="auto"/>
      </w:divBdr>
    </w:div>
    <w:div w:id="224075864">
      <w:bodyDiv w:val="1"/>
      <w:marLeft w:val="0"/>
      <w:marRight w:val="0"/>
      <w:marTop w:val="0"/>
      <w:marBottom w:val="0"/>
      <w:divBdr>
        <w:top w:val="none" w:sz="0" w:space="0" w:color="auto"/>
        <w:left w:val="none" w:sz="0" w:space="0" w:color="auto"/>
        <w:bottom w:val="none" w:sz="0" w:space="0" w:color="auto"/>
        <w:right w:val="none" w:sz="0" w:space="0" w:color="auto"/>
      </w:divBdr>
    </w:div>
    <w:div w:id="224221550">
      <w:bodyDiv w:val="1"/>
      <w:marLeft w:val="0"/>
      <w:marRight w:val="0"/>
      <w:marTop w:val="0"/>
      <w:marBottom w:val="0"/>
      <w:divBdr>
        <w:top w:val="none" w:sz="0" w:space="0" w:color="auto"/>
        <w:left w:val="none" w:sz="0" w:space="0" w:color="auto"/>
        <w:bottom w:val="none" w:sz="0" w:space="0" w:color="auto"/>
        <w:right w:val="none" w:sz="0" w:space="0" w:color="auto"/>
      </w:divBdr>
    </w:div>
    <w:div w:id="224224484">
      <w:bodyDiv w:val="1"/>
      <w:marLeft w:val="0"/>
      <w:marRight w:val="0"/>
      <w:marTop w:val="0"/>
      <w:marBottom w:val="0"/>
      <w:divBdr>
        <w:top w:val="none" w:sz="0" w:space="0" w:color="auto"/>
        <w:left w:val="none" w:sz="0" w:space="0" w:color="auto"/>
        <w:bottom w:val="none" w:sz="0" w:space="0" w:color="auto"/>
        <w:right w:val="none" w:sz="0" w:space="0" w:color="auto"/>
      </w:divBdr>
    </w:div>
    <w:div w:id="224340249">
      <w:bodyDiv w:val="1"/>
      <w:marLeft w:val="0"/>
      <w:marRight w:val="0"/>
      <w:marTop w:val="0"/>
      <w:marBottom w:val="0"/>
      <w:divBdr>
        <w:top w:val="none" w:sz="0" w:space="0" w:color="auto"/>
        <w:left w:val="none" w:sz="0" w:space="0" w:color="auto"/>
        <w:bottom w:val="none" w:sz="0" w:space="0" w:color="auto"/>
        <w:right w:val="none" w:sz="0" w:space="0" w:color="auto"/>
      </w:divBdr>
    </w:div>
    <w:div w:id="224462280">
      <w:bodyDiv w:val="1"/>
      <w:marLeft w:val="0"/>
      <w:marRight w:val="0"/>
      <w:marTop w:val="0"/>
      <w:marBottom w:val="0"/>
      <w:divBdr>
        <w:top w:val="none" w:sz="0" w:space="0" w:color="auto"/>
        <w:left w:val="none" w:sz="0" w:space="0" w:color="auto"/>
        <w:bottom w:val="none" w:sz="0" w:space="0" w:color="auto"/>
        <w:right w:val="none" w:sz="0" w:space="0" w:color="auto"/>
      </w:divBdr>
    </w:div>
    <w:div w:id="224611889">
      <w:bodyDiv w:val="1"/>
      <w:marLeft w:val="0"/>
      <w:marRight w:val="0"/>
      <w:marTop w:val="0"/>
      <w:marBottom w:val="0"/>
      <w:divBdr>
        <w:top w:val="none" w:sz="0" w:space="0" w:color="auto"/>
        <w:left w:val="none" w:sz="0" w:space="0" w:color="auto"/>
        <w:bottom w:val="none" w:sz="0" w:space="0" w:color="auto"/>
        <w:right w:val="none" w:sz="0" w:space="0" w:color="auto"/>
      </w:divBdr>
    </w:div>
    <w:div w:id="224873173">
      <w:bodyDiv w:val="1"/>
      <w:marLeft w:val="0"/>
      <w:marRight w:val="0"/>
      <w:marTop w:val="0"/>
      <w:marBottom w:val="0"/>
      <w:divBdr>
        <w:top w:val="none" w:sz="0" w:space="0" w:color="auto"/>
        <w:left w:val="none" w:sz="0" w:space="0" w:color="auto"/>
        <w:bottom w:val="none" w:sz="0" w:space="0" w:color="auto"/>
        <w:right w:val="none" w:sz="0" w:space="0" w:color="auto"/>
      </w:divBdr>
    </w:div>
    <w:div w:id="224919981">
      <w:bodyDiv w:val="1"/>
      <w:marLeft w:val="0"/>
      <w:marRight w:val="0"/>
      <w:marTop w:val="0"/>
      <w:marBottom w:val="0"/>
      <w:divBdr>
        <w:top w:val="none" w:sz="0" w:space="0" w:color="auto"/>
        <w:left w:val="none" w:sz="0" w:space="0" w:color="auto"/>
        <w:bottom w:val="none" w:sz="0" w:space="0" w:color="auto"/>
        <w:right w:val="none" w:sz="0" w:space="0" w:color="auto"/>
      </w:divBdr>
    </w:div>
    <w:div w:id="225067978">
      <w:bodyDiv w:val="1"/>
      <w:marLeft w:val="0"/>
      <w:marRight w:val="0"/>
      <w:marTop w:val="0"/>
      <w:marBottom w:val="0"/>
      <w:divBdr>
        <w:top w:val="none" w:sz="0" w:space="0" w:color="auto"/>
        <w:left w:val="none" w:sz="0" w:space="0" w:color="auto"/>
        <w:bottom w:val="none" w:sz="0" w:space="0" w:color="auto"/>
        <w:right w:val="none" w:sz="0" w:space="0" w:color="auto"/>
      </w:divBdr>
    </w:div>
    <w:div w:id="225146500">
      <w:bodyDiv w:val="1"/>
      <w:marLeft w:val="0"/>
      <w:marRight w:val="0"/>
      <w:marTop w:val="0"/>
      <w:marBottom w:val="0"/>
      <w:divBdr>
        <w:top w:val="none" w:sz="0" w:space="0" w:color="auto"/>
        <w:left w:val="none" w:sz="0" w:space="0" w:color="auto"/>
        <w:bottom w:val="none" w:sz="0" w:space="0" w:color="auto"/>
        <w:right w:val="none" w:sz="0" w:space="0" w:color="auto"/>
      </w:divBdr>
    </w:div>
    <w:div w:id="225147995">
      <w:bodyDiv w:val="1"/>
      <w:marLeft w:val="0"/>
      <w:marRight w:val="0"/>
      <w:marTop w:val="0"/>
      <w:marBottom w:val="0"/>
      <w:divBdr>
        <w:top w:val="none" w:sz="0" w:space="0" w:color="auto"/>
        <w:left w:val="none" w:sz="0" w:space="0" w:color="auto"/>
        <w:bottom w:val="none" w:sz="0" w:space="0" w:color="auto"/>
        <w:right w:val="none" w:sz="0" w:space="0" w:color="auto"/>
      </w:divBdr>
    </w:div>
    <w:div w:id="225378603">
      <w:bodyDiv w:val="1"/>
      <w:marLeft w:val="0"/>
      <w:marRight w:val="0"/>
      <w:marTop w:val="0"/>
      <w:marBottom w:val="0"/>
      <w:divBdr>
        <w:top w:val="none" w:sz="0" w:space="0" w:color="auto"/>
        <w:left w:val="none" w:sz="0" w:space="0" w:color="auto"/>
        <w:bottom w:val="none" w:sz="0" w:space="0" w:color="auto"/>
        <w:right w:val="none" w:sz="0" w:space="0" w:color="auto"/>
      </w:divBdr>
    </w:div>
    <w:div w:id="225535051">
      <w:bodyDiv w:val="1"/>
      <w:marLeft w:val="0"/>
      <w:marRight w:val="0"/>
      <w:marTop w:val="0"/>
      <w:marBottom w:val="0"/>
      <w:divBdr>
        <w:top w:val="none" w:sz="0" w:space="0" w:color="auto"/>
        <w:left w:val="none" w:sz="0" w:space="0" w:color="auto"/>
        <w:bottom w:val="none" w:sz="0" w:space="0" w:color="auto"/>
        <w:right w:val="none" w:sz="0" w:space="0" w:color="auto"/>
      </w:divBdr>
    </w:div>
    <w:div w:id="225536380">
      <w:bodyDiv w:val="1"/>
      <w:marLeft w:val="0"/>
      <w:marRight w:val="0"/>
      <w:marTop w:val="0"/>
      <w:marBottom w:val="0"/>
      <w:divBdr>
        <w:top w:val="none" w:sz="0" w:space="0" w:color="auto"/>
        <w:left w:val="none" w:sz="0" w:space="0" w:color="auto"/>
        <w:bottom w:val="none" w:sz="0" w:space="0" w:color="auto"/>
        <w:right w:val="none" w:sz="0" w:space="0" w:color="auto"/>
      </w:divBdr>
    </w:div>
    <w:div w:id="225577940">
      <w:bodyDiv w:val="1"/>
      <w:marLeft w:val="0"/>
      <w:marRight w:val="0"/>
      <w:marTop w:val="0"/>
      <w:marBottom w:val="0"/>
      <w:divBdr>
        <w:top w:val="none" w:sz="0" w:space="0" w:color="auto"/>
        <w:left w:val="none" w:sz="0" w:space="0" w:color="auto"/>
        <w:bottom w:val="none" w:sz="0" w:space="0" w:color="auto"/>
        <w:right w:val="none" w:sz="0" w:space="0" w:color="auto"/>
      </w:divBdr>
    </w:div>
    <w:div w:id="225654930">
      <w:bodyDiv w:val="1"/>
      <w:marLeft w:val="0"/>
      <w:marRight w:val="0"/>
      <w:marTop w:val="0"/>
      <w:marBottom w:val="0"/>
      <w:divBdr>
        <w:top w:val="none" w:sz="0" w:space="0" w:color="auto"/>
        <w:left w:val="none" w:sz="0" w:space="0" w:color="auto"/>
        <w:bottom w:val="none" w:sz="0" w:space="0" w:color="auto"/>
        <w:right w:val="none" w:sz="0" w:space="0" w:color="auto"/>
      </w:divBdr>
    </w:div>
    <w:div w:id="225721147">
      <w:bodyDiv w:val="1"/>
      <w:marLeft w:val="0"/>
      <w:marRight w:val="0"/>
      <w:marTop w:val="0"/>
      <w:marBottom w:val="0"/>
      <w:divBdr>
        <w:top w:val="none" w:sz="0" w:space="0" w:color="auto"/>
        <w:left w:val="none" w:sz="0" w:space="0" w:color="auto"/>
        <w:bottom w:val="none" w:sz="0" w:space="0" w:color="auto"/>
        <w:right w:val="none" w:sz="0" w:space="0" w:color="auto"/>
      </w:divBdr>
    </w:div>
    <w:div w:id="225847399">
      <w:bodyDiv w:val="1"/>
      <w:marLeft w:val="0"/>
      <w:marRight w:val="0"/>
      <w:marTop w:val="0"/>
      <w:marBottom w:val="0"/>
      <w:divBdr>
        <w:top w:val="none" w:sz="0" w:space="0" w:color="auto"/>
        <w:left w:val="none" w:sz="0" w:space="0" w:color="auto"/>
        <w:bottom w:val="none" w:sz="0" w:space="0" w:color="auto"/>
        <w:right w:val="none" w:sz="0" w:space="0" w:color="auto"/>
      </w:divBdr>
    </w:div>
    <w:div w:id="226034438">
      <w:bodyDiv w:val="1"/>
      <w:marLeft w:val="0"/>
      <w:marRight w:val="0"/>
      <w:marTop w:val="0"/>
      <w:marBottom w:val="0"/>
      <w:divBdr>
        <w:top w:val="none" w:sz="0" w:space="0" w:color="auto"/>
        <w:left w:val="none" w:sz="0" w:space="0" w:color="auto"/>
        <w:bottom w:val="none" w:sz="0" w:space="0" w:color="auto"/>
        <w:right w:val="none" w:sz="0" w:space="0" w:color="auto"/>
      </w:divBdr>
    </w:div>
    <w:div w:id="226113309">
      <w:bodyDiv w:val="1"/>
      <w:marLeft w:val="0"/>
      <w:marRight w:val="0"/>
      <w:marTop w:val="0"/>
      <w:marBottom w:val="0"/>
      <w:divBdr>
        <w:top w:val="none" w:sz="0" w:space="0" w:color="auto"/>
        <w:left w:val="none" w:sz="0" w:space="0" w:color="auto"/>
        <w:bottom w:val="none" w:sz="0" w:space="0" w:color="auto"/>
        <w:right w:val="none" w:sz="0" w:space="0" w:color="auto"/>
      </w:divBdr>
    </w:div>
    <w:div w:id="226457463">
      <w:bodyDiv w:val="1"/>
      <w:marLeft w:val="0"/>
      <w:marRight w:val="0"/>
      <w:marTop w:val="0"/>
      <w:marBottom w:val="0"/>
      <w:divBdr>
        <w:top w:val="none" w:sz="0" w:space="0" w:color="auto"/>
        <w:left w:val="none" w:sz="0" w:space="0" w:color="auto"/>
        <w:bottom w:val="none" w:sz="0" w:space="0" w:color="auto"/>
        <w:right w:val="none" w:sz="0" w:space="0" w:color="auto"/>
      </w:divBdr>
    </w:div>
    <w:div w:id="226914226">
      <w:bodyDiv w:val="1"/>
      <w:marLeft w:val="0"/>
      <w:marRight w:val="0"/>
      <w:marTop w:val="0"/>
      <w:marBottom w:val="0"/>
      <w:divBdr>
        <w:top w:val="none" w:sz="0" w:space="0" w:color="auto"/>
        <w:left w:val="none" w:sz="0" w:space="0" w:color="auto"/>
        <w:bottom w:val="none" w:sz="0" w:space="0" w:color="auto"/>
        <w:right w:val="none" w:sz="0" w:space="0" w:color="auto"/>
      </w:divBdr>
    </w:div>
    <w:div w:id="227500405">
      <w:bodyDiv w:val="1"/>
      <w:marLeft w:val="0"/>
      <w:marRight w:val="0"/>
      <w:marTop w:val="0"/>
      <w:marBottom w:val="0"/>
      <w:divBdr>
        <w:top w:val="none" w:sz="0" w:space="0" w:color="auto"/>
        <w:left w:val="none" w:sz="0" w:space="0" w:color="auto"/>
        <w:bottom w:val="none" w:sz="0" w:space="0" w:color="auto"/>
        <w:right w:val="none" w:sz="0" w:space="0" w:color="auto"/>
      </w:divBdr>
    </w:div>
    <w:div w:id="227569337">
      <w:bodyDiv w:val="1"/>
      <w:marLeft w:val="0"/>
      <w:marRight w:val="0"/>
      <w:marTop w:val="0"/>
      <w:marBottom w:val="0"/>
      <w:divBdr>
        <w:top w:val="none" w:sz="0" w:space="0" w:color="auto"/>
        <w:left w:val="none" w:sz="0" w:space="0" w:color="auto"/>
        <w:bottom w:val="none" w:sz="0" w:space="0" w:color="auto"/>
        <w:right w:val="none" w:sz="0" w:space="0" w:color="auto"/>
      </w:divBdr>
    </w:div>
    <w:div w:id="227695811">
      <w:bodyDiv w:val="1"/>
      <w:marLeft w:val="0"/>
      <w:marRight w:val="0"/>
      <w:marTop w:val="0"/>
      <w:marBottom w:val="0"/>
      <w:divBdr>
        <w:top w:val="none" w:sz="0" w:space="0" w:color="auto"/>
        <w:left w:val="none" w:sz="0" w:space="0" w:color="auto"/>
        <w:bottom w:val="none" w:sz="0" w:space="0" w:color="auto"/>
        <w:right w:val="none" w:sz="0" w:space="0" w:color="auto"/>
      </w:divBdr>
    </w:div>
    <w:div w:id="227766832">
      <w:bodyDiv w:val="1"/>
      <w:marLeft w:val="0"/>
      <w:marRight w:val="0"/>
      <w:marTop w:val="0"/>
      <w:marBottom w:val="0"/>
      <w:divBdr>
        <w:top w:val="none" w:sz="0" w:space="0" w:color="auto"/>
        <w:left w:val="none" w:sz="0" w:space="0" w:color="auto"/>
        <w:bottom w:val="none" w:sz="0" w:space="0" w:color="auto"/>
        <w:right w:val="none" w:sz="0" w:space="0" w:color="auto"/>
      </w:divBdr>
    </w:div>
    <w:div w:id="227882113">
      <w:bodyDiv w:val="1"/>
      <w:marLeft w:val="0"/>
      <w:marRight w:val="0"/>
      <w:marTop w:val="0"/>
      <w:marBottom w:val="0"/>
      <w:divBdr>
        <w:top w:val="none" w:sz="0" w:space="0" w:color="auto"/>
        <w:left w:val="none" w:sz="0" w:space="0" w:color="auto"/>
        <w:bottom w:val="none" w:sz="0" w:space="0" w:color="auto"/>
        <w:right w:val="none" w:sz="0" w:space="0" w:color="auto"/>
      </w:divBdr>
    </w:div>
    <w:div w:id="227882674">
      <w:bodyDiv w:val="1"/>
      <w:marLeft w:val="0"/>
      <w:marRight w:val="0"/>
      <w:marTop w:val="0"/>
      <w:marBottom w:val="0"/>
      <w:divBdr>
        <w:top w:val="none" w:sz="0" w:space="0" w:color="auto"/>
        <w:left w:val="none" w:sz="0" w:space="0" w:color="auto"/>
        <w:bottom w:val="none" w:sz="0" w:space="0" w:color="auto"/>
        <w:right w:val="none" w:sz="0" w:space="0" w:color="auto"/>
      </w:divBdr>
    </w:div>
    <w:div w:id="227884241">
      <w:bodyDiv w:val="1"/>
      <w:marLeft w:val="0"/>
      <w:marRight w:val="0"/>
      <w:marTop w:val="0"/>
      <w:marBottom w:val="0"/>
      <w:divBdr>
        <w:top w:val="none" w:sz="0" w:space="0" w:color="auto"/>
        <w:left w:val="none" w:sz="0" w:space="0" w:color="auto"/>
        <w:bottom w:val="none" w:sz="0" w:space="0" w:color="auto"/>
        <w:right w:val="none" w:sz="0" w:space="0" w:color="auto"/>
      </w:divBdr>
    </w:div>
    <w:div w:id="227957314">
      <w:bodyDiv w:val="1"/>
      <w:marLeft w:val="0"/>
      <w:marRight w:val="0"/>
      <w:marTop w:val="0"/>
      <w:marBottom w:val="0"/>
      <w:divBdr>
        <w:top w:val="none" w:sz="0" w:space="0" w:color="auto"/>
        <w:left w:val="none" w:sz="0" w:space="0" w:color="auto"/>
        <w:bottom w:val="none" w:sz="0" w:space="0" w:color="auto"/>
        <w:right w:val="none" w:sz="0" w:space="0" w:color="auto"/>
      </w:divBdr>
    </w:div>
    <w:div w:id="228001154">
      <w:bodyDiv w:val="1"/>
      <w:marLeft w:val="0"/>
      <w:marRight w:val="0"/>
      <w:marTop w:val="0"/>
      <w:marBottom w:val="0"/>
      <w:divBdr>
        <w:top w:val="none" w:sz="0" w:space="0" w:color="auto"/>
        <w:left w:val="none" w:sz="0" w:space="0" w:color="auto"/>
        <w:bottom w:val="none" w:sz="0" w:space="0" w:color="auto"/>
        <w:right w:val="none" w:sz="0" w:space="0" w:color="auto"/>
      </w:divBdr>
    </w:div>
    <w:div w:id="228081550">
      <w:bodyDiv w:val="1"/>
      <w:marLeft w:val="0"/>
      <w:marRight w:val="0"/>
      <w:marTop w:val="0"/>
      <w:marBottom w:val="0"/>
      <w:divBdr>
        <w:top w:val="none" w:sz="0" w:space="0" w:color="auto"/>
        <w:left w:val="none" w:sz="0" w:space="0" w:color="auto"/>
        <w:bottom w:val="none" w:sz="0" w:space="0" w:color="auto"/>
        <w:right w:val="none" w:sz="0" w:space="0" w:color="auto"/>
      </w:divBdr>
    </w:div>
    <w:div w:id="228804657">
      <w:bodyDiv w:val="1"/>
      <w:marLeft w:val="0"/>
      <w:marRight w:val="0"/>
      <w:marTop w:val="0"/>
      <w:marBottom w:val="0"/>
      <w:divBdr>
        <w:top w:val="none" w:sz="0" w:space="0" w:color="auto"/>
        <w:left w:val="none" w:sz="0" w:space="0" w:color="auto"/>
        <w:bottom w:val="none" w:sz="0" w:space="0" w:color="auto"/>
        <w:right w:val="none" w:sz="0" w:space="0" w:color="auto"/>
      </w:divBdr>
    </w:div>
    <w:div w:id="228929157">
      <w:bodyDiv w:val="1"/>
      <w:marLeft w:val="0"/>
      <w:marRight w:val="0"/>
      <w:marTop w:val="0"/>
      <w:marBottom w:val="0"/>
      <w:divBdr>
        <w:top w:val="none" w:sz="0" w:space="0" w:color="auto"/>
        <w:left w:val="none" w:sz="0" w:space="0" w:color="auto"/>
        <w:bottom w:val="none" w:sz="0" w:space="0" w:color="auto"/>
        <w:right w:val="none" w:sz="0" w:space="0" w:color="auto"/>
      </w:divBdr>
    </w:div>
    <w:div w:id="229318010">
      <w:bodyDiv w:val="1"/>
      <w:marLeft w:val="0"/>
      <w:marRight w:val="0"/>
      <w:marTop w:val="0"/>
      <w:marBottom w:val="0"/>
      <w:divBdr>
        <w:top w:val="none" w:sz="0" w:space="0" w:color="auto"/>
        <w:left w:val="none" w:sz="0" w:space="0" w:color="auto"/>
        <w:bottom w:val="none" w:sz="0" w:space="0" w:color="auto"/>
        <w:right w:val="none" w:sz="0" w:space="0" w:color="auto"/>
      </w:divBdr>
    </w:div>
    <w:div w:id="229463628">
      <w:bodyDiv w:val="1"/>
      <w:marLeft w:val="0"/>
      <w:marRight w:val="0"/>
      <w:marTop w:val="0"/>
      <w:marBottom w:val="0"/>
      <w:divBdr>
        <w:top w:val="none" w:sz="0" w:space="0" w:color="auto"/>
        <w:left w:val="none" w:sz="0" w:space="0" w:color="auto"/>
        <w:bottom w:val="none" w:sz="0" w:space="0" w:color="auto"/>
        <w:right w:val="none" w:sz="0" w:space="0" w:color="auto"/>
      </w:divBdr>
    </w:div>
    <w:div w:id="229508268">
      <w:bodyDiv w:val="1"/>
      <w:marLeft w:val="0"/>
      <w:marRight w:val="0"/>
      <w:marTop w:val="0"/>
      <w:marBottom w:val="0"/>
      <w:divBdr>
        <w:top w:val="none" w:sz="0" w:space="0" w:color="auto"/>
        <w:left w:val="none" w:sz="0" w:space="0" w:color="auto"/>
        <w:bottom w:val="none" w:sz="0" w:space="0" w:color="auto"/>
        <w:right w:val="none" w:sz="0" w:space="0" w:color="auto"/>
      </w:divBdr>
    </w:div>
    <w:div w:id="229655900">
      <w:bodyDiv w:val="1"/>
      <w:marLeft w:val="0"/>
      <w:marRight w:val="0"/>
      <w:marTop w:val="0"/>
      <w:marBottom w:val="0"/>
      <w:divBdr>
        <w:top w:val="none" w:sz="0" w:space="0" w:color="auto"/>
        <w:left w:val="none" w:sz="0" w:space="0" w:color="auto"/>
        <w:bottom w:val="none" w:sz="0" w:space="0" w:color="auto"/>
        <w:right w:val="none" w:sz="0" w:space="0" w:color="auto"/>
      </w:divBdr>
    </w:div>
    <w:div w:id="229968772">
      <w:bodyDiv w:val="1"/>
      <w:marLeft w:val="0"/>
      <w:marRight w:val="0"/>
      <w:marTop w:val="0"/>
      <w:marBottom w:val="0"/>
      <w:divBdr>
        <w:top w:val="none" w:sz="0" w:space="0" w:color="auto"/>
        <w:left w:val="none" w:sz="0" w:space="0" w:color="auto"/>
        <w:bottom w:val="none" w:sz="0" w:space="0" w:color="auto"/>
        <w:right w:val="none" w:sz="0" w:space="0" w:color="auto"/>
      </w:divBdr>
    </w:div>
    <w:div w:id="230039340">
      <w:bodyDiv w:val="1"/>
      <w:marLeft w:val="0"/>
      <w:marRight w:val="0"/>
      <w:marTop w:val="0"/>
      <w:marBottom w:val="0"/>
      <w:divBdr>
        <w:top w:val="none" w:sz="0" w:space="0" w:color="auto"/>
        <w:left w:val="none" w:sz="0" w:space="0" w:color="auto"/>
        <w:bottom w:val="none" w:sz="0" w:space="0" w:color="auto"/>
        <w:right w:val="none" w:sz="0" w:space="0" w:color="auto"/>
      </w:divBdr>
    </w:div>
    <w:div w:id="230043679">
      <w:bodyDiv w:val="1"/>
      <w:marLeft w:val="0"/>
      <w:marRight w:val="0"/>
      <w:marTop w:val="0"/>
      <w:marBottom w:val="0"/>
      <w:divBdr>
        <w:top w:val="none" w:sz="0" w:space="0" w:color="auto"/>
        <w:left w:val="none" w:sz="0" w:space="0" w:color="auto"/>
        <w:bottom w:val="none" w:sz="0" w:space="0" w:color="auto"/>
        <w:right w:val="none" w:sz="0" w:space="0" w:color="auto"/>
      </w:divBdr>
    </w:div>
    <w:div w:id="230233031">
      <w:bodyDiv w:val="1"/>
      <w:marLeft w:val="0"/>
      <w:marRight w:val="0"/>
      <w:marTop w:val="0"/>
      <w:marBottom w:val="0"/>
      <w:divBdr>
        <w:top w:val="none" w:sz="0" w:space="0" w:color="auto"/>
        <w:left w:val="none" w:sz="0" w:space="0" w:color="auto"/>
        <w:bottom w:val="none" w:sz="0" w:space="0" w:color="auto"/>
        <w:right w:val="none" w:sz="0" w:space="0" w:color="auto"/>
      </w:divBdr>
    </w:div>
    <w:div w:id="230235540">
      <w:bodyDiv w:val="1"/>
      <w:marLeft w:val="0"/>
      <w:marRight w:val="0"/>
      <w:marTop w:val="0"/>
      <w:marBottom w:val="0"/>
      <w:divBdr>
        <w:top w:val="none" w:sz="0" w:space="0" w:color="auto"/>
        <w:left w:val="none" w:sz="0" w:space="0" w:color="auto"/>
        <w:bottom w:val="none" w:sz="0" w:space="0" w:color="auto"/>
        <w:right w:val="none" w:sz="0" w:space="0" w:color="auto"/>
      </w:divBdr>
    </w:div>
    <w:div w:id="230236064">
      <w:bodyDiv w:val="1"/>
      <w:marLeft w:val="0"/>
      <w:marRight w:val="0"/>
      <w:marTop w:val="0"/>
      <w:marBottom w:val="0"/>
      <w:divBdr>
        <w:top w:val="none" w:sz="0" w:space="0" w:color="auto"/>
        <w:left w:val="none" w:sz="0" w:space="0" w:color="auto"/>
        <w:bottom w:val="none" w:sz="0" w:space="0" w:color="auto"/>
        <w:right w:val="none" w:sz="0" w:space="0" w:color="auto"/>
      </w:divBdr>
    </w:div>
    <w:div w:id="230385375">
      <w:bodyDiv w:val="1"/>
      <w:marLeft w:val="0"/>
      <w:marRight w:val="0"/>
      <w:marTop w:val="0"/>
      <w:marBottom w:val="0"/>
      <w:divBdr>
        <w:top w:val="none" w:sz="0" w:space="0" w:color="auto"/>
        <w:left w:val="none" w:sz="0" w:space="0" w:color="auto"/>
        <w:bottom w:val="none" w:sz="0" w:space="0" w:color="auto"/>
        <w:right w:val="none" w:sz="0" w:space="0" w:color="auto"/>
      </w:divBdr>
    </w:div>
    <w:div w:id="230506577">
      <w:bodyDiv w:val="1"/>
      <w:marLeft w:val="0"/>
      <w:marRight w:val="0"/>
      <w:marTop w:val="0"/>
      <w:marBottom w:val="0"/>
      <w:divBdr>
        <w:top w:val="none" w:sz="0" w:space="0" w:color="auto"/>
        <w:left w:val="none" w:sz="0" w:space="0" w:color="auto"/>
        <w:bottom w:val="none" w:sz="0" w:space="0" w:color="auto"/>
        <w:right w:val="none" w:sz="0" w:space="0" w:color="auto"/>
      </w:divBdr>
    </w:div>
    <w:div w:id="230586104">
      <w:bodyDiv w:val="1"/>
      <w:marLeft w:val="0"/>
      <w:marRight w:val="0"/>
      <w:marTop w:val="0"/>
      <w:marBottom w:val="0"/>
      <w:divBdr>
        <w:top w:val="none" w:sz="0" w:space="0" w:color="auto"/>
        <w:left w:val="none" w:sz="0" w:space="0" w:color="auto"/>
        <w:bottom w:val="none" w:sz="0" w:space="0" w:color="auto"/>
        <w:right w:val="none" w:sz="0" w:space="0" w:color="auto"/>
      </w:divBdr>
    </w:div>
    <w:div w:id="230695218">
      <w:bodyDiv w:val="1"/>
      <w:marLeft w:val="0"/>
      <w:marRight w:val="0"/>
      <w:marTop w:val="0"/>
      <w:marBottom w:val="0"/>
      <w:divBdr>
        <w:top w:val="none" w:sz="0" w:space="0" w:color="auto"/>
        <w:left w:val="none" w:sz="0" w:space="0" w:color="auto"/>
        <w:bottom w:val="none" w:sz="0" w:space="0" w:color="auto"/>
        <w:right w:val="none" w:sz="0" w:space="0" w:color="auto"/>
      </w:divBdr>
    </w:div>
    <w:div w:id="230972017">
      <w:bodyDiv w:val="1"/>
      <w:marLeft w:val="0"/>
      <w:marRight w:val="0"/>
      <w:marTop w:val="0"/>
      <w:marBottom w:val="0"/>
      <w:divBdr>
        <w:top w:val="none" w:sz="0" w:space="0" w:color="auto"/>
        <w:left w:val="none" w:sz="0" w:space="0" w:color="auto"/>
        <w:bottom w:val="none" w:sz="0" w:space="0" w:color="auto"/>
        <w:right w:val="none" w:sz="0" w:space="0" w:color="auto"/>
      </w:divBdr>
    </w:div>
    <w:div w:id="231044703">
      <w:bodyDiv w:val="1"/>
      <w:marLeft w:val="0"/>
      <w:marRight w:val="0"/>
      <w:marTop w:val="0"/>
      <w:marBottom w:val="0"/>
      <w:divBdr>
        <w:top w:val="none" w:sz="0" w:space="0" w:color="auto"/>
        <w:left w:val="none" w:sz="0" w:space="0" w:color="auto"/>
        <w:bottom w:val="none" w:sz="0" w:space="0" w:color="auto"/>
        <w:right w:val="none" w:sz="0" w:space="0" w:color="auto"/>
      </w:divBdr>
    </w:div>
    <w:div w:id="231082022">
      <w:bodyDiv w:val="1"/>
      <w:marLeft w:val="0"/>
      <w:marRight w:val="0"/>
      <w:marTop w:val="0"/>
      <w:marBottom w:val="0"/>
      <w:divBdr>
        <w:top w:val="none" w:sz="0" w:space="0" w:color="auto"/>
        <w:left w:val="none" w:sz="0" w:space="0" w:color="auto"/>
        <w:bottom w:val="none" w:sz="0" w:space="0" w:color="auto"/>
        <w:right w:val="none" w:sz="0" w:space="0" w:color="auto"/>
      </w:divBdr>
    </w:div>
    <w:div w:id="231163458">
      <w:bodyDiv w:val="1"/>
      <w:marLeft w:val="0"/>
      <w:marRight w:val="0"/>
      <w:marTop w:val="0"/>
      <w:marBottom w:val="0"/>
      <w:divBdr>
        <w:top w:val="none" w:sz="0" w:space="0" w:color="auto"/>
        <w:left w:val="none" w:sz="0" w:space="0" w:color="auto"/>
        <w:bottom w:val="none" w:sz="0" w:space="0" w:color="auto"/>
        <w:right w:val="none" w:sz="0" w:space="0" w:color="auto"/>
      </w:divBdr>
    </w:div>
    <w:div w:id="231623398">
      <w:bodyDiv w:val="1"/>
      <w:marLeft w:val="0"/>
      <w:marRight w:val="0"/>
      <w:marTop w:val="0"/>
      <w:marBottom w:val="0"/>
      <w:divBdr>
        <w:top w:val="none" w:sz="0" w:space="0" w:color="auto"/>
        <w:left w:val="none" w:sz="0" w:space="0" w:color="auto"/>
        <w:bottom w:val="none" w:sz="0" w:space="0" w:color="auto"/>
        <w:right w:val="none" w:sz="0" w:space="0" w:color="auto"/>
      </w:divBdr>
    </w:div>
    <w:div w:id="231816095">
      <w:bodyDiv w:val="1"/>
      <w:marLeft w:val="0"/>
      <w:marRight w:val="0"/>
      <w:marTop w:val="0"/>
      <w:marBottom w:val="0"/>
      <w:divBdr>
        <w:top w:val="none" w:sz="0" w:space="0" w:color="auto"/>
        <w:left w:val="none" w:sz="0" w:space="0" w:color="auto"/>
        <w:bottom w:val="none" w:sz="0" w:space="0" w:color="auto"/>
        <w:right w:val="none" w:sz="0" w:space="0" w:color="auto"/>
      </w:divBdr>
    </w:div>
    <w:div w:id="231888175">
      <w:bodyDiv w:val="1"/>
      <w:marLeft w:val="0"/>
      <w:marRight w:val="0"/>
      <w:marTop w:val="0"/>
      <w:marBottom w:val="0"/>
      <w:divBdr>
        <w:top w:val="none" w:sz="0" w:space="0" w:color="auto"/>
        <w:left w:val="none" w:sz="0" w:space="0" w:color="auto"/>
        <w:bottom w:val="none" w:sz="0" w:space="0" w:color="auto"/>
        <w:right w:val="none" w:sz="0" w:space="0" w:color="auto"/>
      </w:divBdr>
    </w:div>
    <w:div w:id="232007205">
      <w:bodyDiv w:val="1"/>
      <w:marLeft w:val="0"/>
      <w:marRight w:val="0"/>
      <w:marTop w:val="0"/>
      <w:marBottom w:val="0"/>
      <w:divBdr>
        <w:top w:val="none" w:sz="0" w:space="0" w:color="auto"/>
        <w:left w:val="none" w:sz="0" w:space="0" w:color="auto"/>
        <w:bottom w:val="none" w:sz="0" w:space="0" w:color="auto"/>
        <w:right w:val="none" w:sz="0" w:space="0" w:color="auto"/>
      </w:divBdr>
    </w:div>
    <w:div w:id="232589424">
      <w:bodyDiv w:val="1"/>
      <w:marLeft w:val="0"/>
      <w:marRight w:val="0"/>
      <w:marTop w:val="0"/>
      <w:marBottom w:val="0"/>
      <w:divBdr>
        <w:top w:val="none" w:sz="0" w:space="0" w:color="auto"/>
        <w:left w:val="none" w:sz="0" w:space="0" w:color="auto"/>
        <w:bottom w:val="none" w:sz="0" w:space="0" w:color="auto"/>
        <w:right w:val="none" w:sz="0" w:space="0" w:color="auto"/>
      </w:divBdr>
    </w:div>
    <w:div w:id="232739876">
      <w:bodyDiv w:val="1"/>
      <w:marLeft w:val="0"/>
      <w:marRight w:val="0"/>
      <w:marTop w:val="0"/>
      <w:marBottom w:val="0"/>
      <w:divBdr>
        <w:top w:val="none" w:sz="0" w:space="0" w:color="auto"/>
        <w:left w:val="none" w:sz="0" w:space="0" w:color="auto"/>
        <w:bottom w:val="none" w:sz="0" w:space="0" w:color="auto"/>
        <w:right w:val="none" w:sz="0" w:space="0" w:color="auto"/>
      </w:divBdr>
    </w:div>
    <w:div w:id="232860867">
      <w:bodyDiv w:val="1"/>
      <w:marLeft w:val="0"/>
      <w:marRight w:val="0"/>
      <w:marTop w:val="0"/>
      <w:marBottom w:val="0"/>
      <w:divBdr>
        <w:top w:val="none" w:sz="0" w:space="0" w:color="auto"/>
        <w:left w:val="none" w:sz="0" w:space="0" w:color="auto"/>
        <w:bottom w:val="none" w:sz="0" w:space="0" w:color="auto"/>
        <w:right w:val="none" w:sz="0" w:space="0" w:color="auto"/>
      </w:divBdr>
    </w:div>
    <w:div w:id="232928966">
      <w:bodyDiv w:val="1"/>
      <w:marLeft w:val="0"/>
      <w:marRight w:val="0"/>
      <w:marTop w:val="0"/>
      <w:marBottom w:val="0"/>
      <w:divBdr>
        <w:top w:val="none" w:sz="0" w:space="0" w:color="auto"/>
        <w:left w:val="none" w:sz="0" w:space="0" w:color="auto"/>
        <w:bottom w:val="none" w:sz="0" w:space="0" w:color="auto"/>
        <w:right w:val="none" w:sz="0" w:space="0" w:color="auto"/>
      </w:divBdr>
    </w:div>
    <w:div w:id="233127292">
      <w:bodyDiv w:val="1"/>
      <w:marLeft w:val="0"/>
      <w:marRight w:val="0"/>
      <w:marTop w:val="0"/>
      <w:marBottom w:val="0"/>
      <w:divBdr>
        <w:top w:val="none" w:sz="0" w:space="0" w:color="auto"/>
        <w:left w:val="none" w:sz="0" w:space="0" w:color="auto"/>
        <w:bottom w:val="none" w:sz="0" w:space="0" w:color="auto"/>
        <w:right w:val="none" w:sz="0" w:space="0" w:color="auto"/>
      </w:divBdr>
    </w:div>
    <w:div w:id="233127507">
      <w:bodyDiv w:val="1"/>
      <w:marLeft w:val="0"/>
      <w:marRight w:val="0"/>
      <w:marTop w:val="0"/>
      <w:marBottom w:val="0"/>
      <w:divBdr>
        <w:top w:val="none" w:sz="0" w:space="0" w:color="auto"/>
        <w:left w:val="none" w:sz="0" w:space="0" w:color="auto"/>
        <w:bottom w:val="none" w:sz="0" w:space="0" w:color="auto"/>
        <w:right w:val="none" w:sz="0" w:space="0" w:color="auto"/>
      </w:divBdr>
    </w:div>
    <w:div w:id="233243240">
      <w:bodyDiv w:val="1"/>
      <w:marLeft w:val="0"/>
      <w:marRight w:val="0"/>
      <w:marTop w:val="0"/>
      <w:marBottom w:val="0"/>
      <w:divBdr>
        <w:top w:val="none" w:sz="0" w:space="0" w:color="auto"/>
        <w:left w:val="none" w:sz="0" w:space="0" w:color="auto"/>
        <w:bottom w:val="none" w:sz="0" w:space="0" w:color="auto"/>
        <w:right w:val="none" w:sz="0" w:space="0" w:color="auto"/>
      </w:divBdr>
    </w:div>
    <w:div w:id="233244013">
      <w:bodyDiv w:val="1"/>
      <w:marLeft w:val="0"/>
      <w:marRight w:val="0"/>
      <w:marTop w:val="0"/>
      <w:marBottom w:val="0"/>
      <w:divBdr>
        <w:top w:val="none" w:sz="0" w:space="0" w:color="auto"/>
        <w:left w:val="none" w:sz="0" w:space="0" w:color="auto"/>
        <w:bottom w:val="none" w:sz="0" w:space="0" w:color="auto"/>
        <w:right w:val="none" w:sz="0" w:space="0" w:color="auto"/>
      </w:divBdr>
    </w:div>
    <w:div w:id="233246233">
      <w:bodyDiv w:val="1"/>
      <w:marLeft w:val="0"/>
      <w:marRight w:val="0"/>
      <w:marTop w:val="0"/>
      <w:marBottom w:val="0"/>
      <w:divBdr>
        <w:top w:val="none" w:sz="0" w:space="0" w:color="auto"/>
        <w:left w:val="none" w:sz="0" w:space="0" w:color="auto"/>
        <w:bottom w:val="none" w:sz="0" w:space="0" w:color="auto"/>
        <w:right w:val="none" w:sz="0" w:space="0" w:color="auto"/>
      </w:divBdr>
    </w:div>
    <w:div w:id="233467952">
      <w:bodyDiv w:val="1"/>
      <w:marLeft w:val="0"/>
      <w:marRight w:val="0"/>
      <w:marTop w:val="0"/>
      <w:marBottom w:val="0"/>
      <w:divBdr>
        <w:top w:val="none" w:sz="0" w:space="0" w:color="auto"/>
        <w:left w:val="none" w:sz="0" w:space="0" w:color="auto"/>
        <w:bottom w:val="none" w:sz="0" w:space="0" w:color="auto"/>
        <w:right w:val="none" w:sz="0" w:space="0" w:color="auto"/>
      </w:divBdr>
    </w:div>
    <w:div w:id="233469800">
      <w:bodyDiv w:val="1"/>
      <w:marLeft w:val="0"/>
      <w:marRight w:val="0"/>
      <w:marTop w:val="0"/>
      <w:marBottom w:val="0"/>
      <w:divBdr>
        <w:top w:val="none" w:sz="0" w:space="0" w:color="auto"/>
        <w:left w:val="none" w:sz="0" w:space="0" w:color="auto"/>
        <w:bottom w:val="none" w:sz="0" w:space="0" w:color="auto"/>
        <w:right w:val="none" w:sz="0" w:space="0" w:color="auto"/>
      </w:divBdr>
    </w:div>
    <w:div w:id="233510739">
      <w:bodyDiv w:val="1"/>
      <w:marLeft w:val="0"/>
      <w:marRight w:val="0"/>
      <w:marTop w:val="0"/>
      <w:marBottom w:val="0"/>
      <w:divBdr>
        <w:top w:val="none" w:sz="0" w:space="0" w:color="auto"/>
        <w:left w:val="none" w:sz="0" w:space="0" w:color="auto"/>
        <w:bottom w:val="none" w:sz="0" w:space="0" w:color="auto"/>
        <w:right w:val="none" w:sz="0" w:space="0" w:color="auto"/>
      </w:divBdr>
    </w:div>
    <w:div w:id="233857234">
      <w:bodyDiv w:val="1"/>
      <w:marLeft w:val="0"/>
      <w:marRight w:val="0"/>
      <w:marTop w:val="0"/>
      <w:marBottom w:val="0"/>
      <w:divBdr>
        <w:top w:val="none" w:sz="0" w:space="0" w:color="auto"/>
        <w:left w:val="none" w:sz="0" w:space="0" w:color="auto"/>
        <w:bottom w:val="none" w:sz="0" w:space="0" w:color="auto"/>
        <w:right w:val="none" w:sz="0" w:space="0" w:color="auto"/>
      </w:divBdr>
    </w:div>
    <w:div w:id="233929182">
      <w:bodyDiv w:val="1"/>
      <w:marLeft w:val="0"/>
      <w:marRight w:val="0"/>
      <w:marTop w:val="0"/>
      <w:marBottom w:val="0"/>
      <w:divBdr>
        <w:top w:val="none" w:sz="0" w:space="0" w:color="auto"/>
        <w:left w:val="none" w:sz="0" w:space="0" w:color="auto"/>
        <w:bottom w:val="none" w:sz="0" w:space="0" w:color="auto"/>
        <w:right w:val="none" w:sz="0" w:space="0" w:color="auto"/>
      </w:divBdr>
    </w:div>
    <w:div w:id="234050530">
      <w:bodyDiv w:val="1"/>
      <w:marLeft w:val="0"/>
      <w:marRight w:val="0"/>
      <w:marTop w:val="0"/>
      <w:marBottom w:val="0"/>
      <w:divBdr>
        <w:top w:val="none" w:sz="0" w:space="0" w:color="auto"/>
        <w:left w:val="none" w:sz="0" w:space="0" w:color="auto"/>
        <w:bottom w:val="none" w:sz="0" w:space="0" w:color="auto"/>
        <w:right w:val="none" w:sz="0" w:space="0" w:color="auto"/>
      </w:divBdr>
    </w:div>
    <w:div w:id="234095813">
      <w:bodyDiv w:val="1"/>
      <w:marLeft w:val="0"/>
      <w:marRight w:val="0"/>
      <w:marTop w:val="0"/>
      <w:marBottom w:val="0"/>
      <w:divBdr>
        <w:top w:val="none" w:sz="0" w:space="0" w:color="auto"/>
        <w:left w:val="none" w:sz="0" w:space="0" w:color="auto"/>
        <w:bottom w:val="none" w:sz="0" w:space="0" w:color="auto"/>
        <w:right w:val="none" w:sz="0" w:space="0" w:color="auto"/>
      </w:divBdr>
    </w:div>
    <w:div w:id="234249202">
      <w:bodyDiv w:val="1"/>
      <w:marLeft w:val="0"/>
      <w:marRight w:val="0"/>
      <w:marTop w:val="0"/>
      <w:marBottom w:val="0"/>
      <w:divBdr>
        <w:top w:val="none" w:sz="0" w:space="0" w:color="auto"/>
        <w:left w:val="none" w:sz="0" w:space="0" w:color="auto"/>
        <w:bottom w:val="none" w:sz="0" w:space="0" w:color="auto"/>
        <w:right w:val="none" w:sz="0" w:space="0" w:color="auto"/>
      </w:divBdr>
    </w:div>
    <w:div w:id="234511813">
      <w:bodyDiv w:val="1"/>
      <w:marLeft w:val="0"/>
      <w:marRight w:val="0"/>
      <w:marTop w:val="0"/>
      <w:marBottom w:val="0"/>
      <w:divBdr>
        <w:top w:val="none" w:sz="0" w:space="0" w:color="auto"/>
        <w:left w:val="none" w:sz="0" w:space="0" w:color="auto"/>
        <w:bottom w:val="none" w:sz="0" w:space="0" w:color="auto"/>
        <w:right w:val="none" w:sz="0" w:space="0" w:color="auto"/>
      </w:divBdr>
    </w:div>
    <w:div w:id="234626157">
      <w:bodyDiv w:val="1"/>
      <w:marLeft w:val="0"/>
      <w:marRight w:val="0"/>
      <w:marTop w:val="0"/>
      <w:marBottom w:val="0"/>
      <w:divBdr>
        <w:top w:val="none" w:sz="0" w:space="0" w:color="auto"/>
        <w:left w:val="none" w:sz="0" w:space="0" w:color="auto"/>
        <w:bottom w:val="none" w:sz="0" w:space="0" w:color="auto"/>
        <w:right w:val="none" w:sz="0" w:space="0" w:color="auto"/>
      </w:divBdr>
    </w:div>
    <w:div w:id="234781264">
      <w:bodyDiv w:val="1"/>
      <w:marLeft w:val="0"/>
      <w:marRight w:val="0"/>
      <w:marTop w:val="0"/>
      <w:marBottom w:val="0"/>
      <w:divBdr>
        <w:top w:val="none" w:sz="0" w:space="0" w:color="auto"/>
        <w:left w:val="none" w:sz="0" w:space="0" w:color="auto"/>
        <w:bottom w:val="none" w:sz="0" w:space="0" w:color="auto"/>
        <w:right w:val="none" w:sz="0" w:space="0" w:color="auto"/>
      </w:divBdr>
    </w:div>
    <w:div w:id="234826086">
      <w:bodyDiv w:val="1"/>
      <w:marLeft w:val="0"/>
      <w:marRight w:val="0"/>
      <w:marTop w:val="0"/>
      <w:marBottom w:val="0"/>
      <w:divBdr>
        <w:top w:val="none" w:sz="0" w:space="0" w:color="auto"/>
        <w:left w:val="none" w:sz="0" w:space="0" w:color="auto"/>
        <w:bottom w:val="none" w:sz="0" w:space="0" w:color="auto"/>
        <w:right w:val="none" w:sz="0" w:space="0" w:color="auto"/>
      </w:divBdr>
    </w:div>
    <w:div w:id="234826491">
      <w:bodyDiv w:val="1"/>
      <w:marLeft w:val="0"/>
      <w:marRight w:val="0"/>
      <w:marTop w:val="0"/>
      <w:marBottom w:val="0"/>
      <w:divBdr>
        <w:top w:val="none" w:sz="0" w:space="0" w:color="auto"/>
        <w:left w:val="none" w:sz="0" w:space="0" w:color="auto"/>
        <w:bottom w:val="none" w:sz="0" w:space="0" w:color="auto"/>
        <w:right w:val="none" w:sz="0" w:space="0" w:color="auto"/>
      </w:divBdr>
    </w:div>
    <w:div w:id="235089230">
      <w:bodyDiv w:val="1"/>
      <w:marLeft w:val="0"/>
      <w:marRight w:val="0"/>
      <w:marTop w:val="0"/>
      <w:marBottom w:val="0"/>
      <w:divBdr>
        <w:top w:val="none" w:sz="0" w:space="0" w:color="auto"/>
        <w:left w:val="none" w:sz="0" w:space="0" w:color="auto"/>
        <w:bottom w:val="none" w:sz="0" w:space="0" w:color="auto"/>
        <w:right w:val="none" w:sz="0" w:space="0" w:color="auto"/>
      </w:divBdr>
    </w:div>
    <w:div w:id="235212900">
      <w:bodyDiv w:val="1"/>
      <w:marLeft w:val="0"/>
      <w:marRight w:val="0"/>
      <w:marTop w:val="0"/>
      <w:marBottom w:val="0"/>
      <w:divBdr>
        <w:top w:val="none" w:sz="0" w:space="0" w:color="auto"/>
        <w:left w:val="none" w:sz="0" w:space="0" w:color="auto"/>
        <w:bottom w:val="none" w:sz="0" w:space="0" w:color="auto"/>
        <w:right w:val="none" w:sz="0" w:space="0" w:color="auto"/>
      </w:divBdr>
    </w:div>
    <w:div w:id="235286265">
      <w:bodyDiv w:val="1"/>
      <w:marLeft w:val="0"/>
      <w:marRight w:val="0"/>
      <w:marTop w:val="0"/>
      <w:marBottom w:val="0"/>
      <w:divBdr>
        <w:top w:val="none" w:sz="0" w:space="0" w:color="auto"/>
        <w:left w:val="none" w:sz="0" w:space="0" w:color="auto"/>
        <w:bottom w:val="none" w:sz="0" w:space="0" w:color="auto"/>
        <w:right w:val="none" w:sz="0" w:space="0" w:color="auto"/>
      </w:divBdr>
    </w:div>
    <w:div w:id="235363364">
      <w:bodyDiv w:val="1"/>
      <w:marLeft w:val="0"/>
      <w:marRight w:val="0"/>
      <w:marTop w:val="0"/>
      <w:marBottom w:val="0"/>
      <w:divBdr>
        <w:top w:val="none" w:sz="0" w:space="0" w:color="auto"/>
        <w:left w:val="none" w:sz="0" w:space="0" w:color="auto"/>
        <w:bottom w:val="none" w:sz="0" w:space="0" w:color="auto"/>
        <w:right w:val="none" w:sz="0" w:space="0" w:color="auto"/>
      </w:divBdr>
    </w:div>
    <w:div w:id="235433332">
      <w:bodyDiv w:val="1"/>
      <w:marLeft w:val="0"/>
      <w:marRight w:val="0"/>
      <w:marTop w:val="0"/>
      <w:marBottom w:val="0"/>
      <w:divBdr>
        <w:top w:val="none" w:sz="0" w:space="0" w:color="auto"/>
        <w:left w:val="none" w:sz="0" w:space="0" w:color="auto"/>
        <w:bottom w:val="none" w:sz="0" w:space="0" w:color="auto"/>
        <w:right w:val="none" w:sz="0" w:space="0" w:color="auto"/>
      </w:divBdr>
    </w:div>
    <w:div w:id="235555939">
      <w:bodyDiv w:val="1"/>
      <w:marLeft w:val="0"/>
      <w:marRight w:val="0"/>
      <w:marTop w:val="0"/>
      <w:marBottom w:val="0"/>
      <w:divBdr>
        <w:top w:val="none" w:sz="0" w:space="0" w:color="auto"/>
        <w:left w:val="none" w:sz="0" w:space="0" w:color="auto"/>
        <w:bottom w:val="none" w:sz="0" w:space="0" w:color="auto"/>
        <w:right w:val="none" w:sz="0" w:space="0" w:color="auto"/>
      </w:divBdr>
    </w:div>
    <w:div w:id="235939344">
      <w:bodyDiv w:val="1"/>
      <w:marLeft w:val="0"/>
      <w:marRight w:val="0"/>
      <w:marTop w:val="0"/>
      <w:marBottom w:val="0"/>
      <w:divBdr>
        <w:top w:val="none" w:sz="0" w:space="0" w:color="auto"/>
        <w:left w:val="none" w:sz="0" w:space="0" w:color="auto"/>
        <w:bottom w:val="none" w:sz="0" w:space="0" w:color="auto"/>
        <w:right w:val="none" w:sz="0" w:space="0" w:color="auto"/>
      </w:divBdr>
    </w:div>
    <w:div w:id="235940797">
      <w:bodyDiv w:val="1"/>
      <w:marLeft w:val="0"/>
      <w:marRight w:val="0"/>
      <w:marTop w:val="0"/>
      <w:marBottom w:val="0"/>
      <w:divBdr>
        <w:top w:val="none" w:sz="0" w:space="0" w:color="auto"/>
        <w:left w:val="none" w:sz="0" w:space="0" w:color="auto"/>
        <w:bottom w:val="none" w:sz="0" w:space="0" w:color="auto"/>
        <w:right w:val="none" w:sz="0" w:space="0" w:color="auto"/>
      </w:divBdr>
    </w:div>
    <w:div w:id="236135154">
      <w:bodyDiv w:val="1"/>
      <w:marLeft w:val="0"/>
      <w:marRight w:val="0"/>
      <w:marTop w:val="0"/>
      <w:marBottom w:val="0"/>
      <w:divBdr>
        <w:top w:val="none" w:sz="0" w:space="0" w:color="auto"/>
        <w:left w:val="none" w:sz="0" w:space="0" w:color="auto"/>
        <w:bottom w:val="none" w:sz="0" w:space="0" w:color="auto"/>
        <w:right w:val="none" w:sz="0" w:space="0" w:color="auto"/>
      </w:divBdr>
    </w:div>
    <w:div w:id="236209690">
      <w:bodyDiv w:val="1"/>
      <w:marLeft w:val="0"/>
      <w:marRight w:val="0"/>
      <w:marTop w:val="0"/>
      <w:marBottom w:val="0"/>
      <w:divBdr>
        <w:top w:val="none" w:sz="0" w:space="0" w:color="auto"/>
        <w:left w:val="none" w:sz="0" w:space="0" w:color="auto"/>
        <w:bottom w:val="none" w:sz="0" w:space="0" w:color="auto"/>
        <w:right w:val="none" w:sz="0" w:space="0" w:color="auto"/>
      </w:divBdr>
    </w:div>
    <w:div w:id="236325033">
      <w:bodyDiv w:val="1"/>
      <w:marLeft w:val="0"/>
      <w:marRight w:val="0"/>
      <w:marTop w:val="0"/>
      <w:marBottom w:val="0"/>
      <w:divBdr>
        <w:top w:val="none" w:sz="0" w:space="0" w:color="auto"/>
        <w:left w:val="none" w:sz="0" w:space="0" w:color="auto"/>
        <w:bottom w:val="none" w:sz="0" w:space="0" w:color="auto"/>
        <w:right w:val="none" w:sz="0" w:space="0" w:color="auto"/>
      </w:divBdr>
    </w:div>
    <w:div w:id="236332480">
      <w:bodyDiv w:val="1"/>
      <w:marLeft w:val="0"/>
      <w:marRight w:val="0"/>
      <w:marTop w:val="0"/>
      <w:marBottom w:val="0"/>
      <w:divBdr>
        <w:top w:val="none" w:sz="0" w:space="0" w:color="auto"/>
        <w:left w:val="none" w:sz="0" w:space="0" w:color="auto"/>
        <w:bottom w:val="none" w:sz="0" w:space="0" w:color="auto"/>
        <w:right w:val="none" w:sz="0" w:space="0" w:color="auto"/>
      </w:divBdr>
    </w:div>
    <w:div w:id="236474136">
      <w:bodyDiv w:val="1"/>
      <w:marLeft w:val="0"/>
      <w:marRight w:val="0"/>
      <w:marTop w:val="0"/>
      <w:marBottom w:val="0"/>
      <w:divBdr>
        <w:top w:val="none" w:sz="0" w:space="0" w:color="auto"/>
        <w:left w:val="none" w:sz="0" w:space="0" w:color="auto"/>
        <w:bottom w:val="none" w:sz="0" w:space="0" w:color="auto"/>
        <w:right w:val="none" w:sz="0" w:space="0" w:color="auto"/>
      </w:divBdr>
    </w:div>
    <w:div w:id="236592378">
      <w:bodyDiv w:val="1"/>
      <w:marLeft w:val="0"/>
      <w:marRight w:val="0"/>
      <w:marTop w:val="0"/>
      <w:marBottom w:val="0"/>
      <w:divBdr>
        <w:top w:val="none" w:sz="0" w:space="0" w:color="auto"/>
        <w:left w:val="none" w:sz="0" w:space="0" w:color="auto"/>
        <w:bottom w:val="none" w:sz="0" w:space="0" w:color="auto"/>
        <w:right w:val="none" w:sz="0" w:space="0" w:color="auto"/>
      </w:divBdr>
    </w:div>
    <w:div w:id="236667710">
      <w:bodyDiv w:val="1"/>
      <w:marLeft w:val="0"/>
      <w:marRight w:val="0"/>
      <w:marTop w:val="0"/>
      <w:marBottom w:val="0"/>
      <w:divBdr>
        <w:top w:val="none" w:sz="0" w:space="0" w:color="auto"/>
        <w:left w:val="none" w:sz="0" w:space="0" w:color="auto"/>
        <w:bottom w:val="none" w:sz="0" w:space="0" w:color="auto"/>
        <w:right w:val="none" w:sz="0" w:space="0" w:color="auto"/>
      </w:divBdr>
    </w:div>
    <w:div w:id="236674970">
      <w:bodyDiv w:val="1"/>
      <w:marLeft w:val="0"/>
      <w:marRight w:val="0"/>
      <w:marTop w:val="0"/>
      <w:marBottom w:val="0"/>
      <w:divBdr>
        <w:top w:val="none" w:sz="0" w:space="0" w:color="auto"/>
        <w:left w:val="none" w:sz="0" w:space="0" w:color="auto"/>
        <w:bottom w:val="none" w:sz="0" w:space="0" w:color="auto"/>
        <w:right w:val="none" w:sz="0" w:space="0" w:color="auto"/>
      </w:divBdr>
    </w:div>
    <w:div w:id="236717696">
      <w:bodyDiv w:val="1"/>
      <w:marLeft w:val="0"/>
      <w:marRight w:val="0"/>
      <w:marTop w:val="0"/>
      <w:marBottom w:val="0"/>
      <w:divBdr>
        <w:top w:val="none" w:sz="0" w:space="0" w:color="auto"/>
        <w:left w:val="none" w:sz="0" w:space="0" w:color="auto"/>
        <w:bottom w:val="none" w:sz="0" w:space="0" w:color="auto"/>
        <w:right w:val="none" w:sz="0" w:space="0" w:color="auto"/>
      </w:divBdr>
    </w:div>
    <w:div w:id="236745966">
      <w:bodyDiv w:val="1"/>
      <w:marLeft w:val="0"/>
      <w:marRight w:val="0"/>
      <w:marTop w:val="0"/>
      <w:marBottom w:val="0"/>
      <w:divBdr>
        <w:top w:val="none" w:sz="0" w:space="0" w:color="auto"/>
        <w:left w:val="none" w:sz="0" w:space="0" w:color="auto"/>
        <w:bottom w:val="none" w:sz="0" w:space="0" w:color="auto"/>
        <w:right w:val="none" w:sz="0" w:space="0" w:color="auto"/>
      </w:divBdr>
    </w:div>
    <w:div w:id="236865453">
      <w:bodyDiv w:val="1"/>
      <w:marLeft w:val="0"/>
      <w:marRight w:val="0"/>
      <w:marTop w:val="0"/>
      <w:marBottom w:val="0"/>
      <w:divBdr>
        <w:top w:val="none" w:sz="0" w:space="0" w:color="auto"/>
        <w:left w:val="none" w:sz="0" w:space="0" w:color="auto"/>
        <w:bottom w:val="none" w:sz="0" w:space="0" w:color="auto"/>
        <w:right w:val="none" w:sz="0" w:space="0" w:color="auto"/>
      </w:divBdr>
    </w:div>
    <w:div w:id="237056160">
      <w:bodyDiv w:val="1"/>
      <w:marLeft w:val="0"/>
      <w:marRight w:val="0"/>
      <w:marTop w:val="0"/>
      <w:marBottom w:val="0"/>
      <w:divBdr>
        <w:top w:val="none" w:sz="0" w:space="0" w:color="auto"/>
        <w:left w:val="none" w:sz="0" w:space="0" w:color="auto"/>
        <w:bottom w:val="none" w:sz="0" w:space="0" w:color="auto"/>
        <w:right w:val="none" w:sz="0" w:space="0" w:color="auto"/>
      </w:divBdr>
    </w:div>
    <w:div w:id="237058536">
      <w:bodyDiv w:val="1"/>
      <w:marLeft w:val="0"/>
      <w:marRight w:val="0"/>
      <w:marTop w:val="0"/>
      <w:marBottom w:val="0"/>
      <w:divBdr>
        <w:top w:val="none" w:sz="0" w:space="0" w:color="auto"/>
        <w:left w:val="none" w:sz="0" w:space="0" w:color="auto"/>
        <w:bottom w:val="none" w:sz="0" w:space="0" w:color="auto"/>
        <w:right w:val="none" w:sz="0" w:space="0" w:color="auto"/>
      </w:divBdr>
    </w:div>
    <w:div w:id="237130013">
      <w:bodyDiv w:val="1"/>
      <w:marLeft w:val="0"/>
      <w:marRight w:val="0"/>
      <w:marTop w:val="0"/>
      <w:marBottom w:val="0"/>
      <w:divBdr>
        <w:top w:val="none" w:sz="0" w:space="0" w:color="auto"/>
        <w:left w:val="none" w:sz="0" w:space="0" w:color="auto"/>
        <w:bottom w:val="none" w:sz="0" w:space="0" w:color="auto"/>
        <w:right w:val="none" w:sz="0" w:space="0" w:color="auto"/>
      </w:divBdr>
    </w:div>
    <w:div w:id="237131790">
      <w:bodyDiv w:val="1"/>
      <w:marLeft w:val="0"/>
      <w:marRight w:val="0"/>
      <w:marTop w:val="0"/>
      <w:marBottom w:val="0"/>
      <w:divBdr>
        <w:top w:val="none" w:sz="0" w:space="0" w:color="auto"/>
        <w:left w:val="none" w:sz="0" w:space="0" w:color="auto"/>
        <w:bottom w:val="none" w:sz="0" w:space="0" w:color="auto"/>
        <w:right w:val="none" w:sz="0" w:space="0" w:color="auto"/>
      </w:divBdr>
    </w:div>
    <w:div w:id="237133073">
      <w:bodyDiv w:val="1"/>
      <w:marLeft w:val="0"/>
      <w:marRight w:val="0"/>
      <w:marTop w:val="0"/>
      <w:marBottom w:val="0"/>
      <w:divBdr>
        <w:top w:val="none" w:sz="0" w:space="0" w:color="auto"/>
        <w:left w:val="none" w:sz="0" w:space="0" w:color="auto"/>
        <w:bottom w:val="none" w:sz="0" w:space="0" w:color="auto"/>
        <w:right w:val="none" w:sz="0" w:space="0" w:color="auto"/>
      </w:divBdr>
    </w:div>
    <w:div w:id="237137574">
      <w:bodyDiv w:val="1"/>
      <w:marLeft w:val="0"/>
      <w:marRight w:val="0"/>
      <w:marTop w:val="0"/>
      <w:marBottom w:val="0"/>
      <w:divBdr>
        <w:top w:val="none" w:sz="0" w:space="0" w:color="auto"/>
        <w:left w:val="none" w:sz="0" w:space="0" w:color="auto"/>
        <w:bottom w:val="none" w:sz="0" w:space="0" w:color="auto"/>
        <w:right w:val="none" w:sz="0" w:space="0" w:color="auto"/>
      </w:divBdr>
    </w:div>
    <w:div w:id="237178714">
      <w:bodyDiv w:val="1"/>
      <w:marLeft w:val="0"/>
      <w:marRight w:val="0"/>
      <w:marTop w:val="0"/>
      <w:marBottom w:val="0"/>
      <w:divBdr>
        <w:top w:val="none" w:sz="0" w:space="0" w:color="auto"/>
        <w:left w:val="none" w:sz="0" w:space="0" w:color="auto"/>
        <w:bottom w:val="none" w:sz="0" w:space="0" w:color="auto"/>
        <w:right w:val="none" w:sz="0" w:space="0" w:color="auto"/>
      </w:divBdr>
    </w:div>
    <w:div w:id="237834328">
      <w:bodyDiv w:val="1"/>
      <w:marLeft w:val="0"/>
      <w:marRight w:val="0"/>
      <w:marTop w:val="0"/>
      <w:marBottom w:val="0"/>
      <w:divBdr>
        <w:top w:val="none" w:sz="0" w:space="0" w:color="auto"/>
        <w:left w:val="none" w:sz="0" w:space="0" w:color="auto"/>
        <w:bottom w:val="none" w:sz="0" w:space="0" w:color="auto"/>
        <w:right w:val="none" w:sz="0" w:space="0" w:color="auto"/>
      </w:divBdr>
    </w:div>
    <w:div w:id="237907458">
      <w:bodyDiv w:val="1"/>
      <w:marLeft w:val="0"/>
      <w:marRight w:val="0"/>
      <w:marTop w:val="0"/>
      <w:marBottom w:val="0"/>
      <w:divBdr>
        <w:top w:val="none" w:sz="0" w:space="0" w:color="auto"/>
        <w:left w:val="none" w:sz="0" w:space="0" w:color="auto"/>
        <w:bottom w:val="none" w:sz="0" w:space="0" w:color="auto"/>
        <w:right w:val="none" w:sz="0" w:space="0" w:color="auto"/>
      </w:divBdr>
    </w:div>
    <w:div w:id="238099207">
      <w:bodyDiv w:val="1"/>
      <w:marLeft w:val="0"/>
      <w:marRight w:val="0"/>
      <w:marTop w:val="0"/>
      <w:marBottom w:val="0"/>
      <w:divBdr>
        <w:top w:val="none" w:sz="0" w:space="0" w:color="auto"/>
        <w:left w:val="none" w:sz="0" w:space="0" w:color="auto"/>
        <w:bottom w:val="none" w:sz="0" w:space="0" w:color="auto"/>
        <w:right w:val="none" w:sz="0" w:space="0" w:color="auto"/>
      </w:divBdr>
    </w:div>
    <w:div w:id="238298251">
      <w:bodyDiv w:val="1"/>
      <w:marLeft w:val="0"/>
      <w:marRight w:val="0"/>
      <w:marTop w:val="0"/>
      <w:marBottom w:val="0"/>
      <w:divBdr>
        <w:top w:val="none" w:sz="0" w:space="0" w:color="auto"/>
        <w:left w:val="none" w:sz="0" w:space="0" w:color="auto"/>
        <w:bottom w:val="none" w:sz="0" w:space="0" w:color="auto"/>
        <w:right w:val="none" w:sz="0" w:space="0" w:color="auto"/>
      </w:divBdr>
    </w:div>
    <w:div w:id="238365278">
      <w:bodyDiv w:val="1"/>
      <w:marLeft w:val="0"/>
      <w:marRight w:val="0"/>
      <w:marTop w:val="0"/>
      <w:marBottom w:val="0"/>
      <w:divBdr>
        <w:top w:val="none" w:sz="0" w:space="0" w:color="auto"/>
        <w:left w:val="none" w:sz="0" w:space="0" w:color="auto"/>
        <w:bottom w:val="none" w:sz="0" w:space="0" w:color="auto"/>
        <w:right w:val="none" w:sz="0" w:space="0" w:color="auto"/>
      </w:divBdr>
    </w:div>
    <w:div w:id="238558536">
      <w:bodyDiv w:val="1"/>
      <w:marLeft w:val="0"/>
      <w:marRight w:val="0"/>
      <w:marTop w:val="0"/>
      <w:marBottom w:val="0"/>
      <w:divBdr>
        <w:top w:val="none" w:sz="0" w:space="0" w:color="auto"/>
        <w:left w:val="none" w:sz="0" w:space="0" w:color="auto"/>
        <w:bottom w:val="none" w:sz="0" w:space="0" w:color="auto"/>
        <w:right w:val="none" w:sz="0" w:space="0" w:color="auto"/>
      </w:divBdr>
    </w:div>
    <w:div w:id="238635540">
      <w:bodyDiv w:val="1"/>
      <w:marLeft w:val="0"/>
      <w:marRight w:val="0"/>
      <w:marTop w:val="0"/>
      <w:marBottom w:val="0"/>
      <w:divBdr>
        <w:top w:val="none" w:sz="0" w:space="0" w:color="auto"/>
        <w:left w:val="none" w:sz="0" w:space="0" w:color="auto"/>
        <w:bottom w:val="none" w:sz="0" w:space="0" w:color="auto"/>
        <w:right w:val="none" w:sz="0" w:space="0" w:color="auto"/>
      </w:divBdr>
    </w:div>
    <w:div w:id="238637907">
      <w:bodyDiv w:val="1"/>
      <w:marLeft w:val="0"/>
      <w:marRight w:val="0"/>
      <w:marTop w:val="0"/>
      <w:marBottom w:val="0"/>
      <w:divBdr>
        <w:top w:val="none" w:sz="0" w:space="0" w:color="auto"/>
        <w:left w:val="none" w:sz="0" w:space="0" w:color="auto"/>
        <w:bottom w:val="none" w:sz="0" w:space="0" w:color="auto"/>
        <w:right w:val="none" w:sz="0" w:space="0" w:color="auto"/>
      </w:divBdr>
    </w:div>
    <w:div w:id="238752724">
      <w:bodyDiv w:val="1"/>
      <w:marLeft w:val="0"/>
      <w:marRight w:val="0"/>
      <w:marTop w:val="0"/>
      <w:marBottom w:val="0"/>
      <w:divBdr>
        <w:top w:val="none" w:sz="0" w:space="0" w:color="auto"/>
        <w:left w:val="none" w:sz="0" w:space="0" w:color="auto"/>
        <w:bottom w:val="none" w:sz="0" w:space="0" w:color="auto"/>
        <w:right w:val="none" w:sz="0" w:space="0" w:color="auto"/>
      </w:divBdr>
    </w:div>
    <w:div w:id="239025394">
      <w:bodyDiv w:val="1"/>
      <w:marLeft w:val="0"/>
      <w:marRight w:val="0"/>
      <w:marTop w:val="0"/>
      <w:marBottom w:val="0"/>
      <w:divBdr>
        <w:top w:val="none" w:sz="0" w:space="0" w:color="auto"/>
        <w:left w:val="none" w:sz="0" w:space="0" w:color="auto"/>
        <w:bottom w:val="none" w:sz="0" w:space="0" w:color="auto"/>
        <w:right w:val="none" w:sz="0" w:space="0" w:color="auto"/>
      </w:divBdr>
    </w:div>
    <w:div w:id="239289291">
      <w:bodyDiv w:val="1"/>
      <w:marLeft w:val="0"/>
      <w:marRight w:val="0"/>
      <w:marTop w:val="0"/>
      <w:marBottom w:val="0"/>
      <w:divBdr>
        <w:top w:val="none" w:sz="0" w:space="0" w:color="auto"/>
        <w:left w:val="none" w:sz="0" w:space="0" w:color="auto"/>
        <w:bottom w:val="none" w:sz="0" w:space="0" w:color="auto"/>
        <w:right w:val="none" w:sz="0" w:space="0" w:color="auto"/>
      </w:divBdr>
    </w:div>
    <w:div w:id="239366890">
      <w:bodyDiv w:val="1"/>
      <w:marLeft w:val="0"/>
      <w:marRight w:val="0"/>
      <w:marTop w:val="0"/>
      <w:marBottom w:val="0"/>
      <w:divBdr>
        <w:top w:val="none" w:sz="0" w:space="0" w:color="auto"/>
        <w:left w:val="none" w:sz="0" w:space="0" w:color="auto"/>
        <w:bottom w:val="none" w:sz="0" w:space="0" w:color="auto"/>
        <w:right w:val="none" w:sz="0" w:space="0" w:color="auto"/>
      </w:divBdr>
    </w:div>
    <w:div w:id="239484267">
      <w:bodyDiv w:val="1"/>
      <w:marLeft w:val="0"/>
      <w:marRight w:val="0"/>
      <w:marTop w:val="0"/>
      <w:marBottom w:val="0"/>
      <w:divBdr>
        <w:top w:val="none" w:sz="0" w:space="0" w:color="auto"/>
        <w:left w:val="none" w:sz="0" w:space="0" w:color="auto"/>
        <w:bottom w:val="none" w:sz="0" w:space="0" w:color="auto"/>
        <w:right w:val="none" w:sz="0" w:space="0" w:color="auto"/>
      </w:divBdr>
    </w:div>
    <w:div w:id="239487428">
      <w:bodyDiv w:val="1"/>
      <w:marLeft w:val="0"/>
      <w:marRight w:val="0"/>
      <w:marTop w:val="0"/>
      <w:marBottom w:val="0"/>
      <w:divBdr>
        <w:top w:val="none" w:sz="0" w:space="0" w:color="auto"/>
        <w:left w:val="none" w:sz="0" w:space="0" w:color="auto"/>
        <w:bottom w:val="none" w:sz="0" w:space="0" w:color="auto"/>
        <w:right w:val="none" w:sz="0" w:space="0" w:color="auto"/>
      </w:divBdr>
    </w:div>
    <w:div w:id="239558473">
      <w:bodyDiv w:val="1"/>
      <w:marLeft w:val="0"/>
      <w:marRight w:val="0"/>
      <w:marTop w:val="0"/>
      <w:marBottom w:val="0"/>
      <w:divBdr>
        <w:top w:val="none" w:sz="0" w:space="0" w:color="auto"/>
        <w:left w:val="none" w:sz="0" w:space="0" w:color="auto"/>
        <w:bottom w:val="none" w:sz="0" w:space="0" w:color="auto"/>
        <w:right w:val="none" w:sz="0" w:space="0" w:color="auto"/>
      </w:divBdr>
    </w:div>
    <w:div w:id="239675570">
      <w:bodyDiv w:val="1"/>
      <w:marLeft w:val="0"/>
      <w:marRight w:val="0"/>
      <w:marTop w:val="0"/>
      <w:marBottom w:val="0"/>
      <w:divBdr>
        <w:top w:val="none" w:sz="0" w:space="0" w:color="auto"/>
        <w:left w:val="none" w:sz="0" w:space="0" w:color="auto"/>
        <w:bottom w:val="none" w:sz="0" w:space="0" w:color="auto"/>
        <w:right w:val="none" w:sz="0" w:space="0" w:color="auto"/>
      </w:divBdr>
    </w:div>
    <w:div w:id="239676844">
      <w:bodyDiv w:val="1"/>
      <w:marLeft w:val="0"/>
      <w:marRight w:val="0"/>
      <w:marTop w:val="0"/>
      <w:marBottom w:val="0"/>
      <w:divBdr>
        <w:top w:val="none" w:sz="0" w:space="0" w:color="auto"/>
        <w:left w:val="none" w:sz="0" w:space="0" w:color="auto"/>
        <w:bottom w:val="none" w:sz="0" w:space="0" w:color="auto"/>
        <w:right w:val="none" w:sz="0" w:space="0" w:color="auto"/>
      </w:divBdr>
    </w:div>
    <w:div w:id="240063633">
      <w:bodyDiv w:val="1"/>
      <w:marLeft w:val="0"/>
      <w:marRight w:val="0"/>
      <w:marTop w:val="0"/>
      <w:marBottom w:val="0"/>
      <w:divBdr>
        <w:top w:val="none" w:sz="0" w:space="0" w:color="auto"/>
        <w:left w:val="none" w:sz="0" w:space="0" w:color="auto"/>
        <w:bottom w:val="none" w:sz="0" w:space="0" w:color="auto"/>
        <w:right w:val="none" w:sz="0" w:space="0" w:color="auto"/>
      </w:divBdr>
    </w:div>
    <w:div w:id="240071011">
      <w:bodyDiv w:val="1"/>
      <w:marLeft w:val="0"/>
      <w:marRight w:val="0"/>
      <w:marTop w:val="0"/>
      <w:marBottom w:val="0"/>
      <w:divBdr>
        <w:top w:val="none" w:sz="0" w:space="0" w:color="auto"/>
        <w:left w:val="none" w:sz="0" w:space="0" w:color="auto"/>
        <w:bottom w:val="none" w:sz="0" w:space="0" w:color="auto"/>
        <w:right w:val="none" w:sz="0" w:space="0" w:color="auto"/>
      </w:divBdr>
    </w:div>
    <w:div w:id="240258833">
      <w:bodyDiv w:val="1"/>
      <w:marLeft w:val="0"/>
      <w:marRight w:val="0"/>
      <w:marTop w:val="0"/>
      <w:marBottom w:val="0"/>
      <w:divBdr>
        <w:top w:val="none" w:sz="0" w:space="0" w:color="auto"/>
        <w:left w:val="none" w:sz="0" w:space="0" w:color="auto"/>
        <w:bottom w:val="none" w:sz="0" w:space="0" w:color="auto"/>
        <w:right w:val="none" w:sz="0" w:space="0" w:color="auto"/>
      </w:divBdr>
    </w:div>
    <w:div w:id="240260999">
      <w:bodyDiv w:val="1"/>
      <w:marLeft w:val="0"/>
      <w:marRight w:val="0"/>
      <w:marTop w:val="0"/>
      <w:marBottom w:val="0"/>
      <w:divBdr>
        <w:top w:val="none" w:sz="0" w:space="0" w:color="auto"/>
        <w:left w:val="none" w:sz="0" w:space="0" w:color="auto"/>
        <w:bottom w:val="none" w:sz="0" w:space="0" w:color="auto"/>
        <w:right w:val="none" w:sz="0" w:space="0" w:color="auto"/>
      </w:divBdr>
    </w:div>
    <w:div w:id="240409160">
      <w:bodyDiv w:val="1"/>
      <w:marLeft w:val="0"/>
      <w:marRight w:val="0"/>
      <w:marTop w:val="0"/>
      <w:marBottom w:val="0"/>
      <w:divBdr>
        <w:top w:val="none" w:sz="0" w:space="0" w:color="auto"/>
        <w:left w:val="none" w:sz="0" w:space="0" w:color="auto"/>
        <w:bottom w:val="none" w:sz="0" w:space="0" w:color="auto"/>
        <w:right w:val="none" w:sz="0" w:space="0" w:color="auto"/>
      </w:divBdr>
    </w:div>
    <w:div w:id="240525789">
      <w:bodyDiv w:val="1"/>
      <w:marLeft w:val="0"/>
      <w:marRight w:val="0"/>
      <w:marTop w:val="0"/>
      <w:marBottom w:val="0"/>
      <w:divBdr>
        <w:top w:val="none" w:sz="0" w:space="0" w:color="auto"/>
        <w:left w:val="none" w:sz="0" w:space="0" w:color="auto"/>
        <w:bottom w:val="none" w:sz="0" w:space="0" w:color="auto"/>
        <w:right w:val="none" w:sz="0" w:space="0" w:color="auto"/>
      </w:divBdr>
    </w:div>
    <w:div w:id="240799190">
      <w:bodyDiv w:val="1"/>
      <w:marLeft w:val="0"/>
      <w:marRight w:val="0"/>
      <w:marTop w:val="0"/>
      <w:marBottom w:val="0"/>
      <w:divBdr>
        <w:top w:val="none" w:sz="0" w:space="0" w:color="auto"/>
        <w:left w:val="none" w:sz="0" w:space="0" w:color="auto"/>
        <w:bottom w:val="none" w:sz="0" w:space="0" w:color="auto"/>
        <w:right w:val="none" w:sz="0" w:space="0" w:color="auto"/>
      </w:divBdr>
    </w:div>
    <w:div w:id="241137577">
      <w:bodyDiv w:val="1"/>
      <w:marLeft w:val="0"/>
      <w:marRight w:val="0"/>
      <w:marTop w:val="0"/>
      <w:marBottom w:val="0"/>
      <w:divBdr>
        <w:top w:val="none" w:sz="0" w:space="0" w:color="auto"/>
        <w:left w:val="none" w:sz="0" w:space="0" w:color="auto"/>
        <w:bottom w:val="none" w:sz="0" w:space="0" w:color="auto"/>
        <w:right w:val="none" w:sz="0" w:space="0" w:color="auto"/>
      </w:divBdr>
    </w:div>
    <w:div w:id="241179751">
      <w:bodyDiv w:val="1"/>
      <w:marLeft w:val="0"/>
      <w:marRight w:val="0"/>
      <w:marTop w:val="0"/>
      <w:marBottom w:val="0"/>
      <w:divBdr>
        <w:top w:val="none" w:sz="0" w:space="0" w:color="auto"/>
        <w:left w:val="none" w:sz="0" w:space="0" w:color="auto"/>
        <w:bottom w:val="none" w:sz="0" w:space="0" w:color="auto"/>
        <w:right w:val="none" w:sz="0" w:space="0" w:color="auto"/>
      </w:divBdr>
    </w:div>
    <w:div w:id="241381797">
      <w:bodyDiv w:val="1"/>
      <w:marLeft w:val="0"/>
      <w:marRight w:val="0"/>
      <w:marTop w:val="0"/>
      <w:marBottom w:val="0"/>
      <w:divBdr>
        <w:top w:val="none" w:sz="0" w:space="0" w:color="auto"/>
        <w:left w:val="none" w:sz="0" w:space="0" w:color="auto"/>
        <w:bottom w:val="none" w:sz="0" w:space="0" w:color="auto"/>
        <w:right w:val="none" w:sz="0" w:space="0" w:color="auto"/>
      </w:divBdr>
    </w:div>
    <w:div w:id="241526786">
      <w:bodyDiv w:val="1"/>
      <w:marLeft w:val="0"/>
      <w:marRight w:val="0"/>
      <w:marTop w:val="0"/>
      <w:marBottom w:val="0"/>
      <w:divBdr>
        <w:top w:val="none" w:sz="0" w:space="0" w:color="auto"/>
        <w:left w:val="none" w:sz="0" w:space="0" w:color="auto"/>
        <w:bottom w:val="none" w:sz="0" w:space="0" w:color="auto"/>
        <w:right w:val="none" w:sz="0" w:space="0" w:color="auto"/>
      </w:divBdr>
    </w:div>
    <w:div w:id="241570809">
      <w:bodyDiv w:val="1"/>
      <w:marLeft w:val="0"/>
      <w:marRight w:val="0"/>
      <w:marTop w:val="0"/>
      <w:marBottom w:val="0"/>
      <w:divBdr>
        <w:top w:val="none" w:sz="0" w:space="0" w:color="auto"/>
        <w:left w:val="none" w:sz="0" w:space="0" w:color="auto"/>
        <w:bottom w:val="none" w:sz="0" w:space="0" w:color="auto"/>
        <w:right w:val="none" w:sz="0" w:space="0" w:color="auto"/>
      </w:divBdr>
    </w:div>
    <w:div w:id="242031265">
      <w:bodyDiv w:val="1"/>
      <w:marLeft w:val="0"/>
      <w:marRight w:val="0"/>
      <w:marTop w:val="0"/>
      <w:marBottom w:val="0"/>
      <w:divBdr>
        <w:top w:val="none" w:sz="0" w:space="0" w:color="auto"/>
        <w:left w:val="none" w:sz="0" w:space="0" w:color="auto"/>
        <w:bottom w:val="none" w:sz="0" w:space="0" w:color="auto"/>
        <w:right w:val="none" w:sz="0" w:space="0" w:color="auto"/>
      </w:divBdr>
    </w:div>
    <w:div w:id="242032670">
      <w:bodyDiv w:val="1"/>
      <w:marLeft w:val="0"/>
      <w:marRight w:val="0"/>
      <w:marTop w:val="0"/>
      <w:marBottom w:val="0"/>
      <w:divBdr>
        <w:top w:val="none" w:sz="0" w:space="0" w:color="auto"/>
        <w:left w:val="none" w:sz="0" w:space="0" w:color="auto"/>
        <w:bottom w:val="none" w:sz="0" w:space="0" w:color="auto"/>
        <w:right w:val="none" w:sz="0" w:space="0" w:color="auto"/>
      </w:divBdr>
    </w:div>
    <w:div w:id="242228264">
      <w:bodyDiv w:val="1"/>
      <w:marLeft w:val="0"/>
      <w:marRight w:val="0"/>
      <w:marTop w:val="0"/>
      <w:marBottom w:val="0"/>
      <w:divBdr>
        <w:top w:val="none" w:sz="0" w:space="0" w:color="auto"/>
        <w:left w:val="none" w:sz="0" w:space="0" w:color="auto"/>
        <w:bottom w:val="none" w:sz="0" w:space="0" w:color="auto"/>
        <w:right w:val="none" w:sz="0" w:space="0" w:color="auto"/>
      </w:divBdr>
    </w:div>
    <w:div w:id="242371524">
      <w:bodyDiv w:val="1"/>
      <w:marLeft w:val="0"/>
      <w:marRight w:val="0"/>
      <w:marTop w:val="0"/>
      <w:marBottom w:val="0"/>
      <w:divBdr>
        <w:top w:val="none" w:sz="0" w:space="0" w:color="auto"/>
        <w:left w:val="none" w:sz="0" w:space="0" w:color="auto"/>
        <w:bottom w:val="none" w:sz="0" w:space="0" w:color="auto"/>
        <w:right w:val="none" w:sz="0" w:space="0" w:color="auto"/>
      </w:divBdr>
    </w:div>
    <w:div w:id="242758314">
      <w:bodyDiv w:val="1"/>
      <w:marLeft w:val="0"/>
      <w:marRight w:val="0"/>
      <w:marTop w:val="0"/>
      <w:marBottom w:val="0"/>
      <w:divBdr>
        <w:top w:val="none" w:sz="0" w:space="0" w:color="auto"/>
        <w:left w:val="none" w:sz="0" w:space="0" w:color="auto"/>
        <w:bottom w:val="none" w:sz="0" w:space="0" w:color="auto"/>
        <w:right w:val="none" w:sz="0" w:space="0" w:color="auto"/>
      </w:divBdr>
    </w:div>
    <w:div w:id="242764825">
      <w:bodyDiv w:val="1"/>
      <w:marLeft w:val="0"/>
      <w:marRight w:val="0"/>
      <w:marTop w:val="0"/>
      <w:marBottom w:val="0"/>
      <w:divBdr>
        <w:top w:val="none" w:sz="0" w:space="0" w:color="auto"/>
        <w:left w:val="none" w:sz="0" w:space="0" w:color="auto"/>
        <w:bottom w:val="none" w:sz="0" w:space="0" w:color="auto"/>
        <w:right w:val="none" w:sz="0" w:space="0" w:color="auto"/>
      </w:divBdr>
    </w:div>
    <w:div w:id="242836307">
      <w:bodyDiv w:val="1"/>
      <w:marLeft w:val="0"/>
      <w:marRight w:val="0"/>
      <w:marTop w:val="0"/>
      <w:marBottom w:val="0"/>
      <w:divBdr>
        <w:top w:val="none" w:sz="0" w:space="0" w:color="auto"/>
        <w:left w:val="none" w:sz="0" w:space="0" w:color="auto"/>
        <w:bottom w:val="none" w:sz="0" w:space="0" w:color="auto"/>
        <w:right w:val="none" w:sz="0" w:space="0" w:color="auto"/>
      </w:divBdr>
    </w:div>
    <w:div w:id="243073088">
      <w:bodyDiv w:val="1"/>
      <w:marLeft w:val="0"/>
      <w:marRight w:val="0"/>
      <w:marTop w:val="0"/>
      <w:marBottom w:val="0"/>
      <w:divBdr>
        <w:top w:val="none" w:sz="0" w:space="0" w:color="auto"/>
        <w:left w:val="none" w:sz="0" w:space="0" w:color="auto"/>
        <w:bottom w:val="none" w:sz="0" w:space="0" w:color="auto"/>
        <w:right w:val="none" w:sz="0" w:space="0" w:color="auto"/>
      </w:divBdr>
    </w:div>
    <w:div w:id="243413959">
      <w:bodyDiv w:val="1"/>
      <w:marLeft w:val="0"/>
      <w:marRight w:val="0"/>
      <w:marTop w:val="0"/>
      <w:marBottom w:val="0"/>
      <w:divBdr>
        <w:top w:val="none" w:sz="0" w:space="0" w:color="auto"/>
        <w:left w:val="none" w:sz="0" w:space="0" w:color="auto"/>
        <w:bottom w:val="none" w:sz="0" w:space="0" w:color="auto"/>
        <w:right w:val="none" w:sz="0" w:space="0" w:color="auto"/>
      </w:divBdr>
    </w:div>
    <w:div w:id="243417826">
      <w:bodyDiv w:val="1"/>
      <w:marLeft w:val="0"/>
      <w:marRight w:val="0"/>
      <w:marTop w:val="0"/>
      <w:marBottom w:val="0"/>
      <w:divBdr>
        <w:top w:val="none" w:sz="0" w:space="0" w:color="auto"/>
        <w:left w:val="none" w:sz="0" w:space="0" w:color="auto"/>
        <w:bottom w:val="none" w:sz="0" w:space="0" w:color="auto"/>
        <w:right w:val="none" w:sz="0" w:space="0" w:color="auto"/>
      </w:divBdr>
    </w:div>
    <w:div w:id="243685666">
      <w:bodyDiv w:val="1"/>
      <w:marLeft w:val="0"/>
      <w:marRight w:val="0"/>
      <w:marTop w:val="0"/>
      <w:marBottom w:val="0"/>
      <w:divBdr>
        <w:top w:val="none" w:sz="0" w:space="0" w:color="auto"/>
        <w:left w:val="none" w:sz="0" w:space="0" w:color="auto"/>
        <w:bottom w:val="none" w:sz="0" w:space="0" w:color="auto"/>
        <w:right w:val="none" w:sz="0" w:space="0" w:color="auto"/>
      </w:divBdr>
    </w:div>
    <w:div w:id="243687974">
      <w:bodyDiv w:val="1"/>
      <w:marLeft w:val="0"/>
      <w:marRight w:val="0"/>
      <w:marTop w:val="0"/>
      <w:marBottom w:val="0"/>
      <w:divBdr>
        <w:top w:val="none" w:sz="0" w:space="0" w:color="auto"/>
        <w:left w:val="none" w:sz="0" w:space="0" w:color="auto"/>
        <w:bottom w:val="none" w:sz="0" w:space="0" w:color="auto"/>
        <w:right w:val="none" w:sz="0" w:space="0" w:color="auto"/>
      </w:divBdr>
    </w:div>
    <w:div w:id="243925135">
      <w:bodyDiv w:val="1"/>
      <w:marLeft w:val="0"/>
      <w:marRight w:val="0"/>
      <w:marTop w:val="0"/>
      <w:marBottom w:val="0"/>
      <w:divBdr>
        <w:top w:val="none" w:sz="0" w:space="0" w:color="auto"/>
        <w:left w:val="none" w:sz="0" w:space="0" w:color="auto"/>
        <w:bottom w:val="none" w:sz="0" w:space="0" w:color="auto"/>
        <w:right w:val="none" w:sz="0" w:space="0" w:color="auto"/>
      </w:divBdr>
    </w:div>
    <w:div w:id="244002170">
      <w:bodyDiv w:val="1"/>
      <w:marLeft w:val="0"/>
      <w:marRight w:val="0"/>
      <w:marTop w:val="0"/>
      <w:marBottom w:val="0"/>
      <w:divBdr>
        <w:top w:val="none" w:sz="0" w:space="0" w:color="auto"/>
        <w:left w:val="none" w:sz="0" w:space="0" w:color="auto"/>
        <w:bottom w:val="none" w:sz="0" w:space="0" w:color="auto"/>
        <w:right w:val="none" w:sz="0" w:space="0" w:color="auto"/>
      </w:divBdr>
    </w:div>
    <w:div w:id="244264245">
      <w:bodyDiv w:val="1"/>
      <w:marLeft w:val="0"/>
      <w:marRight w:val="0"/>
      <w:marTop w:val="0"/>
      <w:marBottom w:val="0"/>
      <w:divBdr>
        <w:top w:val="none" w:sz="0" w:space="0" w:color="auto"/>
        <w:left w:val="none" w:sz="0" w:space="0" w:color="auto"/>
        <w:bottom w:val="none" w:sz="0" w:space="0" w:color="auto"/>
        <w:right w:val="none" w:sz="0" w:space="0" w:color="auto"/>
      </w:divBdr>
    </w:div>
    <w:div w:id="244264967">
      <w:bodyDiv w:val="1"/>
      <w:marLeft w:val="0"/>
      <w:marRight w:val="0"/>
      <w:marTop w:val="0"/>
      <w:marBottom w:val="0"/>
      <w:divBdr>
        <w:top w:val="none" w:sz="0" w:space="0" w:color="auto"/>
        <w:left w:val="none" w:sz="0" w:space="0" w:color="auto"/>
        <w:bottom w:val="none" w:sz="0" w:space="0" w:color="auto"/>
        <w:right w:val="none" w:sz="0" w:space="0" w:color="auto"/>
      </w:divBdr>
    </w:div>
    <w:div w:id="244388444">
      <w:bodyDiv w:val="1"/>
      <w:marLeft w:val="0"/>
      <w:marRight w:val="0"/>
      <w:marTop w:val="0"/>
      <w:marBottom w:val="0"/>
      <w:divBdr>
        <w:top w:val="none" w:sz="0" w:space="0" w:color="auto"/>
        <w:left w:val="none" w:sz="0" w:space="0" w:color="auto"/>
        <w:bottom w:val="none" w:sz="0" w:space="0" w:color="auto"/>
        <w:right w:val="none" w:sz="0" w:space="0" w:color="auto"/>
      </w:divBdr>
    </w:div>
    <w:div w:id="244458685">
      <w:bodyDiv w:val="1"/>
      <w:marLeft w:val="0"/>
      <w:marRight w:val="0"/>
      <w:marTop w:val="0"/>
      <w:marBottom w:val="0"/>
      <w:divBdr>
        <w:top w:val="none" w:sz="0" w:space="0" w:color="auto"/>
        <w:left w:val="none" w:sz="0" w:space="0" w:color="auto"/>
        <w:bottom w:val="none" w:sz="0" w:space="0" w:color="auto"/>
        <w:right w:val="none" w:sz="0" w:space="0" w:color="auto"/>
      </w:divBdr>
    </w:div>
    <w:div w:id="244649392">
      <w:bodyDiv w:val="1"/>
      <w:marLeft w:val="0"/>
      <w:marRight w:val="0"/>
      <w:marTop w:val="0"/>
      <w:marBottom w:val="0"/>
      <w:divBdr>
        <w:top w:val="none" w:sz="0" w:space="0" w:color="auto"/>
        <w:left w:val="none" w:sz="0" w:space="0" w:color="auto"/>
        <w:bottom w:val="none" w:sz="0" w:space="0" w:color="auto"/>
        <w:right w:val="none" w:sz="0" w:space="0" w:color="auto"/>
      </w:divBdr>
    </w:div>
    <w:div w:id="244655004">
      <w:bodyDiv w:val="1"/>
      <w:marLeft w:val="0"/>
      <w:marRight w:val="0"/>
      <w:marTop w:val="0"/>
      <w:marBottom w:val="0"/>
      <w:divBdr>
        <w:top w:val="none" w:sz="0" w:space="0" w:color="auto"/>
        <w:left w:val="none" w:sz="0" w:space="0" w:color="auto"/>
        <w:bottom w:val="none" w:sz="0" w:space="0" w:color="auto"/>
        <w:right w:val="none" w:sz="0" w:space="0" w:color="auto"/>
      </w:divBdr>
    </w:div>
    <w:div w:id="244799869">
      <w:bodyDiv w:val="1"/>
      <w:marLeft w:val="0"/>
      <w:marRight w:val="0"/>
      <w:marTop w:val="0"/>
      <w:marBottom w:val="0"/>
      <w:divBdr>
        <w:top w:val="none" w:sz="0" w:space="0" w:color="auto"/>
        <w:left w:val="none" w:sz="0" w:space="0" w:color="auto"/>
        <w:bottom w:val="none" w:sz="0" w:space="0" w:color="auto"/>
        <w:right w:val="none" w:sz="0" w:space="0" w:color="auto"/>
      </w:divBdr>
    </w:div>
    <w:div w:id="244919077">
      <w:bodyDiv w:val="1"/>
      <w:marLeft w:val="0"/>
      <w:marRight w:val="0"/>
      <w:marTop w:val="0"/>
      <w:marBottom w:val="0"/>
      <w:divBdr>
        <w:top w:val="none" w:sz="0" w:space="0" w:color="auto"/>
        <w:left w:val="none" w:sz="0" w:space="0" w:color="auto"/>
        <w:bottom w:val="none" w:sz="0" w:space="0" w:color="auto"/>
        <w:right w:val="none" w:sz="0" w:space="0" w:color="auto"/>
      </w:divBdr>
    </w:div>
    <w:div w:id="244926030">
      <w:bodyDiv w:val="1"/>
      <w:marLeft w:val="0"/>
      <w:marRight w:val="0"/>
      <w:marTop w:val="0"/>
      <w:marBottom w:val="0"/>
      <w:divBdr>
        <w:top w:val="none" w:sz="0" w:space="0" w:color="auto"/>
        <w:left w:val="none" w:sz="0" w:space="0" w:color="auto"/>
        <w:bottom w:val="none" w:sz="0" w:space="0" w:color="auto"/>
        <w:right w:val="none" w:sz="0" w:space="0" w:color="auto"/>
      </w:divBdr>
    </w:div>
    <w:div w:id="245116136">
      <w:bodyDiv w:val="1"/>
      <w:marLeft w:val="0"/>
      <w:marRight w:val="0"/>
      <w:marTop w:val="0"/>
      <w:marBottom w:val="0"/>
      <w:divBdr>
        <w:top w:val="none" w:sz="0" w:space="0" w:color="auto"/>
        <w:left w:val="none" w:sz="0" w:space="0" w:color="auto"/>
        <w:bottom w:val="none" w:sz="0" w:space="0" w:color="auto"/>
        <w:right w:val="none" w:sz="0" w:space="0" w:color="auto"/>
      </w:divBdr>
    </w:div>
    <w:div w:id="245116923">
      <w:bodyDiv w:val="1"/>
      <w:marLeft w:val="0"/>
      <w:marRight w:val="0"/>
      <w:marTop w:val="0"/>
      <w:marBottom w:val="0"/>
      <w:divBdr>
        <w:top w:val="none" w:sz="0" w:space="0" w:color="auto"/>
        <w:left w:val="none" w:sz="0" w:space="0" w:color="auto"/>
        <w:bottom w:val="none" w:sz="0" w:space="0" w:color="auto"/>
        <w:right w:val="none" w:sz="0" w:space="0" w:color="auto"/>
      </w:divBdr>
    </w:div>
    <w:div w:id="245262327">
      <w:bodyDiv w:val="1"/>
      <w:marLeft w:val="0"/>
      <w:marRight w:val="0"/>
      <w:marTop w:val="0"/>
      <w:marBottom w:val="0"/>
      <w:divBdr>
        <w:top w:val="none" w:sz="0" w:space="0" w:color="auto"/>
        <w:left w:val="none" w:sz="0" w:space="0" w:color="auto"/>
        <w:bottom w:val="none" w:sz="0" w:space="0" w:color="auto"/>
        <w:right w:val="none" w:sz="0" w:space="0" w:color="auto"/>
      </w:divBdr>
    </w:div>
    <w:div w:id="245313148">
      <w:bodyDiv w:val="1"/>
      <w:marLeft w:val="0"/>
      <w:marRight w:val="0"/>
      <w:marTop w:val="0"/>
      <w:marBottom w:val="0"/>
      <w:divBdr>
        <w:top w:val="none" w:sz="0" w:space="0" w:color="auto"/>
        <w:left w:val="none" w:sz="0" w:space="0" w:color="auto"/>
        <w:bottom w:val="none" w:sz="0" w:space="0" w:color="auto"/>
        <w:right w:val="none" w:sz="0" w:space="0" w:color="auto"/>
      </w:divBdr>
    </w:div>
    <w:div w:id="245504593">
      <w:bodyDiv w:val="1"/>
      <w:marLeft w:val="0"/>
      <w:marRight w:val="0"/>
      <w:marTop w:val="0"/>
      <w:marBottom w:val="0"/>
      <w:divBdr>
        <w:top w:val="none" w:sz="0" w:space="0" w:color="auto"/>
        <w:left w:val="none" w:sz="0" w:space="0" w:color="auto"/>
        <w:bottom w:val="none" w:sz="0" w:space="0" w:color="auto"/>
        <w:right w:val="none" w:sz="0" w:space="0" w:color="auto"/>
      </w:divBdr>
    </w:div>
    <w:div w:id="245529891">
      <w:bodyDiv w:val="1"/>
      <w:marLeft w:val="0"/>
      <w:marRight w:val="0"/>
      <w:marTop w:val="0"/>
      <w:marBottom w:val="0"/>
      <w:divBdr>
        <w:top w:val="none" w:sz="0" w:space="0" w:color="auto"/>
        <w:left w:val="none" w:sz="0" w:space="0" w:color="auto"/>
        <w:bottom w:val="none" w:sz="0" w:space="0" w:color="auto"/>
        <w:right w:val="none" w:sz="0" w:space="0" w:color="auto"/>
      </w:divBdr>
    </w:div>
    <w:div w:id="245574312">
      <w:bodyDiv w:val="1"/>
      <w:marLeft w:val="0"/>
      <w:marRight w:val="0"/>
      <w:marTop w:val="0"/>
      <w:marBottom w:val="0"/>
      <w:divBdr>
        <w:top w:val="none" w:sz="0" w:space="0" w:color="auto"/>
        <w:left w:val="none" w:sz="0" w:space="0" w:color="auto"/>
        <w:bottom w:val="none" w:sz="0" w:space="0" w:color="auto"/>
        <w:right w:val="none" w:sz="0" w:space="0" w:color="auto"/>
      </w:divBdr>
    </w:div>
    <w:div w:id="245648633">
      <w:bodyDiv w:val="1"/>
      <w:marLeft w:val="0"/>
      <w:marRight w:val="0"/>
      <w:marTop w:val="0"/>
      <w:marBottom w:val="0"/>
      <w:divBdr>
        <w:top w:val="none" w:sz="0" w:space="0" w:color="auto"/>
        <w:left w:val="none" w:sz="0" w:space="0" w:color="auto"/>
        <w:bottom w:val="none" w:sz="0" w:space="0" w:color="auto"/>
        <w:right w:val="none" w:sz="0" w:space="0" w:color="auto"/>
      </w:divBdr>
    </w:div>
    <w:div w:id="245697678">
      <w:bodyDiv w:val="1"/>
      <w:marLeft w:val="0"/>
      <w:marRight w:val="0"/>
      <w:marTop w:val="0"/>
      <w:marBottom w:val="0"/>
      <w:divBdr>
        <w:top w:val="none" w:sz="0" w:space="0" w:color="auto"/>
        <w:left w:val="none" w:sz="0" w:space="0" w:color="auto"/>
        <w:bottom w:val="none" w:sz="0" w:space="0" w:color="auto"/>
        <w:right w:val="none" w:sz="0" w:space="0" w:color="auto"/>
      </w:divBdr>
    </w:div>
    <w:div w:id="245846282">
      <w:bodyDiv w:val="1"/>
      <w:marLeft w:val="0"/>
      <w:marRight w:val="0"/>
      <w:marTop w:val="0"/>
      <w:marBottom w:val="0"/>
      <w:divBdr>
        <w:top w:val="none" w:sz="0" w:space="0" w:color="auto"/>
        <w:left w:val="none" w:sz="0" w:space="0" w:color="auto"/>
        <w:bottom w:val="none" w:sz="0" w:space="0" w:color="auto"/>
        <w:right w:val="none" w:sz="0" w:space="0" w:color="auto"/>
      </w:divBdr>
    </w:div>
    <w:div w:id="245916786">
      <w:bodyDiv w:val="1"/>
      <w:marLeft w:val="0"/>
      <w:marRight w:val="0"/>
      <w:marTop w:val="0"/>
      <w:marBottom w:val="0"/>
      <w:divBdr>
        <w:top w:val="none" w:sz="0" w:space="0" w:color="auto"/>
        <w:left w:val="none" w:sz="0" w:space="0" w:color="auto"/>
        <w:bottom w:val="none" w:sz="0" w:space="0" w:color="auto"/>
        <w:right w:val="none" w:sz="0" w:space="0" w:color="auto"/>
      </w:divBdr>
    </w:div>
    <w:div w:id="245922743">
      <w:bodyDiv w:val="1"/>
      <w:marLeft w:val="0"/>
      <w:marRight w:val="0"/>
      <w:marTop w:val="0"/>
      <w:marBottom w:val="0"/>
      <w:divBdr>
        <w:top w:val="none" w:sz="0" w:space="0" w:color="auto"/>
        <w:left w:val="none" w:sz="0" w:space="0" w:color="auto"/>
        <w:bottom w:val="none" w:sz="0" w:space="0" w:color="auto"/>
        <w:right w:val="none" w:sz="0" w:space="0" w:color="auto"/>
      </w:divBdr>
    </w:div>
    <w:div w:id="245960361">
      <w:bodyDiv w:val="1"/>
      <w:marLeft w:val="0"/>
      <w:marRight w:val="0"/>
      <w:marTop w:val="0"/>
      <w:marBottom w:val="0"/>
      <w:divBdr>
        <w:top w:val="none" w:sz="0" w:space="0" w:color="auto"/>
        <w:left w:val="none" w:sz="0" w:space="0" w:color="auto"/>
        <w:bottom w:val="none" w:sz="0" w:space="0" w:color="auto"/>
        <w:right w:val="none" w:sz="0" w:space="0" w:color="auto"/>
      </w:divBdr>
    </w:div>
    <w:div w:id="245966438">
      <w:bodyDiv w:val="1"/>
      <w:marLeft w:val="0"/>
      <w:marRight w:val="0"/>
      <w:marTop w:val="0"/>
      <w:marBottom w:val="0"/>
      <w:divBdr>
        <w:top w:val="none" w:sz="0" w:space="0" w:color="auto"/>
        <w:left w:val="none" w:sz="0" w:space="0" w:color="auto"/>
        <w:bottom w:val="none" w:sz="0" w:space="0" w:color="auto"/>
        <w:right w:val="none" w:sz="0" w:space="0" w:color="auto"/>
      </w:divBdr>
    </w:div>
    <w:div w:id="246118935">
      <w:bodyDiv w:val="1"/>
      <w:marLeft w:val="0"/>
      <w:marRight w:val="0"/>
      <w:marTop w:val="0"/>
      <w:marBottom w:val="0"/>
      <w:divBdr>
        <w:top w:val="none" w:sz="0" w:space="0" w:color="auto"/>
        <w:left w:val="none" w:sz="0" w:space="0" w:color="auto"/>
        <w:bottom w:val="none" w:sz="0" w:space="0" w:color="auto"/>
        <w:right w:val="none" w:sz="0" w:space="0" w:color="auto"/>
      </w:divBdr>
    </w:div>
    <w:div w:id="246155092">
      <w:bodyDiv w:val="1"/>
      <w:marLeft w:val="0"/>
      <w:marRight w:val="0"/>
      <w:marTop w:val="0"/>
      <w:marBottom w:val="0"/>
      <w:divBdr>
        <w:top w:val="none" w:sz="0" w:space="0" w:color="auto"/>
        <w:left w:val="none" w:sz="0" w:space="0" w:color="auto"/>
        <w:bottom w:val="none" w:sz="0" w:space="0" w:color="auto"/>
        <w:right w:val="none" w:sz="0" w:space="0" w:color="auto"/>
      </w:divBdr>
    </w:div>
    <w:div w:id="246156074">
      <w:bodyDiv w:val="1"/>
      <w:marLeft w:val="0"/>
      <w:marRight w:val="0"/>
      <w:marTop w:val="0"/>
      <w:marBottom w:val="0"/>
      <w:divBdr>
        <w:top w:val="none" w:sz="0" w:space="0" w:color="auto"/>
        <w:left w:val="none" w:sz="0" w:space="0" w:color="auto"/>
        <w:bottom w:val="none" w:sz="0" w:space="0" w:color="auto"/>
        <w:right w:val="none" w:sz="0" w:space="0" w:color="auto"/>
      </w:divBdr>
    </w:div>
    <w:div w:id="246306724">
      <w:bodyDiv w:val="1"/>
      <w:marLeft w:val="0"/>
      <w:marRight w:val="0"/>
      <w:marTop w:val="0"/>
      <w:marBottom w:val="0"/>
      <w:divBdr>
        <w:top w:val="none" w:sz="0" w:space="0" w:color="auto"/>
        <w:left w:val="none" w:sz="0" w:space="0" w:color="auto"/>
        <w:bottom w:val="none" w:sz="0" w:space="0" w:color="auto"/>
        <w:right w:val="none" w:sz="0" w:space="0" w:color="auto"/>
      </w:divBdr>
    </w:div>
    <w:div w:id="246426936">
      <w:bodyDiv w:val="1"/>
      <w:marLeft w:val="0"/>
      <w:marRight w:val="0"/>
      <w:marTop w:val="0"/>
      <w:marBottom w:val="0"/>
      <w:divBdr>
        <w:top w:val="none" w:sz="0" w:space="0" w:color="auto"/>
        <w:left w:val="none" w:sz="0" w:space="0" w:color="auto"/>
        <w:bottom w:val="none" w:sz="0" w:space="0" w:color="auto"/>
        <w:right w:val="none" w:sz="0" w:space="0" w:color="auto"/>
      </w:divBdr>
    </w:div>
    <w:div w:id="246500709">
      <w:bodyDiv w:val="1"/>
      <w:marLeft w:val="0"/>
      <w:marRight w:val="0"/>
      <w:marTop w:val="0"/>
      <w:marBottom w:val="0"/>
      <w:divBdr>
        <w:top w:val="none" w:sz="0" w:space="0" w:color="auto"/>
        <w:left w:val="none" w:sz="0" w:space="0" w:color="auto"/>
        <w:bottom w:val="none" w:sz="0" w:space="0" w:color="auto"/>
        <w:right w:val="none" w:sz="0" w:space="0" w:color="auto"/>
      </w:divBdr>
    </w:div>
    <w:div w:id="246772590">
      <w:bodyDiv w:val="1"/>
      <w:marLeft w:val="0"/>
      <w:marRight w:val="0"/>
      <w:marTop w:val="0"/>
      <w:marBottom w:val="0"/>
      <w:divBdr>
        <w:top w:val="none" w:sz="0" w:space="0" w:color="auto"/>
        <w:left w:val="none" w:sz="0" w:space="0" w:color="auto"/>
        <w:bottom w:val="none" w:sz="0" w:space="0" w:color="auto"/>
        <w:right w:val="none" w:sz="0" w:space="0" w:color="auto"/>
      </w:divBdr>
    </w:div>
    <w:div w:id="246812562">
      <w:bodyDiv w:val="1"/>
      <w:marLeft w:val="0"/>
      <w:marRight w:val="0"/>
      <w:marTop w:val="0"/>
      <w:marBottom w:val="0"/>
      <w:divBdr>
        <w:top w:val="none" w:sz="0" w:space="0" w:color="auto"/>
        <w:left w:val="none" w:sz="0" w:space="0" w:color="auto"/>
        <w:bottom w:val="none" w:sz="0" w:space="0" w:color="auto"/>
        <w:right w:val="none" w:sz="0" w:space="0" w:color="auto"/>
      </w:divBdr>
    </w:div>
    <w:div w:id="246887039">
      <w:bodyDiv w:val="1"/>
      <w:marLeft w:val="0"/>
      <w:marRight w:val="0"/>
      <w:marTop w:val="0"/>
      <w:marBottom w:val="0"/>
      <w:divBdr>
        <w:top w:val="none" w:sz="0" w:space="0" w:color="auto"/>
        <w:left w:val="none" w:sz="0" w:space="0" w:color="auto"/>
        <w:bottom w:val="none" w:sz="0" w:space="0" w:color="auto"/>
        <w:right w:val="none" w:sz="0" w:space="0" w:color="auto"/>
      </w:divBdr>
    </w:div>
    <w:div w:id="246891288">
      <w:bodyDiv w:val="1"/>
      <w:marLeft w:val="0"/>
      <w:marRight w:val="0"/>
      <w:marTop w:val="0"/>
      <w:marBottom w:val="0"/>
      <w:divBdr>
        <w:top w:val="none" w:sz="0" w:space="0" w:color="auto"/>
        <w:left w:val="none" w:sz="0" w:space="0" w:color="auto"/>
        <w:bottom w:val="none" w:sz="0" w:space="0" w:color="auto"/>
        <w:right w:val="none" w:sz="0" w:space="0" w:color="auto"/>
      </w:divBdr>
    </w:div>
    <w:div w:id="247035268">
      <w:bodyDiv w:val="1"/>
      <w:marLeft w:val="0"/>
      <w:marRight w:val="0"/>
      <w:marTop w:val="0"/>
      <w:marBottom w:val="0"/>
      <w:divBdr>
        <w:top w:val="none" w:sz="0" w:space="0" w:color="auto"/>
        <w:left w:val="none" w:sz="0" w:space="0" w:color="auto"/>
        <w:bottom w:val="none" w:sz="0" w:space="0" w:color="auto"/>
        <w:right w:val="none" w:sz="0" w:space="0" w:color="auto"/>
      </w:divBdr>
    </w:div>
    <w:div w:id="247078467">
      <w:bodyDiv w:val="1"/>
      <w:marLeft w:val="0"/>
      <w:marRight w:val="0"/>
      <w:marTop w:val="0"/>
      <w:marBottom w:val="0"/>
      <w:divBdr>
        <w:top w:val="none" w:sz="0" w:space="0" w:color="auto"/>
        <w:left w:val="none" w:sz="0" w:space="0" w:color="auto"/>
        <w:bottom w:val="none" w:sz="0" w:space="0" w:color="auto"/>
        <w:right w:val="none" w:sz="0" w:space="0" w:color="auto"/>
      </w:divBdr>
    </w:div>
    <w:div w:id="247227478">
      <w:bodyDiv w:val="1"/>
      <w:marLeft w:val="0"/>
      <w:marRight w:val="0"/>
      <w:marTop w:val="0"/>
      <w:marBottom w:val="0"/>
      <w:divBdr>
        <w:top w:val="none" w:sz="0" w:space="0" w:color="auto"/>
        <w:left w:val="none" w:sz="0" w:space="0" w:color="auto"/>
        <w:bottom w:val="none" w:sz="0" w:space="0" w:color="auto"/>
        <w:right w:val="none" w:sz="0" w:space="0" w:color="auto"/>
      </w:divBdr>
    </w:div>
    <w:div w:id="247347363">
      <w:bodyDiv w:val="1"/>
      <w:marLeft w:val="0"/>
      <w:marRight w:val="0"/>
      <w:marTop w:val="0"/>
      <w:marBottom w:val="0"/>
      <w:divBdr>
        <w:top w:val="none" w:sz="0" w:space="0" w:color="auto"/>
        <w:left w:val="none" w:sz="0" w:space="0" w:color="auto"/>
        <w:bottom w:val="none" w:sz="0" w:space="0" w:color="auto"/>
        <w:right w:val="none" w:sz="0" w:space="0" w:color="auto"/>
      </w:divBdr>
    </w:div>
    <w:div w:id="247618692">
      <w:bodyDiv w:val="1"/>
      <w:marLeft w:val="0"/>
      <w:marRight w:val="0"/>
      <w:marTop w:val="0"/>
      <w:marBottom w:val="0"/>
      <w:divBdr>
        <w:top w:val="none" w:sz="0" w:space="0" w:color="auto"/>
        <w:left w:val="none" w:sz="0" w:space="0" w:color="auto"/>
        <w:bottom w:val="none" w:sz="0" w:space="0" w:color="auto"/>
        <w:right w:val="none" w:sz="0" w:space="0" w:color="auto"/>
      </w:divBdr>
    </w:div>
    <w:div w:id="247812623">
      <w:bodyDiv w:val="1"/>
      <w:marLeft w:val="0"/>
      <w:marRight w:val="0"/>
      <w:marTop w:val="0"/>
      <w:marBottom w:val="0"/>
      <w:divBdr>
        <w:top w:val="none" w:sz="0" w:space="0" w:color="auto"/>
        <w:left w:val="none" w:sz="0" w:space="0" w:color="auto"/>
        <w:bottom w:val="none" w:sz="0" w:space="0" w:color="auto"/>
        <w:right w:val="none" w:sz="0" w:space="0" w:color="auto"/>
      </w:divBdr>
    </w:div>
    <w:div w:id="248080301">
      <w:bodyDiv w:val="1"/>
      <w:marLeft w:val="0"/>
      <w:marRight w:val="0"/>
      <w:marTop w:val="0"/>
      <w:marBottom w:val="0"/>
      <w:divBdr>
        <w:top w:val="none" w:sz="0" w:space="0" w:color="auto"/>
        <w:left w:val="none" w:sz="0" w:space="0" w:color="auto"/>
        <w:bottom w:val="none" w:sz="0" w:space="0" w:color="auto"/>
        <w:right w:val="none" w:sz="0" w:space="0" w:color="auto"/>
      </w:divBdr>
    </w:div>
    <w:div w:id="248080662">
      <w:bodyDiv w:val="1"/>
      <w:marLeft w:val="0"/>
      <w:marRight w:val="0"/>
      <w:marTop w:val="0"/>
      <w:marBottom w:val="0"/>
      <w:divBdr>
        <w:top w:val="none" w:sz="0" w:space="0" w:color="auto"/>
        <w:left w:val="none" w:sz="0" w:space="0" w:color="auto"/>
        <w:bottom w:val="none" w:sz="0" w:space="0" w:color="auto"/>
        <w:right w:val="none" w:sz="0" w:space="0" w:color="auto"/>
      </w:divBdr>
    </w:div>
    <w:div w:id="248858131">
      <w:bodyDiv w:val="1"/>
      <w:marLeft w:val="0"/>
      <w:marRight w:val="0"/>
      <w:marTop w:val="0"/>
      <w:marBottom w:val="0"/>
      <w:divBdr>
        <w:top w:val="none" w:sz="0" w:space="0" w:color="auto"/>
        <w:left w:val="none" w:sz="0" w:space="0" w:color="auto"/>
        <w:bottom w:val="none" w:sz="0" w:space="0" w:color="auto"/>
        <w:right w:val="none" w:sz="0" w:space="0" w:color="auto"/>
      </w:divBdr>
    </w:div>
    <w:div w:id="249194548">
      <w:bodyDiv w:val="1"/>
      <w:marLeft w:val="0"/>
      <w:marRight w:val="0"/>
      <w:marTop w:val="0"/>
      <w:marBottom w:val="0"/>
      <w:divBdr>
        <w:top w:val="none" w:sz="0" w:space="0" w:color="auto"/>
        <w:left w:val="none" w:sz="0" w:space="0" w:color="auto"/>
        <w:bottom w:val="none" w:sz="0" w:space="0" w:color="auto"/>
        <w:right w:val="none" w:sz="0" w:space="0" w:color="auto"/>
      </w:divBdr>
    </w:div>
    <w:div w:id="249504923">
      <w:bodyDiv w:val="1"/>
      <w:marLeft w:val="0"/>
      <w:marRight w:val="0"/>
      <w:marTop w:val="0"/>
      <w:marBottom w:val="0"/>
      <w:divBdr>
        <w:top w:val="none" w:sz="0" w:space="0" w:color="auto"/>
        <w:left w:val="none" w:sz="0" w:space="0" w:color="auto"/>
        <w:bottom w:val="none" w:sz="0" w:space="0" w:color="auto"/>
        <w:right w:val="none" w:sz="0" w:space="0" w:color="auto"/>
      </w:divBdr>
    </w:div>
    <w:div w:id="249504939">
      <w:bodyDiv w:val="1"/>
      <w:marLeft w:val="0"/>
      <w:marRight w:val="0"/>
      <w:marTop w:val="0"/>
      <w:marBottom w:val="0"/>
      <w:divBdr>
        <w:top w:val="none" w:sz="0" w:space="0" w:color="auto"/>
        <w:left w:val="none" w:sz="0" w:space="0" w:color="auto"/>
        <w:bottom w:val="none" w:sz="0" w:space="0" w:color="auto"/>
        <w:right w:val="none" w:sz="0" w:space="0" w:color="auto"/>
      </w:divBdr>
    </w:div>
    <w:div w:id="249505689">
      <w:bodyDiv w:val="1"/>
      <w:marLeft w:val="0"/>
      <w:marRight w:val="0"/>
      <w:marTop w:val="0"/>
      <w:marBottom w:val="0"/>
      <w:divBdr>
        <w:top w:val="none" w:sz="0" w:space="0" w:color="auto"/>
        <w:left w:val="none" w:sz="0" w:space="0" w:color="auto"/>
        <w:bottom w:val="none" w:sz="0" w:space="0" w:color="auto"/>
        <w:right w:val="none" w:sz="0" w:space="0" w:color="auto"/>
      </w:divBdr>
    </w:div>
    <w:div w:id="249895425">
      <w:bodyDiv w:val="1"/>
      <w:marLeft w:val="0"/>
      <w:marRight w:val="0"/>
      <w:marTop w:val="0"/>
      <w:marBottom w:val="0"/>
      <w:divBdr>
        <w:top w:val="none" w:sz="0" w:space="0" w:color="auto"/>
        <w:left w:val="none" w:sz="0" w:space="0" w:color="auto"/>
        <w:bottom w:val="none" w:sz="0" w:space="0" w:color="auto"/>
        <w:right w:val="none" w:sz="0" w:space="0" w:color="auto"/>
      </w:divBdr>
    </w:div>
    <w:div w:id="250050265">
      <w:bodyDiv w:val="1"/>
      <w:marLeft w:val="0"/>
      <w:marRight w:val="0"/>
      <w:marTop w:val="0"/>
      <w:marBottom w:val="0"/>
      <w:divBdr>
        <w:top w:val="none" w:sz="0" w:space="0" w:color="auto"/>
        <w:left w:val="none" w:sz="0" w:space="0" w:color="auto"/>
        <w:bottom w:val="none" w:sz="0" w:space="0" w:color="auto"/>
        <w:right w:val="none" w:sz="0" w:space="0" w:color="auto"/>
      </w:divBdr>
    </w:div>
    <w:div w:id="250086139">
      <w:bodyDiv w:val="1"/>
      <w:marLeft w:val="0"/>
      <w:marRight w:val="0"/>
      <w:marTop w:val="0"/>
      <w:marBottom w:val="0"/>
      <w:divBdr>
        <w:top w:val="none" w:sz="0" w:space="0" w:color="auto"/>
        <w:left w:val="none" w:sz="0" w:space="0" w:color="auto"/>
        <w:bottom w:val="none" w:sz="0" w:space="0" w:color="auto"/>
        <w:right w:val="none" w:sz="0" w:space="0" w:color="auto"/>
      </w:divBdr>
    </w:div>
    <w:div w:id="250238017">
      <w:bodyDiv w:val="1"/>
      <w:marLeft w:val="0"/>
      <w:marRight w:val="0"/>
      <w:marTop w:val="0"/>
      <w:marBottom w:val="0"/>
      <w:divBdr>
        <w:top w:val="none" w:sz="0" w:space="0" w:color="auto"/>
        <w:left w:val="none" w:sz="0" w:space="0" w:color="auto"/>
        <w:bottom w:val="none" w:sz="0" w:space="0" w:color="auto"/>
        <w:right w:val="none" w:sz="0" w:space="0" w:color="auto"/>
      </w:divBdr>
    </w:div>
    <w:div w:id="250357865">
      <w:bodyDiv w:val="1"/>
      <w:marLeft w:val="0"/>
      <w:marRight w:val="0"/>
      <w:marTop w:val="0"/>
      <w:marBottom w:val="0"/>
      <w:divBdr>
        <w:top w:val="none" w:sz="0" w:space="0" w:color="auto"/>
        <w:left w:val="none" w:sz="0" w:space="0" w:color="auto"/>
        <w:bottom w:val="none" w:sz="0" w:space="0" w:color="auto"/>
        <w:right w:val="none" w:sz="0" w:space="0" w:color="auto"/>
      </w:divBdr>
    </w:div>
    <w:div w:id="250437281">
      <w:bodyDiv w:val="1"/>
      <w:marLeft w:val="0"/>
      <w:marRight w:val="0"/>
      <w:marTop w:val="0"/>
      <w:marBottom w:val="0"/>
      <w:divBdr>
        <w:top w:val="none" w:sz="0" w:space="0" w:color="auto"/>
        <w:left w:val="none" w:sz="0" w:space="0" w:color="auto"/>
        <w:bottom w:val="none" w:sz="0" w:space="0" w:color="auto"/>
        <w:right w:val="none" w:sz="0" w:space="0" w:color="auto"/>
      </w:divBdr>
    </w:div>
    <w:div w:id="250508542">
      <w:bodyDiv w:val="1"/>
      <w:marLeft w:val="0"/>
      <w:marRight w:val="0"/>
      <w:marTop w:val="0"/>
      <w:marBottom w:val="0"/>
      <w:divBdr>
        <w:top w:val="none" w:sz="0" w:space="0" w:color="auto"/>
        <w:left w:val="none" w:sz="0" w:space="0" w:color="auto"/>
        <w:bottom w:val="none" w:sz="0" w:space="0" w:color="auto"/>
        <w:right w:val="none" w:sz="0" w:space="0" w:color="auto"/>
      </w:divBdr>
    </w:div>
    <w:div w:id="250746658">
      <w:bodyDiv w:val="1"/>
      <w:marLeft w:val="0"/>
      <w:marRight w:val="0"/>
      <w:marTop w:val="0"/>
      <w:marBottom w:val="0"/>
      <w:divBdr>
        <w:top w:val="none" w:sz="0" w:space="0" w:color="auto"/>
        <w:left w:val="none" w:sz="0" w:space="0" w:color="auto"/>
        <w:bottom w:val="none" w:sz="0" w:space="0" w:color="auto"/>
        <w:right w:val="none" w:sz="0" w:space="0" w:color="auto"/>
      </w:divBdr>
    </w:div>
    <w:div w:id="250814419">
      <w:bodyDiv w:val="1"/>
      <w:marLeft w:val="0"/>
      <w:marRight w:val="0"/>
      <w:marTop w:val="0"/>
      <w:marBottom w:val="0"/>
      <w:divBdr>
        <w:top w:val="none" w:sz="0" w:space="0" w:color="auto"/>
        <w:left w:val="none" w:sz="0" w:space="0" w:color="auto"/>
        <w:bottom w:val="none" w:sz="0" w:space="0" w:color="auto"/>
        <w:right w:val="none" w:sz="0" w:space="0" w:color="auto"/>
      </w:divBdr>
    </w:div>
    <w:div w:id="251206720">
      <w:bodyDiv w:val="1"/>
      <w:marLeft w:val="0"/>
      <w:marRight w:val="0"/>
      <w:marTop w:val="0"/>
      <w:marBottom w:val="0"/>
      <w:divBdr>
        <w:top w:val="none" w:sz="0" w:space="0" w:color="auto"/>
        <w:left w:val="none" w:sz="0" w:space="0" w:color="auto"/>
        <w:bottom w:val="none" w:sz="0" w:space="0" w:color="auto"/>
        <w:right w:val="none" w:sz="0" w:space="0" w:color="auto"/>
      </w:divBdr>
    </w:div>
    <w:div w:id="251280891">
      <w:bodyDiv w:val="1"/>
      <w:marLeft w:val="0"/>
      <w:marRight w:val="0"/>
      <w:marTop w:val="0"/>
      <w:marBottom w:val="0"/>
      <w:divBdr>
        <w:top w:val="none" w:sz="0" w:space="0" w:color="auto"/>
        <w:left w:val="none" w:sz="0" w:space="0" w:color="auto"/>
        <w:bottom w:val="none" w:sz="0" w:space="0" w:color="auto"/>
        <w:right w:val="none" w:sz="0" w:space="0" w:color="auto"/>
      </w:divBdr>
    </w:div>
    <w:div w:id="251400791">
      <w:bodyDiv w:val="1"/>
      <w:marLeft w:val="0"/>
      <w:marRight w:val="0"/>
      <w:marTop w:val="0"/>
      <w:marBottom w:val="0"/>
      <w:divBdr>
        <w:top w:val="none" w:sz="0" w:space="0" w:color="auto"/>
        <w:left w:val="none" w:sz="0" w:space="0" w:color="auto"/>
        <w:bottom w:val="none" w:sz="0" w:space="0" w:color="auto"/>
        <w:right w:val="none" w:sz="0" w:space="0" w:color="auto"/>
      </w:divBdr>
    </w:div>
    <w:div w:id="251474060">
      <w:bodyDiv w:val="1"/>
      <w:marLeft w:val="0"/>
      <w:marRight w:val="0"/>
      <w:marTop w:val="0"/>
      <w:marBottom w:val="0"/>
      <w:divBdr>
        <w:top w:val="none" w:sz="0" w:space="0" w:color="auto"/>
        <w:left w:val="none" w:sz="0" w:space="0" w:color="auto"/>
        <w:bottom w:val="none" w:sz="0" w:space="0" w:color="auto"/>
        <w:right w:val="none" w:sz="0" w:space="0" w:color="auto"/>
      </w:divBdr>
    </w:div>
    <w:div w:id="251553460">
      <w:bodyDiv w:val="1"/>
      <w:marLeft w:val="0"/>
      <w:marRight w:val="0"/>
      <w:marTop w:val="0"/>
      <w:marBottom w:val="0"/>
      <w:divBdr>
        <w:top w:val="none" w:sz="0" w:space="0" w:color="auto"/>
        <w:left w:val="none" w:sz="0" w:space="0" w:color="auto"/>
        <w:bottom w:val="none" w:sz="0" w:space="0" w:color="auto"/>
        <w:right w:val="none" w:sz="0" w:space="0" w:color="auto"/>
      </w:divBdr>
    </w:div>
    <w:div w:id="251553600">
      <w:bodyDiv w:val="1"/>
      <w:marLeft w:val="0"/>
      <w:marRight w:val="0"/>
      <w:marTop w:val="0"/>
      <w:marBottom w:val="0"/>
      <w:divBdr>
        <w:top w:val="none" w:sz="0" w:space="0" w:color="auto"/>
        <w:left w:val="none" w:sz="0" w:space="0" w:color="auto"/>
        <w:bottom w:val="none" w:sz="0" w:space="0" w:color="auto"/>
        <w:right w:val="none" w:sz="0" w:space="0" w:color="auto"/>
      </w:divBdr>
    </w:div>
    <w:div w:id="251663327">
      <w:bodyDiv w:val="1"/>
      <w:marLeft w:val="0"/>
      <w:marRight w:val="0"/>
      <w:marTop w:val="0"/>
      <w:marBottom w:val="0"/>
      <w:divBdr>
        <w:top w:val="none" w:sz="0" w:space="0" w:color="auto"/>
        <w:left w:val="none" w:sz="0" w:space="0" w:color="auto"/>
        <w:bottom w:val="none" w:sz="0" w:space="0" w:color="auto"/>
        <w:right w:val="none" w:sz="0" w:space="0" w:color="auto"/>
      </w:divBdr>
    </w:div>
    <w:div w:id="251941380">
      <w:bodyDiv w:val="1"/>
      <w:marLeft w:val="0"/>
      <w:marRight w:val="0"/>
      <w:marTop w:val="0"/>
      <w:marBottom w:val="0"/>
      <w:divBdr>
        <w:top w:val="none" w:sz="0" w:space="0" w:color="auto"/>
        <w:left w:val="none" w:sz="0" w:space="0" w:color="auto"/>
        <w:bottom w:val="none" w:sz="0" w:space="0" w:color="auto"/>
        <w:right w:val="none" w:sz="0" w:space="0" w:color="auto"/>
      </w:divBdr>
    </w:div>
    <w:div w:id="252056472">
      <w:bodyDiv w:val="1"/>
      <w:marLeft w:val="0"/>
      <w:marRight w:val="0"/>
      <w:marTop w:val="0"/>
      <w:marBottom w:val="0"/>
      <w:divBdr>
        <w:top w:val="none" w:sz="0" w:space="0" w:color="auto"/>
        <w:left w:val="none" w:sz="0" w:space="0" w:color="auto"/>
        <w:bottom w:val="none" w:sz="0" w:space="0" w:color="auto"/>
        <w:right w:val="none" w:sz="0" w:space="0" w:color="auto"/>
      </w:divBdr>
    </w:div>
    <w:div w:id="252131247">
      <w:bodyDiv w:val="1"/>
      <w:marLeft w:val="0"/>
      <w:marRight w:val="0"/>
      <w:marTop w:val="0"/>
      <w:marBottom w:val="0"/>
      <w:divBdr>
        <w:top w:val="none" w:sz="0" w:space="0" w:color="auto"/>
        <w:left w:val="none" w:sz="0" w:space="0" w:color="auto"/>
        <w:bottom w:val="none" w:sz="0" w:space="0" w:color="auto"/>
        <w:right w:val="none" w:sz="0" w:space="0" w:color="auto"/>
      </w:divBdr>
    </w:div>
    <w:div w:id="252401807">
      <w:bodyDiv w:val="1"/>
      <w:marLeft w:val="0"/>
      <w:marRight w:val="0"/>
      <w:marTop w:val="0"/>
      <w:marBottom w:val="0"/>
      <w:divBdr>
        <w:top w:val="none" w:sz="0" w:space="0" w:color="auto"/>
        <w:left w:val="none" w:sz="0" w:space="0" w:color="auto"/>
        <w:bottom w:val="none" w:sz="0" w:space="0" w:color="auto"/>
        <w:right w:val="none" w:sz="0" w:space="0" w:color="auto"/>
      </w:divBdr>
    </w:div>
    <w:div w:id="252515240">
      <w:bodyDiv w:val="1"/>
      <w:marLeft w:val="0"/>
      <w:marRight w:val="0"/>
      <w:marTop w:val="0"/>
      <w:marBottom w:val="0"/>
      <w:divBdr>
        <w:top w:val="none" w:sz="0" w:space="0" w:color="auto"/>
        <w:left w:val="none" w:sz="0" w:space="0" w:color="auto"/>
        <w:bottom w:val="none" w:sz="0" w:space="0" w:color="auto"/>
        <w:right w:val="none" w:sz="0" w:space="0" w:color="auto"/>
      </w:divBdr>
    </w:div>
    <w:div w:id="252592087">
      <w:bodyDiv w:val="1"/>
      <w:marLeft w:val="0"/>
      <w:marRight w:val="0"/>
      <w:marTop w:val="0"/>
      <w:marBottom w:val="0"/>
      <w:divBdr>
        <w:top w:val="none" w:sz="0" w:space="0" w:color="auto"/>
        <w:left w:val="none" w:sz="0" w:space="0" w:color="auto"/>
        <w:bottom w:val="none" w:sz="0" w:space="0" w:color="auto"/>
        <w:right w:val="none" w:sz="0" w:space="0" w:color="auto"/>
      </w:divBdr>
    </w:div>
    <w:div w:id="252709700">
      <w:bodyDiv w:val="1"/>
      <w:marLeft w:val="0"/>
      <w:marRight w:val="0"/>
      <w:marTop w:val="0"/>
      <w:marBottom w:val="0"/>
      <w:divBdr>
        <w:top w:val="none" w:sz="0" w:space="0" w:color="auto"/>
        <w:left w:val="none" w:sz="0" w:space="0" w:color="auto"/>
        <w:bottom w:val="none" w:sz="0" w:space="0" w:color="auto"/>
        <w:right w:val="none" w:sz="0" w:space="0" w:color="auto"/>
      </w:divBdr>
    </w:div>
    <w:div w:id="252933770">
      <w:bodyDiv w:val="1"/>
      <w:marLeft w:val="0"/>
      <w:marRight w:val="0"/>
      <w:marTop w:val="0"/>
      <w:marBottom w:val="0"/>
      <w:divBdr>
        <w:top w:val="none" w:sz="0" w:space="0" w:color="auto"/>
        <w:left w:val="none" w:sz="0" w:space="0" w:color="auto"/>
        <w:bottom w:val="none" w:sz="0" w:space="0" w:color="auto"/>
        <w:right w:val="none" w:sz="0" w:space="0" w:color="auto"/>
      </w:divBdr>
    </w:div>
    <w:div w:id="253319445">
      <w:bodyDiv w:val="1"/>
      <w:marLeft w:val="0"/>
      <w:marRight w:val="0"/>
      <w:marTop w:val="0"/>
      <w:marBottom w:val="0"/>
      <w:divBdr>
        <w:top w:val="none" w:sz="0" w:space="0" w:color="auto"/>
        <w:left w:val="none" w:sz="0" w:space="0" w:color="auto"/>
        <w:bottom w:val="none" w:sz="0" w:space="0" w:color="auto"/>
        <w:right w:val="none" w:sz="0" w:space="0" w:color="auto"/>
      </w:divBdr>
    </w:div>
    <w:div w:id="253445063">
      <w:bodyDiv w:val="1"/>
      <w:marLeft w:val="0"/>
      <w:marRight w:val="0"/>
      <w:marTop w:val="0"/>
      <w:marBottom w:val="0"/>
      <w:divBdr>
        <w:top w:val="none" w:sz="0" w:space="0" w:color="auto"/>
        <w:left w:val="none" w:sz="0" w:space="0" w:color="auto"/>
        <w:bottom w:val="none" w:sz="0" w:space="0" w:color="auto"/>
        <w:right w:val="none" w:sz="0" w:space="0" w:color="auto"/>
      </w:divBdr>
    </w:div>
    <w:div w:id="254094596">
      <w:bodyDiv w:val="1"/>
      <w:marLeft w:val="0"/>
      <w:marRight w:val="0"/>
      <w:marTop w:val="0"/>
      <w:marBottom w:val="0"/>
      <w:divBdr>
        <w:top w:val="none" w:sz="0" w:space="0" w:color="auto"/>
        <w:left w:val="none" w:sz="0" w:space="0" w:color="auto"/>
        <w:bottom w:val="none" w:sz="0" w:space="0" w:color="auto"/>
        <w:right w:val="none" w:sz="0" w:space="0" w:color="auto"/>
      </w:divBdr>
    </w:div>
    <w:div w:id="254166598">
      <w:bodyDiv w:val="1"/>
      <w:marLeft w:val="0"/>
      <w:marRight w:val="0"/>
      <w:marTop w:val="0"/>
      <w:marBottom w:val="0"/>
      <w:divBdr>
        <w:top w:val="none" w:sz="0" w:space="0" w:color="auto"/>
        <w:left w:val="none" w:sz="0" w:space="0" w:color="auto"/>
        <w:bottom w:val="none" w:sz="0" w:space="0" w:color="auto"/>
        <w:right w:val="none" w:sz="0" w:space="0" w:color="auto"/>
      </w:divBdr>
    </w:div>
    <w:div w:id="254437084">
      <w:bodyDiv w:val="1"/>
      <w:marLeft w:val="0"/>
      <w:marRight w:val="0"/>
      <w:marTop w:val="0"/>
      <w:marBottom w:val="0"/>
      <w:divBdr>
        <w:top w:val="none" w:sz="0" w:space="0" w:color="auto"/>
        <w:left w:val="none" w:sz="0" w:space="0" w:color="auto"/>
        <w:bottom w:val="none" w:sz="0" w:space="0" w:color="auto"/>
        <w:right w:val="none" w:sz="0" w:space="0" w:color="auto"/>
      </w:divBdr>
    </w:div>
    <w:div w:id="254439315">
      <w:bodyDiv w:val="1"/>
      <w:marLeft w:val="0"/>
      <w:marRight w:val="0"/>
      <w:marTop w:val="0"/>
      <w:marBottom w:val="0"/>
      <w:divBdr>
        <w:top w:val="none" w:sz="0" w:space="0" w:color="auto"/>
        <w:left w:val="none" w:sz="0" w:space="0" w:color="auto"/>
        <w:bottom w:val="none" w:sz="0" w:space="0" w:color="auto"/>
        <w:right w:val="none" w:sz="0" w:space="0" w:color="auto"/>
      </w:divBdr>
    </w:div>
    <w:div w:id="254482801">
      <w:bodyDiv w:val="1"/>
      <w:marLeft w:val="0"/>
      <w:marRight w:val="0"/>
      <w:marTop w:val="0"/>
      <w:marBottom w:val="0"/>
      <w:divBdr>
        <w:top w:val="none" w:sz="0" w:space="0" w:color="auto"/>
        <w:left w:val="none" w:sz="0" w:space="0" w:color="auto"/>
        <w:bottom w:val="none" w:sz="0" w:space="0" w:color="auto"/>
        <w:right w:val="none" w:sz="0" w:space="0" w:color="auto"/>
      </w:divBdr>
    </w:div>
    <w:div w:id="254673780">
      <w:bodyDiv w:val="1"/>
      <w:marLeft w:val="0"/>
      <w:marRight w:val="0"/>
      <w:marTop w:val="0"/>
      <w:marBottom w:val="0"/>
      <w:divBdr>
        <w:top w:val="none" w:sz="0" w:space="0" w:color="auto"/>
        <w:left w:val="none" w:sz="0" w:space="0" w:color="auto"/>
        <w:bottom w:val="none" w:sz="0" w:space="0" w:color="auto"/>
        <w:right w:val="none" w:sz="0" w:space="0" w:color="auto"/>
      </w:divBdr>
    </w:div>
    <w:div w:id="254679797">
      <w:bodyDiv w:val="1"/>
      <w:marLeft w:val="0"/>
      <w:marRight w:val="0"/>
      <w:marTop w:val="0"/>
      <w:marBottom w:val="0"/>
      <w:divBdr>
        <w:top w:val="none" w:sz="0" w:space="0" w:color="auto"/>
        <w:left w:val="none" w:sz="0" w:space="0" w:color="auto"/>
        <w:bottom w:val="none" w:sz="0" w:space="0" w:color="auto"/>
        <w:right w:val="none" w:sz="0" w:space="0" w:color="auto"/>
      </w:divBdr>
    </w:div>
    <w:div w:id="254746820">
      <w:bodyDiv w:val="1"/>
      <w:marLeft w:val="0"/>
      <w:marRight w:val="0"/>
      <w:marTop w:val="0"/>
      <w:marBottom w:val="0"/>
      <w:divBdr>
        <w:top w:val="none" w:sz="0" w:space="0" w:color="auto"/>
        <w:left w:val="none" w:sz="0" w:space="0" w:color="auto"/>
        <w:bottom w:val="none" w:sz="0" w:space="0" w:color="auto"/>
        <w:right w:val="none" w:sz="0" w:space="0" w:color="auto"/>
      </w:divBdr>
    </w:div>
    <w:div w:id="254826292">
      <w:bodyDiv w:val="1"/>
      <w:marLeft w:val="0"/>
      <w:marRight w:val="0"/>
      <w:marTop w:val="0"/>
      <w:marBottom w:val="0"/>
      <w:divBdr>
        <w:top w:val="none" w:sz="0" w:space="0" w:color="auto"/>
        <w:left w:val="none" w:sz="0" w:space="0" w:color="auto"/>
        <w:bottom w:val="none" w:sz="0" w:space="0" w:color="auto"/>
        <w:right w:val="none" w:sz="0" w:space="0" w:color="auto"/>
      </w:divBdr>
    </w:div>
    <w:div w:id="254830797">
      <w:bodyDiv w:val="1"/>
      <w:marLeft w:val="0"/>
      <w:marRight w:val="0"/>
      <w:marTop w:val="0"/>
      <w:marBottom w:val="0"/>
      <w:divBdr>
        <w:top w:val="none" w:sz="0" w:space="0" w:color="auto"/>
        <w:left w:val="none" w:sz="0" w:space="0" w:color="auto"/>
        <w:bottom w:val="none" w:sz="0" w:space="0" w:color="auto"/>
        <w:right w:val="none" w:sz="0" w:space="0" w:color="auto"/>
      </w:divBdr>
    </w:div>
    <w:div w:id="255024455">
      <w:bodyDiv w:val="1"/>
      <w:marLeft w:val="0"/>
      <w:marRight w:val="0"/>
      <w:marTop w:val="0"/>
      <w:marBottom w:val="0"/>
      <w:divBdr>
        <w:top w:val="none" w:sz="0" w:space="0" w:color="auto"/>
        <w:left w:val="none" w:sz="0" w:space="0" w:color="auto"/>
        <w:bottom w:val="none" w:sz="0" w:space="0" w:color="auto"/>
        <w:right w:val="none" w:sz="0" w:space="0" w:color="auto"/>
      </w:divBdr>
    </w:div>
    <w:div w:id="255091518">
      <w:bodyDiv w:val="1"/>
      <w:marLeft w:val="0"/>
      <w:marRight w:val="0"/>
      <w:marTop w:val="0"/>
      <w:marBottom w:val="0"/>
      <w:divBdr>
        <w:top w:val="none" w:sz="0" w:space="0" w:color="auto"/>
        <w:left w:val="none" w:sz="0" w:space="0" w:color="auto"/>
        <w:bottom w:val="none" w:sz="0" w:space="0" w:color="auto"/>
        <w:right w:val="none" w:sz="0" w:space="0" w:color="auto"/>
      </w:divBdr>
    </w:div>
    <w:div w:id="255141749">
      <w:bodyDiv w:val="1"/>
      <w:marLeft w:val="0"/>
      <w:marRight w:val="0"/>
      <w:marTop w:val="0"/>
      <w:marBottom w:val="0"/>
      <w:divBdr>
        <w:top w:val="none" w:sz="0" w:space="0" w:color="auto"/>
        <w:left w:val="none" w:sz="0" w:space="0" w:color="auto"/>
        <w:bottom w:val="none" w:sz="0" w:space="0" w:color="auto"/>
        <w:right w:val="none" w:sz="0" w:space="0" w:color="auto"/>
      </w:divBdr>
    </w:div>
    <w:div w:id="255599410">
      <w:bodyDiv w:val="1"/>
      <w:marLeft w:val="0"/>
      <w:marRight w:val="0"/>
      <w:marTop w:val="0"/>
      <w:marBottom w:val="0"/>
      <w:divBdr>
        <w:top w:val="none" w:sz="0" w:space="0" w:color="auto"/>
        <w:left w:val="none" w:sz="0" w:space="0" w:color="auto"/>
        <w:bottom w:val="none" w:sz="0" w:space="0" w:color="auto"/>
        <w:right w:val="none" w:sz="0" w:space="0" w:color="auto"/>
      </w:divBdr>
    </w:div>
    <w:div w:id="255789291">
      <w:bodyDiv w:val="1"/>
      <w:marLeft w:val="0"/>
      <w:marRight w:val="0"/>
      <w:marTop w:val="0"/>
      <w:marBottom w:val="0"/>
      <w:divBdr>
        <w:top w:val="none" w:sz="0" w:space="0" w:color="auto"/>
        <w:left w:val="none" w:sz="0" w:space="0" w:color="auto"/>
        <w:bottom w:val="none" w:sz="0" w:space="0" w:color="auto"/>
        <w:right w:val="none" w:sz="0" w:space="0" w:color="auto"/>
      </w:divBdr>
    </w:div>
    <w:div w:id="255940426">
      <w:bodyDiv w:val="1"/>
      <w:marLeft w:val="0"/>
      <w:marRight w:val="0"/>
      <w:marTop w:val="0"/>
      <w:marBottom w:val="0"/>
      <w:divBdr>
        <w:top w:val="none" w:sz="0" w:space="0" w:color="auto"/>
        <w:left w:val="none" w:sz="0" w:space="0" w:color="auto"/>
        <w:bottom w:val="none" w:sz="0" w:space="0" w:color="auto"/>
        <w:right w:val="none" w:sz="0" w:space="0" w:color="auto"/>
      </w:divBdr>
    </w:div>
    <w:div w:id="256135947">
      <w:bodyDiv w:val="1"/>
      <w:marLeft w:val="0"/>
      <w:marRight w:val="0"/>
      <w:marTop w:val="0"/>
      <w:marBottom w:val="0"/>
      <w:divBdr>
        <w:top w:val="none" w:sz="0" w:space="0" w:color="auto"/>
        <w:left w:val="none" w:sz="0" w:space="0" w:color="auto"/>
        <w:bottom w:val="none" w:sz="0" w:space="0" w:color="auto"/>
        <w:right w:val="none" w:sz="0" w:space="0" w:color="auto"/>
      </w:divBdr>
    </w:div>
    <w:div w:id="256183471">
      <w:bodyDiv w:val="1"/>
      <w:marLeft w:val="0"/>
      <w:marRight w:val="0"/>
      <w:marTop w:val="0"/>
      <w:marBottom w:val="0"/>
      <w:divBdr>
        <w:top w:val="none" w:sz="0" w:space="0" w:color="auto"/>
        <w:left w:val="none" w:sz="0" w:space="0" w:color="auto"/>
        <w:bottom w:val="none" w:sz="0" w:space="0" w:color="auto"/>
        <w:right w:val="none" w:sz="0" w:space="0" w:color="auto"/>
      </w:divBdr>
    </w:div>
    <w:div w:id="256446046">
      <w:bodyDiv w:val="1"/>
      <w:marLeft w:val="0"/>
      <w:marRight w:val="0"/>
      <w:marTop w:val="0"/>
      <w:marBottom w:val="0"/>
      <w:divBdr>
        <w:top w:val="none" w:sz="0" w:space="0" w:color="auto"/>
        <w:left w:val="none" w:sz="0" w:space="0" w:color="auto"/>
        <w:bottom w:val="none" w:sz="0" w:space="0" w:color="auto"/>
        <w:right w:val="none" w:sz="0" w:space="0" w:color="auto"/>
      </w:divBdr>
    </w:div>
    <w:div w:id="256521144">
      <w:bodyDiv w:val="1"/>
      <w:marLeft w:val="0"/>
      <w:marRight w:val="0"/>
      <w:marTop w:val="0"/>
      <w:marBottom w:val="0"/>
      <w:divBdr>
        <w:top w:val="none" w:sz="0" w:space="0" w:color="auto"/>
        <w:left w:val="none" w:sz="0" w:space="0" w:color="auto"/>
        <w:bottom w:val="none" w:sz="0" w:space="0" w:color="auto"/>
        <w:right w:val="none" w:sz="0" w:space="0" w:color="auto"/>
      </w:divBdr>
    </w:div>
    <w:div w:id="256671077">
      <w:bodyDiv w:val="1"/>
      <w:marLeft w:val="0"/>
      <w:marRight w:val="0"/>
      <w:marTop w:val="0"/>
      <w:marBottom w:val="0"/>
      <w:divBdr>
        <w:top w:val="none" w:sz="0" w:space="0" w:color="auto"/>
        <w:left w:val="none" w:sz="0" w:space="0" w:color="auto"/>
        <w:bottom w:val="none" w:sz="0" w:space="0" w:color="auto"/>
        <w:right w:val="none" w:sz="0" w:space="0" w:color="auto"/>
      </w:divBdr>
    </w:div>
    <w:div w:id="256864047">
      <w:bodyDiv w:val="1"/>
      <w:marLeft w:val="0"/>
      <w:marRight w:val="0"/>
      <w:marTop w:val="0"/>
      <w:marBottom w:val="0"/>
      <w:divBdr>
        <w:top w:val="none" w:sz="0" w:space="0" w:color="auto"/>
        <w:left w:val="none" w:sz="0" w:space="0" w:color="auto"/>
        <w:bottom w:val="none" w:sz="0" w:space="0" w:color="auto"/>
        <w:right w:val="none" w:sz="0" w:space="0" w:color="auto"/>
      </w:divBdr>
    </w:div>
    <w:div w:id="256868310">
      <w:bodyDiv w:val="1"/>
      <w:marLeft w:val="0"/>
      <w:marRight w:val="0"/>
      <w:marTop w:val="0"/>
      <w:marBottom w:val="0"/>
      <w:divBdr>
        <w:top w:val="none" w:sz="0" w:space="0" w:color="auto"/>
        <w:left w:val="none" w:sz="0" w:space="0" w:color="auto"/>
        <w:bottom w:val="none" w:sz="0" w:space="0" w:color="auto"/>
        <w:right w:val="none" w:sz="0" w:space="0" w:color="auto"/>
      </w:divBdr>
    </w:div>
    <w:div w:id="257101238">
      <w:bodyDiv w:val="1"/>
      <w:marLeft w:val="0"/>
      <w:marRight w:val="0"/>
      <w:marTop w:val="0"/>
      <w:marBottom w:val="0"/>
      <w:divBdr>
        <w:top w:val="none" w:sz="0" w:space="0" w:color="auto"/>
        <w:left w:val="none" w:sz="0" w:space="0" w:color="auto"/>
        <w:bottom w:val="none" w:sz="0" w:space="0" w:color="auto"/>
        <w:right w:val="none" w:sz="0" w:space="0" w:color="auto"/>
      </w:divBdr>
    </w:div>
    <w:div w:id="257101730">
      <w:bodyDiv w:val="1"/>
      <w:marLeft w:val="0"/>
      <w:marRight w:val="0"/>
      <w:marTop w:val="0"/>
      <w:marBottom w:val="0"/>
      <w:divBdr>
        <w:top w:val="none" w:sz="0" w:space="0" w:color="auto"/>
        <w:left w:val="none" w:sz="0" w:space="0" w:color="auto"/>
        <w:bottom w:val="none" w:sz="0" w:space="0" w:color="auto"/>
        <w:right w:val="none" w:sz="0" w:space="0" w:color="auto"/>
      </w:divBdr>
    </w:div>
    <w:div w:id="257299959">
      <w:bodyDiv w:val="1"/>
      <w:marLeft w:val="0"/>
      <w:marRight w:val="0"/>
      <w:marTop w:val="0"/>
      <w:marBottom w:val="0"/>
      <w:divBdr>
        <w:top w:val="none" w:sz="0" w:space="0" w:color="auto"/>
        <w:left w:val="none" w:sz="0" w:space="0" w:color="auto"/>
        <w:bottom w:val="none" w:sz="0" w:space="0" w:color="auto"/>
        <w:right w:val="none" w:sz="0" w:space="0" w:color="auto"/>
      </w:divBdr>
    </w:div>
    <w:div w:id="257443093">
      <w:bodyDiv w:val="1"/>
      <w:marLeft w:val="0"/>
      <w:marRight w:val="0"/>
      <w:marTop w:val="0"/>
      <w:marBottom w:val="0"/>
      <w:divBdr>
        <w:top w:val="none" w:sz="0" w:space="0" w:color="auto"/>
        <w:left w:val="none" w:sz="0" w:space="0" w:color="auto"/>
        <w:bottom w:val="none" w:sz="0" w:space="0" w:color="auto"/>
        <w:right w:val="none" w:sz="0" w:space="0" w:color="auto"/>
      </w:divBdr>
    </w:div>
    <w:div w:id="257520696">
      <w:bodyDiv w:val="1"/>
      <w:marLeft w:val="0"/>
      <w:marRight w:val="0"/>
      <w:marTop w:val="0"/>
      <w:marBottom w:val="0"/>
      <w:divBdr>
        <w:top w:val="none" w:sz="0" w:space="0" w:color="auto"/>
        <w:left w:val="none" w:sz="0" w:space="0" w:color="auto"/>
        <w:bottom w:val="none" w:sz="0" w:space="0" w:color="auto"/>
        <w:right w:val="none" w:sz="0" w:space="0" w:color="auto"/>
      </w:divBdr>
    </w:div>
    <w:div w:id="257564333">
      <w:bodyDiv w:val="1"/>
      <w:marLeft w:val="0"/>
      <w:marRight w:val="0"/>
      <w:marTop w:val="0"/>
      <w:marBottom w:val="0"/>
      <w:divBdr>
        <w:top w:val="none" w:sz="0" w:space="0" w:color="auto"/>
        <w:left w:val="none" w:sz="0" w:space="0" w:color="auto"/>
        <w:bottom w:val="none" w:sz="0" w:space="0" w:color="auto"/>
        <w:right w:val="none" w:sz="0" w:space="0" w:color="auto"/>
      </w:divBdr>
    </w:div>
    <w:div w:id="257639192">
      <w:bodyDiv w:val="1"/>
      <w:marLeft w:val="0"/>
      <w:marRight w:val="0"/>
      <w:marTop w:val="0"/>
      <w:marBottom w:val="0"/>
      <w:divBdr>
        <w:top w:val="none" w:sz="0" w:space="0" w:color="auto"/>
        <w:left w:val="none" w:sz="0" w:space="0" w:color="auto"/>
        <w:bottom w:val="none" w:sz="0" w:space="0" w:color="auto"/>
        <w:right w:val="none" w:sz="0" w:space="0" w:color="auto"/>
      </w:divBdr>
    </w:div>
    <w:div w:id="258104029">
      <w:bodyDiv w:val="1"/>
      <w:marLeft w:val="0"/>
      <w:marRight w:val="0"/>
      <w:marTop w:val="0"/>
      <w:marBottom w:val="0"/>
      <w:divBdr>
        <w:top w:val="none" w:sz="0" w:space="0" w:color="auto"/>
        <w:left w:val="none" w:sz="0" w:space="0" w:color="auto"/>
        <w:bottom w:val="none" w:sz="0" w:space="0" w:color="auto"/>
        <w:right w:val="none" w:sz="0" w:space="0" w:color="auto"/>
      </w:divBdr>
    </w:div>
    <w:div w:id="258487513">
      <w:bodyDiv w:val="1"/>
      <w:marLeft w:val="0"/>
      <w:marRight w:val="0"/>
      <w:marTop w:val="0"/>
      <w:marBottom w:val="0"/>
      <w:divBdr>
        <w:top w:val="none" w:sz="0" w:space="0" w:color="auto"/>
        <w:left w:val="none" w:sz="0" w:space="0" w:color="auto"/>
        <w:bottom w:val="none" w:sz="0" w:space="0" w:color="auto"/>
        <w:right w:val="none" w:sz="0" w:space="0" w:color="auto"/>
      </w:divBdr>
    </w:div>
    <w:div w:id="258804578">
      <w:bodyDiv w:val="1"/>
      <w:marLeft w:val="0"/>
      <w:marRight w:val="0"/>
      <w:marTop w:val="0"/>
      <w:marBottom w:val="0"/>
      <w:divBdr>
        <w:top w:val="none" w:sz="0" w:space="0" w:color="auto"/>
        <w:left w:val="none" w:sz="0" w:space="0" w:color="auto"/>
        <w:bottom w:val="none" w:sz="0" w:space="0" w:color="auto"/>
        <w:right w:val="none" w:sz="0" w:space="0" w:color="auto"/>
      </w:divBdr>
    </w:div>
    <w:div w:id="258828798">
      <w:bodyDiv w:val="1"/>
      <w:marLeft w:val="0"/>
      <w:marRight w:val="0"/>
      <w:marTop w:val="0"/>
      <w:marBottom w:val="0"/>
      <w:divBdr>
        <w:top w:val="none" w:sz="0" w:space="0" w:color="auto"/>
        <w:left w:val="none" w:sz="0" w:space="0" w:color="auto"/>
        <w:bottom w:val="none" w:sz="0" w:space="0" w:color="auto"/>
        <w:right w:val="none" w:sz="0" w:space="0" w:color="auto"/>
      </w:divBdr>
    </w:div>
    <w:div w:id="259030863">
      <w:bodyDiv w:val="1"/>
      <w:marLeft w:val="0"/>
      <w:marRight w:val="0"/>
      <w:marTop w:val="0"/>
      <w:marBottom w:val="0"/>
      <w:divBdr>
        <w:top w:val="none" w:sz="0" w:space="0" w:color="auto"/>
        <w:left w:val="none" w:sz="0" w:space="0" w:color="auto"/>
        <w:bottom w:val="none" w:sz="0" w:space="0" w:color="auto"/>
        <w:right w:val="none" w:sz="0" w:space="0" w:color="auto"/>
      </w:divBdr>
    </w:div>
    <w:div w:id="259146295">
      <w:bodyDiv w:val="1"/>
      <w:marLeft w:val="0"/>
      <w:marRight w:val="0"/>
      <w:marTop w:val="0"/>
      <w:marBottom w:val="0"/>
      <w:divBdr>
        <w:top w:val="none" w:sz="0" w:space="0" w:color="auto"/>
        <w:left w:val="none" w:sz="0" w:space="0" w:color="auto"/>
        <w:bottom w:val="none" w:sz="0" w:space="0" w:color="auto"/>
        <w:right w:val="none" w:sz="0" w:space="0" w:color="auto"/>
      </w:divBdr>
    </w:div>
    <w:div w:id="259224409">
      <w:bodyDiv w:val="1"/>
      <w:marLeft w:val="0"/>
      <w:marRight w:val="0"/>
      <w:marTop w:val="0"/>
      <w:marBottom w:val="0"/>
      <w:divBdr>
        <w:top w:val="none" w:sz="0" w:space="0" w:color="auto"/>
        <w:left w:val="none" w:sz="0" w:space="0" w:color="auto"/>
        <w:bottom w:val="none" w:sz="0" w:space="0" w:color="auto"/>
        <w:right w:val="none" w:sz="0" w:space="0" w:color="auto"/>
      </w:divBdr>
    </w:div>
    <w:div w:id="259530664">
      <w:bodyDiv w:val="1"/>
      <w:marLeft w:val="0"/>
      <w:marRight w:val="0"/>
      <w:marTop w:val="0"/>
      <w:marBottom w:val="0"/>
      <w:divBdr>
        <w:top w:val="none" w:sz="0" w:space="0" w:color="auto"/>
        <w:left w:val="none" w:sz="0" w:space="0" w:color="auto"/>
        <w:bottom w:val="none" w:sz="0" w:space="0" w:color="auto"/>
        <w:right w:val="none" w:sz="0" w:space="0" w:color="auto"/>
      </w:divBdr>
    </w:div>
    <w:div w:id="259532679">
      <w:bodyDiv w:val="1"/>
      <w:marLeft w:val="0"/>
      <w:marRight w:val="0"/>
      <w:marTop w:val="0"/>
      <w:marBottom w:val="0"/>
      <w:divBdr>
        <w:top w:val="none" w:sz="0" w:space="0" w:color="auto"/>
        <w:left w:val="none" w:sz="0" w:space="0" w:color="auto"/>
        <w:bottom w:val="none" w:sz="0" w:space="0" w:color="auto"/>
        <w:right w:val="none" w:sz="0" w:space="0" w:color="auto"/>
      </w:divBdr>
    </w:div>
    <w:div w:id="259800616">
      <w:bodyDiv w:val="1"/>
      <w:marLeft w:val="0"/>
      <w:marRight w:val="0"/>
      <w:marTop w:val="0"/>
      <w:marBottom w:val="0"/>
      <w:divBdr>
        <w:top w:val="none" w:sz="0" w:space="0" w:color="auto"/>
        <w:left w:val="none" w:sz="0" w:space="0" w:color="auto"/>
        <w:bottom w:val="none" w:sz="0" w:space="0" w:color="auto"/>
        <w:right w:val="none" w:sz="0" w:space="0" w:color="auto"/>
      </w:divBdr>
    </w:div>
    <w:div w:id="260067999">
      <w:bodyDiv w:val="1"/>
      <w:marLeft w:val="0"/>
      <w:marRight w:val="0"/>
      <w:marTop w:val="0"/>
      <w:marBottom w:val="0"/>
      <w:divBdr>
        <w:top w:val="none" w:sz="0" w:space="0" w:color="auto"/>
        <w:left w:val="none" w:sz="0" w:space="0" w:color="auto"/>
        <w:bottom w:val="none" w:sz="0" w:space="0" w:color="auto"/>
        <w:right w:val="none" w:sz="0" w:space="0" w:color="auto"/>
      </w:divBdr>
    </w:div>
    <w:div w:id="260071646">
      <w:bodyDiv w:val="1"/>
      <w:marLeft w:val="0"/>
      <w:marRight w:val="0"/>
      <w:marTop w:val="0"/>
      <w:marBottom w:val="0"/>
      <w:divBdr>
        <w:top w:val="none" w:sz="0" w:space="0" w:color="auto"/>
        <w:left w:val="none" w:sz="0" w:space="0" w:color="auto"/>
        <w:bottom w:val="none" w:sz="0" w:space="0" w:color="auto"/>
        <w:right w:val="none" w:sz="0" w:space="0" w:color="auto"/>
      </w:divBdr>
    </w:div>
    <w:div w:id="260191030">
      <w:bodyDiv w:val="1"/>
      <w:marLeft w:val="0"/>
      <w:marRight w:val="0"/>
      <w:marTop w:val="0"/>
      <w:marBottom w:val="0"/>
      <w:divBdr>
        <w:top w:val="none" w:sz="0" w:space="0" w:color="auto"/>
        <w:left w:val="none" w:sz="0" w:space="0" w:color="auto"/>
        <w:bottom w:val="none" w:sz="0" w:space="0" w:color="auto"/>
        <w:right w:val="none" w:sz="0" w:space="0" w:color="auto"/>
      </w:divBdr>
    </w:div>
    <w:div w:id="260264583">
      <w:bodyDiv w:val="1"/>
      <w:marLeft w:val="0"/>
      <w:marRight w:val="0"/>
      <w:marTop w:val="0"/>
      <w:marBottom w:val="0"/>
      <w:divBdr>
        <w:top w:val="none" w:sz="0" w:space="0" w:color="auto"/>
        <w:left w:val="none" w:sz="0" w:space="0" w:color="auto"/>
        <w:bottom w:val="none" w:sz="0" w:space="0" w:color="auto"/>
        <w:right w:val="none" w:sz="0" w:space="0" w:color="auto"/>
      </w:divBdr>
    </w:div>
    <w:div w:id="260572406">
      <w:bodyDiv w:val="1"/>
      <w:marLeft w:val="0"/>
      <w:marRight w:val="0"/>
      <w:marTop w:val="0"/>
      <w:marBottom w:val="0"/>
      <w:divBdr>
        <w:top w:val="none" w:sz="0" w:space="0" w:color="auto"/>
        <w:left w:val="none" w:sz="0" w:space="0" w:color="auto"/>
        <w:bottom w:val="none" w:sz="0" w:space="0" w:color="auto"/>
        <w:right w:val="none" w:sz="0" w:space="0" w:color="auto"/>
      </w:divBdr>
    </w:div>
    <w:div w:id="260575080">
      <w:bodyDiv w:val="1"/>
      <w:marLeft w:val="0"/>
      <w:marRight w:val="0"/>
      <w:marTop w:val="0"/>
      <w:marBottom w:val="0"/>
      <w:divBdr>
        <w:top w:val="none" w:sz="0" w:space="0" w:color="auto"/>
        <w:left w:val="none" w:sz="0" w:space="0" w:color="auto"/>
        <w:bottom w:val="none" w:sz="0" w:space="0" w:color="auto"/>
        <w:right w:val="none" w:sz="0" w:space="0" w:color="auto"/>
      </w:divBdr>
    </w:div>
    <w:div w:id="260721856">
      <w:bodyDiv w:val="1"/>
      <w:marLeft w:val="0"/>
      <w:marRight w:val="0"/>
      <w:marTop w:val="0"/>
      <w:marBottom w:val="0"/>
      <w:divBdr>
        <w:top w:val="none" w:sz="0" w:space="0" w:color="auto"/>
        <w:left w:val="none" w:sz="0" w:space="0" w:color="auto"/>
        <w:bottom w:val="none" w:sz="0" w:space="0" w:color="auto"/>
        <w:right w:val="none" w:sz="0" w:space="0" w:color="auto"/>
      </w:divBdr>
    </w:div>
    <w:div w:id="260722152">
      <w:bodyDiv w:val="1"/>
      <w:marLeft w:val="0"/>
      <w:marRight w:val="0"/>
      <w:marTop w:val="0"/>
      <w:marBottom w:val="0"/>
      <w:divBdr>
        <w:top w:val="none" w:sz="0" w:space="0" w:color="auto"/>
        <w:left w:val="none" w:sz="0" w:space="0" w:color="auto"/>
        <w:bottom w:val="none" w:sz="0" w:space="0" w:color="auto"/>
        <w:right w:val="none" w:sz="0" w:space="0" w:color="auto"/>
      </w:divBdr>
    </w:div>
    <w:div w:id="260799750">
      <w:bodyDiv w:val="1"/>
      <w:marLeft w:val="0"/>
      <w:marRight w:val="0"/>
      <w:marTop w:val="0"/>
      <w:marBottom w:val="0"/>
      <w:divBdr>
        <w:top w:val="none" w:sz="0" w:space="0" w:color="auto"/>
        <w:left w:val="none" w:sz="0" w:space="0" w:color="auto"/>
        <w:bottom w:val="none" w:sz="0" w:space="0" w:color="auto"/>
        <w:right w:val="none" w:sz="0" w:space="0" w:color="auto"/>
      </w:divBdr>
    </w:div>
    <w:div w:id="260838338">
      <w:bodyDiv w:val="1"/>
      <w:marLeft w:val="0"/>
      <w:marRight w:val="0"/>
      <w:marTop w:val="0"/>
      <w:marBottom w:val="0"/>
      <w:divBdr>
        <w:top w:val="none" w:sz="0" w:space="0" w:color="auto"/>
        <w:left w:val="none" w:sz="0" w:space="0" w:color="auto"/>
        <w:bottom w:val="none" w:sz="0" w:space="0" w:color="auto"/>
        <w:right w:val="none" w:sz="0" w:space="0" w:color="auto"/>
      </w:divBdr>
    </w:div>
    <w:div w:id="260994743">
      <w:bodyDiv w:val="1"/>
      <w:marLeft w:val="0"/>
      <w:marRight w:val="0"/>
      <w:marTop w:val="0"/>
      <w:marBottom w:val="0"/>
      <w:divBdr>
        <w:top w:val="none" w:sz="0" w:space="0" w:color="auto"/>
        <w:left w:val="none" w:sz="0" w:space="0" w:color="auto"/>
        <w:bottom w:val="none" w:sz="0" w:space="0" w:color="auto"/>
        <w:right w:val="none" w:sz="0" w:space="0" w:color="auto"/>
      </w:divBdr>
    </w:div>
    <w:div w:id="260995518">
      <w:bodyDiv w:val="1"/>
      <w:marLeft w:val="0"/>
      <w:marRight w:val="0"/>
      <w:marTop w:val="0"/>
      <w:marBottom w:val="0"/>
      <w:divBdr>
        <w:top w:val="none" w:sz="0" w:space="0" w:color="auto"/>
        <w:left w:val="none" w:sz="0" w:space="0" w:color="auto"/>
        <w:bottom w:val="none" w:sz="0" w:space="0" w:color="auto"/>
        <w:right w:val="none" w:sz="0" w:space="0" w:color="auto"/>
      </w:divBdr>
    </w:div>
    <w:div w:id="261037032">
      <w:bodyDiv w:val="1"/>
      <w:marLeft w:val="0"/>
      <w:marRight w:val="0"/>
      <w:marTop w:val="0"/>
      <w:marBottom w:val="0"/>
      <w:divBdr>
        <w:top w:val="none" w:sz="0" w:space="0" w:color="auto"/>
        <w:left w:val="none" w:sz="0" w:space="0" w:color="auto"/>
        <w:bottom w:val="none" w:sz="0" w:space="0" w:color="auto"/>
        <w:right w:val="none" w:sz="0" w:space="0" w:color="auto"/>
      </w:divBdr>
    </w:div>
    <w:div w:id="261188801">
      <w:bodyDiv w:val="1"/>
      <w:marLeft w:val="0"/>
      <w:marRight w:val="0"/>
      <w:marTop w:val="0"/>
      <w:marBottom w:val="0"/>
      <w:divBdr>
        <w:top w:val="none" w:sz="0" w:space="0" w:color="auto"/>
        <w:left w:val="none" w:sz="0" w:space="0" w:color="auto"/>
        <w:bottom w:val="none" w:sz="0" w:space="0" w:color="auto"/>
        <w:right w:val="none" w:sz="0" w:space="0" w:color="auto"/>
      </w:divBdr>
    </w:div>
    <w:div w:id="261381043">
      <w:bodyDiv w:val="1"/>
      <w:marLeft w:val="0"/>
      <w:marRight w:val="0"/>
      <w:marTop w:val="0"/>
      <w:marBottom w:val="0"/>
      <w:divBdr>
        <w:top w:val="none" w:sz="0" w:space="0" w:color="auto"/>
        <w:left w:val="none" w:sz="0" w:space="0" w:color="auto"/>
        <w:bottom w:val="none" w:sz="0" w:space="0" w:color="auto"/>
        <w:right w:val="none" w:sz="0" w:space="0" w:color="auto"/>
      </w:divBdr>
    </w:div>
    <w:div w:id="261843037">
      <w:bodyDiv w:val="1"/>
      <w:marLeft w:val="0"/>
      <w:marRight w:val="0"/>
      <w:marTop w:val="0"/>
      <w:marBottom w:val="0"/>
      <w:divBdr>
        <w:top w:val="none" w:sz="0" w:space="0" w:color="auto"/>
        <w:left w:val="none" w:sz="0" w:space="0" w:color="auto"/>
        <w:bottom w:val="none" w:sz="0" w:space="0" w:color="auto"/>
        <w:right w:val="none" w:sz="0" w:space="0" w:color="auto"/>
      </w:divBdr>
    </w:div>
    <w:div w:id="261956942">
      <w:bodyDiv w:val="1"/>
      <w:marLeft w:val="0"/>
      <w:marRight w:val="0"/>
      <w:marTop w:val="0"/>
      <w:marBottom w:val="0"/>
      <w:divBdr>
        <w:top w:val="none" w:sz="0" w:space="0" w:color="auto"/>
        <w:left w:val="none" w:sz="0" w:space="0" w:color="auto"/>
        <w:bottom w:val="none" w:sz="0" w:space="0" w:color="auto"/>
        <w:right w:val="none" w:sz="0" w:space="0" w:color="auto"/>
      </w:divBdr>
    </w:div>
    <w:div w:id="262031622">
      <w:bodyDiv w:val="1"/>
      <w:marLeft w:val="0"/>
      <w:marRight w:val="0"/>
      <w:marTop w:val="0"/>
      <w:marBottom w:val="0"/>
      <w:divBdr>
        <w:top w:val="none" w:sz="0" w:space="0" w:color="auto"/>
        <w:left w:val="none" w:sz="0" w:space="0" w:color="auto"/>
        <w:bottom w:val="none" w:sz="0" w:space="0" w:color="auto"/>
        <w:right w:val="none" w:sz="0" w:space="0" w:color="auto"/>
      </w:divBdr>
    </w:div>
    <w:div w:id="262107998">
      <w:bodyDiv w:val="1"/>
      <w:marLeft w:val="0"/>
      <w:marRight w:val="0"/>
      <w:marTop w:val="0"/>
      <w:marBottom w:val="0"/>
      <w:divBdr>
        <w:top w:val="none" w:sz="0" w:space="0" w:color="auto"/>
        <w:left w:val="none" w:sz="0" w:space="0" w:color="auto"/>
        <w:bottom w:val="none" w:sz="0" w:space="0" w:color="auto"/>
        <w:right w:val="none" w:sz="0" w:space="0" w:color="auto"/>
      </w:divBdr>
    </w:div>
    <w:div w:id="262156531">
      <w:bodyDiv w:val="1"/>
      <w:marLeft w:val="0"/>
      <w:marRight w:val="0"/>
      <w:marTop w:val="0"/>
      <w:marBottom w:val="0"/>
      <w:divBdr>
        <w:top w:val="none" w:sz="0" w:space="0" w:color="auto"/>
        <w:left w:val="none" w:sz="0" w:space="0" w:color="auto"/>
        <w:bottom w:val="none" w:sz="0" w:space="0" w:color="auto"/>
        <w:right w:val="none" w:sz="0" w:space="0" w:color="auto"/>
      </w:divBdr>
    </w:div>
    <w:div w:id="262298769">
      <w:bodyDiv w:val="1"/>
      <w:marLeft w:val="0"/>
      <w:marRight w:val="0"/>
      <w:marTop w:val="0"/>
      <w:marBottom w:val="0"/>
      <w:divBdr>
        <w:top w:val="none" w:sz="0" w:space="0" w:color="auto"/>
        <w:left w:val="none" w:sz="0" w:space="0" w:color="auto"/>
        <w:bottom w:val="none" w:sz="0" w:space="0" w:color="auto"/>
        <w:right w:val="none" w:sz="0" w:space="0" w:color="auto"/>
      </w:divBdr>
    </w:div>
    <w:div w:id="262345691">
      <w:bodyDiv w:val="1"/>
      <w:marLeft w:val="0"/>
      <w:marRight w:val="0"/>
      <w:marTop w:val="0"/>
      <w:marBottom w:val="0"/>
      <w:divBdr>
        <w:top w:val="none" w:sz="0" w:space="0" w:color="auto"/>
        <w:left w:val="none" w:sz="0" w:space="0" w:color="auto"/>
        <w:bottom w:val="none" w:sz="0" w:space="0" w:color="auto"/>
        <w:right w:val="none" w:sz="0" w:space="0" w:color="auto"/>
      </w:divBdr>
    </w:div>
    <w:div w:id="262422526">
      <w:bodyDiv w:val="1"/>
      <w:marLeft w:val="0"/>
      <w:marRight w:val="0"/>
      <w:marTop w:val="0"/>
      <w:marBottom w:val="0"/>
      <w:divBdr>
        <w:top w:val="none" w:sz="0" w:space="0" w:color="auto"/>
        <w:left w:val="none" w:sz="0" w:space="0" w:color="auto"/>
        <w:bottom w:val="none" w:sz="0" w:space="0" w:color="auto"/>
        <w:right w:val="none" w:sz="0" w:space="0" w:color="auto"/>
      </w:divBdr>
    </w:div>
    <w:div w:id="262567255">
      <w:bodyDiv w:val="1"/>
      <w:marLeft w:val="0"/>
      <w:marRight w:val="0"/>
      <w:marTop w:val="0"/>
      <w:marBottom w:val="0"/>
      <w:divBdr>
        <w:top w:val="none" w:sz="0" w:space="0" w:color="auto"/>
        <w:left w:val="none" w:sz="0" w:space="0" w:color="auto"/>
        <w:bottom w:val="none" w:sz="0" w:space="0" w:color="auto"/>
        <w:right w:val="none" w:sz="0" w:space="0" w:color="auto"/>
      </w:divBdr>
    </w:div>
    <w:div w:id="262691540">
      <w:bodyDiv w:val="1"/>
      <w:marLeft w:val="0"/>
      <w:marRight w:val="0"/>
      <w:marTop w:val="0"/>
      <w:marBottom w:val="0"/>
      <w:divBdr>
        <w:top w:val="none" w:sz="0" w:space="0" w:color="auto"/>
        <w:left w:val="none" w:sz="0" w:space="0" w:color="auto"/>
        <w:bottom w:val="none" w:sz="0" w:space="0" w:color="auto"/>
        <w:right w:val="none" w:sz="0" w:space="0" w:color="auto"/>
      </w:divBdr>
    </w:div>
    <w:div w:id="262762731">
      <w:bodyDiv w:val="1"/>
      <w:marLeft w:val="0"/>
      <w:marRight w:val="0"/>
      <w:marTop w:val="0"/>
      <w:marBottom w:val="0"/>
      <w:divBdr>
        <w:top w:val="none" w:sz="0" w:space="0" w:color="auto"/>
        <w:left w:val="none" w:sz="0" w:space="0" w:color="auto"/>
        <w:bottom w:val="none" w:sz="0" w:space="0" w:color="auto"/>
        <w:right w:val="none" w:sz="0" w:space="0" w:color="auto"/>
      </w:divBdr>
    </w:div>
    <w:div w:id="262959542">
      <w:bodyDiv w:val="1"/>
      <w:marLeft w:val="0"/>
      <w:marRight w:val="0"/>
      <w:marTop w:val="0"/>
      <w:marBottom w:val="0"/>
      <w:divBdr>
        <w:top w:val="none" w:sz="0" w:space="0" w:color="auto"/>
        <w:left w:val="none" w:sz="0" w:space="0" w:color="auto"/>
        <w:bottom w:val="none" w:sz="0" w:space="0" w:color="auto"/>
        <w:right w:val="none" w:sz="0" w:space="0" w:color="auto"/>
      </w:divBdr>
    </w:div>
    <w:div w:id="263077405">
      <w:bodyDiv w:val="1"/>
      <w:marLeft w:val="0"/>
      <w:marRight w:val="0"/>
      <w:marTop w:val="0"/>
      <w:marBottom w:val="0"/>
      <w:divBdr>
        <w:top w:val="none" w:sz="0" w:space="0" w:color="auto"/>
        <w:left w:val="none" w:sz="0" w:space="0" w:color="auto"/>
        <w:bottom w:val="none" w:sz="0" w:space="0" w:color="auto"/>
        <w:right w:val="none" w:sz="0" w:space="0" w:color="auto"/>
      </w:divBdr>
    </w:div>
    <w:div w:id="263194726">
      <w:bodyDiv w:val="1"/>
      <w:marLeft w:val="0"/>
      <w:marRight w:val="0"/>
      <w:marTop w:val="0"/>
      <w:marBottom w:val="0"/>
      <w:divBdr>
        <w:top w:val="none" w:sz="0" w:space="0" w:color="auto"/>
        <w:left w:val="none" w:sz="0" w:space="0" w:color="auto"/>
        <w:bottom w:val="none" w:sz="0" w:space="0" w:color="auto"/>
        <w:right w:val="none" w:sz="0" w:space="0" w:color="auto"/>
      </w:divBdr>
    </w:div>
    <w:div w:id="263658348">
      <w:bodyDiv w:val="1"/>
      <w:marLeft w:val="0"/>
      <w:marRight w:val="0"/>
      <w:marTop w:val="0"/>
      <w:marBottom w:val="0"/>
      <w:divBdr>
        <w:top w:val="none" w:sz="0" w:space="0" w:color="auto"/>
        <w:left w:val="none" w:sz="0" w:space="0" w:color="auto"/>
        <w:bottom w:val="none" w:sz="0" w:space="0" w:color="auto"/>
        <w:right w:val="none" w:sz="0" w:space="0" w:color="auto"/>
      </w:divBdr>
    </w:div>
    <w:div w:id="264003687">
      <w:bodyDiv w:val="1"/>
      <w:marLeft w:val="0"/>
      <w:marRight w:val="0"/>
      <w:marTop w:val="0"/>
      <w:marBottom w:val="0"/>
      <w:divBdr>
        <w:top w:val="none" w:sz="0" w:space="0" w:color="auto"/>
        <w:left w:val="none" w:sz="0" w:space="0" w:color="auto"/>
        <w:bottom w:val="none" w:sz="0" w:space="0" w:color="auto"/>
        <w:right w:val="none" w:sz="0" w:space="0" w:color="auto"/>
      </w:divBdr>
    </w:div>
    <w:div w:id="264045766">
      <w:bodyDiv w:val="1"/>
      <w:marLeft w:val="0"/>
      <w:marRight w:val="0"/>
      <w:marTop w:val="0"/>
      <w:marBottom w:val="0"/>
      <w:divBdr>
        <w:top w:val="none" w:sz="0" w:space="0" w:color="auto"/>
        <w:left w:val="none" w:sz="0" w:space="0" w:color="auto"/>
        <w:bottom w:val="none" w:sz="0" w:space="0" w:color="auto"/>
        <w:right w:val="none" w:sz="0" w:space="0" w:color="auto"/>
      </w:divBdr>
    </w:div>
    <w:div w:id="264118913">
      <w:bodyDiv w:val="1"/>
      <w:marLeft w:val="0"/>
      <w:marRight w:val="0"/>
      <w:marTop w:val="0"/>
      <w:marBottom w:val="0"/>
      <w:divBdr>
        <w:top w:val="none" w:sz="0" w:space="0" w:color="auto"/>
        <w:left w:val="none" w:sz="0" w:space="0" w:color="auto"/>
        <w:bottom w:val="none" w:sz="0" w:space="0" w:color="auto"/>
        <w:right w:val="none" w:sz="0" w:space="0" w:color="auto"/>
      </w:divBdr>
    </w:div>
    <w:div w:id="264387780">
      <w:bodyDiv w:val="1"/>
      <w:marLeft w:val="0"/>
      <w:marRight w:val="0"/>
      <w:marTop w:val="0"/>
      <w:marBottom w:val="0"/>
      <w:divBdr>
        <w:top w:val="none" w:sz="0" w:space="0" w:color="auto"/>
        <w:left w:val="none" w:sz="0" w:space="0" w:color="auto"/>
        <w:bottom w:val="none" w:sz="0" w:space="0" w:color="auto"/>
        <w:right w:val="none" w:sz="0" w:space="0" w:color="auto"/>
      </w:divBdr>
    </w:div>
    <w:div w:id="264732032">
      <w:bodyDiv w:val="1"/>
      <w:marLeft w:val="0"/>
      <w:marRight w:val="0"/>
      <w:marTop w:val="0"/>
      <w:marBottom w:val="0"/>
      <w:divBdr>
        <w:top w:val="none" w:sz="0" w:space="0" w:color="auto"/>
        <w:left w:val="none" w:sz="0" w:space="0" w:color="auto"/>
        <w:bottom w:val="none" w:sz="0" w:space="0" w:color="auto"/>
        <w:right w:val="none" w:sz="0" w:space="0" w:color="auto"/>
      </w:divBdr>
    </w:div>
    <w:div w:id="264968172">
      <w:bodyDiv w:val="1"/>
      <w:marLeft w:val="0"/>
      <w:marRight w:val="0"/>
      <w:marTop w:val="0"/>
      <w:marBottom w:val="0"/>
      <w:divBdr>
        <w:top w:val="none" w:sz="0" w:space="0" w:color="auto"/>
        <w:left w:val="none" w:sz="0" w:space="0" w:color="auto"/>
        <w:bottom w:val="none" w:sz="0" w:space="0" w:color="auto"/>
        <w:right w:val="none" w:sz="0" w:space="0" w:color="auto"/>
      </w:divBdr>
    </w:div>
    <w:div w:id="265230983">
      <w:bodyDiv w:val="1"/>
      <w:marLeft w:val="0"/>
      <w:marRight w:val="0"/>
      <w:marTop w:val="0"/>
      <w:marBottom w:val="0"/>
      <w:divBdr>
        <w:top w:val="none" w:sz="0" w:space="0" w:color="auto"/>
        <w:left w:val="none" w:sz="0" w:space="0" w:color="auto"/>
        <w:bottom w:val="none" w:sz="0" w:space="0" w:color="auto"/>
        <w:right w:val="none" w:sz="0" w:space="0" w:color="auto"/>
      </w:divBdr>
    </w:div>
    <w:div w:id="265501726">
      <w:bodyDiv w:val="1"/>
      <w:marLeft w:val="0"/>
      <w:marRight w:val="0"/>
      <w:marTop w:val="0"/>
      <w:marBottom w:val="0"/>
      <w:divBdr>
        <w:top w:val="none" w:sz="0" w:space="0" w:color="auto"/>
        <w:left w:val="none" w:sz="0" w:space="0" w:color="auto"/>
        <w:bottom w:val="none" w:sz="0" w:space="0" w:color="auto"/>
        <w:right w:val="none" w:sz="0" w:space="0" w:color="auto"/>
      </w:divBdr>
    </w:div>
    <w:div w:id="265575454">
      <w:bodyDiv w:val="1"/>
      <w:marLeft w:val="0"/>
      <w:marRight w:val="0"/>
      <w:marTop w:val="0"/>
      <w:marBottom w:val="0"/>
      <w:divBdr>
        <w:top w:val="none" w:sz="0" w:space="0" w:color="auto"/>
        <w:left w:val="none" w:sz="0" w:space="0" w:color="auto"/>
        <w:bottom w:val="none" w:sz="0" w:space="0" w:color="auto"/>
        <w:right w:val="none" w:sz="0" w:space="0" w:color="auto"/>
      </w:divBdr>
    </w:div>
    <w:div w:id="265696090">
      <w:bodyDiv w:val="1"/>
      <w:marLeft w:val="0"/>
      <w:marRight w:val="0"/>
      <w:marTop w:val="0"/>
      <w:marBottom w:val="0"/>
      <w:divBdr>
        <w:top w:val="none" w:sz="0" w:space="0" w:color="auto"/>
        <w:left w:val="none" w:sz="0" w:space="0" w:color="auto"/>
        <w:bottom w:val="none" w:sz="0" w:space="0" w:color="auto"/>
        <w:right w:val="none" w:sz="0" w:space="0" w:color="auto"/>
      </w:divBdr>
    </w:div>
    <w:div w:id="265963757">
      <w:bodyDiv w:val="1"/>
      <w:marLeft w:val="0"/>
      <w:marRight w:val="0"/>
      <w:marTop w:val="0"/>
      <w:marBottom w:val="0"/>
      <w:divBdr>
        <w:top w:val="none" w:sz="0" w:space="0" w:color="auto"/>
        <w:left w:val="none" w:sz="0" w:space="0" w:color="auto"/>
        <w:bottom w:val="none" w:sz="0" w:space="0" w:color="auto"/>
        <w:right w:val="none" w:sz="0" w:space="0" w:color="auto"/>
      </w:divBdr>
    </w:div>
    <w:div w:id="266161509">
      <w:bodyDiv w:val="1"/>
      <w:marLeft w:val="0"/>
      <w:marRight w:val="0"/>
      <w:marTop w:val="0"/>
      <w:marBottom w:val="0"/>
      <w:divBdr>
        <w:top w:val="none" w:sz="0" w:space="0" w:color="auto"/>
        <w:left w:val="none" w:sz="0" w:space="0" w:color="auto"/>
        <w:bottom w:val="none" w:sz="0" w:space="0" w:color="auto"/>
        <w:right w:val="none" w:sz="0" w:space="0" w:color="auto"/>
      </w:divBdr>
    </w:div>
    <w:div w:id="266278820">
      <w:bodyDiv w:val="1"/>
      <w:marLeft w:val="0"/>
      <w:marRight w:val="0"/>
      <w:marTop w:val="0"/>
      <w:marBottom w:val="0"/>
      <w:divBdr>
        <w:top w:val="none" w:sz="0" w:space="0" w:color="auto"/>
        <w:left w:val="none" w:sz="0" w:space="0" w:color="auto"/>
        <w:bottom w:val="none" w:sz="0" w:space="0" w:color="auto"/>
        <w:right w:val="none" w:sz="0" w:space="0" w:color="auto"/>
      </w:divBdr>
    </w:div>
    <w:div w:id="266348436">
      <w:bodyDiv w:val="1"/>
      <w:marLeft w:val="0"/>
      <w:marRight w:val="0"/>
      <w:marTop w:val="0"/>
      <w:marBottom w:val="0"/>
      <w:divBdr>
        <w:top w:val="none" w:sz="0" w:space="0" w:color="auto"/>
        <w:left w:val="none" w:sz="0" w:space="0" w:color="auto"/>
        <w:bottom w:val="none" w:sz="0" w:space="0" w:color="auto"/>
        <w:right w:val="none" w:sz="0" w:space="0" w:color="auto"/>
      </w:divBdr>
    </w:div>
    <w:div w:id="266500667">
      <w:bodyDiv w:val="1"/>
      <w:marLeft w:val="0"/>
      <w:marRight w:val="0"/>
      <w:marTop w:val="0"/>
      <w:marBottom w:val="0"/>
      <w:divBdr>
        <w:top w:val="none" w:sz="0" w:space="0" w:color="auto"/>
        <w:left w:val="none" w:sz="0" w:space="0" w:color="auto"/>
        <w:bottom w:val="none" w:sz="0" w:space="0" w:color="auto"/>
        <w:right w:val="none" w:sz="0" w:space="0" w:color="auto"/>
      </w:divBdr>
    </w:div>
    <w:div w:id="266547898">
      <w:bodyDiv w:val="1"/>
      <w:marLeft w:val="0"/>
      <w:marRight w:val="0"/>
      <w:marTop w:val="0"/>
      <w:marBottom w:val="0"/>
      <w:divBdr>
        <w:top w:val="none" w:sz="0" w:space="0" w:color="auto"/>
        <w:left w:val="none" w:sz="0" w:space="0" w:color="auto"/>
        <w:bottom w:val="none" w:sz="0" w:space="0" w:color="auto"/>
        <w:right w:val="none" w:sz="0" w:space="0" w:color="auto"/>
      </w:divBdr>
    </w:div>
    <w:div w:id="266550495">
      <w:bodyDiv w:val="1"/>
      <w:marLeft w:val="0"/>
      <w:marRight w:val="0"/>
      <w:marTop w:val="0"/>
      <w:marBottom w:val="0"/>
      <w:divBdr>
        <w:top w:val="none" w:sz="0" w:space="0" w:color="auto"/>
        <w:left w:val="none" w:sz="0" w:space="0" w:color="auto"/>
        <w:bottom w:val="none" w:sz="0" w:space="0" w:color="auto"/>
        <w:right w:val="none" w:sz="0" w:space="0" w:color="auto"/>
      </w:divBdr>
    </w:div>
    <w:div w:id="266930510">
      <w:bodyDiv w:val="1"/>
      <w:marLeft w:val="0"/>
      <w:marRight w:val="0"/>
      <w:marTop w:val="0"/>
      <w:marBottom w:val="0"/>
      <w:divBdr>
        <w:top w:val="none" w:sz="0" w:space="0" w:color="auto"/>
        <w:left w:val="none" w:sz="0" w:space="0" w:color="auto"/>
        <w:bottom w:val="none" w:sz="0" w:space="0" w:color="auto"/>
        <w:right w:val="none" w:sz="0" w:space="0" w:color="auto"/>
      </w:divBdr>
    </w:div>
    <w:div w:id="267154856">
      <w:bodyDiv w:val="1"/>
      <w:marLeft w:val="0"/>
      <w:marRight w:val="0"/>
      <w:marTop w:val="0"/>
      <w:marBottom w:val="0"/>
      <w:divBdr>
        <w:top w:val="none" w:sz="0" w:space="0" w:color="auto"/>
        <w:left w:val="none" w:sz="0" w:space="0" w:color="auto"/>
        <w:bottom w:val="none" w:sz="0" w:space="0" w:color="auto"/>
        <w:right w:val="none" w:sz="0" w:space="0" w:color="auto"/>
      </w:divBdr>
    </w:div>
    <w:div w:id="267351457">
      <w:bodyDiv w:val="1"/>
      <w:marLeft w:val="0"/>
      <w:marRight w:val="0"/>
      <w:marTop w:val="0"/>
      <w:marBottom w:val="0"/>
      <w:divBdr>
        <w:top w:val="none" w:sz="0" w:space="0" w:color="auto"/>
        <w:left w:val="none" w:sz="0" w:space="0" w:color="auto"/>
        <w:bottom w:val="none" w:sz="0" w:space="0" w:color="auto"/>
        <w:right w:val="none" w:sz="0" w:space="0" w:color="auto"/>
      </w:divBdr>
    </w:div>
    <w:div w:id="267469015">
      <w:bodyDiv w:val="1"/>
      <w:marLeft w:val="0"/>
      <w:marRight w:val="0"/>
      <w:marTop w:val="0"/>
      <w:marBottom w:val="0"/>
      <w:divBdr>
        <w:top w:val="none" w:sz="0" w:space="0" w:color="auto"/>
        <w:left w:val="none" w:sz="0" w:space="0" w:color="auto"/>
        <w:bottom w:val="none" w:sz="0" w:space="0" w:color="auto"/>
        <w:right w:val="none" w:sz="0" w:space="0" w:color="auto"/>
      </w:divBdr>
    </w:div>
    <w:div w:id="267471385">
      <w:bodyDiv w:val="1"/>
      <w:marLeft w:val="0"/>
      <w:marRight w:val="0"/>
      <w:marTop w:val="0"/>
      <w:marBottom w:val="0"/>
      <w:divBdr>
        <w:top w:val="none" w:sz="0" w:space="0" w:color="auto"/>
        <w:left w:val="none" w:sz="0" w:space="0" w:color="auto"/>
        <w:bottom w:val="none" w:sz="0" w:space="0" w:color="auto"/>
        <w:right w:val="none" w:sz="0" w:space="0" w:color="auto"/>
      </w:divBdr>
    </w:div>
    <w:div w:id="267474098">
      <w:bodyDiv w:val="1"/>
      <w:marLeft w:val="0"/>
      <w:marRight w:val="0"/>
      <w:marTop w:val="0"/>
      <w:marBottom w:val="0"/>
      <w:divBdr>
        <w:top w:val="none" w:sz="0" w:space="0" w:color="auto"/>
        <w:left w:val="none" w:sz="0" w:space="0" w:color="auto"/>
        <w:bottom w:val="none" w:sz="0" w:space="0" w:color="auto"/>
        <w:right w:val="none" w:sz="0" w:space="0" w:color="auto"/>
      </w:divBdr>
    </w:div>
    <w:div w:id="268004479">
      <w:bodyDiv w:val="1"/>
      <w:marLeft w:val="0"/>
      <w:marRight w:val="0"/>
      <w:marTop w:val="0"/>
      <w:marBottom w:val="0"/>
      <w:divBdr>
        <w:top w:val="none" w:sz="0" w:space="0" w:color="auto"/>
        <w:left w:val="none" w:sz="0" w:space="0" w:color="auto"/>
        <w:bottom w:val="none" w:sz="0" w:space="0" w:color="auto"/>
        <w:right w:val="none" w:sz="0" w:space="0" w:color="auto"/>
      </w:divBdr>
    </w:div>
    <w:div w:id="268008399">
      <w:bodyDiv w:val="1"/>
      <w:marLeft w:val="0"/>
      <w:marRight w:val="0"/>
      <w:marTop w:val="0"/>
      <w:marBottom w:val="0"/>
      <w:divBdr>
        <w:top w:val="none" w:sz="0" w:space="0" w:color="auto"/>
        <w:left w:val="none" w:sz="0" w:space="0" w:color="auto"/>
        <w:bottom w:val="none" w:sz="0" w:space="0" w:color="auto"/>
        <w:right w:val="none" w:sz="0" w:space="0" w:color="auto"/>
      </w:divBdr>
    </w:div>
    <w:div w:id="268054384">
      <w:bodyDiv w:val="1"/>
      <w:marLeft w:val="0"/>
      <w:marRight w:val="0"/>
      <w:marTop w:val="0"/>
      <w:marBottom w:val="0"/>
      <w:divBdr>
        <w:top w:val="none" w:sz="0" w:space="0" w:color="auto"/>
        <w:left w:val="none" w:sz="0" w:space="0" w:color="auto"/>
        <w:bottom w:val="none" w:sz="0" w:space="0" w:color="auto"/>
        <w:right w:val="none" w:sz="0" w:space="0" w:color="auto"/>
      </w:divBdr>
    </w:div>
    <w:div w:id="268125762">
      <w:bodyDiv w:val="1"/>
      <w:marLeft w:val="0"/>
      <w:marRight w:val="0"/>
      <w:marTop w:val="0"/>
      <w:marBottom w:val="0"/>
      <w:divBdr>
        <w:top w:val="none" w:sz="0" w:space="0" w:color="auto"/>
        <w:left w:val="none" w:sz="0" w:space="0" w:color="auto"/>
        <w:bottom w:val="none" w:sz="0" w:space="0" w:color="auto"/>
        <w:right w:val="none" w:sz="0" w:space="0" w:color="auto"/>
      </w:divBdr>
    </w:div>
    <w:div w:id="268239535">
      <w:bodyDiv w:val="1"/>
      <w:marLeft w:val="0"/>
      <w:marRight w:val="0"/>
      <w:marTop w:val="0"/>
      <w:marBottom w:val="0"/>
      <w:divBdr>
        <w:top w:val="none" w:sz="0" w:space="0" w:color="auto"/>
        <w:left w:val="none" w:sz="0" w:space="0" w:color="auto"/>
        <w:bottom w:val="none" w:sz="0" w:space="0" w:color="auto"/>
        <w:right w:val="none" w:sz="0" w:space="0" w:color="auto"/>
      </w:divBdr>
    </w:div>
    <w:div w:id="268317318">
      <w:bodyDiv w:val="1"/>
      <w:marLeft w:val="0"/>
      <w:marRight w:val="0"/>
      <w:marTop w:val="0"/>
      <w:marBottom w:val="0"/>
      <w:divBdr>
        <w:top w:val="none" w:sz="0" w:space="0" w:color="auto"/>
        <w:left w:val="none" w:sz="0" w:space="0" w:color="auto"/>
        <w:bottom w:val="none" w:sz="0" w:space="0" w:color="auto"/>
        <w:right w:val="none" w:sz="0" w:space="0" w:color="auto"/>
      </w:divBdr>
    </w:div>
    <w:div w:id="268389291">
      <w:bodyDiv w:val="1"/>
      <w:marLeft w:val="0"/>
      <w:marRight w:val="0"/>
      <w:marTop w:val="0"/>
      <w:marBottom w:val="0"/>
      <w:divBdr>
        <w:top w:val="none" w:sz="0" w:space="0" w:color="auto"/>
        <w:left w:val="none" w:sz="0" w:space="0" w:color="auto"/>
        <w:bottom w:val="none" w:sz="0" w:space="0" w:color="auto"/>
        <w:right w:val="none" w:sz="0" w:space="0" w:color="auto"/>
      </w:divBdr>
    </w:div>
    <w:div w:id="268437168">
      <w:bodyDiv w:val="1"/>
      <w:marLeft w:val="0"/>
      <w:marRight w:val="0"/>
      <w:marTop w:val="0"/>
      <w:marBottom w:val="0"/>
      <w:divBdr>
        <w:top w:val="none" w:sz="0" w:space="0" w:color="auto"/>
        <w:left w:val="none" w:sz="0" w:space="0" w:color="auto"/>
        <w:bottom w:val="none" w:sz="0" w:space="0" w:color="auto"/>
        <w:right w:val="none" w:sz="0" w:space="0" w:color="auto"/>
      </w:divBdr>
    </w:div>
    <w:div w:id="268439578">
      <w:bodyDiv w:val="1"/>
      <w:marLeft w:val="0"/>
      <w:marRight w:val="0"/>
      <w:marTop w:val="0"/>
      <w:marBottom w:val="0"/>
      <w:divBdr>
        <w:top w:val="none" w:sz="0" w:space="0" w:color="auto"/>
        <w:left w:val="none" w:sz="0" w:space="0" w:color="auto"/>
        <w:bottom w:val="none" w:sz="0" w:space="0" w:color="auto"/>
        <w:right w:val="none" w:sz="0" w:space="0" w:color="auto"/>
      </w:divBdr>
    </w:div>
    <w:div w:id="268513371">
      <w:bodyDiv w:val="1"/>
      <w:marLeft w:val="0"/>
      <w:marRight w:val="0"/>
      <w:marTop w:val="0"/>
      <w:marBottom w:val="0"/>
      <w:divBdr>
        <w:top w:val="none" w:sz="0" w:space="0" w:color="auto"/>
        <w:left w:val="none" w:sz="0" w:space="0" w:color="auto"/>
        <w:bottom w:val="none" w:sz="0" w:space="0" w:color="auto"/>
        <w:right w:val="none" w:sz="0" w:space="0" w:color="auto"/>
      </w:divBdr>
    </w:div>
    <w:div w:id="268590670">
      <w:bodyDiv w:val="1"/>
      <w:marLeft w:val="0"/>
      <w:marRight w:val="0"/>
      <w:marTop w:val="0"/>
      <w:marBottom w:val="0"/>
      <w:divBdr>
        <w:top w:val="none" w:sz="0" w:space="0" w:color="auto"/>
        <w:left w:val="none" w:sz="0" w:space="0" w:color="auto"/>
        <w:bottom w:val="none" w:sz="0" w:space="0" w:color="auto"/>
        <w:right w:val="none" w:sz="0" w:space="0" w:color="auto"/>
      </w:divBdr>
    </w:div>
    <w:div w:id="268784504">
      <w:bodyDiv w:val="1"/>
      <w:marLeft w:val="0"/>
      <w:marRight w:val="0"/>
      <w:marTop w:val="0"/>
      <w:marBottom w:val="0"/>
      <w:divBdr>
        <w:top w:val="none" w:sz="0" w:space="0" w:color="auto"/>
        <w:left w:val="none" w:sz="0" w:space="0" w:color="auto"/>
        <w:bottom w:val="none" w:sz="0" w:space="0" w:color="auto"/>
        <w:right w:val="none" w:sz="0" w:space="0" w:color="auto"/>
      </w:divBdr>
    </w:div>
    <w:div w:id="268784983">
      <w:bodyDiv w:val="1"/>
      <w:marLeft w:val="0"/>
      <w:marRight w:val="0"/>
      <w:marTop w:val="0"/>
      <w:marBottom w:val="0"/>
      <w:divBdr>
        <w:top w:val="none" w:sz="0" w:space="0" w:color="auto"/>
        <w:left w:val="none" w:sz="0" w:space="0" w:color="auto"/>
        <w:bottom w:val="none" w:sz="0" w:space="0" w:color="auto"/>
        <w:right w:val="none" w:sz="0" w:space="0" w:color="auto"/>
      </w:divBdr>
    </w:div>
    <w:div w:id="268978278">
      <w:bodyDiv w:val="1"/>
      <w:marLeft w:val="0"/>
      <w:marRight w:val="0"/>
      <w:marTop w:val="0"/>
      <w:marBottom w:val="0"/>
      <w:divBdr>
        <w:top w:val="none" w:sz="0" w:space="0" w:color="auto"/>
        <w:left w:val="none" w:sz="0" w:space="0" w:color="auto"/>
        <w:bottom w:val="none" w:sz="0" w:space="0" w:color="auto"/>
        <w:right w:val="none" w:sz="0" w:space="0" w:color="auto"/>
      </w:divBdr>
    </w:div>
    <w:div w:id="269044269">
      <w:bodyDiv w:val="1"/>
      <w:marLeft w:val="0"/>
      <w:marRight w:val="0"/>
      <w:marTop w:val="0"/>
      <w:marBottom w:val="0"/>
      <w:divBdr>
        <w:top w:val="none" w:sz="0" w:space="0" w:color="auto"/>
        <w:left w:val="none" w:sz="0" w:space="0" w:color="auto"/>
        <w:bottom w:val="none" w:sz="0" w:space="0" w:color="auto"/>
        <w:right w:val="none" w:sz="0" w:space="0" w:color="auto"/>
      </w:divBdr>
    </w:div>
    <w:div w:id="269162861">
      <w:bodyDiv w:val="1"/>
      <w:marLeft w:val="0"/>
      <w:marRight w:val="0"/>
      <w:marTop w:val="0"/>
      <w:marBottom w:val="0"/>
      <w:divBdr>
        <w:top w:val="none" w:sz="0" w:space="0" w:color="auto"/>
        <w:left w:val="none" w:sz="0" w:space="0" w:color="auto"/>
        <w:bottom w:val="none" w:sz="0" w:space="0" w:color="auto"/>
        <w:right w:val="none" w:sz="0" w:space="0" w:color="auto"/>
      </w:divBdr>
    </w:div>
    <w:div w:id="269239312">
      <w:bodyDiv w:val="1"/>
      <w:marLeft w:val="0"/>
      <w:marRight w:val="0"/>
      <w:marTop w:val="0"/>
      <w:marBottom w:val="0"/>
      <w:divBdr>
        <w:top w:val="none" w:sz="0" w:space="0" w:color="auto"/>
        <w:left w:val="none" w:sz="0" w:space="0" w:color="auto"/>
        <w:bottom w:val="none" w:sz="0" w:space="0" w:color="auto"/>
        <w:right w:val="none" w:sz="0" w:space="0" w:color="auto"/>
      </w:divBdr>
    </w:div>
    <w:div w:id="269557443">
      <w:bodyDiv w:val="1"/>
      <w:marLeft w:val="0"/>
      <w:marRight w:val="0"/>
      <w:marTop w:val="0"/>
      <w:marBottom w:val="0"/>
      <w:divBdr>
        <w:top w:val="none" w:sz="0" w:space="0" w:color="auto"/>
        <w:left w:val="none" w:sz="0" w:space="0" w:color="auto"/>
        <w:bottom w:val="none" w:sz="0" w:space="0" w:color="auto"/>
        <w:right w:val="none" w:sz="0" w:space="0" w:color="auto"/>
      </w:divBdr>
    </w:div>
    <w:div w:id="269628491">
      <w:bodyDiv w:val="1"/>
      <w:marLeft w:val="0"/>
      <w:marRight w:val="0"/>
      <w:marTop w:val="0"/>
      <w:marBottom w:val="0"/>
      <w:divBdr>
        <w:top w:val="none" w:sz="0" w:space="0" w:color="auto"/>
        <w:left w:val="none" w:sz="0" w:space="0" w:color="auto"/>
        <w:bottom w:val="none" w:sz="0" w:space="0" w:color="auto"/>
        <w:right w:val="none" w:sz="0" w:space="0" w:color="auto"/>
      </w:divBdr>
    </w:div>
    <w:div w:id="269629680">
      <w:bodyDiv w:val="1"/>
      <w:marLeft w:val="0"/>
      <w:marRight w:val="0"/>
      <w:marTop w:val="0"/>
      <w:marBottom w:val="0"/>
      <w:divBdr>
        <w:top w:val="none" w:sz="0" w:space="0" w:color="auto"/>
        <w:left w:val="none" w:sz="0" w:space="0" w:color="auto"/>
        <w:bottom w:val="none" w:sz="0" w:space="0" w:color="auto"/>
        <w:right w:val="none" w:sz="0" w:space="0" w:color="auto"/>
      </w:divBdr>
    </w:div>
    <w:div w:id="269632462">
      <w:bodyDiv w:val="1"/>
      <w:marLeft w:val="0"/>
      <w:marRight w:val="0"/>
      <w:marTop w:val="0"/>
      <w:marBottom w:val="0"/>
      <w:divBdr>
        <w:top w:val="none" w:sz="0" w:space="0" w:color="auto"/>
        <w:left w:val="none" w:sz="0" w:space="0" w:color="auto"/>
        <w:bottom w:val="none" w:sz="0" w:space="0" w:color="auto"/>
        <w:right w:val="none" w:sz="0" w:space="0" w:color="auto"/>
      </w:divBdr>
    </w:div>
    <w:div w:id="269702135">
      <w:bodyDiv w:val="1"/>
      <w:marLeft w:val="0"/>
      <w:marRight w:val="0"/>
      <w:marTop w:val="0"/>
      <w:marBottom w:val="0"/>
      <w:divBdr>
        <w:top w:val="none" w:sz="0" w:space="0" w:color="auto"/>
        <w:left w:val="none" w:sz="0" w:space="0" w:color="auto"/>
        <w:bottom w:val="none" w:sz="0" w:space="0" w:color="auto"/>
        <w:right w:val="none" w:sz="0" w:space="0" w:color="auto"/>
      </w:divBdr>
    </w:div>
    <w:div w:id="269708670">
      <w:bodyDiv w:val="1"/>
      <w:marLeft w:val="0"/>
      <w:marRight w:val="0"/>
      <w:marTop w:val="0"/>
      <w:marBottom w:val="0"/>
      <w:divBdr>
        <w:top w:val="none" w:sz="0" w:space="0" w:color="auto"/>
        <w:left w:val="none" w:sz="0" w:space="0" w:color="auto"/>
        <w:bottom w:val="none" w:sz="0" w:space="0" w:color="auto"/>
        <w:right w:val="none" w:sz="0" w:space="0" w:color="auto"/>
      </w:divBdr>
    </w:div>
    <w:div w:id="270013597">
      <w:bodyDiv w:val="1"/>
      <w:marLeft w:val="0"/>
      <w:marRight w:val="0"/>
      <w:marTop w:val="0"/>
      <w:marBottom w:val="0"/>
      <w:divBdr>
        <w:top w:val="none" w:sz="0" w:space="0" w:color="auto"/>
        <w:left w:val="none" w:sz="0" w:space="0" w:color="auto"/>
        <w:bottom w:val="none" w:sz="0" w:space="0" w:color="auto"/>
        <w:right w:val="none" w:sz="0" w:space="0" w:color="auto"/>
      </w:divBdr>
    </w:div>
    <w:div w:id="270019963">
      <w:bodyDiv w:val="1"/>
      <w:marLeft w:val="0"/>
      <w:marRight w:val="0"/>
      <w:marTop w:val="0"/>
      <w:marBottom w:val="0"/>
      <w:divBdr>
        <w:top w:val="none" w:sz="0" w:space="0" w:color="auto"/>
        <w:left w:val="none" w:sz="0" w:space="0" w:color="auto"/>
        <w:bottom w:val="none" w:sz="0" w:space="0" w:color="auto"/>
        <w:right w:val="none" w:sz="0" w:space="0" w:color="auto"/>
      </w:divBdr>
    </w:div>
    <w:div w:id="270213053">
      <w:bodyDiv w:val="1"/>
      <w:marLeft w:val="0"/>
      <w:marRight w:val="0"/>
      <w:marTop w:val="0"/>
      <w:marBottom w:val="0"/>
      <w:divBdr>
        <w:top w:val="none" w:sz="0" w:space="0" w:color="auto"/>
        <w:left w:val="none" w:sz="0" w:space="0" w:color="auto"/>
        <w:bottom w:val="none" w:sz="0" w:space="0" w:color="auto"/>
        <w:right w:val="none" w:sz="0" w:space="0" w:color="auto"/>
      </w:divBdr>
    </w:div>
    <w:div w:id="270479492">
      <w:bodyDiv w:val="1"/>
      <w:marLeft w:val="0"/>
      <w:marRight w:val="0"/>
      <w:marTop w:val="0"/>
      <w:marBottom w:val="0"/>
      <w:divBdr>
        <w:top w:val="none" w:sz="0" w:space="0" w:color="auto"/>
        <w:left w:val="none" w:sz="0" w:space="0" w:color="auto"/>
        <w:bottom w:val="none" w:sz="0" w:space="0" w:color="auto"/>
        <w:right w:val="none" w:sz="0" w:space="0" w:color="auto"/>
      </w:divBdr>
    </w:div>
    <w:div w:id="270627972">
      <w:bodyDiv w:val="1"/>
      <w:marLeft w:val="0"/>
      <w:marRight w:val="0"/>
      <w:marTop w:val="0"/>
      <w:marBottom w:val="0"/>
      <w:divBdr>
        <w:top w:val="none" w:sz="0" w:space="0" w:color="auto"/>
        <w:left w:val="none" w:sz="0" w:space="0" w:color="auto"/>
        <w:bottom w:val="none" w:sz="0" w:space="0" w:color="auto"/>
        <w:right w:val="none" w:sz="0" w:space="0" w:color="auto"/>
      </w:divBdr>
    </w:div>
    <w:div w:id="270748362">
      <w:bodyDiv w:val="1"/>
      <w:marLeft w:val="0"/>
      <w:marRight w:val="0"/>
      <w:marTop w:val="0"/>
      <w:marBottom w:val="0"/>
      <w:divBdr>
        <w:top w:val="none" w:sz="0" w:space="0" w:color="auto"/>
        <w:left w:val="none" w:sz="0" w:space="0" w:color="auto"/>
        <w:bottom w:val="none" w:sz="0" w:space="0" w:color="auto"/>
        <w:right w:val="none" w:sz="0" w:space="0" w:color="auto"/>
      </w:divBdr>
    </w:div>
    <w:div w:id="270867695">
      <w:bodyDiv w:val="1"/>
      <w:marLeft w:val="0"/>
      <w:marRight w:val="0"/>
      <w:marTop w:val="0"/>
      <w:marBottom w:val="0"/>
      <w:divBdr>
        <w:top w:val="none" w:sz="0" w:space="0" w:color="auto"/>
        <w:left w:val="none" w:sz="0" w:space="0" w:color="auto"/>
        <w:bottom w:val="none" w:sz="0" w:space="0" w:color="auto"/>
        <w:right w:val="none" w:sz="0" w:space="0" w:color="auto"/>
      </w:divBdr>
    </w:div>
    <w:div w:id="271135960">
      <w:bodyDiv w:val="1"/>
      <w:marLeft w:val="0"/>
      <w:marRight w:val="0"/>
      <w:marTop w:val="0"/>
      <w:marBottom w:val="0"/>
      <w:divBdr>
        <w:top w:val="none" w:sz="0" w:space="0" w:color="auto"/>
        <w:left w:val="none" w:sz="0" w:space="0" w:color="auto"/>
        <w:bottom w:val="none" w:sz="0" w:space="0" w:color="auto"/>
        <w:right w:val="none" w:sz="0" w:space="0" w:color="auto"/>
      </w:divBdr>
    </w:div>
    <w:div w:id="271207374">
      <w:bodyDiv w:val="1"/>
      <w:marLeft w:val="0"/>
      <w:marRight w:val="0"/>
      <w:marTop w:val="0"/>
      <w:marBottom w:val="0"/>
      <w:divBdr>
        <w:top w:val="none" w:sz="0" w:space="0" w:color="auto"/>
        <w:left w:val="none" w:sz="0" w:space="0" w:color="auto"/>
        <w:bottom w:val="none" w:sz="0" w:space="0" w:color="auto"/>
        <w:right w:val="none" w:sz="0" w:space="0" w:color="auto"/>
      </w:divBdr>
    </w:div>
    <w:div w:id="271280163">
      <w:bodyDiv w:val="1"/>
      <w:marLeft w:val="0"/>
      <w:marRight w:val="0"/>
      <w:marTop w:val="0"/>
      <w:marBottom w:val="0"/>
      <w:divBdr>
        <w:top w:val="none" w:sz="0" w:space="0" w:color="auto"/>
        <w:left w:val="none" w:sz="0" w:space="0" w:color="auto"/>
        <w:bottom w:val="none" w:sz="0" w:space="0" w:color="auto"/>
        <w:right w:val="none" w:sz="0" w:space="0" w:color="auto"/>
      </w:divBdr>
    </w:div>
    <w:div w:id="271280555">
      <w:bodyDiv w:val="1"/>
      <w:marLeft w:val="0"/>
      <w:marRight w:val="0"/>
      <w:marTop w:val="0"/>
      <w:marBottom w:val="0"/>
      <w:divBdr>
        <w:top w:val="none" w:sz="0" w:space="0" w:color="auto"/>
        <w:left w:val="none" w:sz="0" w:space="0" w:color="auto"/>
        <w:bottom w:val="none" w:sz="0" w:space="0" w:color="auto"/>
        <w:right w:val="none" w:sz="0" w:space="0" w:color="auto"/>
      </w:divBdr>
    </w:div>
    <w:div w:id="271328451">
      <w:bodyDiv w:val="1"/>
      <w:marLeft w:val="0"/>
      <w:marRight w:val="0"/>
      <w:marTop w:val="0"/>
      <w:marBottom w:val="0"/>
      <w:divBdr>
        <w:top w:val="none" w:sz="0" w:space="0" w:color="auto"/>
        <w:left w:val="none" w:sz="0" w:space="0" w:color="auto"/>
        <w:bottom w:val="none" w:sz="0" w:space="0" w:color="auto"/>
        <w:right w:val="none" w:sz="0" w:space="0" w:color="auto"/>
      </w:divBdr>
    </w:div>
    <w:div w:id="271667734">
      <w:bodyDiv w:val="1"/>
      <w:marLeft w:val="0"/>
      <w:marRight w:val="0"/>
      <w:marTop w:val="0"/>
      <w:marBottom w:val="0"/>
      <w:divBdr>
        <w:top w:val="none" w:sz="0" w:space="0" w:color="auto"/>
        <w:left w:val="none" w:sz="0" w:space="0" w:color="auto"/>
        <w:bottom w:val="none" w:sz="0" w:space="0" w:color="auto"/>
        <w:right w:val="none" w:sz="0" w:space="0" w:color="auto"/>
      </w:divBdr>
    </w:div>
    <w:div w:id="271788645">
      <w:bodyDiv w:val="1"/>
      <w:marLeft w:val="0"/>
      <w:marRight w:val="0"/>
      <w:marTop w:val="0"/>
      <w:marBottom w:val="0"/>
      <w:divBdr>
        <w:top w:val="none" w:sz="0" w:space="0" w:color="auto"/>
        <w:left w:val="none" w:sz="0" w:space="0" w:color="auto"/>
        <w:bottom w:val="none" w:sz="0" w:space="0" w:color="auto"/>
        <w:right w:val="none" w:sz="0" w:space="0" w:color="auto"/>
      </w:divBdr>
    </w:div>
    <w:div w:id="271860547">
      <w:bodyDiv w:val="1"/>
      <w:marLeft w:val="0"/>
      <w:marRight w:val="0"/>
      <w:marTop w:val="0"/>
      <w:marBottom w:val="0"/>
      <w:divBdr>
        <w:top w:val="none" w:sz="0" w:space="0" w:color="auto"/>
        <w:left w:val="none" w:sz="0" w:space="0" w:color="auto"/>
        <w:bottom w:val="none" w:sz="0" w:space="0" w:color="auto"/>
        <w:right w:val="none" w:sz="0" w:space="0" w:color="auto"/>
      </w:divBdr>
    </w:div>
    <w:div w:id="272329843">
      <w:bodyDiv w:val="1"/>
      <w:marLeft w:val="0"/>
      <w:marRight w:val="0"/>
      <w:marTop w:val="0"/>
      <w:marBottom w:val="0"/>
      <w:divBdr>
        <w:top w:val="none" w:sz="0" w:space="0" w:color="auto"/>
        <w:left w:val="none" w:sz="0" w:space="0" w:color="auto"/>
        <w:bottom w:val="none" w:sz="0" w:space="0" w:color="auto"/>
        <w:right w:val="none" w:sz="0" w:space="0" w:color="auto"/>
      </w:divBdr>
    </w:div>
    <w:div w:id="272368164">
      <w:bodyDiv w:val="1"/>
      <w:marLeft w:val="0"/>
      <w:marRight w:val="0"/>
      <w:marTop w:val="0"/>
      <w:marBottom w:val="0"/>
      <w:divBdr>
        <w:top w:val="none" w:sz="0" w:space="0" w:color="auto"/>
        <w:left w:val="none" w:sz="0" w:space="0" w:color="auto"/>
        <w:bottom w:val="none" w:sz="0" w:space="0" w:color="auto"/>
        <w:right w:val="none" w:sz="0" w:space="0" w:color="auto"/>
      </w:divBdr>
    </w:div>
    <w:div w:id="272398928">
      <w:bodyDiv w:val="1"/>
      <w:marLeft w:val="0"/>
      <w:marRight w:val="0"/>
      <w:marTop w:val="0"/>
      <w:marBottom w:val="0"/>
      <w:divBdr>
        <w:top w:val="none" w:sz="0" w:space="0" w:color="auto"/>
        <w:left w:val="none" w:sz="0" w:space="0" w:color="auto"/>
        <w:bottom w:val="none" w:sz="0" w:space="0" w:color="auto"/>
        <w:right w:val="none" w:sz="0" w:space="0" w:color="auto"/>
      </w:divBdr>
    </w:div>
    <w:div w:id="272400258">
      <w:bodyDiv w:val="1"/>
      <w:marLeft w:val="0"/>
      <w:marRight w:val="0"/>
      <w:marTop w:val="0"/>
      <w:marBottom w:val="0"/>
      <w:divBdr>
        <w:top w:val="none" w:sz="0" w:space="0" w:color="auto"/>
        <w:left w:val="none" w:sz="0" w:space="0" w:color="auto"/>
        <w:bottom w:val="none" w:sz="0" w:space="0" w:color="auto"/>
        <w:right w:val="none" w:sz="0" w:space="0" w:color="auto"/>
      </w:divBdr>
    </w:div>
    <w:div w:id="272707855">
      <w:bodyDiv w:val="1"/>
      <w:marLeft w:val="0"/>
      <w:marRight w:val="0"/>
      <w:marTop w:val="0"/>
      <w:marBottom w:val="0"/>
      <w:divBdr>
        <w:top w:val="none" w:sz="0" w:space="0" w:color="auto"/>
        <w:left w:val="none" w:sz="0" w:space="0" w:color="auto"/>
        <w:bottom w:val="none" w:sz="0" w:space="0" w:color="auto"/>
        <w:right w:val="none" w:sz="0" w:space="0" w:color="auto"/>
      </w:divBdr>
    </w:div>
    <w:div w:id="272982703">
      <w:bodyDiv w:val="1"/>
      <w:marLeft w:val="0"/>
      <w:marRight w:val="0"/>
      <w:marTop w:val="0"/>
      <w:marBottom w:val="0"/>
      <w:divBdr>
        <w:top w:val="none" w:sz="0" w:space="0" w:color="auto"/>
        <w:left w:val="none" w:sz="0" w:space="0" w:color="auto"/>
        <w:bottom w:val="none" w:sz="0" w:space="0" w:color="auto"/>
        <w:right w:val="none" w:sz="0" w:space="0" w:color="auto"/>
      </w:divBdr>
    </w:div>
    <w:div w:id="273250076">
      <w:bodyDiv w:val="1"/>
      <w:marLeft w:val="0"/>
      <w:marRight w:val="0"/>
      <w:marTop w:val="0"/>
      <w:marBottom w:val="0"/>
      <w:divBdr>
        <w:top w:val="none" w:sz="0" w:space="0" w:color="auto"/>
        <w:left w:val="none" w:sz="0" w:space="0" w:color="auto"/>
        <w:bottom w:val="none" w:sz="0" w:space="0" w:color="auto"/>
        <w:right w:val="none" w:sz="0" w:space="0" w:color="auto"/>
      </w:divBdr>
    </w:div>
    <w:div w:id="273443079">
      <w:bodyDiv w:val="1"/>
      <w:marLeft w:val="0"/>
      <w:marRight w:val="0"/>
      <w:marTop w:val="0"/>
      <w:marBottom w:val="0"/>
      <w:divBdr>
        <w:top w:val="none" w:sz="0" w:space="0" w:color="auto"/>
        <w:left w:val="none" w:sz="0" w:space="0" w:color="auto"/>
        <w:bottom w:val="none" w:sz="0" w:space="0" w:color="auto"/>
        <w:right w:val="none" w:sz="0" w:space="0" w:color="auto"/>
      </w:divBdr>
    </w:div>
    <w:div w:id="273555561">
      <w:bodyDiv w:val="1"/>
      <w:marLeft w:val="0"/>
      <w:marRight w:val="0"/>
      <w:marTop w:val="0"/>
      <w:marBottom w:val="0"/>
      <w:divBdr>
        <w:top w:val="none" w:sz="0" w:space="0" w:color="auto"/>
        <w:left w:val="none" w:sz="0" w:space="0" w:color="auto"/>
        <w:bottom w:val="none" w:sz="0" w:space="0" w:color="auto"/>
        <w:right w:val="none" w:sz="0" w:space="0" w:color="auto"/>
      </w:divBdr>
    </w:div>
    <w:div w:id="273756645">
      <w:bodyDiv w:val="1"/>
      <w:marLeft w:val="0"/>
      <w:marRight w:val="0"/>
      <w:marTop w:val="0"/>
      <w:marBottom w:val="0"/>
      <w:divBdr>
        <w:top w:val="none" w:sz="0" w:space="0" w:color="auto"/>
        <w:left w:val="none" w:sz="0" w:space="0" w:color="auto"/>
        <w:bottom w:val="none" w:sz="0" w:space="0" w:color="auto"/>
        <w:right w:val="none" w:sz="0" w:space="0" w:color="auto"/>
      </w:divBdr>
    </w:div>
    <w:div w:id="274024384">
      <w:bodyDiv w:val="1"/>
      <w:marLeft w:val="0"/>
      <w:marRight w:val="0"/>
      <w:marTop w:val="0"/>
      <w:marBottom w:val="0"/>
      <w:divBdr>
        <w:top w:val="none" w:sz="0" w:space="0" w:color="auto"/>
        <w:left w:val="none" w:sz="0" w:space="0" w:color="auto"/>
        <w:bottom w:val="none" w:sz="0" w:space="0" w:color="auto"/>
        <w:right w:val="none" w:sz="0" w:space="0" w:color="auto"/>
      </w:divBdr>
    </w:div>
    <w:div w:id="274143134">
      <w:bodyDiv w:val="1"/>
      <w:marLeft w:val="0"/>
      <w:marRight w:val="0"/>
      <w:marTop w:val="0"/>
      <w:marBottom w:val="0"/>
      <w:divBdr>
        <w:top w:val="none" w:sz="0" w:space="0" w:color="auto"/>
        <w:left w:val="none" w:sz="0" w:space="0" w:color="auto"/>
        <w:bottom w:val="none" w:sz="0" w:space="0" w:color="auto"/>
        <w:right w:val="none" w:sz="0" w:space="0" w:color="auto"/>
      </w:divBdr>
    </w:div>
    <w:div w:id="274365498">
      <w:bodyDiv w:val="1"/>
      <w:marLeft w:val="0"/>
      <w:marRight w:val="0"/>
      <w:marTop w:val="0"/>
      <w:marBottom w:val="0"/>
      <w:divBdr>
        <w:top w:val="none" w:sz="0" w:space="0" w:color="auto"/>
        <w:left w:val="none" w:sz="0" w:space="0" w:color="auto"/>
        <w:bottom w:val="none" w:sz="0" w:space="0" w:color="auto"/>
        <w:right w:val="none" w:sz="0" w:space="0" w:color="auto"/>
      </w:divBdr>
    </w:div>
    <w:div w:id="274673715">
      <w:bodyDiv w:val="1"/>
      <w:marLeft w:val="0"/>
      <w:marRight w:val="0"/>
      <w:marTop w:val="0"/>
      <w:marBottom w:val="0"/>
      <w:divBdr>
        <w:top w:val="none" w:sz="0" w:space="0" w:color="auto"/>
        <w:left w:val="none" w:sz="0" w:space="0" w:color="auto"/>
        <w:bottom w:val="none" w:sz="0" w:space="0" w:color="auto"/>
        <w:right w:val="none" w:sz="0" w:space="0" w:color="auto"/>
      </w:divBdr>
    </w:div>
    <w:div w:id="275186436">
      <w:bodyDiv w:val="1"/>
      <w:marLeft w:val="0"/>
      <w:marRight w:val="0"/>
      <w:marTop w:val="0"/>
      <w:marBottom w:val="0"/>
      <w:divBdr>
        <w:top w:val="none" w:sz="0" w:space="0" w:color="auto"/>
        <w:left w:val="none" w:sz="0" w:space="0" w:color="auto"/>
        <w:bottom w:val="none" w:sz="0" w:space="0" w:color="auto"/>
        <w:right w:val="none" w:sz="0" w:space="0" w:color="auto"/>
      </w:divBdr>
    </w:div>
    <w:div w:id="275405769">
      <w:bodyDiv w:val="1"/>
      <w:marLeft w:val="0"/>
      <w:marRight w:val="0"/>
      <w:marTop w:val="0"/>
      <w:marBottom w:val="0"/>
      <w:divBdr>
        <w:top w:val="none" w:sz="0" w:space="0" w:color="auto"/>
        <w:left w:val="none" w:sz="0" w:space="0" w:color="auto"/>
        <w:bottom w:val="none" w:sz="0" w:space="0" w:color="auto"/>
        <w:right w:val="none" w:sz="0" w:space="0" w:color="auto"/>
      </w:divBdr>
    </w:div>
    <w:div w:id="275600586">
      <w:bodyDiv w:val="1"/>
      <w:marLeft w:val="0"/>
      <w:marRight w:val="0"/>
      <w:marTop w:val="0"/>
      <w:marBottom w:val="0"/>
      <w:divBdr>
        <w:top w:val="none" w:sz="0" w:space="0" w:color="auto"/>
        <w:left w:val="none" w:sz="0" w:space="0" w:color="auto"/>
        <w:bottom w:val="none" w:sz="0" w:space="0" w:color="auto"/>
        <w:right w:val="none" w:sz="0" w:space="0" w:color="auto"/>
      </w:divBdr>
    </w:div>
    <w:div w:id="275603583">
      <w:bodyDiv w:val="1"/>
      <w:marLeft w:val="0"/>
      <w:marRight w:val="0"/>
      <w:marTop w:val="0"/>
      <w:marBottom w:val="0"/>
      <w:divBdr>
        <w:top w:val="none" w:sz="0" w:space="0" w:color="auto"/>
        <w:left w:val="none" w:sz="0" w:space="0" w:color="auto"/>
        <w:bottom w:val="none" w:sz="0" w:space="0" w:color="auto"/>
        <w:right w:val="none" w:sz="0" w:space="0" w:color="auto"/>
      </w:divBdr>
    </w:div>
    <w:div w:id="275716608">
      <w:bodyDiv w:val="1"/>
      <w:marLeft w:val="0"/>
      <w:marRight w:val="0"/>
      <w:marTop w:val="0"/>
      <w:marBottom w:val="0"/>
      <w:divBdr>
        <w:top w:val="none" w:sz="0" w:space="0" w:color="auto"/>
        <w:left w:val="none" w:sz="0" w:space="0" w:color="auto"/>
        <w:bottom w:val="none" w:sz="0" w:space="0" w:color="auto"/>
        <w:right w:val="none" w:sz="0" w:space="0" w:color="auto"/>
      </w:divBdr>
    </w:div>
    <w:div w:id="275793323">
      <w:bodyDiv w:val="1"/>
      <w:marLeft w:val="0"/>
      <w:marRight w:val="0"/>
      <w:marTop w:val="0"/>
      <w:marBottom w:val="0"/>
      <w:divBdr>
        <w:top w:val="none" w:sz="0" w:space="0" w:color="auto"/>
        <w:left w:val="none" w:sz="0" w:space="0" w:color="auto"/>
        <w:bottom w:val="none" w:sz="0" w:space="0" w:color="auto"/>
        <w:right w:val="none" w:sz="0" w:space="0" w:color="auto"/>
      </w:divBdr>
    </w:div>
    <w:div w:id="275866376">
      <w:bodyDiv w:val="1"/>
      <w:marLeft w:val="0"/>
      <w:marRight w:val="0"/>
      <w:marTop w:val="0"/>
      <w:marBottom w:val="0"/>
      <w:divBdr>
        <w:top w:val="none" w:sz="0" w:space="0" w:color="auto"/>
        <w:left w:val="none" w:sz="0" w:space="0" w:color="auto"/>
        <w:bottom w:val="none" w:sz="0" w:space="0" w:color="auto"/>
        <w:right w:val="none" w:sz="0" w:space="0" w:color="auto"/>
      </w:divBdr>
    </w:div>
    <w:div w:id="275912909">
      <w:bodyDiv w:val="1"/>
      <w:marLeft w:val="0"/>
      <w:marRight w:val="0"/>
      <w:marTop w:val="0"/>
      <w:marBottom w:val="0"/>
      <w:divBdr>
        <w:top w:val="none" w:sz="0" w:space="0" w:color="auto"/>
        <w:left w:val="none" w:sz="0" w:space="0" w:color="auto"/>
        <w:bottom w:val="none" w:sz="0" w:space="0" w:color="auto"/>
        <w:right w:val="none" w:sz="0" w:space="0" w:color="auto"/>
      </w:divBdr>
    </w:div>
    <w:div w:id="275992865">
      <w:bodyDiv w:val="1"/>
      <w:marLeft w:val="0"/>
      <w:marRight w:val="0"/>
      <w:marTop w:val="0"/>
      <w:marBottom w:val="0"/>
      <w:divBdr>
        <w:top w:val="none" w:sz="0" w:space="0" w:color="auto"/>
        <w:left w:val="none" w:sz="0" w:space="0" w:color="auto"/>
        <w:bottom w:val="none" w:sz="0" w:space="0" w:color="auto"/>
        <w:right w:val="none" w:sz="0" w:space="0" w:color="auto"/>
      </w:divBdr>
    </w:div>
    <w:div w:id="276453938">
      <w:bodyDiv w:val="1"/>
      <w:marLeft w:val="0"/>
      <w:marRight w:val="0"/>
      <w:marTop w:val="0"/>
      <w:marBottom w:val="0"/>
      <w:divBdr>
        <w:top w:val="none" w:sz="0" w:space="0" w:color="auto"/>
        <w:left w:val="none" w:sz="0" w:space="0" w:color="auto"/>
        <w:bottom w:val="none" w:sz="0" w:space="0" w:color="auto"/>
        <w:right w:val="none" w:sz="0" w:space="0" w:color="auto"/>
      </w:divBdr>
    </w:div>
    <w:div w:id="276453967">
      <w:bodyDiv w:val="1"/>
      <w:marLeft w:val="0"/>
      <w:marRight w:val="0"/>
      <w:marTop w:val="0"/>
      <w:marBottom w:val="0"/>
      <w:divBdr>
        <w:top w:val="none" w:sz="0" w:space="0" w:color="auto"/>
        <w:left w:val="none" w:sz="0" w:space="0" w:color="auto"/>
        <w:bottom w:val="none" w:sz="0" w:space="0" w:color="auto"/>
        <w:right w:val="none" w:sz="0" w:space="0" w:color="auto"/>
      </w:divBdr>
    </w:div>
    <w:div w:id="276454330">
      <w:bodyDiv w:val="1"/>
      <w:marLeft w:val="0"/>
      <w:marRight w:val="0"/>
      <w:marTop w:val="0"/>
      <w:marBottom w:val="0"/>
      <w:divBdr>
        <w:top w:val="none" w:sz="0" w:space="0" w:color="auto"/>
        <w:left w:val="none" w:sz="0" w:space="0" w:color="auto"/>
        <w:bottom w:val="none" w:sz="0" w:space="0" w:color="auto"/>
        <w:right w:val="none" w:sz="0" w:space="0" w:color="auto"/>
      </w:divBdr>
    </w:div>
    <w:div w:id="276497040">
      <w:bodyDiv w:val="1"/>
      <w:marLeft w:val="0"/>
      <w:marRight w:val="0"/>
      <w:marTop w:val="0"/>
      <w:marBottom w:val="0"/>
      <w:divBdr>
        <w:top w:val="none" w:sz="0" w:space="0" w:color="auto"/>
        <w:left w:val="none" w:sz="0" w:space="0" w:color="auto"/>
        <w:bottom w:val="none" w:sz="0" w:space="0" w:color="auto"/>
        <w:right w:val="none" w:sz="0" w:space="0" w:color="auto"/>
      </w:divBdr>
    </w:div>
    <w:div w:id="276833622">
      <w:bodyDiv w:val="1"/>
      <w:marLeft w:val="0"/>
      <w:marRight w:val="0"/>
      <w:marTop w:val="0"/>
      <w:marBottom w:val="0"/>
      <w:divBdr>
        <w:top w:val="none" w:sz="0" w:space="0" w:color="auto"/>
        <w:left w:val="none" w:sz="0" w:space="0" w:color="auto"/>
        <w:bottom w:val="none" w:sz="0" w:space="0" w:color="auto"/>
        <w:right w:val="none" w:sz="0" w:space="0" w:color="auto"/>
      </w:divBdr>
    </w:div>
    <w:div w:id="277032688">
      <w:bodyDiv w:val="1"/>
      <w:marLeft w:val="0"/>
      <w:marRight w:val="0"/>
      <w:marTop w:val="0"/>
      <w:marBottom w:val="0"/>
      <w:divBdr>
        <w:top w:val="none" w:sz="0" w:space="0" w:color="auto"/>
        <w:left w:val="none" w:sz="0" w:space="0" w:color="auto"/>
        <w:bottom w:val="none" w:sz="0" w:space="0" w:color="auto"/>
        <w:right w:val="none" w:sz="0" w:space="0" w:color="auto"/>
      </w:divBdr>
    </w:div>
    <w:div w:id="277178344">
      <w:bodyDiv w:val="1"/>
      <w:marLeft w:val="0"/>
      <w:marRight w:val="0"/>
      <w:marTop w:val="0"/>
      <w:marBottom w:val="0"/>
      <w:divBdr>
        <w:top w:val="none" w:sz="0" w:space="0" w:color="auto"/>
        <w:left w:val="none" w:sz="0" w:space="0" w:color="auto"/>
        <w:bottom w:val="none" w:sz="0" w:space="0" w:color="auto"/>
        <w:right w:val="none" w:sz="0" w:space="0" w:color="auto"/>
      </w:divBdr>
    </w:div>
    <w:div w:id="277227491">
      <w:bodyDiv w:val="1"/>
      <w:marLeft w:val="0"/>
      <w:marRight w:val="0"/>
      <w:marTop w:val="0"/>
      <w:marBottom w:val="0"/>
      <w:divBdr>
        <w:top w:val="none" w:sz="0" w:space="0" w:color="auto"/>
        <w:left w:val="none" w:sz="0" w:space="0" w:color="auto"/>
        <w:bottom w:val="none" w:sz="0" w:space="0" w:color="auto"/>
        <w:right w:val="none" w:sz="0" w:space="0" w:color="auto"/>
      </w:divBdr>
    </w:div>
    <w:div w:id="277228062">
      <w:bodyDiv w:val="1"/>
      <w:marLeft w:val="0"/>
      <w:marRight w:val="0"/>
      <w:marTop w:val="0"/>
      <w:marBottom w:val="0"/>
      <w:divBdr>
        <w:top w:val="none" w:sz="0" w:space="0" w:color="auto"/>
        <w:left w:val="none" w:sz="0" w:space="0" w:color="auto"/>
        <w:bottom w:val="none" w:sz="0" w:space="0" w:color="auto"/>
        <w:right w:val="none" w:sz="0" w:space="0" w:color="auto"/>
      </w:divBdr>
    </w:div>
    <w:div w:id="277445443">
      <w:bodyDiv w:val="1"/>
      <w:marLeft w:val="0"/>
      <w:marRight w:val="0"/>
      <w:marTop w:val="0"/>
      <w:marBottom w:val="0"/>
      <w:divBdr>
        <w:top w:val="none" w:sz="0" w:space="0" w:color="auto"/>
        <w:left w:val="none" w:sz="0" w:space="0" w:color="auto"/>
        <w:bottom w:val="none" w:sz="0" w:space="0" w:color="auto"/>
        <w:right w:val="none" w:sz="0" w:space="0" w:color="auto"/>
      </w:divBdr>
    </w:div>
    <w:div w:id="277833815">
      <w:bodyDiv w:val="1"/>
      <w:marLeft w:val="0"/>
      <w:marRight w:val="0"/>
      <w:marTop w:val="0"/>
      <w:marBottom w:val="0"/>
      <w:divBdr>
        <w:top w:val="none" w:sz="0" w:space="0" w:color="auto"/>
        <w:left w:val="none" w:sz="0" w:space="0" w:color="auto"/>
        <w:bottom w:val="none" w:sz="0" w:space="0" w:color="auto"/>
        <w:right w:val="none" w:sz="0" w:space="0" w:color="auto"/>
      </w:divBdr>
    </w:div>
    <w:div w:id="277882565">
      <w:bodyDiv w:val="1"/>
      <w:marLeft w:val="0"/>
      <w:marRight w:val="0"/>
      <w:marTop w:val="0"/>
      <w:marBottom w:val="0"/>
      <w:divBdr>
        <w:top w:val="none" w:sz="0" w:space="0" w:color="auto"/>
        <w:left w:val="none" w:sz="0" w:space="0" w:color="auto"/>
        <w:bottom w:val="none" w:sz="0" w:space="0" w:color="auto"/>
        <w:right w:val="none" w:sz="0" w:space="0" w:color="auto"/>
      </w:divBdr>
    </w:div>
    <w:div w:id="277951770">
      <w:bodyDiv w:val="1"/>
      <w:marLeft w:val="0"/>
      <w:marRight w:val="0"/>
      <w:marTop w:val="0"/>
      <w:marBottom w:val="0"/>
      <w:divBdr>
        <w:top w:val="none" w:sz="0" w:space="0" w:color="auto"/>
        <w:left w:val="none" w:sz="0" w:space="0" w:color="auto"/>
        <w:bottom w:val="none" w:sz="0" w:space="0" w:color="auto"/>
        <w:right w:val="none" w:sz="0" w:space="0" w:color="auto"/>
      </w:divBdr>
    </w:div>
    <w:div w:id="277955232">
      <w:bodyDiv w:val="1"/>
      <w:marLeft w:val="0"/>
      <w:marRight w:val="0"/>
      <w:marTop w:val="0"/>
      <w:marBottom w:val="0"/>
      <w:divBdr>
        <w:top w:val="none" w:sz="0" w:space="0" w:color="auto"/>
        <w:left w:val="none" w:sz="0" w:space="0" w:color="auto"/>
        <w:bottom w:val="none" w:sz="0" w:space="0" w:color="auto"/>
        <w:right w:val="none" w:sz="0" w:space="0" w:color="auto"/>
      </w:divBdr>
    </w:div>
    <w:div w:id="277957689">
      <w:bodyDiv w:val="1"/>
      <w:marLeft w:val="0"/>
      <w:marRight w:val="0"/>
      <w:marTop w:val="0"/>
      <w:marBottom w:val="0"/>
      <w:divBdr>
        <w:top w:val="none" w:sz="0" w:space="0" w:color="auto"/>
        <w:left w:val="none" w:sz="0" w:space="0" w:color="auto"/>
        <w:bottom w:val="none" w:sz="0" w:space="0" w:color="auto"/>
        <w:right w:val="none" w:sz="0" w:space="0" w:color="auto"/>
      </w:divBdr>
    </w:div>
    <w:div w:id="277958429">
      <w:bodyDiv w:val="1"/>
      <w:marLeft w:val="0"/>
      <w:marRight w:val="0"/>
      <w:marTop w:val="0"/>
      <w:marBottom w:val="0"/>
      <w:divBdr>
        <w:top w:val="none" w:sz="0" w:space="0" w:color="auto"/>
        <w:left w:val="none" w:sz="0" w:space="0" w:color="auto"/>
        <w:bottom w:val="none" w:sz="0" w:space="0" w:color="auto"/>
        <w:right w:val="none" w:sz="0" w:space="0" w:color="auto"/>
      </w:divBdr>
    </w:div>
    <w:div w:id="278075477">
      <w:bodyDiv w:val="1"/>
      <w:marLeft w:val="0"/>
      <w:marRight w:val="0"/>
      <w:marTop w:val="0"/>
      <w:marBottom w:val="0"/>
      <w:divBdr>
        <w:top w:val="none" w:sz="0" w:space="0" w:color="auto"/>
        <w:left w:val="none" w:sz="0" w:space="0" w:color="auto"/>
        <w:bottom w:val="none" w:sz="0" w:space="0" w:color="auto"/>
        <w:right w:val="none" w:sz="0" w:space="0" w:color="auto"/>
      </w:divBdr>
    </w:div>
    <w:div w:id="278610451">
      <w:bodyDiv w:val="1"/>
      <w:marLeft w:val="0"/>
      <w:marRight w:val="0"/>
      <w:marTop w:val="0"/>
      <w:marBottom w:val="0"/>
      <w:divBdr>
        <w:top w:val="none" w:sz="0" w:space="0" w:color="auto"/>
        <w:left w:val="none" w:sz="0" w:space="0" w:color="auto"/>
        <w:bottom w:val="none" w:sz="0" w:space="0" w:color="auto"/>
        <w:right w:val="none" w:sz="0" w:space="0" w:color="auto"/>
      </w:divBdr>
    </w:div>
    <w:div w:id="278755553">
      <w:bodyDiv w:val="1"/>
      <w:marLeft w:val="0"/>
      <w:marRight w:val="0"/>
      <w:marTop w:val="0"/>
      <w:marBottom w:val="0"/>
      <w:divBdr>
        <w:top w:val="none" w:sz="0" w:space="0" w:color="auto"/>
        <w:left w:val="none" w:sz="0" w:space="0" w:color="auto"/>
        <w:bottom w:val="none" w:sz="0" w:space="0" w:color="auto"/>
        <w:right w:val="none" w:sz="0" w:space="0" w:color="auto"/>
      </w:divBdr>
    </w:div>
    <w:div w:id="279193842">
      <w:bodyDiv w:val="1"/>
      <w:marLeft w:val="0"/>
      <w:marRight w:val="0"/>
      <w:marTop w:val="0"/>
      <w:marBottom w:val="0"/>
      <w:divBdr>
        <w:top w:val="none" w:sz="0" w:space="0" w:color="auto"/>
        <w:left w:val="none" w:sz="0" w:space="0" w:color="auto"/>
        <w:bottom w:val="none" w:sz="0" w:space="0" w:color="auto"/>
        <w:right w:val="none" w:sz="0" w:space="0" w:color="auto"/>
      </w:divBdr>
    </w:div>
    <w:div w:id="279726887">
      <w:bodyDiv w:val="1"/>
      <w:marLeft w:val="0"/>
      <w:marRight w:val="0"/>
      <w:marTop w:val="0"/>
      <w:marBottom w:val="0"/>
      <w:divBdr>
        <w:top w:val="none" w:sz="0" w:space="0" w:color="auto"/>
        <w:left w:val="none" w:sz="0" w:space="0" w:color="auto"/>
        <w:bottom w:val="none" w:sz="0" w:space="0" w:color="auto"/>
        <w:right w:val="none" w:sz="0" w:space="0" w:color="auto"/>
      </w:divBdr>
    </w:div>
    <w:div w:id="280036724">
      <w:bodyDiv w:val="1"/>
      <w:marLeft w:val="0"/>
      <w:marRight w:val="0"/>
      <w:marTop w:val="0"/>
      <w:marBottom w:val="0"/>
      <w:divBdr>
        <w:top w:val="none" w:sz="0" w:space="0" w:color="auto"/>
        <w:left w:val="none" w:sz="0" w:space="0" w:color="auto"/>
        <w:bottom w:val="none" w:sz="0" w:space="0" w:color="auto"/>
        <w:right w:val="none" w:sz="0" w:space="0" w:color="auto"/>
      </w:divBdr>
    </w:div>
    <w:div w:id="280261322">
      <w:bodyDiv w:val="1"/>
      <w:marLeft w:val="0"/>
      <w:marRight w:val="0"/>
      <w:marTop w:val="0"/>
      <w:marBottom w:val="0"/>
      <w:divBdr>
        <w:top w:val="none" w:sz="0" w:space="0" w:color="auto"/>
        <w:left w:val="none" w:sz="0" w:space="0" w:color="auto"/>
        <w:bottom w:val="none" w:sz="0" w:space="0" w:color="auto"/>
        <w:right w:val="none" w:sz="0" w:space="0" w:color="auto"/>
      </w:divBdr>
    </w:div>
    <w:div w:id="280302755">
      <w:bodyDiv w:val="1"/>
      <w:marLeft w:val="0"/>
      <w:marRight w:val="0"/>
      <w:marTop w:val="0"/>
      <w:marBottom w:val="0"/>
      <w:divBdr>
        <w:top w:val="none" w:sz="0" w:space="0" w:color="auto"/>
        <w:left w:val="none" w:sz="0" w:space="0" w:color="auto"/>
        <w:bottom w:val="none" w:sz="0" w:space="0" w:color="auto"/>
        <w:right w:val="none" w:sz="0" w:space="0" w:color="auto"/>
      </w:divBdr>
    </w:div>
    <w:div w:id="280304532">
      <w:bodyDiv w:val="1"/>
      <w:marLeft w:val="0"/>
      <w:marRight w:val="0"/>
      <w:marTop w:val="0"/>
      <w:marBottom w:val="0"/>
      <w:divBdr>
        <w:top w:val="none" w:sz="0" w:space="0" w:color="auto"/>
        <w:left w:val="none" w:sz="0" w:space="0" w:color="auto"/>
        <w:bottom w:val="none" w:sz="0" w:space="0" w:color="auto"/>
        <w:right w:val="none" w:sz="0" w:space="0" w:color="auto"/>
      </w:divBdr>
    </w:div>
    <w:div w:id="280306884">
      <w:bodyDiv w:val="1"/>
      <w:marLeft w:val="0"/>
      <w:marRight w:val="0"/>
      <w:marTop w:val="0"/>
      <w:marBottom w:val="0"/>
      <w:divBdr>
        <w:top w:val="none" w:sz="0" w:space="0" w:color="auto"/>
        <w:left w:val="none" w:sz="0" w:space="0" w:color="auto"/>
        <w:bottom w:val="none" w:sz="0" w:space="0" w:color="auto"/>
        <w:right w:val="none" w:sz="0" w:space="0" w:color="auto"/>
      </w:divBdr>
    </w:div>
    <w:div w:id="280309578">
      <w:bodyDiv w:val="1"/>
      <w:marLeft w:val="0"/>
      <w:marRight w:val="0"/>
      <w:marTop w:val="0"/>
      <w:marBottom w:val="0"/>
      <w:divBdr>
        <w:top w:val="none" w:sz="0" w:space="0" w:color="auto"/>
        <w:left w:val="none" w:sz="0" w:space="0" w:color="auto"/>
        <w:bottom w:val="none" w:sz="0" w:space="0" w:color="auto"/>
        <w:right w:val="none" w:sz="0" w:space="0" w:color="auto"/>
      </w:divBdr>
    </w:div>
    <w:div w:id="280457072">
      <w:bodyDiv w:val="1"/>
      <w:marLeft w:val="0"/>
      <w:marRight w:val="0"/>
      <w:marTop w:val="0"/>
      <w:marBottom w:val="0"/>
      <w:divBdr>
        <w:top w:val="none" w:sz="0" w:space="0" w:color="auto"/>
        <w:left w:val="none" w:sz="0" w:space="0" w:color="auto"/>
        <w:bottom w:val="none" w:sz="0" w:space="0" w:color="auto"/>
        <w:right w:val="none" w:sz="0" w:space="0" w:color="auto"/>
      </w:divBdr>
    </w:div>
    <w:div w:id="280495647">
      <w:bodyDiv w:val="1"/>
      <w:marLeft w:val="0"/>
      <w:marRight w:val="0"/>
      <w:marTop w:val="0"/>
      <w:marBottom w:val="0"/>
      <w:divBdr>
        <w:top w:val="none" w:sz="0" w:space="0" w:color="auto"/>
        <w:left w:val="none" w:sz="0" w:space="0" w:color="auto"/>
        <w:bottom w:val="none" w:sz="0" w:space="0" w:color="auto"/>
        <w:right w:val="none" w:sz="0" w:space="0" w:color="auto"/>
      </w:divBdr>
    </w:div>
    <w:div w:id="280502864">
      <w:bodyDiv w:val="1"/>
      <w:marLeft w:val="0"/>
      <w:marRight w:val="0"/>
      <w:marTop w:val="0"/>
      <w:marBottom w:val="0"/>
      <w:divBdr>
        <w:top w:val="none" w:sz="0" w:space="0" w:color="auto"/>
        <w:left w:val="none" w:sz="0" w:space="0" w:color="auto"/>
        <w:bottom w:val="none" w:sz="0" w:space="0" w:color="auto"/>
        <w:right w:val="none" w:sz="0" w:space="0" w:color="auto"/>
      </w:divBdr>
    </w:div>
    <w:div w:id="280723064">
      <w:bodyDiv w:val="1"/>
      <w:marLeft w:val="0"/>
      <w:marRight w:val="0"/>
      <w:marTop w:val="0"/>
      <w:marBottom w:val="0"/>
      <w:divBdr>
        <w:top w:val="none" w:sz="0" w:space="0" w:color="auto"/>
        <w:left w:val="none" w:sz="0" w:space="0" w:color="auto"/>
        <w:bottom w:val="none" w:sz="0" w:space="0" w:color="auto"/>
        <w:right w:val="none" w:sz="0" w:space="0" w:color="auto"/>
      </w:divBdr>
    </w:div>
    <w:div w:id="280766563">
      <w:bodyDiv w:val="1"/>
      <w:marLeft w:val="0"/>
      <w:marRight w:val="0"/>
      <w:marTop w:val="0"/>
      <w:marBottom w:val="0"/>
      <w:divBdr>
        <w:top w:val="none" w:sz="0" w:space="0" w:color="auto"/>
        <w:left w:val="none" w:sz="0" w:space="0" w:color="auto"/>
        <w:bottom w:val="none" w:sz="0" w:space="0" w:color="auto"/>
        <w:right w:val="none" w:sz="0" w:space="0" w:color="auto"/>
      </w:divBdr>
    </w:div>
    <w:div w:id="280772513">
      <w:bodyDiv w:val="1"/>
      <w:marLeft w:val="0"/>
      <w:marRight w:val="0"/>
      <w:marTop w:val="0"/>
      <w:marBottom w:val="0"/>
      <w:divBdr>
        <w:top w:val="none" w:sz="0" w:space="0" w:color="auto"/>
        <w:left w:val="none" w:sz="0" w:space="0" w:color="auto"/>
        <w:bottom w:val="none" w:sz="0" w:space="0" w:color="auto"/>
        <w:right w:val="none" w:sz="0" w:space="0" w:color="auto"/>
      </w:divBdr>
    </w:div>
    <w:div w:id="281110332">
      <w:bodyDiv w:val="1"/>
      <w:marLeft w:val="0"/>
      <w:marRight w:val="0"/>
      <w:marTop w:val="0"/>
      <w:marBottom w:val="0"/>
      <w:divBdr>
        <w:top w:val="none" w:sz="0" w:space="0" w:color="auto"/>
        <w:left w:val="none" w:sz="0" w:space="0" w:color="auto"/>
        <w:bottom w:val="none" w:sz="0" w:space="0" w:color="auto"/>
        <w:right w:val="none" w:sz="0" w:space="0" w:color="auto"/>
      </w:divBdr>
    </w:div>
    <w:div w:id="281110845">
      <w:bodyDiv w:val="1"/>
      <w:marLeft w:val="0"/>
      <w:marRight w:val="0"/>
      <w:marTop w:val="0"/>
      <w:marBottom w:val="0"/>
      <w:divBdr>
        <w:top w:val="none" w:sz="0" w:space="0" w:color="auto"/>
        <w:left w:val="none" w:sz="0" w:space="0" w:color="auto"/>
        <w:bottom w:val="none" w:sz="0" w:space="0" w:color="auto"/>
        <w:right w:val="none" w:sz="0" w:space="0" w:color="auto"/>
      </w:divBdr>
    </w:div>
    <w:div w:id="281346746">
      <w:bodyDiv w:val="1"/>
      <w:marLeft w:val="0"/>
      <w:marRight w:val="0"/>
      <w:marTop w:val="0"/>
      <w:marBottom w:val="0"/>
      <w:divBdr>
        <w:top w:val="none" w:sz="0" w:space="0" w:color="auto"/>
        <w:left w:val="none" w:sz="0" w:space="0" w:color="auto"/>
        <w:bottom w:val="none" w:sz="0" w:space="0" w:color="auto"/>
        <w:right w:val="none" w:sz="0" w:space="0" w:color="auto"/>
      </w:divBdr>
    </w:div>
    <w:div w:id="281693751">
      <w:bodyDiv w:val="1"/>
      <w:marLeft w:val="0"/>
      <w:marRight w:val="0"/>
      <w:marTop w:val="0"/>
      <w:marBottom w:val="0"/>
      <w:divBdr>
        <w:top w:val="none" w:sz="0" w:space="0" w:color="auto"/>
        <w:left w:val="none" w:sz="0" w:space="0" w:color="auto"/>
        <w:bottom w:val="none" w:sz="0" w:space="0" w:color="auto"/>
        <w:right w:val="none" w:sz="0" w:space="0" w:color="auto"/>
      </w:divBdr>
    </w:div>
    <w:div w:id="281812168">
      <w:bodyDiv w:val="1"/>
      <w:marLeft w:val="0"/>
      <w:marRight w:val="0"/>
      <w:marTop w:val="0"/>
      <w:marBottom w:val="0"/>
      <w:divBdr>
        <w:top w:val="none" w:sz="0" w:space="0" w:color="auto"/>
        <w:left w:val="none" w:sz="0" w:space="0" w:color="auto"/>
        <w:bottom w:val="none" w:sz="0" w:space="0" w:color="auto"/>
        <w:right w:val="none" w:sz="0" w:space="0" w:color="auto"/>
      </w:divBdr>
    </w:div>
    <w:div w:id="281889902">
      <w:bodyDiv w:val="1"/>
      <w:marLeft w:val="0"/>
      <w:marRight w:val="0"/>
      <w:marTop w:val="0"/>
      <w:marBottom w:val="0"/>
      <w:divBdr>
        <w:top w:val="none" w:sz="0" w:space="0" w:color="auto"/>
        <w:left w:val="none" w:sz="0" w:space="0" w:color="auto"/>
        <w:bottom w:val="none" w:sz="0" w:space="0" w:color="auto"/>
        <w:right w:val="none" w:sz="0" w:space="0" w:color="auto"/>
      </w:divBdr>
    </w:div>
    <w:div w:id="281957618">
      <w:bodyDiv w:val="1"/>
      <w:marLeft w:val="0"/>
      <w:marRight w:val="0"/>
      <w:marTop w:val="0"/>
      <w:marBottom w:val="0"/>
      <w:divBdr>
        <w:top w:val="none" w:sz="0" w:space="0" w:color="auto"/>
        <w:left w:val="none" w:sz="0" w:space="0" w:color="auto"/>
        <w:bottom w:val="none" w:sz="0" w:space="0" w:color="auto"/>
        <w:right w:val="none" w:sz="0" w:space="0" w:color="auto"/>
      </w:divBdr>
    </w:div>
    <w:div w:id="281958502">
      <w:bodyDiv w:val="1"/>
      <w:marLeft w:val="0"/>
      <w:marRight w:val="0"/>
      <w:marTop w:val="0"/>
      <w:marBottom w:val="0"/>
      <w:divBdr>
        <w:top w:val="none" w:sz="0" w:space="0" w:color="auto"/>
        <w:left w:val="none" w:sz="0" w:space="0" w:color="auto"/>
        <w:bottom w:val="none" w:sz="0" w:space="0" w:color="auto"/>
        <w:right w:val="none" w:sz="0" w:space="0" w:color="auto"/>
      </w:divBdr>
    </w:div>
    <w:div w:id="282076418">
      <w:bodyDiv w:val="1"/>
      <w:marLeft w:val="0"/>
      <w:marRight w:val="0"/>
      <w:marTop w:val="0"/>
      <w:marBottom w:val="0"/>
      <w:divBdr>
        <w:top w:val="none" w:sz="0" w:space="0" w:color="auto"/>
        <w:left w:val="none" w:sz="0" w:space="0" w:color="auto"/>
        <w:bottom w:val="none" w:sz="0" w:space="0" w:color="auto"/>
        <w:right w:val="none" w:sz="0" w:space="0" w:color="auto"/>
      </w:divBdr>
    </w:div>
    <w:div w:id="282080284">
      <w:bodyDiv w:val="1"/>
      <w:marLeft w:val="0"/>
      <w:marRight w:val="0"/>
      <w:marTop w:val="0"/>
      <w:marBottom w:val="0"/>
      <w:divBdr>
        <w:top w:val="none" w:sz="0" w:space="0" w:color="auto"/>
        <w:left w:val="none" w:sz="0" w:space="0" w:color="auto"/>
        <w:bottom w:val="none" w:sz="0" w:space="0" w:color="auto"/>
        <w:right w:val="none" w:sz="0" w:space="0" w:color="auto"/>
      </w:divBdr>
    </w:div>
    <w:div w:id="282080744">
      <w:bodyDiv w:val="1"/>
      <w:marLeft w:val="0"/>
      <w:marRight w:val="0"/>
      <w:marTop w:val="0"/>
      <w:marBottom w:val="0"/>
      <w:divBdr>
        <w:top w:val="none" w:sz="0" w:space="0" w:color="auto"/>
        <w:left w:val="none" w:sz="0" w:space="0" w:color="auto"/>
        <w:bottom w:val="none" w:sz="0" w:space="0" w:color="auto"/>
        <w:right w:val="none" w:sz="0" w:space="0" w:color="auto"/>
      </w:divBdr>
    </w:div>
    <w:div w:id="282157668">
      <w:bodyDiv w:val="1"/>
      <w:marLeft w:val="0"/>
      <w:marRight w:val="0"/>
      <w:marTop w:val="0"/>
      <w:marBottom w:val="0"/>
      <w:divBdr>
        <w:top w:val="none" w:sz="0" w:space="0" w:color="auto"/>
        <w:left w:val="none" w:sz="0" w:space="0" w:color="auto"/>
        <w:bottom w:val="none" w:sz="0" w:space="0" w:color="auto"/>
        <w:right w:val="none" w:sz="0" w:space="0" w:color="auto"/>
      </w:divBdr>
    </w:div>
    <w:div w:id="282466666">
      <w:bodyDiv w:val="1"/>
      <w:marLeft w:val="0"/>
      <w:marRight w:val="0"/>
      <w:marTop w:val="0"/>
      <w:marBottom w:val="0"/>
      <w:divBdr>
        <w:top w:val="none" w:sz="0" w:space="0" w:color="auto"/>
        <w:left w:val="none" w:sz="0" w:space="0" w:color="auto"/>
        <w:bottom w:val="none" w:sz="0" w:space="0" w:color="auto"/>
        <w:right w:val="none" w:sz="0" w:space="0" w:color="auto"/>
      </w:divBdr>
    </w:div>
    <w:div w:id="282468392">
      <w:bodyDiv w:val="1"/>
      <w:marLeft w:val="0"/>
      <w:marRight w:val="0"/>
      <w:marTop w:val="0"/>
      <w:marBottom w:val="0"/>
      <w:divBdr>
        <w:top w:val="none" w:sz="0" w:space="0" w:color="auto"/>
        <w:left w:val="none" w:sz="0" w:space="0" w:color="auto"/>
        <w:bottom w:val="none" w:sz="0" w:space="0" w:color="auto"/>
        <w:right w:val="none" w:sz="0" w:space="0" w:color="auto"/>
      </w:divBdr>
    </w:div>
    <w:div w:id="282543599">
      <w:bodyDiv w:val="1"/>
      <w:marLeft w:val="0"/>
      <w:marRight w:val="0"/>
      <w:marTop w:val="0"/>
      <w:marBottom w:val="0"/>
      <w:divBdr>
        <w:top w:val="none" w:sz="0" w:space="0" w:color="auto"/>
        <w:left w:val="none" w:sz="0" w:space="0" w:color="auto"/>
        <w:bottom w:val="none" w:sz="0" w:space="0" w:color="auto"/>
        <w:right w:val="none" w:sz="0" w:space="0" w:color="auto"/>
      </w:divBdr>
    </w:div>
    <w:div w:id="282617781">
      <w:bodyDiv w:val="1"/>
      <w:marLeft w:val="0"/>
      <w:marRight w:val="0"/>
      <w:marTop w:val="0"/>
      <w:marBottom w:val="0"/>
      <w:divBdr>
        <w:top w:val="none" w:sz="0" w:space="0" w:color="auto"/>
        <w:left w:val="none" w:sz="0" w:space="0" w:color="auto"/>
        <w:bottom w:val="none" w:sz="0" w:space="0" w:color="auto"/>
        <w:right w:val="none" w:sz="0" w:space="0" w:color="auto"/>
      </w:divBdr>
    </w:div>
    <w:div w:id="282661514">
      <w:bodyDiv w:val="1"/>
      <w:marLeft w:val="0"/>
      <w:marRight w:val="0"/>
      <w:marTop w:val="0"/>
      <w:marBottom w:val="0"/>
      <w:divBdr>
        <w:top w:val="none" w:sz="0" w:space="0" w:color="auto"/>
        <w:left w:val="none" w:sz="0" w:space="0" w:color="auto"/>
        <w:bottom w:val="none" w:sz="0" w:space="0" w:color="auto"/>
        <w:right w:val="none" w:sz="0" w:space="0" w:color="auto"/>
      </w:divBdr>
    </w:div>
    <w:div w:id="283007690">
      <w:bodyDiv w:val="1"/>
      <w:marLeft w:val="0"/>
      <w:marRight w:val="0"/>
      <w:marTop w:val="0"/>
      <w:marBottom w:val="0"/>
      <w:divBdr>
        <w:top w:val="none" w:sz="0" w:space="0" w:color="auto"/>
        <w:left w:val="none" w:sz="0" w:space="0" w:color="auto"/>
        <w:bottom w:val="none" w:sz="0" w:space="0" w:color="auto"/>
        <w:right w:val="none" w:sz="0" w:space="0" w:color="auto"/>
      </w:divBdr>
    </w:div>
    <w:div w:id="283082747">
      <w:bodyDiv w:val="1"/>
      <w:marLeft w:val="0"/>
      <w:marRight w:val="0"/>
      <w:marTop w:val="0"/>
      <w:marBottom w:val="0"/>
      <w:divBdr>
        <w:top w:val="none" w:sz="0" w:space="0" w:color="auto"/>
        <w:left w:val="none" w:sz="0" w:space="0" w:color="auto"/>
        <w:bottom w:val="none" w:sz="0" w:space="0" w:color="auto"/>
        <w:right w:val="none" w:sz="0" w:space="0" w:color="auto"/>
      </w:divBdr>
    </w:div>
    <w:div w:id="283582259">
      <w:bodyDiv w:val="1"/>
      <w:marLeft w:val="0"/>
      <w:marRight w:val="0"/>
      <w:marTop w:val="0"/>
      <w:marBottom w:val="0"/>
      <w:divBdr>
        <w:top w:val="none" w:sz="0" w:space="0" w:color="auto"/>
        <w:left w:val="none" w:sz="0" w:space="0" w:color="auto"/>
        <w:bottom w:val="none" w:sz="0" w:space="0" w:color="auto"/>
        <w:right w:val="none" w:sz="0" w:space="0" w:color="auto"/>
      </w:divBdr>
    </w:div>
    <w:div w:id="283735487">
      <w:bodyDiv w:val="1"/>
      <w:marLeft w:val="0"/>
      <w:marRight w:val="0"/>
      <w:marTop w:val="0"/>
      <w:marBottom w:val="0"/>
      <w:divBdr>
        <w:top w:val="none" w:sz="0" w:space="0" w:color="auto"/>
        <w:left w:val="none" w:sz="0" w:space="0" w:color="auto"/>
        <w:bottom w:val="none" w:sz="0" w:space="0" w:color="auto"/>
        <w:right w:val="none" w:sz="0" w:space="0" w:color="auto"/>
      </w:divBdr>
    </w:div>
    <w:div w:id="283846704">
      <w:bodyDiv w:val="1"/>
      <w:marLeft w:val="0"/>
      <w:marRight w:val="0"/>
      <w:marTop w:val="0"/>
      <w:marBottom w:val="0"/>
      <w:divBdr>
        <w:top w:val="none" w:sz="0" w:space="0" w:color="auto"/>
        <w:left w:val="none" w:sz="0" w:space="0" w:color="auto"/>
        <w:bottom w:val="none" w:sz="0" w:space="0" w:color="auto"/>
        <w:right w:val="none" w:sz="0" w:space="0" w:color="auto"/>
      </w:divBdr>
    </w:div>
    <w:div w:id="283971364">
      <w:bodyDiv w:val="1"/>
      <w:marLeft w:val="0"/>
      <w:marRight w:val="0"/>
      <w:marTop w:val="0"/>
      <w:marBottom w:val="0"/>
      <w:divBdr>
        <w:top w:val="none" w:sz="0" w:space="0" w:color="auto"/>
        <w:left w:val="none" w:sz="0" w:space="0" w:color="auto"/>
        <w:bottom w:val="none" w:sz="0" w:space="0" w:color="auto"/>
        <w:right w:val="none" w:sz="0" w:space="0" w:color="auto"/>
      </w:divBdr>
    </w:div>
    <w:div w:id="283997725">
      <w:bodyDiv w:val="1"/>
      <w:marLeft w:val="0"/>
      <w:marRight w:val="0"/>
      <w:marTop w:val="0"/>
      <w:marBottom w:val="0"/>
      <w:divBdr>
        <w:top w:val="none" w:sz="0" w:space="0" w:color="auto"/>
        <w:left w:val="none" w:sz="0" w:space="0" w:color="auto"/>
        <w:bottom w:val="none" w:sz="0" w:space="0" w:color="auto"/>
        <w:right w:val="none" w:sz="0" w:space="0" w:color="auto"/>
      </w:divBdr>
    </w:div>
    <w:div w:id="284391641">
      <w:bodyDiv w:val="1"/>
      <w:marLeft w:val="0"/>
      <w:marRight w:val="0"/>
      <w:marTop w:val="0"/>
      <w:marBottom w:val="0"/>
      <w:divBdr>
        <w:top w:val="none" w:sz="0" w:space="0" w:color="auto"/>
        <w:left w:val="none" w:sz="0" w:space="0" w:color="auto"/>
        <w:bottom w:val="none" w:sz="0" w:space="0" w:color="auto"/>
        <w:right w:val="none" w:sz="0" w:space="0" w:color="auto"/>
      </w:divBdr>
    </w:div>
    <w:div w:id="284431876">
      <w:bodyDiv w:val="1"/>
      <w:marLeft w:val="0"/>
      <w:marRight w:val="0"/>
      <w:marTop w:val="0"/>
      <w:marBottom w:val="0"/>
      <w:divBdr>
        <w:top w:val="none" w:sz="0" w:space="0" w:color="auto"/>
        <w:left w:val="none" w:sz="0" w:space="0" w:color="auto"/>
        <w:bottom w:val="none" w:sz="0" w:space="0" w:color="auto"/>
        <w:right w:val="none" w:sz="0" w:space="0" w:color="auto"/>
      </w:divBdr>
    </w:div>
    <w:div w:id="284583320">
      <w:bodyDiv w:val="1"/>
      <w:marLeft w:val="0"/>
      <w:marRight w:val="0"/>
      <w:marTop w:val="0"/>
      <w:marBottom w:val="0"/>
      <w:divBdr>
        <w:top w:val="none" w:sz="0" w:space="0" w:color="auto"/>
        <w:left w:val="none" w:sz="0" w:space="0" w:color="auto"/>
        <w:bottom w:val="none" w:sz="0" w:space="0" w:color="auto"/>
        <w:right w:val="none" w:sz="0" w:space="0" w:color="auto"/>
      </w:divBdr>
    </w:div>
    <w:div w:id="285046993">
      <w:bodyDiv w:val="1"/>
      <w:marLeft w:val="0"/>
      <w:marRight w:val="0"/>
      <w:marTop w:val="0"/>
      <w:marBottom w:val="0"/>
      <w:divBdr>
        <w:top w:val="none" w:sz="0" w:space="0" w:color="auto"/>
        <w:left w:val="none" w:sz="0" w:space="0" w:color="auto"/>
        <w:bottom w:val="none" w:sz="0" w:space="0" w:color="auto"/>
        <w:right w:val="none" w:sz="0" w:space="0" w:color="auto"/>
      </w:divBdr>
    </w:div>
    <w:div w:id="285160484">
      <w:bodyDiv w:val="1"/>
      <w:marLeft w:val="0"/>
      <w:marRight w:val="0"/>
      <w:marTop w:val="0"/>
      <w:marBottom w:val="0"/>
      <w:divBdr>
        <w:top w:val="none" w:sz="0" w:space="0" w:color="auto"/>
        <w:left w:val="none" w:sz="0" w:space="0" w:color="auto"/>
        <w:bottom w:val="none" w:sz="0" w:space="0" w:color="auto"/>
        <w:right w:val="none" w:sz="0" w:space="0" w:color="auto"/>
      </w:divBdr>
    </w:div>
    <w:div w:id="285359202">
      <w:bodyDiv w:val="1"/>
      <w:marLeft w:val="0"/>
      <w:marRight w:val="0"/>
      <w:marTop w:val="0"/>
      <w:marBottom w:val="0"/>
      <w:divBdr>
        <w:top w:val="none" w:sz="0" w:space="0" w:color="auto"/>
        <w:left w:val="none" w:sz="0" w:space="0" w:color="auto"/>
        <w:bottom w:val="none" w:sz="0" w:space="0" w:color="auto"/>
        <w:right w:val="none" w:sz="0" w:space="0" w:color="auto"/>
      </w:divBdr>
    </w:div>
    <w:div w:id="285360186">
      <w:bodyDiv w:val="1"/>
      <w:marLeft w:val="0"/>
      <w:marRight w:val="0"/>
      <w:marTop w:val="0"/>
      <w:marBottom w:val="0"/>
      <w:divBdr>
        <w:top w:val="none" w:sz="0" w:space="0" w:color="auto"/>
        <w:left w:val="none" w:sz="0" w:space="0" w:color="auto"/>
        <w:bottom w:val="none" w:sz="0" w:space="0" w:color="auto"/>
        <w:right w:val="none" w:sz="0" w:space="0" w:color="auto"/>
      </w:divBdr>
    </w:div>
    <w:div w:id="285475057">
      <w:bodyDiv w:val="1"/>
      <w:marLeft w:val="0"/>
      <w:marRight w:val="0"/>
      <w:marTop w:val="0"/>
      <w:marBottom w:val="0"/>
      <w:divBdr>
        <w:top w:val="none" w:sz="0" w:space="0" w:color="auto"/>
        <w:left w:val="none" w:sz="0" w:space="0" w:color="auto"/>
        <w:bottom w:val="none" w:sz="0" w:space="0" w:color="auto"/>
        <w:right w:val="none" w:sz="0" w:space="0" w:color="auto"/>
      </w:divBdr>
    </w:div>
    <w:div w:id="285502995">
      <w:bodyDiv w:val="1"/>
      <w:marLeft w:val="0"/>
      <w:marRight w:val="0"/>
      <w:marTop w:val="0"/>
      <w:marBottom w:val="0"/>
      <w:divBdr>
        <w:top w:val="none" w:sz="0" w:space="0" w:color="auto"/>
        <w:left w:val="none" w:sz="0" w:space="0" w:color="auto"/>
        <w:bottom w:val="none" w:sz="0" w:space="0" w:color="auto"/>
        <w:right w:val="none" w:sz="0" w:space="0" w:color="auto"/>
      </w:divBdr>
    </w:div>
    <w:div w:id="285505301">
      <w:bodyDiv w:val="1"/>
      <w:marLeft w:val="0"/>
      <w:marRight w:val="0"/>
      <w:marTop w:val="0"/>
      <w:marBottom w:val="0"/>
      <w:divBdr>
        <w:top w:val="none" w:sz="0" w:space="0" w:color="auto"/>
        <w:left w:val="none" w:sz="0" w:space="0" w:color="auto"/>
        <w:bottom w:val="none" w:sz="0" w:space="0" w:color="auto"/>
        <w:right w:val="none" w:sz="0" w:space="0" w:color="auto"/>
      </w:divBdr>
    </w:div>
    <w:div w:id="285814548">
      <w:bodyDiv w:val="1"/>
      <w:marLeft w:val="0"/>
      <w:marRight w:val="0"/>
      <w:marTop w:val="0"/>
      <w:marBottom w:val="0"/>
      <w:divBdr>
        <w:top w:val="none" w:sz="0" w:space="0" w:color="auto"/>
        <w:left w:val="none" w:sz="0" w:space="0" w:color="auto"/>
        <w:bottom w:val="none" w:sz="0" w:space="0" w:color="auto"/>
        <w:right w:val="none" w:sz="0" w:space="0" w:color="auto"/>
      </w:divBdr>
    </w:div>
    <w:div w:id="285815758">
      <w:bodyDiv w:val="1"/>
      <w:marLeft w:val="0"/>
      <w:marRight w:val="0"/>
      <w:marTop w:val="0"/>
      <w:marBottom w:val="0"/>
      <w:divBdr>
        <w:top w:val="none" w:sz="0" w:space="0" w:color="auto"/>
        <w:left w:val="none" w:sz="0" w:space="0" w:color="auto"/>
        <w:bottom w:val="none" w:sz="0" w:space="0" w:color="auto"/>
        <w:right w:val="none" w:sz="0" w:space="0" w:color="auto"/>
      </w:divBdr>
    </w:div>
    <w:div w:id="285818082">
      <w:bodyDiv w:val="1"/>
      <w:marLeft w:val="0"/>
      <w:marRight w:val="0"/>
      <w:marTop w:val="0"/>
      <w:marBottom w:val="0"/>
      <w:divBdr>
        <w:top w:val="none" w:sz="0" w:space="0" w:color="auto"/>
        <w:left w:val="none" w:sz="0" w:space="0" w:color="auto"/>
        <w:bottom w:val="none" w:sz="0" w:space="0" w:color="auto"/>
        <w:right w:val="none" w:sz="0" w:space="0" w:color="auto"/>
      </w:divBdr>
    </w:div>
    <w:div w:id="286206476">
      <w:bodyDiv w:val="1"/>
      <w:marLeft w:val="0"/>
      <w:marRight w:val="0"/>
      <w:marTop w:val="0"/>
      <w:marBottom w:val="0"/>
      <w:divBdr>
        <w:top w:val="none" w:sz="0" w:space="0" w:color="auto"/>
        <w:left w:val="none" w:sz="0" w:space="0" w:color="auto"/>
        <w:bottom w:val="none" w:sz="0" w:space="0" w:color="auto"/>
        <w:right w:val="none" w:sz="0" w:space="0" w:color="auto"/>
      </w:divBdr>
    </w:div>
    <w:div w:id="286275274">
      <w:bodyDiv w:val="1"/>
      <w:marLeft w:val="0"/>
      <w:marRight w:val="0"/>
      <w:marTop w:val="0"/>
      <w:marBottom w:val="0"/>
      <w:divBdr>
        <w:top w:val="none" w:sz="0" w:space="0" w:color="auto"/>
        <w:left w:val="none" w:sz="0" w:space="0" w:color="auto"/>
        <w:bottom w:val="none" w:sz="0" w:space="0" w:color="auto"/>
        <w:right w:val="none" w:sz="0" w:space="0" w:color="auto"/>
      </w:divBdr>
    </w:div>
    <w:div w:id="286276236">
      <w:bodyDiv w:val="1"/>
      <w:marLeft w:val="0"/>
      <w:marRight w:val="0"/>
      <w:marTop w:val="0"/>
      <w:marBottom w:val="0"/>
      <w:divBdr>
        <w:top w:val="none" w:sz="0" w:space="0" w:color="auto"/>
        <w:left w:val="none" w:sz="0" w:space="0" w:color="auto"/>
        <w:bottom w:val="none" w:sz="0" w:space="0" w:color="auto"/>
        <w:right w:val="none" w:sz="0" w:space="0" w:color="auto"/>
      </w:divBdr>
    </w:div>
    <w:div w:id="286469307">
      <w:bodyDiv w:val="1"/>
      <w:marLeft w:val="0"/>
      <w:marRight w:val="0"/>
      <w:marTop w:val="0"/>
      <w:marBottom w:val="0"/>
      <w:divBdr>
        <w:top w:val="none" w:sz="0" w:space="0" w:color="auto"/>
        <w:left w:val="none" w:sz="0" w:space="0" w:color="auto"/>
        <w:bottom w:val="none" w:sz="0" w:space="0" w:color="auto"/>
        <w:right w:val="none" w:sz="0" w:space="0" w:color="auto"/>
      </w:divBdr>
    </w:div>
    <w:div w:id="286591626">
      <w:bodyDiv w:val="1"/>
      <w:marLeft w:val="0"/>
      <w:marRight w:val="0"/>
      <w:marTop w:val="0"/>
      <w:marBottom w:val="0"/>
      <w:divBdr>
        <w:top w:val="none" w:sz="0" w:space="0" w:color="auto"/>
        <w:left w:val="none" w:sz="0" w:space="0" w:color="auto"/>
        <w:bottom w:val="none" w:sz="0" w:space="0" w:color="auto"/>
        <w:right w:val="none" w:sz="0" w:space="0" w:color="auto"/>
      </w:divBdr>
    </w:div>
    <w:div w:id="286666910">
      <w:bodyDiv w:val="1"/>
      <w:marLeft w:val="0"/>
      <w:marRight w:val="0"/>
      <w:marTop w:val="0"/>
      <w:marBottom w:val="0"/>
      <w:divBdr>
        <w:top w:val="none" w:sz="0" w:space="0" w:color="auto"/>
        <w:left w:val="none" w:sz="0" w:space="0" w:color="auto"/>
        <w:bottom w:val="none" w:sz="0" w:space="0" w:color="auto"/>
        <w:right w:val="none" w:sz="0" w:space="0" w:color="auto"/>
      </w:divBdr>
    </w:div>
    <w:div w:id="287202044">
      <w:bodyDiv w:val="1"/>
      <w:marLeft w:val="0"/>
      <w:marRight w:val="0"/>
      <w:marTop w:val="0"/>
      <w:marBottom w:val="0"/>
      <w:divBdr>
        <w:top w:val="none" w:sz="0" w:space="0" w:color="auto"/>
        <w:left w:val="none" w:sz="0" w:space="0" w:color="auto"/>
        <w:bottom w:val="none" w:sz="0" w:space="0" w:color="auto"/>
        <w:right w:val="none" w:sz="0" w:space="0" w:color="auto"/>
      </w:divBdr>
    </w:div>
    <w:div w:id="287590417">
      <w:bodyDiv w:val="1"/>
      <w:marLeft w:val="0"/>
      <w:marRight w:val="0"/>
      <w:marTop w:val="0"/>
      <w:marBottom w:val="0"/>
      <w:divBdr>
        <w:top w:val="none" w:sz="0" w:space="0" w:color="auto"/>
        <w:left w:val="none" w:sz="0" w:space="0" w:color="auto"/>
        <w:bottom w:val="none" w:sz="0" w:space="0" w:color="auto"/>
        <w:right w:val="none" w:sz="0" w:space="0" w:color="auto"/>
      </w:divBdr>
    </w:div>
    <w:div w:id="287593617">
      <w:bodyDiv w:val="1"/>
      <w:marLeft w:val="0"/>
      <w:marRight w:val="0"/>
      <w:marTop w:val="0"/>
      <w:marBottom w:val="0"/>
      <w:divBdr>
        <w:top w:val="none" w:sz="0" w:space="0" w:color="auto"/>
        <w:left w:val="none" w:sz="0" w:space="0" w:color="auto"/>
        <w:bottom w:val="none" w:sz="0" w:space="0" w:color="auto"/>
        <w:right w:val="none" w:sz="0" w:space="0" w:color="auto"/>
      </w:divBdr>
    </w:div>
    <w:div w:id="287929899">
      <w:bodyDiv w:val="1"/>
      <w:marLeft w:val="0"/>
      <w:marRight w:val="0"/>
      <w:marTop w:val="0"/>
      <w:marBottom w:val="0"/>
      <w:divBdr>
        <w:top w:val="none" w:sz="0" w:space="0" w:color="auto"/>
        <w:left w:val="none" w:sz="0" w:space="0" w:color="auto"/>
        <w:bottom w:val="none" w:sz="0" w:space="0" w:color="auto"/>
        <w:right w:val="none" w:sz="0" w:space="0" w:color="auto"/>
      </w:divBdr>
    </w:div>
    <w:div w:id="287972561">
      <w:bodyDiv w:val="1"/>
      <w:marLeft w:val="0"/>
      <w:marRight w:val="0"/>
      <w:marTop w:val="0"/>
      <w:marBottom w:val="0"/>
      <w:divBdr>
        <w:top w:val="none" w:sz="0" w:space="0" w:color="auto"/>
        <w:left w:val="none" w:sz="0" w:space="0" w:color="auto"/>
        <w:bottom w:val="none" w:sz="0" w:space="0" w:color="auto"/>
        <w:right w:val="none" w:sz="0" w:space="0" w:color="auto"/>
      </w:divBdr>
    </w:div>
    <w:div w:id="287977214">
      <w:bodyDiv w:val="1"/>
      <w:marLeft w:val="0"/>
      <w:marRight w:val="0"/>
      <w:marTop w:val="0"/>
      <w:marBottom w:val="0"/>
      <w:divBdr>
        <w:top w:val="none" w:sz="0" w:space="0" w:color="auto"/>
        <w:left w:val="none" w:sz="0" w:space="0" w:color="auto"/>
        <w:bottom w:val="none" w:sz="0" w:space="0" w:color="auto"/>
        <w:right w:val="none" w:sz="0" w:space="0" w:color="auto"/>
      </w:divBdr>
    </w:div>
    <w:div w:id="288122164">
      <w:bodyDiv w:val="1"/>
      <w:marLeft w:val="0"/>
      <w:marRight w:val="0"/>
      <w:marTop w:val="0"/>
      <w:marBottom w:val="0"/>
      <w:divBdr>
        <w:top w:val="none" w:sz="0" w:space="0" w:color="auto"/>
        <w:left w:val="none" w:sz="0" w:space="0" w:color="auto"/>
        <w:bottom w:val="none" w:sz="0" w:space="0" w:color="auto"/>
        <w:right w:val="none" w:sz="0" w:space="0" w:color="auto"/>
      </w:divBdr>
    </w:div>
    <w:div w:id="288127124">
      <w:bodyDiv w:val="1"/>
      <w:marLeft w:val="0"/>
      <w:marRight w:val="0"/>
      <w:marTop w:val="0"/>
      <w:marBottom w:val="0"/>
      <w:divBdr>
        <w:top w:val="none" w:sz="0" w:space="0" w:color="auto"/>
        <w:left w:val="none" w:sz="0" w:space="0" w:color="auto"/>
        <w:bottom w:val="none" w:sz="0" w:space="0" w:color="auto"/>
        <w:right w:val="none" w:sz="0" w:space="0" w:color="auto"/>
      </w:divBdr>
    </w:div>
    <w:div w:id="288319787">
      <w:bodyDiv w:val="1"/>
      <w:marLeft w:val="0"/>
      <w:marRight w:val="0"/>
      <w:marTop w:val="0"/>
      <w:marBottom w:val="0"/>
      <w:divBdr>
        <w:top w:val="none" w:sz="0" w:space="0" w:color="auto"/>
        <w:left w:val="none" w:sz="0" w:space="0" w:color="auto"/>
        <w:bottom w:val="none" w:sz="0" w:space="0" w:color="auto"/>
        <w:right w:val="none" w:sz="0" w:space="0" w:color="auto"/>
      </w:divBdr>
    </w:div>
    <w:div w:id="288556265">
      <w:bodyDiv w:val="1"/>
      <w:marLeft w:val="0"/>
      <w:marRight w:val="0"/>
      <w:marTop w:val="0"/>
      <w:marBottom w:val="0"/>
      <w:divBdr>
        <w:top w:val="none" w:sz="0" w:space="0" w:color="auto"/>
        <w:left w:val="none" w:sz="0" w:space="0" w:color="auto"/>
        <w:bottom w:val="none" w:sz="0" w:space="0" w:color="auto"/>
        <w:right w:val="none" w:sz="0" w:space="0" w:color="auto"/>
      </w:divBdr>
    </w:div>
    <w:div w:id="288556459">
      <w:bodyDiv w:val="1"/>
      <w:marLeft w:val="0"/>
      <w:marRight w:val="0"/>
      <w:marTop w:val="0"/>
      <w:marBottom w:val="0"/>
      <w:divBdr>
        <w:top w:val="none" w:sz="0" w:space="0" w:color="auto"/>
        <w:left w:val="none" w:sz="0" w:space="0" w:color="auto"/>
        <w:bottom w:val="none" w:sz="0" w:space="0" w:color="auto"/>
        <w:right w:val="none" w:sz="0" w:space="0" w:color="auto"/>
      </w:divBdr>
    </w:div>
    <w:div w:id="288828817">
      <w:bodyDiv w:val="1"/>
      <w:marLeft w:val="0"/>
      <w:marRight w:val="0"/>
      <w:marTop w:val="0"/>
      <w:marBottom w:val="0"/>
      <w:divBdr>
        <w:top w:val="none" w:sz="0" w:space="0" w:color="auto"/>
        <w:left w:val="none" w:sz="0" w:space="0" w:color="auto"/>
        <w:bottom w:val="none" w:sz="0" w:space="0" w:color="auto"/>
        <w:right w:val="none" w:sz="0" w:space="0" w:color="auto"/>
      </w:divBdr>
    </w:div>
    <w:div w:id="288972662">
      <w:bodyDiv w:val="1"/>
      <w:marLeft w:val="0"/>
      <w:marRight w:val="0"/>
      <w:marTop w:val="0"/>
      <w:marBottom w:val="0"/>
      <w:divBdr>
        <w:top w:val="none" w:sz="0" w:space="0" w:color="auto"/>
        <w:left w:val="none" w:sz="0" w:space="0" w:color="auto"/>
        <w:bottom w:val="none" w:sz="0" w:space="0" w:color="auto"/>
        <w:right w:val="none" w:sz="0" w:space="0" w:color="auto"/>
      </w:divBdr>
    </w:div>
    <w:div w:id="288973038">
      <w:bodyDiv w:val="1"/>
      <w:marLeft w:val="0"/>
      <w:marRight w:val="0"/>
      <w:marTop w:val="0"/>
      <w:marBottom w:val="0"/>
      <w:divBdr>
        <w:top w:val="none" w:sz="0" w:space="0" w:color="auto"/>
        <w:left w:val="none" w:sz="0" w:space="0" w:color="auto"/>
        <w:bottom w:val="none" w:sz="0" w:space="0" w:color="auto"/>
        <w:right w:val="none" w:sz="0" w:space="0" w:color="auto"/>
      </w:divBdr>
    </w:div>
    <w:div w:id="288976139">
      <w:bodyDiv w:val="1"/>
      <w:marLeft w:val="0"/>
      <w:marRight w:val="0"/>
      <w:marTop w:val="0"/>
      <w:marBottom w:val="0"/>
      <w:divBdr>
        <w:top w:val="none" w:sz="0" w:space="0" w:color="auto"/>
        <w:left w:val="none" w:sz="0" w:space="0" w:color="auto"/>
        <w:bottom w:val="none" w:sz="0" w:space="0" w:color="auto"/>
        <w:right w:val="none" w:sz="0" w:space="0" w:color="auto"/>
      </w:divBdr>
    </w:div>
    <w:div w:id="289211561">
      <w:bodyDiv w:val="1"/>
      <w:marLeft w:val="0"/>
      <w:marRight w:val="0"/>
      <w:marTop w:val="0"/>
      <w:marBottom w:val="0"/>
      <w:divBdr>
        <w:top w:val="none" w:sz="0" w:space="0" w:color="auto"/>
        <w:left w:val="none" w:sz="0" w:space="0" w:color="auto"/>
        <w:bottom w:val="none" w:sz="0" w:space="0" w:color="auto"/>
        <w:right w:val="none" w:sz="0" w:space="0" w:color="auto"/>
      </w:divBdr>
    </w:div>
    <w:div w:id="289360174">
      <w:bodyDiv w:val="1"/>
      <w:marLeft w:val="0"/>
      <w:marRight w:val="0"/>
      <w:marTop w:val="0"/>
      <w:marBottom w:val="0"/>
      <w:divBdr>
        <w:top w:val="none" w:sz="0" w:space="0" w:color="auto"/>
        <w:left w:val="none" w:sz="0" w:space="0" w:color="auto"/>
        <w:bottom w:val="none" w:sz="0" w:space="0" w:color="auto"/>
        <w:right w:val="none" w:sz="0" w:space="0" w:color="auto"/>
      </w:divBdr>
    </w:div>
    <w:div w:id="289432801">
      <w:bodyDiv w:val="1"/>
      <w:marLeft w:val="0"/>
      <w:marRight w:val="0"/>
      <w:marTop w:val="0"/>
      <w:marBottom w:val="0"/>
      <w:divBdr>
        <w:top w:val="none" w:sz="0" w:space="0" w:color="auto"/>
        <w:left w:val="none" w:sz="0" w:space="0" w:color="auto"/>
        <w:bottom w:val="none" w:sz="0" w:space="0" w:color="auto"/>
        <w:right w:val="none" w:sz="0" w:space="0" w:color="auto"/>
      </w:divBdr>
    </w:div>
    <w:div w:id="289435713">
      <w:bodyDiv w:val="1"/>
      <w:marLeft w:val="0"/>
      <w:marRight w:val="0"/>
      <w:marTop w:val="0"/>
      <w:marBottom w:val="0"/>
      <w:divBdr>
        <w:top w:val="none" w:sz="0" w:space="0" w:color="auto"/>
        <w:left w:val="none" w:sz="0" w:space="0" w:color="auto"/>
        <w:bottom w:val="none" w:sz="0" w:space="0" w:color="auto"/>
        <w:right w:val="none" w:sz="0" w:space="0" w:color="auto"/>
      </w:divBdr>
    </w:div>
    <w:div w:id="289437005">
      <w:bodyDiv w:val="1"/>
      <w:marLeft w:val="0"/>
      <w:marRight w:val="0"/>
      <w:marTop w:val="0"/>
      <w:marBottom w:val="0"/>
      <w:divBdr>
        <w:top w:val="none" w:sz="0" w:space="0" w:color="auto"/>
        <w:left w:val="none" w:sz="0" w:space="0" w:color="auto"/>
        <w:bottom w:val="none" w:sz="0" w:space="0" w:color="auto"/>
        <w:right w:val="none" w:sz="0" w:space="0" w:color="auto"/>
      </w:divBdr>
    </w:div>
    <w:div w:id="289477459">
      <w:bodyDiv w:val="1"/>
      <w:marLeft w:val="0"/>
      <w:marRight w:val="0"/>
      <w:marTop w:val="0"/>
      <w:marBottom w:val="0"/>
      <w:divBdr>
        <w:top w:val="none" w:sz="0" w:space="0" w:color="auto"/>
        <w:left w:val="none" w:sz="0" w:space="0" w:color="auto"/>
        <w:bottom w:val="none" w:sz="0" w:space="0" w:color="auto"/>
        <w:right w:val="none" w:sz="0" w:space="0" w:color="auto"/>
      </w:divBdr>
    </w:div>
    <w:div w:id="289634518">
      <w:bodyDiv w:val="1"/>
      <w:marLeft w:val="0"/>
      <w:marRight w:val="0"/>
      <w:marTop w:val="0"/>
      <w:marBottom w:val="0"/>
      <w:divBdr>
        <w:top w:val="none" w:sz="0" w:space="0" w:color="auto"/>
        <w:left w:val="none" w:sz="0" w:space="0" w:color="auto"/>
        <w:bottom w:val="none" w:sz="0" w:space="0" w:color="auto"/>
        <w:right w:val="none" w:sz="0" w:space="0" w:color="auto"/>
      </w:divBdr>
    </w:div>
    <w:div w:id="289746407">
      <w:bodyDiv w:val="1"/>
      <w:marLeft w:val="0"/>
      <w:marRight w:val="0"/>
      <w:marTop w:val="0"/>
      <w:marBottom w:val="0"/>
      <w:divBdr>
        <w:top w:val="none" w:sz="0" w:space="0" w:color="auto"/>
        <w:left w:val="none" w:sz="0" w:space="0" w:color="auto"/>
        <w:bottom w:val="none" w:sz="0" w:space="0" w:color="auto"/>
        <w:right w:val="none" w:sz="0" w:space="0" w:color="auto"/>
      </w:divBdr>
    </w:div>
    <w:div w:id="289827415">
      <w:bodyDiv w:val="1"/>
      <w:marLeft w:val="0"/>
      <w:marRight w:val="0"/>
      <w:marTop w:val="0"/>
      <w:marBottom w:val="0"/>
      <w:divBdr>
        <w:top w:val="none" w:sz="0" w:space="0" w:color="auto"/>
        <w:left w:val="none" w:sz="0" w:space="0" w:color="auto"/>
        <w:bottom w:val="none" w:sz="0" w:space="0" w:color="auto"/>
        <w:right w:val="none" w:sz="0" w:space="0" w:color="auto"/>
      </w:divBdr>
    </w:div>
    <w:div w:id="289897754">
      <w:bodyDiv w:val="1"/>
      <w:marLeft w:val="0"/>
      <w:marRight w:val="0"/>
      <w:marTop w:val="0"/>
      <w:marBottom w:val="0"/>
      <w:divBdr>
        <w:top w:val="none" w:sz="0" w:space="0" w:color="auto"/>
        <w:left w:val="none" w:sz="0" w:space="0" w:color="auto"/>
        <w:bottom w:val="none" w:sz="0" w:space="0" w:color="auto"/>
        <w:right w:val="none" w:sz="0" w:space="0" w:color="auto"/>
      </w:divBdr>
    </w:div>
    <w:div w:id="289938770">
      <w:bodyDiv w:val="1"/>
      <w:marLeft w:val="0"/>
      <w:marRight w:val="0"/>
      <w:marTop w:val="0"/>
      <w:marBottom w:val="0"/>
      <w:divBdr>
        <w:top w:val="none" w:sz="0" w:space="0" w:color="auto"/>
        <w:left w:val="none" w:sz="0" w:space="0" w:color="auto"/>
        <w:bottom w:val="none" w:sz="0" w:space="0" w:color="auto"/>
        <w:right w:val="none" w:sz="0" w:space="0" w:color="auto"/>
      </w:divBdr>
    </w:div>
    <w:div w:id="290210379">
      <w:bodyDiv w:val="1"/>
      <w:marLeft w:val="0"/>
      <w:marRight w:val="0"/>
      <w:marTop w:val="0"/>
      <w:marBottom w:val="0"/>
      <w:divBdr>
        <w:top w:val="none" w:sz="0" w:space="0" w:color="auto"/>
        <w:left w:val="none" w:sz="0" w:space="0" w:color="auto"/>
        <w:bottom w:val="none" w:sz="0" w:space="0" w:color="auto"/>
        <w:right w:val="none" w:sz="0" w:space="0" w:color="auto"/>
      </w:divBdr>
    </w:div>
    <w:div w:id="290215591">
      <w:bodyDiv w:val="1"/>
      <w:marLeft w:val="0"/>
      <w:marRight w:val="0"/>
      <w:marTop w:val="0"/>
      <w:marBottom w:val="0"/>
      <w:divBdr>
        <w:top w:val="none" w:sz="0" w:space="0" w:color="auto"/>
        <w:left w:val="none" w:sz="0" w:space="0" w:color="auto"/>
        <w:bottom w:val="none" w:sz="0" w:space="0" w:color="auto"/>
        <w:right w:val="none" w:sz="0" w:space="0" w:color="auto"/>
      </w:divBdr>
    </w:div>
    <w:div w:id="290403499">
      <w:bodyDiv w:val="1"/>
      <w:marLeft w:val="0"/>
      <w:marRight w:val="0"/>
      <w:marTop w:val="0"/>
      <w:marBottom w:val="0"/>
      <w:divBdr>
        <w:top w:val="none" w:sz="0" w:space="0" w:color="auto"/>
        <w:left w:val="none" w:sz="0" w:space="0" w:color="auto"/>
        <w:bottom w:val="none" w:sz="0" w:space="0" w:color="auto"/>
        <w:right w:val="none" w:sz="0" w:space="0" w:color="auto"/>
      </w:divBdr>
    </w:div>
    <w:div w:id="290405601">
      <w:bodyDiv w:val="1"/>
      <w:marLeft w:val="0"/>
      <w:marRight w:val="0"/>
      <w:marTop w:val="0"/>
      <w:marBottom w:val="0"/>
      <w:divBdr>
        <w:top w:val="none" w:sz="0" w:space="0" w:color="auto"/>
        <w:left w:val="none" w:sz="0" w:space="0" w:color="auto"/>
        <w:bottom w:val="none" w:sz="0" w:space="0" w:color="auto"/>
        <w:right w:val="none" w:sz="0" w:space="0" w:color="auto"/>
      </w:divBdr>
    </w:div>
    <w:div w:id="290521179">
      <w:bodyDiv w:val="1"/>
      <w:marLeft w:val="0"/>
      <w:marRight w:val="0"/>
      <w:marTop w:val="0"/>
      <w:marBottom w:val="0"/>
      <w:divBdr>
        <w:top w:val="none" w:sz="0" w:space="0" w:color="auto"/>
        <w:left w:val="none" w:sz="0" w:space="0" w:color="auto"/>
        <w:bottom w:val="none" w:sz="0" w:space="0" w:color="auto"/>
        <w:right w:val="none" w:sz="0" w:space="0" w:color="auto"/>
      </w:divBdr>
    </w:div>
    <w:div w:id="290525758">
      <w:bodyDiv w:val="1"/>
      <w:marLeft w:val="0"/>
      <w:marRight w:val="0"/>
      <w:marTop w:val="0"/>
      <w:marBottom w:val="0"/>
      <w:divBdr>
        <w:top w:val="none" w:sz="0" w:space="0" w:color="auto"/>
        <w:left w:val="none" w:sz="0" w:space="0" w:color="auto"/>
        <w:bottom w:val="none" w:sz="0" w:space="0" w:color="auto"/>
        <w:right w:val="none" w:sz="0" w:space="0" w:color="auto"/>
      </w:divBdr>
    </w:div>
    <w:div w:id="291056228">
      <w:bodyDiv w:val="1"/>
      <w:marLeft w:val="0"/>
      <w:marRight w:val="0"/>
      <w:marTop w:val="0"/>
      <w:marBottom w:val="0"/>
      <w:divBdr>
        <w:top w:val="none" w:sz="0" w:space="0" w:color="auto"/>
        <w:left w:val="none" w:sz="0" w:space="0" w:color="auto"/>
        <w:bottom w:val="none" w:sz="0" w:space="0" w:color="auto"/>
        <w:right w:val="none" w:sz="0" w:space="0" w:color="auto"/>
      </w:divBdr>
    </w:div>
    <w:div w:id="291056297">
      <w:bodyDiv w:val="1"/>
      <w:marLeft w:val="0"/>
      <w:marRight w:val="0"/>
      <w:marTop w:val="0"/>
      <w:marBottom w:val="0"/>
      <w:divBdr>
        <w:top w:val="none" w:sz="0" w:space="0" w:color="auto"/>
        <w:left w:val="none" w:sz="0" w:space="0" w:color="auto"/>
        <w:bottom w:val="none" w:sz="0" w:space="0" w:color="auto"/>
        <w:right w:val="none" w:sz="0" w:space="0" w:color="auto"/>
      </w:divBdr>
    </w:div>
    <w:div w:id="291059240">
      <w:bodyDiv w:val="1"/>
      <w:marLeft w:val="0"/>
      <w:marRight w:val="0"/>
      <w:marTop w:val="0"/>
      <w:marBottom w:val="0"/>
      <w:divBdr>
        <w:top w:val="none" w:sz="0" w:space="0" w:color="auto"/>
        <w:left w:val="none" w:sz="0" w:space="0" w:color="auto"/>
        <w:bottom w:val="none" w:sz="0" w:space="0" w:color="auto"/>
        <w:right w:val="none" w:sz="0" w:space="0" w:color="auto"/>
      </w:divBdr>
    </w:div>
    <w:div w:id="291255550">
      <w:bodyDiv w:val="1"/>
      <w:marLeft w:val="0"/>
      <w:marRight w:val="0"/>
      <w:marTop w:val="0"/>
      <w:marBottom w:val="0"/>
      <w:divBdr>
        <w:top w:val="none" w:sz="0" w:space="0" w:color="auto"/>
        <w:left w:val="none" w:sz="0" w:space="0" w:color="auto"/>
        <w:bottom w:val="none" w:sz="0" w:space="0" w:color="auto"/>
        <w:right w:val="none" w:sz="0" w:space="0" w:color="auto"/>
      </w:divBdr>
    </w:div>
    <w:div w:id="291257596">
      <w:bodyDiv w:val="1"/>
      <w:marLeft w:val="0"/>
      <w:marRight w:val="0"/>
      <w:marTop w:val="0"/>
      <w:marBottom w:val="0"/>
      <w:divBdr>
        <w:top w:val="none" w:sz="0" w:space="0" w:color="auto"/>
        <w:left w:val="none" w:sz="0" w:space="0" w:color="auto"/>
        <w:bottom w:val="none" w:sz="0" w:space="0" w:color="auto"/>
        <w:right w:val="none" w:sz="0" w:space="0" w:color="auto"/>
      </w:divBdr>
    </w:div>
    <w:div w:id="291403421">
      <w:bodyDiv w:val="1"/>
      <w:marLeft w:val="0"/>
      <w:marRight w:val="0"/>
      <w:marTop w:val="0"/>
      <w:marBottom w:val="0"/>
      <w:divBdr>
        <w:top w:val="none" w:sz="0" w:space="0" w:color="auto"/>
        <w:left w:val="none" w:sz="0" w:space="0" w:color="auto"/>
        <w:bottom w:val="none" w:sz="0" w:space="0" w:color="auto"/>
        <w:right w:val="none" w:sz="0" w:space="0" w:color="auto"/>
      </w:divBdr>
    </w:div>
    <w:div w:id="291523197">
      <w:bodyDiv w:val="1"/>
      <w:marLeft w:val="0"/>
      <w:marRight w:val="0"/>
      <w:marTop w:val="0"/>
      <w:marBottom w:val="0"/>
      <w:divBdr>
        <w:top w:val="none" w:sz="0" w:space="0" w:color="auto"/>
        <w:left w:val="none" w:sz="0" w:space="0" w:color="auto"/>
        <w:bottom w:val="none" w:sz="0" w:space="0" w:color="auto"/>
        <w:right w:val="none" w:sz="0" w:space="0" w:color="auto"/>
      </w:divBdr>
    </w:div>
    <w:div w:id="291526153">
      <w:bodyDiv w:val="1"/>
      <w:marLeft w:val="0"/>
      <w:marRight w:val="0"/>
      <w:marTop w:val="0"/>
      <w:marBottom w:val="0"/>
      <w:divBdr>
        <w:top w:val="none" w:sz="0" w:space="0" w:color="auto"/>
        <w:left w:val="none" w:sz="0" w:space="0" w:color="auto"/>
        <w:bottom w:val="none" w:sz="0" w:space="0" w:color="auto"/>
        <w:right w:val="none" w:sz="0" w:space="0" w:color="auto"/>
      </w:divBdr>
    </w:div>
    <w:div w:id="291637573">
      <w:bodyDiv w:val="1"/>
      <w:marLeft w:val="0"/>
      <w:marRight w:val="0"/>
      <w:marTop w:val="0"/>
      <w:marBottom w:val="0"/>
      <w:divBdr>
        <w:top w:val="none" w:sz="0" w:space="0" w:color="auto"/>
        <w:left w:val="none" w:sz="0" w:space="0" w:color="auto"/>
        <w:bottom w:val="none" w:sz="0" w:space="0" w:color="auto"/>
        <w:right w:val="none" w:sz="0" w:space="0" w:color="auto"/>
      </w:divBdr>
    </w:div>
    <w:div w:id="291712378">
      <w:bodyDiv w:val="1"/>
      <w:marLeft w:val="0"/>
      <w:marRight w:val="0"/>
      <w:marTop w:val="0"/>
      <w:marBottom w:val="0"/>
      <w:divBdr>
        <w:top w:val="none" w:sz="0" w:space="0" w:color="auto"/>
        <w:left w:val="none" w:sz="0" w:space="0" w:color="auto"/>
        <w:bottom w:val="none" w:sz="0" w:space="0" w:color="auto"/>
        <w:right w:val="none" w:sz="0" w:space="0" w:color="auto"/>
      </w:divBdr>
    </w:div>
    <w:div w:id="291713300">
      <w:bodyDiv w:val="1"/>
      <w:marLeft w:val="0"/>
      <w:marRight w:val="0"/>
      <w:marTop w:val="0"/>
      <w:marBottom w:val="0"/>
      <w:divBdr>
        <w:top w:val="none" w:sz="0" w:space="0" w:color="auto"/>
        <w:left w:val="none" w:sz="0" w:space="0" w:color="auto"/>
        <w:bottom w:val="none" w:sz="0" w:space="0" w:color="auto"/>
        <w:right w:val="none" w:sz="0" w:space="0" w:color="auto"/>
      </w:divBdr>
    </w:div>
    <w:div w:id="291713519">
      <w:bodyDiv w:val="1"/>
      <w:marLeft w:val="0"/>
      <w:marRight w:val="0"/>
      <w:marTop w:val="0"/>
      <w:marBottom w:val="0"/>
      <w:divBdr>
        <w:top w:val="none" w:sz="0" w:space="0" w:color="auto"/>
        <w:left w:val="none" w:sz="0" w:space="0" w:color="auto"/>
        <w:bottom w:val="none" w:sz="0" w:space="0" w:color="auto"/>
        <w:right w:val="none" w:sz="0" w:space="0" w:color="auto"/>
      </w:divBdr>
    </w:div>
    <w:div w:id="291982772">
      <w:bodyDiv w:val="1"/>
      <w:marLeft w:val="0"/>
      <w:marRight w:val="0"/>
      <w:marTop w:val="0"/>
      <w:marBottom w:val="0"/>
      <w:divBdr>
        <w:top w:val="none" w:sz="0" w:space="0" w:color="auto"/>
        <w:left w:val="none" w:sz="0" w:space="0" w:color="auto"/>
        <w:bottom w:val="none" w:sz="0" w:space="0" w:color="auto"/>
        <w:right w:val="none" w:sz="0" w:space="0" w:color="auto"/>
      </w:divBdr>
    </w:div>
    <w:div w:id="291984801">
      <w:bodyDiv w:val="1"/>
      <w:marLeft w:val="0"/>
      <w:marRight w:val="0"/>
      <w:marTop w:val="0"/>
      <w:marBottom w:val="0"/>
      <w:divBdr>
        <w:top w:val="none" w:sz="0" w:space="0" w:color="auto"/>
        <w:left w:val="none" w:sz="0" w:space="0" w:color="auto"/>
        <w:bottom w:val="none" w:sz="0" w:space="0" w:color="auto"/>
        <w:right w:val="none" w:sz="0" w:space="0" w:color="auto"/>
      </w:divBdr>
    </w:div>
    <w:div w:id="292299096">
      <w:bodyDiv w:val="1"/>
      <w:marLeft w:val="0"/>
      <w:marRight w:val="0"/>
      <w:marTop w:val="0"/>
      <w:marBottom w:val="0"/>
      <w:divBdr>
        <w:top w:val="none" w:sz="0" w:space="0" w:color="auto"/>
        <w:left w:val="none" w:sz="0" w:space="0" w:color="auto"/>
        <w:bottom w:val="none" w:sz="0" w:space="0" w:color="auto"/>
        <w:right w:val="none" w:sz="0" w:space="0" w:color="auto"/>
      </w:divBdr>
    </w:div>
    <w:div w:id="292367737">
      <w:bodyDiv w:val="1"/>
      <w:marLeft w:val="0"/>
      <w:marRight w:val="0"/>
      <w:marTop w:val="0"/>
      <w:marBottom w:val="0"/>
      <w:divBdr>
        <w:top w:val="none" w:sz="0" w:space="0" w:color="auto"/>
        <w:left w:val="none" w:sz="0" w:space="0" w:color="auto"/>
        <w:bottom w:val="none" w:sz="0" w:space="0" w:color="auto"/>
        <w:right w:val="none" w:sz="0" w:space="0" w:color="auto"/>
      </w:divBdr>
    </w:div>
    <w:div w:id="292516394">
      <w:bodyDiv w:val="1"/>
      <w:marLeft w:val="0"/>
      <w:marRight w:val="0"/>
      <w:marTop w:val="0"/>
      <w:marBottom w:val="0"/>
      <w:divBdr>
        <w:top w:val="none" w:sz="0" w:space="0" w:color="auto"/>
        <w:left w:val="none" w:sz="0" w:space="0" w:color="auto"/>
        <w:bottom w:val="none" w:sz="0" w:space="0" w:color="auto"/>
        <w:right w:val="none" w:sz="0" w:space="0" w:color="auto"/>
      </w:divBdr>
    </w:div>
    <w:div w:id="292516905">
      <w:bodyDiv w:val="1"/>
      <w:marLeft w:val="0"/>
      <w:marRight w:val="0"/>
      <w:marTop w:val="0"/>
      <w:marBottom w:val="0"/>
      <w:divBdr>
        <w:top w:val="none" w:sz="0" w:space="0" w:color="auto"/>
        <w:left w:val="none" w:sz="0" w:space="0" w:color="auto"/>
        <w:bottom w:val="none" w:sz="0" w:space="0" w:color="auto"/>
        <w:right w:val="none" w:sz="0" w:space="0" w:color="auto"/>
      </w:divBdr>
    </w:div>
    <w:div w:id="292638784">
      <w:bodyDiv w:val="1"/>
      <w:marLeft w:val="0"/>
      <w:marRight w:val="0"/>
      <w:marTop w:val="0"/>
      <w:marBottom w:val="0"/>
      <w:divBdr>
        <w:top w:val="none" w:sz="0" w:space="0" w:color="auto"/>
        <w:left w:val="none" w:sz="0" w:space="0" w:color="auto"/>
        <w:bottom w:val="none" w:sz="0" w:space="0" w:color="auto"/>
        <w:right w:val="none" w:sz="0" w:space="0" w:color="auto"/>
      </w:divBdr>
    </w:div>
    <w:div w:id="292642460">
      <w:bodyDiv w:val="1"/>
      <w:marLeft w:val="0"/>
      <w:marRight w:val="0"/>
      <w:marTop w:val="0"/>
      <w:marBottom w:val="0"/>
      <w:divBdr>
        <w:top w:val="none" w:sz="0" w:space="0" w:color="auto"/>
        <w:left w:val="none" w:sz="0" w:space="0" w:color="auto"/>
        <w:bottom w:val="none" w:sz="0" w:space="0" w:color="auto"/>
        <w:right w:val="none" w:sz="0" w:space="0" w:color="auto"/>
      </w:divBdr>
    </w:div>
    <w:div w:id="292752735">
      <w:bodyDiv w:val="1"/>
      <w:marLeft w:val="0"/>
      <w:marRight w:val="0"/>
      <w:marTop w:val="0"/>
      <w:marBottom w:val="0"/>
      <w:divBdr>
        <w:top w:val="none" w:sz="0" w:space="0" w:color="auto"/>
        <w:left w:val="none" w:sz="0" w:space="0" w:color="auto"/>
        <w:bottom w:val="none" w:sz="0" w:space="0" w:color="auto"/>
        <w:right w:val="none" w:sz="0" w:space="0" w:color="auto"/>
      </w:divBdr>
    </w:div>
    <w:div w:id="292760837">
      <w:bodyDiv w:val="1"/>
      <w:marLeft w:val="0"/>
      <w:marRight w:val="0"/>
      <w:marTop w:val="0"/>
      <w:marBottom w:val="0"/>
      <w:divBdr>
        <w:top w:val="none" w:sz="0" w:space="0" w:color="auto"/>
        <w:left w:val="none" w:sz="0" w:space="0" w:color="auto"/>
        <w:bottom w:val="none" w:sz="0" w:space="0" w:color="auto"/>
        <w:right w:val="none" w:sz="0" w:space="0" w:color="auto"/>
      </w:divBdr>
    </w:div>
    <w:div w:id="292950506">
      <w:bodyDiv w:val="1"/>
      <w:marLeft w:val="0"/>
      <w:marRight w:val="0"/>
      <w:marTop w:val="0"/>
      <w:marBottom w:val="0"/>
      <w:divBdr>
        <w:top w:val="none" w:sz="0" w:space="0" w:color="auto"/>
        <w:left w:val="none" w:sz="0" w:space="0" w:color="auto"/>
        <w:bottom w:val="none" w:sz="0" w:space="0" w:color="auto"/>
        <w:right w:val="none" w:sz="0" w:space="0" w:color="auto"/>
      </w:divBdr>
    </w:div>
    <w:div w:id="293101579">
      <w:bodyDiv w:val="1"/>
      <w:marLeft w:val="0"/>
      <w:marRight w:val="0"/>
      <w:marTop w:val="0"/>
      <w:marBottom w:val="0"/>
      <w:divBdr>
        <w:top w:val="none" w:sz="0" w:space="0" w:color="auto"/>
        <w:left w:val="none" w:sz="0" w:space="0" w:color="auto"/>
        <w:bottom w:val="none" w:sz="0" w:space="0" w:color="auto"/>
        <w:right w:val="none" w:sz="0" w:space="0" w:color="auto"/>
      </w:divBdr>
    </w:div>
    <w:div w:id="293142834">
      <w:bodyDiv w:val="1"/>
      <w:marLeft w:val="0"/>
      <w:marRight w:val="0"/>
      <w:marTop w:val="0"/>
      <w:marBottom w:val="0"/>
      <w:divBdr>
        <w:top w:val="none" w:sz="0" w:space="0" w:color="auto"/>
        <w:left w:val="none" w:sz="0" w:space="0" w:color="auto"/>
        <w:bottom w:val="none" w:sz="0" w:space="0" w:color="auto"/>
        <w:right w:val="none" w:sz="0" w:space="0" w:color="auto"/>
      </w:divBdr>
    </w:div>
    <w:div w:id="293339564">
      <w:bodyDiv w:val="1"/>
      <w:marLeft w:val="0"/>
      <w:marRight w:val="0"/>
      <w:marTop w:val="0"/>
      <w:marBottom w:val="0"/>
      <w:divBdr>
        <w:top w:val="none" w:sz="0" w:space="0" w:color="auto"/>
        <w:left w:val="none" w:sz="0" w:space="0" w:color="auto"/>
        <w:bottom w:val="none" w:sz="0" w:space="0" w:color="auto"/>
        <w:right w:val="none" w:sz="0" w:space="0" w:color="auto"/>
      </w:divBdr>
    </w:div>
    <w:div w:id="293489517">
      <w:bodyDiv w:val="1"/>
      <w:marLeft w:val="0"/>
      <w:marRight w:val="0"/>
      <w:marTop w:val="0"/>
      <w:marBottom w:val="0"/>
      <w:divBdr>
        <w:top w:val="none" w:sz="0" w:space="0" w:color="auto"/>
        <w:left w:val="none" w:sz="0" w:space="0" w:color="auto"/>
        <w:bottom w:val="none" w:sz="0" w:space="0" w:color="auto"/>
        <w:right w:val="none" w:sz="0" w:space="0" w:color="auto"/>
      </w:divBdr>
    </w:div>
    <w:div w:id="293557776">
      <w:bodyDiv w:val="1"/>
      <w:marLeft w:val="0"/>
      <w:marRight w:val="0"/>
      <w:marTop w:val="0"/>
      <w:marBottom w:val="0"/>
      <w:divBdr>
        <w:top w:val="none" w:sz="0" w:space="0" w:color="auto"/>
        <w:left w:val="none" w:sz="0" w:space="0" w:color="auto"/>
        <w:bottom w:val="none" w:sz="0" w:space="0" w:color="auto"/>
        <w:right w:val="none" w:sz="0" w:space="0" w:color="auto"/>
      </w:divBdr>
    </w:div>
    <w:div w:id="293601519">
      <w:bodyDiv w:val="1"/>
      <w:marLeft w:val="0"/>
      <w:marRight w:val="0"/>
      <w:marTop w:val="0"/>
      <w:marBottom w:val="0"/>
      <w:divBdr>
        <w:top w:val="none" w:sz="0" w:space="0" w:color="auto"/>
        <w:left w:val="none" w:sz="0" w:space="0" w:color="auto"/>
        <w:bottom w:val="none" w:sz="0" w:space="0" w:color="auto"/>
        <w:right w:val="none" w:sz="0" w:space="0" w:color="auto"/>
      </w:divBdr>
    </w:div>
    <w:div w:id="293602497">
      <w:bodyDiv w:val="1"/>
      <w:marLeft w:val="0"/>
      <w:marRight w:val="0"/>
      <w:marTop w:val="0"/>
      <w:marBottom w:val="0"/>
      <w:divBdr>
        <w:top w:val="none" w:sz="0" w:space="0" w:color="auto"/>
        <w:left w:val="none" w:sz="0" w:space="0" w:color="auto"/>
        <w:bottom w:val="none" w:sz="0" w:space="0" w:color="auto"/>
        <w:right w:val="none" w:sz="0" w:space="0" w:color="auto"/>
      </w:divBdr>
    </w:div>
    <w:div w:id="293679737">
      <w:bodyDiv w:val="1"/>
      <w:marLeft w:val="0"/>
      <w:marRight w:val="0"/>
      <w:marTop w:val="0"/>
      <w:marBottom w:val="0"/>
      <w:divBdr>
        <w:top w:val="none" w:sz="0" w:space="0" w:color="auto"/>
        <w:left w:val="none" w:sz="0" w:space="0" w:color="auto"/>
        <w:bottom w:val="none" w:sz="0" w:space="0" w:color="auto"/>
        <w:right w:val="none" w:sz="0" w:space="0" w:color="auto"/>
      </w:divBdr>
    </w:div>
    <w:div w:id="293827847">
      <w:bodyDiv w:val="1"/>
      <w:marLeft w:val="0"/>
      <w:marRight w:val="0"/>
      <w:marTop w:val="0"/>
      <w:marBottom w:val="0"/>
      <w:divBdr>
        <w:top w:val="none" w:sz="0" w:space="0" w:color="auto"/>
        <w:left w:val="none" w:sz="0" w:space="0" w:color="auto"/>
        <w:bottom w:val="none" w:sz="0" w:space="0" w:color="auto"/>
        <w:right w:val="none" w:sz="0" w:space="0" w:color="auto"/>
      </w:divBdr>
    </w:div>
    <w:div w:id="293870190">
      <w:bodyDiv w:val="1"/>
      <w:marLeft w:val="0"/>
      <w:marRight w:val="0"/>
      <w:marTop w:val="0"/>
      <w:marBottom w:val="0"/>
      <w:divBdr>
        <w:top w:val="none" w:sz="0" w:space="0" w:color="auto"/>
        <w:left w:val="none" w:sz="0" w:space="0" w:color="auto"/>
        <w:bottom w:val="none" w:sz="0" w:space="0" w:color="auto"/>
        <w:right w:val="none" w:sz="0" w:space="0" w:color="auto"/>
      </w:divBdr>
    </w:div>
    <w:div w:id="293876536">
      <w:bodyDiv w:val="1"/>
      <w:marLeft w:val="0"/>
      <w:marRight w:val="0"/>
      <w:marTop w:val="0"/>
      <w:marBottom w:val="0"/>
      <w:divBdr>
        <w:top w:val="none" w:sz="0" w:space="0" w:color="auto"/>
        <w:left w:val="none" w:sz="0" w:space="0" w:color="auto"/>
        <w:bottom w:val="none" w:sz="0" w:space="0" w:color="auto"/>
        <w:right w:val="none" w:sz="0" w:space="0" w:color="auto"/>
      </w:divBdr>
    </w:div>
    <w:div w:id="293996571">
      <w:bodyDiv w:val="1"/>
      <w:marLeft w:val="0"/>
      <w:marRight w:val="0"/>
      <w:marTop w:val="0"/>
      <w:marBottom w:val="0"/>
      <w:divBdr>
        <w:top w:val="none" w:sz="0" w:space="0" w:color="auto"/>
        <w:left w:val="none" w:sz="0" w:space="0" w:color="auto"/>
        <w:bottom w:val="none" w:sz="0" w:space="0" w:color="auto"/>
        <w:right w:val="none" w:sz="0" w:space="0" w:color="auto"/>
      </w:divBdr>
    </w:div>
    <w:div w:id="294215485">
      <w:bodyDiv w:val="1"/>
      <w:marLeft w:val="0"/>
      <w:marRight w:val="0"/>
      <w:marTop w:val="0"/>
      <w:marBottom w:val="0"/>
      <w:divBdr>
        <w:top w:val="none" w:sz="0" w:space="0" w:color="auto"/>
        <w:left w:val="none" w:sz="0" w:space="0" w:color="auto"/>
        <w:bottom w:val="none" w:sz="0" w:space="0" w:color="auto"/>
        <w:right w:val="none" w:sz="0" w:space="0" w:color="auto"/>
      </w:divBdr>
    </w:div>
    <w:div w:id="294218874">
      <w:bodyDiv w:val="1"/>
      <w:marLeft w:val="0"/>
      <w:marRight w:val="0"/>
      <w:marTop w:val="0"/>
      <w:marBottom w:val="0"/>
      <w:divBdr>
        <w:top w:val="none" w:sz="0" w:space="0" w:color="auto"/>
        <w:left w:val="none" w:sz="0" w:space="0" w:color="auto"/>
        <w:bottom w:val="none" w:sz="0" w:space="0" w:color="auto"/>
        <w:right w:val="none" w:sz="0" w:space="0" w:color="auto"/>
      </w:divBdr>
    </w:div>
    <w:div w:id="294726869">
      <w:bodyDiv w:val="1"/>
      <w:marLeft w:val="0"/>
      <w:marRight w:val="0"/>
      <w:marTop w:val="0"/>
      <w:marBottom w:val="0"/>
      <w:divBdr>
        <w:top w:val="none" w:sz="0" w:space="0" w:color="auto"/>
        <w:left w:val="none" w:sz="0" w:space="0" w:color="auto"/>
        <w:bottom w:val="none" w:sz="0" w:space="0" w:color="auto"/>
        <w:right w:val="none" w:sz="0" w:space="0" w:color="auto"/>
      </w:divBdr>
    </w:div>
    <w:div w:id="294802071">
      <w:bodyDiv w:val="1"/>
      <w:marLeft w:val="0"/>
      <w:marRight w:val="0"/>
      <w:marTop w:val="0"/>
      <w:marBottom w:val="0"/>
      <w:divBdr>
        <w:top w:val="none" w:sz="0" w:space="0" w:color="auto"/>
        <w:left w:val="none" w:sz="0" w:space="0" w:color="auto"/>
        <w:bottom w:val="none" w:sz="0" w:space="0" w:color="auto"/>
        <w:right w:val="none" w:sz="0" w:space="0" w:color="auto"/>
      </w:divBdr>
    </w:div>
    <w:div w:id="294913501">
      <w:bodyDiv w:val="1"/>
      <w:marLeft w:val="0"/>
      <w:marRight w:val="0"/>
      <w:marTop w:val="0"/>
      <w:marBottom w:val="0"/>
      <w:divBdr>
        <w:top w:val="none" w:sz="0" w:space="0" w:color="auto"/>
        <w:left w:val="none" w:sz="0" w:space="0" w:color="auto"/>
        <w:bottom w:val="none" w:sz="0" w:space="0" w:color="auto"/>
        <w:right w:val="none" w:sz="0" w:space="0" w:color="auto"/>
      </w:divBdr>
    </w:div>
    <w:div w:id="295065295">
      <w:bodyDiv w:val="1"/>
      <w:marLeft w:val="0"/>
      <w:marRight w:val="0"/>
      <w:marTop w:val="0"/>
      <w:marBottom w:val="0"/>
      <w:divBdr>
        <w:top w:val="none" w:sz="0" w:space="0" w:color="auto"/>
        <w:left w:val="none" w:sz="0" w:space="0" w:color="auto"/>
        <w:bottom w:val="none" w:sz="0" w:space="0" w:color="auto"/>
        <w:right w:val="none" w:sz="0" w:space="0" w:color="auto"/>
      </w:divBdr>
    </w:div>
    <w:div w:id="295184597">
      <w:bodyDiv w:val="1"/>
      <w:marLeft w:val="0"/>
      <w:marRight w:val="0"/>
      <w:marTop w:val="0"/>
      <w:marBottom w:val="0"/>
      <w:divBdr>
        <w:top w:val="none" w:sz="0" w:space="0" w:color="auto"/>
        <w:left w:val="none" w:sz="0" w:space="0" w:color="auto"/>
        <w:bottom w:val="none" w:sz="0" w:space="0" w:color="auto"/>
        <w:right w:val="none" w:sz="0" w:space="0" w:color="auto"/>
      </w:divBdr>
    </w:div>
    <w:div w:id="295336225">
      <w:bodyDiv w:val="1"/>
      <w:marLeft w:val="0"/>
      <w:marRight w:val="0"/>
      <w:marTop w:val="0"/>
      <w:marBottom w:val="0"/>
      <w:divBdr>
        <w:top w:val="none" w:sz="0" w:space="0" w:color="auto"/>
        <w:left w:val="none" w:sz="0" w:space="0" w:color="auto"/>
        <w:bottom w:val="none" w:sz="0" w:space="0" w:color="auto"/>
        <w:right w:val="none" w:sz="0" w:space="0" w:color="auto"/>
      </w:divBdr>
    </w:div>
    <w:div w:id="295374166">
      <w:bodyDiv w:val="1"/>
      <w:marLeft w:val="0"/>
      <w:marRight w:val="0"/>
      <w:marTop w:val="0"/>
      <w:marBottom w:val="0"/>
      <w:divBdr>
        <w:top w:val="none" w:sz="0" w:space="0" w:color="auto"/>
        <w:left w:val="none" w:sz="0" w:space="0" w:color="auto"/>
        <w:bottom w:val="none" w:sz="0" w:space="0" w:color="auto"/>
        <w:right w:val="none" w:sz="0" w:space="0" w:color="auto"/>
      </w:divBdr>
    </w:div>
    <w:div w:id="295375990">
      <w:bodyDiv w:val="1"/>
      <w:marLeft w:val="0"/>
      <w:marRight w:val="0"/>
      <w:marTop w:val="0"/>
      <w:marBottom w:val="0"/>
      <w:divBdr>
        <w:top w:val="none" w:sz="0" w:space="0" w:color="auto"/>
        <w:left w:val="none" w:sz="0" w:space="0" w:color="auto"/>
        <w:bottom w:val="none" w:sz="0" w:space="0" w:color="auto"/>
        <w:right w:val="none" w:sz="0" w:space="0" w:color="auto"/>
      </w:divBdr>
    </w:div>
    <w:div w:id="295381701">
      <w:bodyDiv w:val="1"/>
      <w:marLeft w:val="0"/>
      <w:marRight w:val="0"/>
      <w:marTop w:val="0"/>
      <w:marBottom w:val="0"/>
      <w:divBdr>
        <w:top w:val="none" w:sz="0" w:space="0" w:color="auto"/>
        <w:left w:val="none" w:sz="0" w:space="0" w:color="auto"/>
        <w:bottom w:val="none" w:sz="0" w:space="0" w:color="auto"/>
        <w:right w:val="none" w:sz="0" w:space="0" w:color="auto"/>
      </w:divBdr>
    </w:div>
    <w:div w:id="295842652">
      <w:bodyDiv w:val="1"/>
      <w:marLeft w:val="0"/>
      <w:marRight w:val="0"/>
      <w:marTop w:val="0"/>
      <w:marBottom w:val="0"/>
      <w:divBdr>
        <w:top w:val="none" w:sz="0" w:space="0" w:color="auto"/>
        <w:left w:val="none" w:sz="0" w:space="0" w:color="auto"/>
        <w:bottom w:val="none" w:sz="0" w:space="0" w:color="auto"/>
        <w:right w:val="none" w:sz="0" w:space="0" w:color="auto"/>
      </w:divBdr>
    </w:div>
    <w:div w:id="295987108">
      <w:bodyDiv w:val="1"/>
      <w:marLeft w:val="0"/>
      <w:marRight w:val="0"/>
      <w:marTop w:val="0"/>
      <w:marBottom w:val="0"/>
      <w:divBdr>
        <w:top w:val="none" w:sz="0" w:space="0" w:color="auto"/>
        <w:left w:val="none" w:sz="0" w:space="0" w:color="auto"/>
        <w:bottom w:val="none" w:sz="0" w:space="0" w:color="auto"/>
        <w:right w:val="none" w:sz="0" w:space="0" w:color="auto"/>
      </w:divBdr>
    </w:div>
    <w:div w:id="296031240">
      <w:bodyDiv w:val="1"/>
      <w:marLeft w:val="0"/>
      <w:marRight w:val="0"/>
      <w:marTop w:val="0"/>
      <w:marBottom w:val="0"/>
      <w:divBdr>
        <w:top w:val="none" w:sz="0" w:space="0" w:color="auto"/>
        <w:left w:val="none" w:sz="0" w:space="0" w:color="auto"/>
        <w:bottom w:val="none" w:sz="0" w:space="0" w:color="auto"/>
        <w:right w:val="none" w:sz="0" w:space="0" w:color="auto"/>
      </w:divBdr>
    </w:div>
    <w:div w:id="296186022">
      <w:bodyDiv w:val="1"/>
      <w:marLeft w:val="0"/>
      <w:marRight w:val="0"/>
      <w:marTop w:val="0"/>
      <w:marBottom w:val="0"/>
      <w:divBdr>
        <w:top w:val="none" w:sz="0" w:space="0" w:color="auto"/>
        <w:left w:val="none" w:sz="0" w:space="0" w:color="auto"/>
        <w:bottom w:val="none" w:sz="0" w:space="0" w:color="auto"/>
        <w:right w:val="none" w:sz="0" w:space="0" w:color="auto"/>
      </w:divBdr>
    </w:div>
    <w:div w:id="296567509">
      <w:bodyDiv w:val="1"/>
      <w:marLeft w:val="0"/>
      <w:marRight w:val="0"/>
      <w:marTop w:val="0"/>
      <w:marBottom w:val="0"/>
      <w:divBdr>
        <w:top w:val="none" w:sz="0" w:space="0" w:color="auto"/>
        <w:left w:val="none" w:sz="0" w:space="0" w:color="auto"/>
        <w:bottom w:val="none" w:sz="0" w:space="0" w:color="auto"/>
        <w:right w:val="none" w:sz="0" w:space="0" w:color="auto"/>
      </w:divBdr>
    </w:div>
    <w:div w:id="296568384">
      <w:bodyDiv w:val="1"/>
      <w:marLeft w:val="0"/>
      <w:marRight w:val="0"/>
      <w:marTop w:val="0"/>
      <w:marBottom w:val="0"/>
      <w:divBdr>
        <w:top w:val="none" w:sz="0" w:space="0" w:color="auto"/>
        <w:left w:val="none" w:sz="0" w:space="0" w:color="auto"/>
        <w:bottom w:val="none" w:sz="0" w:space="0" w:color="auto"/>
        <w:right w:val="none" w:sz="0" w:space="0" w:color="auto"/>
      </w:divBdr>
    </w:div>
    <w:div w:id="296568448">
      <w:bodyDiv w:val="1"/>
      <w:marLeft w:val="0"/>
      <w:marRight w:val="0"/>
      <w:marTop w:val="0"/>
      <w:marBottom w:val="0"/>
      <w:divBdr>
        <w:top w:val="none" w:sz="0" w:space="0" w:color="auto"/>
        <w:left w:val="none" w:sz="0" w:space="0" w:color="auto"/>
        <w:bottom w:val="none" w:sz="0" w:space="0" w:color="auto"/>
        <w:right w:val="none" w:sz="0" w:space="0" w:color="auto"/>
      </w:divBdr>
    </w:div>
    <w:div w:id="296642139">
      <w:bodyDiv w:val="1"/>
      <w:marLeft w:val="0"/>
      <w:marRight w:val="0"/>
      <w:marTop w:val="0"/>
      <w:marBottom w:val="0"/>
      <w:divBdr>
        <w:top w:val="none" w:sz="0" w:space="0" w:color="auto"/>
        <w:left w:val="none" w:sz="0" w:space="0" w:color="auto"/>
        <w:bottom w:val="none" w:sz="0" w:space="0" w:color="auto"/>
        <w:right w:val="none" w:sz="0" w:space="0" w:color="auto"/>
      </w:divBdr>
    </w:div>
    <w:div w:id="296762539">
      <w:bodyDiv w:val="1"/>
      <w:marLeft w:val="0"/>
      <w:marRight w:val="0"/>
      <w:marTop w:val="0"/>
      <w:marBottom w:val="0"/>
      <w:divBdr>
        <w:top w:val="none" w:sz="0" w:space="0" w:color="auto"/>
        <w:left w:val="none" w:sz="0" w:space="0" w:color="auto"/>
        <w:bottom w:val="none" w:sz="0" w:space="0" w:color="auto"/>
        <w:right w:val="none" w:sz="0" w:space="0" w:color="auto"/>
      </w:divBdr>
    </w:div>
    <w:div w:id="296954235">
      <w:bodyDiv w:val="1"/>
      <w:marLeft w:val="0"/>
      <w:marRight w:val="0"/>
      <w:marTop w:val="0"/>
      <w:marBottom w:val="0"/>
      <w:divBdr>
        <w:top w:val="none" w:sz="0" w:space="0" w:color="auto"/>
        <w:left w:val="none" w:sz="0" w:space="0" w:color="auto"/>
        <w:bottom w:val="none" w:sz="0" w:space="0" w:color="auto"/>
        <w:right w:val="none" w:sz="0" w:space="0" w:color="auto"/>
      </w:divBdr>
    </w:div>
    <w:div w:id="297225147">
      <w:bodyDiv w:val="1"/>
      <w:marLeft w:val="0"/>
      <w:marRight w:val="0"/>
      <w:marTop w:val="0"/>
      <w:marBottom w:val="0"/>
      <w:divBdr>
        <w:top w:val="none" w:sz="0" w:space="0" w:color="auto"/>
        <w:left w:val="none" w:sz="0" w:space="0" w:color="auto"/>
        <w:bottom w:val="none" w:sz="0" w:space="0" w:color="auto"/>
        <w:right w:val="none" w:sz="0" w:space="0" w:color="auto"/>
      </w:divBdr>
    </w:div>
    <w:div w:id="297296167">
      <w:bodyDiv w:val="1"/>
      <w:marLeft w:val="0"/>
      <w:marRight w:val="0"/>
      <w:marTop w:val="0"/>
      <w:marBottom w:val="0"/>
      <w:divBdr>
        <w:top w:val="none" w:sz="0" w:space="0" w:color="auto"/>
        <w:left w:val="none" w:sz="0" w:space="0" w:color="auto"/>
        <w:bottom w:val="none" w:sz="0" w:space="0" w:color="auto"/>
        <w:right w:val="none" w:sz="0" w:space="0" w:color="auto"/>
      </w:divBdr>
    </w:div>
    <w:div w:id="297302435">
      <w:bodyDiv w:val="1"/>
      <w:marLeft w:val="0"/>
      <w:marRight w:val="0"/>
      <w:marTop w:val="0"/>
      <w:marBottom w:val="0"/>
      <w:divBdr>
        <w:top w:val="none" w:sz="0" w:space="0" w:color="auto"/>
        <w:left w:val="none" w:sz="0" w:space="0" w:color="auto"/>
        <w:bottom w:val="none" w:sz="0" w:space="0" w:color="auto"/>
        <w:right w:val="none" w:sz="0" w:space="0" w:color="auto"/>
      </w:divBdr>
    </w:div>
    <w:div w:id="297341572">
      <w:bodyDiv w:val="1"/>
      <w:marLeft w:val="0"/>
      <w:marRight w:val="0"/>
      <w:marTop w:val="0"/>
      <w:marBottom w:val="0"/>
      <w:divBdr>
        <w:top w:val="none" w:sz="0" w:space="0" w:color="auto"/>
        <w:left w:val="none" w:sz="0" w:space="0" w:color="auto"/>
        <w:bottom w:val="none" w:sz="0" w:space="0" w:color="auto"/>
        <w:right w:val="none" w:sz="0" w:space="0" w:color="auto"/>
      </w:divBdr>
    </w:div>
    <w:div w:id="297346165">
      <w:bodyDiv w:val="1"/>
      <w:marLeft w:val="0"/>
      <w:marRight w:val="0"/>
      <w:marTop w:val="0"/>
      <w:marBottom w:val="0"/>
      <w:divBdr>
        <w:top w:val="none" w:sz="0" w:space="0" w:color="auto"/>
        <w:left w:val="none" w:sz="0" w:space="0" w:color="auto"/>
        <w:bottom w:val="none" w:sz="0" w:space="0" w:color="auto"/>
        <w:right w:val="none" w:sz="0" w:space="0" w:color="auto"/>
      </w:divBdr>
    </w:div>
    <w:div w:id="297414310">
      <w:bodyDiv w:val="1"/>
      <w:marLeft w:val="0"/>
      <w:marRight w:val="0"/>
      <w:marTop w:val="0"/>
      <w:marBottom w:val="0"/>
      <w:divBdr>
        <w:top w:val="none" w:sz="0" w:space="0" w:color="auto"/>
        <w:left w:val="none" w:sz="0" w:space="0" w:color="auto"/>
        <w:bottom w:val="none" w:sz="0" w:space="0" w:color="auto"/>
        <w:right w:val="none" w:sz="0" w:space="0" w:color="auto"/>
      </w:divBdr>
    </w:div>
    <w:div w:id="297422767">
      <w:bodyDiv w:val="1"/>
      <w:marLeft w:val="0"/>
      <w:marRight w:val="0"/>
      <w:marTop w:val="0"/>
      <w:marBottom w:val="0"/>
      <w:divBdr>
        <w:top w:val="none" w:sz="0" w:space="0" w:color="auto"/>
        <w:left w:val="none" w:sz="0" w:space="0" w:color="auto"/>
        <w:bottom w:val="none" w:sz="0" w:space="0" w:color="auto"/>
        <w:right w:val="none" w:sz="0" w:space="0" w:color="auto"/>
      </w:divBdr>
    </w:div>
    <w:div w:id="298144930">
      <w:bodyDiv w:val="1"/>
      <w:marLeft w:val="0"/>
      <w:marRight w:val="0"/>
      <w:marTop w:val="0"/>
      <w:marBottom w:val="0"/>
      <w:divBdr>
        <w:top w:val="none" w:sz="0" w:space="0" w:color="auto"/>
        <w:left w:val="none" w:sz="0" w:space="0" w:color="auto"/>
        <w:bottom w:val="none" w:sz="0" w:space="0" w:color="auto"/>
        <w:right w:val="none" w:sz="0" w:space="0" w:color="auto"/>
      </w:divBdr>
    </w:div>
    <w:div w:id="298265025">
      <w:bodyDiv w:val="1"/>
      <w:marLeft w:val="0"/>
      <w:marRight w:val="0"/>
      <w:marTop w:val="0"/>
      <w:marBottom w:val="0"/>
      <w:divBdr>
        <w:top w:val="none" w:sz="0" w:space="0" w:color="auto"/>
        <w:left w:val="none" w:sz="0" w:space="0" w:color="auto"/>
        <w:bottom w:val="none" w:sz="0" w:space="0" w:color="auto"/>
        <w:right w:val="none" w:sz="0" w:space="0" w:color="auto"/>
      </w:divBdr>
    </w:div>
    <w:div w:id="298338759">
      <w:bodyDiv w:val="1"/>
      <w:marLeft w:val="0"/>
      <w:marRight w:val="0"/>
      <w:marTop w:val="0"/>
      <w:marBottom w:val="0"/>
      <w:divBdr>
        <w:top w:val="none" w:sz="0" w:space="0" w:color="auto"/>
        <w:left w:val="none" w:sz="0" w:space="0" w:color="auto"/>
        <w:bottom w:val="none" w:sz="0" w:space="0" w:color="auto"/>
        <w:right w:val="none" w:sz="0" w:space="0" w:color="auto"/>
      </w:divBdr>
    </w:div>
    <w:div w:id="298342144">
      <w:bodyDiv w:val="1"/>
      <w:marLeft w:val="0"/>
      <w:marRight w:val="0"/>
      <w:marTop w:val="0"/>
      <w:marBottom w:val="0"/>
      <w:divBdr>
        <w:top w:val="none" w:sz="0" w:space="0" w:color="auto"/>
        <w:left w:val="none" w:sz="0" w:space="0" w:color="auto"/>
        <w:bottom w:val="none" w:sz="0" w:space="0" w:color="auto"/>
        <w:right w:val="none" w:sz="0" w:space="0" w:color="auto"/>
      </w:divBdr>
    </w:div>
    <w:div w:id="298387270">
      <w:bodyDiv w:val="1"/>
      <w:marLeft w:val="0"/>
      <w:marRight w:val="0"/>
      <w:marTop w:val="0"/>
      <w:marBottom w:val="0"/>
      <w:divBdr>
        <w:top w:val="none" w:sz="0" w:space="0" w:color="auto"/>
        <w:left w:val="none" w:sz="0" w:space="0" w:color="auto"/>
        <w:bottom w:val="none" w:sz="0" w:space="0" w:color="auto"/>
        <w:right w:val="none" w:sz="0" w:space="0" w:color="auto"/>
      </w:divBdr>
    </w:div>
    <w:div w:id="298461125">
      <w:bodyDiv w:val="1"/>
      <w:marLeft w:val="0"/>
      <w:marRight w:val="0"/>
      <w:marTop w:val="0"/>
      <w:marBottom w:val="0"/>
      <w:divBdr>
        <w:top w:val="none" w:sz="0" w:space="0" w:color="auto"/>
        <w:left w:val="none" w:sz="0" w:space="0" w:color="auto"/>
        <w:bottom w:val="none" w:sz="0" w:space="0" w:color="auto"/>
        <w:right w:val="none" w:sz="0" w:space="0" w:color="auto"/>
      </w:divBdr>
    </w:div>
    <w:div w:id="298613399">
      <w:bodyDiv w:val="1"/>
      <w:marLeft w:val="0"/>
      <w:marRight w:val="0"/>
      <w:marTop w:val="0"/>
      <w:marBottom w:val="0"/>
      <w:divBdr>
        <w:top w:val="none" w:sz="0" w:space="0" w:color="auto"/>
        <w:left w:val="none" w:sz="0" w:space="0" w:color="auto"/>
        <w:bottom w:val="none" w:sz="0" w:space="0" w:color="auto"/>
        <w:right w:val="none" w:sz="0" w:space="0" w:color="auto"/>
      </w:divBdr>
    </w:div>
    <w:div w:id="298921495">
      <w:bodyDiv w:val="1"/>
      <w:marLeft w:val="0"/>
      <w:marRight w:val="0"/>
      <w:marTop w:val="0"/>
      <w:marBottom w:val="0"/>
      <w:divBdr>
        <w:top w:val="none" w:sz="0" w:space="0" w:color="auto"/>
        <w:left w:val="none" w:sz="0" w:space="0" w:color="auto"/>
        <w:bottom w:val="none" w:sz="0" w:space="0" w:color="auto"/>
        <w:right w:val="none" w:sz="0" w:space="0" w:color="auto"/>
      </w:divBdr>
    </w:div>
    <w:div w:id="298996177">
      <w:bodyDiv w:val="1"/>
      <w:marLeft w:val="0"/>
      <w:marRight w:val="0"/>
      <w:marTop w:val="0"/>
      <w:marBottom w:val="0"/>
      <w:divBdr>
        <w:top w:val="none" w:sz="0" w:space="0" w:color="auto"/>
        <w:left w:val="none" w:sz="0" w:space="0" w:color="auto"/>
        <w:bottom w:val="none" w:sz="0" w:space="0" w:color="auto"/>
        <w:right w:val="none" w:sz="0" w:space="0" w:color="auto"/>
      </w:divBdr>
    </w:div>
    <w:div w:id="299001191">
      <w:bodyDiv w:val="1"/>
      <w:marLeft w:val="0"/>
      <w:marRight w:val="0"/>
      <w:marTop w:val="0"/>
      <w:marBottom w:val="0"/>
      <w:divBdr>
        <w:top w:val="none" w:sz="0" w:space="0" w:color="auto"/>
        <w:left w:val="none" w:sz="0" w:space="0" w:color="auto"/>
        <w:bottom w:val="none" w:sz="0" w:space="0" w:color="auto"/>
        <w:right w:val="none" w:sz="0" w:space="0" w:color="auto"/>
      </w:divBdr>
    </w:div>
    <w:div w:id="299111539">
      <w:bodyDiv w:val="1"/>
      <w:marLeft w:val="0"/>
      <w:marRight w:val="0"/>
      <w:marTop w:val="0"/>
      <w:marBottom w:val="0"/>
      <w:divBdr>
        <w:top w:val="none" w:sz="0" w:space="0" w:color="auto"/>
        <w:left w:val="none" w:sz="0" w:space="0" w:color="auto"/>
        <w:bottom w:val="none" w:sz="0" w:space="0" w:color="auto"/>
        <w:right w:val="none" w:sz="0" w:space="0" w:color="auto"/>
      </w:divBdr>
    </w:div>
    <w:div w:id="299114235">
      <w:bodyDiv w:val="1"/>
      <w:marLeft w:val="0"/>
      <w:marRight w:val="0"/>
      <w:marTop w:val="0"/>
      <w:marBottom w:val="0"/>
      <w:divBdr>
        <w:top w:val="none" w:sz="0" w:space="0" w:color="auto"/>
        <w:left w:val="none" w:sz="0" w:space="0" w:color="auto"/>
        <w:bottom w:val="none" w:sz="0" w:space="0" w:color="auto"/>
        <w:right w:val="none" w:sz="0" w:space="0" w:color="auto"/>
      </w:divBdr>
    </w:div>
    <w:div w:id="299311527">
      <w:bodyDiv w:val="1"/>
      <w:marLeft w:val="0"/>
      <w:marRight w:val="0"/>
      <w:marTop w:val="0"/>
      <w:marBottom w:val="0"/>
      <w:divBdr>
        <w:top w:val="none" w:sz="0" w:space="0" w:color="auto"/>
        <w:left w:val="none" w:sz="0" w:space="0" w:color="auto"/>
        <w:bottom w:val="none" w:sz="0" w:space="0" w:color="auto"/>
        <w:right w:val="none" w:sz="0" w:space="0" w:color="auto"/>
      </w:divBdr>
    </w:div>
    <w:div w:id="299458389">
      <w:bodyDiv w:val="1"/>
      <w:marLeft w:val="0"/>
      <w:marRight w:val="0"/>
      <w:marTop w:val="0"/>
      <w:marBottom w:val="0"/>
      <w:divBdr>
        <w:top w:val="none" w:sz="0" w:space="0" w:color="auto"/>
        <w:left w:val="none" w:sz="0" w:space="0" w:color="auto"/>
        <w:bottom w:val="none" w:sz="0" w:space="0" w:color="auto"/>
        <w:right w:val="none" w:sz="0" w:space="0" w:color="auto"/>
      </w:divBdr>
    </w:div>
    <w:div w:id="299842647">
      <w:bodyDiv w:val="1"/>
      <w:marLeft w:val="0"/>
      <w:marRight w:val="0"/>
      <w:marTop w:val="0"/>
      <w:marBottom w:val="0"/>
      <w:divBdr>
        <w:top w:val="none" w:sz="0" w:space="0" w:color="auto"/>
        <w:left w:val="none" w:sz="0" w:space="0" w:color="auto"/>
        <w:bottom w:val="none" w:sz="0" w:space="0" w:color="auto"/>
        <w:right w:val="none" w:sz="0" w:space="0" w:color="auto"/>
      </w:divBdr>
    </w:div>
    <w:div w:id="300036518">
      <w:bodyDiv w:val="1"/>
      <w:marLeft w:val="0"/>
      <w:marRight w:val="0"/>
      <w:marTop w:val="0"/>
      <w:marBottom w:val="0"/>
      <w:divBdr>
        <w:top w:val="none" w:sz="0" w:space="0" w:color="auto"/>
        <w:left w:val="none" w:sz="0" w:space="0" w:color="auto"/>
        <w:bottom w:val="none" w:sz="0" w:space="0" w:color="auto"/>
        <w:right w:val="none" w:sz="0" w:space="0" w:color="auto"/>
      </w:divBdr>
    </w:div>
    <w:div w:id="300037302">
      <w:bodyDiv w:val="1"/>
      <w:marLeft w:val="0"/>
      <w:marRight w:val="0"/>
      <w:marTop w:val="0"/>
      <w:marBottom w:val="0"/>
      <w:divBdr>
        <w:top w:val="none" w:sz="0" w:space="0" w:color="auto"/>
        <w:left w:val="none" w:sz="0" w:space="0" w:color="auto"/>
        <w:bottom w:val="none" w:sz="0" w:space="0" w:color="auto"/>
        <w:right w:val="none" w:sz="0" w:space="0" w:color="auto"/>
      </w:divBdr>
    </w:div>
    <w:div w:id="300352383">
      <w:bodyDiv w:val="1"/>
      <w:marLeft w:val="0"/>
      <w:marRight w:val="0"/>
      <w:marTop w:val="0"/>
      <w:marBottom w:val="0"/>
      <w:divBdr>
        <w:top w:val="none" w:sz="0" w:space="0" w:color="auto"/>
        <w:left w:val="none" w:sz="0" w:space="0" w:color="auto"/>
        <w:bottom w:val="none" w:sz="0" w:space="0" w:color="auto"/>
        <w:right w:val="none" w:sz="0" w:space="0" w:color="auto"/>
      </w:divBdr>
    </w:div>
    <w:div w:id="300428992">
      <w:bodyDiv w:val="1"/>
      <w:marLeft w:val="0"/>
      <w:marRight w:val="0"/>
      <w:marTop w:val="0"/>
      <w:marBottom w:val="0"/>
      <w:divBdr>
        <w:top w:val="none" w:sz="0" w:space="0" w:color="auto"/>
        <w:left w:val="none" w:sz="0" w:space="0" w:color="auto"/>
        <w:bottom w:val="none" w:sz="0" w:space="0" w:color="auto"/>
        <w:right w:val="none" w:sz="0" w:space="0" w:color="auto"/>
      </w:divBdr>
    </w:div>
    <w:div w:id="300691090">
      <w:bodyDiv w:val="1"/>
      <w:marLeft w:val="0"/>
      <w:marRight w:val="0"/>
      <w:marTop w:val="0"/>
      <w:marBottom w:val="0"/>
      <w:divBdr>
        <w:top w:val="none" w:sz="0" w:space="0" w:color="auto"/>
        <w:left w:val="none" w:sz="0" w:space="0" w:color="auto"/>
        <w:bottom w:val="none" w:sz="0" w:space="0" w:color="auto"/>
        <w:right w:val="none" w:sz="0" w:space="0" w:color="auto"/>
      </w:divBdr>
    </w:div>
    <w:div w:id="300815780">
      <w:bodyDiv w:val="1"/>
      <w:marLeft w:val="0"/>
      <w:marRight w:val="0"/>
      <w:marTop w:val="0"/>
      <w:marBottom w:val="0"/>
      <w:divBdr>
        <w:top w:val="none" w:sz="0" w:space="0" w:color="auto"/>
        <w:left w:val="none" w:sz="0" w:space="0" w:color="auto"/>
        <w:bottom w:val="none" w:sz="0" w:space="0" w:color="auto"/>
        <w:right w:val="none" w:sz="0" w:space="0" w:color="auto"/>
      </w:divBdr>
    </w:div>
    <w:div w:id="300891161">
      <w:bodyDiv w:val="1"/>
      <w:marLeft w:val="0"/>
      <w:marRight w:val="0"/>
      <w:marTop w:val="0"/>
      <w:marBottom w:val="0"/>
      <w:divBdr>
        <w:top w:val="none" w:sz="0" w:space="0" w:color="auto"/>
        <w:left w:val="none" w:sz="0" w:space="0" w:color="auto"/>
        <w:bottom w:val="none" w:sz="0" w:space="0" w:color="auto"/>
        <w:right w:val="none" w:sz="0" w:space="0" w:color="auto"/>
      </w:divBdr>
    </w:div>
    <w:div w:id="301008491">
      <w:bodyDiv w:val="1"/>
      <w:marLeft w:val="0"/>
      <w:marRight w:val="0"/>
      <w:marTop w:val="0"/>
      <w:marBottom w:val="0"/>
      <w:divBdr>
        <w:top w:val="none" w:sz="0" w:space="0" w:color="auto"/>
        <w:left w:val="none" w:sz="0" w:space="0" w:color="auto"/>
        <w:bottom w:val="none" w:sz="0" w:space="0" w:color="auto"/>
        <w:right w:val="none" w:sz="0" w:space="0" w:color="auto"/>
      </w:divBdr>
    </w:div>
    <w:div w:id="301009457">
      <w:bodyDiv w:val="1"/>
      <w:marLeft w:val="0"/>
      <w:marRight w:val="0"/>
      <w:marTop w:val="0"/>
      <w:marBottom w:val="0"/>
      <w:divBdr>
        <w:top w:val="none" w:sz="0" w:space="0" w:color="auto"/>
        <w:left w:val="none" w:sz="0" w:space="0" w:color="auto"/>
        <w:bottom w:val="none" w:sz="0" w:space="0" w:color="auto"/>
        <w:right w:val="none" w:sz="0" w:space="0" w:color="auto"/>
      </w:divBdr>
    </w:div>
    <w:div w:id="301082116">
      <w:bodyDiv w:val="1"/>
      <w:marLeft w:val="0"/>
      <w:marRight w:val="0"/>
      <w:marTop w:val="0"/>
      <w:marBottom w:val="0"/>
      <w:divBdr>
        <w:top w:val="none" w:sz="0" w:space="0" w:color="auto"/>
        <w:left w:val="none" w:sz="0" w:space="0" w:color="auto"/>
        <w:bottom w:val="none" w:sz="0" w:space="0" w:color="auto"/>
        <w:right w:val="none" w:sz="0" w:space="0" w:color="auto"/>
      </w:divBdr>
    </w:div>
    <w:div w:id="301086642">
      <w:bodyDiv w:val="1"/>
      <w:marLeft w:val="0"/>
      <w:marRight w:val="0"/>
      <w:marTop w:val="0"/>
      <w:marBottom w:val="0"/>
      <w:divBdr>
        <w:top w:val="none" w:sz="0" w:space="0" w:color="auto"/>
        <w:left w:val="none" w:sz="0" w:space="0" w:color="auto"/>
        <w:bottom w:val="none" w:sz="0" w:space="0" w:color="auto"/>
        <w:right w:val="none" w:sz="0" w:space="0" w:color="auto"/>
      </w:divBdr>
    </w:div>
    <w:div w:id="301273033">
      <w:bodyDiv w:val="1"/>
      <w:marLeft w:val="0"/>
      <w:marRight w:val="0"/>
      <w:marTop w:val="0"/>
      <w:marBottom w:val="0"/>
      <w:divBdr>
        <w:top w:val="none" w:sz="0" w:space="0" w:color="auto"/>
        <w:left w:val="none" w:sz="0" w:space="0" w:color="auto"/>
        <w:bottom w:val="none" w:sz="0" w:space="0" w:color="auto"/>
        <w:right w:val="none" w:sz="0" w:space="0" w:color="auto"/>
      </w:divBdr>
    </w:div>
    <w:div w:id="301276936">
      <w:bodyDiv w:val="1"/>
      <w:marLeft w:val="0"/>
      <w:marRight w:val="0"/>
      <w:marTop w:val="0"/>
      <w:marBottom w:val="0"/>
      <w:divBdr>
        <w:top w:val="none" w:sz="0" w:space="0" w:color="auto"/>
        <w:left w:val="none" w:sz="0" w:space="0" w:color="auto"/>
        <w:bottom w:val="none" w:sz="0" w:space="0" w:color="auto"/>
        <w:right w:val="none" w:sz="0" w:space="0" w:color="auto"/>
      </w:divBdr>
    </w:div>
    <w:div w:id="301348338">
      <w:bodyDiv w:val="1"/>
      <w:marLeft w:val="0"/>
      <w:marRight w:val="0"/>
      <w:marTop w:val="0"/>
      <w:marBottom w:val="0"/>
      <w:divBdr>
        <w:top w:val="none" w:sz="0" w:space="0" w:color="auto"/>
        <w:left w:val="none" w:sz="0" w:space="0" w:color="auto"/>
        <w:bottom w:val="none" w:sz="0" w:space="0" w:color="auto"/>
        <w:right w:val="none" w:sz="0" w:space="0" w:color="auto"/>
      </w:divBdr>
    </w:div>
    <w:div w:id="301355243">
      <w:bodyDiv w:val="1"/>
      <w:marLeft w:val="0"/>
      <w:marRight w:val="0"/>
      <w:marTop w:val="0"/>
      <w:marBottom w:val="0"/>
      <w:divBdr>
        <w:top w:val="none" w:sz="0" w:space="0" w:color="auto"/>
        <w:left w:val="none" w:sz="0" w:space="0" w:color="auto"/>
        <w:bottom w:val="none" w:sz="0" w:space="0" w:color="auto"/>
        <w:right w:val="none" w:sz="0" w:space="0" w:color="auto"/>
      </w:divBdr>
    </w:div>
    <w:div w:id="301422713">
      <w:bodyDiv w:val="1"/>
      <w:marLeft w:val="0"/>
      <w:marRight w:val="0"/>
      <w:marTop w:val="0"/>
      <w:marBottom w:val="0"/>
      <w:divBdr>
        <w:top w:val="none" w:sz="0" w:space="0" w:color="auto"/>
        <w:left w:val="none" w:sz="0" w:space="0" w:color="auto"/>
        <w:bottom w:val="none" w:sz="0" w:space="0" w:color="auto"/>
        <w:right w:val="none" w:sz="0" w:space="0" w:color="auto"/>
      </w:divBdr>
    </w:div>
    <w:div w:id="301542910">
      <w:bodyDiv w:val="1"/>
      <w:marLeft w:val="0"/>
      <w:marRight w:val="0"/>
      <w:marTop w:val="0"/>
      <w:marBottom w:val="0"/>
      <w:divBdr>
        <w:top w:val="none" w:sz="0" w:space="0" w:color="auto"/>
        <w:left w:val="none" w:sz="0" w:space="0" w:color="auto"/>
        <w:bottom w:val="none" w:sz="0" w:space="0" w:color="auto"/>
        <w:right w:val="none" w:sz="0" w:space="0" w:color="auto"/>
      </w:divBdr>
    </w:div>
    <w:div w:id="301887932">
      <w:bodyDiv w:val="1"/>
      <w:marLeft w:val="0"/>
      <w:marRight w:val="0"/>
      <w:marTop w:val="0"/>
      <w:marBottom w:val="0"/>
      <w:divBdr>
        <w:top w:val="none" w:sz="0" w:space="0" w:color="auto"/>
        <w:left w:val="none" w:sz="0" w:space="0" w:color="auto"/>
        <w:bottom w:val="none" w:sz="0" w:space="0" w:color="auto"/>
        <w:right w:val="none" w:sz="0" w:space="0" w:color="auto"/>
      </w:divBdr>
    </w:div>
    <w:div w:id="302083603">
      <w:bodyDiv w:val="1"/>
      <w:marLeft w:val="0"/>
      <w:marRight w:val="0"/>
      <w:marTop w:val="0"/>
      <w:marBottom w:val="0"/>
      <w:divBdr>
        <w:top w:val="none" w:sz="0" w:space="0" w:color="auto"/>
        <w:left w:val="none" w:sz="0" w:space="0" w:color="auto"/>
        <w:bottom w:val="none" w:sz="0" w:space="0" w:color="auto"/>
        <w:right w:val="none" w:sz="0" w:space="0" w:color="auto"/>
      </w:divBdr>
    </w:div>
    <w:div w:id="302194295">
      <w:bodyDiv w:val="1"/>
      <w:marLeft w:val="0"/>
      <w:marRight w:val="0"/>
      <w:marTop w:val="0"/>
      <w:marBottom w:val="0"/>
      <w:divBdr>
        <w:top w:val="none" w:sz="0" w:space="0" w:color="auto"/>
        <w:left w:val="none" w:sz="0" w:space="0" w:color="auto"/>
        <w:bottom w:val="none" w:sz="0" w:space="0" w:color="auto"/>
        <w:right w:val="none" w:sz="0" w:space="0" w:color="auto"/>
      </w:divBdr>
    </w:div>
    <w:div w:id="302739987">
      <w:bodyDiv w:val="1"/>
      <w:marLeft w:val="0"/>
      <w:marRight w:val="0"/>
      <w:marTop w:val="0"/>
      <w:marBottom w:val="0"/>
      <w:divBdr>
        <w:top w:val="none" w:sz="0" w:space="0" w:color="auto"/>
        <w:left w:val="none" w:sz="0" w:space="0" w:color="auto"/>
        <w:bottom w:val="none" w:sz="0" w:space="0" w:color="auto"/>
        <w:right w:val="none" w:sz="0" w:space="0" w:color="auto"/>
      </w:divBdr>
    </w:div>
    <w:div w:id="302853169">
      <w:bodyDiv w:val="1"/>
      <w:marLeft w:val="0"/>
      <w:marRight w:val="0"/>
      <w:marTop w:val="0"/>
      <w:marBottom w:val="0"/>
      <w:divBdr>
        <w:top w:val="none" w:sz="0" w:space="0" w:color="auto"/>
        <w:left w:val="none" w:sz="0" w:space="0" w:color="auto"/>
        <w:bottom w:val="none" w:sz="0" w:space="0" w:color="auto"/>
        <w:right w:val="none" w:sz="0" w:space="0" w:color="auto"/>
      </w:divBdr>
    </w:div>
    <w:div w:id="302932033">
      <w:bodyDiv w:val="1"/>
      <w:marLeft w:val="0"/>
      <w:marRight w:val="0"/>
      <w:marTop w:val="0"/>
      <w:marBottom w:val="0"/>
      <w:divBdr>
        <w:top w:val="none" w:sz="0" w:space="0" w:color="auto"/>
        <w:left w:val="none" w:sz="0" w:space="0" w:color="auto"/>
        <w:bottom w:val="none" w:sz="0" w:space="0" w:color="auto"/>
        <w:right w:val="none" w:sz="0" w:space="0" w:color="auto"/>
      </w:divBdr>
    </w:div>
    <w:div w:id="302933501">
      <w:bodyDiv w:val="1"/>
      <w:marLeft w:val="0"/>
      <w:marRight w:val="0"/>
      <w:marTop w:val="0"/>
      <w:marBottom w:val="0"/>
      <w:divBdr>
        <w:top w:val="none" w:sz="0" w:space="0" w:color="auto"/>
        <w:left w:val="none" w:sz="0" w:space="0" w:color="auto"/>
        <w:bottom w:val="none" w:sz="0" w:space="0" w:color="auto"/>
        <w:right w:val="none" w:sz="0" w:space="0" w:color="auto"/>
      </w:divBdr>
    </w:div>
    <w:div w:id="303198245">
      <w:bodyDiv w:val="1"/>
      <w:marLeft w:val="0"/>
      <w:marRight w:val="0"/>
      <w:marTop w:val="0"/>
      <w:marBottom w:val="0"/>
      <w:divBdr>
        <w:top w:val="none" w:sz="0" w:space="0" w:color="auto"/>
        <w:left w:val="none" w:sz="0" w:space="0" w:color="auto"/>
        <w:bottom w:val="none" w:sz="0" w:space="0" w:color="auto"/>
        <w:right w:val="none" w:sz="0" w:space="0" w:color="auto"/>
      </w:divBdr>
    </w:div>
    <w:div w:id="303238429">
      <w:bodyDiv w:val="1"/>
      <w:marLeft w:val="0"/>
      <w:marRight w:val="0"/>
      <w:marTop w:val="0"/>
      <w:marBottom w:val="0"/>
      <w:divBdr>
        <w:top w:val="none" w:sz="0" w:space="0" w:color="auto"/>
        <w:left w:val="none" w:sz="0" w:space="0" w:color="auto"/>
        <w:bottom w:val="none" w:sz="0" w:space="0" w:color="auto"/>
        <w:right w:val="none" w:sz="0" w:space="0" w:color="auto"/>
      </w:divBdr>
    </w:div>
    <w:div w:id="303315917">
      <w:bodyDiv w:val="1"/>
      <w:marLeft w:val="0"/>
      <w:marRight w:val="0"/>
      <w:marTop w:val="0"/>
      <w:marBottom w:val="0"/>
      <w:divBdr>
        <w:top w:val="none" w:sz="0" w:space="0" w:color="auto"/>
        <w:left w:val="none" w:sz="0" w:space="0" w:color="auto"/>
        <w:bottom w:val="none" w:sz="0" w:space="0" w:color="auto"/>
        <w:right w:val="none" w:sz="0" w:space="0" w:color="auto"/>
      </w:divBdr>
    </w:div>
    <w:div w:id="303317062">
      <w:bodyDiv w:val="1"/>
      <w:marLeft w:val="0"/>
      <w:marRight w:val="0"/>
      <w:marTop w:val="0"/>
      <w:marBottom w:val="0"/>
      <w:divBdr>
        <w:top w:val="none" w:sz="0" w:space="0" w:color="auto"/>
        <w:left w:val="none" w:sz="0" w:space="0" w:color="auto"/>
        <w:bottom w:val="none" w:sz="0" w:space="0" w:color="auto"/>
        <w:right w:val="none" w:sz="0" w:space="0" w:color="auto"/>
      </w:divBdr>
    </w:div>
    <w:div w:id="303390544">
      <w:bodyDiv w:val="1"/>
      <w:marLeft w:val="0"/>
      <w:marRight w:val="0"/>
      <w:marTop w:val="0"/>
      <w:marBottom w:val="0"/>
      <w:divBdr>
        <w:top w:val="none" w:sz="0" w:space="0" w:color="auto"/>
        <w:left w:val="none" w:sz="0" w:space="0" w:color="auto"/>
        <w:bottom w:val="none" w:sz="0" w:space="0" w:color="auto"/>
        <w:right w:val="none" w:sz="0" w:space="0" w:color="auto"/>
      </w:divBdr>
    </w:div>
    <w:div w:id="303706831">
      <w:bodyDiv w:val="1"/>
      <w:marLeft w:val="0"/>
      <w:marRight w:val="0"/>
      <w:marTop w:val="0"/>
      <w:marBottom w:val="0"/>
      <w:divBdr>
        <w:top w:val="none" w:sz="0" w:space="0" w:color="auto"/>
        <w:left w:val="none" w:sz="0" w:space="0" w:color="auto"/>
        <w:bottom w:val="none" w:sz="0" w:space="0" w:color="auto"/>
        <w:right w:val="none" w:sz="0" w:space="0" w:color="auto"/>
      </w:divBdr>
    </w:div>
    <w:div w:id="303853019">
      <w:bodyDiv w:val="1"/>
      <w:marLeft w:val="0"/>
      <w:marRight w:val="0"/>
      <w:marTop w:val="0"/>
      <w:marBottom w:val="0"/>
      <w:divBdr>
        <w:top w:val="none" w:sz="0" w:space="0" w:color="auto"/>
        <w:left w:val="none" w:sz="0" w:space="0" w:color="auto"/>
        <w:bottom w:val="none" w:sz="0" w:space="0" w:color="auto"/>
        <w:right w:val="none" w:sz="0" w:space="0" w:color="auto"/>
      </w:divBdr>
    </w:div>
    <w:div w:id="304235416">
      <w:bodyDiv w:val="1"/>
      <w:marLeft w:val="0"/>
      <w:marRight w:val="0"/>
      <w:marTop w:val="0"/>
      <w:marBottom w:val="0"/>
      <w:divBdr>
        <w:top w:val="none" w:sz="0" w:space="0" w:color="auto"/>
        <w:left w:val="none" w:sz="0" w:space="0" w:color="auto"/>
        <w:bottom w:val="none" w:sz="0" w:space="0" w:color="auto"/>
        <w:right w:val="none" w:sz="0" w:space="0" w:color="auto"/>
      </w:divBdr>
    </w:div>
    <w:div w:id="304241463">
      <w:bodyDiv w:val="1"/>
      <w:marLeft w:val="0"/>
      <w:marRight w:val="0"/>
      <w:marTop w:val="0"/>
      <w:marBottom w:val="0"/>
      <w:divBdr>
        <w:top w:val="none" w:sz="0" w:space="0" w:color="auto"/>
        <w:left w:val="none" w:sz="0" w:space="0" w:color="auto"/>
        <w:bottom w:val="none" w:sz="0" w:space="0" w:color="auto"/>
        <w:right w:val="none" w:sz="0" w:space="0" w:color="auto"/>
      </w:divBdr>
    </w:div>
    <w:div w:id="304287449">
      <w:bodyDiv w:val="1"/>
      <w:marLeft w:val="0"/>
      <w:marRight w:val="0"/>
      <w:marTop w:val="0"/>
      <w:marBottom w:val="0"/>
      <w:divBdr>
        <w:top w:val="none" w:sz="0" w:space="0" w:color="auto"/>
        <w:left w:val="none" w:sz="0" w:space="0" w:color="auto"/>
        <w:bottom w:val="none" w:sz="0" w:space="0" w:color="auto"/>
        <w:right w:val="none" w:sz="0" w:space="0" w:color="auto"/>
      </w:divBdr>
    </w:div>
    <w:div w:id="304357455">
      <w:bodyDiv w:val="1"/>
      <w:marLeft w:val="0"/>
      <w:marRight w:val="0"/>
      <w:marTop w:val="0"/>
      <w:marBottom w:val="0"/>
      <w:divBdr>
        <w:top w:val="none" w:sz="0" w:space="0" w:color="auto"/>
        <w:left w:val="none" w:sz="0" w:space="0" w:color="auto"/>
        <w:bottom w:val="none" w:sz="0" w:space="0" w:color="auto"/>
        <w:right w:val="none" w:sz="0" w:space="0" w:color="auto"/>
      </w:divBdr>
    </w:div>
    <w:div w:id="304506239">
      <w:bodyDiv w:val="1"/>
      <w:marLeft w:val="0"/>
      <w:marRight w:val="0"/>
      <w:marTop w:val="0"/>
      <w:marBottom w:val="0"/>
      <w:divBdr>
        <w:top w:val="none" w:sz="0" w:space="0" w:color="auto"/>
        <w:left w:val="none" w:sz="0" w:space="0" w:color="auto"/>
        <w:bottom w:val="none" w:sz="0" w:space="0" w:color="auto"/>
        <w:right w:val="none" w:sz="0" w:space="0" w:color="auto"/>
      </w:divBdr>
    </w:div>
    <w:div w:id="304511397">
      <w:bodyDiv w:val="1"/>
      <w:marLeft w:val="0"/>
      <w:marRight w:val="0"/>
      <w:marTop w:val="0"/>
      <w:marBottom w:val="0"/>
      <w:divBdr>
        <w:top w:val="none" w:sz="0" w:space="0" w:color="auto"/>
        <w:left w:val="none" w:sz="0" w:space="0" w:color="auto"/>
        <w:bottom w:val="none" w:sz="0" w:space="0" w:color="auto"/>
        <w:right w:val="none" w:sz="0" w:space="0" w:color="auto"/>
      </w:divBdr>
    </w:div>
    <w:div w:id="304965996">
      <w:bodyDiv w:val="1"/>
      <w:marLeft w:val="0"/>
      <w:marRight w:val="0"/>
      <w:marTop w:val="0"/>
      <w:marBottom w:val="0"/>
      <w:divBdr>
        <w:top w:val="none" w:sz="0" w:space="0" w:color="auto"/>
        <w:left w:val="none" w:sz="0" w:space="0" w:color="auto"/>
        <w:bottom w:val="none" w:sz="0" w:space="0" w:color="auto"/>
        <w:right w:val="none" w:sz="0" w:space="0" w:color="auto"/>
      </w:divBdr>
    </w:div>
    <w:div w:id="305012873">
      <w:bodyDiv w:val="1"/>
      <w:marLeft w:val="0"/>
      <w:marRight w:val="0"/>
      <w:marTop w:val="0"/>
      <w:marBottom w:val="0"/>
      <w:divBdr>
        <w:top w:val="none" w:sz="0" w:space="0" w:color="auto"/>
        <w:left w:val="none" w:sz="0" w:space="0" w:color="auto"/>
        <w:bottom w:val="none" w:sz="0" w:space="0" w:color="auto"/>
        <w:right w:val="none" w:sz="0" w:space="0" w:color="auto"/>
      </w:divBdr>
    </w:div>
    <w:div w:id="305091719">
      <w:bodyDiv w:val="1"/>
      <w:marLeft w:val="0"/>
      <w:marRight w:val="0"/>
      <w:marTop w:val="0"/>
      <w:marBottom w:val="0"/>
      <w:divBdr>
        <w:top w:val="none" w:sz="0" w:space="0" w:color="auto"/>
        <w:left w:val="none" w:sz="0" w:space="0" w:color="auto"/>
        <w:bottom w:val="none" w:sz="0" w:space="0" w:color="auto"/>
        <w:right w:val="none" w:sz="0" w:space="0" w:color="auto"/>
      </w:divBdr>
    </w:div>
    <w:div w:id="305202198">
      <w:bodyDiv w:val="1"/>
      <w:marLeft w:val="0"/>
      <w:marRight w:val="0"/>
      <w:marTop w:val="0"/>
      <w:marBottom w:val="0"/>
      <w:divBdr>
        <w:top w:val="none" w:sz="0" w:space="0" w:color="auto"/>
        <w:left w:val="none" w:sz="0" w:space="0" w:color="auto"/>
        <w:bottom w:val="none" w:sz="0" w:space="0" w:color="auto"/>
        <w:right w:val="none" w:sz="0" w:space="0" w:color="auto"/>
      </w:divBdr>
    </w:div>
    <w:div w:id="305356365">
      <w:bodyDiv w:val="1"/>
      <w:marLeft w:val="0"/>
      <w:marRight w:val="0"/>
      <w:marTop w:val="0"/>
      <w:marBottom w:val="0"/>
      <w:divBdr>
        <w:top w:val="none" w:sz="0" w:space="0" w:color="auto"/>
        <w:left w:val="none" w:sz="0" w:space="0" w:color="auto"/>
        <w:bottom w:val="none" w:sz="0" w:space="0" w:color="auto"/>
        <w:right w:val="none" w:sz="0" w:space="0" w:color="auto"/>
      </w:divBdr>
    </w:div>
    <w:div w:id="305550520">
      <w:bodyDiv w:val="1"/>
      <w:marLeft w:val="0"/>
      <w:marRight w:val="0"/>
      <w:marTop w:val="0"/>
      <w:marBottom w:val="0"/>
      <w:divBdr>
        <w:top w:val="none" w:sz="0" w:space="0" w:color="auto"/>
        <w:left w:val="none" w:sz="0" w:space="0" w:color="auto"/>
        <w:bottom w:val="none" w:sz="0" w:space="0" w:color="auto"/>
        <w:right w:val="none" w:sz="0" w:space="0" w:color="auto"/>
      </w:divBdr>
    </w:div>
    <w:div w:id="305739552">
      <w:bodyDiv w:val="1"/>
      <w:marLeft w:val="0"/>
      <w:marRight w:val="0"/>
      <w:marTop w:val="0"/>
      <w:marBottom w:val="0"/>
      <w:divBdr>
        <w:top w:val="none" w:sz="0" w:space="0" w:color="auto"/>
        <w:left w:val="none" w:sz="0" w:space="0" w:color="auto"/>
        <w:bottom w:val="none" w:sz="0" w:space="0" w:color="auto"/>
        <w:right w:val="none" w:sz="0" w:space="0" w:color="auto"/>
      </w:divBdr>
    </w:div>
    <w:div w:id="305823382">
      <w:bodyDiv w:val="1"/>
      <w:marLeft w:val="0"/>
      <w:marRight w:val="0"/>
      <w:marTop w:val="0"/>
      <w:marBottom w:val="0"/>
      <w:divBdr>
        <w:top w:val="none" w:sz="0" w:space="0" w:color="auto"/>
        <w:left w:val="none" w:sz="0" w:space="0" w:color="auto"/>
        <w:bottom w:val="none" w:sz="0" w:space="0" w:color="auto"/>
        <w:right w:val="none" w:sz="0" w:space="0" w:color="auto"/>
      </w:divBdr>
    </w:div>
    <w:div w:id="305857606">
      <w:bodyDiv w:val="1"/>
      <w:marLeft w:val="0"/>
      <w:marRight w:val="0"/>
      <w:marTop w:val="0"/>
      <w:marBottom w:val="0"/>
      <w:divBdr>
        <w:top w:val="none" w:sz="0" w:space="0" w:color="auto"/>
        <w:left w:val="none" w:sz="0" w:space="0" w:color="auto"/>
        <w:bottom w:val="none" w:sz="0" w:space="0" w:color="auto"/>
        <w:right w:val="none" w:sz="0" w:space="0" w:color="auto"/>
      </w:divBdr>
    </w:div>
    <w:div w:id="305936588">
      <w:bodyDiv w:val="1"/>
      <w:marLeft w:val="0"/>
      <w:marRight w:val="0"/>
      <w:marTop w:val="0"/>
      <w:marBottom w:val="0"/>
      <w:divBdr>
        <w:top w:val="none" w:sz="0" w:space="0" w:color="auto"/>
        <w:left w:val="none" w:sz="0" w:space="0" w:color="auto"/>
        <w:bottom w:val="none" w:sz="0" w:space="0" w:color="auto"/>
        <w:right w:val="none" w:sz="0" w:space="0" w:color="auto"/>
      </w:divBdr>
    </w:div>
    <w:div w:id="306015002">
      <w:bodyDiv w:val="1"/>
      <w:marLeft w:val="0"/>
      <w:marRight w:val="0"/>
      <w:marTop w:val="0"/>
      <w:marBottom w:val="0"/>
      <w:divBdr>
        <w:top w:val="none" w:sz="0" w:space="0" w:color="auto"/>
        <w:left w:val="none" w:sz="0" w:space="0" w:color="auto"/>
        <w:bottom w:val="none" w:sz="0" w:space="0" w:color="auto"/>
        <w:right w:val="none" w:sz="0" w:space="0" w:color="auto"/>
      </w:divBdr>
    </w:div>
    <w:div w:id="306126673">
      <w:bodyDiv w:val="1"/>
      <w:marLeft w:val="0"/>
      <w:marRight w:val="0"/>
      <w:marTop w:val="0"/>
      <w:marBottom w:val="0"/>
      <w:divBdr>
        <w:top w:val="none" w:sz="0" w:space="0" w:color="auto"/>
        <w:left w:val="none" w:sz="0" w:space="0" w:color="auto"/>
        <w:bottom w:val="none" w:sz="0" w:space="0" w:color="auto"/>
        <w:right w:val="none" w:sz="0" w:space="0" w:color="auto"/>
      </w:divBdr>
    </w:div>
    <w:div w:id="306516710">
      <w:bodyDiv w:val="1"/>
      <w:marLeft w:val="0"/>
      <w:marRight w:val="0"/>
      <w:marTop w:val="0"/>
      <w:marBottom w:val="0"/>
      <w:divBdr>
        <w:top w:val="none" w:sz="0" w:space="0" w:color="auto"/>
        <w:left w:val="none" w:sz="0" w:space="0" w:color="auto"/>
        <w:bottom w:val="none" w:sz="0" w:space="0" w:color="auto"/>
        <w:right w:val="none" w:sz="0" w:space="0" w:color="auto"/>
      </w:divBdr>
    </w:div>
    <w:div w:id="306516887">
      <w:bodyDiv w:val="1"/>
      <w:marLeft w:val="0"/>
      <w:marRight w:val="0"/>
      <w:marTop w:val="0"/>
      <w:marBottom w:val="0"/>
      <w:divBdr>
        <w:top w:val="none" w:sz="0" w:space="0" w:color="auto"/>
        <w:left w:val="none" w:sz="0" w:space="0" w:color="auto"/>
        <w:bottom w:val="none" w:sz="0" w:space="0" w:color="auto"/>
        <w:right w:val="none" w:sz="0" w:space="0" w:color="auto"/>
      </w:divBdr>
    </w:div>
    <w:div w:id="306666634">
      <w:bodyDiv w:val="1"/>
      <w:marLeft w:val="0"/>
      <w:marRight w:val="0"/>
      <w:marTop w:val="0"/>
      <w:marBottom w:val="0"/>
      <w:divBdr>
        <w:top w:val="none" w:sz="0" w:space="0" w:color="auto"/>
        <w:left w:val="none" w:sz="0" w:space="0" w:color="auto"/>
        <w:bottom w:val="none" w:sz="0" w:space="0" w:color="auto"/>
        <w:right w:val="none" w:sz="0" w:space="0" w:color="auto"/>
      </w:divBdr>
    </w:div>
    <w:div w:id="306709168">
      <w:bodyDiv w:val="1"/>
      <w:marLeft w:val="0"/>
      <w:marRight w:val="0"/>
      <w:marTop w:val="0"/>
      <w:marBottom w:val="0"/>
      <w:divBdr>
        <w:top w:val="none" w:sz="0" w:space="0" w:color="auto"/>
        <w:left w:val="none" w:sz="0" w:space="0" w:color="auto"/>
        <w:bottom w:val="none" w:sz="0" w:space="0" w:color="auto"/>
        <w:right w:val="none" w:sz="0" w:space="0" w:color="auto"/>
      </w:divBdr>
    </w:div>
    <w:div w:id="306712102">
      <w:bodyDiv w:val="1"/>
      <w:marLeft w:val="0"/>
      <w:marRight w:val="0"/>
      <w:marTop w:val="0"/>
      <w:marBottom w:val="0"/>
      <w:divBdr>
        <w:top w:val="none" w:sz="0" w:space="0" w:color="auto"/>
        <w:left w:val="none" w:sz="0" w:space="0" w:color="auto"/>
        <w:bottom w:val="none" w:sz="0" w:space="0" w:color="auto"/>
        <w:right w:val="none" w:sz="0" w:space="0" w:color="auto"/>
      </w:divBdr>
    </w:div>
    <w:div w:id="306712201">
      <w:bodyDiv w:val="1"/>
      <w:marLeft w:val="0"/>
      <w:marRight w:val="0"/>
      <w:marTop w:val="0"/>
      <w:marBottom w:val="0"/>
      <w:divBdr>
        <w:top w:val="none" w:sz="0" w:space="0" w:color="auto"/>
        <w:left w:val="none" w:sz="0" w:space="0" w:color="auto"/>
        <w:bottom w:val="none" w:sz="0" w:space="0" w:color="auto"/>
        <w:right w:val="none" w:sz="0" w:space="0" w:color="auto"/>
      </w:divBdr>
    </w:div>
    <w:div w:id="306865551">
      <w:bodyDiv w:val="1"/>
      <w:marLeft w:val="0"/>
      <w:marRight w:val="0"/>
      <w:marTop w:val="0"/>
      <w:marBottom w:val="0"/>
      <w:divBdr>
        <w:top w:val="none" w:sz="0" w:space="0" w:color="auto"/>
        <w:left w:val="none" w:sz="0" w:space="0" w:color="auto"/>
        <w:bottom w:val="none" w:sz="0" w:space="0" w:color="auto"/>
        <w:right w:val="none" w:sz="0" w:space="0" w:color="auto"/>
      </w:divBdr>
    </w:div>
    <w:div w:id="307054996">
      <w:bodyDiv w:val="1"/>
      <w:marLeft w:val="0"/>
      <w:marRight w:val="0"/>
      <w:marTop w:val="0"/>
      <w:marBottom w:val="0"/>
      <w:divBdr>
        <w:top w:val="none" w:sz="0" w:space="0" w:color="auto"/>
        <w:left w:val="none" w:sz="0" w:space="0" w:color="auto"/>
        <w:bottom w:val="none" w:sz="0" w:space="0" w:color="auto"/>
        <w:right w:val="none" w:sz="0" w:space="0" w:color="auto"/>
      </w:divBdr>
    </w:div>
    <w:div w:id="307131778">
      <w:bodyDiv w:val="1"/>
      <w:marLeft w:val="0"/>
      <w:marRight w:val="0"/>
      <w:marTop w:val="0"/>
      <w:marBottom w:val="0"/>
      <w:divBdr>
        <w:top w:val="none" w:sz="0" w:space="0" w:color="auto"/>
        <w:left w:val="none" w:sz="0" w:space="0" w:color="auto"/>
        <w:bottom w:val="none" w:sz="0" w:space="0" w:color="auto"/>
        <w:right w:val="none" w:sz="0" w:space="0" w:color="auto"/>
      </w:divBdr>
    </w:div>
    <w:div w:id="307368959">
      <w:bodyDiv w:val="1"/>
      <w:marLeft w:val="0"/>
      <w:marRight w:val="0"/>
      <w:marTop w:val="0"/>
      <w:marBottom w:val="0"/>
      <w:divBdr>
        <w:top w:val="none" w:sz="0" w:space="0" w:color="auto"/>
        <w:left w:val="none" w:sz="0" w:space="0" w:color="auto"/>
        <w:bottom w:val="none" w:sz="0" w:space="0" w:color="auto"/>
        <w:right w:val="none" w:sz="0" w:space="0" w:color="auto"/>
      </w:divBdr>
    </w:div>
    <w:div w:id="307442634">
      <w:bodyDiv w:val="1"/>
      <w:marLeft w:val="0"/>
      <w:marRight w:val="0"/>
      <w:marTop w:val="0"/>
      <w:marBottom w:val="0"/>
      <w:divBdr>
        <w:top w:val="none" w:sz="0" w:space="0" w:color="auto"/>
        <w:left w:val="none" w:sz="0" w:space="0" w:color="auto"/>
        <w:bottom w:val="none" w:sz="0" w:space="0" w:color="auto"/>
        <w:right w:val="none" w:sz="0" w:space="0" w:color="auto"/>
      </w:divBdr>
    </w:div>
    <w:div w:id="307709858">
      <w:bodyDiv w:val="1"/>
      <w:marLeft w:val="0"/>
      <w:marRight w:val="0"/>
      <w:marTop w:val="0"/>
      <w:marBottom w:val="0"/>
      <w:divBdr>
        <w:top w:val="none" w:sz="0" w:space="0" w:color="auto"/>
        <w:left w:val="none" w:sz="0" w:space="0" w:color="auto"/>
        <w:bottom w:val="none" w:sz="0" w:space="0" w:color="auto"/>
        <w:right w:val="none" w:sz="0" w:space="0" w:color="auto"/>
      </w:divBdr>
    </w:div>
    <w:div w:id="307979912">
      <w:bodyDiv w:val="1"/>
      <w:marLeft w:val="0"/>
      <w:marRight w:val="0"/>
      <w:marTop w:val="0"/>
      <w:marBottom w:val="0"/>
      <w:divBdr>
        <w:top w:val="none" w:sz="0" w:space="0" w:color="auto"/>
        <w:left w:val="none" w:sz="0" w:space="0" w:color="auto"/>
        <w:bottom w:val="none" w:sz="0" w:space="0" w:color="auto"/>
        <w:right w:val="none" w:sz="0" w:space="0" w:color="auto"/>
      </w:divBdr>
    </w:div>
    <w:div w:id="308094957">
      <w:bodyDiv w:val="1"/>
      <w:marLeft w:val="0"/>
      <w:marRight w:val="0"/>
      <w:marTop w:val="0"/>
      <w:marBottom w:val="0"/>
      <w:divBdr>
        <w:top w:val="none" w:sz="0" w:space="0" w:color="auto"/>
        <w:left w:val="none" w:sz="0" w:space="0" w:color="auto"/>
        <w:bottom w:val="none" w:sz="0" w:space="0" w:color="auto"/>
        <w:right w:val="none" w:sz="0" w:space="0" w:color="auto"/>
      </w:divBdr>
    </w:div>
    <w:div w:id="308246926">
      <w:bodyDiv w:val="1"/>
      <w:marLeft w:val="0"/>
      <w:marRight w:val="0"/>
      <w:marTop w:val="0"/>
      <w:marBottom w:val="0"/>
      <w:divBdr>
        <w:top w:val="none" w:sz="0" w:space="0" w:color="auto"/>
        <w:left w:val="none" w:sz="0" w:space="0" w:color="auto"/>
        <w:bottom w:val="none" w:sz="0" w:space="0" w:color="auto"/>
        <w:right w:val="none" w:sz="0" w:space="0" w:color="auto"/>
      </w:divBdr>
    </w:div>
    <w:div w:id="308289628">
      <w:bodyDiv w:val="1"/>
      <w:marLeft w:val="0"/>
      <w:marRight w:val="0"/>
      <w:marTop w:val="0"/>
      <w:marBottom w:val="0"/>
      <w:divBdr>
        <w:top w:val="none" w:sz="0" w:space="0" w:color="auto"/>
        <w:left w:val="none" w:sz="0" w:space="0" w:color="auto"/>
        <w:bottom w:val="none" w:sz="0" w:space="0" w:color="auto"/>
        <w:right w:val="none" w:sz="0" w:space="0" w:color="auto"/>
      </w:divBdr>
    </w:div>
    <w:div w:id="308292513">
      <w:bodyDiv w:val="1"/>
      <w:marLeft w:val="0"/>
      <w:marRight w:val="0"/>
      <w:marTop w:val="0"/>
      <w:marBottom w:val="0"/>
      <w:divBdr>
        <w:top w:val="none" w:sz="0" w:space="0" w:color="auto"/>
        <w:left w:val="none" w:sz="0" w:space="0" w:color="auto"/>
        <w:bottom w:val="none" w:sz="0" w:space="0" w:color="auto"/>
        <w:right w:val="none" w:sz="0" w:space="0" w:color="auto"/>
      </w:divBdr>
    </w:div>
    <w:div w:id="308479674">
      <w:bodyDiv w:val="1"/>
      <w:marLeft w:val="0"/>
      <w:marRight w:val="0"/>
      <w:marTop w:val="0"/>
      <w:marBottom w:val="0"/>
      <w:divBdr>
        <w:top w:val="none" w:sz="0" w:space="0" w:color="auto"/>
        <w:left w:val="none" w:sz="0" w:space="0" w:color="auto"/>
        <w:bottom w:val="none" w:sz="0" w:space="0" w:color="auto"/>
        <w:right w:val="none" w:sz="0" w:space="0" w:color="auto"/>
      </w:divBdr>
    </w:div>
    <w:div w:id="308754915">
      <w:bodyDiv w:val="1"/>
      <w:marLeft w:val="0"/>
      <w:marRight w:val="0"/>
      <w:marTop w:val="0"/>
      <w:marBottom w:val="0"/>
      <w:divBdr>
        <w:top w:val="none" w:sz="0" w:space="0" w:color="auto"/>
        <w:left w:val="none" w:sz="0" w:space="0" w:color="auto"/>
        <w:bottom w:val="none" w:sz="0" w:space="0" w:color="auto"/>
        <w:right w:val="none" w:sz="0" w:space="0" w:color="auto"/>
      </w:divBdr>
    </w:div>
    <w:div w:id="308899515">
      <w:bodyDiv w:val="1"/>
      <w:marLeft w:val="0"/>
      <w:marRight w:val="0"/>
      <w:marTop w:val="0"/>
      <w:marBottom w:val="0"/>
      <w:divBdr>
        <w:top w:val="none" w:sz="0" w:space="0" w:color="auto"/>
        <w:left w:val="none" w:sz="0" w:space="0" w:color="auto"/>
        <w:bottom w:val="none" w:sz="0" w:space="0" w:color="auto"/>
        <w:right w:val="none" w:sz="0" w:space="0" w:color="auto"/>
      </w:divBdr>
    </w:div>
    <w:div w:id="309024731">
      <w:bodyDiv w:val="1"/>
      <w:marLeft w:val="0"/>
      <w:marRight w:val="0"/>
      <w:marTop w:val="0"/>
      <w:marBottom w:val="0"/>
      <w:divBdr>
        <w:top w:val="none" w:sz="0" w:space="0" w:color="auto"/>
        <w:left w:val="none" w:sz="0" w:space="0" w:color="auto"/>
        <w:bottom w:val="none" w:sz="0" w:space="0" w:color="auto"/>
        <w:right w:val="none" w:sz="0" w:space="0" w:color="auto"/>
      </w:divBdr>
    </w:div>
    <w:div w:id="309137433">
      <w:bodyDiv w:val="1"/>
      <w:marLeft w:val="0"/>
      <w:marRight w:val="0"/>
      <w:marTop w:val="0"/>
      <w:marBottom w:val="0"/>
      <w:divBdr>
        <w:top w:val="none" w:sz="0" w:space="0" w:color="auto"/>
        <w:left w:val="none" w:sz="0" w:space="0" w:color="auto"/>
        <w:bottom w:val="none" w:sz="0" w:space="0" w:color="auto"/>
        <w:right w:val="none" w:sz="0" w:space="0" w:color="auto"/>
      </w:divBdr>
    </w:div>
    <w:div w:id="309138995">
      <w:bodyDiv w:val="1"/>
      <w:marLeft w:val="0"/>
      <w:marRight w:val="0"/>
      <w:marTop w:val="0"/>
      <w:marBottom w:val="0"/>
      <w:divBdr>
        <w:top w:val="none" w:sz="0" w:space="0" w:color="auto"/>
        <w:left w:val="none" w:sz="0" w:space="0" w:color="auto"/>
        <w:bottom w:val="none" w:sz="0" w:space="0" w:color="auto"/>
        <w:right w:val="none" w:sz="0" w:space="0" w:color="auto"/>
      </w:divBdr>
    </w:div>
    <w:div w:id="309749236">
      <w:bodyDiv w:val="1"/>
      <w:marLeft w:val="0"/>
      <w:marRight w:val="0"/>
      <w:marTop w:val="0"/>
      <w:marBottom w:val="0"/>
      <w:divBdr>
        <w:top w:val="none" w:sz="0" w:space="0" w:color="auto"/>
        <w:left w:val="none" w:sz="0" w:space="0" w:color="auto"/>
        <w:bottom w:val="none" w:sz="0" w:space="0" w:color="auto"/>
        <w:right w:val="none" w:sz="0" w:space="0" w:color="auto"/>
      </w:divBdr>
    </w:div>
    <w:div w:id="309867234">
      <w:bodyDiv w:val="1"/>
      <w:marLeft w:val="0"/>
      <w:marRight w:val="0"/>
      <w:marTop w:val="0"/>
      <w:marBottom w:val="0"/>
      <w:divBdr>
        <w:top w:val="none" w:sz="0" w:space="0" w:color="auto"/>
        <w:left w:val="none" w:sz="0" w:space="0" w:color="auto"/>
        <w:bottom w:val="none" w:sz="0" w:space="0" w:color="auto"/>
        <w:right w:val="none" w:sz="0" w:space="0" w:color="auto"/>
      </w:divBdr>
    </w:div>
    <w:div w:id="309943944">
      <w:bodyDiv w:val="1"/>
      <w:marLeft w:val="0"/>
      <w:marRight w:val="0"/>
      <w:marTop w:val="0"/>
      <w:marBottom w:val="0"/>
      <w:divBdr>
        <w:top w:val="none" w:sz="0" w:space="0" w:color="auto"/>
        <w:left w:val="none" w:sz="0" w:space="0" w:color="auto"/>
        <w:bottom w:val="none" w:sz="0" w:space="0" w:color="auto"/>
        <w:right w:val="none" w:sz="0" w:space="0" w:color="auto"/>
      </w:divBdr>
    </w:div>
    <w:div w:id="309946096">
      <w:bodyDiv w:val="1"/>
      <w:marLeft w:val="0"/>
      <w:marRight w:val="0"/>
      <w:marTop w:val="0"/>
      <w:marBottom w:val="0"/>
      <w:divBdr>
        <w:top w:val="none" w:sz="0" w:space="0" w:color="auto"/>
        <w:left w:val="none" w:sz="0" w:space="0" w:color="auto"/>
        <w:bottom w:val="none" w:sz="0" w:space="0" w:color="auto"/>
        <w:right w:val="none" w:sz="0" w:space="0" w:color="auto"/>
      </w:divBdr>
    </w:div>
    <w:div w:id="310066637">
      <w:bodyDiv w:val="1"/>
      <w:marLeft w:val="0"/>
      <w:marRight w:val="0"/>
      <w:marTop w:val="0"/>
      <w:marBottom w:val="0"/>
      <w:divBdr>
        <w:top w:val="none" w:sz="0" w:space="0" w:color="auto"/>
        <w:left w:val="none" w:sz="0" w:space="0" w:color="auto"/>
        <w:bottom w:val="none" w:sz="0" w:space="0" w:color="auto"/>
        <w:right w:val="none" w:sz="0" w:space="0" w:color="auto"/>
      </w:divBdr>
    </w:div>
    <w:div w:id="310135887">
      <w:bodyDiv w:val="1"/>
      <w:marLeft w:val="0"/>
      <w:marRight w:val="0"/>
      <w:marTop w:val="0"/>
      <w:marBottom w:val="0"/>
      <w:divBdr>
        <w:top w:val="none" w:sz="0" w:space="0" w:color="auto"/>
        <w:left w:val="none" w:sz="0" w:space="0" w:color="auto"/>
        <w:bottom w:val="none" w:sz="0" w:space="0" w:color="auto"/>
        <w:right w:val="none" w:sz="0" w:space="0" w:color="auto"/>
      </w:divBdr>
    </w:div>
    <w:div w:id="310332804">
      <w:bodyDiv w:val="1"/>
      <w:marLeft w:val="0"/>
      <w:marRight w:val="0"/>
      <w:marTop w:val="0"/>
      <w:marBottom w:val="0"/>
      <w:divBdr>
        <w:top w:val="none" w:sz="0" w:space="0" w:color="auto"/>
        <w:left w:val="none" w:sz="0" w:space="0" w:color="auto"/>
        <w:bottom w:val="none" w:sz="0" w:space="0" w:color="auto"/>
        <w:right w:val="none" w:sz="0" w:space="0" w:color="auto"/>
      </w:divBdr>
    </w:div>
    <w:div w:id="310335241">
      <w:bodyDiv w:val="1"/>
      <w:marLeft w:val="0"/>
      <w:marRight w:val="0"/>
      <w:marTop w:val="0"/>
      <w:marBottom w:val="0"/>
      <w:divBdr>
        <w:top w:val="none" w:sz="0" w:space="0" w:color="auto"/>
        <w:left w:val="none" w:sz="0" w:space="0" w:color="auto"/>
        <w:bottom w:val="none" w:sz="0" w:space="0" w:color="auto"/>
        <w:right w:val="none" w:sz="0" w:space="0" w:color="auto"/>
      </w:divBdr>
    </w:div>
    <w:div w:id="310713392">
      <w:bodyDiv w:val="1"/>
      <w:marLeft w:val="0"/>
      <w:marRight w:val="0"/>
      <w:marTop w:val="0"/>
      <w:marBottom w:val="0"/>
      <w:divBdr>
        <w:top w:val="none" w:sz="0" w:space="0" w:color="auto"/>
        <w:left w:val="none" w:sz="0" w:space="0" w:color="auto"/>
        <w:bottom w:val="none" w:sz="0" w:space="0" w:color="auto"/>
        <w:right w:val="none" w:sz="0" w:space="0" w:color="auto"/>
      </w:divBdr>
    </w:div>
    <w:div w:id="310720705">
      <w:bodyDiv w:val="1"/>
      <w:marLeft w:val="0"/>
      <w:marRight w:val="0"/>
      <w:marTop w:val="0"/>
      <w:marBottom w:val="0"/>
      <w:divBdr>
        <w:top w:val="none" w:sz="0" w:space="0" w:color="auto"/>
        <w:left w:val="none" w:sz="0" w:space="0" w:color="auto"/>
        <w:bottom w:val="none" w:sz="0" w:space="0" w:color="auto"/>
        <w:right w:val="none" w:sz="0" w:space="0" w:color="auto"/>
      </w:divBdr>
    </w:div>
    <w:div w:id="310790573">
      <w:bodyDiv w:val="1"/>
      <w:marLeft w:val="0"/>
      <w:marRight w:val="0"/>
      <w:marTop w:val="0"/>
      <w:marBottom w:val="0"/>
      <w:divBdr>
        <w:top w:val="none" w:sz="0" w:space="0" w:color="auto"/>
        <w:left w:val="none" w:sz="0" w:space="0" w:color="auto"/>
        <w:bottom w:val="none" w:sz="0" w:space="0" w:color="auto"/>
        <w:right w:val="none" w:sz="0" w:space="0" w:color="auto"/>
      </w:divBdr>
    </w:div>
    <w:div w:id="310866795">
      <w:bodyDiv w:val="1"/>
      <w:marLeft w:val="0"/>
      <w:marRight w:val="0"/>
      <w:marTop w:val="0"/>
      <w:marBottom w:val="0"/>
      <w:divBdr>
        <w:top w:val="none" w:sz="0" w:space="0" w:color="auto"/>
        <w:left w:val="none" w:sz="0" w:space="0" w:color="auto"/>
        <w:bottom w:val="none" w:sz="0" w:space="0" w:color="auto"/>
        <w:right w:val="none" w:sz="0" w:space="0" w:color="auto"/>
      </w:divBdr>
    </w:div>
    <w:div w:id="310915444">
      <w:bodyDiv w:val="1"/>
      <w:marLeft w:val="0"/>
      <w:marRight w:val="0"/>
      <w:marTop w:val="0"/>
      <w:marBottom w:val="0"/>
      <w:divBdr>
        <w:top w:val="none" w:sz="0" w:space="0" w:color="auto"/>
        <w:left w:val="none" w:sz="0" w:space="0" w:color="auto"/>
        <w:bottom w:val="none" w:sz="0" w:space="0" w:color="auto"/>
        <w:right w:val="none" w:sz="0" w:space="0" w:color="auto"/>
      </w:divBdr>
    </w:div>
    <w:div w:id="311253698">
      <w:bodyDiv w:val="1"/>
      <w:marLeft w:val="0"/>
      <w:marRight w:val="0"/>
      <w:marTop w:val="0"/>
      <w:marBottom w:val="0"/>
      <w:divBdr>
        <w:top w:val="none" w:sz="0" w:space="0" w:color="auto"/>
        <w:left w:val="none" w:sz="0" w:space="0" w:color="auto"/>
        <w:bottom w:val="none" w:sz="0" w:space="0" w:color="auto"/>
        <w:right w:val="none" w:sz="0" w:space="0" w:color="auto"/>
      </w:divBdr>
    </w:div>
    <w:div w:id="311300861">
      <w:bodyDiv w:val="1"/>
      <w:marLeft w:val="0"/>
      <w:marRight w:val="0"/>
      <w:marTop w:val="0"/>
      <w:marBottom w:val="0"/>
      <w:divBdr>
        <w:top w:val="none" w:sz="0" w:space="0" w:color="auto"/>
        <w:left w:val="none" w:sz="0" w:space="0" w:color="auto"/>
        <w:bottom w:val="none" w:sz="0" w:space="0" w:color="auto"/>
        <w:right w:val="none" w:sz="0" w:space="0" w:color="auto"/>
      </w:divBdr>
    </w:div>
    <w:div w:id="311645477">
      <w:bodyDiv w:val="1"/>
      <w:marLeft w:val="0"/>
      <w:marRight w:val="0"/>
      <w:marTop w:val="0"/>
      <w:marBottom w:val="0"/>
      <w:divBdr>
        <w:top w:val="none" w:sz="0" w:space="0" w:color="auto"/>
        <w:left w:val="none" w:sz="0" w:space="0" w:color="auto"/>
        <w:bottom w:val="none" w:sz="0" w:space="0" w:color="auto"/>
        <w:right w:val="none" w:sz="0" w:space="0" w:color="auto"/>
      </w:divBdr>
    </w:div>
    <w:div w:id="311912344">
      <w:bodyDiv w:val="1"/>
      <w:marLeft w:val="0"/>
      <w:marRight w:val="0"/>
      <w:marTop w:val="0"/>
      <w:marBottom w:val="0"/>
      <w:divBdr>
        <w:top w:val="none" w:sz="0" w:space="0" w:color="auto"/>
        <w:left w:val="none" w:sz="0" w:space="0" w:color="auto"/>
        <w:bottom w:val="none" w:sz="0" w:space="0" w:color="auto"/>
        <w:right w:val="none" w:sz="0" w:space="0" w:color="auto"/>
      </w:divBdr>
    </w:div>
    <w:div w:id="311981719">
      <w:bodyDiv w:val="1"/>
      <w:marLeft w:val="0"/>
      <w:marRight w:val="0"/>
      <w:marTop w:val="0"/>
      <w:marBottom w:val="0"/>
      <w:divBdr>
        <w:top w:val="none" w:sz="0" w:space="0" w:color="auto"/>
        <w:left w:val="none" w:sz="0" w:space="0" w:color="auto"/>
        <w:bottom w:val="none" w:sz="0" w:space="0" w:color="auto"/>
        <w:right w:val="none" w:sz="0" w:space="0" w:color="auto"/>
      </w:divBdr>
    </w:div>
    <w:div w:id="312029800">
      <w:bodyDiv w:val="1"/>
      <w:marLeft w:val="0"/>
      <w:marRight w:val="0"/>
      <w:marTop w:val="0"/>
      <w:marBottom w:val="0"/>
      <w:divBdr>
        <w:top w:val="none" w:sz="0" w:space="0" w:color="auto"/>
        <w:left w:val="none" w:sz="0" w:space="0" w:color="auto"/>
        <w:bottom w:val="none" w:sz="0" w:space="0" w:color="auto"/>
        <w:right w:val="none" w:sz="0" w:space="0" w:color="auto"/>
      </w:divBdr>
    </w:div>
    <w:div w:id="312148225">
      <w:bodyDiv w:val="1"/>
      <w:marLeft w:val="0"/>
      <w:marRight w:val="0"/>
      <w:marTop w:val="0"/>
      <w:marBottom w:val="0"/>
      <w:divBdr>
        <w:top w:val="none" w:sz="0" w:space="0" w:color="auto"/>
        <w:left w:val="none" w:sz="0" w:space="0" w:color="auto"/>
        <w:bottom w:val="none" w:sz="0" w:space="0" w:color="auto"/>
        <w:right w:val="none" w:sz="0" w:space="0" w:color="auto"/>
      </w:divBdr>
    </w:div>
    <w:div w:id="312217433">
      <w:bodyDiv w:val="1"/>
      <w:marLeft w:val="0"/>
      <w:marRight w:val="0"/>
      <w:marTop w:val="0"/>
      <w:marBottom w:val="0"/>
      <w:divBdr>
        <w:top w:val="none" w:sz="0" w:space="0" w:color="auto"/>
        <w:left w:val="none" w:sz="0" w:space="0" w:color="auto"/>
        <w:bottom w:val="none" w:sz="0" w:space="0" w:color="auto"/>
        <w:right w:val="none" w:sz="0" w:space="0" w:color="auto"/>
      </w:divBdr>
    </w:div>
    <w:div w:id="312225866">
      <w:bodyDiv w:val="1"/>
      <w:marLeft w:val="0"/>
      <w:marRight w:val="0"/>
      <w:marTop w:val="0"/>
      <w:marBottom w:val="0"/>
      <w:divBdr>
        <w:top w:val="none" w:sz="0" w:space="0" w:color="auto"/>
        <w:left w:val="none" w:sz="0" w:space="0" w:color="auto"/>
        <w:bottom w:val="none" w:sz="0" w:space="0" w:color="auto"/>
        <w:right w:val="none" w:sz="0" w:space="0" w:color="auto"/>
      </w:divBdr>
    </w:div>
    <w:div w:id="312292305">
      <w:bodyDiv w:val="1"/>
      <w:marLeft w:val="0"/>
      <w:marRight w:val="0"/>
      <w:marTop w:val="0"/>
      <w:marBottom w:val="0"/>
      <w:divBdr>
        <w:top w:val="none" w:sz="0" w:space="0" w:color="auto"/>
        <w:left w:val="none" w:sz="0" w:space="0" w:color="auto"/>
        <w:bottom w:val="none" w:sz="0" w:space="0" w:color="auto"/>
        <w:right w:val="none" w:sz="0" w:space="0" w:color="auto"/>
      </w:divBdr>
    </w:div>
    <w:div w:id="312370742">
      <w:bodyDiv w:val="1"/>
      <w:marLeft w:val="0"/>
      <w:marRight w:val="0"/>
      <w:marTop w:val="0"/>
      <w:marBottom w:val="0"/>
      <w:divBdr>
        <w:top w:val="none" w:sz="0" w:space="0" w:color="auto"/>
        <w:left w:val="none" w:sz="0" w:space="0" w:color="auto"/>
        <w:bottom w:val="none" w:sz="0" w:space="0" w:color="auto"/>
        <w:right w:val="none" w:sz="0" w:space="0" w:color="auto"/>
      </w:divBdr>
    </w:div>
    <w:div w:id="312567967">
      <w:bodyDiv w:val="1"/>
      <w:marLeft w:val="0"/>
      <w:marRight w:val="0"/>
      <w:marTop w:val="0"/>
      <w:marBottom w:val="0"/>
      <w:divBdr>
        <w:top w:val="none" w:sz="0" w:space="0" w:color="auto"/>
        <w:left w:val="none" w:sz="0" w:space="0" w:color="auto"/>
        <w:bottom w:val="none" w:sz="0" w:space="0" w:color="auto"/>
        <w:right w:val="none" w:sz="0" w:space="0" w:color="auto"/>
      </w:divBdr>
    </w:div>
    <w:div w:id="312684936">
      <w:bodyDiv w:val="1"/>
      <w:marLeft w:val="0"/>
      <w:marRight w:val="0"/>
      <w:marTop w:val="0"/>
      <w:marBottom w:val="0"/>
      <w:divBdr>
        <w:top w:val="none" w:sz="0" w:space="0" w:color="auto"/>
        <w:left w:val="none" w:sz="0" w:space="0" w:color="auto"/>
        <w:bottom w:val="none" w:sz="0" w:space="0" w:color="auto"/>
        <w:right w:val="none" w:sz="0" w:space="0" w:color="auto"/>
      </w:divBdr>
    </w:div>
    <w:div w:id="312753852">
      <w:bodyDiv w:val="1"/>
      <w:marLeft w:val="0"/>
      <w:marRight w:val="0"/>
      <w:marTop w:val="0"/>
      <w:marBottom w:val="0"/>
      <w:divBdr>
        <w:top w:val="none" w:sz="0" w:space="0" w:color="auto"/>
        <w:left w:val="none" w:sz="0" w:space="0" w:color="auto"/>
        <w:bottom w:val="none" w:sz="0" w:space="0" w:color="auto"/>
        <w:right w:val="none" w:sz="0" w:space="0" w:color="auto"/>
      </w:divBdr>
    </w:div>
    <w:div w:id="312830819">
      <w:bodyDiv w:val="1"/>
      <w:marLeft w:val="0"/>
      <w:marRight w:val="0"/>
      <w:marTop w:val="0"/>
      <w:marBottom w:val="0"/>
      <w:divBdr>
        <w:top w:val="none" w:sz="0" w:space="0" w:color="auto"/>
        <w:left w:val="none" w:sz="0" w:space="0" w:color="auto"/>
        <w:bottom w:val="none" w:sz="0" w:space="0" w:color="auto"/>
        <w:right w:val="none" w:sz="0" w:space="0" w:color="auto"/>
      </w:divBdr>
    </w:div>
    <w:div w:id="312950072">
      <w:bodyDiv w:val="1"/>
      <w:marLeft w:val="0"/>
      <w:marRight w:val="0"/>
      <w:marTop w:val="0"/>
      <w:marBottom w:val="0"/>
      <w:divBdr>
        <w:top w:val="none" w:sz="0" w:space="0" w:color="auto"/>
        <w:left w:val="none" w:sz="0" w:space="0" w:color="auto"/>
        <w:bottom w:val="none" w:sz="0" w:space="0" w:color="auto"/>
        <w:right w:val="none" w:sz="0" w:space="0" w:color="auto"/>
      </w:divBdr>
    </w:div>
    <w:div w:id="312954829">
      <w:bodyDiv w:val="1"/>
      <w:marLeft w:val="0"/>
      <w:marRight w:val="0"/>
      <w:marTop w:val="0"/>
      <w:marBottom w:val="0"/>
      <w:divBdr>
        <w:top w:val="none" w:sz="0" w:space="0" w:color="auto"/>
        <w:left w:val="none" w:sz="0" w:space="0" w:color="auto"/>
        <w:bottom w:val="none" w:sz="0" w:space="0" w:color="auto"/>
        <w:right w:val="none" w:sz="0" w:space="0" w:color="auto"/>
      </w:divBdr>
    </w:div>
    <w:div w:id="313068331">
      <w:bodyDiv w:val="1"/>
      <w:marLeft w:val="0"/>
      <w:marRight w:val="0"/>
      <w:marTop w:val="0"/>
      <w:marBottom w:val="0"/>
      <w:divBdr>
        <w:top w:val="none" w:sz="0" w:space="0" w:color="auto"/>
        <w:left w:val="none" w:sz="0" w:space="0" w:color="auto"/>
        <w:bottom w:val="none" w:sz="0" w:space="0" w:color="auto"/>
        <w:right w:val="none" w:sz="0" w:space="0" w:color="auto"/>
      </w:divBdr>
    </w:div>
    <w:div w:id="313217739">
      <w:bodyDiv w:val="1"/>
      <w:marLeft w:val="0"/>
      <w:marRight w:val="0"/>
      <w:marTop w:val="0"/>
      <w:marBottom w:val="0"/>
      <w:divBdr>
        <w:top w:val="none" w:sz="0" w:space="0" w:color="auto"/>
        <w:left w:val="none" w:sz="0" w:space="0" w:color="auto"/>
        <w:bottom w:val="none" w:sz="0" w:space="0" w:color="auto"/>
        <w:right w:val="none" w:sz="0" w:space="0" w:color="auto"/>
      </w:divBdr>
    </w:div>
    <w:div w:id="313263972">
      <w:bodyDiv w:val="1"/>
      <w:marLeft w:val="0"/>
      <w:marRight w:val="0"/>
      <w:marTop w:val="0"/>
      <w:marBottom w:val="0"/>
      <w:divBdr>
        <w:top w:val="none" w:sz="0" w:space="0" w:color="auto"/>
        <w:left w:val="none" w:sz="0" w:space="0" w:color="auto"/>
        <w:bottom w:val="none" w:sz="0" w:space="0" w:color="auto"/>
        <w:right w:val="none" w:sz="0" w:space="0" w:color="auto"/>
      </w:divBdr>
    </w:div>
    <w:div w:id="313334341">
      <w:bodyDiv w:val="1"/>
      <w:marLeft w:val="0"/>
      <w:marRight w:val="0"/>
      <w:marTop w:val="0"/>
      <w:marBottom w:val="0"/>
      <w:divBdr>
        <w:top w:val="none" w:sz="0" w:space="0" w:color="auto"/>
        <w:left w:val="none" w:sz="0" w:space="0" w:color="auto"/>
        <w:bottom w:val="none" w:sz="0" w:space="0" w:color="auto"/>
        <w:right w:val="none" w:sz="0" w:space="0" w:color="auto"/>
      </w:divBdr>
    </w:div>
    <w:div w:id="313410365">
      <w:bodyDiv w:val="1"/>
      <w:marLeft w:val="0"/>
      <w:marRight w:val="0"/>
      <w:marTop w:val="0"/>
      <w:marBottom w:val="0"/>
      <w:divBdr>
        <w:top w:val="none" w:sz="0" w:space="0" w:color="auto"/>
        <w:left w:val="none" w:sz="0" w:space="0" w:color="auto"/>
        <w:bottom w:val="none" w:sz="0" w:space="0" w:color="auto"/>
        <w:right w:val="none" w:sz="0" w:space="0" w:color="auto"/>
      </w:divBdr>
    </w:div>
    <w:div w:id="313490375">
      <w:bodyDiv w:val="1"/>
      <w:marLeft w:val="0"/>
      <w:marRight w:val="0"/>
      <w:marTop w:val="0"/>
      <w:marBottom w:val="0"/>
      <w:divBdr>
        <w:top w:val="none" w:sz="0" w:space="0" w:color="auto"/>
        <w:left w:val="none" w:sz="0" w:space="0" w:color="auto"/>
        <w:bottom w:val="none" w:sz="0" w:space="0" w:color="auto"/>
        <w:right w:val="none" w:sz="0" w:space="0" w:color="auto"/>
      </w:divBdr>
    </w:div>
    <w:div w:id="313527774">
      <w:bodyDiv w:val="1"/>
      <w:marLeft w:val="0"/>
      <w:marRight w:val="0"/>
      <w:marTop w:val="0"/>
      <w:marBottom w:val="0"/>
      <w:divBdr>
        <w:top w:val="none" w:sz="0" w:space="0" w:color="auto"/>
        <w:left w:val="none" w:sz="0" w:space="0" w:color="auto"/>
        <w:bottom w:val="none" w:sz="0" w:space="0" w:color="auto"/>
        <w:right w:val="none" w:sz="0" w:space="0" w:color="auto"/>
      </w:divBdr>
    </w:div>
    <w:div w:id="313802499">
      <w:bodyDiv w:val="1"/>
      <w:marLeft w:val="0"/>
      <w:marRight w:val="0"/>
      <w:marTop w:val="0"/>
      <w:marBottom w:val="0"/>
      <w:divBdr>
        <w:top w:val="none" w:sz="0" w:space="0" w:color="auto"/>
        <w:left w:val="none" w:sz="0" w:space="0" w:color="auto"/>
        <w:bottom w:val="none" w:sz="0" w:space="0" w:color="auto"/>
        <w:right w:val="none" w:sz="0" w:space="0" w:color="auto"/>
      </w:divBdr>
    </w:div>
    <w:div w:id="313803220">
      <w:bodyDiv w:val="1"/>
      <w:marLeft w:val="0"/>
      <w:marRight w:val="0"/>
      <w:marTop w:val="0"/>
      <w:marBottom w:val="0"/>
      <w:divBdr>
        <w:top w:val="none" w:sz="0" w:space="0" w:color="auto"/>
        <w:left w:val="none" w:sz="0" w:space="0" w:color="auto"/>
        <w:bottom w:val="none" w:sz="0" w:space="0" w:color="auto"/>
        <w:right w:val="none" w:sz="0" w:space="0" w:color="auto"/>
      </w:divBdr>
    </w:div>
    <w:div w:id="314114669">
      <w:bodyDiv w:val="1"/>
      <w:marLeft w:val="0"/>
      <w:marRight w:val="0"/>
      <w:marTop w:val="0"/>
      <w:marBottom w:val="0"/>
      <w:divBdr>
        <w:top w:val="none" w:sz="0" w:space="0" w:color="auto"/>
        <w:left w:val="none" w:sz="0" w:space="0" w:color="auto"/>
        <w:bottom w:val="none" w:sz="0" w:space="0" w:color="auto"/>
        <w:right w:val="none" w:sz="0" w:space="0" w:color="auto"/>
      </w:divBdr>
    </w:div>
    <w:div w:id="314264724">
      <w:bodyDiv w:val="1"/>
      <w:marLeft w:val="0"/>
      <w:marRight w:val="0"/>
      <w:marTop w:val="0"/>
      <w:marBottom w:val="0"/>
      <w:divBdr>
        <w:top w:val="none" w:sz="0" w:space="0" w:color="auto"/>
        <w:left w:val="none" w:sz="0" w:space="0" w:color="auto"/>
        <w:bottom w:val="none" w:sz="0" w:space="0" w:color="auto"/>
        <w:right w:val="none" w:sz="0" w:space="0" w:color="auto"/>
      </w:divBdr>
    </w:div>
    <w:div w:id="314652929">
      <w:bodyDiv w:val="1"/>
      <w:marLeft w:val="0"/>
      <w:marRight w:val="0"/>
      <w:marTop w:val="0"/>
      <w:marBottom w:val="0"/>
      <w:divBdr>
        <w:top w:val="none" w:sz="0" w:space="0" w:color="auto"/>
        <w:left w:val="none" w:sz="0" w:space="0" w:color="auto"/>
        <w:bottom w:val="none" w:sz="0" w:space="0" w:color="auto"/>
        <w:right w:val="none" w:sz="0" w:space="0" w:color="auto"/>
      </w:divBdr>
    </w:div>
    <w:div w:id="314917250">
      <w:bodyDiv w:val="1"/>
      <w:marLeft w:val="0"/>
      <w:marRight w:val="0"/>
      <w:marTop w:val="0"/>
      <w:marBottom w:val="0"/>
      <w:divBdr>
        <w:top w:val="none" w:sz="0" w:space="0" w:color="auto"/>
        <w:left w:val="none" w:sz="0" w:space="0" w:color="auto"/>
        <w:bottom w:val="none" w:sz="0" w:space="0" w:color="auto"/>
        <w:right w:val="none" w:sz="0" w:space="0" w:color="auto"/>
      </w:divBdr>
    </w:div>
    <w:div w:id="315230709">
      <w:bodyDiv w:val="1"/>
      <w:marLeft w:val="0"/>
      <w:marRight w:val="0"/>
      <w:marTop w:val="0"/>
      <w:marBottom w:val="0"/>
      <w:divBdr>
        <w:top w:val="none" w:sz="0" w:space="0" w:color="auto"/>
        <w:left w:val="none" w:sz="0" w:space="0" w:color="auto"/>
        <w:bottom w:val="none" w:sz="0" w:space="0" w:color="auto"/>
        <w:right w:val="none" w:sz="0" w:space="0" w:color="auto"/>
      </w:divBdr>
    </w:div>
    <w:div w:id="315230837">
      <w:bodyDiv w:val="1"/>
      <w:marLeft w:val="0"/>
      <w:marRight w:val="0"/>
      <w:marTop w:val="0"/>
      <w:marBottom w:val="0"/>
      <w:divBdr>
        <w:top w:val="none" w:sz="0" w:space="0" w:color="auto"/>
        <w:left w:val="none" w:sz="0" w:space="0" w:color="auto"/>
        <w:bottom w:val="none" w:sz="0" w:space="0" w:color="auto"/>
        <w:right w:val="none" w:sz="0" w:space="0" w:color="auto"/>
      </w:divBdr>
    </w:div>
    <w:div w:id="315494397">
      <w:bodyDiv w:val="1"/>
      <w:marLeft w:val="0"/>
      <w:marRight w:val="0"/>
      <w:marTop w:val="0"/>
      <w:marBottom w:val="0"/>
      <w:divBdr>
        <w:top w:val="none" w:sz="0" w:space="0" w:color="auto"/>
        <w:left w:val="none" w:sz="0" w:space="0" w:color="auto"/>
        <w:bottom w:val="none" w:sz="0" w:space="0" w:color="auto"/>
        <w:right w:val="none" w:sz="0" w:space="0" w:color="auto"/>
      </w:divBdr>
    </w:div>
    <w:div w:id="315764755">
      <w:bodyDiv w:val="1"/>
      <w:marLeft w:val="0"/>
      <w:marRight w:val="0"/>
      <w:marTop w:val="0"/>
      <w:marBottom w:val="0"/>
      <w:divBdr>
        <w:top w:val="none" w:sz="0" w:space="0" w:color="auto"/>
        <w:left w:val="none" w:sz="0" w:space="0" w:color="auto"/>
        <w:bottom w:val="none" w:sz="0" w:space="0" w:color="auto"/>
        <w:right w:val="none" w:sz="0" w:space="0" w:color="auto"/>
      </w:divBdr>
    </w:div>
    <w:div w:id="315770785">
      <w:bodyDiv w:val="1"/>
      <w:marLeft w:val="0"/>
      <w:marRight w:val="0"/>
      <w:marTop w:val="0"/>
      <w:marBottom w:val="0"/>
      <w:divBdr>
        <w:top w:val="none" w:sz="0" w:space="0" w:color="auto"/>
        <w:left w:val="none" w:sz="0" w:space="0" w:color="auto"/>
        <w:bottom w:val="none" w:sz="0" w:space="0" w:color="auto"/>
        <w:right w:val="none" w:sz="0" w:space="0" w:color="auto"/>
      </w:divBdr>
    </w:div>
    <w:div w:id="315961487">
      <w:bodyDiv w:val="1"/>
      <w:marLeft w:val="0"/>
      <w:marRight w:val="0"/>
      <w:marTop w:val="0"/>
      <w:marBottom w:val="0"/>
      <w:divBdr>
        <w:top w:val="none" w:sz="0" w:space="0" w:color="auto"/>
        <w:left w:val="none" w:sz="0" w:space="0" w:color="auto"/>
        <w:bottom w:val="none" w:sz="0" w:space="0" w:color="auto"/>
        <w:right w:val="none" w:sz="0" w:space="0" w:color="auto"/>
      </w:divBdr>
    </w:div>
    <w:div w:id="316108125">
      <w:bodyDiv w:val="1"/>
      <w:marLeft w:val="0"/>
      <w:marRight w:val="0"/>
      <w:marTop w:val="0"/>
      <w:marBottom w:val="0"/>
      <w:divBdr>
        <w:top w:val="none" w:sz="0" w:space="0" w:color="auto"/>
        <w:left w:val="none" w:sz="0" w:space="0" w:color="auto"/>
        <w:bottom w:val="none" w:sz="0" w:space="0" w:color="auto"/>
        <w:right w:val="none" w:sz="0" w:space="0" w:color="auto"/>
      </w:divBdr>
    </w:div>
    <w:div w:id="316374088">
      <w:bodyDiv w:val="1"/>
      <w:marLeft w:val="0"/>
      <w:marRight w:val="0"/>
      <w:marTop w:val="0"/>
      <w:marBottom w:val="0"/>
      <w:divBdr>
        <w:top w:val="none" w:sz="0" w:space="0" w:color="auto"/>
        <w:left w:val="none" w:sz="0" w:space="0" w:color="auto"/>
        <w:bottom w:val="none" w:sz="0" w:space="0" w:color="auto"/>
        <w:right w:val="none" w:sz="0" w:space="0" w:color="auto"/>
      </w:divBdr>
    </w:div>
    <w:div w:id="316497265">
      <w:bodyDiv w:val="1"/>
      <w:marLeft w:val="0"/>
      <w:marRight w:val="0"/>
      <w:marTop w:val="0"/>
      <w:marBottom w:val="0"/>
      <w:divBdr>
        <w:top w:val="none" w:sz="0" w:space="0" w:color="auto"/>
        <w:left w:val="none" w:sz="0" w:space="0" w:color="auto"/>
        <w:bottom w:val="none" w:sz="0" w:space="0" w:color="auto"/>
        <w:right w:val="none" w:sz="0" w:space="0" w:color="auto"/>
      </w:divBdr>
    </w:div>
    <w:div w:id="316767579">
      <w:bodyDiv w:val="1"/>
      <w:marLeft w:val="0"/>
      <w:marRight w:val="0"/>
      <w:marTop w:val="0"/>
      <w:marBottom w:val="0"/>
      <w:divBdr>
        <w:top w:val="none" w:sz="0" w:space="0" w:color="auto"/>
        <w:left w:val="none" w:sz="0" w:space="0" w:color="auto"/>
        <w:bottom w:val="none" w:sz="0" w:space="0" w:color="auto"/>
        <w:right w:val="none" w:sz="0" w:space="0" w:color="auto"/>
      </w:divBdr>
    </w:div>
    <w:div w:id="316881835">
      <w:bodyDiv w:val="1"/>
      <w:marLeft w:val="0"/>
      <w:marRight w:val="0"/>
      <w:marTop w:val="0"/>
      <w:marBottom w:val="0"/>
      <w:divBdr>
        <w:top w:val="none" w:sz="0" w:space="0" w:color="auto"/>
        <w:left w:val="none" w:sz="0" w:space="0" w:color="auto"/>
        <w:bottom w:val="none" w:sz="0" w:space="0" w:color="auto"/>
        <w:right w:val="none" w:sz="0" w:space="0" w:color="auto"/>
      </w:divBdr>
    </w:div>
    <w:div w:id="316956177">
      <w:bodyDiv w:val="1"/>
      <w:marLeft w:val="0"/>
      <w:marRight w:val="0"/>
      <w:marTop w:val="0"/>
      <w:marBottom w:val="0"/>
      <w:divBdr>
        <w:top w:val="none" w:sz="0" w:space="0" w:color="auto"/>
        <w:left w:val="none" w:sz="0" w:space="0" w:color="auto"/>
        <w:bottom w:val="none" w:sz="0" w:space="0" w:color="auto"/>
        <w:right w:val="none" w:sz="0" w:space="0" w:color="auto"/>
      </w:divBdr>
    </w:div>
    <w:div w:id="317079718">
      <w:bodyDiv w:val="1"/>
      <w:marLeft w:val="0"/>
      <w:marRight w:val="0"/>
      <w:marTop w:val="0"/>
      <w:marBottom w:val="0"/>
      <w:divBdr>
        <w:top w:val="none" w:sz="0" w:space="0" w:color="auto"/>
        <w:left w:val="none" w:sz="0" w:space="0" w:color="auto"/>
        <w:bottom w:val="none" w:sz="0" w:space="0" w:color="auto"/>
        <w:right w:val="none" w:sz="0" w:space="0" w:color="auto"/>
      </w:divBdr>
    </w:div>
    <w:div w:id="317226301">
      <w:bodyDiv w:val="1"/>
      <w:marLeft w:val="0"/>
      <w:marRight w:val="0"/>
      <w:marTop w:val="0"/>
      <w:marBottom w:val="0"/>
      <w:divBdr>
        <w:top w:val="none" w:sz="0" w:space="0" w:color="auto"/>
        <w:left w:val="none" w:sz="0" w:space="0" w:color="auto"/>
        <w:bottom w:val="none" w:sz="0" w:space="0" w:color="auto"/>
        <w:right w:val="none" w:sz="0" w:space="0" w:color="auto"/>
      </w:divBdr>
    </w:div>
    <w:div w:id="317343472">
      <w:bodyDiv w:val="1"/>
      <w:marLeft w:val="0"/>
      <w:marRight w:val="0"/>
      <w:marTop w:val="0"/>
      <w:marBottom w:val="0"/>
      <w:divBdr>
        <w:top w:val="none" w:sz="0" w:space="0" w:color="auto"/>
        <w:left w:val="none" w:sz="0" w:space="0" w:color="auto"/>
        <w:bottom w:val="none" w:sz="0" w:space="0" w:color="auto"/>
        <w:right w:val="none" w:sz="0" w:space="0" w:color="auto"/>
      </w:divBdr>
    </w:div>
    <w:div w:id="317659475">
      <w:bodyDiv w:val="1"/>
      <w:marLeft w:val="0"/>
      <w:marRight w:val="0"/>
      <w:marTop w:val="0"/>
      <w:marBottom w:val="0"/>
      <w:divBdr>
        <w:top w:val="none" w:sz="0" w:space="0" w:color="auto"/>
        <w:left w:val="none" w:sz="0" w:space="0" w:color="auto"/>
        <w:bottom w:val="none" w:sz="0" w:space="0" w:color="auto"/>
        <w:right w:val="none" w:sz="0" w:space="0" w:color="auto"/>
      </w:divBdr>
    </w:div>
    <w:div w:id="318652039">
      <w:bodyDiv w:val="1"/>
      <w:marLeft w:val="0"/>
      <w:marRight w:val="0"/>
      <w:marTop w:val="0"/>
      <w:marBottom w:val="0"/>
      <w:divBdr>
        <w:top w:val="none" w:sz="0" w:space="0" w:color="auto"/>
        <w:left w:val="none" w:sz="0" w:space="0" w:color="auto"/>
        <w:bottom w:val="none" w:sz="0" w:space="0" w:color="auto"/>
        <w:right w:val="none" w:sz="0" w:space="0" w:color="auto"/>
      </w:divBdr>
    </w:div>
    <w:div w:id="318656300">
      <w:bodyDiv w:val="1"/>
      <w:marLeft w:val="0"/>
      <w:marRight w:val="0"/>
      <w:marTop w:val="0"/>
      <w:marBottom w:val="0"/>
      <w:divBdr>
        <w:top w:val="none" w:sz="0" w:space="0" w:color="auto"/>
        <w:left w:val="none" w:sz="0" w:space="0" w:color="auto"/>
        <w:bottom w:val="none" w:sz="0" w:space="0" w:color="auto"/>
        <w:right w:val="none" w:sz="0" w:space="0" w:color="auto"/>
      </w:divBdr>
    </w:div>
    <w:div w:id="318969865">
      <w:bodyDiv w:val="1"/>
      <w:marLeft w:val="0"/>
      <w:marRight w:val="0"/>
      <w:marTop w:val="0"/>
      <w:marBottom w:val="0"/>
      <w:divBdr>
        <w:top w:val="none" w:sz="0" w:space="0" w:color="auto"/>
        <w:left w:val="none" w:sz="0" w:space="0" w:color="auto"/>
        <w:bottom w:val="none" w:sz="0" w:space="0" w:color="auto"/>
        <w:right w:val="none" w:sz="0" w:space="0" w:color="auto"/>
      </w:divBdr>
    </w:div>
    <w:div w:id="318970814">
      <w:bodyDiv w:val="1"/>
      <w:marLeft w:val="0"/>
      <w:marRight w:val="0"/>
      <w:marTop w:val="0"/>
      <w:marBottom w:val="0"/>
      <w:divBdr>
        <w:top w:val="none" w:sz="0" w:space="0" w:color="auto"/>
        <w:left w:val="none" w:sz="0" w:space="0" w:color="auto"/>
        <w:bottom w:val="none" w:sz="0" w:space="0" w:color="auto"/>
        <w:right w:val="none" w:sz="0" w:space="0" w:color="auto"/>
      </w:divBdr>
    </w:div>
    <w:div w:id="318996241">
      <w:bodyDiv w:val="1"/>
      <w:marLeft w:val="0"/>
      <w:marRight w:val="0"/>
      <w:marTop w:val="0"/>
      <w:marBottom w:val="0"/>
      <w:divBdr>
        <w:top w:val="none" w:sz="0" w:space="0" w:color="auto"/>
        <w:left w:val="none" w:sz="0" w:space="0" w:color="auto"/>
        <w:bottom w:val="none" w:sz="0" w:space="0" w:color="auto"/>
        <w:right w:val="none" w:sz="0" w:space="0" w:color="auto"/>
      </w:divBdr>
    </w:div>
    <w:div w:id="319040634">
      <w:bodyDiv w:val="1"/>
      <w:marLeft w:val="0"/>
      <w:marRight w:val="0"/>
      <w:marTop w:val="0"/>
      <w:marBottom w:val="0"/>
      <w:divBdr>
        <w:top w:val="none" w:sz="0" w:space="0" w:color="auto"/>
        <w:left w:val="none" w:sz="0" w:space="0" w:color="auto"/>
        <w:bottom w:val="none" w:sz="0" w:space="0" w:color="auto"/>
        <w:right w:val="none" w:sz="0" w:space="0" w:color="auto"/>
      </w:divBdr>
    </w:div>
    <w:div w:id="319509215">
      <w:bodyDiv w:val="1"/>
      <w:marLeft w:val="0"/>
      <w:marRight w:val="0"/>
      <w:marTop w:val="0"/>
      <w:marBottom w:val="0"/>
      <w:divBdr>
        <w:top w:val="none" w:sz="0" w:space="0" w:color="auto"/>
        <w:left w:val="none" w:sz="0" w:space="0" w:color="auto"/>
        <w:bottom w:val="none" w:sz="0" w:space="0" w:color="auto"/>
        <w:right w:val="none" w:sz="0" w:space="0" w:color="auto"/>
      </w:divBdr>
    </w:div>
    <w:div w:id="319581733">
      <w:bodyDiv w:val="1"/>
      <w:marLeft w:val="0"/>
      <w:marRight w:val="0"/>
      <w:marTop w:val="0"/>
      <w:marBottom w:val="0"/>
      <w:divBdr>
        <w:top w:val="none" w:sz="0" w:space="0" w:color="auto"/>
        <w:left w:val="none" w:sz="0" w:space="0" w:color="auto"/>
        <w:bottom w:val="none" w:sz="0" w:space="0" w:color="auto"/>
        <w:right w:val="none" w:sz="0" w:space="0" w:color="auto"/>
      </w:divBdr>
    </w:div>
    <w:div w:id="319770087">
      <w:bodyDiv w:val="1"/>
      <w:marLeft w:val="0"/>
      <w:marRight w:val="0"/>
      <w:marTop w:val="0"/>
      <w:marBottom w:val="0"/>
      <w:divBdr>
        <w:top w:val="none" w:sz="0" w:space="0" w:color="auto"/>
        <w:left w:val="none" w:sz="0" w:space="0" w:color="auto"/>
        <w:bottom w:val="none" w:sz="0" w:space="0" w:color="auto"/>
        <w:right w:val="none" w:sz="0" w:space="0" w:color="auto"/>
      </w:divBdr>
    </w:div>
    <w:div w:id="319847300">
      <w:bodyDiv w:val="1"/>
      <w:marLeft w:val="0"/>
      <w:marRight w:val="0"/>
      <w:marTop w:val="0"/>
      <w:marBottom w:val="0"/>
      <w:divBdr>
        <w:top w:val="none" w:sz="0" w:space="0" w:color="auto"/>
        <w:left w:val="none" w:sz="0" w:space="0" w:color="auto"/>
        <w:bottom w:val="none" w:sz="0" w:space="0" w:color="auto"/>
        <w:right w:val="none" w:sz="0" w:space="0" w:color="auto"/>
      </w:divBdr>
    </w:div>
    <w:div w:id="319889571">
      <w:bodyDiv w:val="1"/>
      <w:marLeft w:val="0"/>
      <w:marRight w:val="0"/>
      <w:marTop w:val="0"/>
      <w:marBottom w:val="0"/>
      <w:divBdr>
        <w:top w:val="none" w:sz="0" w:space="0" w:color="auto"/>
        <w:left w:val="none" w:sz="0" w:space="0" w:color="auto"/>
        <w:bottom w:val="none" w:sz="0" w:space="0" w:color="auto"/>
        <w:right w:val="none" w:sz="0" w:space="0" w:color="auto"/>
      </w:divBdr>
    </w:div>
    <w:div w:id="319964399">
      <w:bodyDiv w:val="1"/>
      <w:marLeft w:val="0"/>
      <w:marRight w:val="0"/>
      <w:marTop w:val="0"/>
      <w:marBottom w:val="0"/>
      <w:divBdr>
        <w:top w:val="none" w:sz="0" w:space="0" w:color="auto"/>
        <w:left w:val="none" w:sz="0" w:space="0" w:color="auto"/>
        <w:bottom w:val="none" w:sz="0" w:space="0" w:color="auto"/>
        <w:right w:val="none" w:sz="0" w:space="0" w:color="auto"/>
      </w:divBdr>
    </w:div>
    <w:div w:id="320012669">
      <w:bodyDiv w:val="1"/>
      <w:marLeft w:val="0"/>
      <w:marRight w:val="0"/>
      <w:marTop w:val="0"/>
      <w:marBottom w:val="0"/>
      <w:divBdr>
        <w:top w:val="none" w:sz="0" w:space="0" w:color="auto"/>
        <w:left w:val="none" w:sz="0" w:space="0" w:color="auto"/>
        <w:bottom w:val="none" w:sz="0" w:space="0" w:color="auto"/>
        <w:right w:val="none" w:sz="0" w:space="0" w:color="auto"/>
      </w:divBdr>
    </w:div>
    <w:div w:id="320012945">
      <w:bodyDiv w:val="1"/>
      <w:marLeft w:val="0"/>
      <w:marRight w:val="0"/>
      <w:marTop w:val="0"/>
      <w:marBottom w:val="0"/>
      <w:divBdr>
        <w:top w:val="none" w:sz="0" w:space="0" w:color="auto"/>
        <w:left w:val="none" w:sz="0" w:space="0" w:color="auto"/>
        <w:bottom w:val="none" w:sz="0" w:space="0" w:color="auto"/>
        <w:right w:val="none" w:sz="0" w:space="0" w:color="auto"/>
      </w:divBdr>
    </w:div>
    <w:div w:id="320089207">
      <w:bodyDiv w:val="1"/>
      <w:marLeft w:val="0"/>
      <w:marRight w:val="0"/>
      <w:marTop w:val="0"/>
      <w:marBottom w:val="0"/>
      <w:divBdr>
        <w:top w:val="none" w:sz="0" w:space="0" w:color="auto"/>
        <w:left w:val="none" w:sz="0" w:space="0" w:color="auto"/>
        <w:bottom w:val="none" w:sz="0" w:space="0" w:color="auto"/>
        <w:right w:val="none" w:sz="0" w:space="0" w:color="auto"/>
      </w:divBdr>
    </w:div>
    <w:div w:id="320231439">
      <w:bodyDiv w:val="1"/>
      <w:marLeft w:val="0"/>
      <w:marRight w:val="0"/>
      <w:marTop w:val="0"/>
      <w:marBottom w:val="0"/>
      <w:divBdr>
        <w:top w:val="none" w:sz="0" w:space="0" w:color="auto"/>
        <w:left w:val="none" w:sz="0" w:space="0" w:color="auto"/>
        <w:bottom w:val="none" w:sz="0" w:space="0" w:color="auto"/>
        <w:right w:val="none" w:sz="0" w:space="0" w:color="auto"/>
      </w:divBdr>
    </w:div>
    <w:div w:id="320352314">
      <w:bodyDiv w:val="1"/>
      <w:marLeft w:val="0"/>
      <w:marRight w:val="0"/>
      <w:marTop w:val="0"/>
      <w:marBottom w:val="0"/>
      <w:divBdr>
        <w:top w:val="none" w:sz="0" w:space="0" w:color="auto"/>
        <w:left w:val="none" w:sz="0" w:space="0" w:color="auto"/>
        <w:bottom w:val="none" w:sz="0" w:space="0" w:color="auto"/>
        <w:right w:val="none" w:sz="0" w:space="0" w:color="auto"/>
      </w:divBdr>
    </w:div>
    <w:div w:id="320356686">
      <w:bodyDiv w:val="1"/>
      <w:marLeft w:val="0"/>
      <w:marRight w:val="0"/>
      <w:marTop w:val="0"/>
      <w:marBottom w:val="0"/>
      <w:divBdr>
        <w:top w:val="none" w:sz="0" w:space="0" w:color="auto"/>
        <w:left w:val="none" w:sz="0" w:space="0" w:color="auto"/>
        <w:bottom w:val="none" w:sz="0" w:space="0" w:color="auto"/>
        <w:right w:val="none" w:sz="0" w:space="0" w:color="auto"/>
      </w:divBdr>
    </w:div>
    <w:div w:id="320500158">
      <w:bodyDiv w:val="1"/>
      <w:marLeft w:val="0"/>
      <w:marRight w:val="0"/>
      <w:marTop w:val="0"/>
      <w:marBottom w:val="0"/>
      <w:divBdr>
        <w:top w:val="none" w:sz="0" w:space="0" w:color="auto"/>
        <w:left w:val="none" w:sz="0" w:space="0" w:color="auto"/>
        <w:bottom w:val="none" w:sz="0" w:space="0" w:color="auto"/>
        <w:right w:val="none" w:sz="0" w:space="0" w:color="auto"/>
      </w:divBdr>
    </w:div>
    <w:div w:id="320545747">
      <w:bodyDiv w:val="1"/>
      <w:marLeft w:val="0"/>
      <w:marRight w:val="0"/>
      <w:marTop w:val="0"/>
      <w:marBottom w:val="0"/>
      <w:divBdr>
        <w:top w:val="none" w:sz="0" w:space="0" w:color="auto"/>
        <w:left w:val="none" w:sz="0" w:space="0" w:color="auto"/>
        <w:bottom w:val="none" w:sz="0" w:space="0" w:color="auto"/>
        <w:right w:val="none" w:sz="0" w:space="0" w:color="auto"/>
      </w:divBdr>
    </w:div>
    <w:div w:id="320619094">
      <w:bodyDiv w:val="1"/>
      <w:marLeft w:val="0"/>
      <w:marRight w:val="0"/>
      <w:marTop w:val="0"/>
      <w:marBottom w:val="0"/>
      <w:divBdr>
        <w:top w:val="none" w:sz="0" w:space="0" w:color="auto"/>
        <w:left w:val="none" w:sz="0" w:space="0" w:color="auto"/>
        <w:bottom w:val="none" w:sz="0" w:space="0" w:color="auto"/>
        <w:right w:val="none" w:sz="0" w:space="0" w:color="auto"/>
      </w:divBdr>
    </w:div>
    <w:div w:id="320891863">
      <w:bodyDiv w:val="1"/>
      <w:marLeft w:val="0"/>
      <w:marRight w:val="0"/>
      <w:marTop w:val="0"/>
      <w:marBottom w:val="0"/>
      <w:divBdr>
        <w:top w:val="none" w:sz="0" w:space="0" w:color="auto"/>
        <w:left w:val="none" w:sz="0" w:space="0" w:color="auto"/>
        <w:bottom w:val="none" w:sz="0" w:space="0" w:color="auto"/>
        <w:right w:val="none" w:sz="0" w:space="0" w:color="auto"/>
      </w:divBdr>
    </w:div>
    <w:div w:id="321007622">
      <w:bodyDiv w:val="1"/>
      <w:marLeft w:val="0"/>
      <w:marRight w:val="0"/>
      <w:marTop w:val="0"/>
      <w:marBottom w:val="0"/>
      <w:divBdr>
        <w:top w:val="none" w:sz="0" w:space="0" w:color="auto"/>
        <w:left w:val="none" w:sz="0" w:space="0" w:color="auto"/>
        <w:bottom w:val="none" w:sz="0" w:space="0" w:color="auto"/>
        <w:right w:val="none" w:sz="0" w:space="0" w:color="auto"/>
      </w:divBdr>
    </w:div>
    <w:div w:id="321276553">
      <w:bodyDiv w:val="1"/>
      <w:marLeft w:val="0"/>
      <w:marRight w:val="0"/>
      <w:marTop w:val="0"/>
      <w:marBottom w:val="0"/>
      <w:divBdr>
        <w:top w:val="none" w:sz="0" w:space="0" w:color="auto"/>
        <w:left w:val="none" w:sz="0" w:space="0" w:color="auto"/>
        <w:bottom w:val="none" w:sz="0" w:space="0" w:color="auto"/>
        <w:right w:val="none" w:sz="0" w:space="0" w:color="auto"/>
      </w:divBdr>
    </w:div>
    <w:div w:id="321546377">
      <w:bodyDiv w:val="1"/>
      <w:marLeft w:val="0"/>
      <w:marRight w:val="0"/>
      <w:marTop w:val="0"/>
      <w:marBottom w:val="0"/>
      <w:divBdr>
        <w:top w:val="none" w:sz="0" w:space="0" w:color="auto"/>
        <w:left w:val="none" w:sz="0" w:space="0" w:color="auto"/>
        <w:bottom w:val="none" w:sz="0" w:space="0" w:color="auto"/>
        <w:right w:val="none" w:sz="0" w:space="0" w:color="auto"/>
      </w:divBdr>
    </w:div>
    <w:div w:id="321550616">
      <w:bodyDiv w:val="1"/>
      <w:marLeft w:val="0"/>
      <w:marRight w:val="0"/>
      <w:marTop w:val="0"/>
      <w:marBottom w:val="0"/>
      <w:divBdr>
        <w:top w:val="none" w:sz="0" w:space="0" w:color="auto"/>
        <w:left w:val="none" w:sz="0" w:space="0" w:color="auto"/>
        <w:bottom w:val="none" w:sz="0" w:space="0" w:color="auto"/>
        <w:right w:val="none" w:sz="0" w:space="0" w:color="auto"/>
      </w:divBdr>
    </w:div>
    <w:div w:id="321585688">
      <w:bodyDiv w:val="1"/>
      <w:marLeft w:val="0"/>
      <w:marRight w:val="0"/>
      <w:marTop w:val="0"/>
      <w:marBottom w:val="0"/>
      <w:divBdr>
        <w:top w:val="none" w:sz="0" w:space="0" w:color="auto"/>
        <w:left w:val="none" w:sz="0" w:space="0" w:color="auto"/>
        <w:bottom w:val="none" w:sz="0" w:space="0" w:color="auto"/>
        <w:right w:val="none" w:sz="0" w:space="0" w:color="auto"/>
      </w:divBdr>
    </w:div>
    <w:div w:id="321588858">
      <w:bodyDiv w:val="1"/>
      <w:marLeft w:val="0"/>
      <w:marRight w:val="0"/>
      <w:marTop w:val="0"/>
      <w:marBottom w:val="0"/>
      <w:divBdr>
        <w:top w:val="none" w:sz="0" w:space="0" w:color="auto"/>
        <w:left w:val="none" w:sz="0" w:space="0" w:color="auto"/>
        <w:bottom w:val="none" w:sz="0" w:space="0" w:color="auto"/>
        <w:right w:val="none" w:sz="0" w:space="0" w:color="auto"/>
      </w:divBdr>
    </w:div>
    <w:div w:id="321784197">
      <w:bodyDiv w:val="1"/>
      <w:marLeft w:val="0"/>
      <w:marRight w:val="0"/>
      <w:marTop w:val="0"/>
      <w:marBottom w:val="0"/>
      <w:divBdr>
        <w:top w:val="none" w:sz="0" w:space="0" w:color="auto"/>
        <w:left w:val="none" w:sz="0" w:space="0" w:color="auto"/>
        <w:bottom w:val="none" w:sz="0" w:space="0" w:color="auto"/>
        <w:right w:val="none" w:sz="0" w:space="0" w:color="auto"/>
      </w:divBdr>
    </w:div>
    <w:div w:id="321784398">
      <w:bodyDiv w:val="1"/>
      <w:marLeft w:val="0"/>
      <w:marRight w:val="0"/>
      <w:marTop w:val="0"/>
      <w:marBottom w:val="0"/>
      <w:divBdr>
        <w:top w:val="none" w:sz="0" w:space="0" w:color="auto"/>
        <w:left w:val="none" w:sz="0" w:space="0" w:color="auto"/>
        <w:bottom w:val="none" w:sz="0" w:space="0" w:color="auto"/>
        <w:right w:val="none" w:sz="0" w:space="0" w:color="auto"/>
      </w:divBdr>
    </w:div>
    <w:div w:id="322123386">
      <w:bodyDiv w:val="1"/>
      <w:marLeft w:val="0"/>
      <w:marRight w:val="0"/>
      <w:marTop w:val="0"/>
      <w:marBottom w:val="0"/>
      <w:divBdr>
        <w:top w:val="none" w:sz="0" w:space="0" w:color="auto"/>
        <w:left w:val="none" w:sz="0" w:space="0" w:color="auto"/>
        <w:bottom w:val="none" w:sz="0" w:space="0" w:color="auto"/>
        <w:right w:val="none" w:sz="0" w:space="0" w:color="auto"/>
      </w:divBdr>
    </w:div>
    <w:div w:id="322439172">
      <w:bodyDiv w:val="1"/>
      <w:marLeft w:val="0"/>
      <w:marRight w:val="0"/>
      <w:marTop w:val="0"/>
      <w:marBottom w:val="0"/>
      <w:divBdr>
        <w:top w:val="none" w:sz="0" w:space="0" w:color="auto"/>
        <w:left w:val="none" w:sz="0" w:space="0" w:color="auto"/>
        <w:bottom w:val="none" w:sz="0" w:space="0" w:color="auto"/>
        <w:right w:val="none" w:sz="0" w:space="0" w:color="auto"/>
      </w:divBdr>
    </w:div>
    <w:div w:id="322441514">
      <w:bodyDiv w:val="1"/>
      <w:marLeft w:val="0"/>
      <w:marRight w:val="0"/>
      <w:marTop w:val="0"/>
      <w:marBottom w:val="0"/>
      <w:divBdr>
        <w:top w:val="none" w:sz="0" w:space="0" w:color="auto"/>
        <w:left w:val="none" w:sz="0" w:space="0" w:color="auto"/>
        <w:bottom w:val="none" w:sz="0" w:space="0" w:color="auto"/>
        <w:right w:val="none" w:sz="0" w:space="0" w:color="auto"/>
      </w:divBdr>
    </w:div>
    <w:div w:id="322662070">
      <w:bodyDiv w:val="1"/>
      <w:marLeft w:val="0"/>
      <w:marRight w:val="0"/>
      <w:marTop w:val="0"/>
      <w:marBottom w:val="0"/>
      <w:divBdr>
        <w:top w:val="none" w:sz="0" w:space="0" w:color="auto"/>
        <w:left w:val="none" w:sz="0" w:space="0" w:color="auto"/>
        <w:bottom w:val="none" w:sz="0" w:space="0" w:color="auto"/>
        <w:right w:val="none" w:sz="0" w:space="0" w:color="auto"/>
      </w:divBdr>
    </w:div>
    <w:div w:id="323314655">
      <w:bodyDiv w:val="1"/>
      <w:marLeft w:val="0"/>
      <w:marRight w:val="0"/>
      <w:marTop w:val="0"/>
      <w:marBottom w:val="0"/>
      <w:divBdr>
        <w:top w:val="none" w:sz="0" w:space="0" w:color="auto"/>
        <w:left w:val="none" w:sz="0" w:space="0" w:color="auto"/>
        <w:bottom w:val="none" w:sz="0" w:space="0" w:color="auto"/>
        <w:right w:val="none" w:sz="0" w:space="0" w:color="auto"/>
      </w:divBdr>
    </w:div>
    <w:div w:id="323315367">
      <w:bodyDiv w:val="1"/>
      <w:marLeft w:val="0"/>
      <w:marRight w:val="0"/>
      <w:marTop w:val="0"/>
      <w:marBottom w:val="0"/>
      <w:divBdr>
        <w:top w:val="none" w:sz="0" w:space="0" w:color="auto"/>
        <w:left w:val="none" w:sz="0" w:space="0" w:color="auto"/>
        <w:bottom w:val="none" w:sz="0" w:space="0" w:color="auto"/>
        <w:right w:val="none" w:sz="0" w:space="0" w:color="auto"/>
      </w:divBdr>
    </w:div>
    <w:div w:id="323363963">
      <w:bodyDiv w:val="1"/>
      <w:marLeft w:val="0"/>
      <w:marRight w:val="0"/>
      <w:marTop w:val="0"/>
      <w:marBottom w:val="0"/>
      <w:divBdr>
        <w:top w:val="none" w:sz="0" w:space="0" w:color="auto"/>
        <w:left w:val="none" w:sz="0" w:space="0" w:color="auto"/>
        <w:bottom w:val="none" w:sz="0" w:space="0" w:color="auto"/>
        <w:right w:val="none" w:sz="0" w:space="0" w:color="auto"/>
      </w:divBdr>
    </w:div>
    <w:div w:id="323515166">
      <w:bodyDiv w:val="1"/>
      <w:marLeft w:val="0"/>
      <w:marRight w:val="0"/>
      <w:marTop w:val="0"/>
      <w:marBottom w:val="0"/>
      <w:divBdr>
        <w:top w:val="none" w:sz="0" w:space="0" w:color="auto"/>
        <w:left w:val="none" w:sz="0" w:space="0" w:color="auto"/>
        <w:bottom w:val="none" w:sz="0" w:space="0" w:color="auto"/>
        <w:right w:val="none" w:sz="0" w:space="0" w:color="auto"/>
      </w:divBdr>
    </w:div>
    <w:div w:id="323556046">
      <w:bodyDiv w:val="1"/>
      <w:marLeft w:val="0"/>
      <w:marRight w:val="0"/>
      <w:marTop w:val="0"/>
      <w:marBottom w:val="0"/>
      <w:divBdr>
        <w:top w:val="none" w:sz="0" w:space="0" w:color="auto"/>
        <w:left w:val="none" w:sz="0" w:space="0" w:color="auto"/>
        <w:bottom w:val="none" w:sz="0" w:space="0" w:color="auto"/>
        <w:right w:val="none" w:sz="0" w:space="0" w:color="auto"/>
      </w:divBdr>
    </w:div>
    <w:div w:id="323582666">
      <w:bodyDiv w:val="1"/>
      <w:marLeft w:val="0"/>
      <w:marRight w:val="0"/>
      <w:marTop w:val="0"/>
      <w:marBottom w:val="0"/>
      <w:divBdr>
        <w:top w:val="none" w:sz="0" w:space="0" w:color="auto"/>
        <w:left w:val="none" w:sz="0" w:space="0" w:color="auto"/>
        <w:bottom w:val="none" w:sz="0" w:space="0" w:color="auto"/>
        <w:right w:val="none" w:sz="0" w:space="0" w:color="auto"/>
      </w:divBdr>
    </w:div>
    <w:div w:id="323968832">
      <w:bodyDiv w:val="1"/>
      <w:marLeft w:val="0"/>
      <w:marRight w:val="0"/>
      <w:marTop w:val="0"/>
      <w:marBottom w:val="0"/>
      <w:divBdr>
        <w:top w:val="none" w:sz="0" w:space="0" w:color="auto"/>
        <w:left w:val="none" w:sz="0" w:space="0" w:color="auto"/>
        <w:bottom w:val="none" w:sz="0" w:space="0" w:color="auto"/>
        <w:right w:val="none" w:sz="0" w:space="0" w:color="auto"/>
      </w:divBdr>
    </w:div>
    <w:div w:id="324207059">
      <w:bodyDiv w:val="1"/>
      <w:marLeft w:val="0"/>
      <w:marRight w:val="0"/>
      <w:marTop w:val="0"/>
      <w:marBottom w:val="0"/>
      <w:divBdr>
        <w:top w:val="none" w:sz="0" w:space="0" w:color="auto"/>
        <w:left w:val="none" w:sz="0" w:space="0" w:color="auto"/>
        <w:bottom w:val="none" w:sz="0" w:space="0" w:color="auto"/>
        <w:right w:val="none" w:sz="0" w:space="0" w:color="auto"/>
      </w:divBdr>
    </w:div>
    <w:div w:id="324285371">
      <w:bodyDiv w:val="1"/>
      <w:marLeft w:val="0"/>
      <w:marRight w:val="0"/>
      <w:marTop w:val="0"/>
      <w:marBottom w:val="0"/>
      <w:divBdr>
        <w:top w:val="none" w:sz="0" w:space="0" w:color="auto"/>
        <w:left w:val="none" w:sz="0" w:space="0" w:color="auto"/>
        <w:bottom w:val="none" w:sz="0" w:space="0" w:color="auto"/>
        <w:right w:val="none" w:sz="0" w:space="0" w:color="auto"/>
      </w:divBdr>
    </w:div>
    <w:div w:id="324289086">
      <w:bodyDiv w:val="1"/>
      <w:marLeft w:val="0"/>
      <w:marRight w:val="0"/>
      <w:marTop w:val="0"/>
      <w:marBottom w:val="0"/>
      <w:divBdr>
        <w:top w:val="none" w:sz="0" w:space="0" w:color="auto"/>
        <w:left w:val="none" w:sz="0" w:space="0" w:color="auto"/>
        <w:bottom w:val="none" w:sz="0" w:space="0" w:color="auto"/>
        <w:right w:val="none" w:sz="0" w:space="0" w:color="auto"/>
      </w:divBdr>
    </w:div>
    <w:div w:id="324362884">
      <w:bodyDiv w:val="1"/>
      <w:marLeft w:val="0"/>
      <w:marRight w:val="0"/>
      <w:marTop w:val="0"/>
      <w:marBottom w:val="0"/>
      <w:divBdr>
        <w:top w:val="none" w:sz="0" w:space="0" w:color="auto"/>
        <w:left w:val="none" w:sz="0" w:space="0" w:color="auto"/>
        <w:bottom w:val="none" w:sz="0" w:space="0" w:color="auto"/>
        <w:right w:val="none" w:sz="0" w:space="0" w:color="auto"/>
      </w:divBdr>
    </w:div>
    <w:div w:id="324405792">
      <w:bodyDiv w:val="1"/>
      <w:marLeft w:val="0"/>
      <w:marRight w:val="0"/>
      <w:marTop w:val="0"/>
      <w:marBottom w:val="0"/>
      <w:divBdr>
        <w:top w:val="none" w:sz="0" w:space="0" w:color="auto"/>
        <w:left w:val="none" w:sz="0" w:space="0" w:color="auto"/>
        <w:bottom w:val="none" w:sz="0" w:space="0" w:color="auto"/>
        <w:right w:val="none" w:sz="0" w:space="0" w:color="auto"/>
      </w:divBdr>
    </w:div>
    <w:div w:id="324481825">
      <w:bodyDiv w:val="1"/>
      <w:marLeft w:val="0"/>
      <w:marRight w:val="0"/>
      <w:marTop w:val="0"/>
      <w:marBottom w:val="0"/>
      <w:divBdr>
        <w:top w:val="none" w:sz="0" w:space="0" w:color="auto"/>
        <w:left w:val="none" w:sz="0" w:space="0" w:color="auto"/>
        <w:bottom w:val="none" w:sz="0" w:space="0" w:color="auto"/>
        <w:right w:val="none" w:sz="0" w:space="0" w:color="auto"/>
      </w:divBdr>
    </w:div>
    <w:div w:id="324630026">
      <w:bodyDiv w:val="1"/>
      <w:marLeft w:val="0"/>
      <w:marRight w:val="0"/>
      <w:marTop w:val="0"/>
      <w:marBottom w:val="0"/>
      <w:divBdr>
        <w:top w:val="none" w:sz="0" w:space="0" w:color="auto"/>
        <w:left w:val="none" w:sz="0" w:space="0" w:color="auto"/>
        <w:bottom w:val="none" w:sz="0" w:space="0" w:color="auto"/>
        <w:right w:val="none" w:sz="0" w:space="0" w:color="auto"/>
      </w:divBdr>
    </w:div>
    <w:div w:id="324674809">
      <w:bodyDiv w:val="1"/>
      <w:marLeft w:val="0"/>
      <w:marRight w:val="0"/>
      <w:marTop w:val="0"/>
      <w:marBottom w:val="0"/>
      <w:divBdr>
        <w:top w:val="none" w:sz="0" w:space="0" w:color="auto"/>
        <w:left w:val="none" w:sz="0" w:space="0" w:color="auto"/>
        <w:bottom w:val="none" w:sz="0" w:space="0" w:color="auto"/>
        <w:right w:val="none" w:sz="0" w:space="0" w:color="auto"/>
      </w:divBdr>
    </w:div>
    <w:div w:id="324821223">
      <w:bodyDiv w:val="1"/>
      <w:marLeft w:val="0"/>
      <w:marRight w:val="0"/>
      <w:marTop w:val="0"/>
      <w:marBottom w:val="0"/>
      <w:divBdr>
        <w:top w:val="none" w:sz="0" w:space="0" w:color="auto"/>
        <w:left w:val="none" w:sz="0" w:space="0" w:color="auto"/>
        <w:bottom w:val="none" w:sz="0" w:space="0" w:color="auto"/>
        <w:right w:val="none" w:sz="0" w:space="0" w:color="auto"/>
      </w:divBdr>
    </w:div>
    <w:div w:id="325089320">
      <w:bodyDiv w:val="1"/>
      <w:marLeft w:val="0"/>
      <w:marRight w:val="0"/>
      <w:marTop w:val="0"/>
      <w:marBottom w:val="0"/>
      <w:divBdr>
        <w:top w:val="none" w:sz="0" w:space="0" w:color="auto"/>
        <w:left w:val="none" w:sz="0" w:space="0" w:color="auto"/>
        <w:bottom w:val="none" w:sz="0" w:space="0" w:color="auto"/>
        <w:right w:val="none" w:sz="0" w:space="0" w:color="auto"/>
      </w:divBdr>
    </w:div>
    <w:div w:id="325208067">
      <w:bodyDiv w:val="1"/>
      <w:marLeft w:val="0"/>
      <w:marRight w:val="0"/>
      <w:marTop w:val="0"/>
      <w:marBottom w:val="0"/>
      <w:divBdr>
        <w:top w:val="none" w:sz="0" w:space="0" w:color="auto"/>
        <w:left w:val="none" w:sz="0" w:space="0" w:color="auto"/>
        <w:bottom w:val="none" w:sz="0" w:space="0" w:color="auto"/>
        <w:right w:val="none" w:sz="0" w:space="0" w:color="auto"/>
      </w:divBdr>
    </w:div>
    <w:div w:id="325209329">
      <w:bodyDiv w:val="1"/>
      <w:marLeft w:val="0"/>
      <w:marRight w:val="0"/>
      <w:marTop w:val="0"/>
      <w:marBottom w:val="0"/>
      <w:divBdr>
        <w:top w:val="none" w:sz="0" w:space="0" w:color="auto"/>
        <w:left w:val="none" w:sz="0" w:space="0" w:color="auto"/>
        <w:bottom w:val="none" w:sz="0" w:space="0" w:color="auto"/>
        <w:right w:val="none" w:sz="0" w:space="0" w:color="auto"/>
      </w:divBdr>
    </w:div>
    <w:div w:id="325331395">
      <w:bodyDiv w:val="1"/>
      <w:marLeft w:val="0"/>
      <w:marRight w:val="0"/>
      <w:marTop w:val="0"/>
      <w:marBottom w:val="0"/>
      <w:divBdr>
        <w:top w:val="none" w:sz="0" w:space="0" w:color="auto"/>
        <w:left w:val="none" w:sz="0" w:space="0" w:color="auto"/>
        <w:bottom w:val="none" w:sz="0" w:space="0" w:color="auto"/>
        <w:right w:val="none" w:sz="0" w:space="0" w:color="auto"/>
      </w:divBdr>
    </w:div>
    <w:div w:id="325404114">
      <w:bodyDiv w:val="1"/>
      <w:marLeft w:val="0"/>
      <w:marRight w:val="0"/>
      <w:marTop w:val="0"/>
      <w:marBottom w:val="0"/>
      <w:divBdr>
        <w:top w:val="none" w:sz="0" w:space="0" w:color="auto"/>
        <w:left w:val="none" w:sz="0" w:space="0" w:color="auto"/>
        <w:bottom w:val="none" w:sz="0" w:space="0" w:color="auto"/>
        <w:right w:val="none" w:sz="0" w:space="0" w:color="auto"/>
      </w:divBdr>
    </w:div>
    <w:div w:id="325474250">
      <w:bodyDiv w:val="1"/>
      <w:marLeft w:val="0"/>
      <w:marRight w:val="0"/>
      <w:marTop w:val="0"/>
      <w:marBottom w:val="0"/>
      <w:divBdr>
        <w:top w:val="none" w:sz="0" w:space="0" w:color="auto"/>
        <w:left w:val="none" w:sz="0" w:space="0" w:color="auto"/>
        <w:bottom w:val="none" w:sz="0" w:space="0" w:color="auto"/>
        <w:right w:val="none" w:sz="0" w:space="0" w:color="auto"/>
      </w:divBdr>
    </w:div>
    <w:div w:id="325596072">
      <w:bodyDiv w:val="1"/>
      <w:marLeft w:val="0"/>
      <w:marRight w:val="0"/>
      <w:marTop w:val="0"/>
      <w:marBottom w:val="0"/>
      <w:divBdr>
        <w:top w:val="none" w:sz="0" w:space="0" w:color="auto"/>
        <w:left w:val="none" w:sz="0" w:space="0" w:color="auto"/>
        <w:bottom w:val="none" w:sz="0" w:space="0" w:color="auto"/>
        <w:right w:val="none" w:sz="0" w:space="0" w:color="auto"/>
      </w:divBdr>
    </w:div>
    <w:div w:id="325674005">
      <w:bodyDiv w:val="1"/>
      <w:marLeft w:val="0"/>
      <w:marRight w:val="0"/>
      <w:marTop w:val="0"/>
      <w:marBottom w:val="0"/>
      <w:divBdr>
        <w:top w:val="none" w:sz="0" w:space="0" w:color="auto"/>
        <w:left w:val="none" w:sz="0" w:space="0" w:color="auto"/>
        <w:bottom w:val="none" w:sz="0" w:space="0" w:color="auto"/>
        <w:right w:val="none" w:sz="0" w:space="0" w:color="auto"/>
      </w:divBdr>
    </w:div>
    <w:div w:id="325784598">
      <w:bodyDiv w:val="1"/>
      <w:marLeft w:val="0"/>
      <w:marRight w:val="0"/>
      <w:marTop w:val="0"/>
      <w:marBottom w:val="0"/>
      <w:divBdr>
        <w:top w:val="none" w:sz="0" w:space="0" w:color="auto"/>
        <w:left w:val="none" w:sz="0" w:space="0" w:color="auto"/>
        <w:bottom w:val="none" w:sz="0" w:space="0" w:color="auto"/>
        <w:right w:val="none" w:sz="0" w:space="0" w:color="auto"/>
      </w:divBdr>
    </w:div>
    <w:div w:id="325789795">
      <w:bodyDiv w:val="1"/>
      <w:marLeft w:val="0"/>
      <w:marRight w:val="0"/>
      <w:marTop w:val="0"/>
      <w:marBottom w:val="0"/>
      <w:divBdr>
        <w:top w:val="none" w:sz="0" w:space="0" w:color="auto"/>
        <w:left w:val="none" w:sz="0" w:space="0" w:color="auto"/>
        <w:bottom w:val="none" w:sz="0" w:space="0" w:color="auto"/>
        <w:right w:val="none" w:sz="0" w:space="0" w:color="auto"/>
      </w:divBdr>
    </w:div>
    <w:div w:id="325935694">
      <w:bodyDiv w:val="1"/>
      <w:marLeft w:val="0"/>
      <w:marRight w:val="0"/>
      <w:marTop w:val="0"/>
      <w:marBottom w:val="0"/>
      <w:divBdr>
        <w:top w:val="none" w:sz="0" w:space="0" w:color="auto"/>
        <w:left w:val="none" w:sz="0" w:space="0" w:color="auto"/>
        <w:bottom w:val="none" w:sz="0" w:space="0" w:color="auto"/>
        <w:right w:val="none" w:sz="0" w:space="0" w:color="auto"/>
      </w:divBdr>
    </w:div>
    <w:div w:id="326133016">
      <w:bodyDiv w:val="1"/>
      <w:marLeft w:val="0"/>
      <w:marRight w:val="0"/>
      <w:marTop w:val="0"/>
      <w:marBottom w:val="0"/>
      <w:divBdr>
        <w:top w:val="none" w:sz="0" w:space="0" w:color="auto"/>
        <w:left w:val="none" w:sz="0" w:space="0" w:color="auto"/>
        <w:bottom w:val="none" w:sz="0" w:space="0" w:color="auto"/>
        <w:right w:val="none" w:sz="0" w:space="0" w:color="auto"/>
      </w:divBdr>
    </w:div>
    <w:div w:id="326443957">
      <w:bodyDiv w:val="1"/>
      <w:marLeft w:val="0"/>
      <w:marRight w:val="0"/>
      <w:marTop w:val="0"/>
      <w:marBottom w:val="0"/>
      <w:divBdr>
        <w:top w:val="none" w:sz="0" w:space="0" w:color="auto"/>
        <w:left w:val="none" w:sz="0" w:space="0" w:color="auto"/>
        <w:bottom w:val="none" w:sz="0" w:space="0" w:color="auto"/>
        <w:right w:val="none" w:sz="0" w:space="0" w:color="auto"/>
      </w:divBdr>
    </w:div>
    <w:div w:id="326828652">
      <w:bodyDiv w:val="1"/>
      <w:marLeft w:val="0"/>
      <w:marRight w:val="0"/>
      <w:marTop w:val="0"/>
      <w:marBottom w:val="0"/>
      <w:divBdr>
        <w:top w:val="none" w:sz="0" w:space="0" w:color="auto"/>
        <w:left w:val="none" w:sz="0" w:space="0" w:color="auto"/>
        <w:bottom w:val="none" w:sz="0" w:space="0" w:color="auto"/>
        <w:right w:val="none" w:sz="0" w:space="0" w:color="auto"/>
      </w:divBdr>
    </w:div>
    <w:div w:id="326983293">
      <w:bodyDiv w:val="1"/>
      <w:marLeft w:val="0"/>
      <w:marRight w:val="0"/>
      <w:marTop w:val="0"/>
      <w:marBottom w:val="0"/>
      <w:divBdr>
        <w:top w:val="none" w:sz="0" w:space="0" w:color="auto"/>
        <w:left w:val="none" w:sz="0" w:space="0" w:color="auto"/>
        <w:bottom w:val="none" w:sz="0" w:space="0" w:color="auto"/>
        <w:right w:val="none" w:sz="0" w:space="0" w:color="auto"/>
      </w:divBdr>
    </w:div>
    <w:div w:id="327054532">
      <w:bodyDiv w:val="1"/>
      <w:marLeft w:val="0"/>
      <w:marRight w:val="0"/>
      <w:marTop w:val="0"/>
      <w:marBottom w:val="0"/>
      <w:divBdr>
        <w:top w:val="none" w:sz="0" w:space="0" w:color="auto"/>
        <w:left w:val="none" w:sz="0" w:space="0" w:color="auto"/>
        <w:bottom w:val="none" w:sz="0" w:space="0" w:color="auto"/>
        <w:right w:val="none" w:sz="0" w:space="0" w:color="auto"/>
      </w:divBdr>
    </w:div>
    <w:div w:id="327514333">
      <w:bodyDiv w:val="1"/>
      <w:marLeft w:val="0"/>
      <w:marRight w:val="0"/>
      <w:marTop w:val="0"/>
      <w:marBottom w:val="0"/>
      <w:divBdr>
        <w:top w:val="none" w:sz="0" w:space="0" w:color="auto"/>
        <w:left w:val="none" w:sz="0" w:space="0" w:color="auto"/>
        <w:bottom w:val="none" w:sz="0" w:space="0" w:color="auto"/>
        <w:right w:val="none" w:sz="0" w:space="0" w:color="auto"/>
      </w:divBdr>
    </w:div>
    <w:div w:id="327633349">
      <w:bodyDiv w:val="1"/>
      <w:marLeft w:val="0"/>
      <w:marRight w:val="0"/>
      <w:marTop w:val="0"/>
      <w:marBottom w:val="0"/>
      <w:divBdr>
        <w:top w:val="none" w:sz="0" w:space="0" w:color="auto"/>
        <w:left w:val="none" w:sz="0" w:space="0" w:color="auto"/>
        <w:bottom w:val="none" w:sz="0" w:space="0" w:color="auto"/>
        <w:right w:val="none" w:sz="0" w:space="0" w:color="auto"/>
      </w:divBdr>
    </w:div>
    <w:div w:id="327640551">
      <w:bodyDiv w:val="1"/>
      <w:marLeft w:val="0"/>
      <w:marRight w:val="0"/>
      <w:marTop w:val="0"/>
      <w:marBottom w:val="0"/>
      <w:divBdr>
        <w:top w:val="none" w:sz="0" w:space="0" w:color="auto"/>
        <w:left w:val="none" w:sz="0" w:space="0" w:color="auto"/>
        <w:bottom w:val="none" w:sz="0" w:space="0" w:color="auto"/>
        <w:right w:val="none" w:sz="0" w:space="0" w:color="auto"/>
      </w:divBdr>
    </w:div>
    <w:div w:id="328485307">
      <w:bodyDiv w:val="1"/>
      <w:marLeft w:val="0"/>
      <w:marRight w:val="0"/>
      <w:marTop w:val="0"/>
      <w:marBottom w:val="0"/>
      <w:divBdr>
        <w:top w:val="none" w:sz="0" w:space="0" w:color="auto"/>
        <w:left w:val="none" w:sz="0" w:space="0" w:color="auto"/>
        <w:bottom w:val="none" w:sz="0" w:space="0" w:color="auto"/>
        <w:right w:val="none" w:sz="0" w:space="0" w:color="auto"/>
      </w:divBdr>
    </w:div>
    <w:div w:id="328557271">
      <w:bodyDiv w:val="1"/>
      <w:marLeft w:val="0"/>
      <w:marRight w:val="0"/>
      <w:marTop w:val="0"/>
      <w:marBottom w:val="0"/>
      <w:divBdr>
        <w:top w:val="none" w:sz="0" w:space="0" w:color="auto"/>
        <w:left w:val="none" w:sz="0" w:space="0" w:color="auto"/>
        <w:bottom w:val="none" w:sz="0" w:space="0" w:color="auto"/>
        <w:right w:val="none" w:sz="0" w:space="0" w:color="auto"/>
      </w:divBdr>
    </w:div>
    <w:div w:id="328607347">
      <w:bodyDiv w:val="1"/>
      <w:marLeft w:val="0"/>
      <w:marRight w:val="0"/>
      <w:marTop w:val="0"/>
      <w:marBottom w:val="0"/>
      <w:divBdr>
        <w:top w:val="none" w:sz="0" w:space="0" w:color="auto"/>
        <w:left w:val="none" w:sz="0" w:space="0" w:color="auto"/>
        <w:bottom w:val="none" w:sz="0" w:space="0" w:color="auto"/>
        <w:right w:val="none" w:sz="0" w:space="0" w:color="auto"/>
      </w:divBdr>
    </w:div>
    <w:div w:id="328675896">
      <w:bodyDiv w:val="1"/>
      <w:marLeft w:val="0"/>
      <w:marRight w:val="0"/>
      <w:marTop w:val="0"/>
      <w:marBottom w:val="0"/>
      <w:divBdr>
        <w:top w:val="none" w:sz="0" w:space="0" w:color="auto"/>
        <w:left w:val="none" w:sz="0" w:space="0" w:color="auto"/>
        <w:bottom w:val="none" w:sz="0" w:space="0" w:color="auto"/>
        <w:right w:val="none" w:sz="0" w:space="0" w:color="auto"/>
      </w:divBdr>
    </w:div>
    <w:div w:id="328677207">
      <w:bodyDiv w:val="1"/>
      <w:marLeft w:val="0"/>
      <w:marRight w:val="0"/>
      <w:marTop w:val="0"/>
      <w:marBottom w:val="0"/>
      <w:divBdr>
        <w:top w:val="none" w:sz="0" w:space="0" w:color="auto"/>
        <w:left w:val="none" w:sz="0" w:space="0" w:color="auto"/>
        <w:bottom w:val="none" w:sz="0" w:space="0" w:color="auto"/>
        <w:right w:val="none" w:sz="0" w:space="0" w:color="auto"/>
      </w:divBdr>
    </w:div>
    <w:div w:id="328752011">
      <w:bodyDiv w:val="1"/>
      <w:marLeft w:val="0"/>
      <w:marRight w:val="0"/>
      <w:marTop w:val="0"/>
      <w:marBottom w:val="0"/>
      <w:divBdr>
        <w:top w:val="none" w:sz="0" w:space="0" w:color="auto"/>
        <w:left w:val="none" w:sz="0" w:space="0" w:color="auto"/>
        <w:bottom w:val="none" w:sz="0" w:space="0" w:color="auto"/>
        <w:right w:val="none" w:sz="0" w:space="0" w:color="auto"/>
      </w:divBdr>
    </w:div>
    <w:div w:id="328757668">
      <w:bodyDiv w:val="1"/>
      <w:marLeft w:val="0"/>
      <w:marRight w:val="0"/>
      <w:marTop w:val="0"/>
      <w:marBottom w:val="0"/>
      <w:divBdr>
        <w:top w:val="none" w:sz="0" w:space="0" w:color="auto"/>
        <w:left w:val="none" w:sz="0" w:space="0" w:color="auto"/>
        <w:bottom w:val="none" w:sz="0" w:space="0" w:color="auto"/>
        <w:right w:val="none" w:sz="0" w:space="0" w:color="auto"/>
      </w:divBdr>
    </w:div>
    <w:div w:id="328869317">
      <w:bodyDiv w:val="1"/>
      <w:marLeft w:val="0"/>
      <w:marRight w:val="0"/>
      <w:marTop w:val="0"/>
      <w:marBottom w:val="0"/>
      <w:divBdr>
        <w:top w:val="none" w:sz="0" w:space="0" w:color="auto"/>
        <w:left w:val="none" w:sz="0" w:space="0" w:color="auto"/>
        <w:bottom w:val="none" w:sz="0" w:space="0" w:color="auto"/>
        <w:right w:val="none" w:sz="0" w:space="0" w:color="auto"/>
      </w:divBdr>
    </w:div>
    <w:div w:id="328870936">
      <w:bodyDiv w:val="1"/>
      <w:marLeft w:val="0"/>
      <w:marRight w:val="0"/>
      <w:marTop w:val="0"/>
      <w:marBottom w:val="0"/>
      <w:divBdr>
        <w:top w:val="none" w:sz="0" w:space="0" w:color="auto"/>
        <w:left w:val="none" w:sz="0" w:space="0" w:color="auto"/>
        <w:bottom w:val="none" w:sz="0" w:space="0" w:color="auto"/>
        <w:right w:val="none" w:sz="0" w:space="0" w:color="auto"/>
      </w:divBdr>
    </w:div>
    <w:div w:id="328943584">
      <w:bodyDiv w:val="1"/>
      <w:marLeft w:val="0"/>
      <w:marRight w:val="0"/>
      <w:marTop w:val="0"/>
      <w:marBottom w:val="0"/>
      <w:divBdr>
        <w:top w:val="none" w:sz="0" w:space="0" w:color="auto"/>
        <w:left w:val="none" w:sz="0" w:space="0" w:color="auto"/>
        <w:bottom w:val="none" w:sz="0" w:space="0" w:color="auto"/>
        <w:right w:val="none" w:sz="0" w:space="0" w:color="auto"/>
      </w:divBdr>
    </w:div>
    <w:div w:id="328947423">
      <w:bodyDiv w:val="1"/>
      <w:marLeft w:val="0"/>
      <w:marRight w:val="0"/>
      <w:marTop w:val="0"/>
      <w:marBottom w:val="0"/>
      <w:divBdr>
        <w:top w:val="none" w:sz="0" w:space="0" w:color="auto"/>
        <w:left w:val="none" w:sz="0" w:space="0" w:color="auto"/>
        <w:bottom w:val="none" w:sz="0" w:space="0" w:color="auto"/>
        <w:right w:val="none" w:sz="0" w:space="0" w:color="auto"/>
      </w:divBdr>
    </w:div>
    <w:div w:id="328948456">
      <w:bodyDiv w:val="1"/>
      <w:marLeft w:val="0"/>
      <w:marRight w:val="0"/>
      <w:marTop w:val="0"/>
      <w:marBottom w:val="0"/>
      <w:divBdr>
        <w:top w:val="none" w:sz="0" w:space="0" w:color="auto"/>
        <w:left w:val="none" w:sz="0" w:space="0" w:color="auto"/>
        <w:bottom w:val="none" w:sz="0" w:space="0" w:color="auto"/>
        <w:right w:val="none" w:sz="0" w:space="0" w:color="auto"/>
      </w:divBdr>
    </w:div>
    <w:div w:id="328951389">
      <w:bodyDiv w:val="1"/>
      <w:marLeft w:val="0"/>
      <w:marRight w:val="0"/>
      <w:marTop w:val="0"/>
      <w:marBottom w:val="0"/>
      <w:divBdr>
        <w:top w:val="none" w:sz="0" w:space="0" w:color="auto"/>
        <w:left w:val="none" w:sz="0" w:space="0" w:color="auto"/>
        <w:bottom w:val="none" w:sz="0" w:space="0" w:color="auto"/>
        <w:right w:val="none" w:sz="0" w:space="0" w:color="auto"/>
      </w:divBdr>
    </w:div>
    <w:div w:id="329142626">
      <w:bodyDiv w:val="1"/>
      <w:marLeft w:val="0"/>
      <w:marRight w:val="0"/>
      <w:marTop w:val="0"/>
      <w:marBottom w:val="0"/>
      <w:divBdr>
        <w:top w:val="none" w:sz="0" w:space="0" w:color="auto"/>
        <w:left w:val="none" w:sz="0" w:space="0" w:color="auto"/>
        <w:bottom w:val="none" w:sz="0" w:space="0" w:color="auto"/>
        <w:right w:val="none" w:sz="0" w:space="0" w:color="auto"/>
      </w:divBdr>
    </w:div>
    <w:div w:id="329142730">
      <w:bodyDiv w:val="1"/>
      <w:marLeft w:val="0"/>
      <w:marRight w:val="0"/>
      <w:marTop w:val="0"/>
      <w:marBottom w:val="0"/>
      <w:divBdr>
        <w:top w:val="none" w:sz="0" w:space="0" w:color="auto"/>
        <w:left w:val="none" w:sz="0" w:space="0" w:color="auto"/>
        <w:bottom w:val="none" w:sz="0" w:space="0" w:color="auto"/>
        <w:right w:val="none" w:sz="0" w:space="0" w:color="auto"/>
      </w:divBdr>
    </w:div>
    <w:div w:id="329258899">
      <w:bodyDiv w:val="1"/>
      <w:marLeft w:val="0"/>
      <w:marRight w:val="0"/>
      <w:marTop w:val="0"/>
      <w:marBottom w:val="0"/>
      <w:divBdr>
        <w:top w:val="none" w:sz="0" w:space="0" w:color="auto"/>
        <w:left w:val="none" w:sz="0" w:space="0" w:color="auto"/>
        <w:bottom w:val="none" w:sz="0" w:space="0" w:color="auto"/>
        <w:right w:val="none" w:sz="0" w:space="0" w:color="auto"/>
      </w:divBdr>
    </w:div>
    <w:div w:id="329599322">
      <w:bodyDiv w:val="1"/>
      <w:marLeft w:val="0"/>
      <w:marRight w:val="0"/>
      <w:marTop w:val="0"/>
      <w:marBottom w:val="0"/>
      <w:divBdr>
        <w:top w:val="none" w:sz="0" w:space="0" w:color="auto"/>
        <w:left w:val="none" w:sz="0" w:space="0" w:color="auto"/>
        <w:bottom w:val="none" w:sz="0" w:space="0" w:color="auto"/>
        <w:right w:val="none" w:sz="0" w:space="0" w:color="auto"/>
      </w:divBdr>
    </w:div>
    <w:div w:id="329723061">
      <w:bodyDiv w:val="1"/>
      <w:marLeft w:val="0"/>
      <w:marRight w:val="0"/>
      <w:marTop w:val="0"/>
      <w:marBottom w:val="0"/>
      <w:divBdr>
        <w:top w:val="none" w:sz="0" w:space="0" w:color="auto"/>
        <w:left w:val="none" w:sz="0" w:space="0" w:color="auto"/>
        <w:bottom w:val="none" w:sz="0" w:space="0" w:color="auto"/>
        <w:right w:val="none" w:sz="0" w:space="0" w:color="auto"/>
      </w:divBdr>
    </w:div>
    <w:div w:id="330136268">
      <w:bodyDiv w:val="1"/>
      <w:marLeft w:val="0"/>
      <w:marRight w:val="0"/>
      <w:marTop w:val="0"/>
      <w:marBottom w:val="0"/>
      <w:divBdr>
        <w:top w:val="none" w:sz="0" w:space="0" w:color="auto"/>
        <w:left w:val="none" w:sz="0" w:space="0" w:color="auto"/>
        <w:bottom w:val="none" w:sz="0" w:space="0" w:color="auto"/>
        <w:right w:val="none" w:sz="0" w:space="0" w:color="auto"/>
      </w:divBdr>
    </w:div>
    <w:div w:id="330177972">
      <w:bodyDiv w:val="1"/>
      <w:marLeft w:val="0"/>
      <w:marRight w:val="0"/>
      <w:marTop w:val="0"/>
      <w:marBottom w:val="0"/>
      <w:divBdr>
        <w:top w:val="none" w:sz="0" w:space="0" w:color="auto"/>
        <w:left w:val="none" w:sz="0" w:space="0" w:color="auto"/>
        <w:bottom w:val="none" w:sz="0" w:space="0" w:color="auto"/>
        <w:right w:val="none" w:sz="0" w:space="0" w:color="auto"/>
      </w:divBdr>
    </w:div>
    <w:div w:id="330178804">
      <w:bodyDiv w:val="1"/>
      <w:marLeft w:val="0"/>
      <w:marRight w:val="0"/>
      <w:marTop w:val="0"/>
      <w:marBottom w:val="0"/>
      <w:divBdr>
        <w:top w:val="none" w:sz="0" w:space="0" w:color="auto"/>
        <w:left w:val="none" w:sz="0" w:space="0" w:color="auto"/>
        <w:bottom w:val="none" w:sz="0" w:space="0" w:color="auto"/>
        <w:right w:val="none" w:sz="0" w:space="0" w:color="auto"/>
      </w:divBdr>
    </w:div>
    <w:div w:id="330329306">
      <w:bodyDiv w:val="1"/>
      <w:marLeft w:val="0"/>
      <w:marRight w:val="0"/>
      <w:marTop w:val="0"/>
      <w:marBottom w:val="0"/>
      <w:divBdr>
        <w:top w:val="none" w:sz="0" w:space="0" w:color="auto"/>
        <w:left w:val="none" w:sz="0" w:space="0" w:color="auto"/>
        <w:bottom w:val="none" w:sz="0" w:space="0" w:color="auto"/>
        <w:right w:val="none" w:sz="0" w:space="0" w:color="auto"/>
      </w:divBdr>
    </w:div>
    <w:div w:id="330523209">
      <w:bodyDiv w:val="1"/>
      <w:marLeft w:val="0"/>
      <w:marRight w:val="0"/>
      <w:marTop w:val="0"/>
      <w:marBottom w:val="0"/>
      <w:divBdr>
        <w:top w:val="none" w:sz="0" w:space="0" w:color="auto"/>
        <w:left w:val="none" w:sz="0" w:space="0" w:color="auto"/>
        <w:bottom w:val="none" w:sz="0" w:space="0" w:color="auto"/>
        <w:right w:val="none" w:sz="0" w:space="0" w:color="auto"/>
      </w:divBdr>
    </w:div>
    <w:div w:id="330717299">
      <w:bodyDiv w:val="1"/>
      <w:marLeft w:val="0"/>
      <w:marRight w:val="0"/>
      <w:marTop w:val="0"/>
      <w:marBottom w:val="0"/>
      <w:divBdr>
        <w:top w:val="none" w:sz="0" w:space="0" w:color="auto"/>
        <w:left w:val="none" w:sz="0" w:space="0" w:color="auto"/>
        <w:bottom w:val="none" w:sz="0" w:space="0" w:color="auto"/>
        <w:right w:val="none" w:sz="0" w:space="0" w:color="auto"/>
      </w:divBdr>
    </w:div>
    <w:div w:id="330761351">
      <w:bodyDiv w:val="1"/>
      <w:marLeft w:val="0"/>
      <w:marRight w:val="0"/>
      <w:marTop w:val="0"/>
      <w:marBottom w:val="0"/>
      <w:divBdr>
        <w:top w:val="none" w:sz="0" w:space="0" w:color="auto"/>
        <w:left w:val="none" w:sz="0" w:space="0" w:color="auto"/>
        <w:bottom w:val="none" w:sz="0" w:space="0" w:color="auto"/>
        <w:right w:val="none" w:sz="0" w:space="0" w:color="auto"/>
      </w:divBdr>
    </w:div>
    <w:div w:id="330836791">
      <w:bodyDiv w:val="1"/>
      <w:marLeft w:val="0"/>
      <w:marRight w:val="0"/>
      <w:marTop w:val="0"/>
      <w:marBottom w:val="0"/>
      <w:divBdr>
        <w:top w:val="none" w:sz="0" w:space="0" w:color="auto"/>
        <w:left w:val="none" w:sz="0" w:space="0" w:color="auto"/>
        <w:bottom w:val="none" w:sz="0" w:space="0" w:color="auto"/>
        <w:right w:val="none" w:sz="0" w:space="0" w:color="auto"/>
      </w:divBdr>
    </w:div>
    <w:div w:id="330915988">
      <w:bodyDiv w:val="1"/>
      <w:marLeft w:val="0"/>
      <w:marRight w:val="0"/>
      <w:marTop w:val="0"/>
      <w:marBottom w:val="0"/>
      <w:divBdr>
        <w:top w:val="none" w:sz="0" w:space="0" w:color="auto"/>
        <w:left w:val="none" w:sz="0" w:space="0" w:color="auto"/>
        <w:bottom w:val="none" w:sz="0" w:space="0" w:color="auto"/>
        <w:right w:val="none" w:sz="0" w:space="0" w:color="auto"/>
      </w:divBdr>
    </w:div>
    <w:div w:id="330917595">
      <w:bodyDiv w:val="1"/>
      <w:marLeft w:val="0"/>
      <w:marRight w:val="0"/>
      <w:marTop w:val="0"/>
      <w:marBottom w:val="0"/>
      <w:divBdr>
        <w:top w:val="none" w:sz="0" w:space="0" w:color="auto"/>
        <w:left w:val="none" w:sz="0" w:space="0" w:color="auto"/>
        <w:bottom w:val="none" w:sz="0" w:space="0" w:color="auto"/>
        <w:right w:val="none" w:sz="0" w:space="0" w:color="auto"/>
      </w:divBdr>
    </w:div>
    <w:div w:id="331027130">
      <w:bodyDiv w:val="1"/>
      <w:marLeft w:val="0"/>
      <w:marRight w:val="0"/>
      <w:marTop w:val="0"/>
      <w:marBottom w:val="0"/>
      <w:divBdr>
        <w:top w:val="none" w:sz="0" w:space="0" w:color="auto"/>
        <w:left w:val="none" w:sz="0" w:space="0" w:color="auto"/>
        <w:bottom w:val="none" w:sz="0" w:space="0" w:color="auto"/>
        <w:right w:val="none" w:sz="0" w:space="0" w:color="auto"/>
      </w:divBdr>
    </w:div>
    <w:div w:id="331035151">
      <w:bodyDiv w:val="1"/>
      <w:marLeft w:val="0"/>
      <w:marRight w:val="0"/>
      <w:marTop w:val="0"/>
      <w:marBottom w:val="0"/>
      <w:divBdr>
        <w:top w:val="none" w:sz="0" w:space="0" w:color="auto"/>
        <w:left w:val="none" w:sz="0" w:space="0" w:color="auto"/>
        <w:bottom w:val="none" w:sz="0" w:space="0" w:color="auto"/>
        <w:right w:val="none" w:sz="0" w:space="0" w:color="auto"/>
      </w:divBdr>
    </w:div>
    <w:div w:id="331103314">
      <w:bodyDiv w:val="1"/>
      <w:marLeft w:val="0"/>
      <w:marRight w:val="0"/>
      <w:marTop w:val="0"/>
      <w:marBottom w:val="0"/>
      <w:divBdr>
        <w:top w:val="none" w:sz="0" w:space="0" w:color="auto"/>
        <w:left w:val="none" w:sz="0" w:space="0" w:color="auto"/>
        <w:bottom w:val="none" w:sz="0" w:space="0" w:color="auto"/>
        <w:right w:val="none" w:sz="0" w:space="0" w:color="auto"/>
      </w:divBdr>
    </w:div>
    <w:div w:id="331183247">
      <w:bodyDiv w:val="1"/>
      <w:marLeft w:val="0"/>
      <w:marRight w:val="0"/>
      <w:marTop w:val="0"/>
      <w:marBottom w:val="0"/>
      <w:divBdr>
        <w:top w:val="none" w:sz="0" w:space="0" w:color="auto"/>
        <w:left w:val="none" w:sz="0" w:space="0" w:color="auto"/>
        <w:bottom w:val="none" w:sz="0" w:space="0" w:color="auto"/>
        <w:right w:val="none" w:sz="0" w:space="0" w:color="auto"/>
      </w:divBdr>
    </w:div>
    <w:div w:id="331184961">
      <w:bodyDiv w:val="1"/>
      <w:marLeft w:val="0"/>
      <w:marRight w:val="0"/>
      <w:marTop w:val="0"/>
      <w:marBottom w:val="0"/>
      <w:divBdr>
        <w:top w:val="none" w:sz="0" w:space="0" w:color="auto"/>
        <w:left w:val="none" w:sz="0" w:space="0" w:color="auto"/>
        <w:bottom w:val="none" w:sz="0" w:space="0" w:color="auto"/>
        <w:right w:val="none" w:sz="0" w:space="0" w:color="auto"/>
      </w:divBdr>
    </w:div>
    <w:div w:id="331416038">
      <w:bodyDiv w:val="1"/>
      <w:marLeft w:val="0"/>
      <w:marRight w:val="0"/>
      <w:marTop w:val="0"/>
      <w:marBottom w:val="0"/>
      <w:divBdr>
        <w:top w:val="none" w:sz="0" w:space="0" w:color="auto"/>
        <w:left w:val="none" w:sz="0" w:space="0" w:color="auto"/>
        <w:bottom w:val="none" w:sz="0" w:space="0" w:color="auto"/>
        <w:right w:val="none" w:sz="0" w:space="0" w:color="auto"/>
      </w:divBdr>
    </w:div>
    <w:div w:id="331416371">
      <w:bodyDiv w:val="1"/>
      <w:marLeft w:val="0"/>
      <w:marRight w:val="0"/>
      <w:marTop w:val="0"/>
      <w:marBottom w:val="0"/>
      <w:divBdr>
        <w:top w:val="none" w:sz="0" w:space="0" w:color="auto"/>
        <w:left w:val="none" w:sz="0" w:space="0" w:color="auto"/>
        <w:bottom w:val="none" w:sz="0" w:space="0" w:color="auto"/>
        <w:right w:val="none" w:sz="0" w:space="0" w:color="auto"/>
      </w:divBdr>
    </w:div>
    <w:div w:id="331642075">
      <w:bodyDiv w:val="1"/>
      <w:marLeft w:val="0"/>
      <w:marRight w:val="0"/>
      <w:marTop w:val="0"/>
      <w:marBottom w:val="0"/>
      <w:divBdr>
        <w:top w:val="none" w:sz="0" w:space="0" w:color="auto"/>
        <w:left w:val="none" w:sz="0" w:space="0" w:color="auto"/>
        <w:bottom w:val="none" w:sz="0" w:space="0" w:color="auto"/>
        <w:right w:val="none" w:sz="0" w:space="0" w:color="auto"/>
      </w:divBdr>
    </w:div>
    <w:div w:id="331682106">
      <w:bodyDiv w:val="1"/>
      <w:marLeft w:val="0"/>
      <w:marRight w:val="0"/>
      <w:marTop w:val="0"/>
      <w:marBottom w:val="0"/>
      <w:divBdr>
        <w:top w:val="none" w:sz="0" w:space="0" w:color="auto"/>
        <w:left w:val="none" w:sz="0" w:space="0" w:color="auto"/>
        <w:bottom w:val="none" w:sz="0" w:space="0" w:color="auto"/>
        <w:right w:val="none" w:sz="0" w:space="0" w:color="auto"/>
      </w:divBdr>
    </w:div>
    <w:div w:id="331760917">
      <w:bodyDiv w:val="1"/>
      <w:marLeft w:val="0"/>
      <w:marRight w:val="0"/>
      <w:marTop w:val="0"/>
      <w:marBottom w:val="0"/>
      <w:divBdr>
        <w:top w:val="none" w:sz="0" w:space="0" w:color="auto"/>
        <w:left w:val="none" w:sz="0" w:space="0" w:color="auto"/>
        <w:bottom w:val="none" w:sz="0" w:space="0" w:color="auto"/>
        <w:right w:val="none" w:sz="0" w:space="0" w:color="auto"/>
      </w:divBdr>
    </w:div>
    <w:div w:id="332027257">
      <w:bodyDiv w:val="1"/>
      <w:marLeft w:val="0"/>
      <w:marRight w:val="0"/>
      <w:marTop w:val="0"/>
      <w:marBottom w:val="0"/>
      <w:divBdr>
        <w:top w:val="none" w:sz="0" w:space="0" w:color="auto"/>
        <w:left w:val="none" w:sz="0" w:space="0" w:color="auto"/>
        <w:bottom w:val="none" w:sz="0" w:space="0" w:color="auto"/>
        <w:right w:val="none" w:sz="0" w:space="0" w:color="auto"/>
      </w:divBdr>
    </w:div>
    <w:div w:id="332102081">
      <w:bodyDiv w:val="1"/>
      <w:marLeft w:val="0"/>
      <w:marRight w:val="0"/>
      <w:marTop w:val="0"/>
      <w:marBottom w:val="0"/>
      <w:divBdr>
        <w:top w:val="none" w:sz="0" w:space="0" w:color="auto"/>
        <w:left w:val="none" w:sz="0" w:space="0" w:color="auto"/>
        <w:bottom w:val="none" w:sz="0" w:space="0" w:color="auto"/>
        <w:right w:val="none" w:sz="0" w:space="0" w:color="auto"/>
      </w:divBdr>
    </w:div>
    <w:div w:id="332152088">
      <w:bodyDiv w:val="1"/>
      <w:marLeft w:val="0"/>
      <w:marRight w:val="0"/>
      <w:marTop w:val="0"/>
      <w:marBottom w:val="0"/>
      <w:divBdr>
        <w:top w:val="none" w:sz="0" w:space="0" w:color="auto"/>
        <w:left w:val="none" w:sz="0" w:space="0" w:color="auto"/>
        <w:bottom w:val="none" w:sz="0" w:space="0" w:color="auto"/>
        <w:right w:val="none" w:sz="0" w:space="0" w:color="auto"/>
      </w:divBdr>
    </w:div>
    <w:div w:id="332296674">
      <w:bodyDiv w:val="1"/>
      <w:marLeft w:val="0"/>
      <w:marRight w:val="0"/>
      <w:marTop w:val="0"/>
      <w:marBottom w:val="0"/>
      <w:divBdr>
        <w:top w:val="none" w:sz="0" w:space="0" w:color="auto"/>
        <w:left w:val="none" w:sz="0" w:space="0" w:color="auto"/>
        <w:bottom w:val="none" w:sz="0" w:space="0" w:color="auto"/>
        <w:right w:val="none" w:sz="0" w:space="0" w:color="auto"/>
      </w:divBdr>
    </w:div>
    <w:div w:id="332343983">
      <w:bodyDiv w:val="1"/>
      <w:marLeft w:val="0"/>
      <w:marRight w:val="0"/>
      <w:marTop w:val="0"/>
      <w:marBottom w:val="0"/>
      <w:divBdr>
        <w:top w:val="none" w:sz="0" w:space="0" w:color="auto"/>
        <w:left w:val="none" w:sz="0" w:space="0" w:color="auto"/>
        <w:bottom w:val="none" w:sz="0" w:space="0" w:color="auto"/>
        <w:right w:val="none" w:sz="0" w:space="0" w:color="auto"/>
      </w:divBdr>
    </w:div>
    <w:div w:id="332412564">
      <w:bodyDiv w:val="1"/>
      <w:marLeft w:val="0"/>
      <w:marRight w:val="0"/>
      <w:marTop w:val="0"/>
      <w:marBottom w:val="0"/>
      <w:divBdr>
        <w:top w:val="none" w:sz="0" w:space="0" w:color="auto"/>
        <w:left w:val="none" w:sz="0" w:space="0" w:color="auto"/>
        <w:bottom w:val="none" w:sz="0" w:space="0" w:color="auto"/>
        <w:right w:val="none" w:sz="0" w:space="0" w:color="auto"/>
      </w:divBdr>
    </w:div>
    <w:div w:id="332680582">
      <w:bodyDiv w:val="1"/>
      <w:marLeft w:val="0"/>
      <w:marRight w:val="0"/>
      <w:marTop w:val="0"/>
      <w:marBottom w:val="0"/>
      <w:divBdr>
        <w:top w:val="none" w:sz="0" w:space="0" w:color="auto"/>
        <w:left w:val="none" w:sz="0" w:space="0" w:color="auto"/>
        <w:bottom w:val="none" w:sz="0" w:space="0" w:color="auto"/>
        <w:right w:val="none" w:sz="0" w:space="0" w:color="auto"/>
      </w:divBdr>
    </w:div>
    <w:div w:id="332805864">
      <w:bodyDiv w:val="1"/>
      <w:marLeft w:val="0"/>
      <w:marRight w:val="0"/>
      <w:marTop w:val="0"/>
      <w:marBottom w:val="0"/>
      <w:divBdr>
        <w:top w:val="none" w:sz="0" w:space="0" w:color="auto"/>
        <w:left w:val="none" w:sz="0" w:space="0" w:color="auto"/>
        <w:bottom w:val="none" w:sz="0" w:space="0" w:color="auto"/>
        <w:right w:val="none" w:sz="0" w:space="0" w:color="auto"/>
      </w:divBdr>
    </w:div>
    <w:div w:id="332996141">
      <w:bodyDiv w:val="1"/>
      <w:marLeft w:val="0"/>
      <w:marRight w:val="0"/>
      <w:marTop w:val="0"/>
      <w:marBottom w:val="0"/>
      <w:divBdr>
        <w:top w:val="none" w:sz="0" w:space="0" w:color="auto"/>
        <w:left w:val="none" w:sz="0" w:space="0" w:color="auto"/>
        <w:bottom w:val="none" w:sz="0" w:space="0" w:color="auto"/>
        <w:right w:val="none" w:sz="0" w:space="0" w:color="auto"/>
      </w:divBdr>
    </w:div>
    <w:div w:id="332997433">
      <w:bodyDiv w:val="1"/>
      <w:marLeft w:val="0"/>
      <w:marRight w:val="0"/>
      <w:marTop w:val="0"/>
      <w:marBottom w:val="0"/>
      <w:divBdr>
        <w:top w:val="none" w:sz="0" w:space="0" w:color="auto"/>
        <w:left w:val="none" w:sz="0" w:space="0" w:color="auto"/>
        <w:bottom w:val="none" w:sz="0" w:space="0" w:color="auto"/>
        <w:right w:val="none" w:sz="0" w:space="0" w:color="auto"/>
      </w:divBdr>
    </w:div>
    <w:div w:id="333345092">
      <w:bodyDiv w:val="1"/>
      <w:marLeft w:val="0"/>
      <w:marRight w:val="0"/>
      <w:marTop w:val="0"/>
      <w:marBottom w:val="0"/>
      <w:divBdr>
        <w:top w:val="none" w:sz="0" w:space="0" w:color="auto"/>
        <w:left w:val="none" w:sz="0" w:space="0" w:color="auto"/>
        <w:bottom w:val="none" w:sz="0" w:space="0" w:color="auto"/>
        <w:right w:val="none" w:sz="0" w:space="0" w:color="auto"/>
      </w:divBdr>
    </w:div>
    <w:div w:id="333384179">
      <w:bodyDiv w:val="1"/>
      <w:marLeft w:val="0"/>
      <w:marRight w:val="0"/>
      <w:marTop w:val="0"/>
      <w:marBottom w:val="0"/>
      <w:divBdr>
        <w:top w:val="none" w:sz="0" w:space="0" w:color="auto"/>
        <w:left w:val="none" w:sz="0" w:space="0" w:color="auto"/>
        <w:bottom w:val="none" w:sz="0" w:space="0" w:color="auto"/>
        <w:right w:val="none" w:sz="0" w:space="0" w:color="auto"/>
      </w:divBdr>
    </w:div>
    <w:div w:id="333458989">
      <w:bodyDiv w:val="1"/>
      <w:marLeft w:val="0"/>
      <w:marRight w:val="0"/>
      <w:marTop w:val="0"/>
      <w:marBottom w:val="0"/>
      <w:divBdr>
        <w:top w:val="none" w:sz="0" w:space="0" w:color="auto"/>
        <w:left w:val="none" w:sz="0" w:space="0" w:color="auto"/>
        <w:bottom w:val="none" w:sz="0" w:space="0" w:color="auto"/>
        <w:right w:val="none" w:sz="0" w:space="0" w:color="auto"/>
      </w:divBdr>
    </w:div>
    <w:div w:id="333652597">
      <w:bodyDiv w:val="1"/>
      <w:marLeft w:val="0"/>
      <w:marRight w:val="0"/>
      <w:marTop w:val="0"/>
      <w:marBottom w:val="0"/>
      <w:divBdr>
        <w:top w:val="none" w:sz="0" w:space="0" w:color="auto"/>
        <w:left w:val="none" w:sz="0" w:space="0" w:color="auto"/>
        <w:bottom w:val="none" w:sz="0" w:space="0" w:color="auto"/>
        <w:right w:val="none" w:sz="0" w:space="0" w:color="auto"/>
      </w:divBdr>
    </w:div>
    <w:div w:id="333654668">
      <w:bodyDiv w:val="1"/>
      <w:marLeft w:val="0"/>
      <w:marRight w:val="0"/>
      <w:marTop w:val="0"/>
      <w:marBottom w:val="0"/>
      <w:divBdr>
        <w:top w:val="none" w:sz="0" w:space="0" w:color="auto"/>
        <w:left w:val="none" w:sz="0" w:space="0" w:color="auto"/>
        <w:bottom w:val="none" w:sz="0" w:space="0" w:color="auto"/>
        <w:right w:val="none" w:sz="0" w:space="0" w:color="auto"/>
      </w:divBdr>
    </w:div>
    <w:div w:id="333798922">
      <w:bodyDiv w:val="1"/>
      <w:marLeft w:val="0"/>
      <w:marRight w:val="0"/>
      <w:marTop w:val="0"/>
      <w:marBottom w:val="0"/>
      <w:divBdr>
        <w:top w:val="none" w:sz="0" w:space="0" w:color="auto"/>
        <w:left w:val="none" w:sz="0" w:space="0" w:color="auto"/>
        <w:bottom w:val="none" w:sz="0" w:space="0" w:color="auto"/>
        <w:right w:val="none" w:sz="0" w:space="0" w:color="auto"/>
      </w:divBdr>
    </w:div>
    <w:div w:id="334069203">
      <w:bodyDiv w:val="1"/>
      <w:marLeft w:val="0"/>
      <w:marRight w:val="0"/>
      <w:marTop w:val="0"/>
      <w:marBottom w:val="0"/>
      <w:divBdr>
        <w:top w:val="none" w:sz="0" w:space="0" w:color="auto"/>
        <w:left w:val="none" w:sz="0" w:space="0" w:color="auto"/>
        <w:bottom w:val="none" w:sz="0" w:space="0" w:color="auto"/>
        <w:right w:val="none" w:sz="0" w:space="0" w:color="auto"/>
      </w:divBdr>
    </w:div>
    <w:div w:id="334233875">
      <w:bodyDiv w:val="1"/>
      <w:marLeft w:val="0"/>
      <w:marRight w:val="0"/>
      <w:marTop w:val="0"/>
      <w:marBottom w:val="0"/>
      <w:divBdr>
        <w:top w:val="none" w:sz="0" w:space="0" w:color="auto"/>
        <w:left w:val="none" w:sz="0" w:space="0" w:color="auto"/>
        <w:bottom w:val="none" w:sz="0" w:space="0" w:color="auto"/>
        <w:right w:val="none" w:sz="0" w:space="0" w:color="auto"/>
      </w:divBdr>
    </w:div>
    <w:div w:id="334307564">
      <w:bodyDiv w:val="1"/>
      <w:marLeft w:val="0"/>
      <w:marRight w:val="0"/>
      <w:marTop w:val="0"/>
      <w:marBottom w:val="0"/>
      <w:divBdr>
        <w:top w:val="none" w:sz="0" w:space="0" w:color="auto"/>
        <w:left w:val="none" w:sz="0" w:space="0" w:color="auto"/>
        <w:bottom w:val="none" w:sz="0" w:space="0" w:color="auto"/>
        <w:right w:val="none" w:sz="0" w:space="0" w:color="auto"/>
      </w:divBdr>
    </w:div>
    <w:div w:id="334504089">
      <w:bodyDiv w:val="1"/>
      <w:marLeft w:val="0"/>
      <w:marRight w:val="0"/>
      <w:marTop w:val="0"/>
      <w:marBottom w:val="0"/>
      <w:divBdr>
        <w:top w:val="none" w:sz="0" w:space="0" w:color="auto"/>
        <w:left w:val="none" w:sz="0" w:space="0" w:color="auto"/>
        <w:bottom w:val="none" w:sz="0" w:space="0" w:color="auto"/>
        <w:right w:val="none" w:sz="0" w:space="0" w:color="auto"/>
      </w:divBdr>
    </w:div>
    <w:div w:id="334578759">
      <w:bodyDiv w:val="1"/>
      <w:marLeft w:val="0"/>
      <w:marRight w:val="0"/>
      <w:marTop w:val="0"/>
      <w:marBottom w:val="0"/>
      <w:divBdr>
        <w:top w:val="none" w:sz="0" w:space="0" w:color="auto"/>
        <w:left w:val="none" w:sz="0" w:space="0" w:color="auto"/>
        <w:bottom w:val="none" w:sz="0" w:space="0" w:color="auto"/>
        <w:right w:val="none" w:sz="0" w:space="0" w:color="auto"/>
      </w:divBdr>
    </w:div>
    <w:div w:id="334697326">
      <w:bodyDiv w:val="1"/>
      <w:marLeft w:val="0"/>
      <w:marRight w:val="0"/>
      <w:marTop w:val="0"/>
      <w:marBottom w:val="0"/>
      <w:divBdr>
        <w:top w:val="none" w:sz="0" w:space="0" w:color="auto"/>
        <w:left w:val="none" w:sz="0" w:space="0" w:color="auto"/>
        <w:bottom w:val="none" w:sz="0" w:space="0" w:color="auto"/>
        <w:right w:val="none" w:sz="0" w:space="0" w:color="auto"/>
      </w:divBdr>
    </w:div>
    <w:div w:id="334698655">
      <w:bodyDiv w:val="1"/>
      <w:marLeft w:val="0"/>
      <w:marRight w:val="0"/>
      <w:marTop w:val="0"/>
      <w:marBottom w:val="0"/>
      <w:divBdr>
        <w:top w:val="none" w:sz="0" w:space="0" w:color="auto"/>
        <w:left w:val="none" w:sz="0" w:space="0" w:color="auto"/>
        <w:bottom w:val="none" w:sz="0" w:space="0" w:color="auto"/>
        <w:right w:val="none" w:sz="0" w:space="0" w:color="auto"/>
      </w:divBdr>
    </w:div>
    <w:div w:id="335377827">
      <w:bodyDiv w:val="1"/>
      <w:marLeft w:val="0"/>
      <w:marRight w:val="0"/>
      <w:marTop w:val="0"/>
      <w:marBottom w:val="0"/>
      <w:divBdr>
        <w:top w:val="none" w:sz="0" w:space="0" w:color="auto"/>
        <w:left w:val="none" w:sz="0" w:space="0" w:color="auto"/>
        <w:bottom w:val="none" w:sz="0" w:space="0" w:color="auto"/>
        <w:right w:val="none" w:sz="0" w:space="0" w:color="auto"/>
      </w:divBdr>
    </w:div>
    <w:div w:id="335498117">
      <w:bodyDiv w:val="1"/>
      <w:marLeft w:val="0"/>
      <w:marRight w:val="0"/>
      <w:marTop w:val="0"/>
      <w:marBottom w:val="0"/>
      <w:divBdr>
        <w:top w:val="none" w:sz="0" w:space="0" w:color="auto"/>
        <w:left w:val="none" w:sz="0" w:space="0" w:color="auto"/>
        <w:bottom w:val="none" w:sz="0" w:space="0" w:color="auto"/>
        <w:right w:val="none" w:sz="0" w:space="0" w:color="auto"/>
      </w:divBdr>
    </w:div>
    <w:div w:id="335501005">
      <w:bodyDiv w:val="1"/>
      <w:marLeft w:val="0"/>
      <w:marRight w:val="0"/>
      <w:marTop w:val="0"/>
      <w:marBottom w:val="0"/>
      <w:divBdr>
        <w:top w:val="none" w:sz="0" w:space="0" w:color="auto"/>
        <w:left w:val="none" w:sz="0" w:space="0" w:color="auto"/>
        <w:bottom w:val="none" w:sz="0" w:space="0" w:color="auto"/>
        <w:right w:val="none" w:sz="0" w:space="0" w:color="auto"/>
      </w:divBdr>
    </w:div>
    <w:div w:id="335619266">
      <w:bodyDiv w:val="1"/>
      <w:marLeft w:val="0"/>
      <w:marRight w:val="0"/>
      <w:marTop w:val="0"/>
      <w:marBottom w:val="0"/>
      <w:divBdr>
        <w:top w:val="none" w:sz="0" w:space="0" w:color="auto"/>
        <w:left w:val="none" w:sz="0" w:space="0" w:color="auto"/>
        <w:bottom w:val="none" w:sz="0" w:space="0" w:color="auto"/>
        <w:right w:val="none" w:sz="0" w:space="0" w:color="auto"/>
      </w:divBdr>
    </w:div>
    <w:div w:id="335689428">
      <w:bodyDiv w:val="1"/>
      <w:marLeft w:val="0"/>
      <w:marRight w:val="0"/>
      <w:marTop w:val="0"/>
      <w:marBottom w:val="0"/>
      <w:divBdr>
        <w:top w:val="none" w:sz="0" w:space="0" w:color="auto"/>
        <w:left w:val="none" w:sz="0" w:space="0" w:color="auto"/>
        <w:bottom w:val="none" w:sz="0" w:space="0" w:color="auto"/>
        <w:right w:val="none" w:sz="0" w:space="0" w:color="auto"/>
      </w:divBdr>
    </w:div>
    <w:div w:id="335961498">
      <w:bodyDiv w:val="1"/>
      <w:marLeft w:val="0"/>
      <w:marRight w:val="0"/>
      <w:marTop w:val="0"/>
      <w:marBottom w:val="0"/>
      <w:divBdr>
        <w:top w:val="none" w:sz="0" w:space="0" w:color="auto"/>
        <w:left w:val="none" w:sz="0" w:space="0" w:color="auto"/>
        <w:bottom w:val="none" w:sz="0" w:space="0" w:color="auto"/>
        <w:right w:val="none" w:sz="0" w:space="0" w:color="auto"/>
      </w:divBdr>
    </w:div>
    <w:div w:id="336035046">
      <w:bodyDiv w:val="1"/>
      <w:marLeft w:val="0"/>
      <w:marRight w:val="0"/>
      <w:marTop w:val="0"/>
      <w:marBottom w:val="0"/>
      <w:divBdr>
        <w:top w:val="none" w:sz="0" w:space="0" w:color="auto"/>
        <w:left w:val="none" w:sz="0" w:space="0" w:color="auto"/>
        <w:bottom w:val="none" w:sz="0" w:space="0" w:color="auto"/>
        <w:right w:val="none" w:sz="0" w:space="0" w:color="auto"/>
      </w:divBdr>
    </w:div>
    <w:div w:id="336150401">
      <w:bodyDiv w:val="1"/>
      <w:marLeft w:val="0"/>
      <w:marRight w:val="0"/>
      <w:marTop w:val="0"/>
      <w:marBottom w:val="0"/>
      <w:divBdr>
        <w:top w:val="none" w:sz="0" w:space="0" w:color="auto"/>
        <w:left w:val="none" w:sz="0" w:space="0" w:color="auto"/>
        <w:bottom w:val="none" w:sz="0" w:space="0" w:color="auto"/>
        <w:right w:val="none" w:sz="0" w:space="0" w:color="auto"/>
      </w:divBdr>
    </w:div>
    <w:div w:id="336231015">
      <w:bodyDiv w:val="1"/>
      <w:marLeft w:val="0"/>
      <w:marRight w:val="0"/>
      <w:marTop w:val="0"/>
      <w:marBottom w:val="0"/>
      <w:divBdr>
        <w:top w:val="none" w:sz="0" w:space="0" w:color="auto"/>
        <w:left w:val="none" w:sz="0" w:space="0" w:color="auto"/>
        <w:bottom w:val="none" w:sz="0" w:space="0" w:color="auto"/>
        <w:right w:val="none" w:sz="0" w:space="0" w:color="auto"/>
      </w:divBdr>
    </w:div>
    <w:div w:id="336231287">
      <w:bodyDiv w:val="1"/>
      <w:marLeft w:val="0"/>
      <w:marRight w:val="0"/>
      <w:marTop w:val="0"/>
      <w:marBottom w:val="0"/>
      <w:divBdr>
        <w:top w:val="none" w:sz="0" w:space="0" w:color="auto"/>
        <w:left w:val="none" w:sz="0" w:space="0" w:color="auto"/>
        <w:bottom w:val="none" w:sz="0" w:space="0" w:color="auto"/>
        <w:right w:val="none" w:sz="0" w:space="0" w:color="auto"/>
      </w:divBdr>
    </w:div>
    <w:div w:id="336425149">
      <w:bodyDiv w:val="1"/>
      <w:marLeft w:val="0"/>
      <w:marRight w:val="0"/>
      <w:marTop w:val="0"/>
      <w:marBottom w:val="0"/>
      <w:divBdr>
        <w:top w:val="none" w:sz="0" w:space="0" w:color="auto"/>
        <w:left w:val="none" w:sz="0" w:space="0" w:color="auto"/>
        <w:bottom w:val="none" w:sz="0" w:space="0" w:color="auto"/>
        <w:right w:val="none" w:sz="0" w:space="0" w:color="auto"/>
      </w:divBdr>
    </w:div>
    <w:div w:id="336613741">
      <w:bodyDiv w:val="1"/>
      <w:marLeft w:val="0"/>
      <w:marRight w:val="0"/>
      <w:marTop w:val="0"/>
      <w:marBottom w:val="0"/>
      <w:divBdr>
        <w:top w:val="none" w:sz="0" w:space="0" w:color="auto"/>
        <w:left w:val="none" w:sz="0" w:space="0" w:color="auto"/>
        <w:bottom w:val="none" w:sz="0" w:space="0" w:color="auto"/>
        <w:right w:val="none" w:sz="0" w:space="0" w:color="auto"/>
      </w:divBdr>
    </w:div>
    <w:div w:id="336856052">
      <w:bodyDiv w:val="1"/>
      <w:marLeft w:val="0"/>
      <w:marRight w:val="0"/>
      <w:marTop w:val="0"/>
      <w:marBottom w:val="0"/>
      <w:divBdr>
        <w:top w:val="none" w:sz="0" w:space="0" w:color="auto"/>
        <w:left w:val="none" w:sz="0" w:space="0" w:color="auto"/>
        <w:bottom w:val="none" w:sz="0" w:space="0" w:color="auto"/>
        <w:right w:val="none" w:sz="0" w:space="0" w:color="auto"/>
      </w:divBdr>
    </w:div>
    <w:div w:id="337319538">
      <w:bodyDiv w:val="1"/>
      <w:marLeft w:val="0"/>
      <w:marRight w:val="0"/>
      <w:marTop w:val="0"/>
      <w:marBottom w:val="0"/>
      <w:divBdr>
        <w:top w:val="none" w:sz="0" w:space="0" w:color="auto"/>
        <w:left w:val="none" w:sz="0" w:space="0" w:color="auto"/>
        <w:bottom w:val="none" w:sz="0" w:space="0" w:color="auto"/>
        <w:right w:val="none" w:sz="0" w:space="0" w:color="auto"/>
      </w:divBdr>
    </w:div>
    <w:div w:id="337462889">
      <w:bodyDiv w:val="1"/>
      <w:marLeft w:val="0"/>
      <w:marRight w:val="0"/>
      <w:marTop w:val="0"/>
      <w:marBottom w:val="0"/>
      <w:divBdr>
        <w:top w:val="none" w:sz="0" w:space="0" w:color="auto"/>
        <w:left w:val="none" w:sz="0" w:space="0" w:color="auto"/>
        <w:bottom w:val="none" w:sz="0" w:space="0" w:color="auto"/>
        <w:right w:val="none" w:sz="0" w:space="0" w:color="auto"/>
      </w:divBdr>
    </w:div>
    <w:div w:id="337772957">
      <w:bodyDiv w:val="1"/>
      <w:marLeft w:val="0"/>
      <w:marRight w:val="0"/>
      <w:marTop w:val="0"/>
      <w:marBottom w:val="0"/>
      <w:divBdr>
        <w:top w:val="none" w:sz="0" w:space="0" w:color="auto"/>
        <w:left w:val="none" w:sz="0" w:space="0" w:color="auto"/>
        <w:bottom w:val="none" w:sz="0" w:space="0" w:color="auto"/>
        <w:right w:val="none" w:sz="0" w:space="0" w:color="auto"/>
      </w:divBdr>
    </w:div>
    <w:div w:id="337927294">
      <w:bodyDiv w:val="1"/>
      <w:marLeft w:val="0"/>
      <w:marRight w:val="0"/>
      <w:marTop w:val="0"/>
      <w:marBottom w:val="0"/>
      <w:divBdr>
        <w:top w:val="none" w:sz="0" w:space="0" w:color="auto"/>
        <w:left w:val="none" w:sz="0" w:space="0" w:color="auto"/>
        <w:bottom w:val="none" w:sz="0" w:space="0" w:color="auto"/>
        <w:right w:val="none" w:sz="0" w:space="0" w:color="auto"/>
      </w:divBdr>
    </w:div>
    <w:div w:id="338195773">
      <w:bodyDiv w:val="1"/>
      <w:marLeft w:val="0"/>
      <w:marRight w:val="0"/>
      <w:marTop w:val="0"/>
      <w:marBottom w:val="0"/>
      <w:divBdr>
        <w:top w:val="none" w:sz="0" w:space="0" w:color="auto"/>
        <w:left w:val="none" w:sz="0" w:space="0" w:color="auto"/>
        <w:bottom w:val="none" w:sz="0" w:space="0" w:color="auto"/>
        <w:right w:val="none" w:sz="0" w:space="0" w:color="auto"/>
      </w:divBdr>
    </w:div>
    <w:div w:id="338393235">
      <w:bodyDiv w:val="1"/>
      <w:marLeft w:val="0"/>
      <w:marRight w:val="0"/>
      <w:marTop w:val="0"/>
      <w:marBottom w:val="0"/>
      <w:divBdr>
        <w:top w:val="none" w:sz="0" w:space="0" w:color="auto"/>
        <w:left w:val="none" w:sz="0" w:space="0" w:color="auto"/>
        <w:bottom w:val="none" w:sz="0" w:space="0" w:color="auto"/>
        <w:right w:val="none" w:sz="0" w:space="0" w:color="auto"/>
      </w:divBdr>
    </w:div>
    <w:div w:id="338628124">
      <w:bodyDiv w:val="1"/>
      <w:marLeft w:val="0"/>
      <w:marRight w:val="0"/>
      <w:marTop w:val="0"/>
      <w:marBottom w:val="0"/>
      <w:divBdr>
        <w:top w:val="none" w:sz="0" w:space="0" w:color="auto"/>
        <w:left w:val="none" w:sz="0" w:space="0" w:color="auto"/>
        <w:bottom w:val="none" w:sz="0" w:space="0" w:color="auto"/>
        <w:right w:val="none" w:sz="0" w:space="0" w:color="auto"/>
      </w:divBdr>
    </w:div>
    <w:div w:id="338847369">
      <w:bodyDiv w:val="1"/>
      <w:marLeft w:val="0"/>
      <w:marRight w:val="0"/>
      <w:marTop w:val="0"/>
      <w:marBottom w:val="0"/>
      <w:divBdr>
        <w:top w:val="none" w:sz="0" w:space="0" w:color="auto"/>
        <w:left w:val="none" w:sz="0" w:space="0" w:color="auto"/>
        <w:bottom w:val="none" w:sz="0" w:space="0" w:color="auto"/>
        <w:right w:val="none" w:sz="0" w:space="0" w:color="auto"/>
      </w:divBdr>
    </w:div>
    <w:div w:id="338972939">
      <w:bodyDiv w:val="1"/>
      <w:marLeft w:val="0"/>
      <w:marRight w:val="0"/>
      <w:marTop w:val="0"/>
      <w:marBottom w:val="0"/>
      <w:divBdr>
        <w:top w:val="none" w:sz="0" w:space="0" w:color="auto"/>
        <w:left w:val="none" w:sz="0" w:space="0" w:color="auto"/>
        <w:bottom w:val="none" w:sz="0" w:space="0" w:color="auto"/>
        <w:right w:val="none" w:sz="0" w:space="0" w:color="auto"/>
      </w:divBdr>
    </w:div>
    <w:div w:id="339048313">
      <w:bodyDiv w:val="1"/>
      <w:marLeft w:val="0"/>
      <w:marRight w:val="0"/>
      <w:marTop w:val="0"/>
      <w:marBottom w:val="0"/>
      <w:divBdr>
        <w:top w:val="none" w:sz="0" w:space="0" w:color="auto"/>
        <w:left w:val="none" w:sz="0" w:space="0" w:color="auto"/>
        <w:bottom w:val="none" w:sz="0" w:space="0" w:color="auto"/>
        <w:right w:val="none" w:sz="0" w:space="0" w:color="auto"/>
      </w:divBdr>
    </w:div>
    <w:div w:id="339085451">
      <w:bodyDiv w:val="1"/>
      <w:marLeft w:val="0"/>
      <w:marRight w:val="0"/>
      <w:marTop w:val="0"/>
      <w:marBottom w:val="0"/>
      <w:divBdr>
        <w:top w:val="none" w:sz="0" w:space="0" w:color="auto"/>
        <w:left w:val="none" w:sz="0" w:space="0" w:color="auto"/>
        <w:bottom w:val="none" w:sz="0" w:space="0" w:color="auto"/>
        <w:right w:val="none" w:sz="0" w:space="0" w:color="auto"/>
      </w:divBdr>
    </w:div>
    <w:div w:id="339241535">
      <w:bodyDiv w:val="1"/>
      <w:marLeft w:val="0"/>
      <w:marRight w:val="0"/>
      <w:marTop w:val="0"/>
      <w:marBottom w:val="0"/>
      <w:divBdr>
        <w:top w:val="none" w:sz="0" w:space="0" w:color="auto"/>
        <w:left w:val="none" w:sz="0" w:space="0" w:color="auto"/>
        <w:bottom w:val="none" w:sz="0" w:space="0" w:color="auto"/>
        <w:right w:val="none" w:sz="0" w:space="0" w:color="auto"/>
      </w:divBdr>
    </w:div>
    <w:div w:id="339279985">
      <w:bodyDiv w:val="1"/>
      <w:marLeft w:val="0"/>
      <w:marRight w:val="0"/>
      <w:marTop w:val="0"/>
      <w:marBottom w:val="0"/>
      <w:divBdr>
        <w:top w:val="none" w:sz="0" w:space="0" w:color="auto"/>
        <w:left w:val="none" w:sz="0" w:space="0" w:color="auto"/>
        <w:bottom w:val="none" w:sz="0" w:space="0" w:color="auto"/>
        <w:right w:val="none" w:sz="0" w:space="0" w:color="auto"/>
      </w:divBdr>
    </w:div>
    <w:div w:id="339428719">
      <w:bodyDiv w:val="1"/>
      <w:marLeft w:val="0"/>
      <w:marRight w:val="0"/>
      <w:marTop w:val="0"/>
      <w:marBottom w:val="0"/>
      <w:divBdr>
        <w:top w:val="none" w:sz="0" w:space="0" w:color="auto"/>
        <w:left w:val="none" w:sz="0" w:space="0" w:color="auto"/>
        <w:bottom w:val="none" w:sz="0" w:space="0" w:color="auto"/>
        <w:right w:val="none" w:sz="0" w:space="0" w:color="auto"/>
      </w:divBdr>
    </w:div>
    <w:div w:id="339430769">
      <w:bodyDiv w:val="1"/>
      <w:marLeft w:val="0"/>
      <w:marRight w:val="0"/>
      <w:marTop w:val="0"/>
      <w:marBottom w:val="0"/>
      <w:divBdr>
        <w:top w:val="none" w:sz="0" w:space="0" w:color="auto"/>
        <w:left w:val="none" w:sz="0" w:space="0" w:color="auto"/>
        <w:bottom w:val="none" w:sz="0" w:space="0" w:color="auto"/>
        <w:right w:val="none" w:sz="0" w:space="0" w:color="auto"/>
      </w:divBdr>
    </w:div>
    <w:div w:id="340086799">
      <w:bodyDiv w:val="1"/>
      <w:marLeft w:val="0"/>
      <w:marRight w:val="0"/>
      <w:marTop w:val="0"/>
      <w:marBottom w:val="0"/>
      <w:divBdr>
        <w:top w:val="none" w:sz="0" w:space="0" w:color="auto"/>
        <w:left w:val="none" w:sz="0" w:space="0" w:color="auto"/>
        <w:bottom w:val="none" w:sz="0" w:space="0" w:color="auto"/>
        <w:right w:val="none" w:sz="0" w:space="0" w:color="auto"/>
      </w:divBdr>
    </w:div>
    <w:div w:id="340090453">
      <w:bodyDiv w:val="1"/>
      <w:marLeft w:val="0"/>
      <w:marRight w:val="0"/>
      <w:marTop w:val="0"/>
      <w:marBottom w:val="0"/>
      <w:divBdr>
        <w:top w:val="none" w:sz="0" w:space="0" w:color="auto"/>
        <w:left w:val="none" w:sz="0" w:space="0" w:color="auto"/>
        <w:bottom w:val="none" w:sz="0" w:space="0" w:color="auto"/>
        <w:right w:val="none" w:sz="0" w:space="0" w:color="auto"/>
      </w:divBdr>
    </w:div>
    <w:div w:id="340157313">
      <w:bodyDiv w:val="1"/>
      <w:marLeft w:val="0"/>
      <w:marRight w:val="0"/>
      <w:marTop w:val="0"/>
      <w:marBottom w:val="0"/>
      <w:divBdr>
        <w:top w:val="none" w:sz="0" w:space="0" w:color="auto"/>
        <w:left w:val="none" w:sz="0" w:space="0" w:color="auto"/>
        <w:bottom w:val="none" w:sz="0" w:space="0" w:color="auto"/>
        <w:right w:val="none" w:sz="0" w:space="0" w:color="auto"/>
      </w:divBdr>
    </w:div>
    <w:div w:id="340277026">
      <w:bodyDiv w:val="1"/>
      <w:marLeft w:val="0"/>
      <w:marRight w:val="0"/>
      <w:marTop w:val="0"/>
      <w:marBottom w:val="0"/>
      <w:divBdr>
        <w:top w:val="none" w:sz="0" w:space="0" w:color="auto"/>
        <w:left w:val="none" w:sz="0" w:space="0" w:color="auto"/>
        <w:bottom w:val="none" w:sz="0" w:space="0" w:color="auto"/>
        <w:right w:val="none" w:sz="0" w:space="0" w:color="auto"/>
      </w:divBdr>
    </w:div>
    <w:div w:id="340470047">
      <w:bodyDiv w:val="1"/>
      <w:marLeft w:val="0"/>
      <w:marRight w:val="0"/>
      <w:marTop w:val="0"/>
      <w:marBottom w:val="0"/>
      <w:divBdr>
        <w:top w:val="none" w:sz="0" w:space="0" w:color="auto"/>
        <w:left w:val="none" w:sz="0" w:space="0" w:color="auto"/>
        <w:bottom w:val="none" w:sz="0" w:space="0" w:color="auto"/>
        <w:right w:val="none" w:sz="0" w:space="0" w:color="auto"/>
      </w:divBdr>
    </w:div>
    <w:div w:id="340474979">
      <w:bodyDiv w:val="1"/>
      <w:marLeft w:val="0"/>
      <w:marRight w:val="0"/>
      <w:marTop w:val="0"/>
      <w:marBottom w:val="0"/>
      <w:divBdr>
        <w:top w:val="none" w:sz="0" w:space="0" w:color="auto"/>
        <w:left w:val="none" w:sz="0" w:space="0" w:color="auto"/>
        <w:bottom w:val="none" w:sz="0" w:space="0" w:color="auto"/>
        <w:right w:val="none" w:sz="0" w:space="0" w:color="auto"/>
      </w:divBdr>
    </w:div>
    <w:div w:id="340814348">
      <w:bodyDiv w:val="1"/>
      <w:marLeft w:val="0"/>
      <w:marRight w:val="0"/>
      <w:marTop w:val="0"/>
      <w:marBottom w:val="0"/>
      <w:divBdr>
        <w:top w:val="none" w:sz="0" w:space="0" w:color="auto"/>
        <w:left w:val="none" w:sz="0" w:space="0" w:color="auto"/>
        <w:bottom w:val="none" w:sz="0" w:space="0" w:color="auto"/>
        <w:right w:val="none" w:sz="0" w:space="0" w:color="auto"/>
      </w:divBdr>
    </w:div>
    <w:div w:id="340932358">
      <w:bodyDiv w:val="1"/>
      <w:marLeft w:val="0"/>
      <w:marRight w:val="0"/>
      <w:marTop w:val="0"/>
      <w:marBottom w:val="0"/>
      <w:divBdr>
        <w:top w:val="none" w:sz="0" w:space="0" w:color="auto"/>
        <w:left w:val="none" w:sz="0" w:space="0" w:color="auto"/>
        <w:bottom w:val="none" w:sz="0" w:space="0" w:color="auto"/>
        <w:right w:val="none" w:sz="0" w:space="0" w:color="auto"/>
      </w:divBdr>
    </w:div>
    <w:div w:id="341010466">
      <w:bodyDiv w:val="1"/>
      <w:marLeft w:val="0"/>
      <w:marRight w:val="0"/>
      <w:marTop w:val="0"/>
      <w:marBottom w:val="0"/>
      <w:divBdr>
        <w:top w:val="none" w:sz="0" w:space="0" w:color="auto"/>
        <w:left w:val="none" w:sz="0" w:space="0" w:color="auto"/>
        <w:bottom w:val="none" w:sz="0" w:space="0" w:color="auto"/>
        <w:right w:val="none" w:sz="0" w:space="0" w:color="auto"/>
      </w:divBdr>
    </w:div>
    <w:div w:id="341251102">
      <w:bodyDiv w:val="1"/>
      <w:marLeft w:val="0"/>
      <w:marRight w:val="0"/>
      <w:marTop w:val="0"/>
      <w:marBottom w:val="0"/>
      <w:divBdr>
        <w:top w:val="none" w:sz="0" w:space="0" w:color="auto"/>
        <w:left w:val="none" w:sz="0" w:space="0" w:color="auto"/>
        <w:bottom w:val="none" w:sz="0" w:space="0" w:color="auto"/>
        <w:right w:val="none" w:sz="0" w:space="0" w:color="auto"/>
      </w:divBdr>
    </w:div>
    <w:div w:id="341397050">
      <w:bodyDiv w:val="1"/>
      <w:marLeft w:val="0"/>
      <w:marRight w:val="0"/>
      <w:marTop w:val="0"/>
      <w:marBottom w:val="0"/>
      <w:divBdr>
        <w:top w:val="none" w:sz="0" w:space="0" w:color="auto"/>
        <w:left w:val="none" w:sz="0" w:space="0" w:color="auto"/>
        <w:bottom w:val="none" w:sz="0" w:space="0" w:color="auto"/>
        <w:right w:val="none" w:sz="0" w:space="0" w:color="auto"/>
      </w:divBdr>
    </w:div>
    <w:div w:id="341666261">
      <w:bodyDiv w:val="1"/>
      <w:marLeft w:val="0"/>
      <w:marRight w:val="0"/>
      <w:marTop w:val="0"/>
      <w:marBottom w:val="0"/>
      <w:divBdr>
        <w:top w:val="none" w:sz="0" w:space="0" w:color="auto"/>
        <w:left w:val="none" w:sz="0" w:space="0" w:color="auto"/>
        <w:bottom w:val="none" w:sz="0" w:space="0" w:color="auto"/>
        <w:right w:val="none" w:sz="0" w:space="0" w:color="auto"/>
      </w:divBdr>
    </w:div>
    <w:div w:id="341667891">
      <w:bodyDiv w:val="1"/>
      <w:marLeft w:val="0"/>
      <w:marRight w:val="0"/>
      <w:marTop w:val="0"/>
      <w:marBottom w:val="0"/>
      <w:divBdr>
        <w:top w:val="none" w:sz="0" w:space="0" w:color="auto"/>
        <w:left w:val="none" w:sz="0" w:space="0" w:color="auto"/>
        <w:bottom w:val="none" w:sz="0" w:space="0" w:color="auto"/>
        <w:right w:val="none" w:sz="0" w:space="0" w:color="auto"/>
      </w:divBdr>
    </w:div>
    <w:div w:id="341668026">
      <w:bodyDiv w:val="1"/>
      <w:marLeft w:val="0"/>
      <w:marRight w:val="0"/>
      <w:marTop w:val="0"/>
      <w:marBottom w:val="0"/>
      <w:divBdr>
        <w:top w:val="none" w:sz="0" w:space="0" w:color="auto"/>
        <w:left w:val="none" w:sz="0" w:space="0" w:color="auto"/>
        <w:bottom w:val="none" w:sz="0" w:space="0" w:color="auto"/>
        <w:right w:val="none" w:sz="0" w:space="0" w:color="auto"/>
      </w:divBdr>
    </w:div>
    <w:div w:id="341782858">
      <w:bodyDiv w:val="1"/>
      <w:marLeft w:val="0"/>
      <w:marRight w:val="0"/>
      <w:marTop w:val="0"/>
      <w:marBottom w:val="0"/>
      <w:divBdr>
        <w:top w:val="none" w:sz="0" w:space="0" w:color="auto"/>
        <w:left w:val="none" w:sz="0" w:space="0" w:color="auto"/>
        <w:bottom w:val="none" w:sz="0" w:space="0" w:color="auto"/>
        <w:right w:val="none" w:sz="0" w:space="0" w:color="auto"/>
      </w:divBdr>
    </w:div>
    <w:div w:id="341785557">
      <w:bodyDiv w:val="1"/>
      <w:marLeft w:val="0"/>
      <w:marRight w:val="0"/>
      <w:marTop w:val="0"/>
      <w:marBottom w:val="0"/>
      <w:divBdr>
        <w:top w:val="none" w:sz="0" w:space="0" w:color="auto"/>
        <w:left w:val="none" w:sz="0" w:space="0" w:color="auto"/>
        <w:bottom w:val="none" w:sz="0" w:space="0" w:color="auto"/>
        <w:right w:val="none" w:sz="0" w:space="0" w:color="auto"/>
      </w:divBdr>
    </w:div>
    <w:div w:id="342241861">
      <w:bodyDiv w:val="1"/>
      <w:marLeft w:val="0"/>
      <w:marRight w:val="0"/>
      <w:marTop w:val="0"/>
      <w:marBottom w:val="0"/>
      <w:divBdr>
        <w:top w:val="none" w:sz="0" w:space="0" w:color="auto"/>
        <w:left w:val="none" w:sz="0" w:space="0" w:color="auto"/>
        <w:bottom w:val="none" w:sz="0" w:space="0" w:color="auto"/>
        <w:right w:val="none" w:sz="0" w:space="0" w:color="auto"/>
      </w:divBdr>
    </w:div>
    <w:div w:id="342245085">
      <w:bodyDiv w:val="1"/>
      <w:marLeft w:val="0"/>
      <w:marRight w:val="0"/>
      <w:marTop w:val="0"/>
      <w:marBottom w:val="0"/>
      <w:divBdr>
        <w:top w:val="none" w:sz="0" w:space="0" w:color="auto"/>
        <w:left w:val="none" w:sz="0" w:space="0" w:color="auto"/>
        <w:bottom w:val="none" w:sz="0" w:space="0" w:color="auto"/>
        <w:right w:val="none" w:sz="0" w:space="0" w:color="auto"/>
      </w:divBdr>
    </w:div>
    <w:div w:id="342250383">
      <w:bodyDiv w:val="1"/>
      <w:marLeft w:val="0"/>
      <w:marRight w:val="0"/>
      <w:marTop w:val="0"/>
      <w:marBottom w:val="0"/>
      <w:divBdr>
        <w:top w:val="none" w:sz="0" w:space="0" w:color="auto"/>
        <w:left w:val="none" w:sz="0" w:space="0" w:color="auto"/>
        <w:bottom w:val="none" w:sz="0" w:space="0" w:color="auto"/>
        <w:right w:val="none" w:sz="0" w:space="0" w:color="auto"/>
      </w:divBdr>
    </w:div>
    <w:div w:id="342584969">
      <w:bodyDiv w:val="1"/>
      <w:marLeft w:val="0"/>
      <w:marRight w:val="0"/>
      <w:marTop w:val="0"/>
      <w:marBottom w:val="0"/>
      <w:divBdr>
        <w:top w:val="none" w:sz="0" w:space="0" w:color="auto"/>
        <w:left w:val="none" w:sz="0" w:space="0" w:color="auto"/>
        <w:bottom w:val="none" w:sz="0" w:space="0" w:color="auto"/>
        <w:right w:val="none" w:sz="0" w:space="0" w:color="auto"/>
      </w:divBdr>
    </w:div>
    <w:div w:id="343409581">
      <w:bodyDiv w:val="1"/>
      <w:marLeft w:val="0"/>
      <w:marRight w:val="0"/>
      <w:marTop w:val="0"/>
      <w:marBottom w:val="0"/>
      <w:divBdr>
        <w:top w:val="none" w:sz="0" w:space="0" w:color="auto"/>
        <w:left w:val="none" w:sz="0" w:space="0" w:color="auto"/>
        <w:bottom w:val="none" w:sz="0" w:space="0" w:color="auto"/>
        <w:right w:val="none" w:sz="0" w:space="0" w:color="auto"/>
      </w:divBdr>
    </w:div>
    <w:div w:id="343746746">
      <w:bodyDiv w:val="1"/>
      <w:marLeft w:val="0"/>
      <w:marRight w:val="0"/>
      <w:marTop w:val="0"/>
      <w:marBottom w:val="0"/>
      <w:divBdr>
        <w:top w:val="none" w:sz="0" w:space="0" w:color="auto"/>
        <w:left w:val="none" w:sz="0" w:space="0" w:color="auto"/>
        <w:bottom w:val="none" w:sz="0" w:space="0" w:color="auto"/>
        <w:right w:val="none" w:sz="0" w:space="0" w:color="auto"/>
      </w:divBdr>
    </w:div>
    <w:div w:id="344022266">
      <w:bodyDiv w:val="1"/>
      <w:marLeft w:val="0"/>
      <w:marRight w:val="0"/>
      <w:marTop w:val="0"/>
      <w:marBottom w:val="0"/>
      <w:divBdr>
        <w:top w:val="none" w:sz="0" w:space="0" w:color="auto"/>
        <w:left w:val="none" w:sz="0" w:space="0" w:color="auto"/>
        <w:bottom w:val="none" w:sz="0" w:space="0" w:color="auto"/>
        <w:right w:val="none" w:sz="0" w:space="0" w:color="auto"/>
      </w:divBdr>
    </w:div>
    <w:div w:id="344287716">
      <w:bodyDiv w:val="1"/>
      <w:marLeft w:val="0"/>
      <w:marRight w:val="0"/>
      <w:marTop w:val="0"/>
      <w:marBottom w:val="0"/>
      <w:divBdr>
        <w:top w:val="none" w:sz="0" w:space="0" w:color="auto"/>
        <w:left w:val="none" w:sz="0" w:space="0" w:color="auto"/>
        <w:bottom w:val="none" w:sz="0" w:space="0" w:color="auto"/>
        <w:right w:val="none" w:sz="0" w:space="0" w:color="auto"/>
      </w:divBdr>
    </w:div>
    <w:div w:id="344328863">
      <w:bodyDiv w:val="1"/>
      <w:marLeft w:val="0"/>
      <w:marRight w:val="0"/>
      <w:marTop w:val="0"/>
      <w:marBottom w:val="0"/>
      <w:divBdr>
        <w:top w:val="none" w:sz="0" w:space="0" w:color="auto"/>
        <w:left w:val="none" w:sz="0" w:space="0" w:color="auto"/>
        <w:bottom w:val="none" w:sz="0" w:space="0" w:color="auto"/>
        <w:right w:val="none" w:sz="0" w:space="0" w:color="auto"/>
      </w:divBdr>
    </w:div>
    <w:div w:id="344551685">
      <w:bodyDiv w:val="1"/>
      <w:marLeft w:val="0"/>
      <w:marRight w:val="0"/>
      <w:marTop w:val="0"/>
      <w:marBottom w:val="0"/>
      <w:divBdr>
        <w:top w:val="none" w:sz="0" w:space="0" w:color="auto"/>
        <w:left w:val="none" w:sz="0" w:space="0" w:color="auto"/>
        <w:bottom w:val="none" w:sz="0" w:space="0" w:color="auto"/>
        <w:right w:val="none" w:sz="0" w:space="0" w:color="auto"/>
      </w:divBdr>
    </w:div>
    <w:div w:id="344984153">
      <w:bodyDiv w:val="1"/>
      <w:marLeft w:val="0"/>
      <w:marRight w:val="0"/>
      <w:marTop w:val="0"/>
      <w:marBottom w:val="0"/>
      <w:divBdr>
        <w:top w:val="none" w:sz="0" w:space="0" w:color="auto"/>
        <w:left w:val="none" w:sz="0" w:space="0" w:color="auto"/>
        <w:bottom w:val="none" w:sz="0" w:space="0" w:color="auto"/>
        <w:right w:val="none" w:sz="0" w:space="0" w:color="auto"/>
      </w:divBdr>
    </w:div>
    <w:div w:id="345062108">
      <w:bodyDiv w:val="1"/>
      <w:marLeft w:val="0"/>
      <w:marRight w:val="0"/>
      <w:marTop w:val="0"/>
      <w:marBottom w:val="0"/>
      <w:divBdr>
        <w:top w:val="none" w:sz="0" w:space="0" w:color="auto"/>
        <w:left w:val="none" w:sz="0" w:space="0" w:color="auto"/>
        <w:bottom w:val="none" w:sz="0" w:space="0" w:color="auto"/>
        <w:right w:val="none" w:sz="0" w:space="0" w:color="auto"/>
      </w:divBdr>
    </w:div>
    <w:div w:id="345135710">
      <w:bodyDiv w:val="1"/>
      <w:marLeft w:val="0"/>
      <w:marRight w:val="0"/>
      <w:marTop w:val="0"/>
      <w:marBottom w:val="0"/>
      <w:divBdr>
        <w:top w:val="none" w:sz="0" w:space="0" w:color="auto"/>
        <w:left w:val="none" w:sz="0" w:space="0" w:color="auto"/>
        <w:bottom w:val="none" w:sz="0" w:space="0" w:color="auto"/>
        <w:right w:val="none" w:sz="0" w:space="0" w:color="auto"/>
      </w:divBdr>
    </w:div>
    <w:div w:id="345207612">
      <w:bodyDiv w:val="1"/>
      <w:marLeft w:val="0"/>
      <w:marRight w:val="0"/>
      <w:marTop w:val="0"/>
      <w:marBottom w:val="0"/>
      <w:divBdr>
        <w:top w:val="none" w:sz="0" w:space="0" w:color="auto"/>
        <w:left w:val="none" w:sz="0" w:space="0" w:color="auto"/>
        <w:bottom w:val="none" w:sz="0" w:space="0" w:color="auto"/>
        <w:right w:val="none" w:sz="0" w:space="0" w:color="auto"/>
      </w:divBdr>
    </w:div>
    <w:div w:id="345254719">
      <w:bodyDiv w:val="1"/>
      <w:marLeft w:val="0"/>
      <w:marRight w:val="0"/>
      <w:marTop w:val="0"/>
      <w:marBottom w:val="0"/>
      <w:divBdr>
        <w:top w:val="none" w:sz="0" w:space="0" w:color="auto"/>
        <w:left w:val="none" w:sz="0" w:space="0" w:color="auto"/>
        <w:bottom w:val="none" w:sz="0" w:space="0" w:color="auto"/>
        <w:right w:val="none" w:sz="0" w:space="0" w:color="auto"/>
      </w:divBdr>
    </w:div>
    <w:div w:id="345713225">
      <w:bodyDiv w:val="1"/>
      <w:marLeft w:val="0"/>
      <w:marRight w:val="0"/>
      <w:marTop w:val="0"/>
      <w:marBottom w:val="0"/>
      <w:divBdr>
        <w:top w:val="none" w:sz="0" w:space="0" w:color="auto"/>
        <w:left w:val="none" w:sz="0" w:space="0" w:color="auto"/>
        <w:bottom w:val="none" w:sz="0" w:space="0" w:color="auto"/>
        <w:right w:val="none" w:sz="0" w:space="0" w:color="auto"/>
      </w:divBdr>
    </w:div>
    <w:div w:id="345861299">
      <w:bodyDiv w:val="1"/>
      <w:marLeft w:val="0"/>
      <w:marRight w:val="0"/>
      <w:marTop w:val="0"/>
      <w:marBottom w:val="0"/>
      <w:divBdr>
        <w:top w:val="none" w:sz="0" w:space="0" w:color="auto"/>
        <w:left w:val="none" w:sz="0" w:space="0" w:color="auto"/>
        <w:bottom w:val="none" w:sz="0" w:space="0" w:color="auto"/>
        <w:right w:val="none" w:sz="0" w:space="0" w:color="auto"/>
      </w:divBdr>
    </w:div>
    <w:div w:id="346180188">
      <w:bodyDiv w:val="1"/>
      <w:marLeft w:val="0"/>
      <w:marRight w:val="0"/>
      <w:marTop w:val="0"/>
      <w:marBottom w:val="0"/>
      <w:divBdr>
        <w:top w:val="none" w:sz="0" w:space="0" w:color="auto"/>
        <w:left w:val="none" w:sz="0" w:space="0" w:color="auto"/>
        <w:bottom w:val="none" w:sz="0" w:space="0" w:color="auto"/>
        <w:right w:val="none" w:sz="0" w:space="0" w:color="auto"/>
      </w:divBdr>
    </w:div>
    <w:div w:id="346375299">
      <w:bodyDiv w:val="1"/>
      <w:marLeft w:val="0"/>
      <w:marRight w:val="0"/>
      <w:marTop w:val="0"/>
      <w:marBottom w:val="0"/>
      <w:divBdr>
        <w:top w:val="none" w:sz="0" w:space="0" w:color="auto"/>
        <w:left w:val="none" w:sz="0" w:space="0" w:color="auto"/>
        <w:bottom w:val="none" w:sz="0" w:space="0" w:color="auto"/>
        <w:right w:val="none" w:sz="0" w:space="0" w:color="auto"/>
      </w:divBdr>
    </w:div>
    <w:div w:id="346634475">
      <w:bodyDiv w:val="1"/>
      <w:marLeft w:val="0"/>
      <w:marRight w:val="0"/>
      <w:marTop w:val="0"/>
      <w:marBottom w:val="0"/>
      <w:divBdr>
        <w:top w:val="none" w:sz="0" w:space="0" w:color="auto"/>
        <w:left w:val="none" w:sz="0" w:space="0" w:color="auto"/>
        <w:bottom w:val="none" w:sz="0" w:space="0" w:color="auto"/>
        <w:right w:val="none" w:sz="0" w:space="0" w:color="auto"/>
      </w:divBdr>
    </w:div>
    <w:div w:id="346903531">
      <w:bodyDiv w:val="1"/>
      <w:marLeft w:val="0"/>
      <w:marRight w:val="0"/>
      <w:marTop w:val="0"/>
      <w:marBottom w:val="0"/>
      <w:divBdr>
        <w:top w:val="none" w:sz="0" w:space="0" w:color="auto"/>
        <w:left w:val="none" w:sz="0" w:space="0" w:color="auto"/>
        <w:bottom w:val="none" w:sz="0" w:space="0" w:color="auto"/>
        <w:right w:val="none" w:sz="0" w:space="0" w:color="auto"/>
      </w:divBdr>
    </w:div>
    <w:div w:id="346953159">
      <w:bodyDiv w:val="1"/>
      <w:marLeft w:val="0"/>
      <w:marRight w:val="0"/>
      <w:marTop w:val="0"/>
      <w:marBottom w:val="0"/>
      <w:divBdr>
        <w:top w:val="none" w:sz="0" w:space="0" w:color="auto"/>
        <w:left w:val="none" w:sz="0" w:space="0" w:color="auto"/>
        <w:bottom w:val="none" w:sz="0" w:space="0" w:color="auto"/>
        <w:right w:val="none" w:sz="0" w:space="0" w:color="auto"/>
      </w:divBdr>
    </w:div>
    <w:div w:id="347023190">
      <w:bodyDiv w:val="1"/>
      <w:marLeft w:val="0"/>
      <w:marRight w:val="0"/>
      <w:marTop w:val="0"/>
      <w:marBottom w:val="0"/>
      <w:divBdr>
        <w:top w:val="none" w:sz="0" w:space="0" w:color="auto"/>
        <w:left w:val="none" w:sz="0" w:space="0" w:color="auto"/>
        <w:bottom w:val="none" w:sz="0" w:space="0" w:color="auto"/>
        <w:right w:val="none" w:sz="0" w:space="0" w:color="auto"/>
      </w:divBdr>
    </w:div>
    <w:div w:id="347023852">
      <w:bodyDiv w:val="1"/>
      <w:marLeft w:val="0"/>
      <w:marRight w:val="0"/>
      <w:marTop w:val="0"/>
      <w:marBottom w:val="0"/>
      <w:divBdr>
        <w:top w:val="none" w:sz="0" w:space="0" w:color="auto"/>
        <w:left w:val="none" w:sz="0" w:space="0" w:color="auto"/>
        <w:bottom w:val="none" w:sz="0" w:space="0" w:color="auto"/>
        <w:right w:val="none" w:sz="0" w:space="0" w:color="auto"/>
      </w:divBdr>
    </w:div>
    <w:div w:id="347412655">
      <w:bodyDiv w:val="1"/>
      <w:marLeft w:val="0"/>
      <w:marRight w:val="0"/>
      <w:marTop w:val="0"/>
      <w:marBottom w:val="0"/>
      <w:divBdr>
        <w:top w:val="none" w:sz="0" w:space="0" w:color="auto"/>
        <w:left w:val="none" w:sz="0" w:space="0" w:color="auto"/>
        <w:bottom w:val="none" w:sz="0" w:space="0" w:color="auto"/>
        <w:right w:val="none" w:sz="0" w:space="0" w:color="auto"/>
      </w:divBdr>
    </w:div>
    <w:div w:id="347829589">
      <w:bodyDiv w:val="1"/>
      <w:marLeft w:val="0"/>
      <w:marRight w:val="0"/>
      <w:marTop w:val="0"/>
      <w:marBottom w:val="0"/>
      <w:divBdr>
        <w:top w:val="none" w:sz="0" w:space="0" w:color="auto"/>
        <w:left w:val="none" w:sz="0" w:space="0" w:color="auto"/>
        <w:bottom w:val="none" w:sz="0" w:space="0" w:color="auto"/>
        <w:right w:val="none" w:sz="0" w:space="0" w:color="auto"/>
      </w:divBdr>
    </w:div>
    <w:div w:id="348261752">
      <w:bodyDiv w:val="1"/>
      <w:marLeft w:val="0"/>
      <w:marRight w:val="0"/>
      <w:marTop w:val="0"/>
      <w:marBottom w:val="0"/>
      <w:divBdr>
        <w:top w:val="none" w:sz="0" w:space="0" w:color="auto"/>
        <w:left w:val="none" w:sz="0" w:space="0" w:color="auto"/>
        <w:bottom w:val="none" w:sz="0" w:space="0" w:color="auto"/>
        <w:right w:val="none" w:sz="0" w:space="0" w:color="auto"/>
      </w:divBdr>
    </w:div>
    <w:div w:id="348262666">
      <w:bodyDiv w:val="1"/>
      <w:marLeft w:val="0"/>
      <w:marRight w:val="0"/>
      <w:marTop w:val="0"/>
      <w:marBottom w:val="0"/>
      <w:divBdr>
        <w:top w:val="none" w:sz="0" w:space="0" w:color="auto"/>
        <w:left w:val="none" w:sz="0" w:space="0" w:color="auto"/>
        <w:bottom w:val="none" w:sz="0" w:space="0" w:color="auto"/>
        <w:right w:val="none" w:sz="0" w:space="0" w:color="auto"/>
      </w:divBdr>
    </w:div>
    <w:div w:id="348290550">
      <w:bodyDiv w:val="1"/>
      <w:marLeft w:val="0"/>
      <w:marRight w:val="0"/>
      <w:marTop w:val="0"/>
      <w:marBottom w:val="0"/>
      <w:divBdr>
        <w:top w:val="none" w:sz="0" w:space="0" w:color="auto"/>
        <w:left w:val="none" w:sz="0" w:space="0" w:color="auto"/>
        <w:bottom w:val="none" w:sz="0" w:space="0" w:color="auto"/>
        <w:right w:val="none" w:sz="0" w:space="0" w:color="auto"/>
      </w:divBdr>
    </w:div>
    <w:div w:id="348340417">
      <w:bodyDiv w:val="1"/>
      <w:marLeft w:val="0"/>
      <w:marRight w:val="0"/>
      <w:marTop w:val="0"/>
      <w:marBottom w:val="0"/>
      <w:divBdr>
        <w:top w:val="none" w:sz="0" w:space="0" w:color="auto"/>
        <w:left w:val="none" w:sz="0" w:space="0" w:color="auto"/>
        <w:bottom w:val="none" w:sz="0" w:space="0" w:color="auto"/>
        <w:right w:val="none" w:sz="0" w:space="0" w:color="auto"/>
      </w:divBdr>
    </w:div>
    <w:div w:id="348482287">
      <w:bodyDiv w:val="1"/>
      <w:marLeft w:val="0"/>
      <w:marRight w:val="0"/>
      <w:marTop w:val="0"/>
      <w:marBottom w:val="0"/>
      <w:divBdr>
        <w:top w:val="none" w:sz="0" w:space="0" w:color="auto"/>
        <w:left w:val="none" w:sz="0" w:space="0" w:color="auto"/>
        <w:bottom w:val="none" w:sz="0" w:space="0" w:color="auto"/>
        <w:right w:val="none" w:sz="0" w:space="0" w:color="auto"/>
      </w:divBdr>
    </w:div>
    <w:div w:id="348482745">
      <w:bodyDiv w:val="1"/>
      <w:marLeft w:val="0"/>
      <w:marRight w:val="0"/>
      <w:marTop w:val="0"/>
      <w:marBottom w:val="0"/>
      <w:divBdr>
        <w:top w:val="none" w:sz="0" w:space="0" w:color="auto"/>
        <w:left w:val="none" w:sz="0" w:space="0" w:color="auto"/>
        <w:bottom w:val="none" w:sz="0" w:space="0" w:color="auto"/>
        <w:right w:val="none" w:sz="0" w:space="0" w:color="auto"/>
      </w:divBdr>
    </w:div>
    <w:div w:id="348800115">
      <w:bodyDiv w:val="1"/>
      <w:marLeft w:val="0"/>
      <w:marRight w:val="0"/>
      <w:marTop w:val="0"/>
      <w:marBottom w:val="0"/>
      <w:divBdr>
        <w:top w:val="none" w:sz="0" w:space="0" w:color="auto"/>
        <w:left w:val="none" w:sz="0" w:space="0" w:color="auto"/>
        <w:bottom w:val="none" w:sz="0" w:space="0" w:color="auto"/>
        <w:right w:val="none" w:sz="0" w:space="0" w:color="auto"/>
      </w:divBdr>
    </w:div>
    <w:div w:id="349186476">
      <w:bodyDiv w:val="1"/>
      <w:marLeft w:val="0"/>
      <w:marRight w:val="0"/>
      <w:marTop w:val="0"/>
      <w:marBottom w:val="0"/>
      <w:divBdr>
        <w:top w:val="none" w:sz="0" w:space="0" w:color="auto"/>
        <w:left w:val="none" w:sz="0" w:space="0" w:color="auto"/>
        <w:bottom w:val="none" w:sz="0" w:space="0" w:color="auto"/>
        <w:right w:val="none" w:sz="0" w:space="0" w:color="auto"/>
      </w:divBdr>
    </w:div>
    <w:div w:id="349260694">
      <w:bodyDiv w:val="1"/>
      <w:marLeft w:val="0"/>
      <w:marRight w:val="0"/>
      <w:marTop w:val="0"/>
      <w:marBottom w:val="0"/>
      <w:divBdr>
        <w:top w:val="none" w:sz="0" w:space="0" w:color="auto"/>
        <w:left w:val="none" w:sz="0" w:space="0" w:color="auto"/>
        <w:bottom w:val="none" w:sz="0" w:space="0" w:color="auto"/>
        <w:right w:val="none" w:sz="0" w:space="0" w:color="auto"/>
      </w:divBdr>
    </w:div>
    <w:div w:id="349260940">
      <w:bodyDiv w:val="1"/>
      <w:marLeft w:val="0"/>
      <w:marRight w:val="0"/>
      <w:marTop w:val="0"/>
      <w:marBottom w:val="0"/>
      <w:divBdr>
        <w:top w:val="none" w:sz="0" w:space="0" w:color="auto"/>
        <w:left w:val="none" w:sz="0" w:space="0" w:color="auto"/>
        <w:bottom w:val="none" w:sz="0" w:space="0" w:color="auto"/>
        <w:right w:val="none" w:sz="0" w:space="0" w:color="auto"/>
      </w:divBdr>
    </w:div>
    <w:div w:id="349529858">
      <w:bodyDiv w:val="1"/>
      <w:marLeft w:val="0"/>
      <w:marRight w:val="0"/>
      <w:marTop w:val="0"/>
      <w:marBottom w:val="0"/>
      <w:divBdr>
        <w:top w:val="none" w:sz="0" w:space="0" w:color="auto"/>
        <w:left w:val="none" w:sz="0" w:space="0" w:color="auto"/>
        <w:bottom w:val="none" w:sz="0" w:space="0" w:color="auto"/>
        <w:right w:val="none" w:sz="0" w:space="0" w:color="auto"/>
      </w:divBdr>
    </w:div>
    <w:div w:id="349572682">
      <w:bodyDiv w:val="1"/>
      <w:marLeft w:val="0"/>
      <w:marRight w:val="0"/>
      <w:marTop w:val="0"/>
      <w:marBottom w:val="0"/>
      <w:divBdr>
        <w:top w:val="none" w:sz="0" w:space="0" w:color="auto"/>
        <w:left w:val="none" w:sz="0" w:space="0" w:color="auto"/>
        <w:bottom w:val="none" w:sz="0" w:space="0" w:color="auto"/>
        <w:right w:val="none" w:sz="0" w:space="0" w:color="auto"/>
      </w:divBdr>
    </w:div>
    <w:div w:id="349651480">
      <w:bodyDiv w:val="1"/>
      <w:marLeft w:val="0"/>
      <w:marRight w:val="0"/>
      <w:marTop w:val="0"/>
      <w:marBottom w:val="0"/>
      <w:divBdr>
        <w:top w:val="none" w:sz="0" w:space="0" w:color="auto"/>
        <w:left w:val="none" w:sz="0" w:space="0" w:color="auto"/>
        <w:bottom w:val="none" w:sz="0" w:space="0" w:color="auto"/>
        <w:right w:val="none" w:sz="0" w:space="0" w:color="auto"/>
      </w:divBdr>
    </w:div>
    <w:div w:id="349765794">
      <w:bodyDiv w:val="1"/>
      <w:marLeft w:val="0"/>
      <w:marRight w:val="0"/>
      <w:marTop w:val="0"/>
      <w:marBottom w:val="0"/>
      <w:divBdr>
        <w:top w:val="none" w:sz="0" w:space="0" w:color="auto"/>
        <w:left w:val="none" w:sz="0" w:space="0" w:color="auto"/>
        <w:bottom w:val="none" w:sz="0" w:space="0" w:color="auto"/>
        <w:right w:val="none" w:sz="0" w:space="0" w:color="auto"/>
      </w:divBdr>
    </w:div>
    <w:div w:id="349768148">
      <w:bodyDiv w:val="1"/>
      <w:marLeft w:val="0"/>
      <w:marRight w:val="0"/>
      <w:marTop w:val="0"/>
      <w:marBottom w:val="0"/>
      <w:divBdr>
        <w:top w:val="none" w:sz="0" w:space="0" w:color="auto"/>
        <w:left w:val="none" w:sz="0" w:space="0" w:color="auto"/>
        <w:bottom w:val="none" w:sz="0" w:space="0" w:color="auto"/>
        <w:right w:val="none" w:sz="0" w:space="0" w:color="auto"/>
      </w:divBdr>
    </w:div>
    <w:div w:id="349794347">
      <w:bodyDiv w:val="1"/>
      <w:marLeft w:val="0"/>
      <w:marRight w:val="0"/>
      <w:marTop w:val="0"/>
      <w:marBottom w:val="0"/>
      <w:divBdr>
        <w:top w:val="none" w:sz="0" w:space="0" w:color="auto"/>
        <w:left w:val="none" w:sz="0" w:space="0" w:color="auto"/>
        <w:bottom w:val="none" w:sz="0" w:space="0" w:color="auto"/>
        <w:right w:val="none" w:sz="0" w:space="0" w:color="auto"/>
      </w:divBdr>
    </w:div>
    <w:div w:id="349798278">
      <w:bodyDiv w:val="1"/>
      <w:marLeft w:val="0"/>
      <w:marRight w:val="0"/>
      <w:marTop w:val="0"/>
      <w:marBottom w:val="0"/>
      <w:divBdr>
        <w:top w:val="none" w:sz="0" w:space="0" w:color="auto"/>
        <w:left w:val="none" w:sz="0" w:space="0" w:color="auto"/>
        <w:bottom w:val="none" w:sz="0" w:space="0" w:color="auto"/>
        <w:right w:val="none" w:sz="0" w:space="0" w:color="auto"/>
      </w:divBdr>
    </w:div>
    <w:div w:id="350032478">
      <w:bodyDiv w:val="1"/>
      <w:marLeft w:val="0"/>
      <w:marRight w:val="0"/>
      <w:marTop w:val="0"/>
      <w:marBottom w:val="0"/>
      <w:divBdr>
        <w:top w:val="none" w:sz="0" w:space="0" w:color="auto"/>
        <w:left w:val="none" w:sz="0" w:space="0" w:color="auto"/>
        <w:bottom w:val="none" w:sz="0" w:space="0" w:color="auto"/>
        <w:right w:val="none" w:sz="0" w:space="0" w:color="auto"/>
      </w:divBdr>
    </w:div>
    <w:div w:id="350451051">
      <w:bodyDiv w:val="1"/>
      <w:marLeft w:val="0"/>
      <w:marRight w:val="0"/>
      <w:marTop w:val="0"/>
      <w:marBottom w:val="0"/>
      <w:divBdr>
        <w:top w:val="none" w:sz="0" w:space="0" w:color="auto"/>
        <w:left w:val="none" w:sz="0" w:space="0" w:color="auto"/>
        <w:bottom w:val="none" w:sz="0" w:space="0" w:color="auto"/>
        <w:right w:val="none" w:sz="0" w:space="0" w:color="auto"/>
      </w:divBdr>
    </w:div>
    <w:div w:id="350451400">
      <w:bodyDiv w:val="1"/>
      <w:marLeft w:val="0"/>
      <w:marRight w:val="0"/>
      <w:marTop w:val="0"/>
      <w:marBottom w:val="0"/>
      <w:divBdr>
        <w:top w:val="none" w:sz="0" w:space="0" w:color="auto"/>
        <w:left w:val="none" w:sz="0" w:space="0" w:color="auto"/>
        <w:bottom w:val="none" w:sz="0" w:space="0" w:color="auto"/>
        <w:right w:val="none" w:sz="0" w:space="0" w:color="auto"/>
      </w:divBdr>
    </w:div>
    <w:div w:id="350642777">
      <w:bodyDiv w:val="1"/>
      <w:marLeft w:val="0"/>
      <w:marRight w:val="0"/>
      <w:marTop w:val="0"/>
      <w:marBottom w:val="0"/>
      <w:divBdr>
        <w:top w:val="none" w:sz="0" w:space="0" w:color="auto"/>
        <w:left w:val="none" w:sz="0" w:space="0" w:color="auto"/>
        <w:bottom w:val="none" w:sz="0" w:space="0" w:color="auto"/>
        <w:right w:val="none" w:sz="0" w:space="0" w:color="auto"/>
      </w:divBdr>
    </w:div>
    <w:div w:id="350687440">
      <w:bodyDiv w:val="1"/>
      <w:marLeft w:val="0"/>
      <w:marRight w:val="0"/>
      <w:marTop w:val="0"/>
      <w:marBottom w:val="0"/>
      <w:divBdr>
        <w:top w:val="none" w:sz="0" w:space="0" w:color="auto"/>
        <w:left w:val="none" w:sz="0" w:space="0" w:color="auto"/>
        <w:bottom w:val="none" w:sz="0" w:space="0" w:color="auto"/>
        <w:right w:val="none" w:sz="0" w:space="0" w:color="auto"/>
      </w:divBdr>
    </w:div>
    <w:div w:id="350769026">
      <w:bodyDiv w:val="1"/>
      <w:marLeft w:val="0"/>
      <w:marRight w:val="0"/>
      <w:marTop w:val="0"/>
      <w:marBottom w:val="0"/>
      <w:divBdr>
        <w:top w:val="none" w:sz="0" w:space="0" w:color="auto"/>
        <w:left w:val="none" w:sz="0" w:space="0" w:color="auto"/>
        <w:bottom w:val="none" w:sz="0" w:space="0" w:color="auto"/>
        <w:right w:val="none" w:sz="0" w:space="0" w:color="auto"/>
      </w:divBdr>
    </w:div>
    <w:div w:id="350840861">
      <w:bodyDiv w:val="1"/>
      <w:marLeft w:val="0"/>
      <w:marRight w:val="0"/>
      <w:marTop w:val="0"/>
      <w:marBottom w:val="0"/>
      <w:divBdr>
        <w:top w:val="none" w:sz="0" w:space="0" w:color="auto"/>
        <w:left w:val="none" w:sz="0" w:space="0" w:color="auto"/>
        <w:bottom w:val="none" w:sz="0" w:space="0" w:color="auto"/>
        <w:right w:val="none" w:sz="0" w:space="0" w:color="auto"/>
      </w:divBdr>
    </w:div>
    <w:div w:id="351032874">
      <w:bodyDiv w:val="1"/>
      <w:marLeft w:val="0"/>
      <w:marRight w:val="0"/>
      <w:marTop w:val="0"/>
      <w:marBottom w:val="0"/>
      <w:divBdr>
        <w:top w:val="none" w:sz="0" w:space="0" w:color="auto"/>
        <w:left w:val="none" w:sz="0" w:space="0" w:color="auto"/>
        <w:bottom w:val="none" w:sz="0" w:space="0" w:color="auto"/>
        <w:right w:val="none" w:sz="0" w:space="0" w:color="auto"/>
      </w:divBdr>
    </w:div>
    <w:div w:id="351103565">
      <w:bodyDiv w:val="1"/>
      <w:marLeft w:val="0"/>
      <w:marRight w:val="0"/>
      <w:marTop w:val="0"/>
      <w:marBottom w:val="0"/>
      <w:divBdr>
        <w:top w:val="none" w:sz="0" w:space="0" w:color="auto"/>
        <w:left w:val="none" w:sz="0" w:space="0" w:color="auto"/>
        <w:bottom w:val="none" w:sz="0" w:space="0" w:color="auto"/>
        <w:right w:val="none" w:sz="0" w:space="0" w:color="auto"/>
      </w:divBdr>
    </w:div>
    <w:div w:id="351498611">
      <w:bodyDiv w:val="1"/>
      <w:marLeft w:val="0"/>
      <w:marRight w:val="0"/>
      <w:marTop w:val="0"/>
      <w:marBottom w:val="0"/>
      <w:divBdr>
        <w:top w:val="none" w:sz="0" w:space="0" w:color="auto"/>
        <w:left w:val="none" w:sz="0" w:space="0" w:color="auto"/>
        <w:bottom w:val="none" w:sz="0" w:space="0" w:color="auto"/>
        <w:right w:val="none" w:sz="0" w:space="0" w:color="auto"/>
      </w:divBdr>
    </w:div>
    <w:div w:id="351734653">
      <w:bodyDiv w:val="1"/>
      <w:marLeft w:val="0"/>
      <w:marRight w:val="0"/>
      <w:marTop w:val="0"/>
      <w:marBottom w:val="0"/>
      <w:divBdr>
        <w:top w:val="none" w:sz="0" w:space="0" w:color="auto"/>
        <w:left w:val="none" w:sz="0" w:space="0" w:color="auto"/>
        <w:bottom w:val="none" w:sz="0" w:space="0" w:color="auto"/>
        <w:right w:val="none" w:sz="0" w:space="0" w:color="auto"/>
      </w:divBdr>
    </w:div>
    <w:div w:id="351809856">
      <w:bodyDiv w:val="1"/>
      <w:marLeft w:val="0"/>
      <w:marRight w:val="0"/>
      <w:marTop w:val="0"/>
      <w:marBottom w:val="0"/>
      <w:divBdr>
        <w:top w:val="none" w:sz="0" w:space="0" w:color="auto"/>
        <w:left w:val="none" w:sz="0" w:space="0" w:color="auto"/>
        <w:bottom w:val="none" w:sz="0" w:space="0" w:color="auto"/>
        <w:right w:val="none" w:sz="0" w:space="0" w:color="auto"/>
      </w:divBdr>
    </w:div>
    <w:div w:id="351960153">
      <w:bodyDiv w:val="1"/>
      <w:marLeft w:val="0"/>
      <w:marRight w:val="0"/>
      <w:marTop w:val="0"/>
      <w:marBottom w:val="0"/>
      <w:divBdr>
        <w:top w:val="none" w:sz="0" w:space="0" w:color="auto"/>
        <w:left w:val="none" w:sz="0" w:space="0" w:color="auto"/>
        <w:bottom w:val="none" w:sz="0" w:space="0" w:color="auto"/>
        <w:right w:val="none" w:sz="0" w:space="0" w:color="auto"/>
      </w:divBdr>
    </w:div>
    <w:div w:id="352001405">
      <w:bodyDiv w:val="1"/>
      <w:marLeft w:val="0"/>
      <w:marRight w:val="0"/>
      <w:marTop w:val="0"/>
      <w:marBottom w:val="0"/>
      <w:divBdr>
        <w:top w:val="none" w:sz="0" w:space="0" w:color="auto"/>
        <w:left w:val="none" w:sz="0" w:space="0" w:color="auto"/>
        <w:bottom w:val="none" w:sz="0" w:space="0" w:color="auto"/>
        <w:right w:val="none" w:sz="0" w:space="0" w:color="auto"/>
      </w:divBdr>
    </w:div>
    <w:div w:id="352077591">
      <w:bodyDiv w:val="1"/>
      <w:marLeft w:val="0"/>
      <w:marRight w:val="0"/>
      <w:marTop w:val="0"/>
      <w:marBottom w:val="0"/>
      <w:divBdr>
        <w:top w:val="none" w:sz="0" w:space="0" w:color="auto"/>
        <w:left w:val="none" w:sz="0" w:space="0" w:color="auto"/>
        <w:bottom w:val="none" w:sz="0" w:space="0" w:color="auto"/>
        <w:right w:val="none" w:sz="0" w:space="0" w:color="auto"/>
      </w:divBdr>
    </w:div>
    <w:div w:id="352191711">
      <w:bodyDiv w:val="1"/>
      <w:marLeft w:val="0"/>
      <w:marRight w:val="0"/>
      <w:marTop w:val="0"/>
      <w:marBottom w:val="0"/>
      <w:divBdr>
        <w:top w:val="none" w:sz="0" w:space="0" w:color="auto"/>
        <w:left w:val="none" w:sz="0" w:space="0" w:color="auto"/>
        <w:bottom w:val="none" w:sz="0" w:space="0" w:color="auto"/>
        <w:right w:val="none" w:sz="0" w:space="0" w:color="auto"/>
      </w:divBdr>
    </w:div>
    <w:div w:id="352194050">
      <w:bodyDiv w:val="1"/>
      <w:marLeft w:val="0"/>
      <w:marRight w:val="0"/>
      <w:marTop w:val="0"/>
      <w:marBottom w:val="0"/>
      <w:divBdr>
        <w:top w:val="none" w:sz="0" w:space="0" w:color="auto"/>
        <w:left w:val="none" w:sz="0" w:space="0" w:color="auto"/>
        <w:bottom w:val="none" w:sz="0" w:space="0" w:color="auto"/>
        <w:right w:val="none" w:sz="0" w:space="0" w:color="auto"/>
      </w:divBdr>
    </w:div>
    <w:div w:id="352272073">
      <w:bodyDiv w:val="1"/>
      <w:marLeft w:val="0"/>
      <w:marRight w:val="0"/>
      <w:marTop w:val="0"/>
      <w:marBottom w:val="0"/>
      <w:divBdr>
        <w:top w:val="none" w:sz="0" w:space="0" w:color="auto"/>
        <w:left w:val="none" w:sz="0" w:space="0" w:color="auto"/>
        <w:bottom w:val="none" w:sz="0" w:space="0" w:color="auto"/>
        <w:right w:val="none" w:sz="0" w:space="0" w:color="auto"/>
      </w:divBdr>
    </w:div>
    <w:div w:id="352608133">
      <w:bodyDiv w:val="1"/>
      <w:marLeft w:val="0"/>
      <w:marRight w:val="0"/>
      <w:marTop w:val="0"/>
      <w:marBottom w:val="0"/>
      <w:divBdr>
        <w:top w:val="none" w:sz="0" w:space="0" w:color="auto"/>
        <w:left w:val="none" w:sz="0" w:space="0" w:color="auto"/>
        <w:bottom w:val="none" w:sz="0" w:space="0" w:color="auto"/>
        <w:right w:val="none" w:sz="0" w:space="0" w:color="auto"/>
      </w:divBdr>
    </w:div>
    <w:div w:id="352651926">
      <w:bodyDiv w:val="1"/>
      <w:marLeft w:val="0"/>
      <w:marRight w:val="0"/>
      <w:marTop w:val="0"/>
      <w:marBottom w:val="0"/>
      <w:divBdr>
        <w:top w:val="none" w:sz="0" w:space="0" w:color="auto"/>
        <w:left w:val="none" w:sz="0" w:space="0" w:color="auto"/>
        <w:bottom w:val="none" w:sz="0" w:space="0" w:color="auto"/>
        <w:right w:val="none" w:sz="0" w:space="0" w:color="auto"/>
      </w:divBdr>
    </w:div>
    <w:div w:id="352803939">
      <w:bodyDiv w:val="1"/>
      <w:marLeft w:val="0"/>
      <w:marRight w:val="0"/>
      <w:marTop w:val="0"/>
      <w:marBottom w:val="0"/>
      <w:divBdr>
        <w:top w:val="none" w:sz="0" w:space="0" w:color="auto"/>
        <w:left w:val="none" w:sz="0" w:space="0" w:color="auto"/>
        <w:bottom w:val="none" w:sz="0" w:space="0" w:color="auto"/>
        <w:right w:val="none" w:sz="0" w:space="0" w:color="auto"/>
      </w:divBdr>
    </w:div>
    <w:div w:id="352848573">
      <w:bodyDiv w:val="1"/>
      <w:marLeft w:val="0"/>
      <w:marRight w:val="0"/>
      <w:marTop w:val="0"/>
      <w:marBottom w:val="0"/>
      <w:divBdr>
        <w:top w:val="none" w:sz="0" w:space="0" w:color="auto"/>
        <w:left w:val="none" w:sz="0" w:space="0" w:color="auto"/>
        <w:bottom w:val="none" w:sz="0" w:space="0" w:color="auto"/>
        <w:right w:val="none" w:sz="0" w:space="0" w:color="auto"/>
      </w:divBdr>
    </w:div>
    <w:div w:id="352921175">
      <w:bodyDiv w:val="1"/>
      <w:marLeft w:val="0"/>
      <w:marRight w:val="0"/>
      <w:marTop w:val="0"/>
      <w:marBottom w:val="0"/>
      <w:divBdr>
        <w:top w:val="none" w:sz="0" w:space="0" w:color="auto"/>
        <w:left w:val="none" w:sz="0" w:space="0" w:color="auto"/>
        <w:bottom w:val="none" w:sz="0" w:space="0" w:color="auto"/>
        <w:right w:val="none" w:sz="0" w:space="0" w:color="auto"/>
      </w:divBdr>
    </w:div>
    <w:div w:id="353188487">
      <w:bodyDiv w:val="1"/>
      <w:marLeft w:val="0"/>
      <w:marRight w:val="0"/>
      <w:marTop w:val="0"/>
      <w:marBottom w:val="0"/>
      <w:divBdr>
        <w:top w:val="none" w:sz="0" w:space="0" w:color="auto"/>
        <w:left w:val="none" w:sz="0" w:space="0" w:color="auto"/>
        <w:bottom w:val="none" w:sz="0" w:space="0" w:color="auto"/>
        <w:right w:val="none" w:sz="0" w:space="0" w:color="auto"/>
      </w:divBdr>
    </w:div>
    <w:div w:id="353533124">
      <w:bodyDiv w:val="1"/>
      <w:marLeft w:val="0"/>
      <w:marRight w:val="0"/>
      <w:marTop w:val="0"/>
      <w:marBottom w:val="0"/>
      <w:divBdr>
        <w:top w:val="none" w:sz="0" w:space="0" w:color="auto"/>
        <w:left w:val="none" w:sz="0" w:space="0" w:color="auto"/>
        <w:bottom w:val="none" w:sz="0" w:space="0" w:color="auto"/>
        <w:right w:val="none" w:sz="0" w:space="0" w:color="auto"/>
      </w:divBdr>
    </w:div>
    <w:div w:id="353922932">
      <w:bodyDiv w:val="1"/>
      <w:marLeft w:val="0"/>
      <w:marRight w:val="0"/>
      <w:marTop w:val="0"/>
      <w:marBottom w:val="0"/>
      <w:divBdr>
        <w:top w:val="none" w:sz="0" w:space="0" w:color="auto"/>
        <w:left w:val="none" w:sz="0" w:space="0" w:color="auto"/>
        <w:bottom w:val="none" w:sz="0" w:space="0" w:color="auto"/>
        <w:right w:val="none" w:sz="0" w:space="0" w:color="auto"/>
      </w:divBdr>
    </w:div>
    <w:div w:id="354188948">
      <w:bodyDiv w:val="1"/>
      <w:marLeft w:val="0"/>
      <w:marRight w:val="0"/>
      <w:marTop w:val="0"/>
      <w:marBottom w:val="0"/>
      <w:divBdr>
        <w:top w:val="none" w:sz="0" w:space="0" w:color="auto"/>
        <w:left w:val="none" w:sz="0" w:space="0" w:color="auto"/>
        <w:bottom w:val="none" w:sz="0" w:space="0" w:color="auto"/>
        <w:right w:val="none" w:sz="0" w:space="0" w:color="auto"/>
      </w:divBdr>
    </w:div>
    <w:div w:id="354616005">
      <w:bodyDiv w:val="1"/>
      <w:marLeft w:val="0"/>
      <w:marRight w:val="0"/>
      <w:marTop w:val="0"/>
      <w:marBottom w:val="0"/>
      <w:divBdr>
        <w:top w:val="none" w:sz="0" w:space="0" w:color="auto"/>
        <w:left w:val="none" w:sz="0" w:space="0" w:color="auto"/>
        <w:bottom w:val="none" w:sz="0" w:space="0" w:color="auto"/>
        <w:right w:val="none" w:sz="0" w:space="0" w:color="auto"/>
      </w:divBdr>
    </w:div>
    <w:div w:id="354697581">
      <w:bodyDiv w:val="1"/>
      <w:marLeft w:val="0"/>
      <w:marRight w:val="0"/>
      <w:marTop w:val="0"/>
      <w:marBottom w:val="0"/>
      <w:divBdr>
        <w:top w:val="none" w:sz="0" w:space="0" w:color="auto"/>
        <w:left w:val="none" w:sz="0" w:space="0" w:color="auto"/>
        <w:bottom w:val="none" w:sz="0" w:space="0" w:color="auto"/>
        <w:right w:val="none" w:sz="0" w:space="0" w:color="auto"/>
      </w:divBdr>
    </w:div>
    <w:div w:id="355080481">
      <w:bodyDiv w:val="1"/>
      <w:marLeft w:val="0"/>
      <w:marRight w:val="0"/>
      <w:marTop w:val="0"/>
      <w:marBottom w:val="0"/>
      <w:divBdr>
        <w:top w:val="none" w:sz="0" w:space="0" w:color="auto"/>
        <w:left w:val="none" w:sz="0" w:space="0" w:color="auto"/>
        <w:bottom w:val="none" w:sz="0" w:space="0" w:color="auto"/>
        <w:right w:val="none" w:sz="0" w:space="0" w:color="auto"/>
      </w:divBdr>
    </w:div>
    <w:div w:id="355232699">
      <w:bodyDiv w:val="1"/>
      <w:marLeft w:val="0"/>
      <w:marRight w:val="0"/>
      <w:marTop w:val="0"/>
      <w:marBottom w:val="0"/>
      <w:divBdr>
        <w:top w:val="none" w:sz="0" w:space="0" w:color="auto"/>
        <w:left w:val="none" w:sz="0" w:space="0" w:color="auto"/>
        <w:bottom w:val="none" w:sz="0" w:space="0" w:color="auto"/>
        <w:right w:val="none" w:sz="0" w:space="0" w:color="auto"/>
      </w:divBdr>
    </w:div>
    <w:div w:id="355742585">
      <w:bodyDiv w:val="1"/>
      <w:marLeft w:val="0"/>
      <w:marRight w:val="0"/>
      <w:marTop w:val="0"/>
      <w:marBottom w:val="0"/>
      <w:divBdr>
        <w:top w:val="none" w:sz="0" w:space="0" w:color="auto"/>
        <w:left w:val="none" w:sz="0" w:space="0" w:color="auto"/>
        <w:bottom w:val="none" w:sz="0" w:space="0" w:color="auto"/>
        <w:right w:val="none" w:sz="0" w:space="0" w:color="auto"/>
      </w:divBdr>
    </w:div>
    <w:div w:id="355808916">
      <w:bodyDiv w:val="1"/>
      <w:marLeft w:val="0"/>
      <w:marRight w:val="0"/>
      <w:marTop w:val="0"/>
      <w:marBottom w:val="0"/>
      <w:divBdr>
        <w:top w:val="none" w:sz="0" w:space="0" w:color="auto"/>
        <w:left w:val="none" w:sz="0" w:space="0" w:color="auto"/>
        <w:bottom w:val="none" w:sz="0" w:space="0" w:color="auto"/>
        <w:right w:val="none" w:sz="0" w:space="0" w:color="auto"/>
      </w:divBdr>
    </w:div>
    <w:div w:id="355887160">
      <w:bodyDiv w:val="1"/>
      <w:marLeft w:val="0"/>
      <w:marRight w:val="0"/>
      <w:marTop w:val="0"/>
      <w:marBottom w:val="0"/>
      <w:divBdr>
        <w:top w:val="none" w:sz="0" w:space="0" w:color="auto"/>
        <w:left w:val="none" w:sz="0" w:space="0" w:color="auto"/>
        <w:bottom w:val="none" w:sz="0" w:space="0" w:color="auto"/>
        <w:right w:val="none" w:sz="0" w:space="0" w:color="auto"/>
      </w:divBdr>
    </w:div>
    <w:div w:id="356008114">
      <w:bodyDiv w:val="1"/>
      <w:marLeft w:val="0"/>
      <w:marRight w:val="0"/>
      <w:marTop w:val="0"/>
      <w:marBottom w:val="0"/>
      <w:divBdr>
        <w:top w:val="none" w:sz="0" w:space="0" w:color="auto"/>
        <w:left w:val="none" w:sz="0" w:space="0" w:color="auto"/>
        <w:bottom w:val="none" w:sz="0" w:space="0" w:color="auto"/>
        <w:right w:val="none" w:sz="0" w:space="0" w:color="auto"/>
      </w:divBdr>
    </w:div>
    <w:div w:id="356077732">
      <w:bodyDiv w:val="1"/>
      <w:marLeft w:val="0"/>
      <w:marRight w:val="0"/>
      <w:marTop w:val="0"/>
      <w:marBottom w:val="0"/>
      <w:divBdr>
        <w:top w:val="none" w:sz="0" w:space="0" w:color="auto"/>
        <w:left w:val="none" w:sz="0" w:space="0" w:color="auto"/>
        <w:bottom w:val="none" w:sz="0" w:space="0" w:color="auto"/>
        <w:right w:val="none" w:sz="0" w:space="0" w:color="auto"/>
      </w:divBdr>
    </w:div>
    <w:div w:id="356658849">
      <w:bodyDiv w:val="1"/>
      <w:marLeft w:val="0"/>
      <w:marRight w:val="0"/>
      <w:marTop w:val="0"/>
      <w:marBottom w:val="0"/>
      <w:divBdr>
        <w:top w:val="none" w:sz="0" w:space="0" w:color="auto"/>
        <w:left w:val="none" w:sz="0" w:space="0" w:color="auto"/>
        <w:bottom w:val="none" w:sz="0" w:space="0" w:color="auto"/>
        <w:right w:val="none" w:sz="0" w:space="0" w:color="auto"/>
      </w:divBdr>
    </w:div>
    <w:div w:id="356926639">
      <w:bodyDiv w:val="1"/>
      <w:marLeft w:val="0"/>
      <w:marRight w:val="0"/>
      <w:marTop w:val="0"/>
      <w:marBottom w:val="0"/>
      <w:divBdr>
        <w:top w:val="none" w:sz="0" w:space="0" w:color="auto"/>
        <w:left w:val="none" w:sz="0" w:space="0" w:color="auto"/>
        <w:bottom w:val="none" w:sz="0" w:space="0" w:color="auto"/>
        <w:right w:val="none" w:sz="0" w:space="0" w:color="auto"/>
      </w:divBdr>
    </w:div>
    <w:div w:id="357004949">
      <w:bodyDiv w:val="1"/>
      <w:marLeft w:val="0"/>
      <w:marRight w:val="0"/>
      <w:marTop w:val="0"/>
      <w:marBottom w:val="0"/>
      <w:divBdr>
        <w:top w:val="none" w:sz="0" w:space="0" w:color="auto"/>
        <w:left w:val="none" w:sz="0" w:space="0" w:color="auto"/>
        <w:bottom w:val="none" w:sz="0" w:space="0" w:color="auto"/>
        <w:right w:val="none" w:sz="0" w:space="0" w:color="auto"/>
      </w:divBdr>
    </w:div>
    <w:div w:id="357043554">
      <w:bodyDiv w:val="1"/>
      <w:marLeft w:val="0"/>
      <w:marRight w:val="0"/>
      <w:marTop w:val="0"/>
      <w:marBottom w:val="0"/>
      <w:divBdr>
        <w:top w:val="none" w:sz="0" w:space="0" w:color="auto"/>
        <w:left w:val="none" w:sz="0" w:space="0" w:color="auto"/>
        <w:bottom w:val="none" w:sz="0" w:space="0" w:color="auto"/>
        <w:right w:val="none" w:sz="0" w:space="0" w:color="auto"/>
      </w:divBdr>
    </w:div>
    <w:div w:id="357241553">
      <w:bodyDiv w:val="1"/>
      <w:marLeft w:val="0"/>
      <w:marRight w:val="0"/>
      <w:marTop w:val="0"/>
      <w:marBottom w:val="0"/>
      <w:divBdr>
        <w:top w:val="none" w:sz="0" w:space="0" w:color="auto"/>
        <w:left w:val="none" w:sz="0" w:space="0" w:color="auto"/>
        <w:bottom w:val="none" w:sz="0" w:space="0" w:color="auto"/>
        <w:right w:val="none" w:sz="0" w:space="0" w:color="auto"/>
      </w:divBdr>
    </w:div>
    <w:div w:id="357509020">
      <w:bodyDiv w:val="1"/>
      <w:marLeft w:val="0"/>
      <w:marRight w:val="0"/>
      <w:marTop w:val="0"/>
      <w:marBottom w:val="0"/>
      <w:divBdr>
        <w:top w:val="none" w:sz="0" w:space="0" w:color="auto"/>
        <w:left w:val="none" w:sz="0" w:space="0" w:color="auto"/>
        <w:bottom w:val="none" w:sz="0" w:space="0" w:color="auto"/>
        <w:right w:val="none" w:sz="0" w:space="0" w:color="auto"/>
      </w:divBdr>
    </w:div>
    <w:div w:id="357662108">
      <w:bodyDiv w:val="1"/>
      <w:marLeft w:val="0"/>
      <w:marRight w:val="0"/>
      <w:marTop w:val="0"/>
      <w:marBottom w:val="0"/>
      <w:divBdr>
        <w:top w:val="none" w:sz="0" w:space="0" w:color="auto"/>
        <w:left w:val="none" w:sz="0" w:space="0" w:color="auto"/>
        <w:bottom w:val="none" w:sz="0" w:space="0" w:color="auto"/>
        <w:right w:val="none" w:sz="0" w:space="0" w:color="auto"/>
      </w:divBdr>
    </w:div>
    <w:div w:id="357892518">
      <w:bodyDiv w:val="1"/>
      <w:marLeft w:val="0"/>
      <w:marRight w:val="0"/>
      <w:marTop w:val="0"/>
      <w:marBottom w:val="0"/>
      <w:divBdr>
        <w:top w:val="none" w:sz="0" w:space="0" w:color="auto"/>
        <w:left w:val="none" w:sz="0" w:space="0" w:color="auto"/>
        <w:bottom w:val="none" w:sz="0" w:space="0" w:color="auto"/>
        <w:right w:val="none" w:sz="0" w:space="0" w:color="auto"/>
      </w:divBdr>
    </w:div>
    <w:div w:id="357898512">
      <w:bodyDiv w:val="1"/>
      <w:marLeft w:val="0"/>
      <w:marRight w:val="0"/>
      <w:marTop w:val="0"/>
      <w:marBottom w:val="0"/>
      <w:divBdr>
        <w:top w:val="none" w:sz="0" w:space="0" w:color="auto"/>
        <w:left w:val="none" w:sz="0" w:space="0" w:color="auto"/>
        <w:bottom w:val="none" w:sz="0" w:space="0" w:color="auto"/>
        <w:right w:val="none" w:sz="0" w:space="0" w:color="auto"/>
      </w:divBdr>
    </w:div>
    <w:div w:id="358049743">
      <w:bodyDiv w:val="1"/>
      <w:marLeft w:val="0"/>
      <w:marRight w:val="0"/>
      <w:marTop w:val="0"/>
      <w:marBottom w:val="0"/>
      <w:divBdr>
        <w:top w:val="none" w:sz="0" w:space="0" w:color="auto"/>
        <w:left w:val="none" w:sz="0" w:space="0" w:color="auto"/>
        <w:bottom w:val="none" w:sz="0" w:space="0" w:color="auto"/>
        <w:right w:val="none" w:sz="0" w:space="0" w:color="auto"/>
      </w:divBdr>
    </w:div>
    <w:div w:id="358162482">
      <w:bodyDiv w:val="1"/>
      <w:marLeft w:val="0"/>
      <w:marRight w:val="0"/>
      <w:marTop w:val="0"/>
      <w:marBottom w:val="0"/>
      <w:divBdr>
        <w:top w:val="none" w:sz="0" w:space="0" w:color="auto"/>
        <w:left w:val="none" w:sz="0" w:space="0" w:color="auto"/>
        <w:bottom w:val="none" w:sz="0" w:space="0" w:color="auto"/>
        <w:right w:val="none" w:sz="0" w:space="0" w:color="auto"/>
      </w:divBdr>
    </w:div>
    <w:div w:id="358238091">
      <w:bodyDiv w:val="1"/>
      <w:marLeft w:val="0"/>
      <w:marRight w:val="0"/>
      <w:marTop w:val="0"/>
      <w:marBottom w:val="0"/>
      <w:divBdr>
        <w:top w:val="none" w:sz="0" w:space="0" w:color="auto"/>
        <w:left w:val="none" w:sz="0" w:space="0" w:color="auto"/>
        <w:bottom w:val="none" w:sz="0" w:space="0" w:color="auto"/>
        <w:right w:val="none" w:sz="0" w:space="0" w:color="auto"/>
      </w:divBdr>
    </w:div>
    <w:div w:id="358747391">
      <w:bodyDiv w:val="1"/>
      <w:marLeft w:val="0"/>
      <w:marRight w:val="0"/>
      <w:marTop w:val="0"/>
      <w:marBottom w:val="0"/>
      <w:divBdr>
        <w:top w:val="none" w:sz="0" w:space="0" w:color="auto"/>
        <w:left w:val="none" w:sz="0" w:space="0" w:color="auto"/>
        <w:bottom w:val="none" w:sz="0" w:space="0" w:color="auto"/>
        <w:right w:val="none" w:sz="0" w:space="0" w:color="auto"/>
      </w:divBdr>
    </w:div>
    <w:div w:id="358816478">
      <w:bodyDiv w:val="1"/>
      <w:marLeft w:val="0"/>
      <w:marRight w:val="0"/>
      <w:marTop w:val="0"/>
      <w:marBottom w:val="0"/>
      <w:divBdr>
        <w:top w:val="none" w:sz="0" w:space="0" w:color="auto"/>
        <w:left w:val="none" w:sz="0" w:space="0" w:color="auto"/>
        <w:bottom w:val="none" w:sz="0" w:space="0" w:color="auto"/>
        <w:right w:val="none" w:sz="0" w:space="0" w:color="auto"/>
      </w:divBdr>
    </w:div>
    <w:div w:id="359092715">
      <w:bodyDiv w:val="1"/>
      <w:marLeft w:val="0"/>
      <w:marRight w:val="0"/>
      <w:marTop w:val="0"/>
      <w:marBottom w:val="0"/>
      <w:divBdr>
        <w:top w:val="none" w:sz="0" w:space="0" w:color="auto"/>
        <w:left w:val="none" w:sz="0" w:space="0" w:color="auto"/>
        <w:bottom w:val="none" w:sz="0" w:space="0" w:color="auto"/>
        <w:right w:val="none" w:sz="0" w:space="0" w:color="auto"/>
      </w:divBdr>
    </w:div>
    <w:div w:id="359235552">
      <w:bodyDiv w:val="1"/>
      <w:marLeft w:val="0"/>
      <w:marRight w:val="0"/>
      <w:marTop w:val="0"/>
      <w:marBottom w:val="0"/>
      <w:divBdr>
        <w:top w:val="none" w:sz="0" w:space="0" w:color="auto"/>
        <w:left w:val="none" w:sz="0" w:space="0" w:color="auto"/>
        <w:bottom w:val="none" w:sz="0" w:space="0" w:color="auto"/>
        <w:right w:val="none" w:sz="0" w:space="0" w:color="auto"/>
      </w:divBdr>
    </w:div>
    <w:div w:id="359864322">
      <w:bodyDiv w:val="1"/>
      <w:marLeft w:val="0"/>
      <w:marRight w:val="0"/>
      <w:marTop w:val="0"/>
      <w:marBottom w:val="0"/>
      <w:divBdr>
        <w:top w:val="none" w:sz="0" w:space="0" w:color="auto"/>
        <w:left w:val="none" w:sz="0" w:space="0" w:color="auto"/>
        <w:bottom w:val="none" w:sz="0" w:space="0" w:color="auto"/>
        <w:right w:val="none" w:sz="0" w:space="0" w:color="auto"/>
      </w:divBdr>
    </w:div>
    <w:div w:id="360471673">
      <w:bodyDiv w:val="1"/>
      <w:marLeft w:val="0"/>
      <w:marRight w:val="0"/>
      <w:marTop w:val="0"/>
      <w:marBottom w:val="0"/>
      <w:divBdr>
        <w:top w:val="none" w:sz="0" w:space="0" w:color="auto"/>
        <w:left w:val="none" w:sz="0" w:space="0" w:color="auto"/>
        <w:bottom w:val="none" w:sz="0" w:space="0" w:color="auto"/>
        <w:right w:val="none" w:sz="0" w:space="0" w:color="auto"/>
      </w:divBdr>
    </w:div>
    <w:div w:id="360520509">
      <w:bodyDiv w:val="1"/>
      <w:marLeft w:val="0"/>
      <w:marRight w:val="0"/>
      <w:marTop w:val="0"/>
      <w:marBottom w:val="0"/>
      <w:divBdr>
        <w:top w:val="none" w:sz="0" w:space="0" w:color="auto"/>
        <w:left w:val="none" w:sz="0" w:space="0" w:color="auto"/>
        <w:bottom w:val="none" w:sz="0" w:space="0" w:color="auto"/>
        <w:right w:val="none" w:sz="0" w:space="0" w:color="auto"/>
      </w:divBdr>
    </w:div>
    <w:div w:id="360594710">
      <w:bodyDiv w:val="1"/>
      <w:marLeft w:val="0"/>
      <w:marRight w:val="0"/>
      <w:marTop w:val="0"/>
      <w:marBottom w:val="0"/>
      <w:divBdr>
        <w:top w:val="none" w:sz="0" w:space="0" w:color="auto"/>
        <w:left w:val="none" w:sz="0" w:space="0" w:color="auto"/>
        <w:bottom w:val="none" w:sz="0" w:space="0" w:color="auto"/>
        <w:right w:val="none" w:sz="0" w:space="0" w:color="auto"/>
      </w:divBdr>
    </w:div>
    <w:div w:id="360597873">
      <w:bodyDiv w:val="1"/>
      <w:marLeft w:val="0"/>
      <w:marRight w:val="0"/>
      <w:marTop w:val="0"/>
      <w:marBottom w:val="0"/>
      <w:divBdr>
        <w:top w:val="none" w:sz="0" w:space="0" w:color="auto"/>
        <w:left w:val="none" w:sz="0" w:space="0" w:color="auto"/>
        <w:bottom w:val="none" w:sz="0" w:space="0" w:color="auto"/>
        <w:right w:val="none" w:sz="0" w:space="0" w:color="auto"/>
      </w:divBdr>
    </w:div>
    <w:div w:id="360711416">
      <w:bodyDiv w:val="1"/>
      <w:marLeft w:val="0"/>
      <w:marRight w:val="0"/>
      <w:marTop w:val="0"/>
      <w:marBottom w:val="0"/>
      <w:divBdr>
        <w:top w:val="none" w:sz="0" w:space="0" w:color="auto"/>
        <w:left w:val="none" w:sz="0" w:space="0" w:color="auto"/>
        <w:bottom w:val="none" w:sz="0" w:space="0" w:color="auto"/>
        <w:right w:val="none" w:sz="0" w:space="0" w:color="auto"/>
      </w:divBdr>
    </w:div>
    <w:div w:id="360781971">
      <w:bodyDiv w:val="1"/>
      <w:marLeft w:val="0"/>
      <w:marRight w:val="0"/>
      <w:marTop w:val="0"/>
      <w:marBottom w:val="0"/>
      <w:divBdr>
        <w:top w:val="none" w:sz="0" w:space="0" w:color="auto"/>
        <w:left w:val="none" w:sz="0" w:space="0" w:color="auto"/>
        <w:bottom w:val="none" w:sz="0" w:space="0" w:color="auto"/>
        <w:right w:val="none" w:sz="0" w:space="0" w:color="auto"/>
      </w:divBdr>
    </w:div>
    <w:div w:id="360859339">
      <w:bodyDiv w:val="1"/>
      <w:marLeft w:val="0"/>
      <w:marRight w:val="0"/>
      <w:marTop w:val="0"/>
      <w:marBottom w:val="0"/>
      <w:divBdr>
        <w:top w:val="none" w:sz="0" w:space="0" w:color="auto"/>
        <w:left w:val="none" w:sz="0" w:space="0" w:color="auto"/>
        <w:bottom w:val="none" w:sz="0" w:space="0" w:color="auto"/>
        <w:right w:val="none" w:sz="0" w:space="0" w:color="auto"/>
      </w:divBdr>
    </w:div>
    <w:div w:id="360978464">
      <w:bodyDiv w:val="1"/>
      <w:marLeft w:val="0"/>
      <w:marRight w:val="0"/>
      <w:marTop w:val="0"/>
      <w:marBottom w:val="0"/>
      <w:divBdr>
        <w:top w:val="none" w:sz="0" w:space="0" w:color="auto"/>
        <w:left w:val="none" w:sz="0" w:space="0" w:color="auto"/>
        <w:bottom w:val="none" w:sz="0" w:space="0" w:color="auto"/>
        <w:right w:val="none" w:sz="0" w:space="0" w:color="auto"/>
      </w:divBdr>
    </w:div>
    <w:div w:id="361135147">
      <w:bodyDiv w:val="1"/>
      <w:marLeft w:val="0"/>
      <w:marRight w:val="0"/>
      <w:marTop w:val="0"/>
      <w:marBottom w:val="0"/>
      <w:divBdr>
        <w:top w:val="none" w:sz="0" w:space="0" w:color="auto"/>
        <w:left w:val="none" w:sz="0" w:space="0" w:color="auto"/>
        <w:bottom w:val="none" w:sz="0" w:space="0" w:color="auto"/>
        <w:right w:val="none" w:sz="0" w:space="0" w:color="auto"/>
      </w:divBdr>
    </w:div>
    <w:div w:id="361324821">
      <w:bodyDiv w:val="1"/>
      <w:marLeft w:val="0"/>
      <w:marRight w:val="0"/>
      <w:marTop w:val="0"/>
      <w:marBottom w:val="0"/>
      <w:divBdr>
        <w:top w:val="none" w:sz="0" w:space="0" w:color="auto"/>
        <w:left w:val="none" w:sz="0" w:space="0" w:color="auto"/>
        <w:bottom w:val="none" w:sz="0" w:space="0" w:color="auto"/>
        <w:right w:val="none" w:sz="0" w:space="0" w:color="auto"/>
      </w:divBdr>
    </w:div>
    <w:div w:id="361397054">
      <w:bodyDiv w:val="1"/>
      <w:marLeft w:val="0"/>
      <w:marRight w:val="0"/>
      <w:marTop w:val="0"/>
      <w:marBottom w:val="0"/>
      <w:divBdr>
        <w:top w:val="none" w:sz="0" w:space="0" w:color="auto"/>
        <w:left w:val="none" w:sz="0" w:space="0" w:color="auto"/>
        <w:bottom w:val="none" w:sz="0" w:space="0" w:color="auto"/>
        <w:right w:val="none" w:sz="0" w:space="0" w:color="auto"/>
      </w:divBdr>
    </w:div>
    <w:div w:id="361562275">
      <w:bodyDiv w:val="1"/>
      <w:marLeft w:val="0"/>
      <w:marRight w:val="0"/>
      <w:marTop w:val="0"/>
      <w:marBottom w:val="0"/>
      <w:divBdr>
        <w:top w:val="none" w:sz="0" w:space="0" w:color="auto"/>
        <w:left w:val="none" w:sz="0" w:space="0" w:color="auto"/>
        <w:bottom w:val="none" w:sz="0" w:space="0" w:color="auto"/>
        <w:right w:val="none" w:sz="0" w:space="0" w:color="auto"/>
      </w:divBdr>
    </w:div>
    <w:div w:id="361592456">
      <w:bodyDiv w:val="1"/>
      <w:marLeft w:val="0"/>
      <w:marRight w:val="0"/>
      <w:marTop w:val="0"/>
      <w:marBottom w:val="0"/>
      <w:divBdr>
        <w:top w:val="none" w:sz="0" w:space="0" w:color="auto"/>
        <w:left w:val="none" w:sz="0" w:space="0" w:color="auto"/>
        <w:bottom w:val="none" w:sz="0" w:space="0" w:color="auto"/>
        <w:right w:val="none" w:sz="0" w:space="0" w:color="auto"/>
      </w:divBdr>
    </w:div>
    <w:div w:id="361634884">
      <w:bodyDiv w:val="1"/>
      <w:marLeft w:val="0"/>
      <w:marRight w:val="0"/>
      <w:marTop w:val="0"/>
      <w:marBottom w:val="0"/>
      <w:divBdr>
        <w:top w:val="none" w:sz="0" w:space="0" w:color="auto"/>
        <w:left w:val="none" w:sz="0" w:space="0" w:color="auto"/>
        <w:bottom w:val="none" w:sz="0" w:space="0" w:color="auto"/>
        <w:right w:val="none" w:sz="0" w:space="0" w:color="auto"/>
      </w:divBdr>
    </w:div>
    <w:div w:id="361908128">
      <w:bodyDiv w:val="1"/>
      <w:marLeft w:val="0"/>
      <w:marRight w:val="0"/>
      <w:marTop w:val="0"/>
      <w:marBottom w:val="0"/>
      <w:divBdr>
        <w:top w:val="none" w:sz="0" w:space="0" w:color="auto"/>
        <w:left w:val="none" w:sz="0" w:space="0" w:color="auto"/>
        <w:bottom w:val="none" w:sz="0" w:space="0" w:color="auto"/>
        <w:right w:val="none" w:sz="0" w:space="0" w:color="auto"/>
      </w:divBdr>
    </w:div>
    <w:div w:id="362025802">
      <w:bodyDiv w:val="1"/>
      <w:marLeft w:val="0"/>
      <w:marRight w:val="0"/>
      <w:marTop w:val="0"/>
      <w:marBottom w:val="0"/>
      <w:divBdr>
        <w:top w:val="none" w:sz="0" w:space="0" w:color="auto"/>
        <w:left w:val="none" w:sz="0" w:space="0" w:color="auto"/>
        <w:bottom w:val="none" w:sz="0" w:space="0" w:color="auto"/>
        <w:right w:val="none" w:sz="0" w:space="0" w:color="auto"/>
      </w:divBdr>
    </w:div>
    <w:div w:id="362094366">
      <w:bodyDiv w:val="1"/>
      <w:marLeft w:val="0"/>
      <w:marRight w:val="0"/>
      <w:marTop w:val="0"/>
      <w:marBottom w:val="0"/>
      <w:divBdr>
        <w:top w:val="none" w:sz="0" w:space="0" w:color="auto"/>
        <w:left w:val="none" w:sz="0" w:space="0" w:color="auto"/>
        <w:bottom w:val="none" w:sz="0" w:space="0" w:color="auto"/>
        <w:right w:val="none" w:sz="0" w:space="0" w:color="auto"/>
      </w:divBdr>
    </w:div>
    <w:div w:id="362248624">
      <w:bodyDiv w:val="1"/>
      <w:marLeft w:val="0"/>
      <w:marRight w:val="0"/>
      <w:marTop w:val="0"/>
      <w:marBottom w:val="0"/>
      <w:divBdr>
        <w:top w:val="none" w:sz="0" w:space="0" w:color="auto"/>
        <w:left w:val="none" w:sz="0" w:space="0" w:color="auto"/>
        <w:bottom w:val="none" w:sz="0" w:space="0" w:color="auto"/>
        <w:right w:val="none" w:sz="0" w:space="0" w:color="auto"/>
      </w:divBdr>
    </w:div>
    <w:div w:id="362486249">
      <w:bodyDiv w:val="1"/>
      <w:marLeft w:val="0"/>
      <w:marRight w:val="0"/>
      <w:marTop w:val="0"/>
      <w:marBottom w:val="0"/>
      <w:divBdr>
        <w:top w:val="none" w:sz="0" w:space="0" w:color="auto"/>
        <w:left w:val="none" w:sz="0" w:space="0" w:color="auto"/>
        <w:bottom w:val="none" w:sz="0" w:space="0" w:color="auto"/>
        <w:right w:val="none" w:sz="0" w:space="0" w:color="auto"/>
      </w:divBdr>
    </w:div>
    <w:div w:id="362554898">
      <w:bodyDiv w:val="1"/>
      <w:marLeft w:val="0"/>
      <w:marRight w:val="0"/>
      <w:marTop w:val="0"/>
      <w:marBottom w:val="0"/>
      <w:divBdr>
        <w:top w:val="none" w:sz="0" w:space="0" w:color="auto"/>
        <w:left w:val="none" w:sz="0" w:space="0" w:color="auto"/>
        <w:bottom w:val="none" w:sz="0" w:space="0" w:color="auto"/>
        <w:right w:val="none" w:sz="0" w:space="0" w:color="auto"/>
      </w:divBdr>
    </w:div>
    <w:div w:id="362707967">
      <w:bodyDiv w:val="1"/>
      <w:marLeft w:val="0"/>
      <w:marRight w:val="0"/>
      <w:marTop w:val="0"/>
      <w:marBottom w:val="0"/>
      <w:divBdr>
        <w:top w:val="none" w:sz="0" w:space="0" w:color="auto"/>
        <w:left w:val="none" w:sz="0" w:space="0" w:color="auto"/>
        <w:bottom w:val="none" w:sz="0" w:space="0" w:color="auto"/>
        <w:right w:val="none" w:sz="0" w:space="0" w:color="auto"/>
      </w:divBdr>
    </w:div>
    <w:div w:id="362751428">
      <w:bodyDiv w:val="1"/>
      <w:marLeft w:val="0"/>
      <w:marRight w:val="0"/>
      <w:marTop w:val="0"/>
      <w:marBottom w:val="0"/>
      <w:divBdr>
        <w:top w:val="none" w:sz="0" w:space="0" w:color="auto"/>
        <w:left w:val="none" w:sz="0" w:space="0" w:color="auto"/>
        <w:bottom w:val="none" w:sz="0" w:space="0" w:color="auto"/>
        <w:right w:val="none" w:sz="0" w:space="0" w:color="auto"/>
      </w:divBdr>
    </w:div>
    <w:div w:id="362873580">
      <w:bodyDiv w:val="1"/>
      <w:marLeft w:val="0"/>
      <w:marRight w:val="0"/>
      <w:marTop w:val="0"/>
      <w:marBottom w:val="0"/>
      <w:divBdr>
        <w:top w:val="none" w:sz="0" w:space="0" w:color="auto"/>
        <w:left w:val="none" w:sz="0" w:space="0" w:color="auto"/>
        <w:bottom w:val="none" w:sz="0" w:space="0" w:color="auto"/>
        <w:right w:val="none" w:sz="0" w:space="0" w:color="auto"/>
      </w:divBdr>
    </w:div>
    <w:div w:id="362941754">
      <w:bodyDiv w:val="1"/>
      <w:marLeft w:val="0"/>
      <w:marRight w:val="0"/>
      <w:marTop w:val="0"/>
      <w:marBottom w:val="0"/>
      <w:divBdr>
        <w:top w:val="none" w:sz="0" w:space="0" w:color="auto"/>
        <w:left w:val="none" w:sz="0" w:space="0" w:color="auto"/>
        <w:bottom w:val="none" w:sz="0" w:space="0" w:color="auto"/>
        <w:right w:val="none" w:sz="0" w:space="0" w:color="auto"/>
      </w:divBdr>
    </w:div>
    <w:div w:id="363017476">
      <w:bodyDiv w:val="1"/>
      <w:marLeft w:val="0"/>
      <w:marRight w:val="0"/>
      <w:marTop w:val="0"/>
      <w:marBottom w:val="0"/>
      <w:divBdr>
        <w:top w:val="none" w:sz="0" w:space="0" w:color="auto"/>
        <w:left w:val="none" w:sz="0" w:space="0" w:color="auto"/>
        <w:bottom w:val="none" w:sz="0" w:space="0" w:color="auto"/>
        <w:right w:val="none" w:sz="0" w:space="0" w:color="auto"/>
      </w:divBdr>
    </w:div>
    <w:div w:id="363021294">
      <w:bodyDiv w:val="1"/>
      <w:marLeft w:val="0"/>
      <w:marRight w:val="0"/>
      <w:marTop w:val="0"/>
      <w:marBottom w:val="0"/>
      <w:divBdr>
        <w:top w:val="none" w:sz="0" w:space="0" w:color="auto"/>
        <w:left w:val="none" w:sz="0" w:space="0" w:color="auto"/>
        <w:bottom w:val="none" w:sz="0" w:space="0" w:color="auto"/>
        <w:right w:val="none" w:sz="0" w:space="0" w:color="auto"/>
      </w:divBdr>
    </w:div>
    <w:div w:id="363286031">
      <w:bodyDiv w:val="1"/>
      <w:marLeft w:val="0"/>
      <w:marRight w:val="0"/>
      <w:marTop w:val="0"/>
      <w:marBottom w:val="0"/>
      <w:divBdr>
        <w:top w:val="none" w:sz="0" w:space="0" w:color="auto"/>
        <w:left w:val="none" w:sz="0" w:space="0" w:color="auto"/>
        <w:bottom w:val="none" w:sz="0" w:space="0" w:color="auto"/>
        <w:right w:val="none" w:sz="0" w:space="0" w:color="auto"/>
      </w:divBdr>
    </w:div>
    <w:div w:id="363289269">
      <w:bodyDiv w:val="1"/>
      <w:marLeft w:val="0"/>
      <w:marRight w:val="0"/>
      <w:marTop w:val="0"/>
      <w:marBottom w:val="0"/>
      <w:divBdr>
        <w:top w:val="none" w:sz="0" w:space="0" w:color="auto"/>
        <w:left w:val="none" w:sz="0" w:space="0" w:color="auto"/>
        <w:bottom w:val="none" w:sz="0" w:space="0" w:color="auto"/>
        <w:right w:val="none" w:sz="0" w:space="0" w:color="auto"/>
      </w:divBdr>
    </w:div>
    <w:div w:id="363363902">
      <w:bodyDiv w:val="1"/>
      <w:marLeft w:val="0"/>
      <w:marRight w:val="0"/>
      <w:marTop w:val="0"/>
      <w:marBottom w:val="0"/>
      <w:divBdr>
        <w:top w:val="none" w:sz="0" w:space="0" w:color="auto"/>
        <w:left w:val="none" w:sz="0" w:space="0" w:color="auto"/>
        <w:bottom w:val="none" w:sz="0" w:space="0" w:color="auto"/>
        <w:right w:val="none" w:sz="0" w:space="0" w:color="auto"/>
      </w:divBdr>
    </w:div>
    <w:div w:id="364185635">
      <w:bodyDiv w:val="1"/>
      <w:marLeft w:val="0"/>
      <w:marRight w:val="0"/>
      <w:marTop w:val="0"/>
      <w:marBottom w:val="0"/>
      <w:divBdr>
        <w:top w:val="none" w:sz="0" w:space="0" w:color="auto"/>
        <w:left w:val="none" w:sz="0" w:space="0" w:color="auto"/>
        <w:bottom w:val="none" w:sz="0" w:space="0" w:color="auto"/>
        <w:right w:val="none" w:sz="0" w:space="0" w:color="auto"/>
      </w:divBdr>
    </w:div>
    <w:div w:id="364215262">
      <w:bodyDiv w:val="1"/>
      <w:marLeft w:val="0"/>
      <w:marRight w:val="0"/>
      <w:marTop w:val="0"/>
      <w:marBottom w:val="0"/>
      <w:divBdr>
        <w:top w:val="none" w:sz="0" w:space="0" w:color="auto"/>
        <w:left w:val="none" w:sz="0" w:space="0" w:color="auto"/>
        <w:bottom w:val="none" w:sz="0" w:space="0" w:color="auto"/>
        <w:right w:val="none" w:sz="0" w:space="0" w:color="auto"/>
      </w:divBdr>
    </w:div>
    <w:div w:id="364520175">
      <w:bodyDiv w:val="1"/>
      <w:marLeft w:val="0"/>
      <w:marRight w:val="0"/>
      <w:marTop w:val="0"/>
      <w:marBottom w:val="0"/>
      <w:divBdr>
        <w:top w:val="none" w:sz="0" w:space="0" w:color="auto"/>
        <w:left w:val="none" w:sz="0" w:space="0" w:color="auto"/>
        <w:bottom w:val="none" w:sz="0" w:space="0" w:color="auto"/>
        <w:right w:val="none" w:sz="0" w:space="0" w:color="auto"/>
      </w:divBdr>
    </w:div>
    <w:div w:id="364671240">
      <w:bodyDiv w:val="1"/>
      <w:marLeft w:val="0"/>
      <w:marRight w:val="0"/>
      <w:marTop w:val="0"/>
      <w:marBottom w:val="0"/>
      <w:divBdr>
        <w:top w:val="none" w:sz="0" w:space="0" w:color="auto"/>
        <w:left w:val="none" w:sz="0" w:space="0" w:color="auto"/>
        <w:bottom w:val="none" w:sz="0" w:space="0" w:color="auto"/>
        <w:right w:val="none" w:sz="0" w:space="0" w:color="auto"/>
      </w:divBdr>
    </w:div>
    <w:div w:id="364674692">
      <w:bodyDiv w:val="1"/>
      <w:marLeft w:val="0"/>
      <w:marRight w:val="0"/>
      <w:marTop w:val="0"/>
      <w:marBottom w:val="0"/>
      <w:divBdr>
        <w:top w:val="none" w:sz="0" w:space="0" w:color="auto"/>
        <w:left w:val="none" w:sz="0" w:space="0" w:color="auto"/>
        <w:bottom w:val="none" w:sz="0" w:space="0" w:color="auto"/>
        <w:right w:val="none" w:sz="0" w:space="0" w:color="auto"/>
      </w:divBdr>
    </w:div>
    <w:div w:id="364983120">
      <w:bodyDiv w:val="1"/>
      <w:marLeft w:val="0"/>
      <w:marRight w:val="0"/>
      <w:marTop w:val="0"/>
      <w:marBottom w:val="0"/>
      <w:divBdr>
        <w:top w:val="none" w:sz="0" w:space="0" w:color="auto"/>
        <w:left w:val="none" w:sz="0" w:space="0" w:color="auto"/>
        <w:bottom w:val="none" w:sz="0" w:space="0" w:color="auto"/>
        <w:right w:val="none" w:sz="0" w:space="0" w:color="auto"/>
      </w:divBdr>
    </w:div>
    <w:div w:id="364988418">
      <w:bodyDiv w:val="1"/>
      <w:marLeft w:val="0"/>
      <w:marRight w:val="0"/>
      <w:marTop w:val="0"/>
      <w:marBottom w:val="0"/>
      <w:divBdr>
        <w:top w:val="none" w:sz="0" w:space="0" w:color="auto"/>
        <w:left w:val="none" w:sz="0" w:space="0" w:color="auto"/>
        <w:bottom w:val="none" w:sz="0" w:space="0" w:color="auto"/>
        <w:right w:val="none" w:sz="0" w:space="0" w:color="auto"/>
      </w:divBdr>
    </w:div>
    <w:div w:id="365066591">
      <w:bodyDiv w:val="1"/>
      <w:marLeft w:val="0"/>
      <w:marRight w:val="0"/>
      <w:marTop w:val="0"/>
      <w:marBottom w:val="0"/>
      <w:divBdr>
        <w:top w:val="none" w:sz="0" w:space="0" w:color="auto"/>
        <w:left w:val="none" w:sz="0" w:space="0" w:color="auto"/>
        <w:bottom w:val="none" w:sz="0" w:space="0" w:color="auto"/>
        <w:right w:val="none" w:sz="0" w:space="0" w:color="auto"/>
      </w:divBdr>
    </w:div>
    <w:div w:id="365179524">
      <w:bodyDiv w:val="1"/>
      <w:marLeft w:val="0"/>
      <w:marRight w:val="0"/>
      <w:marTop w:val="0"/>
      <w:marBottom w:val="0"/>
      <w:divBdr>
        <w:top w:val="none" w:sz="0" w:space="0" w:color="auto"/>
        <w:left w:val="none" w:sz="0" w:space="0" w:color="auto"/>
        <w:bottom w:val="none" w:sz="0" w:space="0" w:color="auto"/>
        <w:right w:val="none" w:sz="0" w:space="0" w:color="auto"/>
      </w:divBdr>
    </w:div>
    <w:div w:id="365183397">
      <w:bodyDiv w:val="1"/>
      <w:marLeft w:val="0"/>
      <w:marRight w:val="0"/>
      <w:marTop w:val="0"/>
      <w:marBottom w:val="0"/>
      <w:divBdr>
        <w:top w:val="none" w:sz="0" w:space="0" w:color="auto"/>
        <w:left w:val="none" w:sz="0" w:space="0" w:color="auto"/>
        <w:bottom w:val="none" w:sz="0" w:space="0" w:color="auto"/>
        <w:right w:val="none" w:sz="0" w:space="0" w:color="auto"/>
      </w:divBdr>
    </w:div>
    <w:div w:id="365299179">
      <w:bodyDiv w:val="1"/>
      <w:marLeft w:val="0"/>
      <w:marRight w:val="0"/>
      <w:marTop w:val="0"/>
      <w:marBottom w:val="0"/>
      <w:divBdr>
        <w:top w:val="none" w:sz="0" w:space="0" w:color="auto"/>
        <w:left w:val="none" w:sz="0" w:space="0" w:color="auto"/>
        <w:bottom w:val="none" w:sz="0" w:space="0" w:color="auto"/>
        <w:right w:val="none" w:sz="0" w:space="0" w:color="auto"/>
      </w:divBdr>
    </w:div>
    <w:div w:id="365453087">
      <w:bodyDiv w:val="1"/>
      <w:marLeft w:val="0"/>
      <w:marRight w:val="0"/>
      <w:marTop w:val="0"/>
      <w:marBottom w:val="0"/>
      <w:divBdr>
        <w:top w:val="none" w:sz="0" w:space="0" w:color="auto"/>
        <w:left w:val="none" w:sz="0" w:space="0" w:color="auto"/>
        <w:bottom w:val="none" w:sz="0" w:space="0" w:color="auto"/>
        <w:right w:val="none" w:sz="0" w:space="0" w:color="auto"/>
      </w:divBdr>
    </w:div>
    <w:div w:id="365453618">
      <w:bodyDiv w:val="1"/>
      <w:marLeft w:val="0"/>
      <w:marRight w:val="0"/>
      <w:marTop w:val="0"/>
      <w:marBottom w:val="0"/>
      <w:divBdr>
        <w:top w:val="none" w:sz="0" w:space="0" w:color="auto"/>
        <w:left w:val="none" w:sz="0" w:space="0" w:color="auto"/>
        <w:bottom w:val="none" w:sz="0" w:space="0" w:color="auto"/>
        <w:right w:val="none" w:sz="0" w:space="0" w:color="auto"/>
      </w:divBdr>
    </w:div>
    <w:div w:id="365524302">
      <w:bodyDiv w:val="1"/>
      <w:marLeft w:val="0"/>
      <w:marRight w:val="0"/>
      <w:marTop w:val="0"/>
      <w:marBottom w:val="0"/>
      <w:divBdr>
        <w:top w:val="none" w:sz="0" w:space="0" w:color="auto"/>
        <w:left w:val="none" w:sz="0" w:space="0" w:color="auto"/>
        <w:bottom w:val="none" w:sz="0" w:space="0" w:color="auto"/>
        <w:right w:val="none" w:sz="0" w:space="0" w:color="auto"/>
      </w:divBdr>
    </w:div>
    <w:div w:id="365788840">
      <w:bodyDiv w:val="1"/>
      <w:marLeft w:val="0"/>
      <w:marRight w:val="0"/>
      <w:marTop w:val="0"/>
      <w:marBottom w:val="0"/>
      <w:divBdr>
        <w:top w:val="none" w:sz="0" w:space="0" w:color="auto"/>
        <w:left w:val="none" w:sz="0" w:space="0" w:color="auto"/>
        <w:bottom w:val="none" w:sz="0" w:space="0" w:color="auto"/>
        <w:right w:val="none" w:sz="0" w:space="0" w:color="auto"/>
      </w:divBdr>
    </w:div>
    <w:div w:id="365833224">
      <w:bodyDiv w:val="1"/>
      <w:marLeft w:val="0"/>
      <w:marRight w:val="0"/>
      <w:marTop w:val="0"/>
      <w:marBottom w:val="0"/>
      <w:divBdr>
        <w:top w:val="none" w:sz="0" w:space="0" w:color="auto"/>
        <w:left w:val="none" w:sz="0" w:space="0" w:color="auto"/>
        <w:bottom w:val="none" w:sz="0" w:space="0" w:color="auto"/>
        <w:right w:val="none" w:sz="0" w:space="0" w:color="auto"/>
      </w:divBdr>
    </w:div>
    <w:div w:id="365910974">
      <w:bodyDiv w:val="1"/>
      <w:marLeft w:val="0"/>
      <w:marRight w:val="0"/>
      <w:marTop w:val="0"/>
      <w:marBottom w:val="0"/>
      <w:divBdr>
        <w:top w:val="none" w:sz="0" w:space="0" w:color="auto"/>
        <w:left w:val="none" w:sz="0" w:space="0" w:color="auto"/>
        <w:bottom w:val="none" w:sz="0" w:space="0" w:color="auto"/>
        <w:right w:val="none" w:sz="0" w:space="0" w:color="auto"/>
      </w:divBdr>
    </w:div>
    <w:div w:id="366221129">
      <w:bodyDiv w:val="1"/>
      <w:marLeft w:val="0"/>
      <w:marRight w:val="0"/>
      <w:marTop w:val="0"/>
      <w:marBottom w:val="0"/>
      <w:divBdr>
        <w:top w:val="none" w:sz="0" w:space="0" w:color="auto"/>
        <w:left w:val="none" w:sz="0" w:space="0" w:color="auto"/>
        <w:bottom w:val="none" w:sz="0" w:space="0" w:color="auto"/>
        <w:right w:val="none" w:sz="0" w:space="0" w:color="auto"/>
      </w:divBdr>
    </w:div>
    <w:div w:id="366488013">
      <w:bodyDiv w:val="1"/>
      <w:marLeft w:val="0"/>
      <w:marRight w:val="0"/>
      <w:marTop w:val="0"/>
      <w:marBottom w:val="0"/>
      <w:divBdr>
        <w:top w:val="none" w:sz="0" w:space="0" w:color="auto"/>
        <w:left w:val="none" w:sz="0" w:space="0" w:color="auto"/>
        <w:bottom w:val="none" w:sz="0" w:space="0" w:color="auto"/>
        <w:right w:val="none" w:sz="0" w:space="0" w:color="auto"/>
      </w:divBdr>
    </w:div>
    <w:div w:id="366493668">
      <w:bodyDiv w:val="1"/>
      <w:marLeft w:val="0"/>
      <w:marRight w:val="0"/>
      <w:marTop w:val="0"/>
      <w:marBottom w:val="0"/>
      <w:divBdr>
        <w:top w:val="none" w:sz="0" w:space="0" w:color="auto"/>
        <w:left w:val="none" w:sz="0" w:space="0" w:color="auto"/>
        <w:bottom w:val="none" w:sz="0" w:space="0" w:color="auto"/>
        <w:right w:val="none" w:sz="0" w:space="0" w:color="auto"/>
      </w:divBdr>
    </w:div>
    <w:div w:id="366566840">
      <w:bodyDiv w:val="1"/>
      <w:marLeft w:val="0"/>
      <w:marRight w:val="0"/>
      <w:marTop w:val="0"/>
      <w:marBottom w:val="0"/>
      <w:divBdr>
        <w:top w:val="none" w:sz="0" w:space="0" w:color="auto"/>
        <w:left w:val="none" w:sz="0" w:space="0" w:color="auto"/>
        <w:bottom w:val="none" w:sz="0" w:space="0" w:color="auto"/>
        <w:right w:val="none" w:sz="0" w:space="0" w:color="auto"/>
      </w:divBdr>
    </w:div>
    <w:div w:id="366831814">
      <w:bodyDiv w:val="1"/>
      <w:marLeft w:val="0"/>
      <w:marRight w:val="0"/>
      <w:marTop w:val="0"/>
      <w:marBottom w:val="0"/>
      <w:divBdr>
        <w:top w:val="none" w:sz="0" w:space="0" w:color="auto"/>
        <w:left w:val="none" w:sz="0" w:space="0" w:color="auto"/>
        <w:bottom w:val="none" w:sz="0" w:space="0" w:color="auto"/>
        <w:right w:val="none" w:sz="0" w:space="0" w:color="auto"/>
      </w:divBdr>
    </w:div>
    <w:div w:id="366834876">
      <w:bodyDiv w:val="1"/>
      <w:marLeft w:val="0"/>
      <w:marRight w:val="0"/>
      <w:marTop w:val="0"/>
      <w:marBottom w:val="0"/>
      <w:divBdr>
        <w:top w:val="none" w:sz="0" w:space="0" w:color="auto"/>
        <w:left w:val="none" w:sz="0" w:space="0" w:color="auto"/>
        <w:bottom w:val="none" w:sz="0" w:space="0" w:color="auto"/>
        <w:right w:val="none" w:sz="0" w:space="0" w:color="auto"/>
      </w:divBdr>
    </w:div>
    <w:div w:id="367294050">
      <w:bodyDiv w:val="1"/>
      <w:marLeft w:val="0"/>
      <w:marRight w:val="0"/>
      <w:marTop w:val="0"/>
      <w:marBottom w:val="0"/>
      <w:divBdr>
        <w:top w:val="none" w:sz="0" w:space="0" w:color="auto"/>
        <w:left w:val="none" w:sz="0" w:space="0" w:color="auto"/>
        <w:bottom w:val="none" w:sz="0" w:space="0" w:color="auto"/>
        <w:right w:val="none" w:sz="0" w:space="0" w:color="auto"/>
      </w:divBdr>
    </w:div>
    <w:div w:id="367413411">
      <w:bodyDiv w:val="1"/>
      <w:marLeft w:val="0"/>
      <w:marRight w:val="0"/>
      <w:marTop w:val="0"/>
      <w:marBottom w:val="0"/>
      <w:divBdr>
        <w:top w:val="none" w:sz="0" w:space="0" w:color="auto"/>
        <w:left w:val="none" w:sz="0" w:space="0" w:color="auto"/>
        <w:bottom w:val="none" w:sz="0" w:space="0" w:color="auto"/>
        <w:right w:val="none" w:sz="0" w:space="0" w:color="auto"/>
      </w:divBdr>
    </w:div>
    <w:div w:id="367462083">
      <w:bodyDiv w:val="1"/>
      <w:marLeft w:val="0"/>
      <w:marRight w:val="0"/>
      <w:marTop w:val="0"/>
      <w:marBottom w:val="0"/>
      <w:divBdr>
        <w:top w:val="none" w:sz="0" w:space="0" w:color="auto"/>
        <w:left w:val="none" w:sz="0" w:space="0" w:color="auto"/>
        <w:bottom w:val="none" w:sz="0" w:space="0" w:color="auto"/>
        <w:right w:val="none" w:sz="0" w:space="0" w:color="auto"/>
      </w:divBdr>
    </w:div>
    <w:div w:id="367609107">
      <w:bodyDiv w:val="1"/>
      <w:marLeft w:val="0"/>
      <w:marRight w:val="0"/>
      <w:marTop w:val="0"/>
      <w:marBottom w:val="0"/>
      <w:divBdr>
        <w:top w:val="none" w:sz="0" w:space="0" w:color="auto"/>
        <w:left w:val="none" w:sz="0" w:space="0" w:color="auto"/>
        <w:bottom w:val="none" w:sz="0" w:space="0" w:color="auto"/>
        <w:right w:val="none" w:sz="0" w:space="0" w:color="auto"/>
      </w:divBdr>
    </w:div>
    <w:div w:id="367610927">
      <w:bodyDiv w:val="1"/>
      <w:marLeft w:val="0"/>
      <w:marRight w:val="0"/>
      <w:marTop w:val="0"/>
      <w:marBottom w:val="0"/>
      <w:divBdr>
        <w:top w:val="none" w:sz="0" w:space="0" w:color="auto"/>
        <w:left w:val="none" w:sz="0" w:space="0" w:color="auto"/>
        <w:bottom w:val="none" w:sz="0" w:space="0" w:color="auto"/>
        <w:right w:val="none" w:sz="0" w:space="0" w:color="auto"/>
      </w:divBdr>
    </w:div>
    <w:div w:id="367684229">
      <w:bodyDiv w:val="1"/>
      <w:marLeft w:val="0"/>
      <w:marRight w:val="0"/>
      <w:marTop w:val="0"/>
      <w:marBottom w:val="0"/>
      <w:divBdr>
        <w:top w:val="none" w:sz="0" w:space="0" w:color="auto"/>
        <w:left w:val="none" w:sz="0" w:space="0" w:color="auto"/>
        <w:bottom w:val="none" w:sz="0" w:space="0" w:color="auto"/>
        <w:right w:val="none" w:sz="0" w:space="0" w:color="auto"/>
      </w:divBdr>
    </w:div>
    <w:div w:id="367798334">
      <w:bodyDiv w:val="1"/>
      <w:marLeft w:val="0"/>
      <w:marRight w:val="0"/>
      <w:marTop w:val="0"/>
      <w:marBottom w:val="0"/>
      <w:divBdr>
        <w:top w:val="none" w:sz="0" w:space="0" w:color="auto"/>
        <w:left w:val="none" w:sz="0" w:space="0" w:color="auto"/>
        <w:bottom w:val="none" w:sz="0" w:space="0" w:color="auto"/>
        <w:right w:val="none" w:sz="0" w:space="0" w:color="auto"/>
      </w:divBdr>
    </w:div>
    <w:div w:id="367802102">
      <w:bodyDiv w:val="1"/>
      <w:marLeft w:val="0"/>
      <w:marRight w:val="0"/>
      <w:marTop w:val="0"/>
      <w:marBottom w:val="0"/>
      <w:divBdr>
        <w:top w:val="none" w:sz="0" w:space="0" w:color="auto"/>
        <w:left w:val="none" w:sz="0" w:space="0" w:color="auto"/>
        <w:bottom w:val="none" w:sz="0" w:space="0" w:color="auto"/>
        <w:right w:val="none" w:sz="0" w:space="0" w:color="auto"/>
      </w:divBdr>
    </w:div>
    <w:div w:id="367947361">
      <w:bodyDiv w:val="1"/>
      <w:marLeft w:val="0"/>
      <w:marRight w:val="0"/>
      <w:marTop w:val="0"/>
      <w:marBottom w:val="0"/>
      <w:divBdr>
        <w:top w:val="none" w:sz="0" w:space="0" w:color="auto"/>
        <w:left w:val="none" w:sz="0" w:space="0" w:color="auto"/>
        <w:bottom w:val="none" w:sz="0" w:space="0" w:color="auto"/>
        <w:right w:val="none" w:sz="0" w:space="0" w:color="auto"/>
      </w:divBdr>
    </w:div>
    <w:div w:id="368073448">
      <w:bodyDiv w:val="1"/>
      <w:marLeft w:val="0"/>
      <w:marRight w:val="0"/>
      <w:marTop w:val="0"/>
      <w:marBottom w:val="0"/>
      <w:divBdr>
        <w:top w:val="none" w:sz="0" w:space="0" w:color="auto"/>
        <w:left w:val="none" w:sz="0" w:space="0" w:color="auto"/>
        <w:bottom w:val="none" w:sz="0" w:space="0" w:color="auto"/>
        <w:right w:val="none" w:sz="0" w:space="0" w:color="auto"/>
      </w:divBdr>
    </w:div>
    <w:div w:id="368336694">
      <w:bodyDiv w:val="1"/>
      <w:marLeft w:val="0"/>
      <w:marRight w:val="0"/>
      <w:marTop w:val="0"/>
      <w:marBottom w:val="0"/>
      <w:divBdr>
        <w:top w:val="none" w:sz="0" w:space="0" w:color="auto"/>
        <w:left w:val="none" w:sz="0" w:space="0" w:color="auto"/>
        <w:bottom w:val="none" w:sz="0" w:space="0" w:color="auto"/>
        <w:right w:val="none" w:sz="0" w:space="0" w:color="auto"/>
      </w:divBdr>
    </w:div>
    <w:div w:id="368384661">
      <w:bodyDiv w:val="1"/>
      <w:marLeft w:val="0"/>
      <w:marRight w:val="0"/>
      <w:marTop w:val="0"/>
      <w:marBottom w:val="0"/>
      <w:divBdr>
        <w:top w:val="none" w:sz="0" w:space="0" w:color="auto"/>
        <w:left w:val="none" w:sz="0" w:space="0" w:color="auto"/>
        <w:bottom w:val="none" w:sz="0" w:space="0" w:color="auto"/>
        <w:right w:val="none" w:sz="0" w:space="0" w:color="auto"/>
      </w:divBdr>
    </w:div>
    <w:div w:id="368532508">
      <w:bodyDiv w:val="1"/>
      <w:marLeft w:val="0"/>
      <w:marRight w:val="0"/>
      <w:marTop w:val="0"/>
      <w:marBottom w:val="0"/>
      <w:divBdr>
        <w:top w:val="none" w:sz="0" w:space="0" w:color="auto"/>
        <w:left w:val="none" w:sz="0" w:space="0" w:color="auto"/>
        <w:bottom w:val="none" w:sz="0" w:space="0" w:color="auto"/>
        <w:right w:val="none" w:sz="0" w:space="0" w:color="auto"/>
      </w:divBdr>
    </w:div>
    <w:div w:id="368802288">
      <w:bodyDiv w:val="1"/>
      <w:marLeft w:val="0"/>
      <w:marRight w:val="0"/>
      <w:marTop w:val="0"/>
      <w:marBottom w:val="0"/>
      <w:divBdr>
        <w:top w:val="none" w:sz="0" w:space="0" w:color="auto"/>
        <w:left w:val="none" w:sz="0" w:space="0" w:color="auto"/>
        <w:bottom w:val="none" w:sz="0" w:space="0" w:color="auto"/>
        <w:right w:val="none" w:sz="0" w:space="0" w:color="auto"/>
      </w:divBdr>
    </w:div>
    <w:div w:id="368838593">
      <w:bodyDiv w:val="1"/>
      <w:marLeft w:val="0"/>
      <w:marRight w:val="0"/>
      <w:marTop w:val="0"/>
      <w:marBottom w:val="0"/>
      <w:divBdr>
        <w:top w:val="none" w:sz="0" w:space="0" w:color="auto"/>
        <w:left w:val="none" w:sz="0" w:space="0" w:color="auto"/>
        <w:bottom w:val="none" w:sz="0" w:space="0" w:color="auto"/>
        <w:right w:val="none" w:sz="0" w:space="0" w:color="auto"/>
      </w:divBdr>
    </w:div>
    <w:div w:id="368841470">
      <w:bodyDiv w:val="1"/>
      <w:marLeft w:val="0"/>
      <w:marRight w:val="0"/>
      <w:marTop w:val="0"/>
      <w:marBottom w:val="0"/>
      <w:divBdr>
        <w:top w:val="none" w:sz="0" w:space="0" w:color="auto"/>
        <w:left w:val="none" w:sz="0" w:space="0" w:color="auto"/>
        <w:bottom w:val="none" w:sz="0" w:space="0" w:color="auto"/>
        <w:right w:val="none" w:sz="0" w:space="0" w:color="auto"/>
      </w:divBdr>
    </w:div>
    <w:div w:id="369190048">
      <w:bodyDiv w:val="1"/>
      <w:marLeft w:val="0"/>
      <w:marRight w:val="0"/>
      <w:marTop w:val="0"/>
      <w:marBottom w:val="0"/>
      <w:divBdr>
        <w:top w:val="none" w:sz="0" w:space="0" w:color="auto"/>
        <w:left w:val="none" w:sz="0" w:space="0" w:color="auto"/>
        <w:bottom w:val="none" w:sz="0" w:space="0" w:color="auto"/>
        <w:right w:val="none" w:sz="0" w:space="0" w:color="auto"/>
      </w:divBdr>
    </w:div>
    <w:div w:id="369191239">
      <w:bodyDiv w:val="1"/>
      <w:marLeft w:val="0"/>
      <w:marRight w:val="0"/>
      <w:marTop w:val="0"/>
      <w:marBottom w:val="0"/>
      <w:divBdr>
        <w:top w:val="none" w:sz="0" w:space="0" w:color="auto"/>
        <w:left w:val="none" w:sz="0" w:space="0" w:color="auto"/>
        <w:bottom w:val="none" w:sz="0" w:space="0" w:color="auto"/>
        <w:right w:val="none" w:sz="0" w:space="0" w:color="auto"/>
      </w:divBdr>
    </w:div>
    <w:div w:id="369452724">
      <w:bodyDiv w:val="1"/>
      <w:marLeft w:val="0"/>
      <w:marRight w:val="0"/>
      <w:marTop w:val="0"/>
      <w:marBottom w:val="0"/>
      <w:divBdr>
        <w:top w:val="none" w:sz="0" w:space="0" w:color="auto"/>
        <w:left w:val="none" w:sz="0" w:space="0" w:color="auto"/>
        <w:bottom w:val="none" w:sz="0" w:space="0" w:color="auto"/>
        <w:right w:val="none" w:sz="0" w:space="0" w:color="auto"/>
      </w:divBdr>
    </w:div>
    <w:div w:id="369696052">
      <w:bodyDiv w:val="1"/>
      <w:marLeft w:val="0"/>
      <w:marRight w:val="0"/>
      <w:marTop w:val="0"/>
      <w:marBottom w:val="0"/>
      <w:divBdr>
        <w:top w:val="none" w:sz="0" w:space="0" w:color="auto"/>
        <w:left w:val="none" w:sz="0" w:space="0" w:color="auto"/>
        <w:bottom w:val="none" w:sz="0" w:space="0" w:color="auto"/>
        <w:right w:val="none" w:sz="0" w:space="0" w:color="auto"/>
      </w:divBdr>
    </w:div>
    <w:div w:id="369845087">
      <w:bodyDiv w:val="1"/>
      <w:marLeft w:val="0"/>
      <w:marRight w:val="0"/>
      <w:marTop w:val="0"/>
      <w:marBottom w:val="0"/>
      <w:divBdr>
        <w:top w:val="none" w:sz="0" w:space="0" w:color="auto"/>
        <w:left w:val="none" w:sz="0" w:space="0" w:color="auto"/>
        <w:bottom w:val="none" w:sz="0" w:space="0" w:color="auto"/>
        <w:right w:val="none" w:sz="0" w:space="0" w:color="auto"/>
      </w:divBdr>
    </w:div>
    <w:div w:id="370154247">
      <w:bodyDiv w:val="1"/>
      <w:marLeft w:val="0"/>
      <w:marRight w:val="0"/>
      <w:marTop w:val="0"/>
      <w:marBottom w:val="0"/>
      <w:divBdr>
        <w:top w:val="none" w:sz="0" w:space="0" w:color="auto"/>
        <w:left w:val="none" w:sz="0" w:space="0" w:color="auto"/>
        <w:bottom w:val="none" w:sz="0" w:space="0" w:color="auto"/>
        <w:right w:val="none" w:sz="0" w:space="0" w:color="auto"/>
      </w:divBdr>
    </w:div>
    <w:div w:id="370155895">
      <w:bodyDiv w:val="1"/>
      <w:marLeft w:val="0"/>
      <w:marRight w:val="0"/>
      <w:marTop w:val="0"/>
      <w:marBottom w:val="0"/>
      <w:divBdr>
        <w:top w:val="none" w:sz="0" w:space="0" w:color="auto"/>
        <w:left w:val="none" w:sz="0" w:space="0" w:color="auto"/>
        <w:bottom w:val="none" w:sz="0" w:space="0" w:color="auto"/>
        <w:right w:val="none" w:sz="0" w:space="0" w:color="auto"/>
      </w:divBdr>
    </w:div>
    <w:div w:id="370227557">
      <w:bodyDiv w:val="1"/>
      <w:marLeft w:val="0"/>
      <w:marRight w:val="0"/>
      <w:marTop w:val="0"/>
      <w:marBottom w:val="0"/>
      <w:divBdr>
        <w:top w:val="none" w:sz="0" w:space="0" w:color="auto"/>
        <w:left w:val="none" w:sz="0" w:space="0" w:color="auto"/>
        <w:bottom w:val="none" w:sz="0" w:space="0" w:color="auto"/>
        <w:right w:val="none" w:sz="0" w:space="0" w:color="auto"/>
      </w:divBdr>
    </w:div>
    <w:div w:id="370427161">
      <w:bodyDiv w:val="1"/>
      <w:marLeft w:val="0"/>
      <w:marRight w:val="0"/>
      <w:marTop w:val="0"/>
      <w:marBottom w:val="0"/>
      <w:divBdr>
        <w:top w:val="none" w:sz="0" w:space="0" w:color="auto"/>
        <w:left w:val="none" w:sz="0" w:space="0" w:color="auto"/>
        <w:bottom w:val="none" w:sz="0" w:space="0" w:color="auto"/>
        <w:right w:val="none" w:sz="0" w:space="0" w:color="auto"/>
      </w:divBdr>
    </w:div>
    <w:div w:id="370616603">
      <w:bodyDiv w:val="1"/>
      <w:marLeft w:val="0"/>
      <w:marRight w:val="0"/>
      <w:marTop w:val="0"/>
      <w:marBottom w:val="0"/>
      <w:divBdr>
        <w:top w:val="none" w:sz="0" w:space="0" w:color="auto"/>
        <w:left w:val="none" w:sz="0" w:space="0" w:color="auto"/>
        <w:bottom w:val="none" w:sz="0" w:space="0" w:color="auto"/>
        <w:right w:val="none" w:sz="0" w:space="0" w:color="auto"/>
      </w:divBdr>
    </w:div>
    <w:div w:id="370881914">
      <w:bodyDiv w:val="1"/>
      <w:marLeft w:val="0"/>
      <w:marRight w:val="0"/>
      <w:marTop w:val="0"/>
      <w:marBottom w:val="0"/>
      <w:divBdr>
        <w:top w:val="none" w:sz="0" w:space="0" w:color="auto"/>
        <w:left w:val="none" w:sz="0" w:space="0" w:color="auto"/>
        <w:bottom w:val="none" w:sz="0" w:space="0" w:color="auto"/>
        <w:right w:val="none" w:sz="0" w:space="0" w:color="auto"/>
      </w:divBdr>
    </w:div>
    <w:div w:id="370957868">
      <w:bodyDiv w:val="1"/>
      <w:marLeft w:val="0"/>
      <w:marRight w:val="0"/>
      <w:marTop w:val="0"/>
      <w:marBottom w:val="0"/>
      <w:divBdr>
        <w:top w:val="none" w:sz="0" w:space="0" w:color="auto"/>
        <w:left w:val="none" w:sz="0" w:space="0" w:color="auto"/>
        <w:bottom w:val="none" w:sz="0" w:space="0" w:color="auto"/>
        <w:right w:val="none" w:sz="0" w:space="0" w:color="auto"/>
      </w:divBdr>
    </w:div>
    <w:div w:id="371150591">
      <w:bodyDiv w:val="1"/>
      <w:marLeft w:val="0"/>
      <w:marRight w:val="0"/>
      <w:marTop w:val="0"/>
      <w:marBottom w:val="0"/>
      <w:divBdr>
        <w:top w:val="none" w:sz="0" w:space="0" w:color="auto"/>
        <w:left w:val="none" w:sz="0" w:space="0" w:color="auto"/>
        <w:bottom w:val="none" w:sz="0" w:space="0" w:color="auto"/>
        <w:right w:val="none" w:sz="0" w:space="0" w:color="auto"/>
      </w:divBdr>
    </w:div>
    <w:div w:id="371267809">
      <w:bodyDiv w:val="1"/>
      <w:marLeft w:val="0"/>
      <w:marRight w:val="0"/>
      <w:marTop w:val="0"/>
      <w:marBottom w:val="0"/>
      <w:divBdr>
        <w:top w:val="none" w:sz="0" w:space="0" w:color="auto"/>
        <w:left w:val="none" w:sz="0" w:space="0" w:color="auto"/>
        <w:bottom w:val="none" w:sz="0" w:space="0" w:color="auto"/>
        <w:right w:val="none" w:sz="0" w:space="0" w:color="auto"/>
      </w:divBdr>
    </w:div>
    <w:div w:id="371345605">
      <w:bodyDiv w:val="1"/>
      <w:marLeft w:val="0"/>
      <w:marRight w:val="0"/>
      <w:marTop w:val="0"/>
      <w:marBottom w:val="0"/>
      <w:divBdr>
        <w:top w:val="none" w:sz="0" w:space="0" w:color="auto"/>
        <w:left w:val="none" w:sz="0" w:space="0" w:color="auto"/>
        <w:bottom w:val="none" w:sz="0" w:space="0" w:color="auto"/>
        <w:right w:val="none" w:sz="0" w:space="0" w:color="auto"/>
      </w:divBdr>
    </w:div>
    <w:div w:id="371348697">
      <w:bodyDiv w:val="1"/>
      <w:marLeft w:val="0"/>
      <w:marRight w:val="0"/>
      <w:marTop w:val="0"/>
      <w:marBottom w:val="0"/>
      <w:divBdr>
        <w:top w:val="none" w:sz="0" w:space="0" w:color="auto"/>
        <w:left w:val="none" w:sz="0" w:space="0" w:color="auto"/>
        <w:bottom w:val="none" w:sz="0" w:space="0" w:color="auto"/>
        <w:right w:val="none" w:sz="0" w:space="0" w:color="auto"/>
      </w:divBdr>
    </w:div>
    <w:div w:id="371460048">
      <w:bodyDiv w:val="1"/>
      <w:marLeft w:val="0"/>
      <w:marRight w:val="0"/>
      <w:marTop w:val="0"/>
      <w:marBottom w:val="0"/>
      <w:divBdr>
        <w:top w:val="none" w:sz="0" w:space="0" w:color="auto"/>
        <w:left w:val="none" w:sz="0" w:space="0" w:color="auto"/>
        <w:bottom w:val="none" w:sz="0" w:space="0" w:color="auto"/>
        <w:right w:val="none" w:sz="0" w:space="0" w:color="auto"/>
      </w:divBdr>
    </w:div>
    <w:div w:id="371467778">
      <w:bodyDiv w:val="1"/>
      <w:marLeft w:val="0"/>
      <w:marRight w:val="0"/>
      <w:marTop w:val="0"/>
      <w:marBottom w:val="0"/>
      <w:divBdr>
        <w:top w:val="none" w:sz="0" w:space="0" w:color="auto"/>
        <w:left w:val="none" w:sz="0" w:space="0" w:color="auto"/>
        <w:bottom w:val="none" w:sz="0" w:space="0" w:color="auto"/>
        <w:right w:val="none" w:sz="0" w:space="0" w:color="auto"/>
      </w:divBdr>
    </w:div>
    <w:div w:id="371539130">
      <w:bodyDiv w:val="1"/>
      <w:marLeft w:val="0"/>
      <w:marRight w:val="0"/>
      <w:marTop w:val="0"/>
      <w:marBottom w:val="0"/>
      <w:divBdr>
        <w:top w:val="none" w:sz="0" w:space="0" w:color="auto"/>
        <w:left w:val="none" w:sz="0" w:space="0" w:color="auto"/>
        <w:bottom w:val="none" w:sz="0" w:space="0" w:color="auto"/>
        <w:right w:val="none" w:sz="0" w:space="0" w:color="auto"/>
      </w:divBdr>
    </w:div>
    <w:div w:id="371929011">
      <w:bodyDiv w:val="1"/>
      <w:marLeft w:val="0"/>
      <w:marRight w:val="0"/>
      <w:marTop w:val="0"/>
      <w:marBottom w:val="0"/>
      <w:divBdr>
        <w:top w:val="none" w:sz="0" w:space="0" w:color="auto"/>
        <w:left w:val="none" w:sz="0" w:space="0" w:color="auto"/>
        <w:bottom w:val="none" w:sz="0" w:space="0" w:color="auto"/>
        <w:right w:val="none" w:sz="0" w:space="0" w:color="auto"/>
      </w:divBdr>
    </w:div>
    <w:div w:id="372507453">
      <w:bodyDiv w:val="1"/>
      <w:marLeft w:val="0"/>
      <w:marRight w:val="0"/>
      <w:marTop w:val="0"/>
      <w:marBottom w:val="0"/>
      <w:divBdr>
        <w:top w:val="none" w:sz="0" w:space="0" w:color="auto"/>
        <w:left w:val="none" w:sz="0" w:space="0" w:color="auto"/>
        <w:bottom w:val="none" w:sz="0" w:space="0" w:color="auto"/>
        <w:right w:val="none" w:sz="0" w:space="0" w:color="auto"/>
      </w:divBdr>
    </w:div>
    <w:div w:id="372655926">
      <w:bodyDiv w:val="1"/>
      <w:marLeft w:val="0"/>
      <w:marRight w:val="0"/>
      <w:marTop w:val="0"/>
      <w:marBottom w:val="0"/>
      <w:divBdr>
        <w:top w:val="none" w:sz="0" w:space="0" w:color="auto"/>
        <w:left w:val="none" w:sz="0" w:space="0" w:color="auto"/>
        <w:bottom w:val="none" w:sz="0" w:space="0" w:color="auto"/>
        <w:right w:val="none" w:sz="0" w:space="0" w:color="auto"/>
      </w:divBdr>
    </w:div>
    <w:div w:id="372661064">
      <w:bodyDiv w:val="1"/>
      <w:marLeft w:val="0"/>
      <w:marRight w:val="0"/>
      <w:marTop w:val="0"/>
      <w:marBottom w:val="0"/>
      <w:divBdr>
        <w:top w:val="none" w:sz="0" w:space="0" w:color="auto"/>
        <w:left w:val="none" w:sz="0" w:space="0" w:color="auto"/>
        <w:bottom w:val="none" w:sz="0" w:space="0" w:color="auto"/>
        <w:right w:val="none" w:sz="0" w:space="0" w:color="auto"/>
      </w:divBdr>
    </w:div>
    <w:div w:id="372775724">
      <w:bodyDiv w:val="1"/>
      <w:marLeft w:val="0"/>
      <w:marRight w:val="0"/>
      <w:marTop w:val="0"/>
      <w:marBottom w:val="0"/>
      <w:divBdr>
        <w:top w:val="none" w:sz="0" w:space="0" w:color="auto"/>
        <w:left w:val="none" w:sz="0" w:space="0" w:color="auto"/>
        <w:bottom w:val="none" w:sz="0" w:space="0" w:color="auto"/>
        <w:right w:val="none" w:sz="0" w:space="0" w:color="auto"/>
      </w:divBdr>
    </w:div>
    <w:div w:id="372927510">
      <w:bodyDiv w:val="1"/>
      <w:marLeft w:val="0"/>
      <w:marRight w:val="0"/>
      <w:marTop w:val="0"/>
      <w:marBottom w:val="0"/>
      <w:divBdr>
        <w:top w:val="none" w:sz="0" w:space="0" w:color="auto"/>
        <w:left w:val="none" w:sz="0" w:space="0" w:color="auto"/>
        <w:bottom w:val="none" w:sz="0" w:space="0" w:color="auto"/>
        <w:right w:val="none" w:sz="0" w:space="0" w:color="auto"/>
      </w:divBdr>
    </w:div>
    <w:div w:id="373117099">
      <w:bodyDiv w:val="1"/>
      <w:marLeft w:val="0"/>
      <w:marRight w:val="0"/>
      <w:marTop w:val="0"/>
      <w:marBottom w:val="0"/>
      <w:divBdr>
        <w:top w:val="none" w:sz="0" w:space="0" w:color="auto"/>
        <w:left w:val="none" w:sz="0" w:space="0" w:color="auto"/>
        <w:bottom w:val="none" w:sz="0" w:space="0" w:color="auto"/>
        <w:right w:val="none" w:sz="0" w:space="0" w:color="auto"/>
      </w:divBdr>
    </w:div>
    <w:div w:id="373308774">
      <w:bodyDiv w:val="1"/>
      <w:marLeft w:val="0"/>
      <w:marRight w:val="0"/>
      <w:marTop w:val="0"/>
      <w:marBottom w:val="0"/>
      <w:divBdr>
        <w:top w:val="none" w:sz="0" w:space="0" w:color="auto"/>
        <w:left w:val="none" w:sz="0" w:space="0" w:color="auto"/>
        <w:bottom w:val="none" w:sz="0" w:space="0" w:color="auto"/>
        <w:right w:val="none" w:sz="0" w:space="0" w:color="auto"/>
      </w:divBdr>
    </w:div>
    <w:div w:id="373311493">
      <w:bodyDiv w:val="1"/>
      <w:marLeft w:val="0"/>
      <w:marRight w:val="0"/>
      <w:marTop w:val="0"/>
      <w:marBottom w:val="0"/>
      <w:divBdr>
        <w:top w:val="none" w:sz="0" w:space="0" w:color="auto"/>
        <w:left w:val="none" w:sz="0" w:space="0" w:color="auto"/>
        <w:bottom w:val="none" w:sz="0" w:space="0" w:color="auto"/>
        <w:right w:val="none" w:sz="0" w:space="0" w:color="auto"/>
      </w:divBdr>
    </w:div>
    <w:div w:id="373431344">
      <w:bodyDiv w:val="1"/>
      <w:marLeft w:val="0"/>
      <w:marRight w:val="0"/>
      <w:marTop w:val="0"/>
      <w:marBottom w:val="0"/>
      <w:divBdr>
        <w:top w:val="none" w:sz="0" w:space="0" w:color="auto"/>
        <w:left w:val="none" w:sz="0" w:space="0" w:color="auto"/>
        <w:bottom w:val="none" w:sz="0" w:space="0" w:color="auto"/>
        <w:right w:val="none" w:sz="0" w:space="0" w:color="auto"/>
      </w:divBdr>
    </w:div>
    <w:div w:id="373502795">
      <w:bodyDiv w:val="1"/>
      <w:marLeft w:val="0"/>
      <w:marRight w:val="0"/>
      <w:marTop w:val="0"/>
      <w:marBottom w:val="0"/>
      <w:divBdr>
        <w:top w:val="none" w:sz="0" w:space="0" w:color="auto"/>
        <w:left w:val="none" w:sz="0" w:space="0" w:color="auto"/>
        <w:bottom w:val="none" w:sz="0" w:space="0" w:color="auto"/>
        <w:right w:val="none" w:sz="0" w:space="0" w:color="auto"/>
      </w:divBdr>
    </w:div>
    <w:div w:id="373507385">
      <w:bodyDiv w:val="1"/>
      <w:marLeft w:val="0"/>
      <w:marRight w:val="0"/>
      <w:marTop w:val="0"/>
      <w:marBottom w:val="0"/>
      <w:divBdr>
        <w:top w:val="none" w:sz="0" w:space="0" w:color="auto"/>
        <w:left w:val="none" w:sz="0" w:space="0" w:color="auto"/>
        <w:bottom w:val="none" w:sz="0" w:space="0" w:color="auto"/>
        <w:right w:val="none" w:sz="0" w:space="0" w:color="auto"/>
      </w:divBdr>
    </w:div>
    <w:div w:id="373508485">
      <w:bodyDiv w:val="1"/>
      <w:marLeft w:val="0"/>
      <w:marRight w:val="0"/>
      <w:marTop w:val="0"/>
      <w:marBottom w:val="0"/>
      <w:divBdr>
        <w:top w:val="none" w:sz="0" w:space="0" w:color="auto"/>
        <w:left w:val="none" w:sz="0" w:space="0" w:color="auto"/>
        <w:bottom w:val="none" w:sz="0" w:space="0" w:color="auto"/>
        <w:right w:val="none" w:sz="0" w:space="0" w:color="auto"/>
      </w:divBdr>
    </w:div>
    <w:div w:id="373580085">
      <w:bodyDiv w:val="1"/>
      <w:marLeft w:val="0"/>
      <w:marRight w:val="0"/>
      <w:marTop w:val="0"/>
      <w:marBottom w:val="0"/>
      <w:divBdr>
        <w:top w:val="none" w:sz="0" w:space="0" w:color="auto"/>
        <w:left w:val="none" w:sz="0" w:space="0" w:color="auto"/>
        <w:bottom w:val="none" w:sz="0" w:space="0" w:color="auto"/>
        <w:right w:val="none" w:sz="0" w:space="0" w:color="auto"/>
      </w:divBdr>
    </w:div>
    <w:div w:id="373584161">
      <w:bodyDiv w:val="1"/>
      <w:marLeft w:val="0"/>
      <w:marRight w:val="0"/>
      <w:marTop w:val="0"/>
      <w:marBottom w:val="0"/>
      <w:divBdr>
        <w:top w:val="none" w:sz="0" w:space="0" w:color="auto"/>
        <w:left w:val="none" w:sz="0" w:space="0" w:color="auto"/>
        <w:bottom w:val="none" w:sz="0" w:space="0" w:color="auto"/>
        <w:right w:val="none" w:sz="0" w:space="0" w:color="auto"/>
      </w:divBdr>
    </w:div>
    <w:div w:id="373770206">
      <w:bodyDiv w:val="1"/>
      <w:marLeft w:val="0"/>
      <w:marRight w:val="0"/>
      <w:marTop w:val="0"/>
      <w:marBottom w:val="0"/>
      <w:divBdr>
        <w:top w:val="none" w:sz="0" w:space="0" w:color="auto"/>
        <w:left w:val="none" w:sz="0" w:space="0" w:color="auto"/>
        <w:bottom w:val="none" w:sz="0" w:space="0" w:color="auto"/>
        <w:right w:val="none" w:sz="0" w:space="0" w:color="auto"/>
      </w:divBdr>
    </w:div>
    <w:div w:id="373774077">
      <w:bodyDiv w:val="1"/>
      <w:marLeft w:val="0"/>
      <w:marRight w:val="0"/>
      <w:marTop w:val="0"/>
      <w:marBottom w:val="0"/>
      <w:divBdr>
        <w:top w:val="none" w:sz="0" w:space="0" w:color="auto"/>
        <w:left w:val="none" w:sz="0" w:space="0" w:color="auto"/>
        <w:bottom w:val="none" w:sz="0" w:space="0" w:color="auto"/>
        <w:right w:val="none" w:sz="0" w:space="0" w:color="auto"/>
      </w:divBdr>
    </w:div>
    <w:div w:id="373849685">
      <w:bodyDiv w:val="1"/>
      <w:marLeft w:val="0"/>
      <w:marRight w:val="0"/>
      <w:marTop w:val="0"/>
      <w:marBottom w:val="0"/>
      <w:divBdr>
        <w:top w:val="none" w:sz="0" w:space="0" w:color="auto"/>
        <w:left w:val="none" w:sz="0" w:space="0" w:color="auto"/>
        <w:bottom w:val="none" w:sz="0" w:space="0" w:color="auto"/>
        <w:right w:val="none" w:sz="0" w:space="0" w:color="auto"/>
      </w:divBdr>
    </w:div>
    <w:div w:id="373887160">
      <w:bodyDiv w:val="1"/>
      <w:marLeft w:val="0"/>
      <w:marRight w:val="0"/>
      <w:marTop w:val="0"/>
      <w:marBottom w:val="0"/>
      <w:divBdr>
        <w:top w:val="none" w:sz="0" w:space="0" w:color="auto"/>
        <w:left w:val="none" w:sz="0" w:space="0" w:color="auto"/>
        <w:bottom w:val="none" w:sz="0" w:space="0" w:color="auto"/>
        <w:right w:val="none" w:sz="0" w:space="0" w:color="auto"/>
      </w:divBdr>
    </w:div>
    <w:div w:id="374080608">
      <w:bodyDiv w:val="1"/>
      <w:marLeft w:val="0"/>
      <w:marRight w:val="0"/>
      <w:marTop w:val="0"/>
      <w:marBottom w:val="0"/>
      <w:divBdr>
        <w:top w:val="none" w:sz="0" w:space="0" w:color="auto"/>
        <w:left w:val="none" w:sz="0" w:space="0" w:color="auto"/>
        <w:bottom w:val="none" w:sz="0" w:space="0" w:color="auto"/>
        <w:right w:val="none" w:sz="0" w:space="0" w:color="auto"/>
      </w:divBdr>
    </w:div>
    <w:div w:id="374473606">
      <w:bodyDiv w:val="1"/>
      <w:marLeft w:val="0"/>
      <w:marRight w:val="0"/>
      <w:marTop w:val="0"/>
      <w:marBottom w:val="0"/>
      <w:divBdr>
        <w:top w:val="none" w:sz="0" w:space="0" w:color="auto"/>
        <w:left w:val="none" w:sz="0" w:space="0" w:color="auto"/>
        <w:bottom w:val="none" w:sz="0" w:space="0" w:color="auto"/>
        <w:right w:val="none" w:sz="0" w:space="0" w:color="auto"/>
      </w:divBdr>
    </w:div>
    <w:div w:id="374502137">
      <w:bodyDiv w:val="1"/>
      <w:marLeft w:val="0"/>
      <w:marRight w:val="0"/>
      <w:marTop w:val="0"/>
      <w:marBottom w:val="0"/>
      <w:divBdr>
        <w:top w:val="none" w:sz="0" w:space="0" w:color="auto"/>
        <w:left w:val="none" w:sz="0" w:space="0" w:color="auto"/>
        <w:bottom w:val="none" w:sz="0" w:space="0" w:color="auto"/>
        <w:right w:val="none" w:sz="0" w:space="0" w:color="auto"/>
      </w:divBdr>
    </w:div>
    <w:div w:id="374891002">
      <w:bodyDiv w:val="1"/>
      <w:marLeft w:val="0"/>
      <w:marRight w:val="0"/>
      <w:marTop w:val="0"/>
      <w:marBottom w:val="0"/>
      <w:divBdr>
        <w:top w:val="none" w:sz="0" w:space="0" w:color="auto"/>
        <w:left w:val="none" w:sz="0" w:space="0" w:color="auto"/>
        <w:bottom w:val="none" w:sz="0" w:space="0" w:color="auto"/>
        <w:right w:val="none" w:sz="0" w:space="0" w:color="auto"/>
      </w:divBdr>
    </w:div>
    <w:div w:id="374932196">
      <w:bodyDiv w:val="1"/>
      <w:marLeft w:val="0"/>
      <w:marRight w:val="0"/>
      <w:marTop w:val="0"/>
      <w:marBottom w:val="0"/>
      <w:divBdr>
        <w:top w:val="none" w:sz="0" w:space="0" w:color="auto"/>
        <w:left w:val="none" w:sz="0" w:space="0" w:color="auto"/>
        <w:bottom w:val="none" w:sz="0" w:space="0" w:color="auto"/>
        <w:right w:val="none" w:sz="0" w:space="0" w:color="auto"/>
      </w:divBdr>
    </w:div>
    <w:div w:id="375468682">
      <w:bodyDiv w:val="1"/>
      <w:marLeft w:val="0"/>
      <w:marRight w:val="0"/>
      <w:marTop w:val="0"/>
      <w:marBottom w:val="0"/>
      <w:divBdr>
        <w:top w:val="none" w:sz="0" w:space="0" w:color="auto"/>
        <w:left w:val="none" w:sz="0" w:space="0" w:color="auto"/>
        <w:bottom w:val="none" w:sz="0" w:space="0" w:color="auto"/>
        <w:right w:val="none" w:sz="0" w:space="0" w:color="auto"/>
      </w:divBdr>
    </w:div>
    <w:div w:id="376394040">
      <w:bodyDiv w:val="1"/>
      <w:marLeft w:val="0"/>
      <w:marRight w:val="0"/>
      <w:marTop w:val="0"/>
      <w:marBottom w:val="0"/>
      <w:divBdr>
        <w:top w:val="none" w:sz="0" w:space="0" w:color="auto"/>
        <w:left w:val="none" w:sz="0" w:space="0" w:color="auto"/>
        <w:bottom w:val="none" w:sz="0" w:space="0" w:color="auto"/>
        <w:right w:val="none" w:sz="0" w:space="0" w:color="auto"/>
      </w:divBdr>
    </w:div>
    <w:div w:id="376513406">
      <w:bodyDiv w:val="1"/>
      <w:marLeft w:val="0"/>
      <w:marRight w:val="0"/>
      <w:marTop w:val="0"/>
      <w:marBottom w:val="0"/>
      <w:divBdr>
        <w:top w:val="none" w:sz="0" w:space="0" w:color="auto"/>
        <w:left w:val="none" w:sz="0" w:space="0" w:color="auto"/>
        <w:bottom w:val="none" w:sz="0" w:space="0" w:color="auto"/>
        <w:right w:val="none" w:sz="0" w:space="0" w:color="auto"/>
      </w:divBdr>
    </w:div>
    <w:div w:id="376635728">
      <w:bodyDiv w:val="1"/>
      <w:marLeft w:val="0"/>
      <w:marRight w:val="0"/>
      <w:marTop w:val="0"/>
      <w:marBottom w:val="0"/>
      <w:divBdr>
        <w:top w:val="none" w:sz="0" w:space="0" w:color="auto"/>
        <w:left w:val="none" w:sz="0" w:space="0" w:color="auto"/>
        <w:bottom w:val="none" w:sz="0" w:space="0" w:color="auto"/>
        <w:right w:val="none" w:sz="0" w:space="0" w:color="auto"/>
      </w:divBdr>
    </w:div>
    <w:div w:id="376658915">
      <w:bodyDiv w:val="1"/>
      <w:marLeft w:val="0"/>
      <w:marRight w:val="0"/>
      <w:marTop w:val="0"/>
      <w:marBottom w:val="0"/>
      <w:divBdr>
        <w:top w:val="none" w:sz="0" w:space="0" w:color="auto"/>
        <w:left w:val="none" w:sz="0" w:space="0" w:color="auto"/>
        <w:bottom w:val="none" w:sz="0" w:space="0" w:color="auto"/>
        <w:right w:val="none" w:sz="0" w:space="0" w:color="auto"/>
      </w:divBdr>
    </w:div>
    <w:div w:id="377047406">
      <w:bodyDiv w:val="1"/>
      <w:marLeft w:val="0"/>
      <w:marRight w:val="0"/>
      <w:marTop w:val="0"/>
      <w:marBottom w:val="0"/>
      <w:divBdr>
        <w:top w:val="none" w:sz="0" w:space="0" w:color="auto"/>
        <w:left w:val="none" w:sz="0" w:space="0" w:color="auto"/>
        <w:bottom w:val="none" w:sz="0" w:space="0" w:color="auto"/>
        <w:right w:val="none" w:sz="0" w:space="0" w:color="auto"/>
      </w:divBdr>
    </w:div>
    <w:div w:id="377165147">
      <w:bodyDiv w:val="1"/>
      <w:marLeft w:val="0"/>
      <w:marRight w:val="0"/>
      <w:marTop w:val="0"/>
      <w:marBottom w:val="0"/>
      <w:divBdr>
        <w:top w:val="none" w:sz="0" w:space="0" w:color="auto"/>
        <w:left w:val="none" w:sz="0" w:space="0" w:color="auto"/>
        <w:bottom w:val="none" w:sz="0" w:space="0" w:color="auto"/>
        <w:right w:val="none" w:sz="0" w:space="0" w:color="auto"/>
      </w:divBdr>
    </w:div>
    <w:div w:id="377169797">
      <w:bodyDiv w:val="1"/>
      <w:marLeft w:val="0"/>
      <w:marRight w:val="0"/>
      <w:marTop w:val="0"/>
      <w:marBottom w:val="0"/>
      <w:divBdr>
        <w:top w:val="none" w:sz="0" w:space="0" w:color="auto"/>
        <w:left w:val="none" w:sz="0" w:space="0" w:color="auto"/>
        <w:bottom w:val="none" w:sz="0" w:space="0" w:color="auto"/>
        <w:right w:val="none" w:sz="0" w:space="0" w:color="auto"/>
      </w:divBdr>
    </w:div>
    <w:div w:id="377241857">
      <w:bodyDiv w:val="1"/>
      <w:marLeft w:val="0"/>
      <w:marRight w:val="0"/>
      <w:marTop w:val="0"/>
      <w:marBottom w:val="0"/>
      <w:divBdr>
        <w:top w:val="none" w:sz="0" w:space="0" w:color="auto"/>
        <w:left w:val="none" w:sz="0" w:space="0" w:color="auto"/>
        <w:bottom w:val="none" w:sz="0" w:space="0" w:color="auto"/>
        <w:right w:val="none" w:sz="0" w:space="0" w:color="auto"/>
      </w:divBdr>
    </w:div>
    <w:div w:id="377432869">
      <w:bodyDiv w:val="1"/>
      <w:marLeft w:val="0"/>
      <w:marRight w:val="0"/>
      <w:marTop w:val="0"/>
      <w:marBottom w:val="0"/>
      <w:divBdr>
        <w:top w:val="none" w:sz="0" w:space="0" w:color="auto"/>
        <w:left w:val="none" w:sz="0" w:space="0" w:color="auto"/>
        <w:bottom w:val="none" w:sz="0" w:space="0" w:color="auto"/>
        <w:right w:val="none" w:sz="0" w:space="0" w:color="auto"/>
      </w:divBdr>
    </w:div>
    <w:div w:id="377439818">
      <w:bodyDiv w:val="1"/>
      <w:marLeft w:val="0"/>
      <w:marRight w:val="0"/>
      <w:marTop w:val="0"/>
      <w:marBottom w:val="0"/>
      <w:divBdr>
        <w:top w:val="none" w:sz="0" w:space="0" w:color="auto"/>
        <w:left w:val="none" w:sz="0" w:space="0" w:color="auto"/>
        <w:bottom w:val="none" w:sz="0" w:space="0" w:color="auto"/>
        <w:right w:val="none" w:sz="0" w:space="0" w:color="auto"/>
      </w:divBdr>
    </w:div>
    <w:div w:id="377707521">
      <w:bodyDiv w:val="1"/>
      <w:marLeft w:val="0"/>
      <w:marRight w:val="0"/>
      <w:marTop w:val="0"/>
      <w:marBottom w:val="0"/>
      <w:divBdr>
        <w:top w:val="none" w:sz="0" w:space="0" w:color="auto"/>
        <w:left w:val="none" w:sz="0" w:space="0" w:color="auto"/>
        <w:bottom w:val="none" w:sz="0" w:space="0" w:color="auto"/>
        <w:right w:val="none" w:sz="0" w:space="0" w:color="auto"/>
      </w:divBdr>
    </w:div>
    <w:div w:id="378240826">
      <w:bodyDiv w:val="1"/>
      <w:marLeft w:val="0"/>
      <w:marRight w:val="0"/>
      <w:marTop w:val="0"/>
      <w:marBottom w:val="0"/>
      <w:divBdr>
        <w:top w:val="none" w:sz="0" w:space="0" w:color="auto"/>
        <w:left w:val="none" w:sz="0" w:space="0" w:color="auto"/>
        <w:bottom w:val="none" w:sz="0" w:space="0" w:color="auto"/>
        <w:right w:val="none" w:sz="0" w:space="0" w:color="auto"/>
      </w:divBdr>
    </w:div>
    <w:div w:id="378744452">
      <w:bodyDiv w:val="1"/>
      <w:marLeft w:val="0"/>
      <w:marRight w:val="0"/>
      <w:marTop w:val="0"/>
      <w:marBottom w:val="0"/>
      <w:divBdr>
        <w:top w:val="none" w:sz="0" w:space="0" w:color="auto"/>
        <w:left w:val="none" w:sz="0" w:space="0" w:color="auto"/>
        <w:bottom w:val="none" w:sz="0" w:space="0" w:color="auto"/>
        <w:right w:val="none" w:sz="0" w:space="0" w:color="auto"/>
      </w:divBdr>
    </w:div>
    <w:div w:id="378823326">
      <w:bodyDiv w:val="1"/>
      <w:marLeft w:val="0"/>
      <w:marRight w:val="0"/>
      <w:marTop w:val="0"/>
      <w:marBottom w:val="0"/>
      <w:divBdr>
        <w:top w:val="none" w:sz="0" w:space="0" w:color="auto"/>
        <w:left w:val="none" w:sz="0" w:space="0" w:color="auto"/>
        <w:bottom w:val="none" w:sz="0" w:space="0" w:color="auto"/>
        <w:right w:val="none" w:sz="0" w:space="0" w:color="auto"/>
      </w:divBdr>
    </w:div>
    <w:div w:id="379019882">
      <w:bodyDiv w:val="1"/>
      <w:marLeft w:val="0"/>
      <w:marRight w:val="0"/>
      <w:marTop w:val="0"/>
      <w:marBottom w:val="0"/>
      <w:divBdr>
        <w:top w:val="none" w:sz="0" w:space="0" w:color="auto"/>
        <w:left w:val="none" w:sz="0" w:space="0" w:color="auto"/>
        <w:bottom w:val="none" w:sz="0" w:space="0" w:color="auto"/>
        <w:right w:val="none" w:sz="0" w:space="0" w:color="auto"/>
      </w:divBdr>
    </w:div>
    <w:div w:id="379134285">
      <w:bodyDiv w:val="1"/>
      <w:marLeft w:val="0"/>
      <w:marRight w:val="0"/>
      <w:marTop w:val="0"/>
      <w:marBottom w:val="0"/>
      <w:divBdr>
        <w:top w:val="none" w:sz="0" w:space="0" w:color="auto"/>
        <w:left w:val="none" w:sz="0" w:space="0" w:color="auto"/>
        <w:bottom w:val="none" w:sz="0" w:space="0" w:color="auto"/>
        <w:right w:val="none" w:sz="0" w:space="0" w:color="auto"/>
      </w:divBdr>
    </w:div>
    <w:div w:id="379256850">
      <w:bodyDiv w:val="1"/>
      <w:marLeft w:val="0"/>
      <w:marRight w:val="0"/>
      <w:marTop w:val="0"/>
      <w:marBottom w:val="0"/>
      <w:divBdr>
        <w:top w:val="none" w:sz="0" w:space="0" w:color="auto"/>
        <w:left w:val="none" w:sz="0" w:space="0" w:color="auto"/>
        <w:bottom w:val="none" w:sz="0" w:space="0" w:color="auto"/>
        <w:right w:val="none" w:sz="0" w:space="0" w:color="auto"/>
      </w:divBdr>
    </w:div>
    <w:div w:id="379327890">
      <w:bodyDiv w:val="1"/>
      <w:marLeft w:val="0"/>
      <w:marRight w:val="0"/>
      <w:marTop w:val="0"/>
      <w:marBottom w:val="0"/>
      <w:divBdr>
        <w:top w:val="none" w:sz="0" w:space="0" w:color="auto"/>
        <w:left w:val="none" w:sz="0" w:space="0" w:color="auto"/>
        <w:bottom w:val="none" w:sz="0" w:space="0" w:color="auto"/>
        <w:right w:val="none" w:sz="0" w:space="0" w:color="auto"/>
      </w:divBdr>
    </w:div>
    <w:div w:id="379329495">
      <w:bodyDiv w:val="1"/>
      <w:marLeft w:val="0"/>
      <w:marRight w:val="0"/>
      <w:marTop w:val="0"/>
      <w:marBottom w:val="0"/>
      <w:divBdr>
        <w:top w:val="none" w:sz="0" w:space="0" w:color="auto"/>
        <w:left w:val="none" w:sz="0" w:space="0" w:color="auto"/>
        <w:bottom w:val="none" w:sz="0" w:space="0" w:color="auto"/>
        <w:right w:val="none" w:sz="0" w:space="0" w:color="auto"/>
      </w:divBdr>
    </w:div>
    <w:div w:id="379476378">
      <w:bodyDiv w:val="1"/>
      <w:marLeft w:val="0"/>
      <w:marRight w:val="0"/>
      <w:marTop w:val="0"/>
      <w:marBottom w:val="0"/>
      <w:divBdr>
        <w:top w:val="none" w:sz="0" w:space="0" w:color="auto"/>
        <w:left w:val="none" w:sz="0" w:space="0" w:color="auto"/>
        <w:bottom w:val="none" w:sz="0" w:space="0" w:color="auto"/>
        <w:right w:val="none" w:sz="0" w:space="0" w:color="auto"/>
      </w:divBdr>
    </w:div>
    <w:div w:id="379476853">
      <w:bodyDiv w:val="1"/>
      <w:marLeft w:val="0"/>
      <w:marRight w:val="0"/>
      <w:marTop w:val="0"/>
      <w:marBottom w:val="0"/>
      <w:divBdr>
        <w:top w:val="none" w:sz="0" w:space="0" w:color="auto"/>
        <w:left w:val="none" w:sz="0" w:space="0" w:color="auto"/>
        <w:bottom w:val="none" w:sz="0" w:space="0" w:color="auto"/>
        <w:right w:val="none" w:sz="0" w:space="0" w:color="auto"/>
      </w:divBdr>
    </w:div>
    <w:div w:id="380062611">
      <w:bodyDiv w:val="1"/>
      <w:marLeft w:val="0"/>
      <w:marRight w:val="0"/>
      <w:marTop w:val="0"/>
      <w:marBottom w:val="0"/>
      <w:divBdr>
        <w:top w:val="none" w:sz="0" w:space="0" w:color="auto"/>
        <w:left w:val="none" w:sz="0" w:space="0" w:color="auto"/>
        <w:bottom w:val="none" w:sz="0" w:space="0" w:color="auto"/>
        <w:right w:val="none" w:sz="0" w:space="0" w:color="auto"/>
      </w:divBdr>
    </w:div>
    <w:div w:id="380255285">
      <w:bodyDiv w:val="1"/>
      <w:marLeft w:val="0"/>
      <w:marRight w:val="0"/>
      <w:marTop w:val="0"/>
      <w:marBottom w:val="0"/>
      <w:divBdr>
        <w:top w:val="none" w:sz="0" w:space="0" w:color="auto"/>
        <w:left w:val="none" w:sz="0" w:space="0" w:color="auto"/>
        <w:bottom w:val="none" w:sz="0" w:space="0" w:color="auto"/>
        <w:right w:val="none" w:sz="0" w:space="0" w:color="auto"/>
      </w:divBdr>
    </w:div>
    <w:div w:id="380324534">
      <w:bodyDiv w:val="1"/>
      <w:marLeft w:val="0"/>
      <w:marRight w:val="0"/>
      <w:marTop w:val="0"/>
      <w:marBottom w:val="0"/>
      <w:divBdr>
        <w:top w:val="none" w:sz="0" w:space="0" w:color="auto"/>
        <w:left w:val="none" w:sz="0" w:space="0" w:color="auto"/>
        <w:bottom w:val="none" w:sz="0" w:space="0" w:color="auto"/>
        <w:right w:val="none" w:sz="0" w:space="0" w:color="auto"/>
      </w:divBdr>
    </w:div>
    <w:div w:id="380327028">
      <w:bodyDiv w:val="1"/>
      <w:marLeft w:val="0"/>
      <w:marRight w:val="0"/>
      <w:marTop w:val="0"/>
      <w:marBottom w:val="0"/>
      <w:divBdr>
        <w:top w:val="none" w:sz="0" w:space="0" w:color="auto"/>
        <w:left w:val="none" w:sz="0" w:space="0" w:color="auto"/>
        <w:bottom w:val="none" w:sz="0" w:space="0" w:color="auto"/>
        <w:right w:val="none" w:sz="0" w:space="0" w:color="auto"/>
      </w:divBdr>
    </w:div>
    <w:div w:id="380371542">
      <w:bodyDiv w:val="1"/>
      <w:marLeft w:val="0"/>
      <w:marRight w:val="0"/>
      <w:marTop w:val="0"/>
      <w:marBottom w:val="0"/>
      <w:divBdr>
        <w:top w:val="none" w:sz="0" w:space="0" w:color="auto"/>
        <w:left w:val="none" w:sz="0" w:space="0" w:color="auto"/>
        <w:bottom w:val="none" w:sz="0" w:space="0" w:color="auto"/>
        <w:right w:val="none" w:sz="0" w:space="0" w:color="auto"/>
      </w:divBdr>
    </w:div>
    <w:div w:id="380441073">
      <w:bodyDiv w:val="1"/>
      <w:marLeft w:val="0"/>
      <w:marRight w:val="0"/>
      <w:marTop w:val="0"/>
      <w:marBottom w:val="0"/>
      <w:divBdr>
        <w:top w:val="none" w:sz="0" w:space="0" w:color="auto"/>
        <w:left w:val="none" w:sz="0" w:space="0" w:color="auto"/>
        <w:bottom w:val="none" w:sz="0" w:space="0" w:color="auto"/>
        <w:right w:val="none" w:sz="0" w:space="0" w:color="auto"/>
      </w:divBdr>
    </w:div>
    <w:div w:id="380859808">
      <w:bodyDiv w:val="1"/>
      <w:marLeft w:val="0"/>
      <w:marRight w:val="0"/>
      <w:marTop w:val="0"/>
      <w:marBottom w:val="0"/>
      <w:divBdr>
        <w:top w:val="none" w:sz="0" w:space="0" w:color="auto"/>
        <w:left w:val="none" w:sz="0" w:space="0" w:color="auto"/>
        <w:bottom w:val="none" w:sz="0" w:space="0" w:color="auto"/>
        <w:right w:val="none" w:sz="0" w:space="0" w:color="auto"/>
      </w:divBdr>
    </w:div>
    <w:div w:id="380902084">
      <w:bodyDiv w:val="1"/>
      <w:marLeft w:val="0"/>
      <w:marRight w:val="0"/>
      <w:marTop w:val="0"/>
      <w:marBottom w:val="0"/>
      <w:divBdr>
        <w:top w:val="none" w:sz="0" w:space="0" w:color="auto"/>
        <w:left w:val="none" w:sz="0" w:space="0" w:color="auto"/>
        <w:bottom w:val="none" w:sz="0" w:space="0" w:color="auto"/>
        <w:right w:val="none" w:sz="0" w:space="0" w:color="auto"/>
      </w:divBdr>
    </w:div>
    <w:div w:id="381293548">
      <w:bodyDiv w:val="1"/>
      <w:marLeft w:val="0"/>
      <w:marRight w:val="0"/>
      <w:marTop w:val="0"/>
      <w:marBottom w:val="0"/>
      <w:divBdr>
        <w:top w:val="none" w:sz="0" w:space="0" w:color="auto"/>
        <w:left w:val="none" w:sz="0" w:space="0" w:color="auto"/>
        <w:bottom w:val="none" w:sz="0" w:space="0" w:color="auto"/>
        <w:right w:val="none" w:sz="0" w:space="0" w:color="auto"/>
      </w:divBdr>
    </w:div>
    <w:div w:id="381295070">
      <w:bodyDiv w:val="1"/>
      <w:marLeft w:val="0"/>
      <w:marRight w:val="0"/>
      <w:marTop w:val="0"/>
      <w:marBottom w:val="0"/>
      <w:divBdr>
        <w:top w:val="none" w:sz="0" w:space="0" w:color="auto"/>
        <w:left w:val="none" w:sz="0" w:space="0" w:color="auto"/>
        <w:bottom w:val="none" w:sz="0" w:space="0" w:color="auto"/>
        <w:right w:val="none" w:sz="0" w:space="0" w:color="auto"/>
      </w:divBdr>
    </w:div>
    <w:div w:id="381440792">
      <w:bodyDiv w:val="1"/>
      <w:marLeft w:val="0"/>
      <w:marRight w:val="0"/>
      <w:marTop w:val="0"/>
      <w:marBottom w:val="0"/>
      <w:divBdr>
        <w:top w:val="none" w:sz="0" w:space="0" w:color="auto"/>
        <w:left w:val="none" w:sz="0" w:space="0" w:color="auto"/>
        <w:bottom w:val="none" w:sz="0" w:space="0" w:color="auto"/>
        <w:right w:val="none" w:sz="0" w:space="0" w:color="auto"/>
      </w:divBdr>
    </w:div>
    <w:div w:id="381441230">
      <w:bodyDiv w:val="1"/>
      <w:marLeft w:val="0"/>
      <w:marRight w:val="0"/>
      <w:marTop w:val="0"/>
      <w:marBottom w:val="0"/>
      <w:divBdr>
        <w:top w:val="none" w:sz="0" w:space="0" w:color="auto"/>
        <w:left w:val="none" w:sz="0" w:space="0" w:color="auto"/>
        <w:bottom w:val="none" w:sz="0" w:space="0" w:color="auto"/>
        <w:right w:val="none" w:sz="0" w:space="0" w:color="auto"/>
      </w:divBdr>
    </w:div>
    <w:div w:id="381947763">
      <w:bodyDiv w:val="1"/>
      <w:marLeft w:val="0"/>
      <w:marRight w:val="0"/>
      <w:marTop w:val="0"/>
      <w:marBottom w:val="0"/>
      <w:divBdr>
        <w:top w:val="none" w:sz="0" w:space="0" w:color="auto"/>
        <w:left w:val="none" w:sz="0" w:space="0" w:color="auto"/>
        <w:bottom w:val="none" w:sz="0" w:space="0" w:color="auto"/>
        <w:right w:val="none" w:sz="0" w:space="0" w:color="auto"/>
      </w:divBdr>
    </w:div>
    <w:div w:id="381951565">
      <w:bodyDiv w:val="1"/>
      <w:marLeft w:val="0"/>
      <w:marRight w:val="0"/>
      <w:marTop w:val="0"/>
      <w:marBottom w:val="0"/>
      <w:divBdr>
        <w:top w:val="none" w:sz="0" w:space="0" w:color="auto"/>
        <w:left w:val="none" w:sz="0" w:space="0" w:color="auto"/>
        <w:bottom w:val="none" w:sz="0" w:space="0" w:color="auto"/>
        <w:right w:val="none" w:sz="0" w:space="0" w:color="auto"/>
      </w:divBdr>
    </w:div>
    <w:div w:id="382098138">
      <w:bodyDiv w:val="1"/>
      <w:marLeft w:val="0"/>
      <w:marRight w:val="0"/>
      <w:marTop w:val="0"/>
      <w:marBottom w:val="0"/>
      <w:divBdr>
        <w:top w:val="none" w:sz="0" w:space="0" w:color="auto"/>
        <w:left w:val="none" w:sz="0" w:space="0" w:color="auto"/>
        <w:bottom w:val="none" w:sz="0" w:space="0" w:color="auto"/>
        <w:right w:val="none" w:sz="0" w:space="0" w:color="auto"/>
      </w:divBdr>
    </w:div>
    <w:div w:id="382411358">
      <w:bodyDiv w:val="1"/>
      <w:marLeft w:val="0"/>
      <w:marRight w:val="0"/>
      <w:marTop w:val="0"/>
      <w:marBottom w:val="0"/>
      <w:divBdr>
        <w:top w:val="none" w:sz="0" w:space="0" w:color="auto"/>
        <w:left w:val="none" w:sz="0" w:space="0" w:color="auto"/>
        <w:bottom w:val="none" w:sz="0" w:space="0" w:color="auto"/>
        <w:right w:val="none" w:sz="0" w:space="0" w:color="auto"/>
      </w:divBdr>
    </w:div>
    <w:div w:id="382675571">
      <w:bodyDiv w:val="1"/>
      <w:marLeft w:val="0"/>
      <w:marRight w:val="0"/>
      <w:marTop w:val="0"/>
      <w:marBottom w:val="0"/>
      <w:divBdr>
        <w:top w:val="none" w:sz="0" w:space="0" w:color="auto"/>
        <w:left w:val="none" w:sz="0" w:space="0" w:color="auto"/>
        <w:bottom w:val="none" w:sz="0" w:space="0" w:color="auto"/>
        <w:right w:val="none" w:sz="0" w:space="0" w:color="auto"/>
      </w:divBdr>
    </w:div>
    <w:div w:id="382826670">
      <w:bodyDiv w:val="1"/>
      <w:marLeft w:val="0"/>
      <w:marRight w:val="0"/>
      <w:marTop w:val="0"/>
      <w:marBottom w:val="0"/>
      <w:divBdr>
        <w:top w:val="none" w:sz="0" w:space="0" w:color="auto"/>
        <w:left w:val="none" w:sz="0" w:space="0" w:color="auto"/>
        <w:bottom w:val="none" w:sz="0" w:space="0" w:color="auto"/>
        <w:right w:val="none" w:sz="0" w:space="0" w:color="auto"/>
      </w:divBdr>
    </w:div>
    <w:div w:id="382949726">
      <w:bodyDiv w:val="1"/>
      <w:marLeft w:val="0"/>
      <w:marRight w:val="0"/>
      <w:marTop w:val="0"/>
      <w:marBottom w:val="0"/>
      <w:divBdr>
        <w:top w:val="none" w:sz="0" w:space="0" w:color="auto"/>
        <w:left w:val="none" w:sz="0" w:space="0" w:color="auto"/>
        <w:bottom w:val="none" w:sz="0" w:space="0" w:color="auto"/>
        <w:right w:val="none" w:sz="0" w:space="0" w:color="auto"/>
      </w:divBdr>
    </w:div>
    <w:div w:id="383022088">
      <w:bodyDiv w:val="1"/>
      <w:marLeft w:val="0"/>
      <w:marRight w:val="0"/>
      <w:marTop w:val="0"/>
      <w:marBottom w:val="0"/>
      <w:divBdr>
        <w:top w:val="none" w:sz="0" w:space="0" w:color="auto"/>
        <w:left w:val="none" w:sz="0" w:space="0" w:color="auto"/>
        <w:bottom w:val="none" w:sz="0" w:space="0" w:color="auto"/>
        <w:right w:val="none" w:sz="0" w:space="0" w:color="auto"/>
      </w:divBdr>
    </w:div>
    <w:div w:id="383142716">
      <w:bodyDiv w:val="1"/>
      <w:marLeft w:val="0"/>
      <w:marRight w:val="0"/>
      <w:marTop w:val="0"/>
      <w:marBottom w:val="0"/>
      <w:divBdr>
        <w:top w:val="none" w:sz="0" w:space="0" w:color="auto"/>
        <w:left w:val="none" w:sz="0" w:space="0" w:color="auto"/>
        <w:bottom w:val="none" w:sz="0" w:space="0" w:color="auto"/>
        <w:right w:val="none" w:sz="0" w:space="0" w:color="auto"/>
      </w:divBdr>
    </w:div>
    <w:div w:id="383329706">
      <w:bodyDiv w:val="1"/>
      <w:marLeft w:val="0"/>
      <w:marRight w:val="0"/>
      <w:marTop w:val="0"/>
      <w:marBottom w:val="0"/>
      <w:divBdr>
        <w:top w:val="none" w:sz="0" w:space="0" w:color="auto"/>
        <w:left w:val="none" w:sz="0" w:space="0" w:color="auto"/>
        <w:bottom w:val="none" w:sz="0" w:space="0" w:color="auto"/>
        <w:right w:val="none" w:sz="0" w:space="0" w:color="auto"/>
      </w:divBdr>
    </w:div>
    <w:div w:id="383336055">
      <w:bodyDiv w:val="1"/>
      <w:marLeft w:val="0"/>
      <w:marRight w:val="0"/>
      <w:marTop w:val="0"/>
      <w:marBottom w:val="0"/>
      <w:divBdr>
        <w:top w:val="none" w:sz="0" w:space="0" w:color="auto"/>
        <w:left w:val="none" w:sz="0" w:space="0" w:color="auto"/>
        <w:bottom w:val="none" w:sz="0" w:space="0" w:color="auto"/>
        <w:right w:val="none" w:sz="0" w:space="0" w:color="auto"/>
      </w:divBdr>
    </w:div>
    <w:div w:id="384060765">
      <w:bodyDiv w:val="1"/>
      <w:marLeft w:val="0"/>
      <w:marRight w:val="0"/>
      <w:marTop w:val="0"/>
      <w:marBottom w:val="0"/>
      <w:divBdr>
        <w:top w:val="none" w:sz="0" w:space="0" w:color="auto"/>
        <w:left w:val="none" w:sz="0" w:space="0" w:color="auto"/>
        <w:bottom w:val="none" w:sz="0" w:space="0" w:color="auto"/>
        <w:right w:val="none" w:sz="0" w:space="0" w:color="auto"/>
      </w:divBdr>
    </w:div>
    <w:div w:id="384062629">
      <w:bodyDiv w:val="1"/>
      <w:marLeft w:val="0"/>
      <w:marRight w:val="0"/>
      <w:marTop w:val="0"/>
      <w:marBottom w:val="0"/>
      <w:divBdr>
        <w:top w:val="none" w:sz="0" w:space="0" w:color="auto"/>
        <w:left w:val="none" w:sz="0" w:space="0" w:color="auto"/>
        <w:bottom w:val="none" w:sz="0" w:space="0" w:color="auto"/>
        <w:right w:val="none" w:sz="0" w:space="0" w:color="auto"/>
      </w:divBdr>
    </w:div>
    <w:div w:id="384181448">
      <w:bodyDiv w:val="1"/>
      <w:marLeft w:val="0"/>
      <w:marRight w:val="0"/>
      <w:marTop w:val="0"/>
      <w:marBottom w:val="0"/>
      <w:divBdr>
        <w:top w:val="none" w:sz="0" w:space="0" w:color="auto"/>
        <w:left w:val="none" w:sz="0" w:space="0" w:color="auto"/>
        <w:bottom w:val="none" w:sz="0" w:space="0" w:color="auto"/>
        <w:right w:val="none" w:sz="0" w:space="0" w:color="auto"/>
      </w:divBdr>
    </w:div>
    <w:div w:id="384183128">
      <w:bodyDiv w:val="1"/>
      <w:marLeft w:val="0"/>
      <w:marRight w:val="0"/>
      <w:marTop w:val="0"/>
      <w:marBottom w:val="0"/>
      <w:divBdr>
        <w:top w:val="none" w:sz="0" w:space="0" w:color="auto"/>
        <w:left w:val="none" w:sz="0" w:space="0" w:color="auto"/>
        <w:bottom w:val="none" w:sz="0" w:space="0" w:color="auto"/>
        <w:right w:val="none" w:sz="0" w:space="0" w:color="auto"/>
      </w:divBdr>
    </w:div>
    <w:div w:id="384259692">
      <w:bodyDiv w:val="1"/>
      <w:marLeft w:val="0"/>
      <w:marRight w:val="0"/>
      <w:marTop w:val="0"/>
      <w:marBottom w:val="0"/>
      <w:divBdr>
        <w:top w:val="none" w:sz="0" w:space="0" w:color="auto"/>
        <w:left w:val="none" w:sz="0" w:space="0" w:color="auto"/>
        <w:bottom w:val="none" w:sz="0" w:space="0" w:color="auto"/>
        <w:right w:val="none" w:sz="0" w:space="0" w:color="auto"/>
      </w:divBdr>
    </w:div>
    <w:div w:id="384331445">
      <w:bodyDiv w:val="1"/>
      <w:marLeft w:val="0"/>
      <w:marRight w:val="0"/>
      <w:marTop w:val="0"/>
      <w:marBottom w:val="0"/>
      <w:divBdr>
        <w:top w:val="none" w:sz="0" w:space="0" w:color="auto"/>
        <w:left w:val="none" w:sz="0" w:space="0" w:color="auto"/>
        <w:bottom w:val="none" w:sz="0" w:space="0" w:color="auto"/>
        <w:right w:val="none" w:sz="0" w:space="0" w:color="auto"/>
      </w:divBdr>
    </w:div>
    <w:div w:id="384717337">
      <w:bodyDiv w:val="1"/>
      <w:marLeft w:val="0"/>
      <w:marRight w:val="0"/>
      <w:marTop w:val="0"/>
      <w:marBottom w:val="0"/>
      <w:divBdr>
        <w:top w:val="none" w:sz="0" w:space="0" w:color="auto"/>
        <w:left w:val="none" w:sz="0" w:space="0" w:color="auto"/>
        <w:bottom w:val="none" w:sz="0" w:space="0" w:color="auto"/>
        <w:right w:val="none" w:sz="0" w:space="0" w:color="auto"/>
      </w:divBdr>
    </w:div>
    <w:div w:id="384908689">
      <w:bodyDiv w:val="1"/>
      <w:marLeft w:val="0"/>
      <w:marRight w:val="0"/>
      <w:marTop w:val="0"/>
      <w:marBottom w:val="0"/>
      <w:divBdr>
        <w:top w:val="none" w:sz="0" w:space="0" w:color="auto"/>
        <w:left w:val="none" w:sz="0" w:space="0" w:color="auto"/>
        <w:bottom w:val="none" w:sz="0" w:space="0" w:color="auto"/>
        <w:right w:val="none" w:sz="0" w:space="0" w:color="auto"/>
      </w:divBdr>
    </w:div>
    <w:div w:id="384912583">
      <w:bodyDiv w:val="1"/>
      <w:marLeft w:val="0"/>
      <w:marRight w:val="0"/>
      <w:marTop w:val="0"/>
      <w:marBottom w:val="0"/>
      <w:divBdr>
        <w:top w:val="none" w:sz="0" w:space="0" w:color="auto"/>
        <w:left w:val="none" w:sz="0" w:space="0" w:color="auto"/>
        <w:bottom w:val="none" w:sz="0" w:space="0" w:color="auto"/>
        <w:right w:val="none" w:sz="0" w:space="0" w:color="auto"/>
      </w:divBdr>
    </w:div>
    <w:div w:id="384915654">
      <w:bodyDiv w:val="1"/>
      <w:marLeft w:val="0"/>
      <w:marRight w:val="0"/>
      <w:marTop w:val="0"/>
      <w:marBottom w:val="0"/>
      <w:divBdr>
        <w:top w:val="none" w:sz="0" w:space="0" w:color="auto"/>
        <w:left w:val="none" w:sz="0" w:space="0" w:color="auto"/>
        <w:bottom w:val="none" w:sz="0" w:space="0" w:color="auto"/>
        <w:right w:val="none" w:sz="0" w:space="0" w:color="auto"/>
      </w:divBdr>
    </w:div>
    <w:div w:id="384988180">
      <w:bodyDiv w:val="1"/>
      <w:marLeft w:val="0"/>
      <w:marRight w:val="0"/>
      <w:marTop w:val="0"/>
      <w:marBottom w:val="0"/>
      <w:divBdr>
        <w:top w:val="none" w:sz="0" w:space="0" w:color="auto"/>
        <w:left w:val="none" w:sz="0" w:space="0" w:color="auto"/>
        <w:bottom w:val="none" w:sz="0" w:space="0" w:color="auto"/>
        <w:right w:val="none" w:sz="0" w:space="0" w:color="auto"/>
      </w:divBdr>
    </w:div>
    <w:div w:id="385103570">
      <w:bodyDiv w:val="1"/>
      <w:marLeft w:val="0"/>
      <w:marRight w:val="0"/>
      <w:marTop w:val="0"/>
      <w:marBottom w:val="0"/>
      <w:divBdr>
        <w:top w:val="none" w:sz="0" w:space="0" w:color="auto"/>
        <w:left w:val="none" w:sz="0" w:space="0" w:color="auto"/>
        <w:bottom w:val="none" w:sz="0" w:space="0" w:color="auto"/>
        <w:right w:val="none" w:sz="0" w:space="0" w:color="auto"/>
      </w:divBdr>
    </w:div>
    <w:div w:id="385447323">
      <w:bodyDiv w:val="1"/>
      <w:marLeft w:val="0"/>
      <w:marRight w:val="0"/>
      <w:marTop w:val="0"/>
      <w:marBottom w:val="0"/>
      <w:divBdr>
        <w:top w:val="none" w:sz="0" w:space="0" w:color="auto"/>
        <w:left w:val="none" w:sz="0" w:space="0" w:color="auto"/>
        <w:bottom w:val="none" w:sz="0" w:space="0" w:color="auto"/>
        <w:right w:val="none" w:sz="0" w:space="0" w:color="auto"/>
      </w:divBdr>
    </w:div>
    <w:div w:id="385489421">
      <w:bodyDiv w:val="1"/>
      <w:marLeft w:val="0"/>
      <w:marRight w:val="0"/>
      <w:marTop w:val="0"/>
      <w:marBottom w:val="0"/>
      <w:divBdr>
        <w:top w:val="none" w:sz="0" w:space="0" w:color="auto"/>
        <w:left w:val="none" w:sz="0" w:space="0" w:color="auto"/>
        <w:bottom w:val="none" w:sz="0" w:space="0" w:color="auto"/>
        <w:right w:val="none" w:sz="0" w:space="0" w:color="auto"/>
      </w:divBdr>
    </w:div>
    <w:div w:id="385570038">
      <w:bodyDiv w:val="1"/>
      <w:marLeft w:val="0"/>
      <w:marRight w:val="0"/>
      <w:marTop w:val="0"/>
      <w:marBottom w:val="0"/>
      <w:divBdr>
        <w:top w:val="none" w:sz="0" w:space="0" w:color="auto"/>
        <w:left w:val="none" w:sz="0" w:space="0" w:color="auto"/>
        <w:bottom w:val="none" w:sz="0" w:space="0" w:color="auto"/>
        <w:right w:val="none" w:sz="0" w:space="0" w:color="auto"/>
      </w:divBdr>
    </w:div>
    <w:div w:id="386102155">
      <w:bodyDiv w:val="1"/>
      <w:marLeft w:val="0"/>
      <w:marRight w:val="0"/>
      <w:marTop w:val="0"/>
      <w:marBottom w:val="0"/>
      <w:divBdr>
        <w:top w:val="none" w:sz="0" w:space="0" w:color="auto"/>
        <w:left w:val="none" w:sz="0" w:space="0" w:color="auto"/>
        <w:bottom w:val="none" w:sz="0" w:space="0" w:color="auto"/>
        <w:right w:val="none" w:sz="0" w:space="0" w:color="auto"/>
      </w:divBdr>
    </w:div>
    <w:div w:id="386104530">
      <w:bodyDiv w:val="1"/>
      <w:marLeft w:val="0"/>
      <w:marRight w:val="0"/>
      <w:marTop w:val="0"/>
      <w:marBottom w:val="0"/>
      <w:divBdr>
        <w:top w:val="none" w:sz="0" w:space="0" w:color="auto"/>
        <w:left w:val="none" w:sz="0" w:space="0" w:color="auto"/>
        <w:bottom w:val="none" w:sz="0" w:space="0" w:color="auto"/>
        <w:right w:val="none" w:sz="0" w:space="0" w:color="auto"/>
      </w:divBdr>
    </w:div>
    <w:div w:id="386227423">
      <w:bodyDiv w:val="1"/>
      <w:marLeft w:val="0"/>
      <w:marRight w:val="0"/>
      <w:marTop w:val="0"/>
      <w:marBottom w:val="0"/>
      <w:divBdr>
        <w:top w:val="none" w:sz="0" w:space="0" w:color="auto"/>
        <w:left w:val="none" w:sz="0" w:space="0" w:color="auto"/>
        <w:bottom w:val="none" w:sz="0" w:space="0" w:color="auto"/>
        <w:right w:val="none" w:sz="0" w:space="0" w:color="auto"/>
      </w:divBdr>
    </w:div>
    <w:div w:id="386414752">
      <w:bodyDiv w:val="1"/>
      <w:marLeft w:val="0"/>
      <w:marRight w:val="0"/>
      <w:marTop w:val="0"/>
      <w:marBottom w:val="0"/>
      <w:divBdr>
        <w:top w:val="none" w:sz="0" w:space="0" w:color="auto"/>
        <w:left w:val="none" w:sz="0" w:space="0" w:color="auto"/>
        <w:bottom w:val="none" w:sz="0" w:space="0" w:color="auto"/>
        <w:right w:val="none" w:sz="0" w:space="0" w:color="auto"/>
      </w:divBdr>
    </w:div>
    <w:div w:id="386420622">
      <w:bodyDiv w:val="1"/>
      <w:marLeft w:val="0"/>
      <w:marRight w:val="0"/>
      <w:marTop w:val="0"/>
      <w:marBottom w:val="0"/>
      <w:divBdr>
        <w:top w:val="none" w:sz="0" w:space="0" w:color="auto"/>
        <w:left w:val="none" w:sz="0" w:space="0" w:color="auto"/>
        <w:bottom w:val="none" w:sz="0" w:space="0" w:color="auto"/>
        <w:right w:val="none" w:sz="0" w:space="0" w:color="auto"/>
      </w:divBdr>
    </w:div>
    <w:div w:id="386682427">
      <w:bodyDiv w:val="1"/>
      <w:marLeft w:val="0"/>
      <w:marRight w:val="0"/>
      <w:marTop w:val="0"/>
      <w:marBottom w:val="0"/>
      <w:divBdr>
        <w:top w:val="none" w:sz="0" w:space="0" w:color="auto"/>
        <w:left w:val="none" w:sz="0" w:space="0" w:color="auto"/>
        <w:bottom w:val="none" w:sz="0" w:space="0" w:color="auto"/>
        <w:right w:val="none" w:sz="0" w:space="0" w:color="auto"/>
      </w:divBdr>
    </w:div>
    <w:div w:id="386805746">
      <w:bodyDiv w:val="1"/>
      <w:marLeft w:val="0"/>
      <w:marRight w:val="0"/>
      <w:marTop w:val="0"/>
      <w:marBottom w:val="0"/>
      <w:divBdr>
        <w:top w:val="none" w:sz="0" w:space="0" w:color="auto"/>
        <w:left w:val="none" w:sz="0" w:space="0" w:color="auto"/>
        <w:bottom w:val="none" w:sz="0" w:space="0" w:color="auto"/>
        <w:right w:val="none" w:sz="0" w:space="0" w:color="auto"/>
      </w:divBdr>
    </w:div>
    <w:div w:id="386950904">
      <w:bodyDiv w:val="1"/>
      <w:marLeft w:val="0"/>
      <w:marRight w:val="0"/>
      <w:marTop w:val="0"/>
      <w:marBottom w:val="0"/>
      <w:divBdr>
        <w:top w:val="none" w:sz="0" w:space="0" w:color="auto"/>
        <w:left w:val="none" w:sz="0" w:space="0" w:color="auto"/>
        <w:bottom w:val="none" w:sz="0" w:space="0" w:color="auto"/>
        <w:right w:val="none" w:sz="0" w:space="0" w:color="auto"/>
      </w:divBdr>
    </w:div>
    <w:div w:id="386994289">
      <w:bodyDiv w:val="1"/>
      <w:marLeft w:val="0"/>
      <w:marRight w:val="0"/>
      <w:marTop w:val="0"/>
      <w:marBottom w:val="0"/>
      <w:divBdr>
        <w:top w:val="none" w:sz="0" w:space="0" w:color="auto"/>
        <w:left w:val="none" w:sz="0" w:space="0" w:color="auto"/>
        <w:bottom w:val="none" w:sz="0" w:space="0" w:color="auto"/>
        <w:right w:val="none" w:sz="0" w:space="0" w:color="auto"/>
      </w:divBdr>
    </w:div>
    <w:div w:id="387726968">
      <w:bodyDiv w:val="1"/>
      <w:marLeft w:val="0"/>
      <w:marRight w:val="0"/>
      <w:marTop w:val="0"/>
      <w:marBottom w:val="0"/>
      <w:divBdr>
        <w:top w:val="none" w:sz="0" w:space="0" w:color="auto"/>
        <w:left w:val="none" w:sz="0" w:space="0" w:color="auto"/>
        <w:bottom w:val="none" w:sz="0" w:space="0" w:color="auto"/>
        <w:right w:val="none" w:sz="0" w:space="0" w:color="auto"/>
      </w:divBdr>
    </w:div>
    <w:div w:id="387799510">
      <w:bodyDiv w:val="1"/>
      <w:marLeft w:val="0"/>
      <w:marRight w:val="0"/>
      <w:marTop w:val="0"/>
      <w:marBottom w:val="0"/>
      <w:divBdr>
        <w:top w:val="none" w:sz="0" w:space="0" w:color="auto"/>
        <w:left w:val="none" w:sz="0" w:space="0" w:color="auto"/>
        <w:bottom w:val="none" w:sz="0" w:space="0" w:color="auto"/>
        <w:right w:val="none" w:sz="0" w:space="0" w:color="auto"/>
      </w:divBdr>
    </w:div>
    <w:div w:id="387850214">
      <w:bodyDiv w:val="1"/>
      <w:marLeft w:val="0"/>
      <w:marRight w:val="0"/>
      <w:marTop w:val="0"/>
      <w:marBottom w:val="0"/>
      <w:divBdr>
        <w:top w:val="none" w:sz="0" w:space="0" w:color="auto"/>
        <w:left w:val="none" w:sz="0" w:space="0" w:color="auto"/>
        <w:bottom w:val="none" w:sz="0" w:space="0" w:color="auto"/>
        <w:right w:val="none" w:sz="0" w:space="0" w:color="auto"/>
      </w:divBdr>
    </w:div>
    <w:div w:id="388115371">
      <w:bodyDiv w:val="1"/>
      <w:marLeft w:val="0"/>
      <w:marRight w:val="0"/>
      <w:marTop w:val="0"/>
      <w:marBottom w:val="0"/>
      <w:divBdr>
        <w:top w:val="none" w:sz="0" w:space="0" w:color="auto"/>
        <w:left w:val="none" w:sz="0" w:space="0" w:color="auto"/>
        <w:bottom w:val="none" w:sz="0" w:space="0" w:color="auto"/>
        <w:right w:val="none" w:sz="0" w:space="0" w:color="auto"/>
      </w:divBdr>
    </w:div>
    <w:div w:id="388262330">
      <w:bodyDiv w:val="1"/>
      <w:marLeft w:val="0"/>
      <w:marRight w:val="0"/>
      <w:marTop w:val="0"/>
      <w:marBottom w:val="0"/>
      <w:divBdr>
        <w:top w:val="none" w:sz="0" w:space="0" w:color="auto"/>
        <w:left w:val="none" w:sz="0" w:space="0" w:color="auto"/>
        <w:bottom w:val="none" w:sz="0" w:space="0" w:color="auto"/>
        <w:right w:val="none" w:sz="0" w:space="0" w:color="auto"/>
      </w:divBdr>
    </w:div>
    <w:div w:id="388381761">
      <w:bodyDiv w:val="1"/>
      <w:marLeft w:val="0"/>
      <w:marRight w:val="0"/>
      <w:marTop w:val="0"/>
      <w:marBottom w:val="0"/>
      <w:divBdr>
        <w:top w:val="none" w:sz="0" w:space="0" w:color="auto"/>
        <w:left w:val="none" w:sz="0" w:space="0" w:color="auto"/>
        <w:bottom w:val="none" w:sz="0" w:space="0" w:color="auto"/>
        <w:right w:val="none" w:sz="0" w:space="0" w:color="auto"/>
      </w:divBdr>
    </w:div>
    <w:div w:id="388386574">
      <w:bodyDiv w:val="1"/>
      <w:marLeft w:val="0"/>
      <w:marRight w:val="0"/>
      <w:marTop w:val="0"/>
      <w:marBottom w:val="0"/>
      <w:divBdr>
        <w:top w:val="none" w:sz="0" w:space="0" w:color="auto"/>
        <w:left w:val="none" w:sz="0" w:space="0" w:color="auto"/>
        <w:bottom w:val="none" w:sz="0" w:space="0" w:color="auto"/>
        <w:right w:val="none" w:sz="0" w:space="0" w:color="auto"/>
      </w:divBdr>
    </w:div>
    <w:div w:id="388529400">
      <w:bodyDiv w:val="1"/>
      <w:marLeft w:val="0"/>
      <w:marRight w:val="0"/>
      <w:marTop w:val="0"/>
      <w:marBottom w:val="0"/>
      <w:divBdr>
        <w:top w:val="none" w:sz="0" w:space="0" w:color="auto"/>
        <w:left w:val="none" w:sz="0" w:space="0" w:color="auto"/>
        <w:bottom w:val="none" w:sz="0" w:space="0" w:color="auto"/>
        <w:right w:val="none" w:sz="0" w:space="0" w:color="auto"/>
      </w:divBdr>
    </w:div>
    <w:div w:id="388844179">
      <w:bodyDiv w:val="1"/>
      <w:marLeft w:val="0"/>
      <w:marRight w:val="0"/>
      <w:marTop w:val="0"/>
      <w:marBottom w:val="0"/>
      <w:divBdr>
        <w:top w:val="none" w:sz="0" w:space="0" w:color="auto"/>
        <w:left w:val="none" w:sz="0" w:space="0" w:color="auto"/>
        <w:bottom w:val="none" w:sz="0" w:space="0" w:color="auto"/>
        <w:right w:val="none" w:sz="0" w:space="0" w:color="auto"/>
      </w:divBdr>
    </w:div>
    <w:div w:id="389113903">
      <w:bodyDiv w:val="1"/>
      <w:marLeft w:val="0"/>
      <w:marRight w:val="0"/>
      <w:marTop w:val="0"/>
      <w:marBottom w:val="0"/>
      <w:divBdr>
        <w:top w:val="none" w:sz="0" w:space="0" w:color="auto"/>
        <w:left w:val="none" w:sz="0" w:space="0" w:color="auto"/>
        <w:bottom w:val="none" w:sz="0" w:space="0" w:color="auto"/>
        <w:right w:val="none" w:sz="0" w:space="0" w:color="auto"/>
      </w:divBdr>
    </w:div>
    <w:div w:id="389498660">
      <w:bodyDiv w:val="1"/>
      <w:marLeft w:val="0"/>
      <w:marRight w:val="0"/>
      <w:marTop w:val="0"/>
      <w:marBottom w:val="0"/>
      <w:divBdr>
        <w:top w:val="none" w:sz="0" w:space="0" w:color="auto"/>
        <w:left w:val="none" w:sz="0" w:space="0" w:color="auto"/>
        <w:bottom w:val="none" w:sz="0" w:space="0" w:color="auto"/>
        <w:right w:val="none" w:sz="0" w:space="0" w:color="auto"/>
      </w:divBdr>
    </w:div>
    <w:div w:id="389697428">
      <w:bodyDiv w:val="1"/>
      <w:marLeft w:val="0"/>
      <w:marRight w:val="0"/>
      <w:marTop w:val="0"/>
      <w:marBottom w:val="0"/>
      <w:divBdr>
        <w:top w:val="none" w:sz="0" w:space="0" w:color="auto"/>
        <w:left w:val="none" w:sz="0" w:space="0" w:color="auto"/>
        <w:bottom w:val="none" w:sz="0" w:space="0" w:color="auto"/>
        <w:right w:val="none" w:sz="0" w:space="0" w:color="auto"/>
      </w:divBdr>
    </w:div>
    <w:div w:id="389885659">
      <w:bodyDiv w:val="1"/>
      <w:marLeft w:val="0"/>
      <w:marRight w:val="0"/>
      <w:marTop w:val="0"/>
      <w:marBottom w:val="0"/>
      <w:divBdr>
        <w:top w:val="none" w:sz="0" w:space="0" w:color="auto"/>
        <w:left w:val="none" w:sz="0" w:space="0" w:color="auto"/>
        <w:bottom w:val="none" w:sz="0" w:space="0" w:color="auto"/>
        <w:right w:val="none" w:sz="0" w:space="0" w:color="auto"/>
      </w:divBdr>
    </w:div>
    <w:div w:id="389966328">
      <w:bodyDiv w:val="1"/>
      <w:marLeft w:val="0"/>
      <w:marRight w:val="0"/>
      <w:marTop w:val="0"/>
      <w:marBottom w:val="0"/>
      <w:divBdr>
        <w:top w:val="none" w:sz="0" w:space="0" w:color="auto"/>
        <w:left w:val="none" w:sz="0" w:space="0" w:color="auto"/>
        <w:bottom w:val="none" w:sz="0" w:space="0" w:color="auto"/>
        <w:right w:val="none" w:sz="0" w:space="0" w:color="auto"/>
      </w:divBdr>
    </w:div>
    <w:div w:id="390008482">
      <w:bodyDiv w:val="1"/>
      <w:marLeft w:val="0"/>
      <w:marRight w:val="0"/>
      <w:marTop w:val="0"/>
      <w:marBottom w:val="0"/>
      <w:divBdr>
        <w:top w:val="none" w:sz="0" w:space="0" w:color="auto"/>
        <w:left w:val="none" w:sz="0" w:space="0" w:color="auto"/>
        <w:bottom w:val="none" w:sz="0" w:space="0" w:color="auto"/>
        <w:right w:val="none" w:sz="0" w:space="0" w:color="auto"/>
      </w:divBdr>
    </w:div>
    <w:div w:id="390036853">
      <w:bodyDiv w:val="1"/>
      <w:marLeft w:val="0"/>
      <w:marRight w:val="0"/>
      <w:marTop w:val="0"/>
      <w:marBottom w:val="0"/>
      <w:divBdr>
        <w:top w:val="none" w:sz="0" w:space="0" w:color="auto"/>
        <w:left w:val="none" w:sz="0" w:space="0" w:color="auto"/>
        <w:bottom w:val="none" w:sz="0" w:space="0" w:color="auto"/>
        <w:right w:val="none" w:sz="0" w:space="0" w:color="auto"/>
      </w:divBdr>
    </w:div>
    <w:div w:id="390152393">
      <w:bodyDiv w:val="1"/>
      <w:marLeft w:val="0"/>
      <w:marRight w:val="0"/>
      <w:marTop w:val="0"/>
      <w:marBottom w:val="0"/>
      <w:divBdr>
        <w:top w:val="none" w:sz="0" w:space="0" w:color="auto"/>
        <w:left w:val="none" w:sz="0" w:space="0" w:color="auto"/>
        <w:bottom w:val="none" w:sz="0" w:space="0" w:color="auto"/>
        <w:right w:val="none" w:sz="0" w:space="0" w:color="auto"/>
      </w:divBdr>
    </w:div>
    <w:div w:id="390736028">
      <w:bodyDiv w:val="1"/>
      <w:marLeft w:val="0"/>
      <w:marRight w:val="0"/>
      <w:marTop w:val="0"/>
      <w:marBottom w:val="0"/>
      <w:divBdr>
        <w:top w:val="none" w:sz="0" w:space="0" w:color="auto"/>
        <w:left w:val="none" w:sz="0" w:space="0" w:color="auto"/>
        <w:bottom w:val="none" w:sz="0" w:space="0" w:color="auto"/>
        <w:right w:val="none" w:sz="0" w:space="0" w:color="auto"/>
      </w:divBdr>
    </w:div>
    <w:div w:id="390736295">
      <w:bodyDiv w:val="1"/>
      <w:marLeft w:val="0"/>
      <w:marRight w:val="0"/>
      <w:marTop w:val="0"/>
      <w:marBottom w:val="0"/>
      <w:divBdr>
        <w:top w:val="none" w:sz="0" w:space="0" w:color="auto"/>
        <w:left w:val="none" w:sz="0" w:space="0" w:color="auto"/>
        <w:bottom w:val="none" w:sz="0" w:space="0" w:color="auto"/>
        <w:right w:val="none" w:sz="0" w:space="0" w:color="auto"/>
      </w:divBdr>
    </w:div>
    <w:div w:id="390738753">
      <w:bodyDiv w:val="1"/>
      <w:marLeft w:val="0"/>
      <w:marRight w:val="0"/>
      <w:marTop w:val="0"/>
      <w:marBottom w:val="0"/>
      <w:divBdr>
        <w:top w:val="none" w:sz="0" w:space="0" w:color="auto"/>
        <w:left w:val="none" w:sz="0" w:space="0" w:color="auto"/>
        <w:bottom w:val="none" w:sz="0" w:space="0" w:color="auto"/>
        <w:right w:val="none" w:sz="0" w:space="0" w:color="auto"/>
      </w:divBdr>
    </w:div>
    <w:div w:id="391003473">
      <w:bodyDiv w:val="1"/>
      <w:marLeft w:val="0"/>
      <w:marRight w:val="0"/>
      <w:marTop w:val="0"/>
      <w:marBottom w:val="0"/>
      <w:divBdr>
        <w:top w:val="none" w:sz="0" w:space="0" w:color="auto"/>
        <w:left w:val="none" w:sz="0" w:space="0" w:color="auto"/>
        <w:bottom w:val="none" w:sz="0" w:space="0" w:color="auto"/>
        <w:right w:val="none" w:sz="0" w:space="0" w:color="auto"/>
      </w:divBdr>
    </w:div>
    <w:div w:id="391007675">
      <w:bodyDiv w:val="1"/>
      <w:marLeft w:val="0"/>
      <w:marRight w:val="0"/>
      <w:marTop w:val="0"/>
      <w:marBottom w:val="0"/>
      <w:divBdr>
        <w:top w:val="none" w:sz="0" w:space="0" w:color="auto"/>
        <w:left w:val="none" w:sz="0" w:space="0" w:color="auto"/>
        <w:bottom w:val="none" w:sz="0" w:space="0" w:color="auto"/>
        <w:right w:val="none" w:sz="0" w:space="0" w:color="auto"/>
      </w:divBdr>
    </w:div>
    <w:div w:id="391317295">
      <w:bodyDiv w:val="1"/>
      <w:marLeft w:val="0"/>
      <w:marRight w:val="0"/>
      <w:marTop w:val="0"/>
      <w:marBottom w:val="0"/>
      <w:divBdr>
        <w:top w:val="none" w:sz="0" w:space="0" w:color="auto"/>
        <w:left w:val="none" w:sz="0" w:space="0" w:color="auto"/>
        <w:bottom w:val="none" w:sz="0" w:space="0" w:color="auto"/>
        <w:right w:val="none" w:sz="0" w:space="0" w:color="auto"/>
      </w:divBdr>
    </w:div>
    <w:div w:id="391345025">
      <w:bodyDiv w:val="1"/>
      <w:marLeft w:val="0"/>
      <w:marRight w:val="0"/>
      <w:marTop w:val="0"/>
      <w:marBottom w:val="0"/>
      <w:divBdr>
        <w:top w:val="none" w:sz="0" w:space="0" w:color="auto"/>
        <w:left w:val="none" w:sz="0" w:space="0" w:color="auto"/>
        <w:bottom w:val="none" w:sz="0" w:space="0" w:color="auto"/>
        <w:right w:val="none" w:sz="0" w:space="0" w:color="auto"/>
      </w:divBdr>
    </w:div>
    <w:div w:id="391855298">
      <w:bodyDiv w:val="1"/>
      <w:marLeft w:val="0"/>
      <w:marRight w:val="0"/>
      <w:marTop w:val="0"/>
      <w:marBottom w:val="0"/>
      <w:divBdr>
        <w:top w:val="none" w:sz="0" w:space="0" w:color="auto"/>
        <w:left w:val="none" w:sz="0" w:space="0" w:color="auto"/>
        <w:bottom w:val="none" w:sz="0" w:space="0" w:color="auto"/>
        <w:right w:val="none" w:sz="0" w:space="0" w:color="auto"/>
      </w:divBdr>
    </w:div>
    <w:div w:id="391855997">
      <w:bodyDiv w:val="1"/>
      <w:marLeft w:val="0"/>
      <w:marRight w:val="0"/>
      <w:marTop w:val="0"/>
      <w:marBottom w:val="0"/>
      <w:divBdr>
        <w:top w:val="none" w:sz="0" w:space="0" w:color="auto"/>
        <w:left w:val="none" w:sz="0" w:space="0" w:color="auto"/>
        <w:bottom w:val="none" w:sz="0" w:space="0" w:color="auto"/>
        <w:right w:val="none" w:sz="0" w:space="0" w:color="auto"/>
      </w:divBdr>
    </w:div>
    <w:div w:id="391926414">
      <w:bodyDiv w:val="1"/>
      <w:marLeft w:val="0"/>
      <w:marRight w:val="0"/>
      <w:marTop w:val="0"/>
      <w:marBottom w:val="0"/>
      <w:divBdr>
        <w:top w:val="none" w:sz="0" w:space="0" w:color="auto"/>
        <w:left w:val="none" w:sz="0" w:space="0" w:color="auto"/>
        <w:bottom w:val="none" w:sz="0" w:space="0" w:color="auto"/>
        <w:right w:val="none" w:sz="0" w:space="0" w:color="auto"/>
      </w:divBdr>
    </w:div>
    <w:div w:id="392041940">
      <w:bodyDiv w:val="1"/>
      <w:marLeft w:val="0"/>
      <w:marRight w:val="0"/>
      <w:marTop w:val="0"/>
      <w:marBottom w:val="0"/>
      <w:divBdr>
        <w:top w:val="none" w:sz="0" w:space="0" w:color="auto"/>
        <w:left w:val="none" w:sz="0" w:space="0" w:color="auto"/>
        <w:bottom w:val="none" w:sz="0" w:space="0" w:color="auto"/>
        <w:right w:val="none" w:sz="0" w:space="0" w:color="auto"/>
      </w:divBdr>
    </w:div>
    <w:div w:id="392126383">
      <w:bodyDiv w:val="1"/>
      <w:marLeft w:val="0"/>
      <w:marRight w:val="0"/>
      <w:marTop w:val="0"/>
      <w:marBottom w:val="0"/>
      <w:divBdr>
        <w:top w:val="none" w:sz="0" w:space="0" w:color="auto"/>
        <w:left w:val="none" w:sz="0" w:space="0" w:color="auto"/>
        <w:bottom w:val="none" w:sz="0" w:space="0" w:color="auto"/>
        <w:right w:val="none" w:sz="0" w:space="0" w:color="auto"/>
      </w:divBdr>
    </w:div>
    <w:div w:id="392240157">
      <w:bodyDiv w:val="1"/>
      <w:marLeft w:val="0"/>
      <w:marRight w:val="0"/>
      <w:marTop w:val="0"/>
      <w:marBottom w:val="0"/>
      <w:divBdr>
        <w:top w:val="none" w:sz="0" w:space="0" w:color="auto"/>
        <w:left w:val="none" w:sz="0" w:space="0" w:color="auto"/>
        <w:bottom w:val="none" w:sz="0" w:space="0" w:color="auto"/>
        <w:right w:val="none" w:sz="0" w:space="0" w:color="auto"/>
      </w:divBdr>
    </w:div>
    <w:div w:id="392241734">
      <w:bodyDiv w:val="1"/>
      <w:marLeft w:val="0"/>
      <w:marRight w:val="0"/>
      <w:marTop w:val="0"/>
      <w:marBottom w:val="0"/>
      <w:divBdr>
        <w:top w:val="none" w:sz="0" w:space="0" w:color="auto"/>
        <w:left w:val="none" w:sz="0" w:space="0" w:color="auto"/>
        <w:bottom w:val="none" w:sz="0" w:space="0" w:color="auto"/>
        <w:right w:val="none" w:sz="0" w:space="0" w:color="auto"/>
      </w:divBdr>
    </w:div>
    <w:div w:id="392310774">
      <w:bodyDiv w:val="1"/>
      <w:marLeft w:val="0"/>
      <w:marRight w:val="0"/>
      <w:marTop w:val="0"/>
      <w:marBottom w:val="0"/>
      <w:divBdr>
        <w:top w:val="none" w:sz="0" w:space="0" w:color="auto"/>
        <w:left w:val="none" w:sz="0" w:space="0" w:color="auto"/>
        <w:bottom w:val="none" w:sz="0" w:space="0" w:color="auto"/>
        <w:right w:val="none" w:sz="0" w:space="0" w:color="auto"/>
      </w:divBdr>
    </w:div>
    <w:div w:id="392319580">
      <w:bodyDiv w:val="1"/>
      <w:marLeft w:val="0"/>
      <w:marRight w:val="0"/>
      <w:marTop w:val="0"/>
      <w:marBottom w:val="0"/>
      <w:divBdr>
        <w:top w:val="none" w:sz="0" w:space="0" w:color="auto"/>
        <w:left w:val="none" w:sz="0" w:space="0" w:color="auto"/>
        <w:bottom w:val="none" w:sz="0" w:space="0" w:color="auto"/>
        <w:right w:val="none" w:sz="0" w:space="0" w:color="auto"/>
      </w:divBdr>
    </w:div>
    <w:div w:id="392390027">
      <w:bodyDiv w:val="1"/>
      <w:marLeft w:val="0"/>
      <w:marRight w:val="0"/>
      <w:marTop w:val="0"/>
      <w:marBottom w:val="0"/>
      <w:divBdr>
        <w:top w:val="none" w:sz="0" w:space="0" w:color="auto"/>
        <w:left w:val="none" w:sz="0" w:space="0" w:color="auto"/>
        <w:bottom w:val="none" w:sz="0" w:space="0" w:color="auto"/>
        <w:right w:val="none" w:sz="0" w:space="0" w:color="auto"/>
      </w:divBdr>
    </w:div>
    <w:div w:id="392391564">
      <w:bodyDiv w:val="1"/>
      <w:marLeft w:val="0"/>
      <w:marRight w:val="0"/>
      <w:marTop w:val="0"/>
      <w:marBottom w:val="0"/>
      <w:divBdr>
        <w:top w:val="none" w:sz="0" w:space="0" w:color="auto"/>
        <w:left w:val="none" w:sz="0" w:space="0" w:color="auto"/>
        <w:bottom w:val="none" w:sz="0" w:space="0" w:color="auto"/>
        <w:right w:val="none" w:sz="0" w:space="0" w:color="auto"/>
      </w:divBdr>
    </w:div>
    <w:div w:id="392503587">
      <w:bodyDiv w:val="1"/>
      <w:marLeft w:val="0"/>
      <w:marRight w:val="0"/>
      <w:marTop w:val="0"/>
      <w:marBottom w:val="0"/>
      <w:divBdr>
        <w:top w:val="none" w:sz="0" w:space="0" w:color="auto"/>
        <w:left w:val="none" w:sz="0" w:space="0" w:color="auto"/>
        <w:bottom w:val="none" w:sz="0" w:space="0" w:color="auto"/>
        <w:right w:val="none" w:sz="0" w:space="0" w:color="auto"/>
      </w:divBdr>
    </w:div>
    <w:div w:id="392507293">
      <w:bodyDiv w:val="1"/>
      <w:marLeft w:val="0"/>
      <w:marRight w:val="0"/>
      <w:marTop w:val="0"/>
      <w:marBottom w:val="0"/>
      <w:divBdr>
        <w:top w:val="none" w:sz="0" w:space="0" w:color="auto"/>
        <w:left w:val="none" w:sz="0" w:space="0" w:color="auto"/>
        <w:bottom w:val="none" w:sz="0" w:space="0" w:color="auto"/>
        <w:right w:val="none" w:sz="0" w:space="0" w:color="auto"/>
      </w:divBdr>
    </w:div>
    <w:div w:id="392587340">
      <w:bodyDiv w:val="1"/>
      <w:marLeft w:val="0"/>
      <w:marRight w:val="0"/>
      <w:marTop w:val="0"/>
      <w:marBottom w:val="0"/>
      <w:divBdr>
        <w:top w:val="none" w:sz="0" w:space="0" w:color="auto"/>
        <w:left w:val="none" w:sz="0" w:space="0" w:color="auto"/>
        <w:bottom w:val="none" w:sz="0" w:space="0" w:color="auto"/>
        <w:right w:val="none" w:sz="0" w:space="0" w:color="auto"/>
      </w:divBdr>
    </w:div>
    <w:div w:id="392706112">
      <w:bodyDiv w:val="1"/>
      <w:marLeft w:val="0"/>
      <w:marRight w:val="0"/>
      <w:marTop w:val="0"/>
      <w:marBottom w:val="0"/>
      <w:divBdr>
        <w:top w:val="none" w:sz="0" w:space="0" w:color="auto"/>
        <w:left w:val="none" w:sz="0" w:space="0" w:color="auto"/>
        <w:bottom w:val="none" w:sz="0" w:space="0" w:color="auto"/>
        <w:right w:val="none" w:sz="0" w:space="0" w:color="auto"/>
      </w:divBdr>
    </w:div>
    <w:div w:id="392776677">
      <w:bodyDiv w:val="1"/>
      <w:marLeft w:val="0"/>
      <w:marRight w:val="0"/>
      <w:marTop w:val="0"/>
      <w:marBottom w:val="0"/>
      <w:divBdr>
        <w:top w:val="none" w:sz="0" w:space="0" w:color="auto"/>
        <w:left w:val="none" w:sz="0" w:space="0" w:color="auto"/>
        <w:bottom w:val="none" w:sz="0" w:space="0" w:color="auto"/>
        <w:right w:val="none" w:sz="0" w:space="0" w:color="auto"/>
      </w:divBdr>
    </w:div>
    <w:div w:id="392848946">
      <w:bodyDiv w:val="1"/>
      <w:marLeft w:val="0"/>
      <w:marRight w:val="0"/>
      <w:marTop w:val="0"/>
      <w:marBottom w:val="0"/>
      <w:divBdr>
        <w:top w:val="none" w:sz="0" w:space="0" w:color="auto"/>
        <w:left w:val="none" w:sz="0" w:space="0" w:color="auto"/>
        <w:bottom w:val="none" w:sz="0" w:space="0" w:color="auto"/>
        <w:right w:val="none" w:sz="0" w:space="0" w:color="auto"/>
      </w:divBdr>
    </w:div>
    <w:div w:id="392965535">
      <w:bodyDiv w:val="1"/>
      <w:marLeft w:val="0"/>
      <w:marRight w:val="0"/>
      <w:marTop w:val="0"/>
      <w:marBottom w:val="0"/>
      <w:divBdr>
        <w:top w:val="none" w:sz="0" w:space="0" w:color="auto"/>
        <w:left w:val="none" w:sz="0" w:space="0" w:color="auto"/>
        <w:bottom w:val="none" w:sz="0" w:space="0" w:color="auto"/>
        <w:right w:val="none" w:sz="0" w:space="0" w:color="auto"/>
      </w:divBdr>
    </w:div>
    <w:div w:id="393048492">
      <w:bodyDiv w:val="1"/>
      <w:marLeft w:val="0"/>
      <w:marRight w:val="0"/>
      <w:marTop w:val="0"/>
      <w:marBottom w:val="0"/>
      <w:divBdr>
        <w:top w:val="none" w:sz="0" w:space="0" w:color="auto"/>
        <w:left w:val="none" w:sz="0" w:space="0" w:color="auto"/>
        <w:bottom w:val="none" w:sz="0" w:space="0" w:color="auto"/>
        <w:right w:val="none" w:sz="0" w:space="0" w:color="auto"/>
      </w:divBdr>
    </w:div>
    <w:div w:id="393158895">
      <w:bodyDiv w:val="1"/>
      <w:marLeft w:val="0"/>
      <w:marRight w:val="0"/>
      <w:marTop w:val="0"/>
      <w:marBottom w:val="0"/>
      <w:divBdr>
        <w:top w:val="none" w:sz="0" w:space="0" w:color="auto"/>
        <w:left w:val="none" w:sz="0" w:space="0" w:color="auto"/>
        <w:bottom w:val="none" w:sz="0" w:space="0" w:color="auto"/>
        <w:right w:val="none" w:sz="0" w:space="0" w:color="auto"/>
      </w:divBdr>
    </w:div>
    <w:div w:id="393352942">
      <w:bodyDiv w:val="1"/>
      <w:marLeft w:val="0"/>
      <w:marRight w:val="0"/>
      <w:marTop w:val="0"/>
      <w:marBottom w:val="0"/>
      <w:divBdr>
        <w:top w:val="none" w:sz="0" w:space="0" w:color="auto"/>
        <w:left w:val="none" w:sz="0" w:space="0" w:color="auto"/>
        <w:bottom w:val="none" w:sz="0" w:space="0" w:color="auto"/>
        <w:right w:val="none" w:sz="0" w:space="0" w:color="auto"/>
      </w:divBdr>
    </w:div>
    <w:div w:id="393504088">
      <w:bodyDiv w:val="1"/>
      <w:marLeft w:val="0"/>
      <w:marRight w:val="0"/>
      <w:marTop w:val="0"/>
      <w:marBottom w:val="0"/>
      <w:divBdr>
        <w:top w:val="none" w:sz="0" w:space="0" w:color="auto"/>
        <w:left w:val="none" w:sz="0" w:space="0" w:color="auto"/>
        <w:bottom w:val="none" w:sz="0" w:space="0" w:color="auto"/>
        <w:right w:val="none" w:sz="0" w:space="0" w:color="auto"/>
      </w:divBdr>
    </w:div>
    <w:div w:id="393509088">
      <w:bodyDiv w:val="1"/>
      <w:marLeft w:val="0"/>
      <w:marRight w:val="0"/>
      <w:marTop w:val="0"/>
      <w:marBottom w:val="0"/>
      <w:divBdr>
        <w:top w:val="none" w:sz="0" w:space="0" w:color="auto"/>
        <w:left w:val="none" w:sz="0" w:space="0" w:color="auto"/>
        <w:bottom w:val="none" w:sz="0" w:space="0" w:color="auto"/>
        <w:right w:val="none" w:sz="0" w:space="0" w:color="auto"/>
      </w:divBdr>
    </w:div>
    <w:div w:id="393546732">
      <w:bodyDiv w:val="1"/>
      <w:marLeft w:val="0"/>
      <w:marRight w:val="0"/>
      <w:marTop w:val="0"/>
      <w:marBottom w:val="0"/>
      <w:divBdr>
        <w:top w:val="none" w:sz="0" w:space="0" w:color="auto"/>
        <w:left w:val="none" w:sz="0" w:space="0" w:color="auto"/>
        <w:bottom w:val="none" w:sz="0" w:space="0" w:color="auto"/>
        <w:right w:val="none" w:sz="0" w:space="0" w:color="auto"/>
      </w:divBdr>
    </w:div>
    <w:div w:id="393820237">
      <w:bodyDiv w:val="1"/>
      <w:marLeft w:val="0"/>
      <w:marRight w:val="0"/>
      <w:marTop w:val="0"/>
      <w:marBottom w:val="0"/>
      <w:divBdr>
        <w:top w:val="none" w:sz="0" w:space="0" w:color="auto"/>
        <w:left w:val="none" w:sz="0" w:space="0" w:color="auto"/>
        <w:bottom w:val="none" w:sz="0" w:space="0" w:color="auto"/>
        <w:right w:val="none" w:sz="0" w:space="0" w:color="auto"/>
      </w:divBdr>
    </w:div>
    <w:div w:id="393937785">
      <w:bodyDiv w:val="1"/>
      <w:marLeft w:val="0"/>
      <w:marRight w:val="0"/>
      <w:marTop w:val="0"/>
      <w:marBottom w:val="0"/>
      <w:divBdr>
        <w:top w:val="none" w:sz="0" w:space="0" w:color="auto"/>
        <w:left w:val="none" w:sz="0" w:space="0" w:color="auto"/>
        <w:bottom w:val="none" w:sz="0" w:space="0" w:color="auto"/>
        <w:right w:val="none" w:sz="0" w:space="0" w:color="auto"/>
      </w:divBdr>
    </w:div>
    <w:div w:id="394085454">
      <w:bodyDiv w:val="1"/>
      <w:marLeft w:val="0"/>
      <w:marRight w:val="0"/>
      <w:marTop w:val="0"/>
      <w:marBottom w:val="0"/>
      <w:divBdr>
        <w:top w:val="none" w:sz="0" w:space="0" w:color="auto"/>
        <w:left w:val="none" w:sz="0" w:space="0" w:color="auto"/>
        <w:bottom w:val="none" w:sz="0" w:space="0" w:color="auto"/>
        <w:right w:val="none" w:sz="0" w:space="0" w:color="auto"/>
      </w:divBdr>
    </w:div>
    <w:div w:id="394207919">
      <w:bodyDiv w:val="1"/>
      <w:marLeft w:val="0"/>
      <w:marRight w:val="0"/>
      <w:marTop w:val="0"/>
      <w:marBottom w:val="0"/>
      <w:divBdr>
        <w:top w:val="none" w:sz="0" w:space="0" w:color="auto"/>
        <w:left w:val="none" w:sz="0" w:space="0" w:color="auto"/>
        <w:bottom w:val="none" w:sz="0" w:space="0" w:color="auto"/>
        <w:right w:val="none" w:sz="0" w:space="0" w:color="auto"/>
      </w:divBdr>
    </w:div>
    <w:div w:id="394624724">
      <w:bodyDiv w:val="1"/>
      <w:marLeft w:val="0"/>
      <w:marRight w:val="0"/>
      <w:marTop w:val="0"/>
      <w:marBottom w:val="0"/>
      <w:divBdr>
        <w:top w:val="none" w:sz="0" w:space="0" w:color="auto"/>
        <w:left w:val="none" w:sz="0" w:space="0" w:color="auto"/>
        <w:bottom w:val="none" w:sz="0" w:space="0" w:color="auto"/>
        <w:right w:val="none" w:sz="0" w:space="0" w:color="auto"/>
      </w:divBdr>
    </w:div>
    <w:div w:id="394672144">
      <w:bodyDiv w:val="1"/>
      <w:marLeft w:val="0"/>
      <w:marRight w:val="0"/>
      <w:marTop w:val="0"/>
      <w:marBottom w:val="0"/>
      <w:divBdr>
        <w:top w:val="none" w:sz="0" w:space="0" w:color="auto"/>
        <w:left w:val="none" w:sz="0" w:space="0" w:color="auto"/>
        <w:bottom w:val="none" w:sz="0" w:space="0" w:color="auto"/>
        <w:right w:val="none" w:sz="0" w:space="0" w:color="auto"/>
      </w:divBdr>
    </w:div>
    <w:div w:id="394935984">
      <w:bodyDiv w:val="1"/>
      <w:marLeft w:val="0"/>
      <w:marRight w:val="0"/>
      <w:marTop w:val="0"/>
      <w:marBottom w:val="0"/>
      <w:divBdr>
        <w:top w:val="none" w:sz="0" w:space="0" w:color="auto"/>
        <w:left w:val="none" w:sz="0" w:space="0" w:color="auto"/>
        <w:bottom w:val="none" w:sz="0" w:space="0" w:color="auto"/>
        <w:right w:val="none" w:sz="0" w:space="0" w:color="auto"/>
      </w:divBdr>
    </w:div>
    <w:div w:id="395201839">
      <w:bodyDiv w:val="1"/>
      <w:marLeft w:val="0"/>
      <w:marRight w:val="0"/>
      <w:marTop w:val="0"/>
      <w:marBottom w:val="0"/>
      <w:divBdr>
        <w:top w:val="none" w:sz="0" w:space="0" w:color="auto"/>
        <w:left w:val="none" w:sz="0" w:space="0" w:color="auto"/>
        <w:bottom w:val="none" w:sz="0" w:space="0" w:color="auto"/>
        <w:right w:val="none" w:sz="0" w:space="0" w:color="auto"/>
      </w:divBdr>
    </w:div>
    <w:div w:id="395511739">
      <w:bodyDiv w:val="1"/>
      <w:marLeft w:val="0"/>
      <w:marRight w:val="0"/>
      <w:marTop w:val="0"/>
      <w:marBottom w:val="0"/>
      <w:divBdr>
        <w:top w:val="none" w:sz="0" w:space="0" w:color="auto"/>
        <w:left w:val="none" w:sz="0" w:space="0" w:color="auto"/>
        <w:bottom w:val="none" w:sz="0" w:space="0" w:color="auto"/>
        <w:right w:val="none" w:sz="0" w:space="0" w:color="auto"/>
      </w:divBdr>
    </w:div>
    <w:div w:id="395593690">
      <w:bodyDiv w:val="1"/>
      <w:marLeft w:val="0"/>
      <w:marRight w:val="0"/>
      <w:marTop w:val="0"/>
      <w:marBottom w:val="0"/>
      <w:divBdr>
        <w:top w:val="none" w:sz="0" w:space="0" w:color="auto"/>
        <w:left w:val="none" w:sz="0" w:space="0" w:color="auto"/>
        <w:bottom w:val="none" w:sz="0" w:space="0" w:color="auto"/>
        <w:right w:val="none" w:sz="0" w:space="0" w:color="auto"/>
      </w:divBdr>
    </w:div>
    <w:div w:id="395905297">
      <w:bodyDiv w:val="1"/>
      <w:marLeft w:val="0"/>
      <w:marRight w:val="0"/>
      <w:marTop w:val="0"/>
      <w:marBottom w:val="0"/>
      <w:divBdr>
        <w:top w:val="none" w:sz="0" w:space="0" w:color="auto"/>
        <w:left w:val="none" w:sz="0" w:space="0" w:color="auto"/>
        <w:bottom w:val="none" w:sz="0" w:space="0" w:color="auto"/>
        <w:right w:val="none" w:sz="0" w:space="0" w:color="auto"/>
      </w:divBdr>
    </w:div>
    <w:div w:id="395980970">
      <w:bodyDiv w:val="1"/>
      <w:marLeft w:val="0"/>
      <w:marRight w:val="0"/>
      <w:marTop w:val="0"/>
      <w:marBottom w:val="0"/>
      <w:divBdr>
        <w:top w:val="none" w:sz="0" w:space="0" w:color="auto"/>
        <w:left w:val="none" w:sz="0" w:space="0" w:color="auto"/>
        <w:bottom w:val="none" w:sz="0" w:space="0" w:color="auto"/>
        <w:right w:val="none" w:sz="0" w:space="0" w:color="auto"/>
      </w:divBdr>
    </w:div>
    <w:div w:id="396169749">
      <w:bodyDiv w:val="1"/>
      <w:marLeft w:val="0"/>
      <w:marRight w:val="0"/>
      <w:marTop w:val="0"/>
      <w:marBottom w:val="0"/>
      <w:divBdr>
        <w:top w:val="none" w:sz="0" w:space="0" w:color="auto"/>
        <w:left w:val="none" w:sz="0" w:space="0" w:color="auto"/>
        <w:bottom w:val="none" w:sz="0" w:space="0" w:color="auto"/>
        <w:right w:val="none" w:sz="0" w:space="0" w:color="auto"/>
      </w:divBdr>
    </w:div>
    <w:div w:id="396170691">
      <w:bodyDiv w:val="1"/>
      <w:marLeft w:val="0"/>
      <w:marRight w:val="0"/>
      <w:marTop w:val="0"/>
      <w:marBottom w:val="0"/>
      <w:divBdr>
        <w:top w:val="none" w:sz="0" w:space="0" w:color="auto"/>
        <w:left w:val="none" w:sz="0" w:space="0" w:color="auto"/>
        <w:bottom w:val="none" w:sz="0" w:space="0" w:color="auto"/>
        <w:right w:val="none" w:sz="0" w:space="0" w:color="auto"/>
      </w:divBdr>
    </w:div>
    <w:div w:id="396243453">
      <w:bodyDiv w:val="1"/>
      <w:marLeft w:val="0"/>
      <w:marRight w:val="0"/>
      <w:marTop w:val="0"/>
      <w:marBottom w:val="0"/>
      <w:divBdr>
        <w:top w:val="none" w:sz="0" w:space="0" w:color="auto"/>
        <w:left w:val="none" w:sz="0" w:space="0" w:color="auto"/>
        <w:bottom w:val="none" w:sz="0" w:space="0" w:color="auto"/>
        <w:right w:val="none" w:sz="0" w:space="0" w:color="auto"/>
      </w:divBdr>
    </w:div>
    <w:div w:id="396439024">
      <w:bodyDiv w:val="1"/>
      <w:marLeft w:val="0"/>
      <w:marRight w:val="0"/>
      <w:marTop w:val="0"/>
      <w:marBottom w:val="0"/>
      <w:divBdr>
        <w:top w:val="none" w:sz="0" w:space="0" w:color="auto"/>
        <w:left w:val="none" w:sz="0" w:space="0" w:color="auto"/>
        <w:bottom w:val="none" w:sz="0" w:space="0" w:color="auto"/>
        <w:right w:val="none" w:sz="0" w:space="0" w:color="auto"/>
      </w:divBdr>
    </w:div>
    <w:div w:id="396706275">
      <w:bodyDiv w:val="1"/>
      <w:marLeft w:val="0"/>
      <w:marRight w:val="0"/>
      <w:marTop w:val="0"/>
      <w:marBottom w:val="0"/>
      <w:divBdr>
        <w:top w:val="none" w:sz="0" w:space="0" w:color="auto"/>
        <w:left w:val="none" w:sz="0" w:space="0" w:color="auto"/>
        <w:bottom w:val="none" w:sz="0" w:space="0" w:color="auto"/>
        <w:right w:val="none" w:sz="0" w:space="0" w:color="auto"/>
      </w:divBdr>
    </w:div>
    <w:div w:id="396784440">
      <w:bodyDiv w:val="1"/>
      <w:marLeft w:val="0"/>
      <w:marRight w:val="0"/>
      <w:marTop w:val="0"/>
      <w:marBottom w:val="0"/>
      <w:divBdr>
        <w:top w:val="none" w:sz="0" w:space="0" w:color="auto"/>
        <w:left w:val="none" w:sz="0" w:space="0" w:color="auto"/>
        <w:bottom w:val="none" w:sz="0" w:space="0" w:color="auto"/>
        <w:right w:val="none" w:sz="0" w:space="0" w:color="auto"/>
      </w:divBdr>
    </w:div>
    <w:div w:id="396978346">
      <w:bodyDiv w:val="1"/>
      <w:marLeft w:val="0"/>
      <w:marRight w:val="0"/>
      <w:marTop w:val="0"/>
      <w:marBottom w:val="0"/>
      <w:divBdr>
        <w:top w:val="none" w:sz="0" w:space="0" w:color="auto"/>
        <w:left w:val="none" w:sz="0" w:space="0" w:color="auto"/>
        <w:bottom w:val="none" w:sz="0" w:space="0" w:color="auto"/>
        <w:right w:val="none" w:sz="0" w:space="0" w:color="auto"/>
      </w:divBdr>
    </w:div>
    <w:div w:id="397019625">
      <w:bodyDiv w:val="1"/>
      <w:marLeft w:val="0"/>
      <w:marRight w:val="0"/>
      <w:marTop w:val="0"/>
      <w:marBottom w:val="0"/>
      <w:divBdr>
        <w:top w:val="none" w:sz="0" w:space="0" w:color="auto"/>
        <w:left w:val="none" w:sz="0" w:space="0" w:color="auto"/>
        <w:bottom w:val="none" w:sz="0" w:space="0" w:color="auto"/>
        <w:right w:val="none" w:sz="0" w:space="0" w:color="auto"/>
      </w:divBdr>
    </w:div>
    <w:div w:id="397095151">
      <w:bodyDiv w:val="1"/>
      <w:marLeft w:val="0"/>
      <w:marRight w:val="0"/>
      <w:marTop w:val="0"/>
      <w:marBottom w:val="0"/>
      <w:divBdr>
        <w:top w:val="none" w:sz="0" w:space="0" w:color="auto"/>
        <w:left w:val="none" w:sz="0" w:space="0" w:color="auto"/>
        <w:bottom w:val="none" w:sz="0" w:space="0" w:color="auto"/>
        <w:right w:val="none" w:sz="0" w:space="0" w:color="auto"/>
      </w:divBdr>
    </w:div>
    <w:div w:id="397174544">
      <w:bodyDiv w:val="1"/>
      <w:marLeft w:val="0"/>
      <w:marRight w:val="0"/>
      <w:marTop w:val="0"/>
      <w:marBottom w:val="0"/>
      <w:divBdr>
        <w:top w:val="none" w:sz="0" w:space="0" w:color="auto"/>
        <w:left w:val="none" w:sz="0" w:space="0" w:color="auto"/>
        <w:bottom w:val="none" w:sz="0" w:space="0" w:color="auto"/>
        <w:right w:val="none" w:sz="0" w:space="0" w:color="auto"/>
      </w:divBdr>
    </w:div>
    <w:div w:id="397291968">
      <w:bodyDiv w:val="1"/>
      <w:marLeft w:val="0"/>
      <w:marRight w:val="0"/>
      <w:marTop w:val="0"/>
      <w:marBottom w:val="0"/>
      <w:divBdr>
        <w:top w:val="none" w:sz="0" w:space="0" w:color="auto"/>
        <w:left w:val="none" w:sz="0" w:space="0" w:color="auto"/>
        <w:bottom w:val="none" w:sz="0" w:space="0" w:color="auto"/>
        <w:right w:val="none" w:sz="0" w:space="0" w:color="auto"/>
      </w:divBdr>
    </w:div>
    <w:div w:id="397442781">
      <w:bodyDiv w:val="1"/>
      <w:marLeft w:val="0"/>
      <w:marRight w:val="0"/>
      <w:marTop w:val="0"/>
      <w:marBottom w:val="0"/>
      <w:divBdr>
        <w:top w:val="none" w:sz="0" w:space="0" w:color="auto"/>
        <w:left w:val="none" w:sz="0" w:space="0" w:color="auto"/>
        <w:bottom w:val="none" w:sz="0" w:space="0" w:color="auto"/>
        <w:right w:val="none" w:sz="0" w:space="0" w:color="auto"/>
      </w:divBdr>
    </w:div>
    <w:div w:id="397679522">
      <w:bodyDiv w:val="1"/>
      <w:marLeft w:val="0"/>
      <w:marRight w:val="0"/>
      <w:marTop w:val="0"/>
      <w:marBottom w:val="0"/>
      <w:divBdr>
        <w:top w:val="none" w:sz="0" w:space="0" w:color="auto"/>
        <w:left w:val="none" w:sz="0" w:space="0" w:color="auto"/>
        <w:bottom w:val="none" w:sz="0" w:space="0" w:color="auto"/>
        <w:right w:val="none" w:sz="0" w:space="0" w:color="auto"/>
      </w:divBdr>
    </w:div>
    <w:div w:id="397753347">
      <w:bodyDiv w:val="1"/>
      <w:marLeft w:val="0"/>
      <w:marRight w:val="0"/>
      <w:marTop w:val="0"/>
      <w:marBottom w:val="0"/>
      <w:divBdr>
        <w:top w:val="none" w:sz="0" w:space="0" w:color="auto"/>
        <w:left w:val="none" w:sz="0" w:space="0" w:color="auto"/>
        <w:bottom w:val="none" w:sz="0" w:space="0" w:color="auto"/>
        <w:right w:val="none" w:sz="0" w:space="0" w:color="auto"/>
      </w:divBdr>
    </w:div>
    <w:div w:id="397896211">
      <w:bodyDiv w:val="1"/>
      <w:marLeft w:val="0"/>
      <w:marRight w:val="0"/>
      <w:marTop w:val="0"/>
      <w:marBottom w:val="0"/>
      <w:divBdr>
        <w:top w:val="none" w:sz="0" w:space="0" w:color="auto"/>
        <w:left w:val="none" w:sz="0" w:space="0" w:color="auto"/>
        <w:bottom w:val="none" w:sz="0" w:space="0" w:color="auto"/>
        <w:right w:val="none" w:sz="0" w:space="0" w:color="auto"/>
      </w:divBdr>
    </w:div>
    <w:div w:id="397897826">
      <w:bodyDiv w:val="1"/>
      <w:marLeft w:val="0"/>
      <w:marRight w:val="0"/>
      <w:marTop w:val="0"/>
      <w:marBottom w:val="0"/>
      <w:divBdr>
        <w:top w:val="none" w:sz="0" w:space="0" w:color="auto"/>
        <w:left w:val="none" w:sz="0" w:space="0" w:color="auto"/>
        <w:bottom w:val="none" w:sz="0" w:space="0" w:color="auto"/>
        <w:right w:val="none" w:sz="0" w:space="0" w:color="auto"/>
      </w:divBdr>
    </w:div>
    <w:div w:id="398209647">
      <w:bodyDiv w:val="1"/>
      <w:marLeft w:val="0"/>
      <w:marRight w:val="0"/>
      <w:marTop w:val="0"/>
      <w:marBottom w:val="0"/>
      <w:divBdr>
        <w:top w:val="none" w:sz="0" w:space="0" w:color="auto"/>
        <w:left w:val="none" w:sz="0" w:space="0" w:color="auto"/>
        <w:bottom w:val="none" w:sz="0" w:space="0" w:color="auto"/>
        <w:right w:val="none" w:sz="0" w:space="0" w:color="auto"/>
      </w:divBdr>
    </w:div>
    <w:div w:id="398552535">
      <w:bodyDiv w:val="1"/>
      <w:marLeft w:val="0"/>
      <w:marRight w:val="0"/>
      <w:marTop w:val="0"/>
      <w:marBottom w:val="0"/>
      <w:divBdr>
        <w:top w:val="none" w:sz="0" w:space="0" w:color="auto"/>
        <w:left w:val="none" w:sz="0" w:space="0" w:color="auto"/>
        <w:bottom w:val="none" w:sz="0" w:space="0" w:color="auto"/>
        <w:right w:val="none" w:sz="0" w:space="0" w:color="auto"/>
      </w:divBdr>
    </w:div>
    <w:div w:id="398553333">
      <w:bodyDiv w:val="1"/>
      <w:marLeft w:val="0"/>
      <w:marRight w:val="0"/>
      <w:marTop w:val="0"/>
      <w:marBottom w:val="0"/>
      <w:divBdr>
        <w:top w:val="none" w:sz="0" w:space="0" w:color="auto"/>
        <w:left w:val="none" w:sz="0" w:space="0" w:color="auto"/>
        <w:bottom w:val="none" w:sz="0" w:space="0" w:color="auto"/>
        <w:right w:val="none" w:sz="0" w:space="0" w:color="auto"/>
      </w:divBdr>
    </w:div>
    <w:div w:id="398601059">
      <w:bodyDiv w:val="1"/>
      <w:marLeft w:val="0"/>
      <w:marRight w:val="0"/>
      <w:marTop w:val="0"/>
      <w:marBottom w:val="0"/>
      <w:divBdr>
        <w:top w:val="none" w:sz="0" w:space="0" w:color="auto"/>
        <w:left w:val="none" w:sz="0" w:space="0" w:color="auto"/>
        <w:bottom w:val="none" w:sz="0" w:space="0" w:color="auto"/>
        <w:right w:val="none" w:sz="0" w:space="0" w:color="auto"/>
      </w:divBdr>
    </w:div>
    <w:div w:id="398752889">
      <w:bodyDiv w:val="1"/>
      <w:marLeft w:val="0"/>
      <w:marRight w:val="0"/>
      <w:marTop w:val="0"/>
      <w:marBottom w:val="0"/>
      <w:divBdr>
        <w:top w:val="none" w:sz="0" w:space="0" w:color="auto"/>
        <w:left w:val="none" w:sz="0" w:space="0" w:color="auto"/>
        <w:bottom w:val="none" w:sz="0" w:space="0" w:color="auto"/>
        <w:right w:val="none" w:sz="0" w:space="0" w:color="auto"/>
      </w:divBdr>
    </w:div>
    <w:div w:id="398795336">
      <w:bodyDiv w:val="1"/>
      <w:marLeft w:val="0"/>
      <w:marRight w:val="0"/>
      <w:marTop w:val="0"/>
      <w:marBottom w:val="0"/>
      <w:divBdr>
        <w:top w:val="none" w:sz="0" w:space="0" w:color="auto"/>
        <w:left w:val="none" w:sz="0" w:space="0" w:color="auto"/>
        <w:bottom w:val="none" w:sz="0" w:space="0" w:color="auto"/>
        <w:right w:val="none" w:sz="0" w:space="0" w:color="auto"/>
      </w:divBdr>
    </w:div>
    <w:div w:id="398985566">
      <w:bodyDiv w:val="1"/>
      <w:marLeft w:val="0"/>
      <w:marRight w:val="0"/>
      <w:marTop w:val="0"/>
      <w:marBottom w:val="0"/>
      <w:divBdr>
        <w:top w:val="none" w:sz="0" w:space="0" w:color="auto"/>
        <w:left w:val="none" w:sz="0" w:space="0" w:color="auto"/>
        <w:bottom w:val="none" w:sz="0" w:space="0" w:color="auto"/>
        <w:right w:val="none" w:sz="0" w:space="0" w:color="auto"/>
      </w:divBdr>
    </w:div>
    <w:div w:id="399132166">
      <w:bodyDiv w:val="1"/>
      <w:marLeft w:val="0"/>
      <w:marRight w:val="0"/>
      <w:marTop w:val="0"/>
      <w:marBottom w:val="0"/>
      <w:divBdr>
        <w:top w:val="none" w:sz="0" w:space="0" w:color="auto"/>
        <w:left w:val="none" w:sz="0" w:space="0" w:color="auto"/>
        <w:bottom w:val="none" w:sz="0" w:space="0" w:color="auto"/>
        <w:right w:val="none" w:sz="0" w:space="0" w:color="auto"/>
      </w:divBdr>
    </w:div>
    <w:div w:id="399332279">
      <w:bodyDiv w:val="1"/>
      <w:marLeft w:val="0"/>
      <w:marRight w:val="0"/>
      <w:marTop w:val="0"/>
      <w:marBottom w:val="0"/>
      <w:divBdr>
        <w:top w:val="none" w:sz="0" w:space="0" w:color="auto"/>
        <w:left w:val="none" w:sz="0" w:space="0" w:color="auto"/>
        <w:bottom w:val="none" w:sz="0" w:space="0" w:color="auto"/>
        <w:right w:val="none" w:sz="0" w:space="0" w:color="auto"/>
      </w:divBdr>
    </w:div>
    <w:div w:id="399639539">
      <w:bodyDiv w:val="1"/>
      <w:marLeft w:val="0"/>
      <w:marRight w:val="0"/>
      <w:marTop w:val="0"/>
      <w:marBottom w:val="0"/>
      <w:divBdr>
        <w:top w:val="none" w:sz="0" w:space="0" w:color="auto"/>
        <w:left w:val="none" w:sz="0" w:space="0" w:color="auto"/>
        <w:bottom w:val="none" w:sz="0" w:space="0" w:color="auto"/>
        <w:right w:val="none" w:sz="0" w:space="0" w:color="auto"/>
      </w:divBdr>
    </w:div>
    <w:div w:id="399716448">
      <w:bodyDiv w:val="1"/>
      <w:marLeft w:val="0"/>
      <w:marRight w:val="0"/>
      <w:marTop w:val="0"/>
      <w:marBottom w:val="0"/>
      <w:divBdr>
        <w:top w:val="none" w:sz="0" w:space="0" w:color="auto"/>
        <w:left w:val="none" w:sz="0" w:space="0" w:color="auto"/>
        <w:bottom w:val="none" w:sz="0" w:space="0" w:color="auto"/>
        <w:right w:val="none" w:sz="0" w:space="0" w:color="auto"/>
      </w:divBdr>
    </w:div>
    <w:div w:id="399867013">
      <w:bodyDiv w:val="1"/>
      <w:marLeft w:val="0"/>
      <w:marRight w:val="0"/>
      <w:marTop w:val="0"/>
      <w:marBottom w:val="0"/>
      <w:divBdr>
        <w:top w:val="none" w:sz="0" w:space="0" w:color="auto"/>
        <w:left w:val="none" w:sz="0" w:space="0" w:color="auto"/>
        <w:bottom w:val="none" w:sz="0" w:space="0" w:color="auto"/>
        <w:right w:val="none" w:sz="0" w:space="0" w:color="auto"/>
      </w:divBdr>
    </w:div>
    <w:div w:id="399982432">
      <w:bodyDiv w:val="1"/>
      <w:marLeft w:val="0"/>
      <w:marRight w:val="0"/>
      <w:marTop w:val="0"/>
      <w:marBottom w:val="0"/>
      <w:divBdr>
        <w:top w:val="none" w:sz="0" w:space="0" w:color="auto"/>
        <w:left w:val="none" w:sz="0" w:space="0" w:color="auto"/>
        <w:bottom w:val="none" w:sz="0" w:space="0" w:color="auto"/>
        <w:right w:val="none" w:sz="0" w:space="0" w:color="auto"/>
      </w:divBdr>
    </w:div>
    <w:div w:id="399984216">
      <w:bodyDiv w:val="1"/>
      <w:marLeft w:val="0"/>
      <w:marRight w:val="0"/>
      <w:marTop w:val="0"/>
      <w:marBottom w:val="0"/>
      <w:divBdr>
        <w:top w:val="none" w:sz="0" w:space="0" w:color="auto"/>
        <w:left w:val="none" w:sz="0" w:space="0" w:color="auto"/>
        <w:bottom w:val="none" w:sz="0" w:space="0" w:color="auto"/>
        <w:right w:val="none" w:sz="0" w:space="0" w:color="auto"/>
      </w:divBdr>
    </w:div>
    <w:div w:id="400368249">
      <w:bodyDiv w:val="1"/>
      <w:marLeft w:val="0"/>
      <w:marRight w:val="0"/>
      <w:marTop w:val="0"/>
      <w:marBottom w:val="0"/>
      <w:divBdr>
        <w:top w:val="none" w:sz="0" w:space="0" w:color="auto"/>
        <w:left w:val="none" w:sz="0" w:space="0" w:color="auto"/>
        <w:bottom w:val="none" w:sz="0" w:space="0" w:color="auto"/>
        <w:right w:val="none" w:sz="0" w:space="0" w:color="auto"/>
      </w:divBdr>
    </w:div>
    <w:div w:id="400372221">
      <w:bodyDiv w:val="1"/>
      <w:marLeft w:val="0"/>
      <w:marRight w:val="0"/>
      <w:marTop w:val="0"/>
      <w:marBottom w:val="0"/>
      <w:divBdr>
        <w:top w:val="none" w:sz="0" w:space="0" w:color="auto"/>
        <w:left w:val="none" w:sz="0" w:space="0" w:color="auto"/>
        <w:bottom w:val="none" w:sz="0" w:space="0" w:color="auto"/>
        <w:right w:val="none" w:sz="0" w:space="0" w:color="auto"/>
      </w:divBdr>
    </w:div>
    <w:div w:id="400493899">
      <w:bodyDiv w:val="1"/>
      <w:marLeft w:val="0"/>
      <w:marRight w:val="0"/>
      <w:marTop w:val="0"/>
      <w:marBottom w:val="0"/>
      <w:divBdr>
        <w:top w:val="none" w:sz="0" w:space="0" w:color="auto"/>
        <w:left w:val="none" w:sz="0" w:space="0" w:color="auto"/>
        <w:bottom w:val="none" w:sz="0" w:space="0" w:color="auto"/>
        <w:right w:val="none" w:sz="0" w:space="0" w:color="auto"/>
      </w:divBdr>
    </w:div>
    <w:div w:id="400559974">
      <w:bodyDiv w:val="1"/>
      <w:marLeft w:val="0"/>
      <w:marRight w:val="0"/>
      <w:marTop w:val="0"/>
      <w:marBottom w:val="0"/>
      <w:divBdr>
        <w:top w:val="none" w:sz="0" w:space="0" w:color="auto"/>
        <w:left w:val="none" w:sz="0" w:space="0" w:color="auto"/>
        <w:bottom w:val="none" w:sz="0" w:space="0" w:color="auto"/>
        <w:right w:val="none" w:sz="0" w:space="0" w:color="auto"/>
      </w:divBdr>
    </w:div>
    <w:div w:id="400560394">
      <w:bodyDiv w:val="1"/>
      <w:marLeft w:val="0"/>
      <w:marRight w:val="0"/>
      <w:marTop w:val="0"/>
      <w:marBottom w:val="0"/>
      <w:divBdr>
        <w:top w:val="none" w:sz="0" w:space="0" w:color="auto"/>
        <w:left w:val="none" w:sz="0" w:space="0" w:color="auto"/>
        <w:bottom w:val="none" w:sz="0" w:space="0" w:color="auto"/>
        <w:right w:val="none" w:sz="0" w:space="0" w:color="auto"/>
      </w:divBdr>
    </w:div>
    <w:div w:id="400568256">
      <w:bodyDiv w:val="1"/>
      <w:marLeft w:val="0"/>
      <w:marRight w:val="0"/>
      <w:marTop w:val="0"/>
      <w:marBottom w:val="0"/>
      <w:divBdr>
        <w:top w:val="none" w:sz="0" w:space="0" w:color="auto"/>
        <w:left w:val="none" w:sz="0" w:space="0" w:color="auto"/>
        <w:bottom w:val="none" w:sz="0" w:space="0" w:color="auto"/>
        <w:right w:val="none" w:sz="0" w:space="0" w:color="auto"/>
      </w:divBdr>
    </w:div>
    <w:div w:id="401102659">
      <w:bodyDiv w:val="1"/>
      <w:marLeft w:val="0"/>
      <w:marRight w:val="0"/>
      <w:marTop w:val="0"/>
      <w:marBottom w:val="0"/>
      <w:divBdr>
        <w:top w:val="none" w:sz="0" w:space="0" w:color="auto"/>
        <w:left w:val="none" w:sz="0" w:space="0" w:color="auto"/>
        <w:bottom w:val="none" w:sz="0" w:space="0" w:color="auto"/>
        <w:right w:val="none" w:sz="0" w:space="0" w:color="auto"/>
      </w:divBdr>
    </w:div>
    <w:div w:id="401103014">
      <w:bodyDiv w:val="1"/>
      <w:marLeft w:val="0"/>
      <w:marRight w:val="0"/>
      <w:marTop w:val="0"/>
      <w:marBottom w:val="0"/>
      <w:divBdr>
        <w:top w:val="none" w:sz="0" w:space="0" w:color="auto"/>
        <w:left w:val="none" w:sz="0" w:space="0" w:color="auto"/>
        <w:bottom w:val="none" w:sz="0" w:space="0" w:color="auto"/>
        <w:right w:val="none" w:sz="0" w:space="0" w:color="auto"/>
      </w:divBdr>
    </w:div>
    <w:div w:id="401106470">
      <w:bodyDiv w:val="1"/>
      <w:marLeft w:val="0"/>
      <w:marRight w:val="0"/>
      <w:marTop w:val="0"/>
      <w:marBottom w:val="0"/>
      <w:divBdr>
        <w:top w:val="none" w:sz="0" w:space="0" w:color="auto"/>
        <w:left w:val="none" w:sz="0" w:space="0" w:color="auto"/>
        <w:bottom w:val="none" w:sz="0" w:space="0" w:color="auto"/>
        <w:right w:val="none" w:sz="0" w:space="0" w:color="auto"/>
      </w:divBdr>
    </w:div>
    <w:div w:id="401217845">
      <w:bodyDiv w:val="1"/>
      <w:marLeft w:val="0"/>
      <w:marRight w:val="0"/>
      <w:marTop w:val="0"/>
      <w:marBottom w:val="0"/>
      <w:divBdr>
        <w:top w:val="none" w:sz="0" w:space="0" w:color="auto"/>
        <w:left w:val="none" w:sz="0" w:space="0" w:color="auto"/>
        <w:bottom w:val="none" w:sz="0" w:space="0" w:color="auto"/>
        <w:right w:val="none" w:sz="0" w:space="0" w:color="auto"/>
      </w:divBdr>
    </w:div>
    <w:div w:id="401223318">
      <w:bodyDiv w:val="1"/>
      <w:marLeft w:val="0"/>
      <w:marRight w:val="0"/>
      <w:marTop w:val="0"/>
      <w:marBottom w:val="0"/>
      <w:divBdr>
        <w:top w:val="none" w:sz="0" w:space="0" w:color="auto"/>
        <w:left w:val="none" w:sz="0" w:space="0" w:color="auto"/>
        <w:bottom w:val="none" w:sz="0" w:space="0" w:color="auto"/>
        <w:right w:val="none" w:sz="0" w:space="0" w:color="auto"/>
      </w:divBdr>
    </w:div>
    <w:div w:id="401291030">
      <w:bodyDiv w:val="1"/>
      <w:marLeft w:val="0"/>
      <w:marRight w:val="0"/>
      <w:marTop w:val="0"/>
      <w:marBottom w:val="0"/>
      <w:divBdr>
        <w:top w:val="none" w:sz="0" w:space="0" w:color="auto"/>
        <w:left w:val="none" w:sz="0" w:space="0" w:color="auto"/>
        <w:bottom w:val="none" w:sz="0" w:space="0" w:color="auto"/>
        <w:right w:val="none" w:sz="0" w:space="0" w:color="auto"/>
      </w:divBdr>
    </w:div>
    <w:div w:id="401294020">
      <w:bodyDiv w:val="1"/>
      <w:marLeft w:val="0"/>
      <w:marRight w:val="0"/>
      <w:marTop w:val="0"/>
      <w:marBottom w:val="0"/>
      <w:divBdr>
        <w:top w:val="none" w:sz="0" w:space="0" w:color="auto"/>
        <w:left w:val="none" w:sz="0" w:space="0" w:color="auto"/>
        <w:bottom w:val="none" w:sz="0" w:space="0" w:color="auto"/>
        <w:right w:val="none" w:sz="0" w:space="0" w:color="auto"/>
      </w:divBdr>
    </w:div>
    <w:div w:id="401416580">
      <w:bodyDiv w:val="1"/>
      <w:marLeft w:val="0"/>
      <w:marRight w:val="0"/>
      <w:marTop w:val="0"/>
      <w:marBottom w:val="0"/>
      <w:divBdr>
        <w:top w:val="none" w:sz="0" w:space="0" w:color="auto"/>
        <w:left w:val="none" w:sz="0" w:space="0" w:color="auto"/>
        <w:bottom w:val="none" w:sz="0" w:space="0" w:color="auto"/>
        <w:right w:val="none" w:sz="0" w:space="0" w:color="auto"/>
      </w:divBdr>
    </w:div>
    <w:div w:id="401485293">
      <w:bodyDiv w:val="1"/>
      <w:marLeft w:val="0"/>
      <w:marRight w:val="0"/>
      <w:marTop w:val="0"/>
      <w:marBottom w:val="0"/>
      <w:divBdr>
        <w:top w:val="none" w:sz="0" w:space="0" w:color="auto"/>
        <w:left w:val="none" w:sz="0" w:space="0" w:color="auto"/>
        <w:bottom w:val="none" w:sz="0" w:space="0" w:color="auto"/>
        <w:right w:val="none" w:sz="0" w:space="0" w:color="auto"/>
      </w:divBdr>
    </w:div>
    <w:div w:id="401759380">
      <w:bodyDiv w:val="1"/>
      <w:marLeft w:val="0"/>
      <w:marRight w:val="0"/>
      <w:marTop w:val="0"/>
      <w:marBottom w:val="0"/>
      <w:divBdr>
        <w:top w:val="none" w:sz="0" w:space="0" w:color="auto"/>
        <w:left w:val="none" w:sz="0" w:space="0" w:color="auto"/>
        <w:bottom w:val="none" w:sz="0" w:space="0" w:color="auto"/>
        <w:right w:val="none" w:sz="0" w:space="0" w:color="auto"/>
      </w:divBdr>
    </w:div>
    <w:div w:id="401830947">
      <w:bodyDiv w:val="1"/>
      <w:marLeft w:val="0"/>
      <w:marRight w:val="0"/>
      <w:marTop w:val="0"/>
      <w:marBottom w:val="0"/>
      <w:divBdr>
        <w:top w:val="none" w:sz="0" w:space="0" w:color="auto"/>
        <w:left w:val="none" w:sz="0" w:space="0" w:color="auto"/>
        <w:bottom w:val="none" w:sz="0" w:space="0" w:color="auto"/>
        <w:right w:val="none" w:sz="0" w:space="0" w:color="auto"/>
      </w:divBdr>
    </w:div>
    <w:div w:id="402262294">
      <w:bodyDiv w:val="1"/>
      <w:marLeft w:val="0"/>
      <w:marRight w:val="0"/>
      <w:marTop w:val="0"/>
      <w:marBottom w:val="0"/>
      <w:divBdr>
        <w:top w:val="none" w:sz="0" w:space="0" w:color="auto"/>
        <w:left w:val="none" w:sz="0" w:space="0" w:color="auto"/>
        <w:bottom w:val="none" w:sz="0" w:space="0" w:color="auto"/>
        <w:right w:val="none" w:sz="0" w:space="0" w:color="auto"/>
      </w:divBdr>
    </w:div>
    <w:div w:id="402266031">
      <w:bodyDiv w:val="1"/>
      <w:marLeft w:val="0"/>
      <w:marRight w:val="0"/>
      <w:marTop w:val="0"/>
      <w:marBottom w:val="0"/>
      <w:divBdr>
        <w:top w:val="none" w:sz="0" w:space="0" w:color="auto"/>
        <w:left w:val="none" w:sz="0" w:space="0" w:color="auto"/>
        <w:bottom w:val="none" w:sz="0" w:space="0" w:color="auto"/>
        <w:right w:val="none" w:sz="0" w:space="0" w:color="auto"/>
      </w:divBdr>
    </w:div>
    <w:div w:id="402335124">
      <w:bodyDiv w:val="1"/>
      <w:marLeft w:val="0"/>
      <w:marRight w:val="0"/>
      <w:marTop w:val="0"/>
      <w:marBottom w:val="0"/>
      <w:divBdr>
        <w:top w:val="none" w:sz="0" w:space="0" w:color="auto"/>
        <w:left w:val="none" w:sz="0" w:space="0" w:color="auto"/>
        <w:bottom w:val="none" w:sz="0" w:space="0" w:color="auto"/>
        <w:right w:val="none" w:sz="0" w:space="0" w:color="auto"/>
      </w:divBdr>
    </w:div>
    <w:div w:id="402336250">
      <w:bodyDiv w:val="1"/>
      <w:marLeft w:val="0"/>
      <w:marRight w:val="0"/>
      <w:marTop w:val="0"/>
      <w:marBottom w:val="0"/>
      <w:divBdr>
        <w:top w:val="none" w:sz="0" w:space="0" w:color="auto"/>
        <w:left w:val="none" w:sz="0" w:space="0" w:color="auto"/>
        <w:bottom w:val="none" w:sz="0" w:space="0" w:color="auto"/>
        <w:right w:val="none" w:sz="0" w:space="0" w:color="auto"/>
      </w:divBdr>
    </w:div>
    <w:div w:id="402337917">
      <w:bodyDiv w:val="1"/>
      <w:marLeft w:val="0"/>
      <w:marRight w:val="0"/>
      <w:marTop w:val="0"/>
      <w:marBottom w:val="0"/>
      <w:divBdr>
        <w:top w:val="none" w:sz="0" w:space="0" w:color="auto"/>
        <w:left w:val="none" w:sz="0" w:space="0" w:color="auto"/>
        <w:bottom w:val="none" w:sz="0" w:space="0" w:color="auto"/>
        <w:right w:val="none" w:sz="0" w:space="0" w:color="auto"/>
      </w:divBdr>
    </w:div>
    <w:div w:id="402414533">
      <w:bodyDiv w:val="1"/>
      <w:marLeft w:val="0"/>
      <w:marRight w:val="0"/>
      <w:marTop w:val="0"/>
      <w:marBottom w:val="0"/>
      <w:divBdr>
        <w:top w:val="none" w:sz="0" w:space="0" w:color="auto"/>
        <w:left w:val="none" w:sz="0" w:space="0" w:color="auto"/>
        <w:bottom w:val="none" w:sz="0" w:space="0" w:color="auto"/>
        <w:right w:val="none" w:sz="0" w:space="0" w:color="auto"/>
      </w:divBdr>
    </w:div>
    <w:div w:id="402459430">
      <w:bodyDiv w:val="1"/>
      <w:marLeft w:val="0"/>
      <w:marRight w:val="0"/>
      <w:marTop w:val="0"/>
      <w:marBottom w:val="0"/>
      <w:divBdr>
        <w:top w:val="none" w:sz="0" w:space="0" w:color="auto"/>
        <w:left w:val="none" w:sz="0" w:space="0" w:color="auto"/>
        <w:bottom w:val="none" w:sz="0" w:space="0" w:color="auto"/>
        <w:right w:val="none" w:sz="0" w:space="0" w:color="auto"/>
      </w:divBdr>
    </w:div>
    <w:div w:id="402720528">
      <w:bodyDiv w:val="1"/>
      <w:marLeft w:val="0"/>
      <w:marRight w:val="0"/>
      <w:marTop w:val="0"/>
      <w:marBottom w:val="0"/>
      <w:divBdr>
        <w:top w:val="none" w:sz="0" w:space="0" w:color="auto"/>
        <w:left w:val="none" w:sz="0" w:space="0" w:color="auto"/>
        <w:bottom w:val="none" w:sz="0" w:space="0" w:color="auto"/>
        <w:right w:val="none" w:sz="0" w:space="0" w:color="auto"/>
      </w:divBdr>
    </w:div>
    <w:div w:id="403069531">
      <w:bodyDiv w:val="1"/>
      <w:marLeft w:val="0"/>
      <w:marRight w:val="0"/>
      <w:marTop w:val="0"/>
      <w:marBottom w:val="0"/>
      <w:divBdr>
        <w:top w:val="none" w:sz="0" w:space="0" w:color="auto"/>
        <w:left w:val="none" w:sz="0" w:space="0" w:color="auto"/>
        <w:bottom w:val="none" w:sz="0" w:space="0" w:color="auto"/>
        <w:right w:val="none" w:sz="0" w:space="0" w:color="auto"/>
      </w:divBdr>
    </w:div>
    <w:div w:id="403531190">
      <w:bodyDiv w:val="1"/>
      <w:marLeft w:val="0"/>
      <w:marRight w:val="0"/>
      <w:marTop w:val="0"/>
      <w:marBottom w:val="0"/>
      <w:divBdr>
        <w:top w:val="none" w:sz="0" w:space="0" w:color="auto"/>
        <w:left w:val="none" w:sz="0" w:space="0" w:color="auto"/>
        <w:bottom w:val="none" w:sz="0" w:space="0" w:color="auto"/>
        <w:right w:val="none" w:sz="0" w:space="0" w:color="auto"/>
      </w:divBdr>
    </w:div>
    <w:div w:id="403719981">
      <w:bodyDiv w:val="1"/>
      <w:marLeft w:val="0"/>
      <w:marRight w:val="0"/>
      <w:marTop w:val="0"/>
      <w:marBottom w:val="0"/>
      <w:divBdr>
        <w:top w:val="none" w:sz="0" w:space="0" w:color="auto"/>
        <w:left w:val="none" w:sz="0" w:space="0" w:color="auto"/>
        <w:bottom w:val="none" w:sz="0" w:space="0" w:color="auto"/>
        <w:right w:val="none" w:sz="0" w:space="0" w:color="auto"/>
      </w:divBdr>
    </w:div>
    <w:div w:id="403989143">
      <w:bodyDiv w:val="1"/>
      <w:marLeft w:val="0"/>
      <w:marRight w:val="0"/>
      <w:marTop w:val="0"/>
      <w:marBottom w:val="0"/>
      <w:divBdr>
        <w:top w:val="none" w:sz="0" w:space="0" w:color="auto"/>
        <w:left w:val="none" w:sz="0" w:space="0" w:color="auto"/>
        <w:bottom w:val="none" w:sz="0" w:space="0" w:color="auto"/>
        <w:right w:val="none" w:sz="0" w:space="0" w:color="auto"/>
      </w:divBdr>
    </w:div>
    <w:div w:id="404181399">
      <w:bodyDiv w:val="1"/>
      <w:marLeft w:val="0"/>
      <w:marRight w:val="0"/>
      <w:marTop w:val="0"/>
      <w:marBottom w:val="0"/>
      <w:divBdr>
        <w:top w:val="none" w:sz="0" w:space="0" w:color="auto"/>
        <w:left w:val="none" w:sz="0" w:space="0" w:color="auto"/>
        <w:bottom w:val="none" w:sz="0" w:space="0" w:color="auto"/>
        <w:right w:val="none" w:sz="0" w:space="0" w:color="auto"/>
      </w:divBdr>
    </w:div>
    <w:div w:id="404304578">
      <w:bodyDiv w:val="1"/>
      <w:marLeft w:val="0"/>
      <w:marRight w:val="0"/>
      <w:marTop w:val="0"/>
      <w:marBottom w:val="0"/>
      <w:divBdr>
        <w:top w:val="none" w:sz="0" w:space="0" w:color="auto"/>
        <w:left w:val="none" w:sz="0" w:space="0" w:color="auto"/>
        <w:bottom w:val="none" w:sz="0" w:space="0" w:color="auto"/>
        <w:right w:val="none" w:sz="0" w:space="0" w:color="auto"/>
      </w:divBdr>
    </w:div>
    <w:div w:id="404449770">
      <w:bodyDiv w:val="1"/>
      <w:marLeft w:val="0"/>
      <w:marRight w:val="0"/>
      <w:marTop w:val="0"/>
      <w:marBottom w:val="0"/>
      <w:divBdr>
        <w:top w:val="none" w:sz="0" w:space="0" w:color="auto"/>
        <w:left w:val="none" w:sz="0" w:space="0" w:color="auto"/>
        <w:bottom w:val="none" w:sz="0" w:space="0" w:color="auto"/>
        <w:right w:val="none" w:sz="0" w:space="0" w:color="auto"/>
      </w:divBdr>
    </w:div>
    <w:div w:id="404914078">
      <w:bodyDiv w:val="1"/>
      <w:marLeft w:val="0"/>
      <w:marRight w:val="0"/>
      <w:marTop w:val="0"/>
      <w:marBottom w:val="0"/>
      <w:divBdr>
        <w:top w:val="none" w:sz="0" w:space="0" w:color="auto"/>
        <w:left w:val="none" w:sz="0" w:space="0" w:color="auto"/>
        <w:bottom w:val="none" w:sz="0" w:space="0" w:color="auto"/>
        <w:right w:val="none" w:sz="0" w:space="0" w:color="auto"/>
      </w:divBdr>
    </w:div>
    <w:div w:id="405224866">
      <w:bodyDiv w:val="1"/>
      <w:marLeft w:val="0"/>
      <w:marRight w:val="0"/>
      <w:marTop w:val="0"/>
      <w:marBottom w:val="0"/>
      <w:divBdr>
        <w:top w:val="none" w:sz="0" w:space="0" w:color="auto"/>
        <w:left w:val="none" w:sz="0" w:space="0" w:color="auto"/>
        <w:bottom w:val="none" w:sz="0" w:space="0" w:color="auto"/>
        <w:right w:val="none" w:sz="0" w:space="0" w:color="auto"/>
      </w:divBdr>
    </w:div>
    <w:div w:id="405803710">
      <w:bodyDiv w:val="1"/>
      <w:marLeft w:val="0"/>
      <w:marRight w:val="0"/>
      <w:marTop w:val="0"/>
      <w:marBottom w:val="0"/>
      <w:divBdr>
        <w:top w:val="none" w:sz="0" w:space="0" w:color="auto"/>
        <w:left w:val="none" w:sz="0" w:space="0" w:color="auto"/>
        <w:bottom w:val="none" w:sz="0" w:space="0" w:color="auto"/>
        <w:right w:val="none" w:sz="0" w:space="0" w:color="auto"/>
      </w:divBdr>
    </w:div>
    <w:div w:id="406339293">
      <w:bodyDiv w:val="1"/>
      <w:marLeft w:val="0"/>
      <w:marRight w:val="0"/>
      <w:marTop w:val="0"/>
      <w:marBottom w:val="0"/>
      <w:divBdr>
        <w:top w:val="none" w:sz="0" w:space="0" w:color="auto"/>
        <w:left w:val="none" w:sz="0" w:space="0" w:color="auto"/>
        <w:bottom w:val="none" w:sz="0" w:space="0" w:color="auto"/>
        <w:right w:val="none" w:sz="0" w:space="0" w:color="auto"/>
      </w:divBdr>
    </w:div>
    <w:div w:id="406611979">
      <w:bodyDiv w:val="1"/>
      <w:marLeft w:val="0"/>
      <w:marRight w:val="0"/>
      <w:marTop w:val="0"/>
      <w:marBottom w:val="0"/>
      <w:divBdr>
        <w:top w:val="none" w:sz="0" w:space="0" w:color="auto"/>
        <w:left w:val="none" w:sz="0" w:space="0" w:color="auto"/>
        <w:bottom w:val="none" w:sz="0" w:space="0" w:color="auto"/>
        <w:right w:val="none" w:sz="0" w:space="0" w:color="auto"/>
      </w:divBdr>
    </w:div>
    <w:div w:id="406613734">
      <w:bodyDiv w:val="1"/>
      <w:marLeft w:val="0"/>
      <w:marRight w:val="0"/>
      <w:marTop w:val="0"/>
      <w:marBottom w:val="0"/>
      <w:divBdr>
        <w:top w:val="none" w:sz="0" w:space="0" w:color="auto"/>
        <w:left w:val="none" w:sz="0" w:space="0" w:color="auto"/>
        <w:bottom w:val="none" w:sz="0" w:space="0" w:color="auto"/>
        <w:right w:val="none" w:sz="0" w:space="0" w:color="auto"/>
      </w:divBdr>
    </w:div>
    <w:div w:id="406653077">
      <w:bodyDiv w:val="1"/>
      <w:marLeft w:val="0"/>
      <w:marRight w:val="0"/>
      <w:marTop w:val="0"/>
      <w:marBottom w:val="0"/>
      <w:divBdr>
        <w:top w:val="none" w:sz="0" w:space="0" w:color="auto"/>
        <w:left w:val="none" w:sz="0" w:space="0" w:color="auto"/>
        <w:bottom w:val="none" w:sz="0" w:space="0" w:color="auto"/>
        <w:right w:val="none" w:sz="0" w:space="0" w:color="auto"/>
      </w:divBdr>
    </w:div>
    <w:div w:id="406657455">
      <w:bodyDiv w:val="1"/>
      <w:marLeft w:val="0"/>
      <w:marRight w:val="0"/>
      <w:marTop w:val="0"/>
      <w:marBottom w:val="0"/>
      <w:divBdr>
        <w:top w:val="none" w:sz="0" w:space="0" w:color="auto"/>
        <w:left w:val="none" w:sz="0" w:space="0" w:color="auto"/>
        <w:bottom w:val="none" w:sz="0" w:space="0" w:color="auto"/>
        <w:right w:val="none" w:sz="0" w:space="0" w:color="auto"/>
      </w:divBdr>
    </w:div>
    <w:div w:id="406878408">
      <w:bodyDiv w:val="1"/>
      <w:marLeft w:val="0"/>
      <w:marRight w:val="0"/>
      <w:marTop w:val="0"/>
      <w:marBottom w:val="0"/>
      <w:divBdr>
        <w:top w:val="none" w:sz="0" w:space="0" w:color="auto"/>
        <w:left w:val="none" w:sz="0" w:space="0" w:color="auto"/>
        <w:bottom w:val="none" w:sz="0" w:space="0" w:color="auto"/>
        <w:right w:val="none" w:sz="0" w:space="0" w:color="auto"/>
      </w:divBdr>
    </w:div>
    <w:div w:id="406999843">
      <w:bodyDiv w:val="1"/>
      <w:marLeft w:val="0"/>
      <w:marRight w:val="0"/>
      <w:marTop w:val="0"/>
      <w:marBottom w:val="0"/>
      <w:divBdr>
        <w:top w:val="none" w:sz="0" w:space="0" w:color="auto"/>
        <w:left w:val="none" w:sz="0" w:space="0" w:color="auto"/>
        <w:bottom w:val="none" w:sz="0" w:space="0" w:color="auto"/>
        <w:right w:val="none" w:sz="0" w:space="0" w:color="auto"/>
      </w:divBdr>
    </w:div>
    <w:div w:id="407002774">
      <w:bodyDiv w:val="1"/>
      <w:marLeft w:val="0"/>
      <w:marRight w:val="0"/>
      <w:marTop w:val="0"/>
      <w:marBottom w:val="0"/>
      <w:divBdr>
        <w:top w:val="none" w:sz="0" w:space="0" w:color="auto"/>
        <w:left w:val="none" w:sz="0" w:space="0" w:color="auto"/>
        <w:bottom w:val="none" w:sz="0" w:space="0" w:color="auto"/>
        <w:right w:val="none" w:sz="0" w:space="0" w:color="auto"/>
      </w:divBdr>
    </w:div>
    <w:div w:id="407046919">
      <w:bodyDiv w:val="1"/>
      <w:marLeft w:val="0"/>
      <w:marRight w:val="0"/>
      <w:marTop w:val="0"/>
      <w:marBottom w:val="0"/>
      <w:divBdr>
        <w:top w:val="none" w:sz="0" w:space="0" w:color="auto"/>
        <w:left w:val="none" w:sz="0" w:space="0" w:color="auto"/>
        <w:bottom w:val="none" w:sz="0" w:space="0" w:color="auto"/>
        <w:right w:val="none" w:sz="0" w:space="0" w:color="auto"/>
      </w:divBdr>
    </w:div>
    <w:div w:id="407115051">
      <w:bodyDiv w:val="1"/>
      <w:marLeft w:val="0"/>
      <w:marRight w:val="0"/>
      <w:marTop w:val="0"/>
      <w:marBottom w:val="0"/>
      <w:divBdr>
        <w:top w:val="none" w:sz="0" w:space="0" w:color="auto"/>
        <w:left w:val="none" w:sz="0" w:space="0" w:color="auto"/>
        <w:bottom w:val="none" w:sz="0" w:space="0" w:color="auto"/>
        <w:right w:val="none" w:sz="0" w:space="0" w:color="auto"/>
      </w:divBdr>
    </w:div>
    <w:div w:id="407121932">
      <w:bodyDiv w:val="1"/>
      <w:marLeft w:val="0"/>
      <w:marRight w:val="0"/>
      <w:marTop w:val="0"/>
      <w:marBottom w:val="0"/>
      <w:divBdr>
        <w:top w:val="none" w:sz="0" w:space="0" w:color="auto"/>
        <w:left w:val="none" w:sz="0" w:space="0" w:color="auto"/>
        <w:bottom w:val="none" w:sz="0" w:space="0" w:color="auto"/>
        <w:right w:val="none" w:sz="0" w:space="0" w:color="auto"/>
      </w:divBdr>
    </w:div>
    <w:div w:id="407192464">
      <w:bodyDiv w:val="1"/>
      <w:marLeft w:val="0"/>
      <w:marRight w:val="0"/>
      <w:marTop w:val="0"/>
      <w:marBottom w:val="0"/>
      <w:divBdr>
        <w:top w:val="none" w:sz="0" w:space="0" w:color="auto"/>
        <w:left w:val="none" w:sz="0" w:space="0" w:color="auto"/>
        <w:bottom w:val="none" w:sz="0" w:space="0" w:color="auto"/>
        <w:right w:val="none" w:sz="0" w:space="0" w:color="auto"/>
      </w:divBdr>
    </w:div>
    <w:div w:id="407196533">
      <w:bodyDiv w:val="1"/>
      <w:marLeft w:val="0"/>
      <w:marRight w:val="0"/>
      <w:marTop w:val="0"/>
      <w:marBottom w:val="0"/>
      <w:divBdr>
        <w:top w:val="none" w:sz="0" w:space="0" w:color="auto"/>
        <w:left w:val="none" w:sz="0" w:space="0" w:color="auto"/>
        <w:bottom w:val="none" w:sz="0" w:space="0" w:color="auto"/>
        <w:right w:val="none" w:sz="0" w:space="0" w:color="auto"/>
      </w:divBdr>
    </w:div>
    <w:div w:id="407263899">
      <w:bodyDiv w:val="1"/>
      <w:marLeft w:val="0"/>
      <w:marRight w:val="0"/>
      <w:marTop w:val="0"/>
      <w:marBottom w:val="0"/>
      <w:divBdr>
        <w:top w:val="none" w:sz="0" w:space="0" w:color="auto"/>
        <w:left w:val="none" w:sz="0" w:space="0" w:color="auto"/>
        <w:bottom w:val="none" w:sz="0" w:space="0" w:color="auto"/>
        <w:right w:val="none" w:sz="0" w:space="0" w:color="auto"/>
      </w:divBdr>
    </w:div>
    <w:div w:id="407508493">
      <w:bodyDiv w:val="1"/>
      <w:marLeft w:val="0"/>
      <w:marRight w:val="0"/>
      <w:marTop w:val="0"/>
      <w:marBottom w:val="0"/>
      <w:divBdr>
        <w:top w:val="none" w:sz="0" w:space="0" w:color="auto"/>
        <w:left w:val="none" w:sz="0" w:space="0" w:color="auto"/>
        <w:bottom w:val="none" w:sz="0" w:space="0" w:color="auto"/>
        <w:right w:val="none" w:sz="0" w:space="0" w:color="auto"/>
      </w:divBdr>
    </w:div>
    <w:div w:id="407846801">
      <w:bodyDiv w:val="1"/>
      <w:marLeft w:val="0"/>
      <w:marRight w:val="0"/>
      <w:marTop w:val="0"/>
      <w:marBottom w:val="0"/>
      <w:divBdr>
        <w:top w:val="none" w:sz="0" w:space="0" w:color="auto"/>
        <w:left w:val="none" w:sz="0" w:space="0" w:color="auto"/>
        <w:bottom w:val="none" w:sz="0" w:space="0" w:color="auto"/>
        <w:right w:val="none" w:sz="0" w:space="0" w:color="auto"/>
      </w:divBdr>
    </w:div>
    <w:div w:id="407925510">
      <w:bodyDiv w:val="1"/>
      <w:marLeft w:val="0"/>
      <w:marRight w:val="0"/>
      <w:marTop w:val="0"/>
      <w:marBottom w:val="0"/>
      <w:divBdr>
        <w:top w:val="none" w:sz="0" w:space="0" w:color="auto"/>
        <w:left w:val="none" w:sz="0" w:space="0" w:color="auto"/>
        <w:bottom w:val="none" w:sz="0" w:space="0" w:color="auto"/>
        <w:right w:val="none" w:sz="0" w:space="0" w:color="auto"/>
      </w:divBdr>
    </w:div>
    <w:div w:id="408112464">
      <w:bodyDiv w:val="1"/>
      <w:marLeft w:val="0"/>
      <w:marRight w:val="0"/>
      <w:marTop w:val="0"/>
      <w:marBottom w:val="0"/>
      <w:divBdr>
        <w:top w:val="none" w:sz="0" w:space="0" w:color="auto"/>
        <w:left w:val="none" w:sz="0" w:space="0" w:color="auto"/>
        <w:bottom w:val="none" w:sz="0" w:space="0" w:color="auto"/>
        <w:right w:val="none" w:sz="0" w:space="0" w:color="auto"/>
      </w:divBdr>
    </w:div>
    <w:div w:id="408386671">
      <w:bodyDiv w:val="1"/>
      <w:marLeft w:val="0"/>
      <w:marRight w:val="0"/>
      <w:marTop w:val="0"/>
      <w:marBottom w:val="0"/>
      <w:divBdr>
        <w:top w:val="none" w:sz="0" w:space="0" w:color="auto"/>
        <w:left w:val="none" w:sz="0" w:space="0" w:color="auto"/>
        <w:bottom w:val="none" w:sz="0" w:space="0" w:color="auto"/>
        <w:right w:val="none" w:sz="0" w:space="0" w:color="auto"/>
      </w:divBdr>
    </w:div>
    <w:div w:id="408888490">
      <w:bodyDiv w:val="1"/>
      <w:marLeft w:val="0"/>
      <w:marRight w:val="0"/>
      <w:marTop w:val="0"/>
      <w:marBottom w:val="0"/>
      <w:divBdr>
        <w:top w:val="none" w:sz="0" w:space="0" w:color="auto"/>
        <w:left w:val="none" w:sz="0" w:space="0" w:color="auto"/>
        <w:bottom w:val="none" w:sz="0" w:space="0" w:color="auto"/>
        <w:right w:val="none" w:sz="0" w:space="0" w:color="auto"/>
      </w:divBdr>
    </w:div>
    <w:div w:id="408889571">
      <w:bodyDiv w:val="1"/>
      <w:marLeft w:val="0"/>
      <w:marRight w:val="0"/>
      <w:marTop w:val="0"/>
      <w:marBottom w:val="0"/>
      <w:divBdr>
        <w:top w:val="none" w:sz="0" w:space="0" w:color="auto"/>
        <w:left w:val="none" w:sz="0" w:space="0" w:color="auto"/>
        <w:bottom w:val="none" w:sz="0" w:space="0" w:color="auto"/>
        <w:right w:val="none" w:sz="0" w:space="0" w:color="auto"/>
      </w:divBdr>
    </w:div>
    <w:div w:id="409083514">
      <w:bodyDiv w:val="1"/>
      <w:marLeft w:val="0"/>
      <w:marRight w:val="0"/>
      <w:marTop w:val="0"/>
      <w:marBottom w:val="0"/>
      <w:divBdr>
        <w:top w:val="none" w:sz="0" w:space="0" w:color="auto"/>
        <w:left w:val="none" w:sz="0" w:space="0" w:color="auto"/>
        <w:bottom w:val="none" w:sz="0" w:space="0" w:color="auto"/>
        <w:right w:val="none" w:sz="0" w:space="0" w:color="auto"/>
      </w:divBdr>
    </w:div>
    <w:div w:id="409280352">
      <w:bodyDiv w:val="1"/>
      <w:marLeft w:val="0"/>
      <w:marRight w:val="0"/>
      <w:marTop w:val="0"/>
      <w:marBottom w:val="0"/>
      <w:divBdr>
        <w:top w:val="none" w:sz="0" w:space="0" w:color="auto"/>
        <w:left w:val="none" w:sz="0" w:space="0" w:color="auto"/>
        <w:bottom w:val="none" w:sz="0" w:space="0" w:color="auto"/>
        <w:right w:val="none" w:sz="0" w:space="0" w:color="auto"/>
      </w:divBdr>
    </w:div>
    <w:div w:id="409352393">
      <w:bodyDiv w:val="1"/>
      <w:marLeft w:val="0"/>
      <w:marRight w:val="0"/>
      <w:marTop w:val="0"/>
      <w:marBottom w:val="0"/>
      <w:divBdr>
        <w:top w:val="none" w:sz="0" w:space="0" w:color="auto"/>
        <w:left w:val="none" w:sz="0" w:space="0" w:color="auto"/>
        <w:bottom w:val="none" w:sz="0" w:space="0" w:color="auto"/>
        <w:right w:val="none" w:sz="0" w:space="0" w:color="auto"/>
      </w:divBdr>
    </w:div>
    <w:div w:id="409353273">
      <w:bodyDiv w:val="1"/>
      <w:marLeft w:val="0"/>
      <w:marRight w:val="0"/>
      <w:marTop w:val="0"/>
      <w:marBottom w:val="0"/>
      <w:divBdr>
        <w:top w:val="none" w:sz="0" w:space="0" w:color="auto"/>
        <w:left w:val="none" w:sz="0" w:space="0" w:color="auto"/>
        <w:bottom w:val="none" w:sz="0" w:space="0" w:color="auto"/>
        <w:right w:val="none" w:sz="0" w:space="0" w:color="auto"/>
      </w:divBdr>
    </w:div>
    <w:div w:id="409353451">
      <w:bodyDiv w:val="1"/>
      <w:marLeft w:val="0"/>
      <w:marRight w:val="0"/>
      <w:marTop w:val="0"/>
      <w:marBottom w:val="0"/>
      <w:divBdr>
        <w:top w:val="none" w:sz="0" w:space="0" w:color="auto"/>
        <w:left w:val="none" w:sz="0" w:space="0" w:color="auto"/>
        <w:bottom w:val="none" w:sz="0" w:space="0" w:color="auto"/>
        <w:right w:val="none" w:sz="0" w:space="0" w:color="auto"/>
      </w:divBdr>
    </w:div>
    <w:div w:id="409499972">
      <w:bodyDiv w:val="1"/>
      <w:marLeft w:val="0"/>
      <w:marRight w:val="0"/>
      <w:marTop w:val="0"/>
      <w:marBottom w:val="0"/>
      <w:divBdr>
        <w:top w:val="none" w:sz="0" w:space="0" w:color="auto"/>
        <w:left w:val="none" w:sz="0" w:space="0" w:color="auto"/>
        <w:bottom w:val="none" w:sz="0" w:space="0" w:color="auto"/>
        <w:right w:val="none" w:sz="0" w:space="0" w:color="auto"/>
      </w:divBdr>
    </w:div>
    <w:div w:id="409547288">
      <w:bodyDiv w:val="1"/>
      <w:marLeft w:val="0"/>
      <w:marRight w:val="0"/>
      <w:marTop w:val="0"/>
      <w:marBottom w:val="0"/>
      <w:divBdr>
        <w:top w:val="none" w:sz="0" w:space="0" w:color="auto"/>
        <w:left w:val="none" w:sz="0" w:space="0" w:color="auto"/>
        <w:bottom w:val="none" w:sz="0" w:space="0" w:color="auto"/>
        <w:right w:val="none" w:sz="0" w:space="0" w:color="auto"/>
      </w:divBdr>
    </w:div>
    <w:div w:id="409935468">
      <w:bodyDiv w:val="1"/>
      <w:marLeft w:val="0"/>
      <w:marRight w:val="0"/>
      <w:marTop w:val="0"/>
      <w:marBottom w:val="0"/>
      <w:divBdr>
        <w:top w:val="none" w:sz="0" w:space="0" w:color="auto"/>
        <w:left w:val="none" w:sz="0" w:space="0" w:color="auto"/>
        <w:bottom w:val="none" w:sz="0" w:space="0" w:color="auto"/>
        <w:right w:val="none" w:sz="0" w:space="0" w:color="auto"/>
      </w:divBdr>
    </w:div>
    <w:div w:id="410011507">
      <w:bodyDiv w:val="1"/>
      <w:marLeft w:val="0"/>
      <w:marRight w:val="0"/>
      <w:marTop w:val="0"/>
      <w:marBottom w:val="0"/>
      <w:divBdr>
        <w:top w:val="none" w:sz="0" w:space="0" w:color="auto"/>
        <w:left w:val="none" w:sz="0" w:space="0" w:color="auto"/>
        <w:bottom w:val="none" w:sz="0" w:space="0" w:color="auto"/>
        <w:right w:val="none" w:sz="0" w:space="0" w:color="auto"/>
      </w:divBdr>
    </w:div>
    <w:div w:id="410278508">
      <w:bodyDiv w:val="1"/>
      <w:marLeft w:val="0"/>
      <w:marRight w:val="0"/>
      <w:marTop w:val="0"/>
      <w:marBottom w:val="0"/>
      <w:divBdr>
        <w:top w:val="none" w:sz="0" w:space="0" w:color="auto"/>
        <w:left w:val="none" w:sz="0" w:space="0" w:color="auto"/>
        <w:bottom w:val="none" w:sz="0" w:space="0" w:color="auto"/>
        <w:right w:val="none" w:sz="0" w:space="0" w:color="auto"/>
      </w:divBdr>
    </w:div>
    <w:div w:id="410544850">
      <w:bodyDiv w:val="1"/>
      <w:marLeft w:val="0"/>
      <w:marRight w:val="0"/>
      <w:marTop w:val="0"/>
      <w:marBottom w:val="0"/>
      <w:divBdr>
        <w:top w:val="none" w:sz="0" w:space="0" w:color="auto"/>
        <w:left w:val="none" w:sz="0" w:space="0" w:color="auto"/>
        <w:bottom w:val="none" w:sz="0" w:space="0" w:color="auto"/>
        <w:right w:val="none" w:sz="0" w:space="0" w:color="auto"/>
      </w:divBdr>
    </w:div>
    <w:div w:id="410588842">
      <w:bodyDiv w:val="1"/>
      <w:marLeft w:val="0"/>
      <w:marRight w:val="0"/>
      <w:marTop w:val="0"/>
      <w:marBottom w:val="0"/>
      <w:divBdr>
        <w:top w:val="none" w:sz="0" w:space="0" w:color="auto"/>
        <w:left w:val="none" w:sz="0" w:space="0" w:color="auto"/>
        <w:bottom w:val="none" w:sz="0" w:space="0" w:color="auto"/>
        <w:right w:val="none" w:sz="0" w:space="0" w:color="auto"/>
      </w:divBdr>
    </w:div>
    <w:div w:id="410665631">
      <w:bodyDiv w:val="1"/>
      <w:marLeft w:val="0"/>
      <w:marRight w:val="0"/>
      <w:marTop w:val="0"/>
      <w:marBottom w:val="0"/>
      <w:divBdr>
        <w:top w:val="none" w:sz="0" w:space="0" w:color="auto"/>
        <w:left w:val="none" w:sz="0" w:space="0" w:color="auto"/>
        <w:bottom w:val="none" w:sz="0" w:space="0" w:color="auto"/>
        <w:right w:val="none" w:sz="0" w:space="0" w:color="auto"/>
      </w:divBdr>
    </w:div>
    <w:div w:id="410737510">
      <w:bodyDiv w:val="1"/>
      <w:marLeft w:val="0"/>
      <w:marRight w:val="0"/>
      <w:marTop w:val="0"/>
      <w:marBottom w:val="0"/>
      <w:divBdr>
        <w:top w:val="none" w:sz="0" w:space="0" w:color="auto"/>
        <w:left w:val="none" w:sz="0" w:space="0" w:color="auto"/>
        <w:bottom w:val="none" w:sz="0" w:space="0" w:color="auto"/>
        <w:right w:val="none" w:sz="0" w:space="0" w:color="auto"/>
      </w:divBdr>
    </w:div>
    <w:div w:id="411775091">
      <w:bodyDiv w:val="1"/>
      <w:marLeft w:val="0"/>
      <w:marRight w:val="0"/>
      <w:marTop w:val="0"/>
      <w:marBottom w:val="0"/>
      <w:divBdr>
        <w:top w:val="none" w:sz="0" w:space="0" w:color="auto"/>
        <w:left w:val="none" w:sz="0" w:space="0" w:color="auto"/>
        <w:bottom w:val="none" w:sz="0" w:space="0" w:color="auto"/>
        <w:right w:val="none" w:sz="0" w:space="0" w:color="auto"/>
      </w:divBdr>
    </w:div>
    <w:div w:id="411776799">
      <w:bodyDiv w:val="1"/>
      <w:marLeft w:val="0"/>
      <w:marRight w:val="0"/>
      <w:marTop w:val="0"/>
      <w:marBottom w:val="0"/>
      <w:divBdr>
        <w:top w:val="none" w:sz="0" w:space="0" w:color="auto"/>
        <w:left w:val="none" w:sz="0" w:space="0" w:color="auto"/>
        <w:bottom w:val="none" w:sz="0" w:space="0" w:color="auto"/>
        <w:right w:val="none" w:sz="0" w:space="0" w:color="auto"/>
      </w:divBdr>
    </w:div>
    <w:div w:id="411777814">
      <w:bodyDiv w:val="1"/>
      <w:marLeft w:val="0"/>
      <w:marRight w:val="0"/>
      <w:marTop w:val="0"/>
      <w:marBottom w:val="0"/>
      <w:divBdr>
        <w:top w:val="none" w:sz="0" w:space="0" w:color="auto"/>
        <w:left w:val="none" w:sz="0" w:space="0" w:color="auto"/>
        <w:bottom w:val="none" w:sz="0" w:space="0" w:color="auto"/>
        <w:right w:val="none" w:sz="0" w:space="0" w:color="auto"/>
      </w:divBdr>
    </w:div>
    <w:div w:id="411854210">
      <w:bodyDiv w:val="1"/>
      <w:marLeft w:val="0"/>
      <w:marRight w:val="0"/>
      <w:marTop w:val="0"/>
      <w:marBottom w:val="0"/>
      <w:divBdr>
        <w:top w:val="none" w:sz="0" w:space="0" w:color="auto"/>
        <w:left w:val="none" w:sz="0" w:space="0" w:color="auto"/>
        <w:bottom w:val="none" w:sz="0" w:space="0" w:color="auto"/>
        <w:right w:val="none" w:sz="0" w:space="0" w:color="auto"/>
      </w:divBdr>
    </w:div>
    <w:div w:id="412355510">
      <w:bodyDiv w:val="1"/>
      <w:marLeft w:val="0"/>
      <w:marRight w:val="0"/>
      <w:marTop w:val="0"/>
      <w:marBottom w:val="0"/>
      <w:divBdr>
        <w:top w:val="none" w:sz="0" w:space="0" w:color="auto"/>
        <w:left w:val="none" w:sz="0" w:space="0" w:color="auto"/>
        <w:bottom w:val="none" w:sz="0" w:space="0" w:color="auto"/>
        <w:right w:val="none" w:sz="0" w:space="0" w:color="auto"/>
      </w:divBdr>
    </w:div>
    <w:div w:id="412438321">
      <w:bodyDiv w:val="1"/>
      <w:marLeft w:val="0"/>
      <w:marRight w:val="0"/>
      <w:marTop w:val="0"/>
      <w:marBottom w:val="0"/>
      <w:divBdr>
        <w:top w:val="none" w:sz="0" w:space="0" w:color="auto"/>
        <w:left w:val="none" w:sz="0" w:space="0" w:color="auto"/>
        <w:bottom w:val="none" w:sz="0" w:space="0" w:color="auto"/>
        <w:right w:val="none" w:sz="0" w:space="0" w:color="auto"/>
      </w:divBdr>
    </w:div>
    <w:div w:id="412551224">
      <w:bodyDiv w:val="1"/>
      <w:marLeft w:val="0"/>
      <w:marRight w:val="0"/>
      <w:marTop w:val="0"/>
      <w:marBottom w:val="0"/>
      <w:divBdr>
        <w:top w:val="none" w:sz="0" w:space="0" w:color="auto"/>
        <w:left w:val="none" w:sz="0" w:space="0" w:color="auto"/>
        <w:bottom w:val="none" w:sz="0" w:space="0" w:color="auto"/>
        <w:right w:val="none" w:sz="0" w:space="0" w:color="auto"/>
      </w:divBdr>
    </w:div>
    <w:div w:id="412555495">
      <w:bodyDiv w:val="1"/>
      <w:marLeft w:val="0"/>
      <w:marRight w:val="0"/>
      <w:marTop w:val="0"/>
      <w:marBottom w:val="0"/>
      <w:divBdr>
        <w:top w:val="none" w:sz="0" w:space="0" w:color="auto"/>
        <w:left w:val="none" w:sz="0" w:space="0" w:color="auto"/>
        <w:bottom w:val="none" w:sz="0" w:space="0" w:color="auto"/>
        <w:right w:val="none" w:sz="0" w:space="0" w:color="auto"/>
      </w:divBdr>
    </w:div>
    <w:div w:id="412820719">
      <w:bodyDiv w:val="1"/>
      <w:marLeft w:val="0"/>
      <w:marRight w:val="0"/>
      <w:marTop w:val="0"/>
      <w:marBottom w:val="0"/>
      <w:divBdr>
        <w:top w:val="none" w:sz="0" w:space="0" w:color="auto"/>
        <w:left w:val="none" w:sz="0" w:space="0" w:color="auto"/>
        <w:bottom w:val="none" w:sz="0" w:space="0" w:color="auto"/>
        <w:right w:val="none" w:sz="0" w:space="0" w:color="auto"/>
      </w:divBdr>
    </w:div>
    <w:div w:id="413091015">
      <w:bodyDiv w:val="1"/>
      <w:marLeft w:val="0"/>
      <w:marRight w:val="0"/>
      <w:marTop w:val="0"/>
      <w:marBottom w:val="0"/>
      <w:divBdr>
        <w:top w:val="none" w:sz="0" w:space="0" w:color="auto"/>
        <w:left w:val="none" w:sz="0" w:space="0" w:color="auto"/>
        <w:bottom w:val="none" w:sz="0" w:space="0" w:color="auto"/>
        <w:right w:val="none" w:sz="0" w:space="0" w:color="auto"/>
      </w:divBdr>
    </w:div>
    <w:div w:id="413093618">
      <w:bodyDiv w:val="1"/>
      <w:marLeft w:val="0"/>
      <w:marRight w:val="0"/>
      <w:marTop w:val="0"/>
      <w:marBottom w:val="0"/>
      <w:divBdr>
        <w:top w:val="none" w:sz="0" w:space="0" w:color="auto"/>
        <w:left w:val="none" w:sz="0" w:space="0" w:color="auto"/>
        <w:bottom w:val="none" w:sz="0" w:space="0" w:color="auto"/>
        <w:right w:val="none" w:sz="0" w:space="0" w:color="auto"/>
      </w:divBdr>
    </w:div>
    <w:div w:id="413480174">
      <w:bodyDiv w:val="1"/>
      <w:marLeft w:val="0"/>
      <w:marRight w:val="0"/>
      <w:marTop w:val="0"/>
      <w:marBottom w:val="0"/>
      <w:divBdr>
        <w:top w:val="none" w:sz="0" w:space="0" w:color="auto"/>
        <w:left w:val="none" w:sz="0" w:space="0" w:color="auto"/>
        <w:bottom w:val="none" w:sz="0" w:space="0" w:color="auto"/>
        <w:right w:val="none" w:sz="0" w:space="0" w:color="auto"/>
      </w:divBdr>
    </w:div>
    <w:div w:id="413480626">
      <w:bodyDiv w:val="1"/>
      <w:marLeft w:val="0"/>
      <w:marRight w:val="0"/>
      <w:marTop w:val="0"/>
      <w:marBottom w:val="0"/>
      <w:divBdr>
        <w:top w:val="none" w:sz="0" w:space="0" w:color="auto"/>
        <w:left w:val="none" w:sz="0" w:space="0" w:color="auto"/>
        <w:bottom w:val="none" w:sz="0" w:space="0" w:color="auto"/>
        <w:right w:val="none" w:sz="0" w:space="0" w:color="auto"/>
      </w:divBdr>
    </w:div>
    <w:div w:id="413553292">
      <w:bodyDiv w:val="1"/>
      <w:marLeft w:val="0"/>
      <w:marRight w:val="0"/>
      <w:marTop w:val="0"/>
      <w:marBottom w:val="0"/>
      <w:divBdr>
        <w:top w:val="none" w:sz="0" w:space="0" w:color="auto"/>
        <w:left w:val="none" w:sz="0" w:space="0" w:color="auto"/>
        <w:bottom w:val="none" w:sz="0" w:space="0" w:color="auto"/>
        <w:right w:val="none" w:sz="0" w:space="0" w:color="auto"/>
      </w:divBdr>
    </w:div>
    <w:div w:id="413626532">
      <w:bodyDiv w:val="1"/>
      <w:marLeft w:val="0"/>
      <w:marRight w:val="0"/>
      <w:marTop w:val="0"/>
      <w:marBottom w:val="0"/>
      <w:divBdr>
        <w:top w:val="none" w:sz="0" w:space="0" w:color="auto"/>
        <w:left w:val="none" w:sz="0" w:space="0" w:color="auto"/>
        <w:bottom w:val="none" w:sz="0" w:space="0" w:color="auto"/>
        <w:right w:val="none" w:sz="0" w:space="0" w:color="auto"/>
      </w:divBdr>
    </w:div>
    <w:div w:id="413667462">
      <w:bodyDiv w:val="1"/>
      <w:marLeft w:val="0"/>
      <w:marRight w:val="0"/>
      <w:marTop w:val="0"/>
      <w:marBottom w:val="0"/>
      <w:divBdr>
        <w:top w:val="none" w:sz="0" w:space="0" w:color="auto"/>
        <w:left w:val="none" w:sz="0" w:space="0" w:color="auto"/>
        <w:bottom w:val="none" w:sz="0" w:space="0" w:color="auto"/>
        <w:right w:val="none" w:sz="0" w:space="0" w:color="auto"/>
      </w:divBdr>
    </w:div>
    <w:div w:id="413819533">
      <w:bodyDiv w:val="1"/>
      <w:marLeft w:val="0"/>
      <w:marRight w:val="0"/>
      <w:marTop w:val="0"/>
      <w:marBottom w:val="0"/>
      <w:divBdr>
        <w:top w:val="none" w:sz="0" w:space="0" w:color="auto"/>
        <w:left w:val="none" w:sz="0" w:space="0" w:color="auto"/>
        <w:bottom w:val="none" w:sz="0" w:space="0" w:color="auto"/>
        <w:right w:val="none" w:sz="0" w:space="0" w:color="auto"/>
      </w:divBdr>
    </w:div>
    <w:div w:id="413825303">
      <w:bodyDiv w:val="1"/>
      <w:marLeft w:val="0"/>
      <w:marRight w:val="0"/>
      <w:marTop w:val="0"/>
      <w:marBottom w:val="0"/>
      <w:divBdr>
        <w:top w:val="none" w:sz="0" w:space="0" w:color="auto"/>
        <w:left w:val="none" w:sz="0" w:space="0" w:color="auto"/>
        <w:bottom w:val="none" w:sz="0" w:space="0" w:color="auto"/>
        <w:right w:val="none" w:sz="0" w:space="0" w:color="auto"/>
      </w:divBdr>
    </w:div>
    <w:div w:id="414202660">
      <w:bodyDiv w:val="1"/>
      <w:marLeft w:val="0"/>
      <w:marRight w:val="0"/>
      <w:marTop w:val="0"/>
      <w:marBottom w:val="0"/>
      <w:divBdr>
        <w:top w:val="none" w:sz="0" w:space="0" w:color="auto"/>
        <w:left w:val="none" w:sz="0" w:space="0" w:color="auto"/>
        <w:bottom w:val="none" w:sz="0" w:space="0" w:color="auto"/>
        <w:right w:val="none" w:sz="0" w:space="0" w:color="auto"/>
      </w:divBdr>
    </w:div>
    <w:div w:id="414474336">
      <w:bodyDiv w:val="1"/>
      <w:marLeft w:val="0"/>
      <w:marRight w:val="0"/>
      <w:marTop w:val="0"/>
      <w:marBottom w:val="0"/>
      <w:divBdr>
        <w:top w:val="none" w:sz="0" w:space="0" w:color="auto"/>
        <w:left w:val="none" w:sz="0" w:space="0" w:color="auto"/>
        <w:bottom w:val="none" w:sz="0" w:space="0" w:color="auto"/>
        <w:right w:val="none" w:sz="0" w:space="0" w:color="auto"/>
      </w:divBdr>
    </w:div>
    <w:div w:id="414668097">
      <w:bodyDiv w:val="1"/>
      <w:marLeft w:val="0"/>
      <w:marRight w:val="0"/>
      <w:marTop w:val="0"/>
      <w:marBottom w:val="0"/>
      <w:divBdr>
        <w:top w:val="none" w:sz="0" w:space="0" w:color="auto"/>
        <w:left w:val="none" w:sz="0" w:space="0" w:color="auto"/>
        <w:bottom w:val="none" w:sz="0" w:space="0" w:color="auto"/>
        <w:right w:val="none" w:sz="0" w:space="0" w:color="auto"/>
      </w:divBdr>
    </w:div>
    <w:div w:id="414740162">
      <w:bodyDiv w:val="1"/>
      <w:marLeft w:val="0"/>
      <w:marRight w:val="0"/>
      <w:marTop w:val="0"/>
      <w:marBottom w:val="0"/>
      <w:divBdr>
        <w:top w:val="none" w:sz="0" w:space="0" w:color="auto"/>
        <w:left w:val="none" w:sz="0" w:space="0" w:color="auto"/>
        <w:bottom w:val="none" w:sz="0" w:space="0" w:color="auto"/>
        <w:right w:val="none" w:sz="0" w:space="0" w:color="auto"/>
      </w:divBdr>
    </w:div>
    <w:div w:id="415177220">
      <w:bodyDiv w:val="1"/>
      <w:marLeft w:val="0"/>
      <w:marRight w:val="0"/>
      <w:marTop w:val="0"/>
      <w:marBottom w:val="0"/>
      <w:divBdr>
        <w:top w:val="none" w:sz="0" w:space="0" w:color="auto"/>
        <w:left w:val="none" w:sz="0" w:space="0" w:color="auto"/>
        <w:bottom w:val="none" w:sz="0" w:space="0" w:color="auto"/>
        <w:right w:val="none" w:sz="0" w:space="0" w:color="auto"/>
      </w:divBdr>
    </w:div>
    <w:div w:id="415202476">
      <w:bodyDiv w:val="1"/>
      <w:marLeft w:val="0"/>
      <w:marRight w:val="0"/>
      <w:marTop w:val="0"/>
      <w:marBottom w:val="0"/>
      <w:divBdr>
        <w:top w:val="none" w:sz="0" w:space="0" w:color="auto"/>
        <w:left w:val="none" w:sz="0" w:space="0" w:color="auto"/>
        <w:bottom w:val="none" w:sz="0" w:space="0" w:color="auto"/>
        <w:right w:val="none" w:sz="0" w:space="0" w:color="auto"/>
      </w:divBdr>
    </w:div>
    <w:div w:id="415253508">
      <w:bodyDiv w:val="1"/>
      <w:marLeft w:val="0"/>
      <w:marRight w:val="0"/>
      <w:marTop w:val="0"/>
      <w:marBottom w:val="0"/>
      <w:divBdr>
        <w:top w:val="none" w:sz="0" w:space="0" w:color="auto"/>
        <w:left w:val="none" w:sz="0" w:space="0" w:color="auto"/>
        <w:bottom w:val="none" w:sz="0" w:space="0" w:color="auto"/>
        <w:right w:val="none" w:sz="0" w:space="0" w:color="auto"/>
      </w:divBdr>
    </w:div>
    <w:div w:id="415443065">
      <w:bodyDiv w:val="1"/>
      <w:marLeft w:val="0"/>
      <w:marRight w:val="0"/>
      <w:marTop w:val="0"/>
      <w:marBottom w:val="0"/>
      <w:divBdr>
        <w:top w:val="none" w:sz="0" w:space="0" w:color="auto"/>
        <w:left w:val="none" w:sz="0" w:space="0" w:color="auto"/>
        <w:bottom w:val="none" w:sz="0" w:space="0" w:color="auto"/>
        <w:right w:val="none" w:sz="0" w:space="0" w:color="auto"/>
      </w:divBdr>
    </w:div>
    <w:div w:id="415634735">
      <w:bodyDiv w:val="1"/>
      <w:marLeft w:val="0"/>
      <w:marRight w:val="0"/>
      <w:marTop w:val="0"/>
      <w:marBottom w:val="0"/>
      <w:divBdr>
        <w:top w:val="none" w:sz="0" w:space="0" w:color="auto"/>
        <w:left w:val="none" w:sz="0" w:space="0" w:color="auto"/>
        <w:bottom w:val="none" w:sz="0" w:space="0" w:color="auto"/>
        <w:right w:val="none" w:sz="0" w:space="0" w:color="auto"/>
      </w:divBdr>
    </w:div>
    <w:div w:id="415786798">
      <w:bodyDiv w:val="1"/>
      <w:marLeft w:val="0"/>
      <w:marRight w:val="0"/>
      <w:marTop w:val="0"/>
      <w:marBottom w:val="0"/>
      <w:divBdr>
        <w:top w:val="none" w:sz="0" w:space="0" w:color="auto"/>
        <w:left w:val="none" w:sz="0" w:space="0" w:color="auto"/>
        <w:bottom w:val="none" w:sz="0" w:space="0" w:color="auto"/>
        <w:right w:val="none" w:sz="0" w:space="0" w:color="auto"/>
      </w:divBdr>
    </w:div>
    <w:div w:id="415984666">
      <w:bodyDiv w:val="1"/>
      <w:marLeft w:val="0"/>
      <w:marRight w:val="0"/>
      <w:marTop w:val="0"/>
      <w:marBottom w:val="0"/>
      <w:divBdr>
        <w:top w:val="none" w:sz="0" w:space="0" w:color="auto"/>
        <w:left w:val="none" w:sz="0" w:space="0" w:color="auto"/>
        <w:bottom w:val="none" w:sz="0" w:space="0" w:color="auto"/>
        <w:right w:val="none" w:sz="0" w:space="0" w:color="auto"/>
      </w:divBdr>
    </w:div>
    <w:div w:id="416370367">
      <w:bodyDiv w:val="1"/>
      <w:marLeft w:val="0"/>
      <w:marRight w:val="0"/>
      <w:marTop w:val="0"/>
      <w:marBottom w:val="0"/>
      <w:divBdr>
        <w:top w:val="none" w:sz="0" w:space="0" w:color="auto"/>
        <w:left w:val="none" w:sz="0" w:space="0" w:color="auto"/>
        <w:bottom w:val="none" w:sz="0" w:space="0" w:color="auto"/>
        <w:right w:val="none" w:sz="0" w:space="0" w:color="auto"/>
      </w:divBdr>
    </w:div>
    <w:div w:id="416708471">
      <w:bodyDiv w:val="1"/>
      <w:marLeft w:val="0"/>
      <w:marRight w:val="0"/>
      <w:marTop w:val="0"/>
      <w:marBottom w:val="0"/>
      <w:divBdr>
        <w:top w:val="none" w:sz="0" w:space="0" w:color="auto"/>
        <w:left w:val="none" w:sz="0" w:space="0" w:color="auto"/>
        <w:bottom w:val="none" w:sz="0" w:space="0" w:color="auto"/>
        <w:right w:val="none" w:sz="0" w:space="0" w:color="auto"/>
      </w:divBdr>
    </w:div>
    <w:div w:id="416824633">
      <w:bodyDiv w:val="1"/>
      <w:marLeft w:val="0"/>
      <w:marRight w:val="0"/>
      <w:marTop w:val="0"/>
      <w:marBottom w:val="0"/>
      <w:divBdr>
        <w:top w:val="none" w:sz="0" w:space="0" w:color="auto"/>
        <w:left w:val="none" w:sz="0" w:space="0" w:color="auto"/>
        <w:bottom w:val="none" w:sz="0" w:space="0" w:color="auto"/>
        <w:right w:val="none" w:sz="0" w:space="0" w:color="auto"/>
      </w:divBdr>
    </w:div>
    <w:div w:id="417219484">
      <w:bodyDiv w:val="1"/>
      <w:marLeft w:val="0"/>
      <w:marRight w:val="0"/>
      <w:marTop w:val="0"/>
      <w:marBottom w:val="0"/>
      <w:divBdr>
        <w:top w:val="none" w:sz="0" w:space="0" w:color="auto"/>
        <w:left w:val="none" w:sz="0" w:space="0" w:color="auto"/>
        <w:bottom w:val="none" w:sz="0" w:space="0" w:color="auto"/>
        <w:right w:val="none" w:sz="0" w:space="0" w:color="auto"/>
      </w:divBdr>
    </w:div>
    <w:div w:id="417562425">
      <w:bodyDiv w:val="1"/>
      <w:marLeft w:val="0"/>
      <w:marRight w:val="0"/>
      <w:marTop w:val="0"/>
      <w:marBottom w:val="0"/>
      <w:divBdr>
        <w:top w:val="none" w:sz="0" w:space="0" w:color="auto"/>
        <w:left w:val="none" w:sz="0" w:space="0" w:color="auto"/>
        <w:bottom w:val="none" w:sz="0" w:space="0" w:color="auto"/>
        <w:right w:val="none" w:sz="0" w:space="0" w:color="auto"/>
      </w:divBdr>
    </w:div>
    <w:div w:id="418060066">
      <w:bodyDiv w:val="1"/>
      <w:marLeft w:val="0"/>
      <w:marRight w:val="0"/>
      <w:marTop w:val="0"/>
      <w:marBottom w:val="0"/>
      <w:divBdr>
        <w:top w:val="none" w:sz="0" w:space="0" w:color="auto"/>
        <w:left w:val="none" w:sz="0" w:space="0" w:color="auto"/>
        <w:bottom w:val="none" w:sz="0" w:space="0" w:color="auto"/>
        <w:right w:val="none" w:sz="0" w:space="0" w:color="auto"/>
      </w:divBdr>
    </w:div>
    <w:div w:id="418215530">
      <w:bodyDiv w:val="1"/>
      <w:marLeft w:val="0"/>
      <w:marRight w:val="0"/>
      <w:marTop w:val="0"/>
      <w:marBottom w:val="0"/>
      <w:divBdr>
        <w:top w:val="none" w:sz="0" w:space="0" w:color="auto"/>
        <w:left w:val="none" w:sz="0" w:space="0" w:color="auto"/>
        <w:bottom w:val="none" w:sz="0" w:space="0" w:color="auto"/>
        <w:right w:val="none" w:sz="0" w:space="0" w:color="auto"/>
      </w:divBdr>
    </w:div>
    <w:div w:id="418253321">
      <w:bodyDiv w:val="1"/>
      <w:marLeft w:val="0"/>
      <w:marRight w:val="0"/>
      <w:marTop w:val="0"/>
      <w:marBottom w:val="0"/>
      <w:divBdr>
        <w:top w:val="none" w:sz="0" w:space="0" w:color="auto"/>
        <w:left w:val="none" w:sz="0" w:space="0" w:color="auto"/>
        <w:bottom w:val="none" w:sz="0" w:space="0" w:color="auto"/>
        <w:right w:val="none" w:sz="0" w:space="0" w:color="auto"/>
      </w:divBdr>
    </w:div>
    <w:div w:id="418258617">
      <w:bodyDiv w:val="1"/>
      <w:marLeft w:val="0"/>
      <w:marRight w:val="0"/>
      <w:marTop w:val="0"/>
      <w:marBottom w:val="0"/>
      <w:divBdr>
        <w:top w:val="none" w:sz="0" w:space="0" w:color="auto"/>
        <w:left w:val="none" w:sz="0" w:space="0" w:color="auto"/>
        <w:bottom w:val="none" w:sz="0" w:space="0" w:color="auto"/>
        <w:right w:val="none" w:sz="0" w:space="0" w:color="auto"/>
      </w:divBdr>
    </w:div>
    <w:div w:id="418330263">
      <w:bodyDiv w:val="1"/>
      <w:marLeft w:val="0"/>
      <w:marRight w:val="0"/>
      <w:marTop w:val="0"/>
      <w:marBottom w:val="0"/>
      <w:divBdr>
        <w:top w:val="none" w:sz="0" w:space="0" w:color="auto"/>
        <w:left w:val="none" w:sz="0" w:space="0" w:color="auto"/>
        <w:bottom w:val="none" w:sz="0" w:space="0" w:color="auto"/>
        <w:right w:val="none" w:sz="0" w:space="0" w:color="auto"/>
      </w:divBdr>
    </w:div>
    <w:div w:id="418405821">
      <w:bodyDiv w:val="1"/>
      <w:marLeft w:val="0"/>
      <w:marRight w:val="0"/>
      <w:marTop w:val="0"/>
      <w:marBottom w:val="0"/>
      <w:divBdr>
        <w:top w:val="none" w:sz="0" w:space="0" w:color="auto"/>
        <w:left w:val="none" w:sz="0" w:space="0" w:color="auto"/>
        <w:bottom w:val="none" w:sz="0" w:space="0" w:color="auto"/>
        <w:right w:val="none" w:sz="0" w:space="0" w:color="auto"/>
      </w:divBdr>
    </w:div>
    <w:div w:id="418447998">
      <w:bodyDiv w:val="1"/>
      <w:marLeft w:val="0"/>
      <w:marRight w:val="0"/>
      <w:marTop w:val="0"/>
      <w:marBottom w:val="0"/>
      <w:divBdr>
        <w:top w:val="none" w:sz="0" w:space="0" w:color="auto"/>
        <w:left w:val="none" w:sz="0" w:space="0" w:color="auto"/>
        <w:bottom w:val="none" w:sz="0" w:space="0" w:color="auto"/>
        <w:right w:val="none" w:sz="0" w:space="0" w:color="auto"/>
      </w:divBdr>
    </w:div>
    <w:div w:id="418449280">
      <w:bodyDiv w:val="1"/>
      <w:marLeft w:val="0"/>
      <w:marRight w:val="0"/>
      <w:marTop w:val="0"/>
      <w:marBottom w:val="0"/>
      <w:divBdr>
        <w:top w:val="none" w:sz="0" w:space="0" w:color="auto"/>
        <w:left w:val="none" w:sz="0" w:space="0" w:color="auto"/>
        <w:bottom w:val="none" w:sz="0" w:space="0" w:color="auto"/>
        <w:right w:val="none" w:sz="0" w:space="0" w:color="auto"/>
      </w:divBdr>
    </w:div>
    <w:div w:id="418522964">
      <w:bodyDiv w:val="1"/>
      <w:marLeft w:val="0"/>
      <w:marRight w:val="0"/>
      <w:marTop w:val="0"/>
      <w:marBottom w:val="0"/>
      <w:divBdr>
        <w:top w:val="none" w:sz="0" w:space="0" w:color="auto"/>
        <w:left w:val="none" w:sz="0" w:space="0" w:color="auto"/>
        <w:bottom w:val="none" w:sz="0" w:space="0" w:color="auto"/>
        <w:right w:val="none" w:sz="0" w:space="0" w:color="auto"/>
      </w:divBdr>
    </w:div>
    <w:div w:id="418599484">
      <w:bodyDiv w:val="1"/>
      <w:marLeft w:val="0"/>
      <w:marRight w:val="0"/>
      <w:marTop w:val="0"/>
      <w:marBottom w:val="0"/>
      <w:divBdr>
        <w:top w:val="none" w:sz="0" w:space="0" w:color="auto"/>
        <w:left w:val="none" w:sz="0" w:space="0" w:color="auto"/>
        <w:bottom w:val="none" w:sz="0" w:space="0" w:color="auto"/>
        <w:right w:val="none" w:sz="0" w:space="0" w:color="auto"/>
      </w:divBdr>
    </w:div>
    <w:div w:id="418907467">
      <w:bodyDiv w:val="1"/>
      <w:marLeft w:val="0"/>
      <w:marRight w:val="0"/>
      <w:marTop w:val="0"/>
      <w:marBottom w:val="0"/>
      <w:divBdr>
        <w:top w:val="none" w:sz="0" w:space="0" w:color="auto"/>
        <w:left w:val="none" w:sz="0" w:space="0" w:color="auto"/>
        <w:bottom w:val="none" w:sz="0" w:space="0" w:color="auto"/>
        <w:right w:val="none" w:sz="0" w:space="0" w:color="auto"/>
      </w:divBdr>
    </w:div>
    <w:div w:id="418913597">
      <w:bodyDiv w:val="1"/>
      <w:marLeft w:val="0"/>
      <w:marRight w:val="0"/>
      <w:marTop w:val="0"/>
      <w:marBottom w:val="0"/>
      <w:divBdr>
        <w:top w:val="none" w:sz="0" w:space="0" w:color="auto"/>
        <w:left w:val="none" w:sz="0" w:space="0" w:color="auto"/>
        <w:bottom w:val="none" w:sz="0" w:space="0" w:color="auto"/>
        <w:right w:val="none" w:sz="0" w:space="0" w:color="auto"/>
      </w:divBdr>
    </w:div>
    <w:div w:id="418988729">
      <w:bodyDiv w:val="1"/>
      <w:marLeft w:val="0"/>
      <w:marRight w:val="0"/>
      <w:marTop w:val="0"/>
      <w:marBottom w:val="0"/>
      <w:divBdr>
        <w:top w:val="none" w:sz="0" w:space="0" w:color="auto"/>
        <w:left w:val="none" w:sz="0" w:space="0" w:color="auto"/>
        <w:bottom w:val="none" w:sz="0" w:space="0" w:color="auto"/>
        <w:right w:val="none" w:sz="0" w:space="0" w:color="auto"/>
      </w:divBdr>
    </w:div>
    <w:div w:id="419058869">
      <w:bodyDiv w:val="1"/>
      <w:marLeft w:val="0"/>
      <w:marRight w:val="0"/>
      <w:marTop w:val="0"/>
      <w:marBottom w:val="0"/>
      <w:divBdr>
        <w:top w:val="none" w:sz="0" w:space="0" w:color="auto"/>
        <w:left w:val="none" w:sz="0" w:space="0" w:color="auto"/>
        <w:bottom w:val="none" w:sz="0" w:space="0" w:color="auto"/>
        <w:right w:val="none" w:sz="0" w:space="0" w:color="auto"/>
      </w:divBdr>
    </w:div>
    <w:div w:id="419302012">
      <w:bodyDiv w:val="1"/>
      <w:marLeft w:val="0"/>
      <w:marRight w:val="0"/>
      <w:marTop w:val="0"/>
      <w:marBottom w:val="0"/>
      <w:divBdr>
        <w:top w:val="none" w:sz="0" w:space="0" w:color="auto"/>
        <w:left w:val="none" w:sz="0" w:space="0" w:color="auto"/>
        <w:bottom w:val="none" w:sz="0" w:space="0" w:color="auto"/>
        <w:right w:val="none" w:sz="0" w:space="0" w:color="auto"/>
      </w:divBdr>
    </w:div>
    <w:div w:id="419328704">
      <w:bodyDiv w:val="1"/>
      <w:marLeft w:val="0"/>
      <w:marRight w:val="0"/>
      <w:marTop w:val="0"/>
      <w:marBottom w:val="0"/>
      <w:divBdr>
        <w:top w:val="none" w:sz="0" w:space="0" w:color="auto"/>
        <w:left w:val="none" w:sz="0" w:space="0" w:color="auto"/>
        <w:bottom w:val="none" w:sz="0" w:space="0" w:color="auto"/>
        <w:right w:val="none" w:sz="0" w:space="0" w:color="auto"/>
      </w:divBdr>
    </w:div>
    <w:div w:id="419521552">
      <w:bodyDiv w:val="1"/>
      <w:marLeft w:val="0"/>
      <w:marRight w:val="0"/>
      <w:marTop w:val="0"/>
      <w:marBottom w:val="0"/>
      <w:divBdr>
        <w:top w:val="none" w:sz="0" w:space="0" w:color="auto"/>
        <w:left w:val="none" w:sz="0" w:space="0" w:color="auto"/>
        <w:bottom w:val="none" w:sz="0" w:space="0" w:color="auto"/>
        <w:right w:val="none" w:sz="0" w:space="0" w:color="auto"/>
      </w:divBdr>
    </w:div>
    <w:div w:id="419565794">
      <w:bodyDiv w:val="1"/>
      <w:marLeft w:val="0"/>
      <w:marRight w:val="0"/>
      <w:marTop w:val="0"/>
      <w:marBottom w:val="0"/>
      <w:divBdr>
        <w:top w:val="none" w:sz="0" w:space="0" w:color="auto"/>
        <w:left w:val="none" w:sz="0" w:space="0" w:color="auto"/>
        <w:bottom w:val="none" w:sz="0" w:space="0" w:color="auto"/>
        <w:right w:val="none" w:sz="0" w:space="0" w:color="auto"/>
      </w:divBdr>
    </w:div>
    <w:div w:id="419643172">
      <w:bodyDiv w:val="1"/>
      <w:marLeft w:val="0"/>
      <w:marRight w:val="0"/>
      <w:marTop w:val="0"/>
      <w:marBottom w:val="0"/>
      <w:divBdr>
        <w:top w:val="none" w:sz="0" w:space="0" w:color="auto"/>
        <w:left w:val="none" w:sz="0" w:space="0" w:color="auto"/>
        <w:bottom w:val="none" w:sz="0" w:space="0" w:color="auto"/>
        <w:right w:val="none" w:sz="0" w:space="0" w:color="auto"/>
      </w:divBdr>
    </w:div>
    <w:div w:id="419720564">
      <w:bodyDiv w:val="1"/>
      <w:marLeft w:val="0"/>
      <w:marRight w:val="0"/>
      <w:marTop w:val="0"/>
      <w:marBottom w:val="0"/>
      <w:divBdr>
        <w:top w:val="none" w:sz="0" w:space="0" w:color="auto"/>
        <w:left w:val="none" w:sz="0" w:space="0" w:color="auto"/>
        <w:bottom w:val="none" w:sz="0" w:space="0" w:color="auto"/>
        <w:right w:val="none" w:sz="0" w:space="0" w:color="auto"/>
      </w:divBdr>
    </w:div>
    <w:div w:id="419907587">
      <w:bodyDiv w:val="1"/>
      <w:marLeft w:val="0"/>
      <w:marRight w:val="0"/>
      <w:marTop w:val="0"/>
      <w:marBottom w:val="0"/>
      <w:divBdr>
        <w:top w:val="none" w:sz="0" w:space="0" w:color="auto"/>
        <w:left w:val="none" w:sz="0" w:space="0" w:color="auto"/>
        <w:bottom w:val="none" w:sz="0" w:space="0" w:color="auto"/>
        <w:right w:val="none" w:sz="0" w:space="0" w:color="auto"/>
      </w:divBdr>
    </w:div>
    <w:div w:id="420369296">
      <w:bodyDiv w:val="1"/>
      <w:marLeft w:val="0"/>
      <w:marRight w:val="0"/>
      <w:marTop w:val="0"/>
      <w:marBottom w:val="0"/>
      <w:divBdr>
        <w:top w:val="none" w:sz="0" w:space="0" w:color="auto"/>
        <w:left w:val="none" w:sz="0" w:space="0" w:color="auto"/>
        <w:bottom w:val="none" w:sz="0" w:space="0" w:color="auto"/>
        <w:right w:val="none" w:sz="0" w:space="0" w:color="auto"/>
      </w:divBdr>
    </w:div>
    <w:div w:id="420562475">
      <w:bodyDiv w:val="1"/>
      <w:marLeft w:val="0"/>
      <w:marRight w:val="0"/>
      <w:marTop w:val="0"/>
      <w:marBottom w:val="0"/>
      <w:divBdr>
        <w:top w:val="none" w:sz="0" w:space="0" w:color="auto"/>
        <w:left w:val="none" w:sz="0" w:space="0" w:color="auto"/>
        <w:bottom w:val="none" w:sz="0" w:space="0" w:color="auto"/>
        <w:right w:val="none" w:sz="0" w:space="0" w:color="auto"/>
      </w:divBdr>
    </w:div>
    <w:div w:id="420950023">
      <w:bodyDiv w:val="1"/>
      <w:marLeft w:val="0"/>
      <w:marRight w:val="0"/>
      <w:marTop w:val="0"/>
      <w:marBottom w:val="0"/>
      <w:divBdr>
        <w:top w:val="none" w:sz="0" w:space="0" w:color="auto"/>
        <w:left w:val="none" w:sz="0" w:space="0" w:color="auto"/>
        <w:bottom w:val="none" w:sz="0" w:space="0" w:color="auto"/>
        <w:right w:val="none" w:sz="0" w:space="0" w:color="auto"/>
      </w:divBdr>
    </w:div>
    <w:div w:id="421073728">
      <w:bodyDiv w:val="1"/>
      <w:marLeft w:val="0"/>
      <w:marRight w:val="0"/>
      <w:marTop w:val="0"/>
      <w:marBottom w:val="0"/>
      <w:divBdr>
        <w:top w:val="none" w:sz="0" w:space="0" w:color="auto"/>
        <w:left w:val="none" w:sz="0" w:space="0" w:color="auto"/>
        <w:bottom w:val="none" w:sz="0" w:space="0" w:color="auto"/>
        <w:right w:val="none" w:sz="0" w:space="0" w:color="auto"/>
      </w:divBdr>
    </w:div>
    <w:div w:id="421296464">
      <w:bodyDiv w:val="1"/>
      <w:marLeft w:val="0"/>
      <w:marRight w:val="0"/>
      <w:marTop w:val="0"/>
      <w:marBottom w:val="0"/>
      <w:divBdr>
        <w:top w:val="none" w:sz="0" w:space="0" w:color="auto"/>
        <w:left w:val="none" w:sz="0" w:space="0" w:color="auto"/>
        <w:bottom w:val="none" w:sz="0" w:space="0" w:color="auto"/>
        <w:right w:val="none" w:sz="0" w:space="0" w:color="auto"/>
      </w:divBdr>
    </w:div>
    <w:div w:id="421610043">
      <w:bodyDiv w:val="1"/>
      <w:marLeft w:val="0"/>
      <w:marRight w:val="0"/>
      <w:marTop w:val="0"/>
      <w:marBottom w:val="0"/>
      <w:divBdr>
        <w:top w:val="none" w:sz="0" w:space="0" w:color="auto"/>
        <w:left w:val="none" w:sz="0" w:space="0" w:color="auto"/>
        <w:bottom w:val="none" w:sz="0" w:space="0" w:color="auto"/>
        <w:right w:val="none" w:sz="0" w:space="0" w:color="auto"/>
      </w:divBdr>
    </w:div>
    <w:div w:id="421688193">
      <w:bodyDiv w:val="1"/>
      <w:marLeft w:val="0"/>
      <w:marRight w:val="0"/>
      <w:marTop w:val="0"/>
      <w:marBottom w:val="0"/>
      <w:divBdr>
        <w:top w:val="none" w:sz="0" w:space="0" w:color="auto"/>
        <w:left w:val="none" w:sz="0" w:space="0" w:color="auto"/>
        <w:bottom w:val="none" w:sz="0" w:space="0" w:color="auto"/>
        <w:right w:val="none" w:sz="0" w:space="0" w:color="auto"/>
      </w:divBdr>
    </w:div>
    <w:div w:id="421731018">
      <w:bodyDiv w:val="1"/>
      <w:marLeft w:val="0"/>
      <w:marRight w:val="0"/>
      <w:marTop w:val="0"/>
      <w:marBottom w:val="0"/>
      <w:divBdr>
        <w:top w:val="none" w:sz="0" w:space="0" w:color="auto"/>
        <w:left w:val="none" w:sz="0" w:space="0" w:color="auto"/>
        <w:bottom w:val="none" w:sz="0" w:space="0" w:color="auto"/>
        <w:right w:val="none" w:sz="0" w:space="0" w:color="auto"/>
      </w:divBdr>
    </w:div>
    <w:div w:id="421800630">
      <w:bodyDiv w:val="1"/>
      <w:marLeft w:val="0"/>
      <w:marRight w:val="0"/>
      <w:marTop w:val="0"/>
      <w:marBottom w:val="0"/>
      <w:divBdr>
        <w:top w:val="none" w:sz="0" w:space="0" w:color="auto"/>
        <w:left w:val="none" w:sz="0" w:space="0" w:color="auto"/>
        <w:bottom w:val="none" w:sz="0" w:space="0" w:color="auto"/>
        <w:right w:val="none" w:sz="0" w:space="0" w:color="auto"/>
      </w:divBdr>
    </w:div>
    <w:div w:id="421805139">
      <w:bodyDiv w:val="1"/>
      <w:marLeft w:val="0"/>
      <w:marRight w:val="0"/>
      <w:marTop w:val="0"/>
      <w:marBottom w:val="0"/>
      <w:divBdr>
        <w:top w:val="none" w:sz="0" w:space="0" w:color="auto"/>
        <w:left w:val="none" w:sz="0" w:space="0" w:color="auto"/>
        <w:bottom w:val="none" w:sz="0" w:space="0" w:color="auto"/>
        <w:right w:val="none" w:sz="0" w:space="0" w:color="auto"/>
      </w:divBdr>
    </w:div>
    <w:div w:id="421921802">
      <w:bodyDiv w:val="1"/>
      <w:marLeft w:val="0"/>
      <w:marRight w:val="0"/>
      <w:marTop w:val="0"/>
      <w:marBottom w:val="0"/>
      <w:divBdr>
        <w:top w:val="none" w:sz="0" w:space="0" w:color="auto"/>
        <w:left w:val="none" w:sz="0" w:space="0" w:color="auto"/>
        <w:bottom w:val="none" w:sz="0" w:space="0" w:color="auto"/>
        <w:right w:val="none" w:sz="0" w:space="0" w:color="auto"/>
      </w:divBdr>
    </w:div>
    <w:div w:id="421991524">
      <w:bodyDiv w:val="1"/>
      <w:marLeft w:val="0"/>
      <w:marRight w:val="0"/>
      <w:marTop w:val="0"/>
      <w:marBottom w:val="0"/>
      <w:divBdr>
        <w:top w:val="none" w:sz="0" w:space="0" w:color="auto"/>
        <w:left w:val="none" w:sz="0" w:space="0" w:color="auto"/>
        <w:bottom w:val="none" w:sz="0" w:space="0" w:color="auto"/>
        <w:right w:val="none" w:sz="0" w:space="0" w:color="auto"/>
      </w:divBdr>
    </w:div>
    <w:div w:id="422150040">
      <w:bodyDiv w:val="1"/>
      <w:marLeft w:val="0"/>
      <w:marRight w:val="0"/>
      <w:marTop w:val="0"/>
      <w:marBottom w:val="0"/>
      <w:divBdr>
        <w:top w:val="none" w:sz="0" w:space="0" w:color="auto"/>
        <w:left w:val="none" w:sz="0" w:space="0" w:color="auto"/>
        <w:bottom w:val="none" w:sz="0" w:space="0" w:color="auto"/>
        <w:right w:val="none" w:sz="0" w:space="0" w:color="auto"/>
      </w:divBdr>
    </w:div>
    <w:div w:id="422260124">
      <w:bodyDiv w:val="1"/>
      <w:marLeft w:val="0"/>
      <w:marRight w:val="0"/>
      <w:marTop w:val="0"/>
      <w:marBottom w:val="0"/>
      <w:divBdr>
        <w:top w:val="none" w:sz="0" w:space="0" w:color="auto"/>
        <w:left w:val="none" w:sz="0" w:space="0" w:color="auto"/>
        <w:bottom w:val="none" w:sz="0" w:space="0" w:color="auto"/>
        <w:right w:val="none" w:sz="0" w:space="0" w:color="auto"/>
      </w:divBdr>
    </w:div>
    <w:div w:id="422261054">
      <w:bodyDiv w:val="1"/>
      <w:marLeft w:val="0"/>
      <w:marRight w:val="0"/>
      <w:marTop w:val="0"/>
      <w:marBottom w:val="0"/>
      <w:divBdr>
        <w:top w:val="none" w:sz="0" w:space="0" w:color="auto"/>
        <w:left w:val="none" w:sz="0" w:space="0" w:color="auto"/>
        <w:bottom w:val="none" w:sz="0" w:space="0" w:color="auto"/>
        <w:right w:val="none" w:sz="0" w:space="0" w:color="auto"/>
      </w:divBdr>
    </w:div>
    <w:div w:id="422608456">
      <w:bodyDiv w:val="1"/>
      <w:marLeft w:val="0"/>
      <w:marRight w:val="0"/>
      <w:marTop w:val="0"/>
      <w:marBottom w:val="0"/>
      <w:divBdr>
        <w:top w:val="none" w:sz="0" w:space="0" w:color="auto"/>
        <w:left w:val="none" w:sz="0" w:space="0" w:color="auto"/>
        <w:bottom w:val="none" w:sz="0" w:space="0" w:color="auto"/>
        <w:right w:val="none" w:sz="0" w:space="0" w:color="auto"/>
      </w:divBdr>
    </w:div>
    <w:div w:id="422648963">
      <w:bodyDiv w:val="1"/>
      <w:marLeft w:val="0"/>
      <w:marRight w:val="0"/>
      <w:marTop w:val="0"/>
      <w:marBottom w:val="0"/>
      <w:divBdr>
        <w:top w:val="none" w:sz="0" w:space="0" w:color="auto"/>
        <w:left w:val="none" w:sz="0" w:space="0" w:color="auto"/>
        <w:bottom w:val="none" w:sz="0" w:space="0" w:color="auto"/>
        <w:right w:val="none" w:sz="0" w:space="0" w:color="auto"/>
      </w:divBdr>
    </w:div>
    <w:div w:id="422801055">
      <w:bodyDiv w:val="1"/>
      <w:marLeft w:val="0"/>
      <w:marRight w:val="0"/>
      <w:marTop w:val="0"/>
      <w:marBottom w:val="0"/>
      <w:divBdr>
        <w:top w:val="none" w:sz="0" w:space="0" w:color="auto"/>
        <w:left w:val="none" w:sz="0" w:space="0" w:color="auto"/>
        <w:bottom w:val="none" w:sz="0" w:space="0" w:color="auto"/>
        <w:right w:val="none" w:sz="0" w:space="0" w:color="auto"/>
      </w:divBdr>
    </w:div>
    <w:div w:id="423188274">
      <w:bodyDiv w:val="1"/>
      <w:marLeft w:val="0"/>
      <w:marRight w:val="0"/>
      <w:marTop w:val="0"/>
      <w:marBottom w:val="0"/>
      <w:divBdr>
        <w:top w:val="none" w:sz="0" w:space="0" w:color="auto"/>
        <w:left w:val="none" w:sz="0" w:space="0" w:color="auto"/>
        <w:bottom w:val="none" w:sz="0" w:space="0" w:color="auto"/>
        <w:right w:val="none" w:sz="0" w:space="0" w:color="auto"/>
      </w:divBdr>
    </w:div>
    <w:div w:id="423264070">
      <w:bodyDiv w:val="1"/>
      <w:marLeft w:val="0"/>
      <w:marRight w:val="0"/>
      <w:marTop w:val="0"/>
      <w:marBottom w:val="0"/>
      <w:divBdr>
        <w:top w:val="none" w:sz="0" w:space="0" w:color="auto"/>
        <w:left w:val="none" w:sz="0" w:space="0" w:color="auto"/>
        <w:bottom w:val="none" w:sz="0" w:space="0" w:color="auto"/>
        <w:right w:val="none" w:sz="0" w:space="0" w:color="auto"/>
      </w:divBdr>
    </w:div>
    <w:div w:id="423308403">
      <w:bodyDiv w:val="1"/>
      <w:marLeft w:val="0"/>
      <w:marRight w:val="0"/>
      <w:marTop w:val="0"/>
      <w:marBottom w:val="0"/>
      <w:divBdr>
        <w:top w:val="none" w:sz="0" w:space="0" w:color="auto"/>
        <w:left w:val="none" w:sz="0" w:space="0" w:color="auto"/>
        <w:bottom w:val="none" w:sz="0" w:space="0" w:color="auto"/>
        <w:right w:val="none" w:sz="0" w:space="0" w:color="auto"/>
      </w:divBdr>
    </w:div>
    <w:div w:id="423577201">
      <w:bodyDiv w:val="1"/>
      <w:marLeft w:val="0"/>
      <w:marRight w:val="0"/>
      <w:marTop w:val="0"/>
      <w:marBottom w:val="0"/>
      <w:divBdr>
        <w:top w:val="none" w:sz="0" w:space="0" w:color="auto"/>
        <w:left w:val="none" w:sz="0" w:space="0" w:color="auto"/>
        <w:bottom w:val="none" w:sz="0" w:space="0" w:color="auto"/>
        <w:right w:val="none" w:sz="0" w:space="0" w:color="auto"/>
      </w:divBdr>
    </w:div>
    <w:div w:id="424303390">
      <w:bodyDiv w:val="1"/>
      <w:marLeft w:val="0"/>
      <w:marRight w:val="0"/>
      <w:marTop w:val="0"/>
      <w:marBottom w:val="0"/>
      <w:divBdr>
        <w:top w:val="none" w:sz="0" w:space="0" w:color="auto"/>
        <w:left w:val="none" w:sz="0" w:space="0" w:color="auto"/>
        <w:bottom w:val="none" w:sz="0" w:space="0" w:color="auto"/>
        <w:right w:val="none" w:sz="0" w:space="0" w:color="auto"/>
      </w:divBdr>
    </w:div>
    <w:div w:id="424307297">
      <w:bodyDiv w:val="1"/>
      <w:marLeft w:val="0"/>
      <w:marRight w:val="0"/>
      <w:marTop w:val="0"/>
      <w:marBottom w:val="0"/>
      <w:divBdr>
        <w:top w:val="none" w:sz="0" w:space="0" w:color="auto"/>
        <w:left w:val="none" w:sz="0" w:space="0" w:color="auto"/>
        <w:bottom w:val="none" w:sz="0" w:space="0" w:color="auto"/>
        <w:right w:val="none" w:sz="0" w:space="0" w:color="auto"/>
      </w:divBdr>
    </w:div>
    <w:div w:id="424494905">
      <w:bodyDiv w:val="1"/>
      <w:marLeft w:val="0"/>
      <w:marRight w:val="0"/>
      <w:marTop w:val="0"/>
      <w:marBottom w:val="0"/>
      <w:divBdr>
        <w:top w:val="none" w:sz="0" w:space="0" w:color="auto"/>
        <w:left w:val="none" w:sz="0" w:space="0" w:color="auto"/>
        <w:bottom w:val="none" w:sz="0" w:space="0" w:color="auto"/>
        <w:right w:val="none" w:sz="0" w:space="0" w:color="auto"/>
      </w:divBdr>
    </w:div>
    <w:div w:id="425151519">
      <w:bodyDiv w:val="1"/>
      <w:marLeft w:val="0"/>
      <w:marRight w:val="0"/>
      <w:marTop w:val="0"/>
      <w:marBottom w:val="0"/>
      <w:divBdr>
        <w:top w:val="none" w:sz="0" w:space="0" w:color="auto"/>
        <w:left w:val="none" w:sz="0" w:space="0" w:color="auto"/>
        <w:bottom w:val="none" w:sz="0" w:space="0" w:color="auto"/>
        <w:right w:val="none" w:sz="0" w:space="0" w:color="auto"/>
      </w:divBdr>
    </w:div>
    <w:div w:id="425737073">
      <w:bodyDiv w:val="1"/>
      <w:marLeft w:val="0"/>
      <w:marRight w:val="0"/>
      <w:marTop w:val="0"/>
      <w:marBottom w:val="0"/>
      <w:divBdr>
        <w:top w:val="none" w:sz="0" w:space="0" w:color="auto"/>
        <w:left w:val="none" w:sz="0" w:space="0" w:color="auto"/>
        <w:bottom w:val="none" w:sz="0" w:space="0" w:color="auto"/>
        <w:right w:val="none" w:sz="0" w:space="0" w:color="auto"/>
      </w:divBdr>
    </w:div>
    <w:div w:id="425924581">
      <w:bodyDiv w:val="1"/>
      <w:marLeft w:val="0"/>
      <w:marRight w:val="0"/>
      <w:marTop w:val="0"/>
      <w:marBottom w:val="0"/>
      <w:divBdr>
        <w:top w:val="none" w:sz="0" w:space="0" w:color="auto"/>
        <w:left w:val="none" w:sz="0" w:space="0" w:color="auto"/>
        <w:bottom w:val="none" w:sz="0" w:space="0" w:color="auto"/>
        <w:right w:val="none" w:sz="0" w:space="0" w:color="auto"/>
      </w:divBdr>
    </w:div>
    <w:div w:id="426197000">
      <w:bodyDiv w:val="1"/>
      <w:marLeft w:val="0"/>
      <w:marRight w:val="0"/>
      <w:marTop w:val="0"/>
      <w:marBottom w:val="0"/>
      <w:divBdr>
        <w:top w:val="none" w:sz="0" w:space="0" w:color="auto"/>
        <w:left w:val="none" w:sz="0" w:space="0" w:color="auto"/>
        <w:bottom w:val="none" w:sz="0" w:space="0" w:color="auto"/>
        <w:right w:val="none" w:sz="0" w:space="0" w:color="auto"/>
      </w:divBdr>
    </w:div>
    <w:div w:id="426464866">
      <w:bodyDiv w:val="1"/>
      <w:marLeft w:val="0"/>
      <w:marRight w:val="0"/>
      <w:marTop w:val="0"/>
      <w:marBottom w:val="0"/>
      <w:divBdr>
        <w:top w:val="none" w:sz="0" w:space="0" w:color="auto"/>
        <w:left w:val="none" w:sz="0" w:space="0" w:color="auto"/>
        <w:bottom w:val="none" w:sz="0" w:space="0" w:color="auto"/>
        <w:right w:val="none" w:sz="0" w:space="0" w:color="auto"/>
      </w:divBdr>
    </w:div>
    <w:div w:id="426468698">
      <w:bodyDiv w:val="1"/>
      <w:marLeft w:val="0"/>
      <w:marRight w:val="0"/>
      <w:marTop w:val="0"/>
      <w:marBottom w:val="0"/>
      <w:divBdr>
        <w:top w:val="none" w:sz="0" w:space="0" w:color="auto"/>
        <w:left w:val="none" w:sz="0" w:space="0" w:color="auto"/>
        <w:bottom w:val="none" w:sz="0" w:space="0" w:color="auto"/>
        <w:right w:val="none" w:sz="0" w:space="0" w:color="auto"/>
      </w:divBdr>
    </w:div>
    <w:div w:id="426735114">
      <w:bodyDiv w:val="1"/>
      <w:marLeft w:val="0"/>
      <w:marRight w:val="0"/>
      <w:marTop w:val="0"/>
      <w:marBottom w:val="0"/>
      <w:divBdr>
        <w:top w:val="none" w:sz="0" w:space="0" w:color="auto"/>
        <w:left w:val="none" w:sz="0" w:space="0" w:color="auto"/>
        <w:bottom w:val="none" w:sz="0" w:space="0" w:color="auto"/>
        <w:right w:val="none" w:sz="0" w:space="0" w:color="auto"/>
      </w:divBdr>
    </w:div>
    <w:div w:id="426735702">
      <w:bodyDiv w:val="1"/>
      <w:marLeft w:val="0"/>
      <w:marRight w:val="0"/>
      <w:marTop w:val="0"/>
      <w:marBottom w:val="0"/>
      <w:divBdr>
        <w:top w:val="none" w:sz="0" w:space="0" w:color="auto"/>
        <w:left w:val="none" w:sz="0" w:space="0" w:color="auto"/>
        <w:bottom w:val="none" w:sz="0" w:space="0" w:color="auto"/>
        <w:right w:val="none" w:sz="0" w:space="0" w:color="auto"/>
      </w:divBdr>
    </w:div>
    <w:div w:id="427044372">
      <w:bodyDiv w:val="1"/>
      <w:marLeft w:val="0"/>
      <w:marRight w:val="0"/>
      <w:marTop w:val="0"/>
      <w:marBottom w:val="0"/>
      <w:divBdr>
        <w:top w:val="none" w:sz="0" w:space="0" w:color="auto"/>
        <w:left w:val="none" w:sz="0" w:space="0" w:color="auto"/>
        <w:bottom w:val="none" w:sz="0" w:space="0" w:color="auto"/>
        <w:right w:val="none" w:sz="0" w:space="0" w:color="auto"/>
      </w:divBdr>
    </w:div>
    <w:div w:id="427120617">
      <w:bodyDiv w:val="1"/>
      <w:marLeft w:val="0"/>
      <w:marRight w:val="0"/>
      <w:marTop w:val="0"/>
      <w:marBottom w:val="0"/>
      <w:divBdr>
        <w:top w:val="none" w:sz="0" w:space="0" w:color="auto"/>
        <w:left w:val="none" w:sz="0" w:space="0" w:color="auto"/>
        <w:bottom w:val="none" w:sz="0" w:space="0" w:color="auto"/>
        <w:right w:val="none" w:sz="0" w:space="0" w:color="auto"/>
      </w:divBdr>
    </w:div>
    <w:div w:id="427311607">
      <w:bodyDiv w:val="1"/>
      <w:marLeft w:val="0"/>
      <w:marRight w:val="0"/>
      <w:marTop w:val="0"/>
      <w:marBottom w:val="0"/>
      <w:divBdr>
        <w:top w:val="none" w:sz="0" w:space="0" w:color="auto"/>
        <w:left w:val="none" w:sz="0" w:space="0" w:color="auto"/>
        <w:bottom w:val="none" w:sz="0" w:space="0" w:color="auto"/>
        <w:right w:val="none" w:sz="0" w:space="0" w:color="auto"/>
      </w:divBdr>
    </w:div>
    <w:div w:id="427313581">
      <w:bodyDiv w:val="1"/>
      <w:marLeft w:val="0"/>
      <w:marRight w:val="0"/>
      <w:marTop w:val="0"/>
      <w:marBottom w:val="0"/>
      <w:divBdr>
        <w:top w:val="none" w:sz="0" w:space="0" w:color="auto"/>
        <w:left w:val="none" w:sz="0" w:space="0" w:color="auto"/>
        <w:bottom w:val="none" w:sz="0" w:space="0" w:color="auto"/>
        <w:right w:val="none" w:sz="0" w:space="0" w:color="auto"/>
      </w:divBdr>
    </w:div>
    <w:div w:id="427316596">
      <w:bodyDiv w:val="1"/>
      <w:marLeft w:val="0"/>
      <w:marRight w:val="0"/>
      <w:marTop w:val="0"/>
      <w:marBottom w:val="0"/>
      <w:divBdr>
        <w:top w:val="none" w:sz="0" w:space="0" w:color="auto"/>
        <w:left w:val="none" w:sz="0" w:space="0" w:color="auto"/>
        <w:bottom w:val="none" w:sz="0" w:space="0" w:color="auto"/>
        <w:right w:val="none" w:sz="0" w:space="0" w:color="auto"/>
      </w:divBdr>
    </w:div>
    <w:div w:id="427584784">
      <w:bodyDiv w:val="1"/>
      <w:marLeft w:val="0"/>
      <w:marRight w:val="0"/>
      <w:marTop w:val="0"/>
      <w:marBottom w:val="0"/>
      <w:divBdr>
        <w:top w:val="none" w:sz="0" w:space="0" w:color="auto"/>
        <w:left w:val="none" w:sz="0" w:space="0" w:color="auto"/>
        <w:bottom w:val="none" w:sz="0" w:space="0" w:color="auto"/>
        <w:right w:val="none" w:sz="0" w:space="0" w:color="auto"/>
      </w:divBdr>
    </w:div>
    <w:div w:id="427699936">
      <w:bodyDiv w:val="1"/>
      <w:marLeft w:val="0"/>
      <w:marRight w:val="0"/>
      <w:marTop w:val="0"/>
      <w:marBottom w:val="0"/>
      <w:divBdr>
        <w:top w:val="none" w:sz="0" w:space="0" w:color="auto"/>
        <w:left w:val="none" w:sz="0" w:space="0" w:color="auto"/>
        <w:bottom w:val="none" w:sz="0" w:space="0" w:color="auto"/>
        <w:right w:val="none" w:sz="0" w:space="0" w:color="auto"/>
      </w:divBdr>
    </w:div>
    <w:div w:id="427772849">
      <w:bodyDiv w:val="1"/>
      <w:marLeft w:val="0"/>
      <w:marRight w:val="0"/>
      <w:marTop w:val="0"/>
      <w:marBottom w:val="0"/>
      <w:divBdr>
        <w:top w:val="none" w:sz="0" w:space="0" w:color="auto"/>
        <w:left w:val="none" w:sz="0" w:space="0" w:color="auto"/>
        <w:bottom w:val="none" w:sz="0" w:space="0" w:color="auto"/>
        <w:right w:val="none" w:sz="0" w:space="0" w:color="auto"/>
      </w:divBdr>
    </w:div>
    <w:div w:id="427819549">
      <w:bodyDiv w:val="1"/>
      <w:marLeft w:val="0"/>
      <w:marRight w:val="0"/>
      <w:marTop w:val="0"/>
      <w:marBottom w:val="0"/>
      <w:divBdr>
        <w:top w:val="none" w:sz="0" w:space="0" w:color="auto"/>
        <w:left w:val="none" w:sz="0" w:space="0" w:color="auto"/>
        <w:bottom w:val="none" w:sz="0" w:space="0" w:color="auto"/>
        <w:right w:val="none" w:sz="0" w:space="0" w:color="auto"/>
      </w:divBdr>
    </w:div>
    <w:div w:id="427895280">
      <w:bodyDiv w:val="1"/>
      <w:marLeft w:val="0"/>
      <w:marRight w:val="0"/>
      <w:marTop w:val="0"/>
      <w:marBottom w:val="0"/>
      <w:divBdr>
        <w:top w:val="none" w:sz="0" w:space="0" w:color="auto"/>
        <w:left w:val="none" w:sz="0" w:space="0" w:color="auto"/>
        <w:bottom w:val="none" w:sz="0" w:space="0" w:color="auto"/>
        <w:right w:val="none" w:sz="0" w:space="0" w:color="auto"/>
      </w:divBdr>
    </w:div>
    <w:div w:id="428309215">
      <w:bodyDiv w:val="1"/>
      <w:marLeft w:val="0"/>
      <w:marRight w:val="0"/>
      <w:marTop w:val="0"/>
      <w:marBottom w:val="0"/>
      <w:divBdr>
        <w:top w:val="none" w:sz="0" w:space="0" w:color="auto"/>
        <w:left w:val="none" w:sz="0" w:space="0" w:color="auto"/>
        <w:bottom w:val="none" w:sz="0" w:space="0" w:color="auto"/>
        <w:right w:val="none" w:sz="0" w:space="0" w:color="auto"/>
      </w:divBdr>
    </w:div>
    <w:div w:id="428427231">
      <w:bodyDiv w:val="1"/>
      <w:marLeft w:val="0"/>
      <w:marRight w:val="0"/>
      <w:marTop w:val="0"/>
      <w:marBottom w:val="0"/>
      <w:divBdr>
        <w:top w:val="none" w:sz="0" w:space="0" w:color="auto"/>
        <w:left w:val="none" w:sz="0" w:space="0" w:color="auto"/>
        <w:bottom w:val="none" w:sz="0" w:space="0" w:color="auto"/>
        <w:right w:val="none" w:sz="0" w:space="0" w:color="auto"/>
      </w:divBdr>
    </w:div>
    <w:div w:id="428502119">
      <w:bodyDiv w:val="1"/>
      <w:marLeft w:val="0"/>
      <w:marRight w:val="0"/>
      <w:marTop w:val="0"/>
      <w:marBottom w:val="0"/>
      <w:divBdr>
        <w:top w:val="none" w:sz="0" w:space="0" w:color="auto"/>
        <w:left w:val="none" w:sz="0" w:space="0" w:color="auto"/>
        <w:bottom w:val="none" w:sz="0" w:space="0" w:color="auto"/>
        <w:right w:val="none" w:sz="0" w:space="0" w:color="auto"/>
      </w:divBdr>
    </w:div>
    <w:div w:id="428625294">
      <w:bodyDiv w:val="1"/>
      <w:marLeft w:val="0"/>
      <w:marRight w:val="0"/>
      <w:marTop w:val="0"/>
      <w:marBottom w:val="0"/>
      <w:divBdr>
        <w:top w:val="none" w:sz="0" w:space="0" w:color="auto"/>
        <w:left w:val="none" w:sz="0" w:space="0" w:color="auto"/>
        <w:bottom w:val="none" w:sz="0" w:space="0" w:color="auto"/>
        <w:right w:val="none" w:sz="0" w:space="0" w:color="auto"/>
      </w:divBdr>
    </w:div>
    <w:div w:id="428702112">
      <w:bodyDiv w:val="1"/>
      <w:marLeft w:val="0"/>
      <w:marRight w:val="0"/>
      <w:marTop w:val="0"/>
      <w:marBottom w:val="0"/>
      <w:divBdr>
        <w:top w:val="none" w:sz="0" w:space="0" w:color="auto"/>
        <w:left w:val="none" w:sz="0" w:space="0" w:color="auto"/>
        <w:bottom w:val="none" w:sz="0" w:space="0" w:color="auto"/>
        <w:right w:val="none" w:sz="0" w:space="0" w:color="auto"/>
      </w:divBdr>
    </w:div>
    <w:div w:id="428739496">
      <w:bodyDiv w:val="1"/>
      <w:marLeft w:val="0"/>
      <w:marRight w:val="0"/>
      <w:marTop w:val="0"/>
      <w:marBottom w:val="0"/>
      <w:divBdr>
        <w:top w:val="none" w:sz="0" w:space="0" w:color="auto"/>
        <w:left w:val="none" w:sz="0" w:space="0" w:color="auto"/>
        <w:bottom w:val="none" w:sz="0" w:space="0" w:color="auto"/>
        <w:right w:val="none" w:sz="0" w:space="0" w:color="auto"/>
      </w:divBdr>
    </w:div>
    <w:div w:id="429013291">
      <w:bodyDiv w:val="1"/>
      <w:marLeft w:val="0"/>
      <w:marRight w:val="0"/>
      <w:marTop w:val="0"/>
      <w:marBottom w:val="0"/>
      <w:divBdr>
        <w:top w:val="none" w:sz="0" w:space="0" w:color="auto"/>
        <w:left w:val="none" w:sz="0" w:space="0" w:color="auto"/>
        <w:bottom w:val="none" w:sz="0" w:space="0" w:color="auto"/>
        <w:right w:val="none" w:sz="0" w:space="0" w:color="auto"/>
      </w:divBdr>
    </w:div>
    <w:div w:id="429158173">
      <w:bodyDiv w:val="1"/>
      <w:marLeft w:val="0"/>
      <w:marRight w:val="0"/>
      <w:marTop w:val="0"/>
      <w:marBottom w:val="0"/>
      <w:divBdr>
        <w:top w:val="none" w:sz="0" w:space="0" w:color="auto"/>
        <w:left w:val="none" w:sz="0" w:space="0" w:color="auto"/>
        <w:bottom w:val="none" w:sz="0" w:space="0" w:color="auto"/>
        <w:right w:val="none" w:sz="0" w:space="0" w:color="auto"/>
      </w:divBdr>
    </w:div>
    <w:div w:id="429278162">
      <w:bodyDiv w:val="1"/>
      <w:marLeft w:val="0"/>
      <w:marRight w:val="0"/>
      <w:marTop w:val="0"/>
      <w:marBottom w:val="0"/>
      <w:divBdr>
        <w:top w:val="none" w:sz="0" w:space="0" w:color="auto"/>
        <w:left w:val="none" w:sz="0" w:space="0" w:color="auto"/>
        <w:bottom w:val="none" w:sz="0" w:space="0" w:color="auto"/>
        <w:right w:val="none" w:sz="0" w:space="0" w:color="auto"/>
      </w:divBdr>
    </w:div>
    <w:div w:id="429355944">
      <w:bodyDiv w:val="1"/>
      <w:marLeft w:val="0"/>
      <w:marRight w:val="0"/>
      <w:marTop w:val="0"/>
      <w:marBottom w:val="0"/>
      <w:divBdr>
        <w:top w:val="none" w:sz="0" w:space="0" w:color="auto"/>
        <w:left w:val="none" w:sz="0" w:space="0" w:color="auto"/>
        <w:bottom w:val="none" w:sz="0" w:space="0" w:color="auto"/>
        <w:right w:val="none" w:sz="0" w:space="0" w:color="auto"/>
      </w:divBdr>
    </w:div>
    <w:div w:id="429590560">
      <w:bodyDiv w:val="1"/>
      <w:marLeft w:val="0"/>
      <w:marRight w:val="0"/>
      <w:marTop w:val="0"/>
      <w:marBottom w:val="0"/>
      <w:divBdr>
        <w:top w:val="none" w:sz="0" w:space="0" w:color="auto"/>
        <w:left w:val="none" w:sz="0" w:space="0" w:color="auto"/>
        <w:bottom w:val="none" w:sz="0" w:space="0" w:color="auto"/>
        <w:right w:val="none" w:sz="0" w:space="0" w:color="auto"/>
      </w:divBdr>
    </w:div>
    <w:div w:id="429620630">
      <w:bodyDiv w:val="1"/>
      <w:marLeft w:val="0"/>
      <w:marRight w:val="0"/>
      <w:marTop w:val="0"/>
      <w:marBottom w:val="0"/>
      <w:divBdr>
        <w:top w:val="none" w:sz="0" w:space="0" w:color="auto"/>
        <w:left w:val="none" w:sz="0" w:space="0" w:color="auto"/>
        <w:bottom w:val="none" w:sz="0" w:space="0" w:color="auto"/>
        <w:right w:val="none" w:sz="0" w:space="0" w:color="auto"/>
      </w:divBdr>
    </w:div>
    <w:div w:id="429667801">
      <w:bodyDiv w:val="1"/>
      <w:marLeft w:val="0"/>
      <w:marRight w:val="0"/>
      <w:marTop w:val="0"/>
      <w:marBottom w:val="0"/>
      <w:divBdr>
        <w:top w:val="none" w:sz="0" w:space="0" w:color="auto"/>
        <w:left w:val="none" w:sz="0" w:space="0" w:color="auto"/>
        <w:bottom w:val="none" w:sz="0" w:space="0" w:color="auto"/>
        <w:right w:val="none" w:sz="0" w:space="0" w:color="auto"/>
      </w:divBdr>
    </w:div>
    <w:div w:id="429863079">
      <w:bodyDiv w:val="1"/>
      <w:marLeft w:val="0"/>
      <w:marRight w:val="0"/>
      <w:marTop w:val="0"/>
      <w:marBottom w:val="0"/>
      <w:divBdr>
        <w:top w:val="none" w:sz="0" w:space="0" w:color="auto"/>
        <w:left w:val="none" w:sz="0" w:space="0" w:color="auto"/>
        <w:bottom w:val="none" w:sz="0" w:space="0" w:color="auto"/>
        <w:right w:val="none" w:sz="0" w:space="0" w:color="auto"/>
      </w:divBdr>
    </w:div>
    <w:div w:id="429938705">
      <w:bodyDiv w:val="1"/>
      <w:marLeft w:val="0"/>
      <w:marRight w:val="0"/>
      <w:marTop w:val="0"/>
      <w:marBottom w:val="0"/>
      <w:divBdr>
        <w:top w:val="none" w:sz="0" w:space="0" w:color="auto"/>
        <w:left w:val="none" w:sz="0" w:space="0" w:color="auto"/>
        <w:bottom w:val="none" w:sz="0" w:space="0" w:color="auto"/>
        <w:right w:val="none" w:sz="0" w:space="0" w:color="auto"/>
      </w:divBdr>
    </w:div>
    <w:div w:id="430006568">
      <w:bodyDiv w:val="1"/>
      <w:marLeft w:val="0"/>
      <w:marRight w:val="0"/>
      <w:marTop w:val="0"/>
      <w:marBottom w:val="0"/>
      <w:divBdr>
        <w:top w:val="none" w:sz="0" w:space="0" w:color="auto"/>
        <w:left w:val="none" w:sz="0" w:space="0" w:color="auto"/>
        <w:bottom w:val="none" w:sz="0" w:space="0" w:color="auto"/>
        <w:right w:val="none" w:sz="0" w:space="0" w:color="auto"/>
      </w:divBdr>
    </w:div>
    <w:div w:id="430127892">
      <w:bodyDiv w:val="1"/>
      <w:marLeft w:val="0"/>
      <w:marRight w:val="0"/>
      <w:marTop w:val="0"/>
      <w:marBottom w:val="0"/>
      <w:divBdr>
        <w:top w:val="none" w:sz="0" w:space="0" w:color="auto"/>
        <w:left w:val="none" w:sz="0" w:space="0" w:color="auto"/>
        <w:bottom w:val="none" w:sz="0" w:space="0" w:color="auto"/>
        <w:right w:val="none" w:sz="0" w:space="0" w:color="auto"/>
      </w:divBdr>
    </w:div>
    <w:div w:id="430131147">
      <w:bodyDiv w:val="1"/>
      <w:marLeft w:val="0"/>
      <w:marRight w:val="0"/>
      <w:marTop w:val="0"/>
      <w:marBottom w:val="0"/>
      <w:divBdr>
        <w:top w:val="none" w:sz="0" w:space="0" w:color="auto"/>
        <w:left w:val="none" w:sz="0" w:space="0" w:color="auto"/>
        <w:bottom w:val="none" w:sz="0" w:space="0" w:color="auto"/>
        <w:right w:val="none" w:sz="0" w:space="0" w:color="auto"/>
      </w:divBdr>
    </w:div>
    <w:div w:id="430245934">
      <w:bodyDiv w:val="1"/>
      <w:marLeft w:val="0"/>
      <w:marRight w:val="0"/>
      <w:marTop w:val="0"/>
      <w:marBottom w:val="0"/>
      <w:divBdr>
        <w:top w:val="none" w:sz="0" w:space="0" w:color="auto"/>
        <w:left w:val="none" w:sz="0" w:space="0" w:color="auto"/>
        <w:bottom w:val="none" w:sz="0" w:space="0" w:color="auto"/>
        <w:right w:val="none" w:sz="0" w:space="0" w:color="auto"/>
      </w:divBdr>
    </w:div>
    <w:div w:id="430585465">
      <w:bodyDiv w:val="1"/>
      <w:marLeft w:val="0"/>
      <w:marRight w:val="0"/>
      <w:marTop w:val="0"/>
      <w:marBottom w:val="0"/>
      <w:divBdr>
        <w:top w:val="none" w:sz="0" w:space="0" w:color="auto"/>
        <w:left w:val="none" w:sz="0" w:space="0" w:color="auto"/>
        <w:bottom w:val="none" w:sz="0" w:space="0" w:color="auto"/>
        <w:right w:val="none" w:sz="0" w:space="0" w:color="auto"/>
      </w:divBdr>
    </w:div>
    <w:div w:id="430665060">
      <w:bodyDiv w:val="1"/>
      <w:marLeft w:val="0"/>
      <w:marRight w:val="0"/>
      <w:marTop w:val="0"/>
      <w:marBottom w:val="0"/>
      <w:divBdr>
        <w:top w:val="none" w:sz="0" w:space="0" w:color="auto"/>
        <w:left w:val="none" w:sz="0" w:space="0" w:color="auto"/>
        <w:bottom w:val="none" w:sz="0" w:space="0" w:color="auto"/>
        <w:right w:val="none" w:sz="0" w:space="0" w:color="auto"/>
      </w:divBdr>
    </w:div>
    <w:div w:id="431053357">
      <w:bodyDiv w:val="1"/>
      <w:marLeft w:val="0"/>
      <w:marRight w:val="0"/>
      <w:marTop w:val="0"/>
      <w:marBottom w:val="0"/>
      <w:divBdr>
        <w:top w:val="none" w:sz="0" w:space="0" w:color="auto"/>
        <w:left w:val="none" w:sz="0" w:space="0" w:color="auto"/>
        <w:bottom w:val="none" w:sz="0" w:space="0" w:color="auto"/>
        <w:right w:val="none" w:sz="0" w:space="0" w:color="auto"/>
      </w:divBdr>
    </w:div>
    <w:div w:id="431585358">
      <w:bodyDiv w:val="1"/>
      <w:marLeft w:val="0"/>
      <w:marRight w:val="0"/>
      <w:marTop w:val="0"/>
      <w:marBottom w:val="0"/>
      <w:divBdr>
        <w:top w:val="none" w:sz="0" w:space="0" w:color="auto"/>
        <w:left w:val="none" w:sz="0" w:space="0" w:color="auto"/>
        <w:bottom w:val="none" w:sz="0" w:space="0" w:color="auto"/>
        <w:right w:val="none" w:sz="0" w:space="0" w:color="auto"/>
      </w:divBdr>
    </w:div>
    <w:div w:id="431782841">
      <w:bodyDiv w:val="1"/>
      <w:marLeft w:val="0"/>
      <w:marRight w:val="0"/>
      <w:marTop w:val="0"/>
      <w:marBottom w:val="0"/>
      <w:divBdr>
        <w:top w:val="none" w:sz="0" w:space="0" w:color="auto"/>
        <w:left w:val="none" w:sz="0" w:space="0" w:color="auto"/>
        <w:bottom w:val="none" w:sz="0" w:space="0" w:color="auto"/>
        <w:right w:val="none" w:sz="0" w:space="0" w:color="auto"/>
      </w:divBdr>
    </w:div>
    <w:div w:id="431827780">
      <w:bodyDiv w:val="1"/>
      <w:marLeft w:val="0"/>
      <w:marRight w:val="0"/>
      <w:marTop w:val="0"/>
      <w:marBottom w:val="0"/>
      <w:divBdr>
        <w:top w:val="none" w:sz="0" w:space="0" w:color="auto"/>
        <w:left w:val="none" w:sz="0" w:space="0" w:color="auto"/>
        <w:bottom w:val="none" w:sz="0" w:space="0" w:color="auto"/>
        <w:right w:val="none" w:sz="0" w:space="0" w:color="auto"/>
      </w:divBdr>
    </w:div>
    <w:div w:id="431828160">
      <w:bodyDiv w:val="1"/>
      <w:marLeft w:val="0"/>
      <w:marRight w:val="0"/>
      <w:marTop w:val="0"/>
      <w:marBottom w:val="0"/>
      <w:divBdr>
        <w:top w:val="none" w:sz="0" w:space="0" w:color="auto"/>
        <w:left w:val="none" w:sz="0" w:space="0" w:color="auto"/>
        <w:bottom w:val="none" w:sz="0" w:space="0" w:color="auto"/>
        <w:right w:val="none" w:sz="0" w:space="0" w:color="auto"/>
      </w:divBdr>
    </w:div>
    <w:div w:id="431900237">
      <w:bodyDiv w:val="1"/>
      <w:marLeft w:val="0"/>
      <w:marRight w:val="0"/>
      <w:marTop w:val="0"/>
      <w:marBottom w:val="0"/>
      <w:divBdr>
        <w:top w:val="none" w:sz="0" w:space="0" w:color="auto"/>
        <w:left w:val="none" w:sz="0" w:space="0" w:color="auto"/>
        <w:bottom w:val="none" w:sz="0" w:space="0" w:color="auto"/>
        <w:right w:val="none" w:sz="0" w:space="0" w:color="auto"/>
      </w:divBdr>
    </w:div>
    <w:div w:id="431973269">
      <w:bodyDiv w:val="1"/>
      <w:marLeft w:val="0"/>
      <w:marRight w:val="0"/>
      <w:marTop w:val="0"/>
      <w:marBottom w:val="0"/>
      <w:divBdr>
        <w:top w:val="none" w:sz="0" w:space="0" w:color="auto"/>
        <w:left w:val="none" w:sz="0" w:space="0" w:color="auto"/>
        <w:bottom w:val="none" w:sz="0" w:space="0" w:color="auto"/>
        <w:right w:val="none" w:sz="0" w:space="0" w:color="auto"/>
      </w:divBdr>
    </w:div>
    <w:div w:id="431978370">
      <w:bodyDiv w:val="1"/>
      <w:marLeft w:val="0"/>
      <w:marRight w:val="0"/>
      <w:marTop w:val="0"/>
      <w:marBottom w:val="0"/>
      <w:divBdr>
        <w:top w:val="none" w:sz="0" w:space="0" w:color="auto"/>
        <w:left w:val="none" w:sz="0" w:space="0" w:color="auto"/>
        <w:bottom w:val="none" w:sz="0" w:space="0" w:color="auto"/>
        <w:right w:val="none" w:sz="0" w:space="0" w:color="auto"/>
      </w:divBdr>
    </w:div>
    <w:div w:id="432013386">
      <w:bodyDiv w:val="1"/>
      <w:marLeft w:val="0"/>
      <w:marRight w:val="0"/>
      <w:marTop w:val="0"/>
      <w:marBottom w:val="0"/>
      <w:divBdr>
        <w:top w:val="none" w:sz="0" w:space="0" w:color="auto"/>
        <w:left w:val="none" w:sz="0" w:space="0" w:color="auto"/>
        <w:bottom w:val="none" w:sz="0" w:space="0" w:color="auto"/>
        <w:right w:val="none" w:sz="0" w:space="0" w:color="auto"/>
      </w:divBdr>
    </w:div>
    <w:div w:id="432090753">
      <w:bodyDiv w:val="1"/>
      <w:marLeft w:val="0"/>
      <w:marRight w:val="0"/>
      <w:marTop w:val="0"/>
      <w:marBottom w:val="0"/>
      <w:divBdr>
        <w:top w:val="none" w:sz="0" w:space="0" w:color="auto"/>
        <w:left w:val="none" w:sz="0" w:space="0" w:color="auto"/>
        <w:bottom w:val="none" w:sz="0" w:space="0" w:color="auto"/>
        <w:right w:val="none" w:sz="0" w:space="0" w:color="auto"/>
      </w:divBdr>
    </w:div>
    <w:div w:id="432096758">
      <w:bodyDiv w:val="1"/>
      <w:marLeft w:val="0"/>
      <w:marRight w:val="0"/>
      <w:marTop w:val="0"/>
      <w:marBottom w:val="0"/>
      <w:divBdr>
        <w:top w:val="none" w:sz="0" w:space="0" w:color="auto"/>
        <w:left w:val="none" w:sz="0" w:space="0" w:color="auto"/>
        <w:bottom w:val="none" w:sz="0" w:space="0" w:color="auto"/>
        <w:right w:val="none" w:sz="0" w:space="0" w:color="auto"/>
      </w:divBdr>
    </w:div>
    <w:div w:id="432363994">
      <w:bodyDiv w:val="1"/>
      <w:marLeft w:val="0"/>
      <w:marRight w:val="0"/>
      <w:marTop w:val="0"/>
      <w:marBottom w:val="0"/>
      <w:divBdr>
        <w:top w:val="none" w:sz="0" w:space="0" w:color="auto"/>
        <w:left w:val="none" w:sz="0" w:space="0" w:color="auto"/>
        <w:bottom w:val="none" w:sz="0" w:space="0" w:color="auto"/>
        <w:right w:val="none" w:sz="0" w:space="0" w:color="auto"/>
      </w:divBdr>
    </w:div>
    <w:div w:id="432433519">
      <w:bodyDiv w:val="1"/>
      <w:marLeft w:val="0"/>
      <w:marRight w:val="0"/>
      <w:marTop w:val="0"/>
      <w:marBottom w:val="0"/>
      <w:divBdr>
        <w:top w:val="none" w:sz="0" w:space="0" w:color="auto"/>
        <w:left w:val="none" w:sz="0" w:space="0" w:color="auto"/>
        <w:bottom w:val="none" w:sz="0" w:space="0" w:color="auto"/>
        <w:right w:val="none" w:sz="0" w:space="0" w:color="auto"/>
      </w:divBdr>
    </w:div>
    <w:div w:id="432626932">
      <w:bodyDiv w:val="1"/>
      <w:marLeft w:val="0"/>
      <w:marRight w:val="0"/>
      <w:marTop w:val="0"/>
      <w:marBottom w:val="0"/>
      <w:divBdr>
        <w:top w:val="none" w:sz="0" w:space="0" w:color="auto"/>
        <w:left w:val="none" w:sz="0" w:space="0" w:color="auto"/>
        <w:bottom w:val="none" w:sz="0" w:space="0" w:color="auto"/>
        <w:right w:val="none" w:sz="0" w:space="0" w:color="auto"/>
      </w:divBdr>
    </w:div>
    <w:div w:id="432627502">
      <w:bodyDiv w:val="1"/>
      <w:marLeft w:val="0"/>
      <w:marRight w:val="0"/>
      <w:marTop w:val="0"/>
      <w:marBottom w:val="0"/>
      <w:divBdr>
        <w:top w:val="none" w:sz="0" w:space="0" w:color="auto"/>
        <w:left w:val="none" w:sz="0" w:space="0" w:color="auto"/>
        <w:bottom w:val="none" w:sz="0" w:space="0" w:color="auto"/>
        <w:right w:val="none" w:sz="0" w:space="0" w:color="auto"/>
      </w:divBdr>
    </w:div>
    <w:div w:id="432628507">
      <w:bodyDiv w:val="1"/>
      <w:marLeft w:val="0"/>
      <w:marRight w:val="0"/>
      <w:marTop w:val="0"/>
      <w:marBottom w:val="0"/>
      <w:divBdr>
        <w:top w:val="none" w:sz="0" w:space="0" w:color="auto"/>
        <w:left w:val="none" w:sz="0" w:space="0" w:color="auto"/>
        <w:bottom w:val="none" w:sz="0" w:space="0" w:color="auto"/>
        <w:right w:val="none" w:sz="0" w:space="0" w:color="auto"/>
      </w:divBdr>
    </w:div>
    <w:div w:id="432674994">
      <w:bodyDiv w:val="1"/>
      <w:marLeft w:val="0"/>
      <w:marRight w:val="0"/>
      <w:marTop w:val="0"/>
      <w:marBottom w:val="0"/>
      <w:divBdr>
        <w:top w:val="none" w:sz="0" w:space="0" w:color="auto"/>
        <w:left w:val="none" w:sz="0" w:space="0" w:color="auto"/>
        <w:bottom w:val="none" w:sz="0" w:space="0" w:color="auto"/>
        <w:right w:val="none" w:sz="0" w:space="0" w:color="auto"/>
      </w:divBdr>
    </w:div>
    <w:div w:id="432676502">
      <w:bodyDiv w:val="1"/>
      <w:marLeft w:val="0"/>
      <w:marRight w:val="0"/>
      <w:marTop w:val="0"/>
      <w:marBottom w:val="0"/>
      <w:divBdr>
        <w:top w:val="none" w:sz="0" w:space="0" w:color="auto"/>
        <w:left w:val="none" w:sz="0" w:space="0" w:color="auto"/>
        <w:bottom w:val="none" w:sz="0" w:space="0" w:color="auto"/>
        <w:right w:val="none" w:sz="0" w:space="0" w:color="auto"/>
      </w:divBdr>
    </w:div>
    <w:div w:id="433016389">
      <w:bodyDiv w:val="1"/>
      <w:marLeft w:val="0"/>
      <w:marRight w:val="0"/>
      <w:marTop w:val="0"/>
      <w:marBottom w:val="0"/>
      <w:divBdr>
        <w:top w:val="none" w:sz="0" w:space="0" w:color="auto"/>
        <w:left w:val="none" w:sz="0" w:space="0" w:color="auto"/>
        <w:bottom w:val="none" w:sz="0" w:space="0" w:color="auto"/>
        <w:right w:val="none" w:sz="0" w:space="0" w:color="auto"/>
      </w:divBdr>
    </w:div>
    <w:div w:id="433017356">
      <w:bodyDiv w:val="1"/>
      <w:marLeft w:val="0"/>
      <w:marRight w:val="0"/>
      <w:marTop w:val="0"/>
      <w:marBottom w:val="0"/>
      <w:divBdr>
        <w:top w:val="none" w:sz="0" w:space="0" w:color="auto"/>
        <w:left w:val="none" w:sz="0" w:space="0" w:color="auto"/>
        <w:bottom w:val="none" w:sz="0" w:space="0" w:color="auto"/>
        <w:right w:val="none" w:sz="0" w:space="0" w:color="auto"/>
      </w:divBdr>
    </w:div>
    <w:div w:id="433281392">
      <w:bodyDiv w:val="1"/>
      <w:marLeft w:val="0"/>
      <w:marRight w:val="0"/>
      <w:marTop w:val="0"/>
      <w:marBottom w:val="0"/>
      <w:divBdr>
        <w:top w:val="none" w:sz="0" w:space="0" w:color="auto"/>
        <w:left w:val="none" w:sz="0" w:space="0" w:color="auto"/>
        <w:bottom w:val="none" w:sz="0" w:space="0" w:color="auto"/>
        <w:right w:val="none" w:sz="0" w:space="0" w:color="auto"/>
      </w:divBdr>
    </w:div>
    <w:div w:id="433401896">
      <w:bodyDiv w:val="1"/>
      <w:marLeft w:val="0"/>
      <w:marRight w:val="0"/>
      <w:marTop w:val="0"/>
      <w:marBottom w:val="0"/>
      <w:divBdr>
        <w:top w:val="none" w:sz="0" w:space="0" w:color="auto"/>
        <w:left w:val="none" w:sz="0" w:space="0" w:color="auto"/>
        <w:bottom w:val="none" w:sz="0" w:space="0" w:color="auto"/>
        <w:right w:val="none" w:sz="0" w:space="0" w:color="auto"/>
      </w:divBdr>
    </w:div>
    <w:div w:id="433550545">
      <w:bodyDiv w:val="1"/>
      <w:marLeft w:val="0"/>
      <w:marRight w:val="0"/>
      <w:marTop w:val="0"/>
      <w:marBottom w:val="0"/>
      <w:divBdr>
        <w:top w:val="none" w:sz="0" w:space="0" w:color="auto"/>
        <w:left w:val="none" w:sz="0" w:space="0" w:color="auto"/>
        <w:bottom w:val="none" w:sz="0" w:space="0" w:color="auto"/>
        <w:right w:val="none" w:sz="0" w:space="0" w:color="auto"/>
      </w:divBdr>
    </w:div>
    <w:div w:id="433745816">
      <w:bodyDiv w:val="1"/>
      <w:marLeft w:val="0"/>
      <w:marRight w:val="0"/>
      <w:marTop w:val="0"/>
      <w:marBottom w:val="0"/>
      <w:divBdr>
        <w:top w:val="none" w:sz="0" w:space="0" w:color="auto"/>
        <w:left w:val="none" w:sz="0" w:space="0" w:color="auto"/>
        <w:bottom w:val="none" w:sz="0" w:space="0" w:color="auto"/>
        <w:right w:val="none" w:sz="0" w:space="0" w:color="auto"/>
      </w:divBdr>
    </w:div>
    <w:div w:id="433980591">
      <w:bodyDiv w:val="1"/>
      <w:marLeft w:val="0"/>
      <w:marRight w:val="0"/>
      <w:marTop w:val="0"/>
      <w:marBottom w:val="0"/>
      <w:divBdr>
        <w:top w:val="none" w:sz="0" w:space="0" w:color="auto"/>
        <w:left w:val="none" w:sz="0" w:space="0" w:color="auto"/>
        <w:bottom w:val="none" w:sz="0" w:space="0" w:color="auto"/>
        <w:right w:val="none" w:sz="0" w:space="0" w:color="auto"/>
      </w:divBdr>
    </w:div>
    <w:div w:id="434442346">
      <w:bodyDiv w:val="1"/>
      <w:marLeft w:val="0"/>
      <w:marRight w:val="0"/>
      <w:marTop w:val="0"/>
      <w:marBottom w:val="0"/>
      <w:divBdr>
        <w:top w:val="none" w:sz="0" w:space="0" w:color="auto"/>
        <w:left w:val="none" w:sz="0" w:space="0" w:color="auto"/>
        <w:bottom w:val="none" w:sz="0" w:space="0" w:color="auto"/>
        <w:right w:val="none" w:sz="0" w:space="0" w:color="auto"/>
      </w:divBdr>
    </w:div>
    <w:div w:id="434598615">
      <w:bodyDiv w:val="1"/>
      <w:marLeft w:val="0"/>
      <w:marRight w:val="0"/>
      <w:marTop w:val="0"/>
      <w:marBottom w:val="0"/>
      <w:divBdr>
        <w:top w:val="none" w:sz="0" w:space="0" w:color="auto"/>
        <w:left w:val="none" w:sz="0" w:space="0" w:color="auto"/>
        <w:bottom w:val="none" w:sz="0" w:space="0" w:color="auto"/>
        <w:right w:val="none" w:sz="0" w:space="0" w:color="auto"/>
      </w:divBdr>
    </w:div>
    <w:div w:id="434709668">
      <w:bodyDiv w:val="1"/>
      <w:marLeft w:val="0"/>
      <w:marRight w:val="0"/>
      <w:marTop w:val="0"/>
      <w:marBottom w:val="0"/>
      <w:divBdr>
        <w:top w:val="none" w:sz="0" w:space="0" w:color="auto"/>
        <w:left w:val="none" w:sz="0" w:space="0" w:color="auto"/>
        <w:bottom w:val="none" w:sz="0" w:space="0" w:color="auto"/>
        <w:right w:val="none" w:sz="0" w:space="0" w:color="auto"/>
      </w:divBdr>
    </w:div>
    <w:div w:id="434714958">
      <w:bodyDiv w:val="1"/>
      <w:marLeft w:val="0"/>
      <w:marRight w:val="0"/>
      <w:marTop w:val="0"/>
      <w:marBottom w:val="0"/>
      <w:divBdr>
        <w:top w:val="none" w:sz="0" w:space="0" w:color="auto"/>
        <w:left w:val="none" w:sz="0" w:space="0" w:color="auto"/>
        <w:bottom w:val="none" w:sz="0" w:space="0" w:color="auto"/>
        <w:right w:val="none" w:sz="0" w:space="0" w:color="auto"/>
      </w:divBdr>
    </w:div>
    <w:div w:id="434833043">
      <w:bodyDiv w:val="1"/>
      <w:marLeft w:val="0"/>
      <w:marRight w:val="0"/>
      <w:marTop w:val="0"/>
      <w:marBottom w:val="0"/>
      <w:divBdr>
        <w:top w:val="none" w:sz="0" w:space="0" w:color="auto"/>
        <w:left w:val="none" w:sz="0" w:space="0" w:color="auto"/>
        <w:bottom w:val="none" w:sz="0" w:space="0" w:color="auto"/>
        <w:right w:val="none" w:sz="0" w:space="0" w:color="auto"/>
      </w:divBdr>
    </w:div>
    <w:div w:id="435056279">
      <w:bodyDiv w:val="1"/>
      <w:marLeft w:val="0"/>
      <w:marRight w:val="0"/>
      <w:marTop w:val="0"/>
      <w:marBottom w:val="0"/>
      <w:divBdr>
        <w:top w:val="none" w:sz="0" w:space="0" w:color="auto"/>
        <w:left w:val="none" w:sz="0" w:space="0" w:color="auto"/>
        <w:bottom w:val="none" w:sz="0" w:space="0" w:color="auto"/>
        <w:right w:val="none" w:sz="0" w:space="0" w:color="auto"/>
      </w:divBdr>
    </w:div>
    <w:div w:id="435639959">
      <w:bodyDiv w:val="1"/>
      <w:marLeft w:val="0"/>
      <w:marRight w:val="0"/>
      <w:marTop w:val="0"/>
      <w:marBottom w:val="0"/>
      <w:divBdr>
        <w:top w:val="none" w:sz="0" w:space="0" w:color="auto"/>
        <w:left w:val="none" w:sz="0" w:space="0" w:color="auto"/>
        <w:bottom w:val="none" w:sz="0" w:space="0" w:color="auto"/>
        <w:right w:val="none" w:sz="0" w:space="0" w:color="auto"/>
      </w:divBdr>
    </w:div>
    <w:div w:id="435710551">
      <w:bodyDiv w:val="1"/>
      <w:marLeft w:val="0"/>
      <w:marRight w:val="0"/>
      <w:marTop w:val="0"/>
      <w:marBottom w:val="0"/>
      <w:divBdr>
        <w:top w:val="none" w:sz="0" w:space="0" w:color="auto"/>
        <w:left w:val="none" w:sz="0" w:space="0" w:color="auto"/>
        <w:bottom w:val="none" w:sz="0" w:space="0" w:color="auto"/>
        <w:right w:val="none" w:sz="0" w:space="0" w:color="auto"/>
      </w:divBdr>
    </w:div>
    <w:div w:id="435714050">
      <w:bodyDiv w:val="1"/>
      <w:marLeft w:val="0"/>
      <w:marRight w:val="0"/>
      <w:marTop w:val="0"/>
      <w:marBottom w:val="0"/>
      <w:divBdr>
        <w:top w:val="none" w:sz="0" w:space="0" w:color="auto"/>
        <w:left w:val="none" w:sz="0" w:space="0" w:color="auto"/>
        <w:bottom w:val="none" w:sz="0" w:space="0" w:color="auto"/>
        <w:right w:val="none" w:sz="0" w:space="0" w:color="auto"/>
      </w:divBdr>
    </w:div>
    <w:div w:id="435760533">
      <w:bodyDiv w:val="1"/>
      <w:marLeft w:val="0"/>
      <w:marRight w:val="0"/>
      <w:marTop w:val="0"/>
      <w:marBottom w:val="0"/>
      <w:divBdr>
        <w:top w:val="none" w:sz="0" w:space="0" w:color="auto"/>
        <w:left w:val="none" w:sz="0" w:space="0" w:color="auto"/>
        <w:bottom w:val="none" w:sz="0" w:space="0" w:color="auto"/>
        <w:right w:val="none" w:sz="0" w:space="0" w:color="auto"/>
      </w:divBdr>
    </w:div>
    <w:div w:id="435827024">
      <w:bodyDiv w:val="1"/>
      <w:marLeft w:val="0"/>
      <w:marRight w:val="0"/>
      <w:marTop w:val="0"/>
      <w:marBottom w:val="0"/>
      <w:divBdr>
        <w:top w:val="none" w:sz="0" w:space="0" w:color="auto"/>
        <w:left w:val="none" w:sz="0" w:space="0" w:color="auto"/>
        <w:bottom w:val="none" w:sz="0" w:space="0" w:color="auto"/>
        <w:right w:val="none" w:sz="0" w:space="0" w:color="auto"/>
      </w:divBdr>
    </w:div>
    <w:div w:id="436027331">
      <w:bodyDiv w:val="1"/>
      <w:marLeft w:val="0"/>
      <w:marRight w:val="0"/>
      <w:marTop w:val="0"/>
      <w:marBottom w:val="0"/>
      <w:divBdr>
        <w:top w:val="none" w:sz="0" w:space="0" w:color="auto"/>
        <w:left w:val="none" w:sz="0" w:space="0" w:color="auto"/>
        <w:bottom w:val="none" w:sz="0" w:space="0" w:color="auto"/>
        <w:right w:val="none" w:sz="0" w:space="0" w:color="auto"/>
      </w:divBdr>
    </w:div>
    <w:div w:id="436370525">
      <w:bodyDiv w:val="1"/>
      <w:marLeft w:val="0"/>
      <w:marRight w:val="0"/>
      <w:marTop w:val="0"/>
      <w:marBottom w:val="0"/>
      <w:divBdr>
        <w:top w:val="none" w:sz="0" w:space="0" w:color="auto"/>
        <w:left w:val="none" w:sz="0" w:space="0" w:color="auto"/>
        <w:bottom w:val="none" w:sz="0" w:space="0" w:color="auto"/>
        <w:right w:val="none" w:sz="0" w:space="0" w:color="auto"/>
      </w:divBdr>
    </w:div>
    <w:div w:id="436560993">
      <w:bodyDiv w:val="1"/>
      <w:marLeft w:val="0"/>
      <w:marRight w:val="0"/>
      <w:marTop w:val="0"/>
      <w:marBottom w:val="0"/>
      <w:divBdr>
        <w:top w:val="none" w:sz="0" w:space="0" w:color="auto"/>
        <w:left w:val="none" w:sz="0" w:space="0" w:color="auto"/>
        <w:bottom w:val="none" w:sz="0" w:space="0" w:color="auto"/>
        <w:right w:val="none" w:sz="0" w:space="0" w:color="auto"/>
      </w:divBdr>
    </w:div>
    <w:div w:id="436603071">
      <w:bodyDiv w:val="1"/>
      <w:marLeft w:val="0"/>
      <w:marRight w:val="0"/>
      <w:marTop w:val="0"/>
      <w:marBottom w:val="0"/>
      <w:divBdr>
        <w:top w:val="none" w:sz="0" w:space="0" w:color="auto"/>
        <w:left w:val="none" w:sz="0" w:space="0" w:color="auto"/>
        <w:bottom w:val="none" w:sz="0" w:space="0" w:color="auto"/>
        <w:right w:val="none" w:sz="0" w:space="0" w:color="auto"/>
      </w:divBdr>
    </w:div>
    <w:div w:id="437138379">
      <w:bodyDiv w:val="1"/>
      <w:marLeft w:val="0"/>
      <w:marRight w:val="0"/>
      <w:marTop w:val="0"/>
      <w:marBottom w:val="0"/>
      <w:divBdr>
        <w:top w:val="none" w:sz="0" w:space="0" w:color="auto"/>
        <w:left w:val="none" w:sz="0" w:space="0" w:color="auto"/>
        <w:bottom w:val="none" w:sz="0" w:space="0" w:color="auto"/>
        <w:right w:val="none" w:sz="0" w:space="0" w:color="auto"/>
      </w:divBdr>
    </w:div>
    <w:div w:id="437138633">
      <w:bodyDiv w:val="1"/>
      <w:marLeft w:val="0"/>
      <w:marRight w:val="0"/>
      <w:marTop w:val="0"/>
      <w:marBottom w:val="0"/>
      <w:divBdr>
        <w:top w:val="none" w:sz="0" w:space="0" w:color="auto"/>
        <w:left w:val="none" w:sz="0" w:space="0" w:color="auto"/>
        <w:bottom w:val="none" w:sz="0" w:space="0" w:color="auto"/>
        <w:right w:val="none" w:sz="0" w:space="0" w:color="auto"/>
      </w:divBdr>
    </w:div>
    <w:div w:id="437212484">
      <w:bodyDiv w:val="1"/>
      <w:marLeft w:val="0"/>
      <w:marRight w:val="0"/>
      <w:marTop w:val="0"/>
      <w:marBottom w:val="0"/>
      <w:divBdr>
        <w:top w:val="none" w:sz="0" w:space="0" w:color="auto"/>
        <w:left w:val="none" w:sz="0" w:space="0" w:color="auto"/>
        <w:bottom w:val="none" w:sz="0" w:space="0" w:color="auto"/>
        <w:right w:val="none" w:sz="0" w:space="0" w:color="auto"/>
      </w:divBdr>
    </w:div>
    <w:div w:id="437797902">
      <w:bodyDiv w:val="1"/>
      <w:marLeft w:val="0"/>
      <w:marRight w:val="0"/>
      <w:marTop w:val="0"/>
      <w:marBottom w:val="0"/>
      <w:divBdr>
        <w:top w:val="none" w:sz="0" w:space="0" w:color="auto"/>
        <w:left w:val="none" w:sz="0" w:space="0" w:color="auto"/>
        <w:bottom w:val="none" w:sz="0" w:space="0" w:color="auto"/>
        <w:right w:val="none" w:sz="0" w:space="0" w:color="auto"/>
      </w:divBdr>
    </w:div>
    <w:div w:id="437874233">
      <w:bodyDiv w:val="1"/>
      <w:marLeft w:val="0"/>
      <w:marRight w:val="0"/>
      <w:marTop w:val="0"/>
      <w:marBottom w:val="0"/>
      <w:divBdr>
        <w:top w:val="none" w:sz="0" w:space="0" w:color="auto"/>
        <w:left w:val="none" w:sz="0" w:space="0" w:color="auto"/>
        <w:bottom w:val="none" w:sz="0" w:space="0" w:color="auto"/>
        <w:right w:val="none" w:sz="0" w:space="0" w:color="auto"/>
      </w:divBdr>
    </w:div>
    <w:div w:id="438062154">
      <w:bodyDiv w:val="1"/>
      <w:marLeft w:val="0"/>
      <w:marRight w:val="0"/>
      <w:marTop w:val="0"/>
      <w:marBottom w:val="0"/>
      <w:divBdr>
        <w:top w:val="none" w:sz="0" w:space="0" w:color="auto"/>
        <w:left w:val="none" w:sz="0" w:space="0" w:color="auto"/>
        <w:bottom w:val="none" w:sz="0" w:space="0" w:color="auto"/>
        <w:right w:val="none" w:sz="0" w:space="0" w:color="auto"/>
      </w:divBdr>
    </w:div>
    <w:div w:id="438182672">
      <w:bodyDiv w:val="1"/>
      <w:marLeft w:val="0"/>
      <w:marRight w:val="0"/>
      <w:marTop w:val="0"/>
      <w:marBottom w:val="0"/>
      <w:divBdr>
        <w:top w:val="none" w:sz="0" w:space="0" w:color="auto"/>
        <w:left w:val="none" w:sz="0" w:space="0" w:color="auto"/>
        <w:bottom w:val="none" w:sz="0" w:space="0" w:color="auto"/>
        <w:right w:val="none" w:sz="0" w:space="0" w:color="auto"/>
      </w:divBdr>
    </w:div>
    <w:div w:id="438262633">
      <w:bodyDiv w:val="1"/>
      <w:marLeft w:val="0"/>
      <w:marRight w:val="0"/>
      <w:marTop w:val="0"/>
      <w:marBottom w:val="0"/>
      <w:divBdr>
        <w:top w:val="none" w:sz="0" w:space="0" w:color="auto"/>
        <w:left w:val="none" w:sz="0" w:space="0" w:color="auto"/>
        <w:bottom w:val="none" w:sz="0" w:space="0" w:color="auto"/>
        <w:right w:val="none" w:sz="0" w:space="0" w:color="auto"/>
      </w:divBdr>
    </w:div>
    <w:div w:id="438331172">
      <w:bodyDiv w:val="1"/>
      <w:marLeft w:val="0"/>
      <w:marRight w:val="0"/>
      <w:marTop w:val="0"/>
      <w:marBottom w:val="0"/>
      <w:divBdr>
        <w:top w:val="none" w:sz="0" w:space="0" w:color="auto"/>
        <w:left w:val="none" w:sz="0" w:space="0" w:color="auto"/>
        <w:bottom w:val="none" w:sz="0" w:space="0" w:color="auto"/>
        <w:right w:val="none" w:sz="0" w:space="0" w:color="auto"/>
      </w:divBdr>
    </w:div>
    <w:div w:id="438332548">
      <w:bodyDiv w:val="1"/>
      <w:marLeft w:val="0"/>
      <w:marRight w:val="0"/>
      <w:marTop w:val="0"/>
      <w:marBottom w:val="0"/>
      <w:divBdr>
        <w:top w:val="none" w:sz="0" w:space="0" w:color="auto"/>
        <w:left w:val="none" w:sz="0" w:space="0" w:color="auto"/>
        <w:bottom w:val="none" w:sz="0" w:space="0" w:color="auto"/>
        <w:right w:val="none" w:sz="0" w:space="0" w:color="auto"/>
      </w:divBdr>
    </w:div>
    <w:div w:id="438377455">
      <w:bodyDiv w:val="1"/>
      <w:marLeft w:val="0"/>
      <w:marRight w:val="0"/>
      <w:marTop w:val="0"/>
      <w:marBottom w:val="0"/>
      <w:divBdr>
        <w:top w:val="none" w:sz="0" w:space="0" w:color="auto"/>
        <w:left w:val="none" w:sz="0" w:space="0" w:color="auto"/>
        <w:bottom w:val="none" w:sz="0" w:space="0" w:color="auto"/>
        <w:right w:val="none" w:sz="0" w:space="0" w:color="auto"/>
      </w:divBdr>
    </w:div>
    <w:div w:id="438381236">
      <w:bodyDiv w:val="1"/>
      <w:marLeft w:val="0"/>
      <w:marRight w:val="0"/>
      <w:marTop w:val="0"/>
      <w:marBottom w:val="0"/>
      <w:divBdr>
        <w:top w:val="none" w:sz="0" w:space="0" w:color="auto"/>
        <w:left w:val="none" w:sz="0" w:space="0" w:color="auto"/>
        <w:bottom w:val="none" w:sz="0" w:space="0" w:color="auto"/>
        <w:right w:val="none" w:sz="0" w:space="0" w:color="auto"/>
      </w:divBdr>
    </w:div>
    <w:div w:id="438532090">
      <w:bodyDiv w:val="1"/>
      <w:marLeft w:val="0"/>
      <w:marRight w:val="0"/>
      <w:marTop w:val="0"/>
      <w:marBottom w:val="0"/>
      <w:divBdr>
        <w:top w:val="none" w:sz="0" w:space="0" w:color="auto"/>
        <w:left w:val="none" w:sz="0" w:space="0" w:color="auto"/>
        <w:bottom w:val="none" w:sz="0" w:space="0" w:color="auto"/>
        <w:right w:val="none" w:sz="0" w:space="0" w:color="auto"/>
      </w:divBdr>
    </w:div>
    <w:div w:id="438764201">
      <w:bodyDiv w:val="1"/>
      <w:marLeft w:val="0"/>
      <w:marRight w:val="0"/>
      <w:marTop w:val="0"/>
      <w:marBottom w:val="0"/>
      <w:divBdr>
        <w:top w:val="none" w:sz="0" w:space="0" w:color="auto"/>
        <w:left w:val="none" w:sz="0" w:space="0" w:color="auto"/>
        <w:bottom w:val="none" w:sz="0" w:space="0" w:color="auto"/>
        <w:right w:val="none" w:sz="0" w:space="0" w:color="auto"/>
      </w:divBdr>
    </w:div>
    <w:div w:id="438911489">
      <w:bodyDiv w:val="1"/>
      <w:marLeft w:val="0"/>
      <w:marRight w:val="0"/>
      <w:marTop w:val="0"/>
      <w:marBottom w:val="0"/>
      <w:divBdr>
        <w:top w:val="none" w:sz="0" w:space="0" w:color="auto"/>
        <w:left w:val="none" w:sz="0" w:space="0" w:color="auto"/>
        <w:bottom w:val="none" w:sz="0" w:space="0" w:color="auto"/>
        <w:right w:val="none" w:sz="0" w:space="0" w:color="auto"/>
      </w:divBdr>
    </w:div>
    <w:div w:id="438916020">
      <w:bodyDiv w:val="1"/>
      <w:marLeft w:val="0"/>
      <w:marRight w:val="0"/>
      <w:marTop w:val="0"/>
      <w:marBottom w:val="0"/>
      <w:divBdr>
        <w:top w:val="none" w:sz="0" w:space="0" w:color="auto"/>
        <w:left w:val="none" w:sz="0" w:space="0" w:color="auto"/>
        <w:bottom w:val="none" w:sz="0" w:space="0" w:color="auto"/>
        <w:right w:val="none" w:sz="0" w:space="0" w:color="auto"/>
      </w:divBdr>
    </w:div>
    <w:div w:id="438917379">
      <w:bodyDiv w:val="1"/>
      <w:marLeft w:val="0"/>
      <w:marRight w:val="0"/>
      <w:marTop w:val="0"/>
      <w:marBottom w:val="0"/>
      <w:divBdr>
        <w:top w:val="none" w:sz="0" w:space="0" w:color="auto"/>
        <w:left w:val="none" w:sz="0" w:space="0" w:color="auto"/>
        <w:bottom w:val="none" w:sz="0" w:space="0" w:color="auto"/>
        <w:right w:val="none" w:sz="0" w:space="0" w:color="auto"/>
      </w:divBdr>
    </w:div>
    <w:div w:id="438987632">
      <w:bodyDiv w:val="1"/>
      <w:marLeft w:val="0"/>
      <w:marRight w:val="0"/>
      <w:marTop w:val="0"/>
      <w:marBottom w:val="0"/>
      <w:divBdr>
        <w:top w:val="none" w:sz="0" w:space="0" w:color="auto"/>
        <w:left w:val="none" w:sz="0" w:space="0" w:color="auto"/>
        <w:bottom w:val="none" w:sz="0" w:space="0" w:color="auto"/>
        <w:right w:val="none" w:sz="0" w:space="0" w:color="auto"/>
      </w:divBdr>
    </w:div>
    <w:div w:id="439564915">
      <w:bodyDiv w:val="1"/>
      <w:marLeft w:val="0"/>
      <w:marRight w:val="0"/>
      <w:marTop w:val="0"/>
      <w:marBottom w:val="0"/>
      <w:divBdr>
        <w:top w:val="none" w:sz="0" w:space="0" w:color="auto"/>
        <w:left w:val="none" w:sz="0" w:space="0" w:color="auto"/>
        <w:bottom w:val="none" w:sz="0" w:space="0" w:color="auto"/>
        <w:right w:val="none" w:sz="0" w:space="0" w:color="auto"/>
      </w:divBdr>
    </w:div>
    <w:div w:id="439836444">
      <w:bodyDiv w:val="1"/>
      <w:marLeft w:val="0"/>
      <w:marRight w:val="0"/>
      <w:marTop w:val="0"/>
      <w:marBottom w:val="0"/>
      <w:divBdr>
        <w:top w:val="none" w:sz="0" w:space="0" w:color="auto"/>
        <w:left w:val="none" w:sz="0" w:space="0" w:color="auto"/>
        <w:bottom w:val="none" w:sz="0" w:space="0" w:color="auto"/>
        <w:right w:val="none" w:sz="0" w:space="0" w:color="auto"/>
      </w:divBdr>
    </w:div>
    <w:div w:id="439955502">
      <w:bodyDiv w:val="1"/>
      <w:marLeft w:val="0"/>
      <w:marRight w:val="0"/>
      <w:marTop w:val="0"/>
      <w:marBottom w:val="0"/>
      <w:divBdr>
        <w:top w:val="none" w:sz="0" w:space="0" w:color="auto"/>
        <w:left w:val="none" w:sz="0" w:space="0" w:color="auto"/>
        <w:bottom w:val="none" w:sz="0" w:space="0" w:color="auto"/>
        <w:right w:val="none" w:sz="0" w:space="0" w:color="auto"/>
      </w:divBdr>
    </w:div>
    <w:div w:id="440224684">
      <w:bodyDiv w:val="1"/>
      <w:marLeft w:val="0"/>
      <w:marRight w:val="0"/>
      <w:marTop w:val="0"/>
      <w:marBottom w:val="0"/>
      <w:divBdr>
        <w:top w:val="none" w:sz="0" w:space="0" w:color="auto"/>
        <w:left w:val="none" w:sz="0" w:space="0" w:color="auto"/>
        <w:bottom w:val="none" w:sz="0" w:space="0" w:color="auto"/>
        <w:right w:val="none" w:sz="0" w:space="0" w:color="auto"/>
      </w:divBdr>
    </w:div>
    <w:div w:id="440225639">
      <w:bodyDiv w:val="1"/>
      <w:marLeft w:val="0"/>
      <w:marRight w:val="0"/>
      <w:marTop w:val="0"/>
      <w:marBottom w:val="0"/>
      <w:divBdr>
        <w:top w:val="none" w:sz="0" w:space="0" w:color="auto"/>
        <w:left w:val="none" w:sz="0" w:space="0" w:color="auto"/>
        <w:bottom w:val="none" w:sz="0" w:space="0" w:color="auto"/>
        <w:right w:val="none" w:sz="0" w:space="0" w:color="auto"/>
      </w:divBdr>
    </w:div>
    <w:div w:id="440299017">
      <w:bodyDiv w:val="1"/>
      <w:marLeft w:val="0"/>
      <w:marRight w:val="0"/>
      <w:marTop w:val="0"/>
      <w:marBottom w:val="0"/>
      <w:divBdr>
        <w:top w:val="none" w:sz="0" w:space="0" w:color="auto"/>
        <w:left w:val="none" w:sz="0" w:space="0" w:color="auto"/>
        <w:bottom w:val="none" w:sz="0" w:space="0" w:color="auto"/>
        <w:right w:val="none" w:sz="0" w:space="0" w:color="auto"/>
      </w:divBdr>
    </w:div>
    <w:div w:id="440342628">
      <w:bodyDiv w:val="1"/>
      <w:marLeft w:val="0"/>
      <w:marRight w:val="0"/>
      <w:marTop w:val="0"/>
      <w:marBottom w:val="0"/>
      <w:divBdr>
        <w:top w:val="none" w:sz="0" w:space="0" w:color="auto"/>
        <w:left w:val="none" w:sz="0" w:space="0" w:color="auto"/>
        <w:bottom w:val="none" w:sz="0" w:space="0" w:color="auto"/>
        <w:right w:val="none" w:sz="0" w:space="0" w:color="auto"/>
      </w:divBdr>
    </w:div>
    <w:div w:id="440421006">
      <w:bodyDiv w:val="1"/>
      <w:marLeft w:val="0"/>
      <w:marRight w:val="0"/>
      <w:marTop w:val="0"/>
      <w:marBottom w:val="0"/>
      <w:divBdr>
        <w:top w:val="none" w:sz="0" w:space="0" w:color="auto"/>
        <w:left w:val="none" w:sz="0" w:space="0" w:color="auto"/>
        <w:bottom w:val="none" w:sz="0" w:space="0" w:color="auto"/>
        <w:right w:val="none" w:sz="0" w:space="0" w:color="auto"/>
      </w:divBdr>
    </w:div>
    <w:div w:id="440492093">
      <w:bodyDiv w:val="1"/>
      <w:marLeft w:val="0"/>
      <w:marRight w:val="0"/>
      <w:marTop w:val="0"/>
      <w:marBottom w:val="0"/>
      <w:divBdr>
        <w:top w:val="none" w:sz="0" w:space="0" w:color="auto"/>
        <w:left w:val="none" w:sz="0" w:space="0" w:color="auto"/>
        <w:bottom w:val="none" w:sz="0" w:space="0" w:color="auto"/>
        <w:right w:val="none" w:sz="0" w:space="0" w:color="auto"/>
      </w:divBdr>
    </w:div>
    <w:div w:id="440613036">
      <w:bodyDiv w:val="1"/>
      <w:marLeft w:val="0"/>
      <w:marRight w:val="0"/>
      <w:marTop w:val="0"/>
      <w:marBottom w:val="0"/>
      <w:divBdr>
        <w:top w:val="none" w:sz="0" w:space="0" w:color="auto"/>
        <w:left w:val="none" w:sz="0" w:space="0" w:color="auto"/>
        <w:bottom w:val="none" w:sz="0" w:space="0" w:color="auto"/>
        <w:right w:val="none" w:sz="0" w:space="0" w:color="auto"/>
      </w:divBdr>
    </w:div>
    <w:div w:id="440688690">
      <w:bodyDiv w:val="1"/>
      <w:marLeft w:val="0"/>
      <w:marRight w:val="0"/>
      <w:marTop w:val="0"/>
      <w:marBottom w:val="0"/>
      <w:divBdr>
        <w:top w:val="none" w:sz="0" w:space="0" w:color="auto"/>
        <w:left w:val="none" w:sz="0" w:space="0" w:color="auto"/>
        <w:bottom w:val="none" w:sz="0" w:space="0" w:color="auto"/>
        <w:right w:val="none" w:sz="0" w:space="0" w:color="auto"/>
      </w:divBdr>
    </w:div>
    <w:div w:id="440731678">
      <w:bodyDiv w:val="1"/>
      <w:marLeft w:val="0"/>
      <w:marRight w:val="0"/>
      <w:marTop w:val="0"/>
      <w:marBottom w:val="0"/>
      <w:divBdr>
        <w:top w:val="none" w:sz="0" w:space="0" w:color="auto"/>
        <w:left w:val="none" w:sz="0" w:space="0" w:color="auto"/>
        <w:bottom w:val="none" w:sz="0" w:space="0" w:color="auto"/>
        <w:right w:val="none" w:sz="0" w:space="0" w:color="auto"/>
      </w:divBdr>
    </w:div>
    <w:div w:id="440950940">
      <w:bodyDiv w:val="1"/>
      <w:marLeft w:val="0"/>
      <w:marRight w:val="0"/>
      <w:marTop w:val="0"/>
      <w:marBottom w:val="0"/>
      <w:divBdr>
        <w:top w:val="none" w:sz="0" w:space="0" w:color="auto"/>
        <w:left w:val="none" w:sz="0" w:space="0" w:color="auto"/>
        <w:bottom w:val="none" w:sz="0" w:space="0" w:color="auto"/>
        <w:right w:val="none" w:sz="0" w:space="0" w:color="auto"/>
      </w:divBdr>
    </w:div>
    <w:div w:id="441073051">
      <w:bodyDiv w:val="1"/>
      <w:marLeft w:val="0"/>
      <w:marRight w:val="0"/>
      <w:marTop w:val="0"/>
      <w:marBottom w:val="0"/>
      <w:divBdr>
        <w:top w:val="none" w:sz="0" w:space="0" w:color="auto"/>
        <w:left w:val="none" w:sz="0" w:space="0" w:color="auto"/>
        <w:bottom w:val="none" w:sz="0" w:space="0" w:color="auto"/>
        <w:right w:val="none" w:sz="0" w:space="0" w:color="auto"/>
      </w:divBdr>
    </w:div>
    <w:div w:id="441345290">
      <w:bodyDiv w:val="1"/>
      <w:marLeft w:val="0"/>
      <w:marRight w:val="0"/>
      <w:marTop w:val="0"/>
      <w:marBottom w:val="0"/>
      <w:divBdr>
        <w:top w:val="none" w:sz="0" w:space="0" w:color="auto"/>
        <w:left w:val="none" w:sz="0" w:space="0" w:color="auto"/>
        <w:bottom w:val="none" w:sz="0" w:space="0" w:color="auto"/>
        <w:right w:val="none" w:sz="0" w:space="0" w:color="auto"/>
      </w:divBdr>
    </w:div>
    <w:div w:id="441387811">
      <w:bodyDiv w:val="1"/>
      <w:marLeft w:val="0"/>
      <w:marRight w:val="0"/>
      <w:marTop w:val="0"/>
      <w:marBottom w:val="0"/>
      <w:divBdr>
        <w:top w:val="none" w:sz="0" w:space="0" w:color="auto"/>
        <w:left w:val="none" w:sz="0" w:space="0" w:color="auto"/>
        <w:bottom w:val="none" w:sz="0" w:space="0" w:color="auto"/>
        <w:right w:val="none" w:sz="0" w:space="0" w:color="auto"/>
      </w:divBdr>
    </w:div>
    <w:div w:id="441388675">
      <w:bodyDiv w:val="1"/>
      <w:marLeft w:val="0"/>
      <w:marRight w:val="0"/>
      <w:marTop w:val="0"/>
      <w:marBottom w:val="0"/>
      <w:divBdr>
        <w:top w:val="none" w:sz="0" w:space="0" w:color="auto"/>
        <w:left w:val="none" w:sz="0" w:space="0" w:color="auto"/>
        <w:bottom w:val="none" w:sz="0" w:space="0" w:color="auto"/>
        <w:right w:val="none" w:sz="0" w:space="0" w:color="auto"/>
      </w:divBdr>
    </w:div>
    <w:div w:id="441648741">
      <w:bodyDiv w:val="1"/>
      <w:marLeft w:val="0"/>
      <w:marRight w:val="0"/>
      <w:marTop w:val="0"/>
      <w:marBottom w:val="0"/>
      <w:divBdr>
        <w:top w:val="none" w:sz="0" w:space="0" w:color="auto"/>
        <w:left w:val="none" w:sz="0" w:space="0" w:color="auto"/>
        <w:bottom w:val="none" w:sz="0" w:space="0" w:color="auto"/>
        <w:right w:val="none" w:sz="0" w:space="0" w:color="auto"/>
      </w:divBdr>
    </w:div>
    <w:div w:id="441803780">
      <w:bodyDiv w:val="1"/>
      <w:marLeft w:val="0"/>
      <w:marRight w:val="0"/>
      <w:marTop w:val="0"/>
      <w:marBottom w:val="0"/>
      <w:divBdr>
        <w:top w:val="none" w:sz="0" w:space="0" w:color="auto"/>
        <w:left w:val="none" w:sz="0" w:space="0" w:color="auto"/>
        <w:bottom w:val="none" w:sz="0" w:space="0" w:color="auto"/>
        <w:right w:val="none" w:sz="0" w:space="0" w:color="auto"/>
      </w:divBdr>
    </w:div>
    <w:div w:id="441849389">
      <w:bodyDiv w:val="1"/>
      <w:marLeft w:val="0"/>
      <w:marRight w:val="0"/>
      <w:marTop w:val="0"/>
      <w:marBottom w:val="0"/>
      <w:divBdr>
        <w:top w:val="none" w:sz="0" w:space="0" w:color="auto"/>
        <w:left w:val="none" w:sz="0" w:space="0" w:color="auto"/>
        <w:bottom w:val="none" w:sz="0" w:space="0" w:color="auto"/>
        <w:right w:val="none" w:sz="0" w:space="0" w:color="auto"/>
      </w:divBdr>
    </w:div>
    <w:div w:id="442265601">
      <w:bodyDiv w:val="1"/>
      <w:marLeft w:val="0"/>
      <w:marRight w:val="0"/>
      <w:marTop w:val="0"/>
      <w:marBottom w:val="0"/>
      <w:divBdr>
        <w:top w:val="none" w:sz="0" w:space="0" w:color="auto"/>
        <w:left w:val="none" w:sz="0" w:space="0" w:color="auto"/>
        <w:bottom w:val="none" w:sz="0" w:space="0" w:color="auto"/>
        <w:right w:val="none" w:sz="0" w:space="0" w:color="auto"/>
      </w:divBdr>
    </w:div>
    <w:div w:id="442382710">
      <w:bodyDiv w:val="1"/>
      <w:marLeft w:val="0"/>
      <w:marRight w:val="0"/>
      <w:marTop w:val="0"/>
      <w:marBottom w:val="0"/>
      <w:divBdr>
        <w:top w:val="none" w:sz="0" w:space="0" w:color="auto"/>
        <w:left w:val="none" w:sz="0" w:space="0" w:color="auto"/>
        <w:bottom w:val="none" w:sz="0" w:space="0" w:color="auto"/>
        <w:right w:val="none" w:sz="0" w:space="0" w:color="auto"/>
      </w:divBdr>
    </w:div>
    <w:div w:id="442384747">
      <w:bodyDiv w:val="1"/>
      <w:marLeft w:val="0"/>
      <w:marRight w:val="0"/>
      <w:marTop w:val="0"/>
      <w:marBottom w:val="0"/>
      <w:divBdr>
        <w:top w:val="none" w:sz="0" w:space="0" w:color="auto"/>
        <w:left w:val="none" w:sz="0" w:space="0" w:color="auto"/>
        <w:bottom w:val="none" w:sz="0" w:space="0" w:color="auto"/>
        <w:right w:val="none" w:sz="0" w:space="0" w:color="auto"/>
      </w:divBdr>
    </w:div>
    <w:div w:id="442456901">
      <w:bodyDiv w:val="1"/>
      <w:marLeft w:val="0"/>
      <w:marRight w:val="0"/>
      <w:marTop w:val="0"/>
      <w:marBottom w:val="0"/>
      <w:divBdr>
        <w:top w:val="none" w:sz="0" w:space="0" w:color="auto"/>
        <w:left w:val="none" w:sz="0" w:space="0" w:color="auto"/>
        <w:bottom w:val="none" w:sz="0" w:space="0" w:color="auto"/>
        <w:right w:val="none" w:sz="0" w:space="0" w:color="auto"/>
      </w:divBdr>
    </w:div>
    <w:div w:id="442572646">
      <w:bodyDiv w:val="1"/>
      <w:marLeft w:val="0"/>
      <w:marRight w:val="0"/>
      <w:marTop w:val="0"/>
      <w:marBottom w:val="0"/>
      <w:divBdr>
        <w:top w:val="none" w:sz="0" w:space="0" w:color="auto"/>
        <w:left w:val="none" w:sz="0" w:space="0" w:color="auto"/>
        <w:bottom w:val="none" w:sz="0" w:space="0" w:color="auto"/>
        <w:right w:val="none" w:sz="0" w:space="0" w:color="auto"/>
      </w:divBdr>
    </w:div>
    <w:div w:id="442577509">
      <w:bodyDiv w:val="1"/>
      <w:marLeft w:val="0"/>
      <w:marRight w:val="0"/>
      <w:marTop w:val="0"/>
      <w:marBottom w:val="0"/>
      <w:divBdr>
        <w:top w:val="none" w:sz="0" w:space="0" w:color="auto"/>
        <w:left w:val="none" w:sz="0" w:space="0" w:color="auto"/>
        <w:bottom w:val="none" w:sz="0" w:space="0" w:color="auto"/>
        <w:right w:val="none" w:sz="0" w:space="0" w:color="auto"/>
      </w:divBdr>
    </w:div>
    <w:div w:id="442961030">
      <w:bodyDiv w:val="1"/>
      <w:marLeft w:val="0"/>
      <w:marRight w:val="0"/>
      <w:marTop w:val="0"/>
      <w:marBottom w:val="0"/>
      <w:divBdr>
        <w:top w:val="none" w:sz="0" w:space="0" w:color="auto"/>
        <w:left w:val="none" w:sz="0" w:space="0" w:color="auto"/>
        <w:bottom w:val="none" w:sz="0" w:space="0" w:color="auto"/>
        <w:right w:val="none" w:sz="0" w:space="0" w:color="auto"/>
      </w:divBdr>
    </w:div>
    <w:div w:id="443036104">
      <w:bodyDiv w:val="1"/>
      <w:marLeft w:val="0"/>
      <w:marRight w:val="0"/>
      <w:marTop w:val="0"/>
      <w:marBottom w:val="0"/>
      <w:divBdr>
        <w:top w:val="none" w:sz="0" w:space="0" w:color="auto"/>
        <w:left w:val="none" w:sz="0" w:space="0" w:color="auto"/>
        <w:bottom w:val="none" w:sz="0" w:space="0" w:color="auto"/>
        <w:right w:val="none" w:sz="0" w:space="0" w:color="auto"/>
      </w:divBdr>
    </w:div>
    <w:div w:id="443158501">
      <w:bodyDiv w:val="1"/>
      <w:marLeft w:val="0"/>
      <w:marRight w:val="0"/>
      <w:marTop w:val="0"/>
      <w:marBottom w:val="0"/>
      <w:divBdr>
        <w:top w:val="none" w:sz="0" w:space="0" w:color="auto"/>
        <w:left w:val="none" w:sz="0" w:space="0" w:color="auto"/>
        <w:bottom w:val="none" w:sz="0" w:space="0" w:color="auto"/>
        <w:right w:val="none" w:sz="0" w:space="0" w:color="auto"/>
      </w:divBdr>
    </w:div>
    <w:div w:id="443572001">
      <w:bodyDiv w:val="1"/>
      <w:marLeft w:val="0"/>
      <w:marRight w:val="0"/>
      <w:marTop w:val="0"/>
      <w:marBottom w:val="0"/>
      <w:divBdr>
        <w:top w:val="none" w:sz="0" w:space="0" w:color="auto"/>
        <w:left w:val="none" w:sz="0" w:space="0" w:color="auto"/>
        <w:bottom w:val="none" w:sz="0" w:space="0" w:color="auto"/>
        <w:right w:val="none" w:sz="0" w:space="0" w:color="auto"/>
      </w:divBdr>
    </w:div>
    <w:div w:id="443618921">
      <w:bodyDiv w:val="1"/>
      <w:marLeft w:val="0"/>
      <w:marRight w:val="0"/>
      <w:marTop w:val="0"/>
      <w:marBottom w:val="0"/>
      <w:divBdr>
        <w:top w:val="none" w:sz="0" w:space="0" w:color="auto"/>
        <w:left w:val="none" w:sz="0" w:space="0" w:color="auto"/>
        <w:bottom w:val="none" w:sz="0" w:space="0" w:color="auto"/>
        <w:right w:val="none" w:sz="0" w:space="0" w:color="auto"/>
      </w:divBdr>
    </w:div>
    <w:div w:id="443690333">
      <w:bodyDiv w:val="1"/>
      <w:marLeft w:val="0"/>
      <w:marRight w:val="0"/>
      <w:marTop w:val="0"/>
      <w:marBottom w:val="0"/>
      <w:divBdr>
        <w:top w:val="none" w:sz="0" w:space="0" w:color="auto"/>
        <w:left w:val="none" w:sz="0" w:space="0" w:color="auto"/>
        <w:bottom w:val="none" w:sz="0" w:space="0" w:color="auto"/>
        <w:right w:val="none" w:sz="0" w:space="0" w:color="auto"/>
      </w:divBdr>
    </w:div>
    <w:div w:id="443696159">
      <w:bodyDiv w:val="1"/>
      <w:marLeft w:val="0"/>
      <w:marRight w:val="0"/>
      <w:marTop w:val="0"/>
      <w:marBottom w:val="0"/>
      <w:divBdr>
        <w:top w:val="none" w:sz="0" w:space="0" w:color="auto"/>
        <w:left w:val="none" w:sz="0" w:space="0" w:color="auto"/>
        <w:bottom w:val="none" w:sz="0" w:space="0" w:color="auto"/>
        <w:right w:val="none" w:sz="0" w:space="0" w:color="auto"/>
      </w:divBdr>
    </w:div>
    <w:div w:id="444077718">
      <w:bodyDiv w:val="1"/>
      <w:marLeft w:val="0"/>
      <w:marRight w:val="0"/>
      <w:marTop w:val="0"/>
      <w:marBottom w:val="0"/>
      <w:divBdr>
        <w:top w:val="none" w:sz="0" w:space="0" w:color="auto"/>
        <w:left w:val="none" w:sz="0" w:space="0" w:color="auto"/>
        <w:bottom w:val="none" w:sz="0" w:space="0" w:color="auto"/>
        <w:right w:val="none" w:sz="0" w:space="0" w:color="auto"/>
      </w:divBdr>
    </w:div>
    <w:div w:id="444154570">
      <w:bodyDiv w:val="1"/>
      <w:marLeft w:val="0"/>
      <w:marRight w:val="0"/>
      <w:marTop w:val="0"/>
      <w:marBottom w:val="0"/>
      <w:divBdr>
        <w:top w:val="none" w:sz="0" w:space="0" w:color="auto"/>
        <w:left w:val="none" w:sz="0" w:space="0" w:color="auto"/>
        <w:bottom w:val="none" w:sz="0" w:space="0" w:color="auto"/>
        <w:right w:val="none" w:sz="0" w:space="0" w:color="auto"/>
      </w:divBdr>
    </w:div>
    <w:div w:id="444234813">
      <w:bodyDiv w:val="1"/>
      <w:marLeft w:val="0"/>
      <w:marRight w:val="0"/>
      <w:marTop w:val="0"/>
      <w:marBottom w:val="0"/>
      <w:divBdr>
        <w:top w:val="none" w:sz="0" w:space="0" w:color="auto"/>
        <w:left w:val="none" w:sz="0" w:space="0" w:color="auto"/>
        <w:bottom w:val="none" w:sz="0" w:space="0" w:color="auto"/>
        <w:right w:val="none" w:sz="0" w:space="0" w:color="auto"/>
      </w:divBdr>
    </w:div>
    <w:div w:id="444428562">
      <w:bodyDiv w:val="1"/>
      <w:marLeft w:val="0"/>
      <w:marRight w:val="0"/>
      <w:marTop w:val="0"/>
      <w:marBottom w:val="0"/>
      <w:divBdr>
        <w:top w:val="none" w:sz="0" w:space="0" w:color="auto"/>
        <w:left w:val="none" w:sz="0" w:space="0" w:color="auto"/>
        <w:bottom w:val="none" w:sz="0" w:space="0" w:color="auto"/>
        <w:right w:val="none" w:sz="0" w:space="0" w:color="auto"/>
      </w:divBdr>
    </w:div>
    <w:div w:id="444539749">
      <w:bodyDiv w:val="1"/>
      <w:marLeft w:val="0"/>
      <w:marRight w:val="0"/>
      <w:marTop w:val="0"/>
      <w:marBottom w:val="0"/>
      <w:divBdr>
        <w:top w:val="none" w:sz="0" w:space="0" w:color="auto"/>
        <w:left w:val="none" w:sz="0" w:space="0" w:color="auto"/>
        <w:bottom w:val="none" w:sz="0" w:space="0" w:color="auto"/>
        <w:right w:val="none" w:sz="0" w:space="0" w:color="auto"/>
      </w:divBdr>
    </w:div>
    <w:div w:id="444664355">
      <w:bodyDiv w:val="1"/>
      <w:marLeft w:val="0"/>
      <w:marRight w:val="0"/>
      <w:marTop w:val="0"/>
      <w:marBottom w:val="0"/>
      <w:divBdr>
        <w:top w:val="none" w:sz="0" w:space="0" w:color="auto"/>
        <w:left w:val="none" w:sz="0" w:space="0" w:color="auto"/>
        <w:bottom w:val="none" w:sz="0" w:space="0" w:color="auto"/>
        <w:right w:val="none" w:sz="0" w:space="0" w:color="auto"/>
      </w:divBdr>
    </w:div>
    <w:div w:id="444734301">
      <w:bodyDiv w:val="1"/>
      <w:marLeft w:val="0"/>
      <w:marRight w:val="0"/>
      <w:marTop w:val="0"/>
      <w:marBottom w:val="0"/>
      <w:divBdr>
        <w:top w:val="none" w:sz="0" w:space="0" w:color="auto"/>
        <w:left w:val="none" w:sz="0" w:space="0" w:color="auto"/>
        <w:bottom w:val="none" w:sz="0" w:space="0" w:color="auto"/>
        <w:right w:val="none" w:sz="0" w:space="0" w:color="auto"/>
      </w:divBdr>
    </w:div>
    <w:div w:id="444810675">
      <w:bodyDiv w:val="1"/>
      <w:marLeft w:val="0"/>
      <w:marRight w:val="0"/>
      <w:marTop w:val="0"/>
      <w:marBottom w:val="0"/>
      <w:divBdr>
        <w:top w:val="none" w:sz="0" w:space="0" w:color="auto"/>
        <w:left w:val="none" w:sz="0" w:space="0" w:color="auto"/>
        <w:bottom w:val="none" w:sz="0" w:space="0" w:color="auto"/>
        <w:right w:val="none" w:sz="0" w:space="0" w:color="auto"/>
      </w:divBdr>
    </w:div>
    <w:div w:id="444927989">
      <w:bodyDiv w:val="1"/>
      <w:marLeft w:val="0"/>
      <w:marRight w:val="0"/>
      <w:marTop w:val="0"/>
      <w:marBottom w:val="0"/>
      <w:divBdr>
        <w:top w:val="none" w:sz="0" w:space="0" w:color="auto"/>
        <w:left w:val="none" w:sz="0" w:space="0" w:color="auto"/>
        <w:bottom w:val="none" w:sz="0" w:space="0" w:color="auto"/>
        <w:right w:val="none" w:sz="0" w:space="0" w:color="auto"/>
      </w:divBdr>
    </w:div>
    <w:div w:id="445347042">
      <w:bodyDiv w:val="1"/>
      <w:marLeft w:val="0"/>
      <w:marRight w:val="0"/>
      <w:marTop w:val="0"/>
      <w:marBottom w:val="0"/>
      <w:divBdr>
        <w:top w:val="none" w:sz="0" w:space="0" w:color="auto"/>
        <w:left w:val="none" w:sz="0" w:space="0" w:color="auto"/>
        <w:bottom w:val="none" w:sz="0" w:space="0" w:color="auto"/>
        <w:right w:val="none" w:sz="0" w:space="0" w:color="auto"/>
      </w:divBdr>
    </w:div>
    <w:div w:id="445463661">
      <w:bodyDiv w:val="1"/>
      <w:marLeft w:val="0"/>
      <w:marRight w:val="0"/>
      <w:marTop w:val="0"/>
      <w:marBottom w:val="0"/>
      <w:divBdr>
        <w:top w:val="none" w:sz="0" w:space="0" w:color="auto"/>
        <w:left w:val="none" w:sz="0" w:space="0" w:color="auto"/>
        <w:bottom w:val="none" w:sz="0" w:space="0" w:color="auto"/>
        <w:right w:val="none" w:sz="0" w:space="0" w:color="auto"/>
      </w:divBdr>
    </w:div>
    <w:div w:id="445545033">
      <w:bodyDiv w:val="1"/>
      <w:marLeft w:val="0"/>
      <w:marRight w:val="0"/>
      <w:marTop w:val="0"/>
      <w:marBottom w:val="0"/>
      <w:divBdr>
        <w:top w:val="none" w:sz="0" w:space="0" w:color="auto"/>
        <w:left w:val="none" w:sz="0" w:space="0" w:color="auto"/>
        <w:bottom w:val="none" w:sz="0" w:space="0" w:color="auto"/>
        <w:right w:val="none" w:sz="0" w:space="0" w:color="auto"/>
      </w:divBdr>
    </w:div>
    <w:div w:id="445732117">
      <w:bodyDiv w:val="1"/>
      <w:marLeft w:val="0"/>
      <w:marRight w:val="0"/>
      <w:marTop w:val="0"/>
      <w:marBottom w:val="0"/>
      <w:divBdr>
        <w:top w:val="none" w:sz="0" w:space="0" w:color="auto"/>
        <w:left w:val="none" w:sz="0" w:space="0" w:color="auto"/>
        <w:bottom w:val="none" w:sz="0" w:space="0" w:color="auto"/>
        <w:right w:val="none" w:sz="0" w:space="0" w:color="auto"/>
      </w:divBdr>
    </w:div>
    <w:div w:id="445782057">
      <w:bodyDiv w:val="1"/>
      <w:marLeft w:val="0"/>
      <w:marRight w:val="0"/>
      <w:marTop w:val="0"/>
      <w:marBottom w:val="0"/>
      <w:divBdr>
        <w:top w:val="none" w:sz="0" w:space="0" w:color="auto"/>
        <w:left w:val="none" w:sz="0" w:space="0" w:color="auto"/>
        <w:bottom w:val="none" w:sz="0" w:space="0" w:color="auto"/>
        <w:right w:val="none" w:sz="0" w:space="0" w:color="auto"/>
      </w:divBdr>
    </w:div>
    <w:div w:id="445849004">
      <w:bodyDiv w:val="1"/>
      <w:marLeft w:val="0"/>
      <w:marRight w:val="0"/>
      <w:marTop w:val="0"/>
      <w:marBottom w:val="0"/>
      <w:divBdr>
        <w:top w:val="none" w:sz="0" w:space="0" w:color="auto"/>
        <w:left w:val="none" w:sz="0" w:space="0" w:color="auto"/>
        <w:bottom w:val="none" w:sz="0" w:space="0" w:color="auto"/>
        <w:right w:val="none" w:sz="0" w:space="0" w:color="auto"/>
      </w:divBdr>
    </w:div>
    <w:div w:id="446001710">
      <w:bodyDiv w:val="1"/>
      <w:marLeft w:val="0"/>
      <w:marRight w:val="0"/>
      <w:marTop w:val="0"/>
      <w:marBottom w:val="0"/>
      <w:divBdr>
        <w:top w:val="none" w:sz="0" w:space="0" w:color="auto"/>
        <w:left w:val="none" w:sz="0" w:space="0" w:color="auto"/>
        <w:bottom w:val="none" w:sz="0" w:space="0" w:color="auto"/>
        <w:right w:val="none" w:sz="0" w:space="0" w:color="auto"/>
      </w:divBdr>
    </w:div>
    <w:div w:id="446046450">
      <w:bodyDiv w:val="1"/>
      <w:marLeft w:val="0"/>
      <w:marRight w:val="0"/>
      <w:marTop w:val="0"/>
      <w:marBottom w:val="0"/>
      <w:divBdr>
        <w:top w:val="none" w:sz="0" w:space="0" w:color="auto"/>
        <w:left w:val="none" w:sz="0" w:space="0" w:color="auto"/>
        <w:bottom w:val="none" w:sz="0" w:space="0" w:color="auto"/>
        <w:right w:val="none" w:sz="0" w:space="0" w:color="auto"/>
      </w:divBdr>
    </w:div>
    <w:div w:id="446311746">
      <w:bodyDiv w:val="1"/>
      <w:marLeft w:val="0"/>
      <w:marRight w:val="0"/>
      <w:marTop w:val="0"/>
      <w:marBottom w:val="0"/>
      <w:divBdr>
        <w:top w:val="none" w:sz="0" w:space="0" w:color="auto"/>
        <w:left w:val="none" w:sz="0" w:space="0" w:color="auto"/>
        <w:bottom w:val="none" w:sz="0" w:space="0" w:color="auto"/>
        <w:right w:val="none" w:sz="0" w:space="0" w:color="auto"/>
      </w:divBdr>
    </w:div>
    <w:div w:id="446581740">
      <w:bodyDiv w:val="1"/>
      <w:marLeft w:val="0"/>
      <w:marRight w:val="0"/>
      <w:marTop w:val="0"/>
      <w:marBottom w:val="0"/>
      <w:divBdr>
        <w:top w:val="none" w:sz="0" w:space="0" w:color="auto"/>
        <w:left w:val="none" w:sz="0" w:space="0" w:color="auto"/>
        <w:bottom w:val="none" w:sz="0" w:space="0" w:color="auto"/>
        <w:right w:val="none" w:sz="0" w:space="0" w:color="auto"/>
      </w:divBdr>
    </w:div>
    <w:div w:id="446658046">
      <w:bodyDiv w:val="1"/>
      <w:marLeft w:val="0"/>
      <w:marRight w:val="0"/>
      <w:marTop w:val="0"/>
      <w:marBottom w:val="0"/>
      <w:divBdr>
        <w:top w:val="none" w:sz="0" w:space="0" w:color="auto"/>
        <w:left w:val="none" w:sz="0" w:space="0" w:color="auto"/>
        <w:bottom w:val="none" w:sz="0" w:space="0" w:color="auto"/>
        <w:right w:val="none" w:sz="0" w:space="0" w:color="auto"/>
      </w:divBdr>
    </w:div>
    <w:div w:id="446894740">
      <w:bodyDiv w:val="1"/>
      <w:marLeft w:val="0"/>
      <w:marRight w:val="0"/>
      <w:marTop w:val="0"/>
      <w:marBottom w:val="0"/>
      <w:divBdr>
        <w:top w:val="none" w:sz="0" w:space="0" w:color="auto"/>
        <w:left w:val="none" w:sz="0" w:space="0" w:color="auto"/>
        <w:bottom w:val="none" w:sz="0" w:space="0" w:color="auto"/>
        <w:right w:val="none" w:sz="0" w:space="0" w:color="auto"/>
      </w:divBdr>
    </w:div>
    <w:div w:id="447048051">
      <w:bodyDiv w:val="1"/>
      <w:marLeft w:val="0"/>
      <w:marRight w:val="0"/>
      <w:marTop w:val="0"/>
      <w:marBottom w:val="0"/>
      <w:divBdr>
        <w:top w:val="none" w:sz="0" w:space="0" w:color="auto"/>
        <w:left w:val="none" w:sz="0" w:space="0" w:color="auto"/>
        <w:bottom w:val="none" w:sz="0" w:space="0" w:color="auto"/>
        <w:right w:val="none" w:sz="0" w:space="0" w:color="auto"/>
      </w:divBdr>
    </w:div>
    <w:div w:id="447160722">
      <w:bodyDiv w:val="1"/>
      <w:marLeft w:val="0"/>
      <w:marRight w:val="0"/>
      <w:marTop w:val="0"/>
      <w:marBottom w:val="0"/>
      <w:divBdr>
        <w:top w:val="none" w:sz="0" w:space="0" w:color="auto"/>
        <w:left w:val="none" w:sz="0" w:space="0" w:color="auto"/>
        <w:bottom w:val="none" w:sz="0" w:space="0" w:color="auto"/>
        <w:right w:val="none" w:sz="0" w:space="0" w:color="auto"/>
      </w:divBdr>
    </w:div>
    <w:div w:id="447162130">
      <w:bodyDiv w:val="1"/>
      <w:marLeft w:val="0"/>
      <w:marRight w:val="0"/>
      <w:marTop w:val="0"/>
      <w:marBottom w:val="0"/>
      <w:divBdr>
        <w:top w:val="none" w:sz="0" w:space="0" w:color="auto"/>
        <w:left w:val="none" w:sz="0" w:space="0" w:color="auto"/>
        <w:bottom w:val="none" w:sz="0" w:space="0" w:color="auto"/>
        <w:right w:val="none" w:sz="0" w:space="0" w:color="auto"/>
      </w:divBdr>
    </w:div>
    <w:div w:id="447242500">
      <w:bodyDiv w:val="1"/>
      <w:marLeft w:val="0"/>
      <w:marRight w:val="0"/>
      <w:marTop w:val="0"/>
      <w:marBottom w:val="0"/>
      <w:divBdr>
        <w:top w:val="none" w:sz="0" w:space="0" w:color="auto"/>
        <w:left w:val="none" w:sz="0" w:space="0" w:color="auto"/>
        <w:bottom w:val="none" w:sz="0" w:space="0" w:color="auto"/>
        <w:right w:val="none" w:sz="0" w:space="0" w:color="auto"/>
      </w:divBdr>
    </w:div>
    <w:div w:id="447358008">
      <w:bodyDiv w:val="1"/>
      <w:marLeft w:val="0"/>
      <w:marRight w:val="0"/>
      <w:marTop w:val="0"/>
      <w:marBottom w:val="0"/>
      <w:divBdr>
        <w:top w:val="none" w:sz="0" w:space="0" w:color="auto"/>
        <w:left w:val="none" w:sz="0" w:space="0" w:color="auto"/>
        <w:bottom w:val="none" w:sz="0" w:space="0" w:color="auto"/>
        <w:right w:val="none" w:sz="0" w:space="0" w:color="auto"/>
      </w:divBdr>
    </w:div>
    <w:div w:id="447436242">
      <w:bodyDiv w:val="1"/>
      <w:marLeft w:val="0"/>
      <w:marRight w:val="0"/>
      <w:marTop w:val="0"/>
      <w:marBottom w:val="0"/>
      <w:divBdr>
        <w:top w:val="none" w:sz="0" w:space="0" w:color="auto"/>
        <w:left w:val="none" w:sz="0" w:space="0" w:color="auto"/>
        <w:bottom w:val="none" w:sz="0" w:space="0" w:color="auto"/>
        <w:right w:val="none" w:sz="0" w:space="0" w:color="auto"/>
      </w:divBdr>
    </w:div>
    <w:div w:id="447894674">
      <w:bodyDiv w:val="1"/>
      <w:marLeft w:val="0"/>
      <w:marRight w:val="0"/>
      <w:marTop w:val="0"/>
      <w:marBottom w:val="0"/>
      <w:divBdr>
        <w:top w:val="none" w:sz="0" w:space="0" w:color="auto"/>
        <w:left w:val="none" w:sz="0" w:space="0" w:color="auto"/>
        <w:bottom w:val="none" w:sz="0" w:space="0" w:color="auto"/>
        <w:right w:val="none" w:sz="0" w:space="0" w:color="auto"/>
      </w:divBdr>
    </w:div>
    <w:div w:id="447896962">
      <w:bodyDiv w:val="1"/>
      <w:marLeft w:val="0"/>
      <w:marRight w:val="0"/>
      <w:marTop w:val="0"/>
      <w:marBottom w:val="0"/>
      <w:divBdr>
        <w:top w:val="none" w:sz="0" w:space="0" w:color="auto"/>
        <w:left w:val="none" w:sz="0" w:space="0" w:color="auto"/>
        <w:bottom w:val="none" w:sz="0" w:space="0" w:color="auto"/>
        <w:right w:val="none" w:sz="0" w:space="0" w:color="auto"/>
      </w:divBdr>
    </w:div>
    <w:div w:id="448284205">
      <w:bodyDiv w:val="1"/>
      <w:marLeft w:val="0"/>
      <w:marRight w:val="0"/>
      <w:marTop w:val="0"/>
      <w:marBottom w:val="0"/>
      <w:divBdr>
        <w:top w:val="none" w:sz="0" w:space="0" w:color="auto"/>
        <w:left w:val="none" w:sz="0" w:space="0" w:color="auto"/>
        <w:bottom w:val="none" w:sz="0" w:space="0" w:color="auto"/>
        <w:right w:val="none" w:sz="0" w:space="0" w:color="auto"/>
      </w:divBdr>
    </w:div>
    <w:div w:id="448284490">
      <w:bodyDiv w:val="1"/>
      <w:marLeft w:val="0"/>
      <w:marRight w:val="0"/>
      <w:marTop w:val="0"/>
      <w:marBottom w:val="0"/>
      <w:divBdr>
        <w:top w:val="none" w:sz="0" w:space="0" w:color="auto"/>
        <w:left w:val="none" w:sz="0" w:space="0" w:color="auto"/>
        <w:bottom w:val="none" w:sz="0" w:space="0" w:color="auto"/>
        <w:right w:val="none" w:sz="0" w:space="0" w:color="auto"/>
      </w:divBdr>
    </w:div>
    <w:div w:id="448285781">
      <w:bodyDiv w:val="1"/>
      <w:marLeft w:val="0"/>
      <w:marRight w:val="0"/>
      <w:marTop w:val="0"/>
      <w:marBottom w:val="0"/>
      <w:divBdr>
        <w:top w:val="none" w:sz="0" w:space="0" w:color="auto"/>
        <w:left w:val="none" w:sz="0" w:space="0" w:color="auto"/>
        <w:bottom w:val="none" w:sz="0" w:space="0" w:color="auto"/>
        <w:right w:val="none" w:sz="0" w:space="0" w:color="auto"/>
      </w:divBdr>
    </w:div>
    <w:div w:id="448356429">
      <w:bodyDiv w:val="1"/>
      <w:marLeft w:val="0"/>
      <w:marRight w:val="0"/>
      <w:marTop w:val="0"/>
      <w:marBottom w:val="0"/>
      <w:divBdr>
        <w:top w:val="none" w:sz="0" w:space="0" w:color="auto"/>
        <w:left w:val="none" w:sz="0" w:space="0" w:color="auto"/>
        <w:bottom w:val="none" w:sz="0" w:space="0" w:color="auto"/>
        <w:right w:val="none" w:sz="0" w:space="0" w:color="auto"/>
      </w:divBdr>
    </w:div>
    <w:div w:id="448428125">
      <w:bodyDiv w:val="1"/>
      <w:marLeft w:val="0"/>
      <w:marRight w:val="0"/>
      <w:marTop w:val="0"/>
      <w:marBottom w:val="0"/>
      <w:divBdr>
        <w:top w:val="none" w:sz="0" w:space="0" w:color="auto"/>
        <w:left w:val="none" w:sz="0" w:space="0" w:color="auto"/>
        <w:bottom w:val="none" w:sz="0" w:space="0" w:color="auto"/>
        <w:right w:val="none" w:sz="0" w:space="0" w:color="auto"/>
      </w:divBdr>
    </w:div>
    <w:div w:id="448551959">
      <w:bodyDiv w:val="1"/>
      <w:marLeft w:val="0"/>
      <w:marRight w:val="0"/>
      <w:marTop w:val="0"/>
      <w:marBottom w:val="0"/>
      <w:divBdr>
        <w:top w:val="none" w:sz="0" w:space="0" w:color="auto"/>
        <w:left w:val="none" w:sz="0" w:space="0" w:color="auto"/>
        <w:bottom w:val="none" w:sz="0" w:space="0" w:color="auto"/>
        <w:right w:val="none" w:sz="0" w:space="0" w:color="auto"/>
      </w:divBdr>
    </w:div>
    <w:div w:id="448669390">
      <w:bodyDiv w:val="1"/>
      <w:marLeft w:val="0"/>
      <w:marRight w:val="0"/>
      <w:marTop w:val="0"/>
      <w:marBottom w:val="0"/>
      <w:divBdr>
        <w:top w:val="none" w:sz="0" w:space="0" w:color="auto"/>
        <w:left w:val="none" w:sz="0" w:space="0" w:color="auto"/>
        <w:bottom w:val="none" w:sz="0" w:space="0" w:color="auto"/>
        <w:right w:val="none" w:sz="0" w:space="0" w:color="auto"/>
      </w:divBdr>
    </w:div>
    <w:div w:id="448745461">
      <w:bodyDiv w:val="1"/>
      <w:marLeft w:val="0"/>
      <w:marRight w:val="0"/>
      <w:marTop w:val="0"/>
      <w:marBottom w:val="0"/>
      <w:divBdr>
        <w:top w:val="none" w:sz="0" w:space="0" w:color="auto"/>
        <w:left w:val="none" w:sz="0" w:space="0" w:color="auto"/>
        <w:bottom w:val="none" w:sz="0" w:space="0" w:color="auto"/>
        <w:right w:val="none" w:sz="0" w:space="0" w:color="auto"/>
      </w:divBdr>
    </w:div>
    <w:div w:id="449209233">
      <w:bodyDiv w:val="1"/>
      <w:marLeft w:val="0"/>
      <w:marRight w:val="0"/>
      <w:marTop w:val="0"/>
      <w:marBottom w:val="0"/>
      <w:divBdr>
        <w:top w:val="none" w:sz="0" w:space="0" w:color="auto"/>
        <w:left w:val="none" w:sz="0" w:space="0" w:color="auto"/>
        <w:bottom w:val="none" w:sz="0" w:space="0" w:color="auto"/>
        <w:right w:val="none" w:sz="0" w:space="0" w:color="auto"/>
      </w:divBdr>
    </w:div>
    <w:div w:id="449276740">
      <w:bodyDiv w:val="1"/>
      <w:marLeft w:val="0"/>
      <w:marRight w:val="0"/>
      <w:marTop w:val="0"/>
      <w:marBottom w:val="0"/>
      <w:divBdr>
        <w:top w:val="none" w:sz="0" w:space="0" w:color="auto"/>
        <w:left w:val="none" w:sz="0" w:space="0" w:color="auto"/>
        <w:bottom w:val="none" w:sz="0" w:space="0" w:color="auto"/>
        <w:right w:val="none" w:sz="0" w:space="0" w:color="auto"/>
      </w:divBdr>
    </w:div>
    <w:div w:id="449277695">
      <w:bodyDiv w:val="1"/>
      <w:marLeft w:val="0"/>
      <w:marRight w:val="0"/>
      <w:marTop w:val="0"/>
      <w:marBottom w:val="0"/>
      <w:divBdr>
        <w:top w:val="none" w:sz="0" w:space="0" w:color="auto"/>
        <w:left w:val="none" w:sz="0" w:space="0" w:color="auto"/>
        <w:bottom w:val="none" w:sz="0" w:space="0" w:color="auto"/>
        <w:right w:val="none" w:sz="0" w:space="0" w:color="auto"/>
      </w:divBdr>
    </w:div>
    <w:div w:id="449472001">
      <w:bodyDiv w:val="1"/>
      <w:marLeft w:val="0"/>
      <w:marRight w:val="0"/>
      <w:marTop w:val="0"/>
      <w:marBottom w:val="0"/>
      <w:divBdr>
        <w:top w:val="none" w:sz="0" w:space="0" w:color="auto"/>
        <w:left w:val="none" w:sz="0" w:space="0" w:color="auto"/>
        <w:bottom w:val="none" w:sz="0" w:space="0" w:color="auto"/>
        <w:right w:val="none" w:sz="0" w:space="0" w:color="auto"/>
      </w:divBdr>
    </w:div>
    <w:div w:id="449474822">
      <w:bodyDiv w:val="1"/>
      <w:marLeft w:val="0"/>
      <w:marRight w:val="0"/>
      <w:marTop w:val="0"/>
      <w:marBottom w:val="0"/>
      <w:divBdr>
        <w:top w:val="none" w:sz="0" w:space="0" w:color="auto"/>
        <w:left w:val="none" w:sz="0" w:space="0" w:color="auto"/>
        <w:bottom w:val="none" w:sz="0" w:space="0" w:color="auto"/>
        <w:right w:val="none" w:sz="0" w:space="0" w:color="auto"/>
      </w:divBdr>
    </w:div>
    <w:div w:id="449710331">
      <w:bodyDiv w:val="1"/>
      <w:marLeft w:val="0"/>
      <w:marRight w:val="0"/>
      <w:marTop w:val="0"/>
      <w:marBottom w:val="0"/>
      <w:divBdr>
        <w:top w:val="none" w:sz="0" w:space="0" w:color="auto"/>
        <w:left w:val="none" w:sz="0" w:space="0" w:color="auto"/>
        <w:bottom w:val="none" w:sz="0" w:space="0" w:color="auto"/>
        <w:right w:val="none" w:sz="0" w:space="0" w:color="auto"/>
      </w:divBdr>
    </w:div>
    <w:div w:id="449788863">
      <w:bodyDiv w:val="1"/>
      <w:marLeft w:val="0"/>
      <w:marRight w:val="0"/>
      <w:marTop w:val="0"/>
      <w:marBottom w:val="0"/>
      <w:divBdr>
        <w:top w:val="none" w:sz="0" w:space="0" w:color="auto"/>
        <w:left w:val="none" w:sz="0" w:space="0" w:color="auto"/>
        <w:bottom w:val="none" w:sz="0" w:space="0" w:color="auto"/>
        <w:right w:val="none" w:sz="0" w:space="0" w:color="auto"/>
      </w:divBdr>
    </w:div>
    <w:div w:id="449933060">
      <w:bodyDiv w:val="1"/>
      <w:marLeft w:val="0"/>
      <w:marRight w:val="0"/>
      <w:marTop w:val="0"/>
      <w:marBottom w:val="0"/>
      <w:divBdr>
        <w:top w:val="none" w:sz="0" w:space="0" w:color="auto"/>
        <w:left w:val="none" w:sz="0" w:space="0" w:color="auto"/>
        <w:bottom w:val="none" w:sz="0" w:space="0" w:color="auto"/>
        <w:right w:val="none" w:sz="0" w:space="0" w:color="auto"/>
      </w:divBdr>
    </w:div>
    <w:div w:id="449936560">
      <w:bodyDiv w:val="1"/>
      <w:marLeft w:val="0"/>
      <w:marRight w:val="0"/>
      <w:marTop w:val="0"/>
      <w:marBottom w:val="0"/>
      <w:divBdr>
        <w:top w:val="none" w:sz="0" w:space="0" w:color="auto"/>
        <w:left w:val="none" w:sz="0" w:space="0" w:color="auto"/>
        <w:bottom w:val="none" w:sz="0" w:space="0" w:color="auto"/>
        <w:right w:val="none" w:sz="0" w:space="0" w:color="auto"/>
      </w:divBdr>
    </w:div>
    <w:div w:id="450251714">
      <w:bodyDiv w:val="1"/>
      <w:marLeft w:val="0"/>
      <w:marRight w:val="0"/>
      <w:marTop w:val="0"/>
      <w:marBottom w:val="0"/>
      <w:divBdr>
        <w:top w:val="none" w:sz="0" w:space="0" w:color="auto"/>
        <w:left w:val="none" w:sz="0" w:space="0" w:color="auto"/>
        <w:bottom w:val="none" w:sz="0" w:space="0" w:color="auto"/>
        <w:right w:val="none" w:sz="0" w:space="0" w:color="auto"/>
      </w:divBdr>
    </w:div>
    <w:div w:id="450368493">
      <w:bodyDiv w:val="1"/>
      <w:marLeft w:val="0"/>
      <w:marRight w:val="0"/>
      <w:marTop w:val="0"/>
      <w:marBottom w:val="0"/>
      <w:divBdr>
        <w:top w:val="none" w:sz="0" w:space="0" w:color="auto"/>
        <w:left w:val="none" w:sz="0" w:space="0" w:color="auto"/>
        <w:bottom w:val="none" w:sz="0" w:space="0" w:color="auto"/>
        <w:right w:val="none" w:sz="0" w:space="0" w:color="auto"/>
      </w:divBdr>
    </w:div>
    <w:div w:id="450443480">
      <w:bodyDiv w:val="1"/>
      <w:marLeft w:val="0"/>
      <w:marRight w:val="0"/>
      <w:marTop w:val="0"/>
      <w:marBottom w:val="0"/>
      <w:divBdr>
        <w:top w:val="none" w:sz="0" w:space="0" w:color="auto"/>
        <w:left w:val="none" w:sz="0" w:space="0" w:color="auto"/>
        <w:bottom w:val="none" w:sz="0" w:space="0" w:color="auto"/>
        <w:right w:val="none" w:sz="0" w:space="0" w:color="auto"/>
      </w:divBdr>
    </w:div>
    <w:div w:id="450630564">
      <w:bodyDiv w:val="1"/>
      <w:marLeft w:val="0"/>
      <w:marRight w:val="0"/>
      <w:marTop w:val="0"/>
      <w:marBottom w:val="0"/>
      <w:divBdr>
        <w:top w:val="none" w:sz="0" w:space="0" w:color="auto"/>
        <w:left w:val="none" w:sz="0" w:space="0" w:color="auto"/>
        <w:bottom w:val="none" w:sz="0" w:space="0" w:color="auto"/>
        <w:right w:val="none" w:sz="0" w:space="0" w:color="auto"/>
      </w:divBdr>
    </w:div>
    <w:div w:id="450706422">
      <w:bodyDiv w:val="1"/>
      <w:marLeft w:val="0"/>
      <w:marRight w:val="0"/>
      <w:marTop w:val="0"/>
      <w:marBottom w:val="0"/>
      <w:divBdr>
        <w:top w:val="none" w:sz="0" w:space="0" w:color="auto"/>
        <w:left w:val="none" w:sz="0" w:space="0" w:color="auto"/>
        <w:bottom w:val="none" w:sz="0" w:space="0" w:color="auto"/>
        <w:right w:val="none" w:sz="0" w:space="0" w:color="auto"/>
      </w:divBdr>
    </w:div>
    <w:div w:id="450711434">
      <w:bodyDiv w:val="1"/>
      <w:marLeft w:val="0"/>
      <w:marRight w:val="0"/>
      <w:marTop w:val="0"/>
      <w:marBottom w:val="0"/>
      <w:divBdr>
        <w:top w:val="none" w:sz="0" w:space="0" w:color="auto"/>
        <w:left w:val="none" w:sz="0" w:space="0" w:color="auto"/>
        <w:bottom w:val="none" w:sz="0" w:space="0" w:color="auto"/>
        <w:right w:val="none" w:sz="0" w:space="0" w:color="auto"/>
      </w:divBdr>
    </w:div>
    <w:div w:id="450781183">
      <w:bodyDiv w:val="1"/>
      <w:marLeft w:val="0"/>
      <w:marRight w:val="0"/>
      <w:marTop w:val="0"/>
      <w:marBottom w:val="0"/>
      <w:divBdr>
        <w:top w:val="none" w:sz="0" w:space="0" w:color="auto"/>
        <w:left w:val="none" w:sz="0" w:space="0" w:color="auto"/>
        <w:bottom w:val="none" w:sz="0" w:space="0" w:color="auto"/>
        <w:right w:val="none" w:sz="0" w:space="0" w:color="auto"/>
      </w:divBdr>
    </w:div>
    <w:div w:id="451216660">
      <w:bodyDiv w:val="1"/>
      <w:marLeft w:val="0"/>
      <w:marRight w:val="0"/>
      <w:marTop w:val="0"/>
      <w:marBottom w:val="0"/>
      <w:divBdr>
        <w:top w:val="none" w:sz="0" w:space="0" w:color="auto"/>
        <w:left w:val="none" w:sz="0" w:space="0" w:color="auto"/>
        <w:bottom w:val="none" w:sz="0" w:space="0" w:color="auto"/>
        <w:right w:val="none" w:sz="0" w:space="0" w:color="auto"/>
      </w:divBdr>
    </w:div>
    <w:div w:id="451241569">
      <w:bodyDiv w:val="1"/>
      <w:marLeft w:val="0"/>
      <w:marRight w:val="0"/>
      <w:marTop w:val="0"/>
      <w:marBottom w:val="0"/>
      <w:divBdr>
        <w:top w:val="none" w:sz="0" w:space="0" w:color="auto"/>
        <w:left w:val="none" w:sz="0" w:space="0" w:color="auto"/>
        <w:bottom w:val="none" w:sz="0" w:space="0" w:color="auto"/>
        <w:right w:val="none" w:sz="0" w:space="0" w:color="auto"/>
      </w:divBdr>
    </w:div>
    <w:div w:id="451247267">
      <w:bodyDiv w:val="1"/>
      <w:marLeft w:val="0"/>
      <w:marRight w:val="0"/>
      <w:marTop w:val="0"/>
      <w:marBottom w:val="0"/>
      <w:divBdr>
        <w:top w:val="none" w:sz="0" w:space="0" w:color="auto"/>
        <w:left w:val="none" w:sz="0" w:space="0" w:color="auto"/>
        <w:bottom w:val="none" w:sz="0" w:space="0" w:color="auto"/>
        <w:right w:val="none" w:sz="0" w:space="0" w:color="auto"/>
      </w:divBdr>
    </w:div>
    <w:div w:id="451479403">
      <w:bodyDiv w:val="1"/>
      <w:marLeft w:val="0"/>
      <w:marRight w:val="0"/>
      <w:marTop w:val="0"/>
      <w:marBottom w:val="0"/>
      <w:divBdr>
        <w:top w:val="none" w:sz="0" w:space="0" w:color="auto"/>
        <w:left w:val="none" w:sz="0" w:space="0" w:color="auto"/>
        <w:bottom w:val="none" w:sz="0" w:space="0" w:color="auto"/>
        <w:right w:val="none" w:sz="0" w:space="0" w:color="auto"/>
      </w:divBdr>
    </w:div>
    <w:div w:id="451897550">
      <w:bodyDiv w:val="1"/>
      <w:marLeft w:val="0"/>
      <w:marRight w:val="0"/>
      <w:marTop w:val="0"/>
      <w:marBottom w:val="0"/>
      <w:divBdr>
        <w:top w:val="none" w:sz="0" w:space="0" w:color="auto"/>
        <w:left w:val="none" w:sz="0" w:space="0" w:color="auto"/>
        <w:bottom w:val="none" w:sz="0" w:space="0" w:color="auto"/>
        <w:right w:val="none" w:sz="0" w:space="0" w:color="auto"/>
      </w:divBdr>
    </w:div>
    <w:div w:id="451944931">
      <w:bodyDiv w:val="1"/>
      <w:marLeft w:val="0"/>
      <w:marRight w:val="0"/>
      <w:marTop w:val="0"/>
      <w:marBottom w:val="0"/>
      <w:divBdr>
        <w:top w:val="none" w:sz="0" w:space="0" w:color="auto"/>
        <w:left w:val="none" w:sz="0" w:space="0" w:color="auto"/>
        <w:bottom w:val="none" w:sz="0" w:space="0" w:color="auto"/>
        <w:right w:val="none" w:sz="0" w:space="0" w:color="auto"/>
      </w:divBdr>
    </w:div>
    <w:div w:id="452477944">
      <w:bodyDiv w:val="1"/>
      <w:marLeft w:val="0"/>
      <w:marRight w:val="0"/>
      <w:marTop w:val="0"/>
      <w:marBottom w:val="0"/>
      <w:divBdr>
        <w:top w:val="none" w:sz="0" w:space="0" w:color="auto"/>
        <w:left w:val="none" w:sz="0" w:space="0" w:color="auto"/>
        <w:bottom w:val="none" w:sz="0" w:space="0" w:color="auto"/>
        <w:right w:val="none" w:sz="0" w:space="0" w:color="auto"/>
      </w:divBdr>
    </w:div>
    <w:div w:id="452601446">
      <w:bodyDiv w:val="1"/>
      <w:marLeft w:val="0"/>
      <w:marRight w:val="0"/>
      <w:marTop w:val="0"/>
      <w:marBottom w:val="0"/>
      <w:divBdr>
        <w:top w:val="none" w:sz="0" w:space="0" w:color="auto"/>
        <w:left w:val="none" w:sz="0" w:space="0" w:color="auto"/>
        <w:bottom w:val="none" w:sz="0" w:space="0" w:color="auto"/>
        <w:right w:val="none" w:sz="0" w:space="0" w:color="auto"/>
      </w:divBdr>
    </w:div>
    <w:div w:id="452746646">
      <w:bodyDiv w:val="1"/>
      <w:marLeft w:val="0"/>
      <w:marRight w:val="0"/>
      <w:marTop w:val="0"/>
      <w:marBottom w:val="0"/>
      <w:divBdr>
        <w:top w:val="none" w:sz="0" w:space="0" w:color="auto"/>
        <w:left w:val="none" w:sz="0" w:space="0" w:color="auto"/>
        <w:bottom w:val="none" w:sz="0" w:space="0" w:color="auto"/>
        <w:right w:val="none" w:sz="0" w:space="0" w:color="auto"/>
      </w:divBdr>
    </w:div>
    <w:div w:id="452869649">
      <w:bodyDiv w:val="1"/>
      <w:marLeft w:val="0"/>
      <w:marRight w:val="0"/>
      <w:marTop w:val="0"/>
      <w:marBottom w:val="0"/>
      <w:divBdr>
        <w:top w:val="none" w:sz="0" w:space="0" w:color="auto"/>
        <w:left w:val="none" w:sz="0" w:space="0" w:color="auto"/>
        <w:bottom w:val="none" w:sz="0" w:space="0" w:color="auto"/>
        <w:right w:val="none" w:sz="0" w:space="0" w:color="auto"/>
      </w:divBdr>
    </w:div>
    <w:div w:id="452942567">
      <w:bodyDiv w:val="1"/>
      <w:marLeft w:val="0"/>
      <w:marRight w:val="0"/>
      <w:marTop w:val="0"/>
      <w:marBottom w:val="0"/>
      <w:divBdr>
        <w:top w:val="none" w:sz="0" w:space="0" w:color="auto"/>
        <w:left w:val="none" w:sz="0" w:space="0" w:color="auto"/>
        <w:bottom w:val="none" w:sz="0" w:space="0" w:color="auto"/>
        <w:right w:val="none" w:sz="0" w:space="0" w:color="auto"/>
      </w:divBdr>
    </w:div>
    <w:div w:id="453064610">
      <w:bodyDiv w:val="1"/>
      <w:marLeft w:val="0"/>
      <w:marRight w:val="0"/>
      <w:marTop w:val="0"/>
      <w:marBottom w:val="0"/>
      <w:divBdr>
        <w:top w:val="none" w:sz="0" w:space="0" w:color="auto"/>
        <w:left w:val="none" w:sz="0" w:space="0" w:color="auto"/>
        <w:bottom w:val="none" w:sz="0" w:space="0" w:color="auto"/>
        <w:right w:val="none" w:sz="0" w:space="0" w:color="auto"/>
      </w:divBdr>
    </w:div>
    <w:div w:id="453064976">
      <w:bodyDiv w:val="1"/>
      <w:marLeft w:val="0"/>
      <w:marRight w:val="0"/>
      <w:marTop w:val="0"/>
      <w:marBottom w:val="0"/>
      <w:divBdr>
        <w:top w:val="none" w:sz="0" w:space="0" w:color="auto"/>
        <w:left w:val="none" w:sz="0" w:space="0" w:color="auto"/>
        <w:bottom w:val="none" w:sz="0" w:space="0" w:color="auto"/>
        <w:right w:val="none" w:sz="0" w:space="0" w:color="auto"/>
      </w:divBdr>
    </w:div>
    <w:div w:id="453136266">
      <w:bodyDiv w:val="1"/>
      <w:marLeft w:val="0"/>
      <w:marRight w:val="0"/>
      <w:marTop w:val="0"/>
      <w:marBottom w:val="0"/>
      <w:divBdr>
        <w:top w:val="none" w:sz="0" w:space="0" w:color="auto"/>
        <w:left w:val="none" w:sz="0" w:space="0" w:color="auto"/>
        <w:bottom w:val="none" w:sz="0" w:space="0" w:color="auto"/>
        <w:right w:val="none" w:sz="0" w:space="0" w:color="auto"/>
      </w:divBdr>
    </w:div>
    <w:div w:id="453408802">
      <w:bodyDiv w:val="1"/>
      <w:marLeft w:val="0"/>
      <w:marRight w:val="0"/>
      <w:marTop w:val="0"/>
      <w:marBottom w:val="0"/>
      <w:divBdr>
        <w:top w:val="none" w:sz="0" w:space="0" w:color="auto"/>
        <w:left w:val="none" w:sz="0" w:space="0" w:color="auto"/>
        <w:bottom w:val="none" w:sz="0" w:space="0" w:color="auto"/>
        <w:right w:val="none" w:sz="0" w:space="0" w:color="auto"/>
      </w:divBdr>
    </w:div>
    <w:div w:id="453444455">
      <w:bodyDiv w:val="1"/>
      <w:marLeft w:val="0"/>
      <w:marRight w:val="0"/>
      <w:marTop w:val="0"/>
      <w:marBottom w:val="0"/>
      <w:divBdr>
        <w:top w:val="none" w:sz="0" w:space="0" w:color="auto"/>
        <w:left w:val="none" w:sz="0" w:space="0" w:color="auto"/>
        <w:bottom w:val="none" w:sz="0" w:space="0" w:color="auto"/>
        <w:right w:val="none" w:sz="0" w:space="0" w:color="auto"/>
      </w:divBdr>
    </w:div>
    <w:div w:id="453445359">
      <w:bodyDiv w:val="1"/>
      <w:marLeft w:val="0"/>
      <w:marRight w:val="0"/>
      <w:marTop w:val="0"/>
      <w:marBottom w:val="0"/>
      <w:divBdr>
        <w:top w:val="none" w:sz="0" w:space="0" w:color="auto"/>
        <w:left w:val="none" w:sz="0" w:space="0" w:color="auto"/>
        <w:bottom w:val="none" w:sz="0" w:space="0" w:color="auto"/>
        <w:right w:val="none" w:sz="0" w:space="0" w:color="auto"/>
      </w:divBdr>
    </w:div>
    <w:div w:id="453446200">
      <w:bodyDiv w:val="1"/>
      <w:marLeft w:val="0"/>
      <w:marRight w:val="0"/>
      <w:marTop w:val="0"/>
      <w:marBottom w:val="0"/>
      <w:divBdr>
        <w:top w:val="none" w:sz="0" w:space="0" w:color="auto"/>
        <w:left w:val="none" w:sz="0" w:space="0" w:color="auto"/>
        <w:bottom w:val="none" w:sz="0" w:space="0" w:color="auto"/>
        <w:right w:val="none" w:sz="0" w:space="0" w:color="auto"/>
      </w:divBdr>
    </w:div>
    <w:div w:id="453448146">
      <w:bodyDiv w:val="1"/>
      <w:marLeft w:val="0"/>
      <w:marRight w:val="0"/>
      <w:marTop w:val="0"/>
      <w:marBottom w:val="0"/>
      <w:divBdr>
        <w:top w:val="none" w:sz="0" w:space="0" w:color="auto"/>
        <w:left w:val="none" w:sz="0" w:space="0" w:color="auto"/>
        <w:bottom w:val="none" w:sz="0" w:space="0" w:color="auto"/>
        <w:right w:val="none" w:sz="0" w:space="0" w:color="auto"/>
      </w:divBdr>
    </w:div>
    <w:div w:id="453527247">
      <w:bodyDiv w:val="1"/>
      <w:marLeft w:val="0"/>
      <w:marRight w:val="0"/>
      <w:marTop w:val="0"/>
      <w:marBottom w:val="0"/>
      <w:divBdr>
        <w:top w:val="none" w:sz="0" w:space="0" w:color="auto"/>
        <w:left w:val="none" w:sz="0" w:space="0" w:color="auto"/>
        <w:bottom w:val="none" w:sz="0" w:space="0" w:color="auto"/>
        <w:right w:val="none" w:sz="0" w:space="0" w:color="auto"/>
      </w:divBdr>
    </w:div>
    <w:div w:id="453600634">
      <w:bodyDiv w:val="1"/>
      <w:marLeft w:val="0"/>
      <w:marRight w:val="0"/>
      <w:marTop w:val="0"/>
      <w:marBottom w:val="0"/>
      <w:divBdr>
        <w:top w:val="none" w:sz="0" w:space="0" w:color="auto"/>
        <w:left w:val="none" w:sz="0" w:space="0" w:color="auto"/>
        <w:bottom w:val="none" w:sz="0" w:space="0" w:color="auto"/>
        <w:right w:val="none" w:sz="0" w:space="0" w:color="auto"/>
      </w:divBdr>
    </w:div>
    <w:div w:id="453602858">
      <w:bodyDiv w:val="1"/>
      <w:marLeft w:val="0"/>
      <w:marRight w:val="0"/>
      <w:marTop w:val="0"/>
      <w:marBottom w:val="0"/>
      <w:divBdr>
        <w:top w:val="none" w:sz="0" w:space="0" w:color="auto"/>
        <w:left w:val="none" w:sz="0" w:space="0" w:color="auto"/>
        <w:bottom w:val="none" w:sz="0" w:space="0" w:color="auto"/>
        <w:right w:val="none" w:sz="0" w:space="0" w:color="auto"/>
      </w:divBdr>
    </w:div>
    <w:div w:id="453866364">
      <w:bodyDiv w:val="1"/>
      <w:marLeft w:val="0"/>
      <w:marRight w:val="0"/>
      <w:marTop w:val="0"/>
      <w:marBottom w:val="0"/>
      <w:divBdr>
        <w:top w:val="none" w:sz="0" w:space="0" w:color="auto"/>
        <w:left w:val="none" w:sz="0" w:space="0" w:color="auto"/>
        <w:bottom w:val="none" w:sz="0" w:space="0" w:color="auto"/>
        <w:right w:val="none" w:sz="0" w:space="0" w:color="auto"/>
      </w:divBdr>
    </w:div>
    <w:div w:id="453909211">
      <w:bodyDiv w:val="1"/>
      <w:marLeft w:val="0"/>
      <w:marRight w:val="0"/>
      <w:marTop w:val="0"/>
      <w:marBottom w:val="0"/>
      <w:divBdr>
        <w:top w:val="none" w:sz="0" w:space="0" w:color="auto"/>
        <w:left w:val="none" w:sz="0" w:space="0" w:color="auto"/>
        <w:bottom w:val="none" w:sz="0" w:space="0" w:color="auto"/>
        <w:right w:val="none" w:sz="0" w:space="0" w:color="auto"/>
      </w:divBdr>
    </w:div>
    <w:div w:id="453989094">
      <w:bodyDiv w:val="1"/>
      <w:marLeft w:val="0"/>
      <w:marRight w:val="0"/>
      <w:marTop w:val="0"/>
      <w:marBottom w:val="0"/>
      <w:divBdr>
        <w:top w:val="none" w:sz="0" w:space="0" w:color="auto"/>
        <w:left w:val="none" w:sz="0" w:space="0" w:color="auto"/>
        <w:bottom w:val="none" w:sz="0" w:space="0" w:color="auto"/>
        <w:right w:val="none" w:sz="0" w:space="0" w:color="auto"/>
      </w:divBdr>
    </w:div>
    <w:div w:id="454099252">
      <w:bodyDiv w:val="1"/>
      <w:marLeft w:val="0"/>
      <w:marRight w:val="0"/>
      <w:marTop w:val="0"/>
      <w:marBottom w:val="0"/>
      <w:divBdr>
        <w:top w:val="none" w:sz="0" w:space="0" w:color="auto"/>
        <w:left w:val="none" w:sz="0" w:space="0" w:color="auto"/>
        <w:bottom w:val="none" w:sz="0" w:space="0" w:color="auto"/>
        <w:right w:val="none" w:sz="0" w:space="0" w:color="auto"/>
      </w:divBdr>
    </w:div>
    <w:div w:id="454298641">
      <w:bodyDiv w:val="1"/>
      <w:marLeft w:val="0"/>
      <w:marRight w:val="0"/>
      <w:marTop w:val="0"/>
      <w:marBottom w:val="0"/>
      <w:divBdr>
        <w:top w:val="none" w:sz="0" w:space="0" w:color="auto"/>
        <w:left w:val="none" w:sz="0" w:space="0" w:color="auto"/>
        <w:bottom w:val="none" w:sz="0" w:space="0" w:color="auto"/>
        <w:right w:val="none" w:sz="0" w:space="0" w:color="auto"/>
      </w:divBdr>
    </w:div>
    <w:div w:id="454299108">
      <w:bodyDiv w:val="1"/>
      <w:marLeft w:val="0"/>
      <w:marRight w:val="0"/>
      <w:marTop w:val="0"/>
      <w:marBottom w:val="0"/>
      <w:divBdr>
        <w:top w:val="none" w:sz="0" w:space="0" w:color="auto"/>
        <w:left w:val="none" w:sz="0" w:space="0" w:color="auto"/>
        <w:bottom w:val="none" w:sz="0" w:space="0" w:color="auto"/>
        <w:right w:val="none" w:sz="0" w:space="0" w:color="auto"/>
      </w:divBdr>
    </w:div>
    <w:div w:id="454367697">
      <w:bodyDiv w:val="1"/>
      <w:marLeft w:val="0"/>
      <w:marRight w:val="0"/>
      <w:marTop w:val="0"/>
      <w:marBottom w:val="0"/>
      <w:divBdr>
        <w:top w:val="none" w:sz="0" w:space="0" w:color="auto"/>
        <w:left w:val="none" w:sz="0" w:space="0" w:color="auto"/>
        <w:bottom w:val="none" w:sz="0" w:space="0" w:color="auto"/>
        <w:right w:val="none" w:sz="0" w:space="0" w:color="auto"/>
      </w:divBdr>
    </w:div>
    <w:div w:id="454368722">
      <w:bodyDiv w:val="1"/>
      <w:marLeft w:val="0"/>
      <w:marRight w:val="0"/>
      <w:marTop w:val="0"/>
      <w:marBottom w:val="0"/>
      <w:divBdr>
        <w:top w:val="none" w:sz="0" w:space="0" w:color="auto"/>
        <w:left w:val="none" w:sz="0" w:space="0" w:color="auto"/>
        <w:bottom w:val="none" w:sz="0" w:space="0" w:color="auto"/>
        <w:right w:val="none" w:sz="0" w:space="0" w:color="auto"/>
      </w:divBdr>
    </w:div>
    <w:div w:id="454443699">
      <w:bodyDiv w:val="1"/>
      <w:marLeft w:val="0"/>
      <w:marRight w:val="0"/>
      <w:marTop w:val="0"/>
      <w:marBottom w:val="0"/>
      <w:divBdr>
        <w:top w:val="none" w:sz="0" w:space="0" w:color="auto"/>
        <w:left w:val="none" w:sz="0" w:space="0" w:color="auto"/>
        <w:bottom w:val="none" w:sz="0" w:space="0" w:color="auto"/>
        <w:right w:val="none" w:sz="0" w:space="0" w:color="auto"/>
      </w:divBdr>
    </w:div>
    <w:div w:id="454834932">
      <w:bodyDiv w:val="1"/>
      <w:marLeft w:val="0"/>
      <w:marRight w:val="0"/>
      <w:marTop w:val="0"/>
      <w:marBottom w:val="0"/>
      <w:divBdr>
        <w:top w:val="none" w:sz="0" w:space="0" w:color="auto"/>
        <w:left w:val="none" w:sz="0" w:space="0" w:color="auto"/>
        <w:bottom w:val="none" w:sz="0" w:space="0" w:color="auto"/>
        <w:right w:val="none" w:sz="0" w:space="0" w:color="auto"/>
      </w:divBdr>
    </w:div>
    <w:div w:id="454956299">
      <w:bodyDiv w:val="1"/>
      <w:marLeft w:val="0"/>
      <w:marRight w:val="0"/>
      <w:marTop w:val="0"/>
      <w:marBottom w:val="0"/>
      <w:divBdr>
        <w:top w:val="none" w:sz="0" w:space="0" w:color="auto"/>
        <w:left w:val="none" w:sz="0" w:space="0" w:color="auto"/>
        <w:bottom w:val="none" w:sz="0" w:space="0" w:color="auto"/>
        <w:right w:val="none" w:sz="0" w:space="0" w:color="auto"/>
      </w:divBdr>
    </w:div>
    <w:div w:id="455367028">
      <w:bodyDiv w:val="1"/>
      <w:marLeft w:val="0"/>
      <w:marRight w:val="0"/>
      <w:marTop w:val="0"/>
      <w:marBottom w:val="0"/>
      <w:divBdr>
        <w:top w:val="none" w:sz="0" w:space="0" w:color="auto"/>
        <w:left w:val="none" w:sz="0" w:space="0" w:color="auto"/>
        <w:bottom w:val="none" w:sz="0" w:space="0" w:color="auto"/>
        <w:right w:val="none" w:sz="0" w:space="0" w:color="auto"/>
      </w:divBdr>
    </w:div>
    <w:div w:id="455489980">
      <w:bodyDiv w:val="1"/>
      <w:marLeft w:val="0"/>
      <w:marRight w:val="0"/>
      <w:marTop w:val="0"/>
      <w:marBottom w:val="0"/>
      <w:divBdr>
        <w:top w:val="none" w:sz="0" w:space="0" w:color="auto"/>
        <w:left w:val="none" w:sz="0" w:space="0" w:color="auto"/>
        <w:bottom w:val="none" w:sz="0" w:space="0" w:color="auto"/>
        <w:right w:val="none" w:sz="0" w:space="0" w:color="auto"/>
      </w:divBdr>
    </w:div>
    <w:div w:id="455609649">
      <w:bodyDiv w:val="1"/>
      <w:marLeft w:val="0"/>
      <w:marRight w:val="0"/>
      <w:marTop w:val="0"/>
      <w:marBottom w:val="0"/>
      <w:divBdr>
        <w:top w:val="none" w:sz="0" w:space="0" w:color="auto"/>
        <w:left w:val="none" w:sz="0" w:space="0" w:color="auto"/>
        <w:bottom w:val="none" w:sz="0" w:space="0" w:color="auto"/>
        <w:right w:val="none" w:sz="0" w:space="0" w:color="auto"/>
      </w:divBdr>
    </w:div>
    <w:div w:id="455758767">
      <w:bodyDiv w:val="1"/>
      <w:marLeft w:val="0"/>
      <w:marRight w:val="0"/>
      <w:marTop w:val="0"/>
      <w:marBottom w:val="0"/>
      <w:divBdr>
        <w:top w:val="none" w:sz="0" w:space="0" w:color="auto"/>
        <w:left w:val="none" w:sz="0" w:space="0" w:color="auto"/>
        <w:bottom w:val="none" w:sz="0" w:space="0" w:color="auto"/>
        <w:right w:val="none" w:sz="0" w:space="0" w:color="auto"/>
      </w:divBdr>
    </w:div>
    <w:div w:id="455760412">
      <w:bodyDiv w:val="1"/>
      <w:marLeft w:val="0"/>
      <w:marRight w:val="0"/>
      <w:marTop w:val="0"/>
      <w:marBottom w:val="0"/>
      <w:divBdr>
        <w:top w:val="none" w:sz="0" w:space="0" w:color="auto"/>
        <w:left w:val="none" w:sz="0" w:space="0" w:color="auto"/>
        <w:bottom w:val="none" w:sz="0" w:space="0" w:color="auto"/>
        <w:right w:val="none" w:sz="0" w:space="0" w:color="auto"/>
      </w:divBdr>
    </w:div>
    <w:div w:id="456071847">
      <w:bodyDiv w:val="1"/>
      <w:marLeft w:val="0"/>
      <w:marRight w:val="0"/>
      <w:marTop w:val="0"/>
      <w:marBottom w:val="0"/>
      <w:divBdr>
        <w:top w:val="none" w:sz="0" w:space="0" w:color="auto"/>
        <w:left w:val="none" w:sz="0" w:space="0" w:color="auto"/>
        <w:bottom w:val="none" w:sz="0" w:space="0" w:color="auto"/>
        <w:right w:val="none" w:sz="0" w:space="0" w:color="auto"/>
      </w:divBdr>
    </w:div>
    <w:div w:id="456072290">
      <w:bodyDiv w:val="1"/>
      <w:marLeft w:val="0"/>
      <w:marRight w:val="0"/>
      <w:marTop w:val="0"/>
      <w:marBottom w:val="0"/>
      <w:divBdr>
        <w:top w:val="none" w:sz="0" w:space="0" w:color="auto"/>
        <w:left w:val="none" w:sz="0" w:space="0" w:color="auto"/>
        <w:bottom w:val="none" w:sz="0" w:space="0" w:color="auto"/>
        <w:right w:val="none" w:sz="0" w:space="0" w:color="auto"/>
      </w:divBdr>
    </w:div>
    <w:div w:id="456262548">
      <w:bodyDiv w:val="1"/>
      <w:marLeft w:val="0"/>
      <w:marRight w:val="0"/>
      <w:marTop w:val="0"/>
      <w:marBottom w:val="0"/>
      <w:divBdr>
        <w:top w:val="none" w:sz="0" w:space="0" w:color="auto"/>
        <w:left w:val="none" w:sz="0" w:space="0" w:color="auto"/>
        <w:bottom w:val="none" w:sz="0" w:space="0" w:color="auto"/>
        <w:right w:val="none" w:sz="0" w:space="0" w:color="auto"/>
      </w:divBdr>
    </w:div>
    <w:div w:id="456265706">
      <w:bodyDiv w:val="1"/>
      <w:marLeft w:val="0"/>
      <w:marRight w:val="0"/>
      <w:marTop w:val="0"/>
      <w:marBottom w:val="0"/>
      <w:divBdr>
        <w:top w:val="none" w:sz="0" w:space="0" w:color="auto"/>
        <w:left w:val="none" w:sz="0" w:space="0" w:color="auto"/>
        <w:bottom w:val="none" w:sz="0" w:space="0" w:color="auto"/>
        <w:right w:val="none" w:sz="0" w:space="0" w:color="auto"/>
      </w:divBdr>
    </w:div>
    <w:div w:id="456412866">
      <w:bodyDiv w:val="1"/>
      <w:marLeft w:val="0"/>
      <w:marRight w:val="0"/>
      <w:marTop w:val="0"/>
      <w:marBottom w:val="0"/>
      <w:divBdr>
        <w:top w:val="none" w:sz="0" w:space="0" w:color="auto"/>
        <w:left w:val="none" w:sz="0" w:space="0" w:color="auto"/>
        <w:bottom w:val="none" w:sz="0" w:space="0" w:color="auto"/>
        <w:right w:val="none" w:sz="0" w:space="0" w:color="auto"/>
      </w:divBdr>
    </w:div>
    <w:div w:id="456535092">
      <w:bodyDiv w:val="1"/>
      <w:marLeft w:val="0"/>
      <w:marRight w:val="0"/>
      <w:marTop w:val="0"/>
      <w:marBottom w:val="0"/>
      <w:divBdr>
        <w:top w:val="none" w:sz="0" w:space="0" w:color="auto"/>
        <w:left w:val="none" w:sz="0" w:space="0" w:color="auto"/>
        <w:bottom w:val="none" w:sz="0" w:space="0" w:color="auto"/>
        <w:right w:val="none" w:sz="0" w:space="0" w:color="auto"/>
      </w:divBdr>
    </w:div>
    <w:div w:id="456604218">
      <w:bodyDiv w:val="1"/>
      <w:marLeft w:val="0"/>
      <w:marRight w:val="0"/>
      <w:marTop w:val="0"/>
      <w:marBottom w:val="0"/>
      <w:divBdr>
        <w:top w:val="none" w:sz="0" w:space="0" w:color="auto"/>
        <w:left w:val="none" w:sz="0" w:space="0" w:color="auto"/>
        <w:bottom w:val="none" w:sz="0" w:space="0" w:color="auto"/>
        <w:right w:val="none" w:sz="0" w:space="0" w:color="auto"/>
      </w:divBdr>
    </w:div>
    <w:div w:id="456608883">
      <w:bodyDiv w:val="1"/>
      <w:marLeft w:val="0"/>
      <w:marRight w:val="0"/>
      <w:marTop w:val="0"/>
      <w:marBottom w:val="0"/>
      <w:divBdr>
        <w:top w:val="none" w:sz="0" w:space="0" w:color="auto"/>
        <w:left w:val="none" w:sz="0" w:space="0" w:color="auto"/>
        <w:bottom w:val="none" w:sz="0" w:space="0" w:color="auto"/>
        <w:right w:val="none" w:sz="0" w:space="0" w:color="auto"/>
      </w:divBdr>
    </w:div>
    <w:div w:id="456686004">
      <w:bodyDiv w:val="1"/>
      <w:marLeft w:val="0"/>
      <w:marRight w:val="0"/>
      <w:marTop w:val="0"/>
      <w:marBottom w:val="0"/>
      <w:divBdr>
        <w:top w:val="none" w:sz="0" w:space="0" w:color="auto"/>
        <w:left w:val="none" w:sz="0" w:space="0" w:color="auto"/>
        <w:bottom w:val="none" w:sz="0" w:space="0" w:color="auto"/>
        <w:right w:val="none" w:sz="0" w:space="0" w:color="auto"/>
      </w:divBdr>
    </w:div>
    <w:div w:id="456720908">
      <w:bodyDiv w:val="1"/>
      <w:marLeft w:val="0"/>
      <w:marRight w:val="0"/>
      <w:marTop w:val="0"/>
      <w:marBottom w:val="0"/>
      <w:divBdr>
        <w:top w:val="none" w:sz="0" w:space="0" w:color="auto"/>
        <w:left w:val="none" w:sz="0" w:space="0" w:color="auto"/>
        <w:bottom w:val="none" w:sz="0" w:space="0" w:color="auto"/>
        <w:right w:val="none" w:sz="0" w:space="0" w:color="auto"/>
      </w:divBdr>
    </w:div>
    <w:div w:id="456918857">
      <w:bodyDiv w:val="1"/>
      <w:marLeft w:val="0"/>
      <w:marRight w:val="0"/>
      <w:marTop w:val="0"/>
      <w:marBottom w:val="0"/>
      <w:divBdr>
        <w:top w:val="none" w:sz="0" w:space="0" w:color="auto"/>
        <w:left w:val="none" w:sz="0" w:space="0" w:color="auto"/>
        <w:bottom w:val="none" w:sz="0" w:space="0" w:color="auto"/>
        <w:right w:val="none" w:sz="0" w:space="0" w:color="auto"/>
      </w:divBdr>
    </w:div>
    <w:div w:id="456949345">
      <w:bodyDiv w:val="1"/>
      <w:marLeft w:val="0"/>
      <w:marRight w:val="0"/>
      <w:marTop w:val="0"/>
      <w:marBottom w:val="0"/>
      <w:divBdr>
        <w:top w:val="none" w:sz="0" w:space="0" w:color="auto"/>
        <w:left w:val="none" w:sz="0" w:space="0" w:color="auto"/>
        <w:bottom w:val="none" w:sz="0" w:space="0" w:color="auto"/>
        <w:right w:val="none" w:sz="0" w:space="0" w:color="auto"/>
      </w:divBdr>
    </w:div>
    <w:div w:id="456993542">
      <w:bodyDiv w:val="1"/>
      <w:marLeft w:val="0"/>
      <w:marRight w:val="0"/>
      <w:marTop w:val="0"/>
      <w:marBottom w:val="0"/>
      <w:divBdr>
        <w:top w:val="none" w:sz="0" w:space="0" w:color="auto"/>
        <w:left w:val="none" w:sz="0" w:space="0" w:color="auto"/>
        <w:bottom w:val="none" w:sz="0" w:space="0" w:color="auto"/>
        <w:right w:val="none" w:sz="0" w:space="0" w:color="auto"/>
      </w:divBdr>
    </w:div>
    <w:div w:id="457336601">
      <w:bodyDiv w:val="1"/>
      <w:marLeft w:val="0"/>
      <w:marRight w:val="0"/>
      <w:marTop w:val="0"/>
      <w:marBottom w:val="0"/>
      <w:divBdr>
        <w:top w:val="none" w:sz="0" w:space="0" w:color="auto"/>
        <w:left w:val="none" w:sz="0" w:space="0" w:color="auto"/>
        <w:bottom w:val="none" w:sz="0" w:space="0" w:color="auto"/>
        <w:right w:val="none" w:sz="0" w:space="0" w:color="auto"/>
      </w:divBdr>
    </w:div>
    <w:div w:id="457458936">
      <w:bodyDiv w:val="1"/>
      <w:marLeft w:val="0"/>
      <w:marRight w:val="0"/>
      <w:marTop w:val="0"/>
      <w:marBottom w:val="0"/>
      <w:divBdr>
        <w:top w:val="none" w:sz="0" w:space="0" w:color="auto"/>
        <w:left w:val="none" w:sz="0" w:space="0" w:color="auto"/>
        <w:bottom w:val="none" w:sz="0" w:space="0" w:color="auto"/>
        <w:right w:val="none" w:sz="0" w:space="0" w:color="auto"/>
      </w:divBdr>
    </w:div>
    <w:div w:id="457530947">
      <w:bodyDiv w:val="1"/>
      <w:marLeft w:val="0"/>
      <w:marRight w:val="0"/>
      <w:marTop w:val="0"/>
      <w:marBottom w:val="0"/>
      <w:divBdr>
        <w:top w:val="none" w:sz="0" w:space="0" w:color="auto"/>
        <w:left w:val="none" w:sz="0" w:space="0" w:color="auto"/>
        <w:bottom w:val="none" w:sz="0" w:space="0" w:color="auto"/>
        <w:right w:val="none" w:sz="0" w:space="0" w:color="auto"/>
      </w:divBdr>
    </w:div>
    <w:div w:id="457719307">
      <w:bodyDiv w:val="1"/>
      <w:marLeft w:val="0"/>
      <w:marRight w:val="0"/>
      <w:marTop w:val="0"/>
      <w:marBottom w:val="0"/>
      <w:divBdr>
        <w:top w:val="none" w:sz="0" w:space="0" w:color="auto"/>
        <w:left w:val="none" w:sz="0" w:space="0" w:color="auto"/>
        <w:bottom w:val="none" w:sz="0" w:space="0" w:color="auto"/>
        <w:right w:val="none" w:sz="0" w:space="0" w:color="auto"/>
      </w:divBdr>
    </w:div>
    <w:div w:id="457989290">
      <w:bodyDiv w:val="1"/>
      <w:marLeft w:val="0"/>
      <w:marRight w:val="0"/>
      <w:marTop w:val="0"/>
      <w:marBottom w:val="0"/>
      <w:divBdr>
        <w:top w:val="none" w:sz="0" w:space="0" w:color="auto"/>
        <w:left w:val="none" w:sz="0" w:space="0" w:color="auto"/>
        <w:bottom w:val="none" w:sz="0" w:space="0" w:color="auto"/>
        <w:right w:val="none" w:sz="0" w:space="0" w:color="auto"/>
      </w:divBdr>
    </w:div>
    <w:div w:id="458039273">
      <w:bodyDiv w:val="1"/>
      <w:marLeft w:val="0"/>
      <w:marRight w:val="0"/>
      <w:marTop w:val="0"/>
      <w:marBottom w:val="0"/>
      <w:divBdr>
        <w:top w:val="none" w:sz="0" w:space="0" w:color="auto"/>
        <w:left w:val="none" w:sz="0" w:space="0" w:color="auto"/>
        <w:bottom w:val="none" w:sz="0" w:space="0" w:color="auto"/>
        <w:right w:val="none" w:sz="0" w:space="0" w:color="auto"/>
      </w:divBdr>
    </w:div>
    <w:div w:id="458425553">
      <w:bodyDiv w:val="1"/>
      <w:marLeft w:val="0"/>
      <w:marRight w:val="0"/>
      <w:marTop w:val="0"/>
      <w:marBottom w:val="0"/>
      <w:divBdr>
        <w:top w:val="none" w:sz="0" w:space="0" w:color="auto"/>
        <w:left w:val="none" w:sz="0" w:space="0" w:color="auto"/>
        <w:bottom w:val="none" w:sz="0" w:space="0" w:color="auto"/>
        <w:right w:val="none" w:sz="0" w:space="0" w:color="auto"/>
      </w:divBdr>
    </w:div>
    <w:div w:id="458576962">
      <w:bodyDiv w:val="1"/>
      <w:marLeft w:val="0"/>
      <w:marRight w:val="0"/>
      <w:marTop w:val="0"/>
      <w:marBottom w:val="0"/>
      <w:divBdr>
        <w:top w:val="none" w:sz="0" w:space="0" w:color="auto"/>
        <w:left w:val="none" w:sz="0" w:space="0" w:color="auto"/>
        <w:bottom w:val="none" w:sz="0" w:space="0" w:color="auto"/>
        <w:right w:val="none" w:sz="0" w:space="0" w:color="auto"/>
      </w:divBdr>
    </w:div>
    <w:div w:id="458960666">
      <w:bodyDiv w:val="1"/>
      <w:marLeft w:val="0"/>
      <w:marRight w:val="0"/>
      <w:marTop w:val="0"/>
      <w:marBottom w:val="0"/>
      <w:divBdr>
        <w:top w:val="none" w:sz="0" w:space="0" w:color="auto"/>
        <w:left w:val="none" w:sz="0" w:space="0" w:color="auto"/>
        <w:bottom w:val="none" w:sz="0" w:space="0" w:color="auto"/>
        <w:right w:val="none" w:sz="0" w:space="0" w:color="auto"/>
      </w:divBdr>
    </w:div>
    <w:div w:id="459148590">
      <w:bodyDiv w:val="1"/>
      <w:marLeft w:val="0"/>
      <w:marRight w:val="0"/>
      <w:marTop w:val="0"/>
      <w:marBottom w:val="0"/>
      <w:divBdr>
        <w:top w:val="none" w:sz="0" w:space="0" w:color="auto"/>
        <w:left w:val="none" w:sz="0" w:space="0" w:color="auto"/>
        <w:bottom w:val="none" w:sz="0" w:space="0" w:color="auto"/>
        <w:right w:val="none" w:sz="0" w:space="0" w:color="auto"/>
      </w:divBdr>
    </w:div>
    <w:div w:id="459151836">
      <w:bodyDiv w:val="1"/>
      <w:marLeft w:val="0"/>
      <w:marRight w:val="0"/>
      <w:marTop w:val="0"/>
      <w:marBottom w:val="0"/>
      <w:divBdr>
        <w:top w:val="none" w:sz="0" w:space="0" w:color="auto"/>
        <w:left w:val="none" w:sz="0" w:space="0" w:color="auto"/>
        <w:bottom w:val="none" w:sz="0" w:space="0" w:color="auto"/>
        <w:right w:val="none" w:sz="0" w:space="0" w:color="auto"/>
      </w:divBdr>
    </w:div>
    <w:div w:id="459538518">
      <w:bodyDiv w:val="1"/>
      <w:marLeft w:val="0"/>
      <w:marRight w:val="0"/>
      <w:marTop w:val="0"/>
      <w:marBottom w:val="0"/>
      <w:divBdr>
        <w:top w:val="none" w:sz="0" w:space="0" w:color="auto"/>
        <w:left w:val="none" w:sz="0" w:space="0" w:color="auto"/>
        <w:bottom w:val="none" w:sz="0" w:space="0" w:color="auto"/>
        <w:right w:val="none" w:sz="0" w:space="0" w:color="auto"/>
      </w:divBdr>
    </w:div>
    <w:div w:id="460002350">
      <w:bodyDiv w:val="1"/>
      <w:marLeft w:val="0"/>
      <w:marRight w:val="0"/>
      <w:marTop w:val="0"/>
      <w:marBottom w:val="0"/>
      <w:divBdr>
        <w:top w:val="none" w:sz="0" w:space="0" w:color="auto"/>
        <w:left w:val="none" w:sz="0" w:space="0" w:color="auto"/>
        <w:bottom w:val="none" w:sz="0" w:space="0" w:color="auto"/>
        <w:right w:val="none" w:sz="0" w:space="0" w:color="auto"/>
      </w:divBdr>
    </w:div>
    <w:div w:id="460147689">
      <w:bodyDiv w:val="1"/>
      <w:marLeft w:val="0"/>
      <w:marRight w:val="0"/>
      <w:marTop w:val="0"/>
      <w:marBottom w:val="0"/>
      <w:divBdr>
        <w:top w:val="none" w:sz="0" w:space="0" w:color="auto"/>
        <w:left w:val="none" w:sz="0" w:space="0" w:color="auto"/>
        <w:bottom w:val="none" w:sz="0" w:space="0" w:color="auto"/>
        <w:right w:val="none" w:sz="0" w:space="0" w:color="auto"/>
      </w:divBdr>
    </w:div>
    <w:div w:id="460150260">
      <w:bodyDiv w:val="1"/>
      <w:marLeft w:val="0"/>
      <w:marRight w:val="0"/>
      <w:marTop w:val="0"/>
      <w:marBottom w:val="0"/>
      <w:divBdr>
        <w:top w:val="none" w:sz="0" w:space="0" w:color="auto"/>
        <w:left w:val="none" w:sz="0" w:space="0" w:color="auto"/>
        <w:bottom w:val="none" w:sz="0" w:space="0" w:color="auto"/>
        <w:right w:val="none" w:sz="0" w:space="0" w:color="auto"/>
      </w:divBdr>
    </w:div>
    <w:div w:id="460194621">
      <w:bodyDiv w:val="1"/>
      <w:marLeft w:val="0"/>
      <w:marRight w:val="0"/>
      <w:marTop w:val="0"/>
      <w:marBottom w:val="0"/>
      <w:divBdr>
        <w:top w:val="none" w:sz="0" w:space="0" w:color="auto"/>
        <w:left w:val="none" w:sz="0" w:space="0" w:color="auto"/>
        <w:bottom w:val="none" w:sz="0" w:space="0" w:color="auto"/>
        <w:right w:val="none" w:sz="0" w:space="0" w:color="auto"/>
      </w:divBdr>
    </w:div>
    <w:div w:id="460268441">
      <w:bodyDiv w:val="1"/>
      <w:marLeft w:val="0"/>
      <w:marRight w:val="0"/>
      <w:marTop w:val="0"/>
      <w:marBottom w:val="0"/>
      <w:divBdr>
        <w:top w:val="none" w:sz="0" w:space="0" w:color="auto"/>
        <w:left w:val="none" w:sz="0" w:space="0" w:color="auto"/>
        <w:bottom w:val="none" w:sz="0" w:space="0" w:color="auto"/>
        <w:right w:val="none" w:sz="0" w:space="0" w:color="auto"/>
      </w:divBdr>
    </w:div>
    <w:div w:id="460535174">
      <w:bodyDiv w:val="1"/>
      <w:marLeft w:val="0"/>
      <w:marRight w:val="0"/>
      <w:marTop w:val="0"/>
      <w:marBottom w:val="0"/>
      <w:divBdr>
        <w:top w:val="none" w:sz="0" w:space="0" w:color="auto"/>
        <w:left w:val="none" w:sz="0" w:space="0" w:color="auto"/>
        <w:bottom w:val="none" w:sz="0" w:space="0" w:color="auto"/>
        <w:right w:val="none" w:sz="0" w:space="0" w:color="auto"/>
      </w:divBdr>
    </w:div>
    <w:div w:id="460535436">
      <w:bodyDiv w:val="1"/>
      <w:marLeft w:val="0"/>
      <w:marRight w:val="0"/>
      <w:marTop w:val="0"/>
      <w:marBottom w:val="0"/>
      <w:divBdr>
        <w:top w:val="none" w:sz="0" w:space="0" w:color="auto"/>
        <w:left w:val="none" w:sz="0" w:space="0" w:color="auto"/>
        <w:bottom w:val="none" w:sz="0" w:space="0" w:color="auto"/>
        <w:right w:val="none" w:sz="0" w:space="0" w:color="auto"/>
      </w:divBdr>
    </w:div>
    <w:div w:id="460611613">
      <w:bodyDiv w:val="1"/>
      <w:marLeft w:val="0"/>
      <w:marRight w:val="0"/>
      <w:marTop w:val="0"/>
      <w:marBottom w:val="0"/>
      <w:divBdr>
        <w:top w:val="none" w:sz="0" w:space="0" w:color="auto"/>
        <w:left w:val="none" w:sz="0" w:space="0" w:color="auto"/>
        <w:bottom w:val="none" w:sz="0" w:space="0" w:color="auto"/>
        <w:right w:val="none" w:sz="0" w:space="0" w:color="auto"/>
      </w:divBdr>
    </w:div>
    <w:div w:id="460685050">
      <w:bodyDiv w:val="1"/>
      <w:marLeft w:val="0"/>
      <w:marRight w:val="0"/>
      <w:marTop w:val="0"/>
      <w:marBottom w:val="0"/>
      <w:divBdr>
        <w:top w:val="none" w:sz="0" w:space="0" w:color="auto"/>
        <w:left w:val="none" w:sz="0" w:space="0" w:color="auto"/>
        <w:bottom w:val="none" w:sz="0" w:space="0" w:color="auto"/>
        <w:right w:val="none" w:sz="0" w:space="0" w:color="auto"/>
      </w:divBdr>
    </w:div>
    <w:div w:id="460808316">
      <w:bodyDiv w:val="1"/>
      <w:marLeft w:val="0"/>
      <w:marRight w:val="0"/>
      <w:marTop w:val="0"/>
      <w:marBottom w:val="0"/>
      <w:divBdr>
        <w:top w:val="none" w:sz="0" w:space="0" w:color="auto"/>
        <w:left w:val="none" w:sz="0" w:space="0" w:color="auto"/>
        <w:bottom w:val="none" w:sz="0" w:space="0" w:color="auto"/>
        <w:right w:val="none" w:sz="0" w:space="0" w:color="auto"/>
      </w:divBdr>
    </w:div>
    <w:div w:id="460922608">
      <w:bodyDiv w:val="1"/>
      <w:marLeft w:val="0"/>
      <w:marRight w:val="0"/>
      <w:marTop w:val="0"/>
      <w:marBottom w:val="0"/>
      <w:divBdr>
        <w:top w:val="none" w:sz="0" w:space="0" w:color="auto"/>
        <w:left w:val="none" w:sz="0" w:space="0" w:color="auto"/>
        <w:bottom w:val="none" w:sz="0" w:space="0" w:color="auto"/>
        <w:right w:val="none" w:sz="0" w:space="0" w:color="auto"/>
      </w:divBdr>
    </w:div>
    <w:div w:id="461117496">
      <w:bodyDiv w:val="1"/>
      <w:marLeft w:val="0"/>
      <w:marRight w:val="0"/>
      <w:marTop w:val="0"/>
      <w:marBottom w:val="0"/>
      <w:divBdr>
        <w:top w:val="none" w:sz="0" w:space="0" w:color="auto"/>
        <w:left w:val="none" w:sz="0" w:space="0" w:color="auto"/>
        <w:bottom w:val="none" w:sz="0" w:space="0" w:color="auto"/>
        <w:right w:val="none" w:sz="0" w:space="0" w:color="auto"/>
      </w:divBdr>
    </w:div>
    <w:div w:id="461265166">
      <w:bodyDiv w:val="1"/>
      <w:marLeft w:val="0"/>
      <w:marRight w:val="0"/>
      <w:marTop w:val="0"/>
      <w:marBottom w:val="0"/>
      <w:divBdr>
        <w:top w:val="none" w:sz="0" w:space="0" w:color="auto"/>
        <w:left w:val="none" w:sz="0" w:space="0" w:color="auto"/>
        <w:bottom w:val="none" w:sz="0" w:space="0" w:color="auto"/>
        <w:right w:val="none" w:sz="0" w:space="0" w:color="auto"/>
      </w:divBdr>
    </w:div>
    <w:div w:id="461267015">
      <w:bodyDiv w:val="1"/>
      <w:marLeft w:val="0"/>
      <w:marRight w:val="0"/>
      <w:marTop w:val="0"/>
      <w:marBottom w:val="0"/>
      <w:divBdr>
        <w:top w:val="none" w:sz="0" w:space="0" w:color="auto"/>
        <w:left w:val="none" w:sz="0" w:space="0" w:color="auto"/>
        <w:bottom w:val="none" w:sz="0" w:space="0" w:color="auto"/>
        <w:right w:val="none" w:sz="0" w:space="0" w:color="auto"/>
      </w:divBdr>
    </w:div>
    <w:div w:id="461270990">
      <w:bodyDiv w:val="1"/>
      <w:marLeft w:val="0"/>
      <w:marRight w:val="0"/>
      <w:marTop w:val="0"/>
      <w:marBottom w:val="0"/>
      <w:divBdr>
        <w:top w:val="none" w:sz="0" w:space="0" w:color="auto"/>
        <w:left w:val="none" w:sz="0" w:space="0" w:color="auto"/>
        <w:bottom w:val="none" w:sz="0" w:space="0" w:color="auto"/>
        <w:right w:val="none" w:sz="0" w:space="0" w:color="auto"/>
      </w:divBdr>
    </w:div>
    <w:div w:id="461774955">
      <w:bodyDiv w:val="1"/>
      <w:marLeft w:val="0"/>
      <w:marRight w:val="0"/>
      <w:marTop w:val="0"/>
      <w:marBottom w:val="0"/>
      <w:divBdr>
        <w:top w:val="none" w:sz="0" w:space="0" w:color="auto"/>
        <w:left w:val="none" w:sz="0" w:space="0" w:color="auto"/>
        <w:bottom w:val="none" w:sz="0" w:space="0" w:color="auto"/>
        <w:right w:val="none" w:sz="0" w:space="0" w:color="auto"/>
      </w:divBdr>
    </w:div>
    <w:div w:id="461775331">
      <w:bodyDiv w:val="1"/>
      <w:marLeft w:val="0"/>
      <w:marRight w:val="0"/>
      <w:marTop w:val="0"/>
      <w:marBottom w:val="0"/>
      <w:divBdr>
        <w:top w:val="none" w:sz="0" w:space="0" w:color="auto"/>
        <w:left w:val="none" w:sz="0" w:space="0" w:color="auto"/>
        <w:bottom w:val="none" w:sz="0" w:space="0" w:color="auto"/>
        <w:right w:val="none" w:sz="0" w:space="0" w:color="auto"/>
      </w:divBdr>
    </w:div>
    <w:div w:id="462115762">
      <w:bodyDiv w:val="1"/>
      <w:marLeft w:val="0"/>
      <w:marRight w:val="0"/>
      <w:marTop w:val="0"/>
      <w:marBottom w:val="0"/>
      <w:divBdr>
        <w:top w:val="none" w:sz="0" w:space="0" w:color="auto"/>
        <w:left w:val="none" w:sz="0" w:space="0" w:color="auto"/>
        <w:bottom w:val="none" w:sz="0" w:space="0" w:color="auto"/>
        <w:right w:val="none" w:sz="0" w:space="0" w:color="auto"/>
      </w:divBdr>
    </w:div>
    <w:div w:id="462187833">
      <w:bodyDiv w:val="1"/>
      <w:marLeft w:val="0"/>
      <w:marRight w:val="0"/>
      <w:marTop w:val="0"/>
      <w:marBottom w:val="0"/>
      <w:divBdr>
        <w:top w:val="none" w:sz="0" w:space="0" w:color="auto"/>
        <w:left w:val="none" w:sz="0" w:space="0" w:color="auto"/>
        <w:bottom w:val="none" w:sz="0" w:space="0" w:color="auto"/>
        <w:right w:val="none" w:sz="0" w:space="0" w:color="auto"/>
      </w:divBdr>
    </w:div>
    <w:div w:id="462426370">
      <w:bodyDiv w:val="1"/>
      <w:marLeft w:val="0"/>
      <w:marRight w:val="0"/>
      <w:marTop w:val="0"/>
      <w:marBottom w:val="0"/>
      <w:divBdr>
        <w:top w:val="none" w:sz="0" w:space="0" w:color="auto"/>
        <w:left w:val="none" w:sz="0" w:space="0" w:color="auto"/>
        <w:bottom w:val="none" w:sz="0" w:space="0" w:color="auto"/>
        <w:right w:val="none" w:sz="0" w:space="0" w:color="auto"/>
      </w:divBdr>
    </w:div>
    <w:div w:id="462500200">
      <w:bodyDiv w:val="1"/>
      <w:marLeft w:val="0"/>
      <w:marRight w:val="0"/>
      <w:marTop w:val="0"/>
      <w:marBottom w:val="0"/>
      <w:divBdr>
        <w:top w:val="none" w:sz="0" w:space="0" w:color="auto"/>
        <w:left w:val="none" w:sz="0" w:space="0" w:color="auto"/>
        <w:bottom w:val="none" w:sz="0" w:space="0" w:color="auto"/>
        <w:right w:val="none" w:sz="0" w:space="0" w:color="auto"/>
      </w:divBdr>
    </w:div>
    <w:div w:id="462505425">
      <w:bodyDiv w:val="1"/>
      <w:marLeft w:val="0"/>
      <w:marRight w:val="0"/>
      <w:marTop w:val="0"/>
      <w:marBottom w:val="0"/>
      <w:divBdr>
        <w:top w:val="none" w:sz="0" w:space="0" w:color="auto"/>
        <w:left w:val="none" w:sz="0" w:space="0" w:color="auto"/>
        <w:bottom w:val="none" w:sz="0" w:space="0" w:color="auto"/>
        <w:right w:val="none" w:sz="0" w:space="0" w:color="auto"/>
      </w:divBdr>
    </w:div>
    <w:div w:id="462698373">
      <w:bodyDiv w:val="1"/>
      <w:marLeft w:val="0"/>
      <w:marRight w:val="0"/>
      <w:marTop w:val="0"/>
      <w:marBottom w:val="0"/>
      <w:divBdr>
        <w:top w:val="none" w:sz="0" w:space="0" w:color="auto"/>
        <w:left w:val="none" w:sz="0" w:space="0" w:color="auto"/>
        <w:bottom w:val="none" w:sz="0" w:space="0" w:color="auto"/>
        <w:right w:val="none" w:sz="0" w:space="0" w:color="auto"/>
      </w:divBdr>
    </w:div>
    <w:div w:id="462772968">
      <w:bodyDiv w:val="1"/>
      <w:marLeft w:val="0"/>
      <w:marRight w:val="0"/>
      <w:marTop w:val="0"/>
      <w:marBottom w:val="0"/>
      <w:divBdr>
        <w:top w:val="none" w:sz="0" w:space="0" w:color="auto"/>
        <w:left w:val="none" w:sz="0" w:space="0" w:color="auto"/>
        <w:bottom w:val="none" w:sz="0" w:space="0" w:color="auto"/>
        <w:right w:val="none" w:sz="0" w:space="0" w:color="auto"/>
      </w:divBdr>
    </w:div>
    <w:div w:id="462775590">
      <w:bodyDiv w:val="1"/>
      <w:marLeft w:val="0"/>
      <w:marRight w:val="0"/>
      <w:marTop w:val="0"/>
      <w:marBottom w:val="0"/>
      <w:divBdr>
        <w:top w:val="none" w:sz="0" w:space="0" w:color="auto"/>
        <w:left w:val="none" w:sz="0" w:space="0" w:color="auto"/>
        <w:bottom w:val="none" w:sz="0" w:space="0" w:color="auto"/>
        <w:right w:val="none" w:sz="0" w:space="0" w:color="auto"/>
      </w:divBdr>
    </w:div>
    <w:div w:id="463038436">
      <w:bodyDiv w:val="1"/>
      <w:marLeft w:val="0"/>
      <w:marRight w:val="0"/>
      <w:marTop w:val="0"/>
      <w:marBottom w:val="0"/>
      <w:divBdr>
        <w:top w:val="none" w:sz="0" w:space="0" w:color="auto"/>
        <w:left w:val="none" w:sz="0" w:space="0" w:color="auto"/>
        <w:bottom w:val="none" w:sz="0" w:space="0" w:color="auto"/>
        <w:right w:val="none" w:sz="0" w:space="0" w:color="auto"/>
      </w:divBdr>
    </w:div>
    <w:div w:id="463086940">
      <w:bodyDiv w:val="1"/>
      <w:marLeft w:val="0"/>
      <w:marRight w:val="0"/>
      <w:marTop w:val="0"/>
      <w:marBottom w:val="0"/>
      <w:divBdr>
        <w:top w:val="none" w:sz="0" w:space="0" w:color="auto"/>
        <w:left w:val="none" w:sz="0" w:space="0" w:color="auto"/>
        <w:bottom w:val="none" w:sz="0" w:space="0" w:color="auto"/>
        <w:right w:val="none" w:sz="0" w:space="0" w:color="auto"/>
      </w:divBdr>
    </w:div>
    <w:div w:id="463154592">
      <w:bodyDiv w:val="1"/>
      <w:marLeft w:val="0"/>
      <w:marRight w:val="0"/>
      <w:marTop w:val="0"/>
      <w:marBottom w:val="0"/>
      <w:divBdr>
        <w:top w:val="none" w:sz="0" w:space="0" w:color="auto"/>
        <w:left w:val="none" w:sz="0" w:space="0" w:color="auto"/>
        <w:bottom w:val="none" w:sz="0" w:space="0" w:color="auto"/>
        <w:right w:val="none" w:sz="0" w:space="0" w:color="auto"/>
      </w:divBdr>
    </w:div>
    <w:div w:id="463156642">
      <w:bodyDiv w:val="1"/>
      <w:marLeft w:val="0"/>
      <w:marRight w:val="0"/>
      <w:marTop w:val="0"/>
      <w:marBottom w:val="0"/>
      <w:divBdr>
        <w:top w:val="none" w:sz="0" w:space="0" w:color="auto"/>
        <w:left w:val="none" w:sz="0" w:space="0" w:color="auto"/>
        <w:bottom w:val="none" w:sz="0" w:space="0" w:color="auto"/>
        <w:right w:val="none" w:sz="0" w:space="0" w:color="auto"/>
      </w:divBdr>
    </w:div>
    <w:div w:id="463348318">
      <w:bodyDiv w:val="1"/>
      <w:marLeft w:val="0"/>
      <w:marRight w:val="0"/>
      <w:marTop w:val="0"/>
      <w:marBottom w:val="0"/>
      <w:divBdr>
        <w:top w:val="none" w:sz="0" w:space="0" w:color="auto"/>
        <w:left w:val="none" w:sz="0" w:space="0" w:color="auto"/>
        <w:bottom w:val="none" w:sz="0" w:space="0" w:color="auto"/>
        <w:right w:val="none" w:sz="0" w:space="0" w:color="auto"/>
      </w:divBdr>
    </w:div>
    <w:div w:id="463471116">
      <w:bodyDiv w:val="1"/>
      <w:marLeft w:val="0"/>
      <w:marRight w:val="0"/>
      <w:marTop w:val="0"/>
      <w:marBottom w:val="0"/>
      <w:divBdr>
        <w:top w:val="none" w:sz="0" w:space="0" w:color="auto"/>
        <w:left w:val="none" w:sz="0" w:space="0" w:color="auto"/>
        <w:bottom w:val="none" w:sz="0" w:space="0" w:color="auto"/>
        <w:right w:val="none" w:sz="0" w:space="0" w:color="auto"/>
      </w:divBdr>
    </w:div>
    <w:div w:id="463816565">
      <w:bodyDiv w:val="1"/>
      <w:marLeft w:val="0"/>
      <w:marRight w:val="0"/>
      <w:marTop w:val="0"/>
      <w:marBottom w:val="0"/>
      <w:divBdr>
        <w:top w:val="none" w:sz="0" w:space="0" w:color="auto"/>
        <w:left w:val="none" w:sz="0" w:space="0" w:color="auto"/>
        <w:bottom w:val="none" w:sz="0" w:space="0" w:color="auto"/>
        <w:right w:val="none" w:sz="0" w:space="0" w:color="auto"/>
      </w:divBdr>
    </w:div>
    <w:div w:id="463890442">
      <w:bodyDiv w:val="1"/>
      <w:marLeft w:val="0"/>
      <w:marRight w:val="0"/>
      <w:marTop w:val="0"/>
      <w:marBottom w:val="0"/>
      <w:divBdr>
        <w:top w:val="none" w:sz="0" w:space="0" w:color="auto"/>
        <w:left w:val="none" w:sz="0" w:space="0" w:color="auto"/>
        <w:bottom w:val="none" w:sz="0" w:space="0" w:color="auto"/>
        <w:right w:val="none" w:sz="0" w:space="0" w:color="auto"/>
      </w:divBdr>
    </w:div>
    <w:div w:id="463892112">
      <w:bodyDiv w:val="1"/>
      <w:marLeft w:val="0"/>
      <w:marRight w:val="0"/>
      <w:marTop w:val="0"/>
      <w:marBottom w:val="0"/>
      <w:divBdr>
        <w:top w:val="none" w:sz="0" w:space="0" w:color="auto"/>
        <w:left w:val="none" w:sz="0" w:space="0" w:color="auto"/>
        <w:bottom w:val="none" w:sz="0" w:space="0" w:color="auto"/>
        <w:right w:val="none" w:sz="0" w:space="0" w:color="auto"/>
      </w:divBdr>
    </w:div>
    <w:div w:id="463960391">
      <w:bodyDiv w:val="1"/>
      <w:marLeft w:val="0"/>
      <w:marRight w:val="0"/>
      <w:marTop w:val="0"/>
      <w:marBottom w:val="0"/>
      <w:divBdr>
        <w:top w:val="none" w:sz="0" w:space="0" w:color="auto"/>
        <w:left w:val="none" w:sz="0" w:space="0" w:color="auto"/>
        <w:bottom w:val="none" w:sz="0" w:space="0" w:color="auto"/>
        <w:right w:val="none" w:sz="0" w:space="0" w:color="auto"/>
      </w:divBdr>
    </w:div>
    <w:div w:id="464350070">
      <w:bodyDiv w:val="1"/>
      <w:marLeft w:val="0"/>
      <w:marRight w:val="0"/>
      <w:marTop w:val="0"/>
      <w:marBottom w:val="0"/>
      <w:divBdr>
        <w:top w:val="none" w:sz="0" w:space="0" w:color="auto"/>
        <w:left w:val="none" w:sz="0" w:space="0" w:color="auto"/>
        <w:bottom w:val="none" w:sz="0" w:space="0" w:color="auto"/>
        <w:right w:val="none" w:sz="0" w:space="0" w:color="auto"/>
      </w:divBdr>
    </w:div>
    <w:div w:id="464352799">
      <w:bodyDiv w:val="1"/>
      <w:marLeft w:val="0"/>
      <w:marRight w:val="0"/>
      <w:marTop w:val="0"/>
      <w:marBottom w:val="0"/>
      <w:divBdr>
        <w:top w:val="none" w:sz="0" w:space="0" w:color="auto"/>
        <w:left w:val="none" w:sz="0" w:space="0" w:color="auto"/>
        <w:bottom w:val="none" w:sz="0" w:space="0" w:color="auto"/>
        <w:right w:val="none" w:sz="0" w:space="0" w:color="auto"/>
      </w:divBdr>
    </w:div>
    <w:div w:id="464661228">
      <w:bodyDiv w:val="1"/>
      <w:marLeft w:val="0"/>
      <w:marRight w:val="0"/>
      <w:marTop w:val="0"/>
      <w:marBottom w:val="0"/>
      <w:divBdr>
        <w:top w:val="none" w:sz="0" w:space="0" w:color="auto"/>
        <w:left w:val="none" w:sz="0" w:space="0" w:color="auto"/>
        <w:bottom w:val="none" w:sz="0" w:space="0" w:color="auto"/>
        <w:right w:val="none" w:sz="0" w:space="0" w:color="auto"/>
      </w:divBdr>
    </w:div>
    <w:div w:id="464735062">
      <w:bodyDiv w:val="1"/>
      <w:marLeft w:val="0"/>
      <w:marRight w:val="0"/>
      <w:marTop w:val="0"/>
      <w:marBottom w:val="0"/>
      <w:divBdr>
        <w:top w:val="none" w:sz="0" w:space="0" w:color="auto"/>
        <w:left w:val="none" w:sz="0" w:space="0" w:color="auto"/>
        <w:bottom w:val="none" w:sz="0" w:space="0" w:color="auto"/>
        <w:right w:val="none" w:sz="0" w:space="0" w:color="auto"/>
      </w:divBdr>
    </w:div>
    <w:div w:id="464736299">
      <w:bodyDiv w:val="1"/>
      <w:marLeft w:val="0"/>
      <w:marRight w:val="0"/>
      <w:marTop w:val="0"/>
      <w:marBottom w:val="0"/>
      <w:divBdr>
        <w:top w:val="none" w:sz="0" w:space="0" w:color="auto"/>
        <w:left w:val="none" w:sz="0" w:space="0" w:color="auto"/>
        <w:bottom w:val="none" w:sz="0" w:space="0" w:color="auto"/>
        <w:right w:val="none" w:sz="0" w:space="0" w:color="auto"/>
      </w:divBdr>
    </w:div>
    <w:div w:id="464736748">
      <w:bodyDiv w:val="1"/>
      <w:marLeft w:val="0"/>
      <w:marRight w:val="0"/>
      <w:marTop w:val="0"/>
      <w:marBottom w:val="0"/>
      <w:divBdr>
        <w:top w:val="none" w:sz="0" w:space="0" w:color="auto"/>
        <w:left w:val="none" w:sz="0" w:space="0" w:color="auto"/>
        <w:bottom w:val="none" w:sz="0" w:space="0" w:color="auto"/>
        <w:right w:val="none" w:sz="0" w:space="0" w:color="auto"/>
      </w:divBdr>
    </w:div>
    <w:div w:id="464783255">
      <w:bodyDiv w:val="1"/>
      <w:marLeft w:val="0"/>
      <w:marRight w:val="0"/>
      <w:marTop w:val="0"/>
      <w:marBottom w:val="0"/>
      <w:divBdr>
        <w:top w:val="none" w:sz="0" w:space="0" w:color="auto"/>
        <w:left w:val="none" w:sz="0" w:space="0" w:color="auto"/>
        <w:bottom w:val="none" w:sz="0" w:space="0" w:color="auto"/>
        <w:right w:val="none" w:sz="0" w:space="0" w:color="auto"/>
      </w:divBdr>
    </w:div>
    <w:div w:id="464854996">
      <w:bodyDiv w:val="1"/>
      <w:marLeft w:val="0"/>
      <w:marRight w:val="0"/>
      <w:marTop w:val="0"/>
      <w:marBottom w:val="0"/>
      <w:divBdr>
        <w:top w:val="none" w:sz="0" w:space="0" w:color="auto"/>
        <w:left w:val="none" w:sz="0" w:space="0" w:color="auto"/>
        <w:bottom w:val="none" w:sz="0" w:space="0" w:color="auto"/>
        <w:right w:val="none" w:sz="0" w:space="0" w:color="auto"/>
      </w:divBdr>
    </w:div>
    <w:div w:id="465124694">
      <w:bodyDiv w:val="1"/>
      <w:marLeft w:val="0"/>
      <w:marRight w:val="0"/>
      <w:marTop w:val="0"/>
      <w:marBottom w:val="0"/>
      <w:divBdr>
        <w:top w:val="none" w:sz="0" w:space="0" w:color="auto"/>
        <w:left w:val="none" w:sz="0" w:space="0" w:color="auto"/>
        <w:bottom w:val="none" w:sz="0" w:space="0" w:color="auto"/>
        <w:right w:val="none" w:sz="0" w:space="0" w:color="auto"/>
      </w:divBdr>
    </w:div>
    <w:div w:id="465464230">
      <w:bodyDiv w:val="1"/>
      <w:marLeft w:val="0"/>
      <w:marRight w:val="0"/>
      <w:marTop w:val="0"/>
      <w:marBottom w:val="0"/>
      <w:divBdr>
        <w:top w:val="none" w:sz="0" w:space="0" w:color="auto"/>
        <w:left w:val="none" w:sz="0" w:space="0" w:color="auto"/>
        <w:bottom w:val="none" w:sz="0" w:space="0" w:color="auto"/>
        <w:right w:val="none" w:sz="0" w:space="0" w:color="auto"/>
      </w:divBdr>
    </w:div>
    <w:div w:id="465658263">
      <w:bodyDiv w:val="1"/>
      <w:marLeft w:val="0"/>
      <w:marRight w:val="0"/>
      <w:marTop w:val="0"/>
      <w:marBottom w:val="0"/>
      <w:divBdr>
        <w:top w:val="none" w:sz="0" w:space="0" w:color="auto"/>
        <w:left w:val="none" w:sz="0" w:space="0" w:color="auto"/>
        <w:bottom w:val="none" w:sz="0" w:space="0" w:color="auto"/>
        <w:right w:val="none" w:sz="0" w:space="0" w:color="auto"/>
      </w:divBdr>
    </w:div>
    <w:div w:id="465707220">
      <w:bodyDiv w:val="1"/>
      <w:marLeft w:val="0"/>
      <w:marRight w:val="0"/>
      <w:marTop w:val="0"/>
      <w:marBottom w:val="0"/>
      <w:divBdr>
        <w:top w:val="none" w:sz="0" w:space="0" w:color="auto"/>
        <w:left w:val="none" w:sz="0" w:space="0" w:color="auto"/>
        <w:bottom w:val="none" w:sz="0" w:space="0" w:color="auto"/>
        <w:right w:val="none" w:sz="0" w:space="0" w:color="auto"/>
      </w:divBdr>
    </w:div>
    <w:div w:id="465926375">
      <w:bodyDiv w:val="1"/>
      <w:marLeft w:val="0"/>
      <w:marRight w:val="0"/>
      <w:marTop w:val="0"/>
      <w:marBottom w:val="0"/>
      <w:divBdr>
        <w:top w:val="none" w:sz="0" w:space="0" w:color="auto"/>
        <w:left w:val="none" w:sz="0" w:space="0" w:color="auto"/>
        <w:bottom w:val="none" w:sz="0" w:space="0" w:color="auto"/>
        <w:right w:val="none" w:sz="0" w:space="0" w:color="auto"/>
      </w:divBdr>
    </w:div>
    <w:div w:id="466162573">
      <w:bodyDiv w:val="1"/>
      <w:marLeft w:val="0"/>
      <w:marRight w:val="0"/>
      <w:marTop w:val="0"/>
      <w:marBottom w:val="0"/>
      <w:divBdr>
        <w:top w:val="none" w:sz="0" w:space="0" w:color="auto"/>
        <w:left w:val="none" w:sz="0" w:space="0" w:color="auto"/>
        <w:bottom w:val="none" w:sz="0" w:space="0" w:color="auto"/>
        <w:right w:val="none" w:sz="0" w:space="0" w:color="auto"/>
      </w:divBdr>
    </w:div>
    <w:div w:id="466239787">
      <w:bodyDiv w:val="1"/>
      <w:marLeft w:val="0"/>
      <w:marRight w:val="0"/>
      <w:marTop w:val="0"/>
      <w:marBottom w:val="0"/>
      <w:divBdr>
        <w:top w:val="none" w:sz="0" w:space="0" w:color="auto"/>
        <w:left w:val="none" w:sz="0" w:space="0" w:color="auto"/>
        <w:bottom w:val="none" w:sz="0" w:space="0" w:color="auto"/>
        <w:right w:val="none" w:sz="0" w:space="0" w:color="auto"/>
      </w:divBdr>
    </w:div>
    <w:div w:id="466318681">
      <w:bodyDiv w:val="1"/>
      <w:marLeft w:val="0"/>
      <w:marRight w:val="0"/>
      <w:marTop w:val="0"/>
      <w:marBottom w:val="0"/>
      <w:divBdr>
        <w:top w:val="none" w:sz="0" w:space="0" w:color="auto"/>
        <w:left w:val="none" w:sz="0" w:space="0" w:color="auto"/>
        <w:bottom w:val="none" w:sz="0" w:space="0" w:color="auto"/>
        <w:right w:val="none" w:sz="0" w:space="0" w:color="auto"/>
      </w:divBdr>
    </w:div>
    <w:div w:id="466975542">
      <w:bodyDiv w:val="1"/>
      <w:marLeft w:val="0"/>
      <w:marRight w:val="0"/>
      <w:marTop w:val="0"/>
      <w:marBottom w:val="0"/>
      <w:divBdr>
        <w:top w:val="none" w:sz="0" w:space="0" w:color="auto"/>
        <w:left w:val="none" w:sz="0" w:space="0" w:color="auto"/>
        <w:bottom w:val="none" w:sz="0" w:space="0" w:color="auto"/>
        <w:right w:val="none" w:sz="0" w:space="0" w:color="auto"/>
      </w:divBdr>
    </w:div>
    <w:div w:id="467010724">
      <w:bodyDiv w:val="1"/>
      <w:marLeft w:val="0"/>
      <w:marRight w:val="0"/>
      <w:marTop w:val="0"/>
      <w:marBottom w:val="0"/>
      <w:divBdr>
        <w:top w:val="none" w:sz="0" w:space="0" w:color="auto"/>
        <w:left w:val="none" w:sz="0" w:space="0" w:color="auto"/>
        <w:bottom w:val="none" w:sz="0" w:space="0" w:color="auto"/>
        <w:right w:val="none" w:sz="0" w:space="0" w:color="auto"/>
      </w:divBdr>
    </w:div>
    <w:div w:id="467207437">
      <w:bodyDiv w:val="1"/>
      <w:marLeft w:val="0"/>
      <w:marRight w:val="0"/>
      <w:marTop w:val="0"/>
      <w:marBottom w:val="0"/>
      <w:divBdr>
        <w:top w:val="none" w:sz="0" w:space="0" w:color="auto"/>
        <w:left w:val="none" w:sz="0" w:space="0" w:color="auto"/>
        <w:bottom w:val="none" w:sz="0" w:space="0" w:color="auto"/>
        <w:right w:val="none" w:sz="0" w:space="0" w:color="auto"/>
      </w:divBdr>
    </w:div>
    <w:div w:id="467287380">
      <w:bodyDiv w:val="1"/>
      <w:marLeft w:val="0"/>
      <w:marRight w:val="0"/>
      <w:marTop w:val="0"/>
      <w:marBottom w:val="0"/>
      <w:divBdr>
        <w:top w:val="none" w:sz="0" w:space="0" w:color="auto"/>
        <w:left w:val="none" w:sz="0" w:space="0" w:color="auto"/>
        <w:bottom w:val="none" w:sz="0" w:space="0" w:color="auto"/>
        <w:right w:val="none" w:sz="0" w:space="0" w:color="auto"/>
      </w:divBdr>
    </w:div>
    <w:div w:id="467553687">
      <w:bodyDiv w:val="1"/>
      <w:marLeft w:val="0"/>
      <w:marRight w:val="0"/>
      <w:marTop w:val="0"/>
      <w:marBottom w:val="0"/>
      <w:divBdr>
        <w:top w:val="none" w:sz="0" w:space="0" w:color="auto"/>
        <w:left w:val="none" w:sz="0" w:space="0" w:color="auto"/>
        <w:bottom w:val="none" w:sz="0" w:space="0" w:color="auto"/>
        <w:right w:val="none" w:sz="0" w:space="0" w:color="auto"/>
      </w:divBdr>
    </w:div>
    <w:div w:id="467624595">
      <w:bodyDiv w:val="1"/>
      <w:marLeft w:val="0"/>
      <w:marRight w:val="0"/>
      <w:marTop w:val="0"/>
      <w:marBottom w:val="0"/>
      <w:divBdr>
        <w:top w:val="none" w:sz="0" w:space="0" w:color="auto"/>
        <w:left w:val="none" w:sz="0" w:space="0" w:color="auto"/>
        <w:bottom w:val="none" w:sz="0" w:space="0" w:color="auto"/>
        <w:right w:val="none" w:sz="0" w:space="0" w:color="auto"/>
      </w:divBdr>
    </w:div>
    <w:div w:id="467937968">
      <w:bodyDiv w:val="1"/>
      <w:marLeft w:val="0"/>
      <w:marRight w:val="0"/>
      <w:marTop w:val="0"/>
      <w:marBottom w:val="0"/>
      <w:divBdr>
        <w:top w:val="none" w:sz="0" w:space="0" w:color="auto"/>
        <w:left w:val="none" w:sz="0" w:space="0" w:color="auto"/>
        <w:bottom w:val="none" w:sz="0" w:space="0" w:color="auto"/>
        <w:right w:val="none" w:sz="0" w:space="0" w:color="auto"/>
      </w:divBdr>
    </w:div>
    <w:div w:id="467939333">
      <w:bodyDiv w:val="1"/>
      <w:marLeft w:val="0"/>
      <w:marRight w:val="0"/>
      <w:marTop w:val="0"/>
      <w:marBottom w:val="0"/>
      <w:divBdr>
        <w:top w:val="none" w:sz="0" w:space="0" w:color="auto"/>
        <w:left w:val="none" w:sz="0" w:space="0" w:color="auto"/>
        <w:bottom w:val="none" w:sz="0" w:space="0" w:color="auto"/>
        <w:right w:val="none" w:sz="0" w:space="0" w:color="auto"/>
      </w:divBdr>
    </w:div>
    <w:div w:id="468015302">
      <w:bodyDiv w:val="1"/>
      <w:marLeft w:val="0"/>
      <w:marRight w:val="0"/>
      <w:marTop w:val="0"/>
      <w:marBottom w:val="0"/>
      <w:divBdr>
        <w:top w:val="none" w:sz="0" w:space="0" w:color="auto"/>
        <w:left w:val="none" w:sz="0" w:space="0" w:color="auto"/>
        <w:bottom w:val="none" w:sz="0" w:space="0" w:color="auto"/>
        <w:right w:val="none" w:sz="0" w:space="0" w:color="auto"/>
      </w:divBdr>
    </w:div>
    <w:div w:id="468086524">
      <w:bodyDiv w:val="1"/>
      <w:marLeft w:val="0"/>
      <w:marRight w:val="0"/>
      <w:marTop w:val="0"/>
      <w:marBottom w:val="0"/>
      <w:divBdr>
        <w:top w:val="none" w:sz="0" w:space="0" w:color="auto"/>
        <w:left w:val="none" w:sz="0" w:space="0" w:color="auto"/>
        <w:bottom w:val="none" w:sz="0" w:space="0" w:color="auto"/>
        <w:right w:val="none" w:sz="0" w:space="0" w:color="auto"/>
      </w:divBdr>
    </w:div>
    <w:div w:id="468088682">
      <w:bodyDiv w:val="1"/>
      <w:marLeft w:val="0"/>
      <w:marRight w:val="0"/>
      <w:marTop w:val="0"/>
      <w:marBottom w:val="0"/>
      <w:divBdr>
        <w:top w:val="none" w:sz="0" w:space="0" w:color="auto"/>
        <w:left w:val="none" w:sz="0" w:space="0" w:color="auto"/>
        <w:bottom w:val="none" w:sz="0" w:space="0" w:color="auto"/>
        <w:right w:val="none" w:sz="0" w:space="0" w:color="auto"/>
      </w:divBdr>
    </w:div>
    <w:div w:id="468134205">
      <w:bodyDiv w:val="1"/>
      <w:marLeft w:val="0"/>
      <w:marRight w:val="0"/>
      <w:marTop w:val="0"/>
      <w:marBottom w:val="0"/>
      <w:divBdr>
        <w:top w:val="none" w:sz="0" w:space="0" w:color="auto"/>
        <w:left w:val="none" w:sz="0" w:space="0" w:color="auto"/>
        <w:bottom w:val="none" w:sz="0" w:space="0" w:color="auto"/>
        <w:right w:val="none" w:sz="0" w:space="0" w:color="auto"/>
      </w:divBdr>
    </w:div>
    <w:div w:id="468205909">
      <w:bodyDiv w:val="1"/>
      <w:marLeft w:val="0"/>
      <w:marRight w:val="0"/>
      <w:marTop w:val="0"/>
      <w:marBottom w:val="0"/>
      <w:divBdr>
        <w:top w:val="none" w:sz="0" w:space="0" w:color="auto"/>
        <w:left w:val="none" w:sz="0" w:space="0" w:color="auto"/>
        <w:bottom w:val="none" w:sz="0" w:space="0" w:color="auto"/>
        <w:right w:val="none" w:sz="0" w:space="0" w:color="auto"/>
      </w:divBdr>
    </w:div>
    <w:div w:id="468397080">
      <w:bodyDiv w:val="1"/>
      <w:marLeft w:val="0"/>
      <w:marRight w:val="0"/>
      <w:marTop w:val="0"/>
      <w:marBottom w:val="0"/>
      <w:divBdr>
        <w:top w:val="none" w:sz="0" w:space="0" w:color="auto"/>
        <w:left w:val="none" w:sz="0" w:space="0" w:color="auto"/>
        <w:bottom w:val="none" w:sz="0" w:space="0" w:color="auto"/>
        <w:right w:val="none" w:sz="0" w:space="0" w:color="auto"/>
      </w:divBdr>
    </w:div>
    <w:div w:id="468402671">
      <w:bodyDiv w:val="1"/>
      <w:marLeft w:val="0"/>
      <w:marRight w:val="0"/>
      <w:marTop w:val="0"/>
      <w:marBottom w:val="0"/>
      <w:divBdr>
        <w:top w:val="none" w:sz="0" w:space="0" w:color="auto"/>
        <w:left w:val="none" w:sz="0" w:space="0" w:color="auto"/>
        <w:bottom w:val="none" w:sz="0" w:space="0" w:color="auto"/>
        <w:right w:val="none" w:sz="0" w:space="0" w:color="auto"/>
      </w:divBdr>
    </w:div>
    <w:div w:id="468477957">
      <w:bodyDiv w:val="1"/>
      <w:marLeft w:val="0"/>
      <w:marRight w:val="0"/>
      <w:marTop w:val="0"/>
      <w:marBottom w:val="0"/>
      <w:divBdr>
        <w:top w:val="none" w:sz="0" w:space="0" w:color="auto"/>
        <w:left w:val="none" w:sz="0" w:space="0" w:color="auto"/>
        <w:bottom w:val="none" w:sz="0" w:space="0" w:color="auto"/>
        <w:right w:val="none" w:sz="0" w:space="0" w:color="auto"/>
      </w:divBdr>
    </w:div>
    <w:div w:id="468522134">
      <w:bodyDiv w:val="1"/>
      <w:marLeft w:val="0"/>
      <w:marRight w:val="0"/>
      <w:marTop w:val="0"/>
      <w:marBottom w:val="0"/>
      <w:divBdr>
        <w:top w:val="none" w:sz="0" w:space="0" w:color="auto"/>
        <w:left w:val="none" w:sz="0" w:space="0" w:color="auto"/>
        <w:bottom w:val="none" w:sz="0" w:space="0" w:color="auto"/>
        <w:right w:val="none" w:sz="0" w:space="0" w:color="auto"/>
      </w:divBdr>
    </w:div>
    <w:div w:id="468590952">
      <w:bodyDiv w:val="1"/>
      <w:marLeft w:val="0"/>
      <w:marRight w:val="0"/>
      <w:marTop w:val="0"/>
      <w:marBottom w:val="0"/>
      <w:divBdr>
        <w:top w:val="none" w:sz="0" w:space="0" w:color="auto"/>
        <w:left w:val="none" w:sz="0" w:space="0" w:color="auto"/>
        <w:bottom w:val="none" w:sz="0" w:space="0" w:color="auto"/>
        <w:right w:val="none" w:sz="0" w:space="0" w:color="auto"/>
      </w:divBdr>
    </w:div>
    <w:div w:id="468668086">
      <w:bodyDiv w:val="1"/>
      <w:marLeft w:val="0"/>
      <w:marRight w:val="0"/>
      <w:marTop w:val="0"/>
      <w:marBottom w:val="0"/>
      <w:divBdr>
        <w:top w:val="none" w:sz="0" w:space="0" w:color="auto"/>
        <w:left w:val="none" w:sz="0" w:space="0" w:color="auto"/>
        <w:bottom w:val="none" w:sz="0" w:space="0" w:color="auto"/>
        <w:right w:val="none" w:sz="0" w:space="0" w:color="auto"/>
      </w:divBdr>
    </w:div>
    <w:div w:id="468977506">
      <w:bodyDiv w:val="1"/>
      <w:marLeft w:val="0"/>
      <w:marRight w:val="0"/>
      <w:marTop w:val="0"/>
      <w:marBottom w:val="0"/>
      <w:divBdr>
        <w:top w:val="none" w:sz="0" w:space="0" w:color="auto"/>
        <w:left w:val="none" w:sz="0" w:space="0" w:color="auto"/>
        <w:bottom w:val="none" w:sz="0" w:space="0" w:color="auto"/>
        <w:right w:val="none" w:sz="0" w:space="0" w:color="auto"/>
      </w:divBdr>
    </w:div>
    <w:div w:id="468985911">
      <w:bodyDiv w:val="1"/>
      <w:marLeft w:val="0"/>
      <w:marRight w:val="0"/>
      <w:marTop w:val="0"/>
      <w:marBottom w:val="0"/>
      <w:divBdr>
        <w:top w:val="none" w:sz="0" w:space="0" w:color="auto"/>
        <w:left w:val="none" w:sz="0" w:space="0" w:color="auto"/>
        <w:bottom w:val="none" w:sz="0" w:space="0" w:color="auto"/>
        <w:right w:val="none" w:sz="0" w:space="0" w:color="auto"/>
      </w:divBdr>
    </w:div>
    <w:div w:id="469053077">
      <w:bodyDiv w:val="1"/>
      <w:marLeft w:val="0"/>
      <w:marRight w:val="0"/>
      <w:marTop w:val="0"/>
      <w:marBottom w:val="0"/>
      <w:divBdr>
        <w:top w:val="none" w:sz="0" w:space="0" w:color="auto"/>
        <w:left w:val="none" w:sz="0" w:space="0" w:color="auto"/>
        <w:bottom w:val="none" w:sz="0" w:space="0" w:color="auto"/>
        <w:right w:val="none" w:sz="0" w:space="0" w:color="auto"/>
      </w:divBdr>
    </w:div>
    <w:div w:id="469134499">
      <w:bodyDiv w:val="1"/>
      <w:marLeft w:val="0"/>
      <w:marRight w:val="0"/>
      <w:marTop w:val="0"/>
      <w:marBottom w:val="0"/>
      <w:divBdr>
        <w:top w:val="none" w:sz="0" w:space="0" w:color="auto"/>
        <w:left w:val="none" w:sz="0" w:space="0" w:color="auto"/>
        <w:bottom w:val="none" w:sz="0" w:space="0" w:color="auto"/>
        <w:right w:val="none" w:sz="0" w:space="0" w:color="auto"/>
      </w:divBdr>
    </w:div>
    <w:div w:id="469637911">
      <w:bodyDiv w:val="1"/>
      <w:marLeft w:val="0"/>
      <w:marRight w:val="0"/>
      <w:marTop w:val="0"/>
      <w:marBottom w:val="0"/>
      <w:divBdr>
        <w:top w:val="none" w:sz="0" w:space="0" w:color="auto"/>
        <w:left w:val="none" w:sz="0" w:space="0" w:color="auto"/>
        <w:bottom w:val="none" w:sz="0" w:space="0" w:color="auto"/>
        <w:right w:val="none" w:sz="0" w:space="0" w:color="auto"/>
      </w:divBdr>
    </w:div>
    <w:div w:id="469905052">
      <w:bodyDiv w:val="1"/>
      <w:marLeft w:val="0"/>
      <w:marRight w:val="0"/>
      <w:marTop w:val="0"/>
      <w:marBottom w:val="0"/>
      <w:divBdr>
        <w:top w:val="none" w:sz="0" w:space="0" w:color="auto"/>
        <w:left w:val="none" w:sz="0" w:space="0" w:color="auto"/>
        <w:bottom w:val="none" w:sz="0" w:space="0" w:color="auto"/>
        <w:right w:val="none" w:sz="0" w:space="0" w:color="auto"/>
      </w:divBdr>
    </w:div>
    <w:div w:id="470055475">
      <w:bodyDiv w:val="1"/>
      <w:marLeft w:val="0"/>
      <w:marRight w:val="0"/>
      <w:marTop w:val="0"/>
      <w:marBottom w:val="0"/>
      <w:divBdr>
        <w:top w:val="none" w:sz="0" w:space="0" w:color="auto"/>
        <w:left w:val="none" w:sz="0" w:space="0" w:color="auto"/>
        <w:bottom w:val="none" w:sz="0" w:space="0" w:color="auto"/>
        <w:right w:val="none" w:sz="0" w:space="0" w:color="auto"/>
      </w:divBdr>
    </w:div>
    <w:div w:id="470093760">
      <w:bodyDiv w:val="1"/>
      <w:marLeft w:val="0"/>
      <w:marRight w:val="0"/>
      <w:marTop w:val="0"/>
      <w:marBottom w:val="0"/>
      <w:divBdr>
        <w:top w:val="none" w:sz="0" w:space="0" w:color="auto"/>
        <w:left w:val="none" w:sz="0" w:space="0" w:color="auto"/>
        <w:bottom w:val="none" w:sz="0" w:space="0" w:color="auto"/>
        <w:right w:val="none" w:sz="0" w:space="0" w:color="auto"/>
      </w:divBdr>
    </w:div>
    <w:div w:id="470097428">
      <w:bodyDiv w:val="1"/>
      <w:marLeft w:val="0"/>
      <w:marRight w:val="0"/>
      <w:marTop w:val="0"/>
      <w:marBottom w:val="0"/>
      <w:divBdr>
        <w:top w:val="none" w:sz="0" w:space="0" w:color="auto"/>
        <w:left w:val="none" w:sz="0" w:space="0" w:color="auto"/>
        <w:bottom w:val="none" w:sz="0" w:space="0" w:color="auto"/>
        <w:right w:val="none" w:sz="0" w:space="0" w:color="auto"/>
      </w:divBdr>
    </w:div>
    <w:div w:id="470099847">
      <w:bodyDiv w:val="1"/>
      <w:marLeft w:val="0"/>
      <w:marRight w:val="0"/>
      <w:marTop w:val="0"/>
      <w:marBottom w:val="0"/>
      <w:divBdr>
        <w:top w:val="none" w:sz="0" w:space="0" w:color="auto"/>
        <w:left w:val="none" w:sz="0" w:space="0" w:color="auto"/>
        <w:bottom w:val="none" w:sz="0" w:space="0" w:color="auto"/>
        <w:right w:val="none" w:sz="0" w:space="0" w:color="auto"/>
      </w:divBdr>
    </w:div>
    <w:div w:id="470246771">
      <w:bodyDiv w:val="1"/>
      <w:marLeft w:val="0"/>
      <w:marRight w:val="0"/>
      <w:marTop w:val="0"/>
      <w:marBottom w:val="0"/>
      <w:divBdr>
        <w:top w:val="none" w:sz="0" w:space="0" w:color="auto"/>
        <w:left w:val="none" w:sz="0" w:space="0" w:color="auto"/>
        <w:bottom w:val="none" w:sz="0" w:space="0" w:color="auto"/>
        <w:right w:val="none" w:sz="0" w:space="0" w:color="auto"/>
      </w:divBdr>
    </w:div>
    <w:div w:id="470294247">
      <w:bodyDiv w:val="1"/>
      <w:marLeft w:val="0"/>
      <w:marRight w:val="0"/>
      <w:marTop w:val="0"/>
      <w:marBottom w:val="0"/>
      <w:divBdr>
        <w:top w:val="none" w:sz="0" w:space="0" w:color="auto"/>
        <w:left w:val="none" w:sz="0" w:space="0" w:color="auto"/>
        <w:bottom w:val="none" w:sz="0" w:space="0" w:color="auto"/>
        <w:right w:val="none" w:sz="0" w:space="0" w:color="auto"/>
      </w:divBdr>
    </w:div>
    <w:div w:id="470296504">
      <w:bodyDiv w:val="1"/>
      <w:marLeft w:val="0"/>
      <w:marRight w:val="0"/>
      <w:marTop w:val="0"/>
      <w:marBottom w:val="0"/>
      <w:divBdr>
        <w:top w:val="none" w:sz="0" w:space="0" w:color="auto"/>
        <w:left w:val="none" w:sz="0" w:space="0" w:color="auto"/>
        <w:bottom w:val="none" w:sz="0" w:space="0" w:color="auto"/>
        <w:right w:val="none" w:sz="0" w:space="0" w:color="auto"/>
      </w:divBdr>
    </w:div>
    <w:div w:id="470754101">
      <w:bodyDiv w:val="1"/>
      <w:marLeft w:val="0"/>
      <w:marRight w:val="0"/>
      <w:marTop w:val="0"/>
      <w:marBottom w:val="0"/>
      <w:divBdr>
        <w:top w:val="none" w:sz="0" w:space="0" w:color="auto"/>
        <w:left w:val="none" w:sz="0" w:space="0" w:color="auto"/>
        <w:bottom w:val="none" w:sz="0" w:space="0" w:color="auto"/>
        <w:right w:val="none" w:sz="0" w:space="0" w:color="auto"/>
      </w:divBdr>
    </w:div>
    <w:div w:id="470825002">
      <w:bodyDiv w:val="1"/>
      <w:marLeft w:val="0"/>
      <w:marRight w:val="0"/>
      <w:marTop w:val="0"/>
      <w:marBottom w:val="0"/>
      <w:divBdr>
        <w:top w:val="none" w:sz="0" w:space="0" w:color="auto"/>
        <w:left w:val="none" w:sz="0" w:space="0" w:color="auto"/>
        <w:bottom w:val="none" w:sz="0" w:space="0" w:color="auto"/>
        <w:right w:val="none" w:sz="0" w:space="0" w:color="auto"/>
      </w:divBdr>
    </w:div>
    <w:div w:id="470905852">
      <w:bodyDiv w:val="1"/>
      <w:marLeft w:val="0"/>
      <w:marRight w:val="0"/>
      <w:marTop w:val="0"/>
      <w:marBottom w:val="0"/>
      <w:divBdr>
        <w:top w:val="none" w:sz="0" w:space="0" w:color="auto"/>
        <w:left w:val="none" w:sz="0" w:space="0" w:color="auto"/>
        <w:bottom w:val="none" w:sz="0" w:space="0" w:color="auto"/>
        <w:right w:val="none" w:sz="0" w:space="0" w:color="auto"/>
      </w:divBdr>
    </w:div>
    <w:div w:id="471020210">
      <w:bodyDiv w:val="1"/>
      <w:marLeft w:val="0"/>
      <w:marRight w:val="0"/>
      <w:marTop w:val="0"/>
      <w:marBottom w:val="0"/>
      <w:divBdr>
        <w:top w:val="none" w:sz="0" w:space="0" w:color="auto"/>
        <w:left w:val="none" w:sz="0" w:space="0" w:color="auto"/>
        <w:bottom w:val="none" w:sz="0" w:space="0" w:color="auto"/>
        <w:right w:val="none" w:sz="0" w:space="0" w:color="auto"/>
      </w:divBdr>
    </w:div>
    <w:div w:id="471214620">
      <w:bodyDiv w:val="1"/>
      <w:marLeft w:val="0"/>
      <w:marRight w:val="0"/>
      <w:marTop w:val="0"/>
      <w:marBottom w:val="0"/>
      <w:divBdr>
        <w:top w:val="none" w:sz="0" w:space="0" w:color="auto"/>
        <w:left w:val="none" w:sz="0" w:space="0" w:color="auto"/>
        <w:bottom w:val="none" w:sz="0" w:space="0" w:color="auto"/>
        <w:right w:val="none" w:sz="0" w:space="0" w:color="auto"/>
      </w:divBdr>
    </w:div>
    <w:div w:id="471292235">
      <w:bodyDiv w:val="1"/>
      <w:marLeft w:val="0"/>
      <w:marRight w:val="0"/>
      <w:marTop w:val="0"/>
      <w:marBottom w:val="0"/>
      <w:divBdr>
        <w:top w:val="none" w:sz="0" w:space="0" w:color="auto"/>
        <w:left w:val="none" w:sz="0" w:space="0" w:color="auto"/>
        <w:bottom w:val="none" w:sz="0" w:space="0" w:color="auto"/>
        <w:right w:val="none" w:sz="0" w:space="0" w:color="auto"/>
      </w:divBdr>
    </w:div>
    <w:div w:id="471366884">
      <w:bodyDiv w:val="1"/>
      <w:marLeft w:val="0"/>
      <w:marRight w:val="0"/>
      <w:marTop w:val="0"/>
      <w:marBottom w:val="0"/>
      <w:divBdr>
        <w:top w:val="none" w:sz="0" w:space="0" w:color="auto"/>
        <w:left w:val="none" w:sz="0" w:space="0" w:color="auto"/>
        <w:bottom w:val="none" w:sz="0" w:space="0" w:color="auto"/>
        <w:right w:val="none" w:sz="0" w:space="0" w:color="auto"/>
      </w:divBdr>
    </w:div>
    <w:div w:id="471561240">
      <w:bodyDiv w:val="1"/>
      <w:marLeft w:val="0"/>
      <w:marRight w:val="0"/>
      <w:marTop w:val="0"/>
      <w:marBottom w:val="0"/>
      <w:divBdr>
        <w:top w:val="none" w:sz="0" w:space="0" w:color="auto"/>
        <w:left w:val="none" w:sz="0" w:space="0" w:color="auto"/>
        <w:bottom w:val="none" w:sz="0" w:space="0" w:color="auto"/>
        <w:right w:val="none" w:sz="0" w:space="0" w:color="auto"/>
      </w:divBdr>
    </w:div>
    <w:div w:id="471866230">
      <w:bodyDiv w:val="1"/>
      <w:marLeft w:val="0"/>
      <w:marRight w:val="0"/>
      <w:marTop w:val="0"/>
      <w:marBottom w:val="0"/>
      <w:divBdr>
        <w:top w:val="none" w:sz="0" w:space="0" w:color="auto"/>
        <w:left w:val="none" w:sz="0" w:space="0" w:color="auto"/>
        <w:bottom w:val="none" w:sz="0" w:space="0" w:color="auto"/>
        <w:right w:val="none" w:sz="0" w:space="0" w:color="auto"/>
      </w:divBdr>
    </w:div>
    <w:div w:id="472067508">
      <w:bodyDiv w:val="1"/>
      <w:marLeft w:val="0"/>
      <w:marRight w:val="0"/>
      <w:marTop w:val="0"/>
      <w:marBottom w:val="0"/>
      <w:divBdr>
        <w:top w:val="none" w:sz="0" w:space="0" w:color="auto"/>
        <w:left w:val="none" w:sz="0" w:space="0" w:color="auto"/>
        <w:bottom w:val="none" w:sz="0" w:space="0" w:color="auto"/>
        <w:right w:val="none" w:sz="0" w:space="0" w:color="auto"/>
      </w:divBdr>
    </w:div>
    <w:div w:id="472874187">
      <w:bodyDiv w:val="1"/>
      <w:marLeft w:val="0"/>
      <w:marRight w:val="0"/>
      <w:marTop w:val="0"/>
      <w:marBottom w:val="0"/>
      <w:divBdr>
        <w:top w:val="none" w:sz="0" w:space="0" w:color="auto"/>
        <w:left w:val="none" w:sz="0" w:space="0" w:color="auto"/>
        <w:bottom w:val="none" w:sz="0" w:space="0" w:color="auto"/>
        <w:right w:val="none" w:sz="0" w:space="0" w:color="auto"/>
      </w:divBdr>
    </w:div>
    <w:div w:id="472908068">
      <w:bodyDiv w:val="1"/>
      <w:marLeft w:val="0"/>
      <w:marRight w:val="0"/>
      <w:marTop w:val="0"/>
      <w:marBottom w:val="0"/>
      <w:divBdr>
        <w:top w:val="none" w:sz="0" w:space="0" w:color="auto"/>
        <w:left w:val="none" w:sz="0" w:space="0" w:color="auto"/>
        <w:bottom w:val="none" w:sz="0" w:space="0" w:color="auto"/>
        <w:right w:val="none" w:sz="0" w:space="0" w:color="auto"/>
      </w:divBdr>
    </w:div>
    <w:div w:id="472913540">
      <w:bodyDiv w:val="1"/>
      <w:marLeft w:val="0"/>
      <w:marRight w:val="0"/>
      <w:marTop w:val="0"/>
      <w:marBottom w:val="0"/>
      <w:divBdr>
        <w:top w:val="none" w:sz="0" w:space="0" w:color="auto"/>
        <w:left w:val="none" w:sz="0" w:space="0" w:color="auto"/>
        <w:bottom w:val="none" w:sz="0" w:space="0" w:color="auto"/>
        <w:right w:val="none" w:sz="0" w:space="0" w:color="auto"/>
      </w:divBdr>
    </w:div>
    <w:div w:id="473058770">
      <w:bodyDiv w:val="1"/>
      <w:marLeft w:val="0"/>
      <w:marRight w:val="0"/>
      <w:marTop w:val="0"/>
      <w:marBottom w:val="0"/>
      <w:divBdr>
        <w:top w:val="none" w:sz="0" w:space="0" w:color="auto"/>
        <w:left w:val="none" w:sz="0" w:space="0" w:color="auto"/>
        <w:bottom w:val="none" w:sz="0" w:space="0" w:color="auto"/>
        <w:right w:val="none" w:sz="0" w:space="0" w:color="auto"/>
      </w:divBdr>
    </w:div>
    <w:div w:id="473182728">
      <w:bodyDiv w:val="1"/>
      <w:marLeft w:val="0"/>
      <w:marRight w:val="0"/>
      <w:marTop w:val="0"/>
      <w:marBottom w:val="0"/>
      <w:divBdr>
        <w:top w:val="none" w:sz="0" w:space="0" w:color="auto"/>
        <w:left w:val="none" w:sz="0" w:space="0" w:color="auto"/>
        <w:bottom w:val="none" w:sz="0" w:space="0" w:color="auto"/>
        <w:right w:val="none" w:sz="0" w:space="0" w:color="auto"/>
      </w:divBdr>
    </w:div>
    <w:div w:id="473255201">
      <w:bodyDiv w:val="1"/>
      <w:marLeft w:val="0"/>
      <w:marRight w:val="0"/>
      <w:marTop w:val="0"/>
      <w:marBottom w:val="0"/>
      <w:divBdr>
        <w:top w:val="none" w:sz="0" w:space="0" w:color="auto"/>
        <w:left w:val="none" w:sz="0" w:space="0" w:color="auto"/>
        <w:bottom w:val="none" w:sz="0" w:space="0" w:color="auto"/>
        <w:right w:val="none" w:sz="0" w:space="0" w:color="auto"/>
      </w:divBdr>
    </w:div>
    <w:div w:id="473331919">
      <w:bodyDiv w:val="1"/>
      <w:marLeft w:val="0"/>
      <w:marRight w:val="0"/>
      <w:marTop w:val="0"/>
      <w:marBottom w:val="0"/>
      <w:divBdr>
        <w:top w:val="none" w:sz="0" w:space="0" w:color="auto"/>
        <w:left w:val="none" w:sz="0" w:space="0" w:color="auto"/>
        <w:bottom w:val="none" w:sz="0" w:space="0" w:color="auto"/>
        <w:right w:val="none" w:sz="0" w:space="0" w:color="auto"/>
      </w:divBdr>
    </w:div>
    <w:div w:id="473375455">
      <w:bodyDiv w:val="1"/>
      <w:marLeft w:val="0"/>
      <w:marRight w:val="0"/>
      <w:marTop w:val="0"/>
      <w:marBottom w:val="0"/>
      <w:divBdr>
        <w:top w:val="none" w:sz="0" w:space="0" w:color="auto"/>
        <w:left w:val="none" w:sz="0" w:space="0" w:color="auto"/>
        <w:bottom w:val="none" w:sz="0" w:space="0" w:color="auto"/>
        <w:right w:val="none" w:sz="0" w:space="0" w:color="auto"/>
      </w:divBdr>
    </w:div>
    <w:div w:id="473447053">
      <w:bodyDiv w:val="1"/>
      <w:marLeft w:val="0"/>
      <w:marRight w:val="0"/>
      <w:marTop w:val="0"/>
      <w:marBottom w:val="0"/>
      <w:divBdr>
        <w:top w:val="none" w:sz="0" w:space="0" w:color="auto"/>
        <w:left w:val="none" w:sz="0" w:space="0" w:color="auto"/>
        <w:bottom w:val="none" w:sz="0" w:space="0" w:color="auto"/>
        <w:right w:val="none" w:sz="0" w:space="0" w:color="auto"/>
      </w:divBdr>
    </w:div>
    <w:div w:id="473525035">
      <w:bodyDiv w:val="1"/>
      <w:marLeft w:val="0"/>
      <w:marRight w:val="0"/>
      <w:marTop w:val="0"/>
      <w:marBottom w:val="0"/>
      <w:divBdr>
        <w:top w:val="none" w:sz="0" w:space="0" w:color="auto"/>
        <w:left w:val="none" w:sz="0" w:space="0" w:color="auto"/>
        <w:bottom w:val="none" w:sz="0" w:space="0" w:color="auto"/>
        <w:right w:val="none" w:sz="0" w:space="0" w:color="auto"/>
      </w:divBdr>
    </w:div>
    <w:div w:id="473912061">
      <w:bodyDiv w:val="1"/>
      <w:marLeft w:val="0"/>
      <w:marRight w:val="0"/>
      <w:marTop w:val="0"/>
      <w:marBottom w:val="0"/>
      <w:divBdr>
        <w:top w:val="none" w:sz="0" w:space="0" w:color="auto"/>
        <w:left w:val="none" w:sz="0" w:space="0" w:color="auto"/>
        <w:bottom w:val="none" w:sz="0" w:space="0" w:color="auto"/>
        <w:right w:val="none" w:sz="0" w:space="0" w:color="auto"/>
      </w:divBdr>
    </w:div>
    <w:div w:id="474030121">
      <w:bodyDiv w:val="1"/>
      <w:marLeft w:val="0"/>
      <w:marRight w:val="0"/>
      <w:marTop w:val="0"/>
      <w:marBottom w:val="0"/>
      <w:divBdr>
        <w:top w:val="none" w:sz="0" w:space="0" w:color="auto"/>
        <w:left w:val="none" w:sz="0" w:space="0" w:color="auto"/>
        <w:bottom w:val="none" w:sz="0" w:space="0" w:color="auto"/>
        <w:right w:val="none" w:sz="0" w:space="0" w:color="auto"/>
      </w:divBdr>
    </w:div>
    <w:div w:id="474034581">
      <w:bodyDiv w:val="1"/>
      <w:marLeft w:val="0"/>
      <w:marRight w:val="0"/>
      <w:marTop w:val="0"/>
      <w:marBottom w:val="0"/>
      <w:divBdr>
        <w:top w:val="none" w:sz="0" w:space="0" w:color="auto"/>
        <w:left w:val="none" w:sz="0" w:space="0" w:color="auto"/>
        <w:bottom w:val="none" w:sz="0" w:space="0" w:color="auto"/>
        <w:right w:val="none" w:sz="0" w:space="0" w:color="auto"/>
      </w:divBdr>
    </w:div>
    <w:div w:id="474183128">
      <w:bodyDiv w:val="1"/>
      <w:marLeft w:val="0"/>
      <w:marRight w:val="0"/>
      <w:marTop w:val="0"/>
      <w:marBottom w:val="0"/>
      <w:divBdr>
        <w:top w:val="none" w:sz="0" w:space="0" w:color="auto"/>
        <w:left w:val="none" w:sz="0" w:space="0" w:color="auto"/>
        <w:bottom w:val="none" w:sz="0" w:space="0" w:color="auto"/>
        <w:right w:val="none" w:sz="0" w:space="0" w:color="auto"/>
      </w:divBdr>
    </w:div>
    <w:div w:id="474298137">
      <w:bodyDiv w:val="1"/>
      <w:marLeft w:val="0"/>
      <w:marRight w:val="0"/>
      <w:marTop w:val="0"/>
      <w:marBottom w:val="0"/>
      <w:divBdr>
        <w:top w:val="none" w:sz="0" w:space="0" w:color="auto"/>
        <w:left w:val="none" w:sz="0" w:space="0" w:color="auto"/>
        <w:bottom w:val="none" w:sz="0" w:space="0" w:color="auto"/>
        <w:right w:val="none" w:sz="0" w:space="0" w:color="auto"/>
      </w:divBdr>
    </w:div>
    <w:div w:id="474568747">
      <w:bodyDiv w:val="1"/>
      <w:marLeft w:val="0"/>
      <w:marRight w:val="0"/>
      <w:marTop w:val="0"/>
      <w:marBottom w:val="0"/>
      <w:divBdr>
        <w:top w:val="none" w:sz="0" w:space="0" w:color="auto"/>
        <w:left w:val="none" w:sz="0" w:space="0" w:color="auto"/>
        <w:bottom w:val="none" w:sz="0" w:space="0" w:color="auto"/>
        <w:right w:val="none" w:sz="0" w:space="0" w:color="auto"/>
      </w:divBdr>
    </w:div>
    <w:div w:id="474763380">
      <w:bodyDiv w:val="1"/>
      <w:marLeft w:val="0"/>
      <w:marRight w:val="0"/>
      <w:marTop w:val="0"/>
      <w:marBottom w:val="0"/>
      <w:divBdr>
        <w:top w:val="none" w:sz="0" w:space="0" w:color="auto"/>
        <w:left w:val="none" w:sz="0" w:space="0" w:color="auto"/>
        <w:bottom w:val="none" w:sz="0" w:space="0" w:color="auto"/>
        <w:right w:val="none" w:sz="0" w:space="0" w:color="auto"/>
      </w:divBdr>
    </w:div>
    <w:div w:id="474764183">
      <w:bodyDiv w:val="1"/>
      <w:marLeft w:val="0"/>
      <w:marRight w:val="0"/>
      <w:marTop w:val="0"/>
      <w:marBottom w:val="0"/>
      <w:divBdr>
        <w:top w:val="none" w:sz="0" w:space="0" w:color="auto"/>
        <w:left w:val="none" w:sz="0" w:space="0" w:color="auto"/>
        <w:bottom w:val="none" w:sz="0" w:space="0" w:color="auto"/>
        <w:right w:val="none" w:sz="0" w:space="0" w:color="auto"/>
      </w:divBdr>
    </w:div>
    <w:div w:id="474835236">
      <w:bodyDiv w:val="1"/>
      <w:marLeft w:val="0"/>
      <w:marRight w:val="0"/>
      <w:marTop w:val="0"/>
      <w:marBottom w:val="0"/>
      <w:divBdr>
        <w:top w:val="none" w:sz="0" w:space="0" w:color="auto"/>
        <w:left w:val="none" w:sz="0" w:space="0" w:color="auto"/>
        <w:bottom w:val="none" w:sz="0" w:space="0" w:color="auto"/>
        <w:right w:val="none" w:sz="0" w:space="0" w:color="auto"/>
      </w:divBdr>
    </w:div>
    <w:div w:id="474837156">
      <w:bodyDiv w:val="1"/>
      <w:marLeft w:val="0"/>
      <w:marRight w:val="0"/>
      <w:marTop w:val="0"/>
      <w:marBottom w:val="0"/>
      <w:divBdr>
        <w:top w:val="none" w:sz="0" w:space="0" w:color="auto"/>
        <w:left w:val="none" w:sz="0" w:space="0" w:color="auto"/>
        <w:bottom w:val="none" w:sz="0" w:space="0" w:color="auto"/>
        <w:right w:val="none" w:sz="0" w:space="0" w:color="auto"/>
      </w:divBdr>
    </w:div>
    <w:div w:id="474957057">
      <w:bodyDiv w:val="1"/>
      <w:marLeft w:val="0"/>
      <w:marRight w:val="0"/>
      <w:marTop w:val="0"/>
      <w:marBottom w:val="0"/>
      <w:divBdr>
        <w:top w:val="none" w:sz="0" w:space="0" w:color="auto"/>
        <w:left w:val="none" w:sz="0" w:space="0" w:color="auto"/>
        <w:bottom w:val="none" w:sz="0" w:space="0" w:color="auto"/>
        <w:right w:val="none" w:sz="0" w:space="0" w:color="auto"/>
      </w:divBdr>
    </w:div>
    <w:div w:id="475267555">
      <w:bodyDiv w:val="1"/>
      <w:marLeft w:val="0"/>
      <w:marRight w:val="0"/>
      <w:marTop w:val="0"/>
      <w:marBottom w:val="0"/>
      <w:divBdr>
        <w:top w:val="none" w:sz="0" w:space="0" w:color="auto"/>
        <w:left w:val="none" w:sz="0" w:space="0" w:color="auto"/>
        <w:bottom w:val="none" w:sz="0" w:space="0" w:color="auto"/>
        <w:right w:val="none" w:sz="0" w:space="0" w:color="auto"/>
      </w:divBdr>
    </w:div>
    <w:div w:id="475299092">
      <w:bodyDiv w:val="1"/>
      <w:marLeft w:val="0"/>
      <w:marRight w:val="0"/>
      <w:marTop w:val="0"/>
      <w:marBottom w:val="0"/>
      <w:divBdr>
        <w:top w:val="none" w:sz="0" w:space="0" w:color="auto"/>
        <w:left w:val="none" w:sz="0" w:space="0" w:color="auto"/>
        <w:bottom w:val="none" w:sz="0" w:space="0" w:color="auto"/>
        <w:right w:val="none" w:sz="0" w:space="0" w:color="auto"/>
      </w:divBdr>
    </w:div>
    <w:div w:id="475415013">
      <w:bodyDiv w:val="1"/>
      <w:marLeft w:val="0"/>
      <w:marRight w:val="0"/>
      <w:marTop w:val="0"/>
      <w:marBottom w:val="0"/>
      <w:divBdr>
        <w:top w:val="none" w:sz="0" w:space="0" w:color="auto"/>
        <w:left w:val="none" w:sz="0" w:space="0" w:color="auto"/>
        <w:bottom w:val="none" w:sz="0" w:space="0" w:color="auto"/>
        <w:right w:val="none" w:sz="0" w:space="0" w:color="auto"/>
      </w:divBdr>
    </w:div>
    <w:div w:id="475494464">
      <w:bodyDiv w:val="1"/>
      <w:marLeft w:val="0"/>
      <w:marRight w:val="0"/>
      <w:marTop w:val="0"/>
      <w:marBottom w:val="0"/>
      <w:divBdr>
        <w:top w:val="none" w:sz="0" w:space="0" w:color="auto"/>
        <w:left w:val="none" w:sz="0" w:space="0" w:color="auto"/>
        <w:bottom w:val="none" w:sz="0" w:space="0" w:color="auto"/>
        <w:right w:val="none" w:sz="0" w:space="0" w:color="auto"/>
      </w:divBdr>
    </w:div>
    <w:div w:id="475534082">
      <w:bodyDiv w:val="1"/>
      <w:marLeft w:val="0"/>
      <w:marRight w:val="0"/>
      <w:marTop w:val="0"/>
      <w:marBottom w:val="0"/>
      <w:divBdr>
        <w:top w:val="none" w:sz="0" w:space="0" w:color="auto"/>
        <w:left w:val="none" w:sz="0" w:space="0" w:color="auto"/>
        <w:bottom w:val="none" w:sz="0" w:space="0" w:color="auto"/>
        <w:right w:val="none" w:sz="0" w:space="0" w:color="auto"/>
      </w:divBdr>
    </w:div>
    <w:div w:id="475679920">
      <w:bodyDiv w:val="1"/>
      <w:marLeft w:val="0"/>
      <w:marRight w:val="0"/>
      <w:marTop w:val="0"/>
      <w:marBottom w:val="0"/>
      <w:divBdr>
        <w:top w:val="none" w:sz="0" w:space="0" w:color="auto"/>
        <w:left w:val="none" w:sz="0" w:space="0" w:color="auto"/>
        <w:bottom w:val="none" w:sz="0" w:space="0" w:color="auto"/>
        <w:right w:val="none" w:sz="0" w:space="0" w:color="auto"/>
      </w:divBdr>
    </w:div>
    <w:div w:id="475924445">
      <w:bodyDiv w:val="1"/>
      <w:marLeft w:val="0"/>
      <w:marRight w:val="0"/>
      <w:marTop w:val="0"/>
      <w:marBottom w:val="0"/>
      <w:divBdr>
        <w:top w:val="none" w:sz="0" w:space="0" w:color="auto"/>
        <w:left w:val="none" w:sz="0" w:space="0" w:color="auto"/>
        <w:bottom w:val="none" w:sz="0" w:space="0" w:color="auto"/>
        <w:right w:val="none" w:sz="0" w:space="0" w:color="auto"/>
      </w:divBdr>
    </w:div>
    <w:div w:id="475949071">
      <w:bodyDiv w:val="1"/>
      <w:marLeft w:val="0"/>
      <w:marRight w:val="0"/>
      <w:marTop w:val="0"/>
      <w:marBottom w:val="0"/>
      <w:divBdr>
        <w:top w:val="none" w:sz="0" w:space="0" w:color="auto"/>
        <w:left w:val="none" w:sz="0" w:space="0" w:color="auto"/>
        <w:bottom w:val="none" w:sz="0" w:space="0" w:color="auto"/>
        <w:right w:val="none" w:sz="0" w:space="0" w:color="auto"/>
      </w:divBdr>
    </w:div>
    <w:div w:id="476335179">
      <w:bodyDiv w:val="1"/>
      <w:marLeft w:val="0"/>
      <w:marRight w:val="0"/>
      <w:marTop w:val="0"/>
      <w:marBottom w:val="0"/>
      <w:divBdr>
        <w:top w:val="none" w:sz="0" w:space="0" w:color="auto"/>
        <w:left w:val="none" w:sz="0" w:space="0" w:color="auto"/>
        <w:bottom w:val="none" w:sz="0" w:space="0" w:color="auto"/>
        <w:right w:val="none" w:sz="0" w:space="0" w:color="auto"/>
      </w:divBdr>
    </w:div>
    <w:div w:id="476339384">
      <w:bodyDiv w:val="1"/>
      <w:marLeft w:val="0"/>
      <w:marRight w:val="0"/>
      <w:marTop w:val="0"/>
      <w:marBottom w:val="0"/>
      <w:divBdr>
        <w:top w:val="none" w:sz="0" w:space="0" w:color="auto"/>
        <w:left w:val="none" w:sz="0" w:space="0" w:color="auto"/>
        <w:bottom w:val="none" w:sz="0" w:space="0" w:color="auto"/>
        <w:right w:val="none" w:sz="0" w:space="0" w:color="auto"/>
      </w:divBdr>
    </w:div>
    <w:div w:id="476578022">
      <w:bodyDiv w:val="1"/>
      <w:marLeft w:val="0"/>
      <w:marRight w:val="0"/>
      <w:marTop w:val="0"/>
      <w:marBottom w:val="0"/>
      <w:divBdr>
        <w:top w:val="none" w:sz="0" w:space="0" w:color="auto"/>
        <w:left w:val="none" w:sz="0" w:space="0" w:color="auto"/>
        <w:bottom w:val="none" w:sz="0" w:space="0" w:color="auto"/>
        <w:right w:val="none" w:sz="0" w:space="0" w:color="auto"/>
      </w:divBdr>
    </w:div>
    <w:div w:id="476604789">
      <w:bodyDiv w:val="1"/>
      <w:marLeft w:val="0"/>
      <w:marRight w:val="0"/>
      <w:marTop w:val="0"/>
      <w:marBottom w:val="0"/>
      <w:divBdr>
        <w:top w:val="none" w:sz="0" w:space="0" w:color="auto"/>
        <w:left w:val="none" w:sz="0" w:space="0" w:color="auto"/>
        <w:bottom w:val="none" w:sz="0" w:space="0" w:color="auto"/>
        <w:right w:val="none" w:sz="0" w:space="0" w:color="auto"/>
      </w:divBdr>
    </w:div>
    <w:div w:id="476608444">
      <w:bodyDiv w:val="1"/>
      <w:marLeft w:val="0"/>
      <w:marRight w:val="0"/>
      <w:marTop w:val="0"/>
      <w:marBottom w:val="0"/>
      <w:divBdr>
        <w:top w:val="none" w:sz="0" w:space="0" w:color="auto"/>
        <w:left w:val="none" w:sz="0" w:space="0" w:color="auto"/>
        <w:bottom w:val="none" w:sz="0" w:space="0" w:color="auto"/>
        <w:right w:val="none" w:sz="0" w:space="0" w:color="auto"/>
      </w:divBdr>
    </w:div>
    <w:div w:id="476729116">
      <w:bodyDiv w:val="1"/>
      <w:marLeft w:val="0"/>
      <w:marRight w:val="0"/>
      <w:marTop w:val="0"/>
      <w:marBottom w:val="0"/>
      <w:divBdr>
        <w:top w:val="none" w:sz="0" w:space="0" w:color="auto"/>
        <w:left w:val="none" w:sz="0" w:space="0" w:color="auto"/>
        <w:bottom w:val="none" w:sz="0" w:space="0" w:color="auto"/>
        <w:right w:val="none" w:sz="0" w:space="0" w:color="auto"/>
      </w:divBdr>
    </w:div>
    <w:div w:id="476916321">
      <w:bodyDiv w:val="1"/>
      <w:marLeft w:val="0"/>
      <w:marRight w:val="0"/>
      <w:marTop w:val="0"/>
      <w:marBottom w:val="0"/>
      <w:divBdr>
        <w:top w:val="none" w:sz="0" w:space="0" w:color="auto"/>
        <w:left w:val="none" w:sz="0" w:space="0" w:color="auto"/>
        <w:bottom w:val="none" w:sz="0" w:space="0" w:color="auto"/>
        <w:right w:val="none" w:sz="0" w:space="0" w:color="auto"/>
      </w:divBdr>
    </w:div>
    <w:div w:id="477040054">
      <w:bodyDiv w:val="1"/>
      <w:marLeft w:val="0"/>
      <w:marRight w:val="0"/>
      <w:marTop w:val="0"/>
      <w:marBottom w:val="0"/>
      <w:divBdr>
        <w:top w:val="none" w:sz="0" w:space="0" w:color="auto"/>
        <w:left w:val="none" w:sz="0" w:space="0" w:color="auto"/>
        <w:bottom w:val="none" w:sz="0" w:space="0" w:color="auto"/>
        <w:right w:val="none" w:sz="0" w:space="0" w:color="auto"/>
      </w:divBdr>
    </w:div>
    <w:div w:id="477041908">
      <w:bodyDiv w:val="1"/>
      <w:marLeft w:val="0"/>
      <w:marRight w:val="0"/>
      <w:marTop w:val="0"/>
      <w:marBottom w:val="0"/>
      <w:divBdr>
        <w:top w:val="none" w:sz="0" w:space="0" w:color="auto"/>
        <w:left w:val="none" w:sz="0" w:space="0" w:color="auto"/>
        <w:bottom w:val="none" w:sz="0" w:space="0" w:color="auto"/>
        <w:right w:val="none" w:sz="0" w:space="0" w:color="auto"/>
      </w:divBdr>
    </w:div>
    <w:div w:id="477458227">
      <w:bodyDiv w:val="1"/>
      <w:marLeft w:val="0"/>
      <w:marRight w:val="0"/>
      <w:marTop w:val="0"/>
      <w:marBottom w:val="0"/>
      <w:divBdr>
        <w:top w:val="none" w:sz="0" w:space="0" w:color="auto"/>
        <w:left w:val="none" w:sz="0" w:space="0" w:color="auto"/>
        <w:bottom w:val="none" w:sz="0" w:space="0" w:color="auto"/>
        <w:right w:val="none" w:sz="0" w:space="0" w:color="auto"/>
      </w:divBdr>
    </w:div>
    <w:div w:id="477646397">
      <w:bodyDiv w:val="1"/>
      <w:marLeft w:val="0"/>
      <w:marRight w:val="0"/>
      <w:marTop w:val="0"/>
      <w:marBottom w:val="0"/>
      <w:divBdr>
        <w:top w:val="none" w:sz="0" w:space="0" w:color="auto"/>
        <w:left w:val="none" w:sz="0" w:space="0" w:color="auto"/>
        <w:bottom w:val="none" w:sz="0" w:space="0" w:color="auto"/>
        <w:right w:val="none" w:sz="0" w:space="0" w:color="auto"/>
      </w:divBdr>
    </w:div>
    <w:div w:id="477766150">
      <w:bodyDiv w:val="1"/>
      <w:marLeft w:val="0"/>
      <w:marRight w:val="0"/>
      <w:marTop w:val="0"/>
      <w:marBottom w:val="0"/>
      <w:divBdr>
        <w:top w:val="none" w:sz="0" w:space="0" w:color="auto"/>
        <w:left w:val="none" w:sz="0" w:space="0" w:color="auto"/>
        <w:bottom w:val="none" w:sz="0" w:space="0" w:color="auto"/>
        <w:right w:val="none" w:sz="0" w:space="0" w:color="auto"/>
      </w:divBdr>
    </w:div>
    <w:div w:id="477768079">
      <w:bodyDiv w:val="1"/>
      <w:marLeft w:val="0"/>
      <w:marRight w:val="0"/>
      <w:marTop w:val="0"/>
      <w:marBottom w:val="0"/>
      <w:divBdr>
        <w:top w:val="none" w:sz="0" w:space="0" w:color="auto"/>
        <w:left w:val="none" w:sz="0" w:space="0" w:color="auto"/>
        <w:bottom w:val="none" w:sz="0" w:space="0" w:color="auto"/>
        <w:right w:val="none" w:sz="0" w:space="0" w:color="auto"/>
      </w:divBdr>
    </w:div>
    <w:div w:id="477959639">
      <w:bodyDiv w:val="1"/>
      <w:marLeft w:val="0"/>
      <w:marRight w:val="0"/>
      <w:marTop w:val="0"/>
      <w:marBottom w:val="0"/>
      <w:divBdr>
        <w:top w:val="none" w:sz="0" w:space="0" w:color="auto"/>
        <w:left w:val="none" w:sz="0" w:space="0" w:color="auto"/>
        <w:bottom w:val="none" w:sz="0" w:space="0" w:color="auto"/>
        <w:right w:val="none" w:sz="0" w:space="0" w:color="auto"/>
      </w:divBdr>
    </w:div>
    <w:div w:id="478503211">
      <w:bodyDiv w:val="1"/>
      <w:marLeft w:val="0"/>
      <w:marRight w:val="0"/>
      <w:marTop w:val="0"/>
      <w:marBottom w:val="0"/>
      <w:divBdr>
        <w:top w:val="none" w:sz="0" w:space="0" w:color="auto"/>
        <w:left w:val="none" w:sz="0" w:space="0" w:color="auto"/>
        <w:bottom w:val="none" w:sz="0" w:space="0" w:color="auto"/>
        <w:right w:val="none" w:sz="0" w:space="0" w:color="auto"/>
      </w:divBdr>
    </w:div>
    <w:div w:id="478688942">
      <w:bodyDiv w:val="1"/>
      <w:marLeft w:val="0"/>
      <w:marRight w:val="0"/>
      <w:marTop w:val="0"/>
      <w:marBottom w:val="0"/>
      <w:divBdr>
        <w:top w:val="none" w:sz="0" w:space="0" w:color="auto"/>
        <w:left w:val="none" w:sz="0" w:space="0" w:color="auto"/>
        <w:bottom w:val="none" w:sz="0" w:space="0" w:color="auto"/>
        <w:right w:val="none" w:sz="0" w:space="0" w:color="auto"/>
      </w:divBdr>
    </w:div>
    <w:div w:id="478812815">
      <w:bodyDiv w:val="1"/>
      <w:marLeft w:val="0"/>
      <w:marRight w:val="0"/>
      <w:marTop w:val="0"/>
      <w:marBottom w:val="0"/>
      <w:divBdr>
        <w:top w:val="none" w:sz="0" w:space="0" w:color="auto"/>
        <w:left w:val="none" w:sz="0" w:space="0" w:color="auto"/>
        <w:bottom w:val="none" w:sz="0" w:space="0" w:color="auto"/>
        <w:right w:val="none" w:sz="0" w:space="0" w:color="auto"/>
      </w:divBdr>
    </w:div>
    <w:div w:id="478886838">
      <w:bodyDiv w:val="1"/>
      <w:marLeft w:val="0"/>
      <w:marRight w:val="0"/>
      <w:marTop w:val="0"/>
      <w:marBottom w:val="0"/>
      <w:divBdr>
        <w:top w:val="none" w:sz="0" w:space="0" w:color="auto"/>
        <w:left w:val="none" w:sz="0" w:space="0" w:color="auto"/>
        <w:bottom w:val="none" w:sz="0" w:space="0" w:color="auto"/>
        <w:right w:val="none" w:sz="0" w:space="0" w:color="auto"/>
      </w:divBdr>
    </w:div>
    <w:div w:id="479270646">
      <w:bodyDiv w:val="1"/>
      <w:marLeft w:val="0"/>
      <w:marRight w:val="0"/>
      <w:marTop w:val="0"/>
      <w:marBottom w:val="0"/>
      <w:divBdr>
        <w:top w:val="none" w:sz="0" w:space="0" w:color="auto"/>
        <w:left w:val="none" w:sz="0" w:space="0" w:color="auto"/>
        <w:bottom w:val="none" w:sz="0" w:space="0" w:color="auto"/>
        <w:right w:val="none" w:sz="0" w:space="0" w:color="auto"/>
      </w:divBdr>
    </w:div>
    <w:div w:id="479271646">
      <w:bodyDiv w:val="1"/>
      <w:marLeft w:val="0"/>
      <w:marRight w:val="0"/>
      <w:marTop w:val="0"/>
      <w:marBottom w:val="0"/>
      <w:divBdr>
        <w:top w:val="none" w:sz="0" w:space="0" w:color="auto"/>
        <w:left w:val="none" w:sz="0" w:space="0" w:color="auto"/>
        <w:bottom w:val="none" w:sz="0" w:space="0" w:color="auto"/>
        <w:right w:val="none" w:sz="0" w:space="0" w:color="auto"/>
      </w:divBdr>
    </w:div>
    <w:div w:id="479422537">
      <w:bodyDiv w:val="1"/>
      <w:marLeft w:val="0"/>
      <w:marRight w:val="0"/>
      <w:marTop w:val="0"/>
      <w:marBottom w:val="0"/>
      <w:divBdr>
        <w:top w:val="none" w:sz="0" w:space="0" w:color="auto"/>
        <w:left w:val="none" w:sz="0" w:space="0" w:color="auto"/>
        <w:bottom w:val="none" w:sz="0" w:space="0" w:color="auto"/>
        <w:right w:val="none" w:sz="0" w:space="0" w:color="auto"/>
      </w:divBdr>
    </w:div>
    <w:div w:id="479612283">
      <w:bodyDiv w:val="1"/>
      <w:marLeft w:val="0"/>
      <w:marRight w:val="0"/>
      <w:marTop w:val="0"/>
      <w:marBottom w:val="0"/>
      <w:divBdr>
        <w:top w:val="none" w:sz="0" w:space="0" w:color="auto"/>
        <w:left w:val="none" w:sz="0" w:space="0" w:color="auto"/>
        <w:bottom w:val="none" w:sz="0" w:space="0" w:color="auto"/>
        <w:right w:val="none" w:sz="0" w:space="0" w:color="auto"/>
      </w:divBdr>
    </w:div>
    <w:div w:id="479662840">
      <w:bodyDiv w:val="1"/>
      <w:marLeft w:val="0"/>
      <w:marRight w:val="0"/>
      <w:marTop w:val="0"/>
      <w:marBottom w:val="0"/>
      <w:divBdr>
        <w:top w:val="none" w:sz="0" w:space="0" w:color="auto"/>
        <w:left w:val="none" w:sz="0" w:space="0" w:color="auto"/>
        <w:bottom w:val="none" w:sz="0" w:space="0" w:color="auto"/>
        <w:right w:val="none" w:sz="0" w:space="0" w:color="auto"/>
      </w:divBdr>
    </w:div>
    <w:div w:id="479810577">
      <w:bodyDiv w:val="1"/>
      <w:marLeft w:val="0"/>
      <w:marRight w:val="0"/>
      <w:marTop w:val="0"/>
      <w:marBottom w:val="0"/>
      <w:divBdr>
        <w:top w:val="none" w:sz="0" w:space="0" w:color="auto"/>
        <w:left w:val="none" w:sz="0" w:space="0" w:color="auto"/>
        <w:bottom w:val="none" w:sz="0" w:space="0" w:color="auto"/>
        <w:right w:val="none" w:sz="0" w:space="0" w:color="auto"/>
      </w:divBdr>
    </w:div>
    <w:div w:id="479813710">
      <w:bodyDiv w:val="1"/>
      <w:marLeft w:val="0"/>
      <w:marRight w:val="0"/>
      <w:marTop w:val="0"/>
      <w:marBottom w:val="0"/>
      <w:divBdr>
        <w:top w:val="none" w:sz="0" w:space="0" w:color="auto"/>
        <w:left w:val="none" w:sz="0" w:space="0" w:color="auto"/>
        <w:bottom w:val="none" w:sz="0" w:space="0" w:color="auto"/>
        <w:right w:val="none" w:sz="0" w:space="0" w:color="auto"/>
      </w:divBdr>
    </w:div>
    <w:div w:id="479924221">
      <w:bodyDiv w:val="1"/>
      <w:marLeft w:val="0"/>
      <w:marRight w:val="0"/>
      <w:marTop w:val="0"/>
      <w:marBottom w:val="0"/>
      <w:divBdr>
        <w:top w:val="none" w:sz="0" w:space="0" w:color="auto"/>
        <w:left w:val="none" w:sz="0" w:space="0" w:color="auto"/>
        <w:bottom w:val="none" w:sz="0" w:space="0" w:color="auto"/>
        <w:right w:val="none" w:sz="0" w:space="0" w:color="auto"/>
      </w:divBdr>
    </w:div>
    <w:div w:id="480073618">
      <w:bodyDiv w:val="1"/>
      <w:marLeft w:val="0"/>
      <w:marRight w:val="0"/>
      <w:marTop w:val="0"/>
      <w:marBottom w:val="0"/>
      <w:divBdr>
        <w:top w:val="none" w:sz="0" w:space="0" w:color="auto"/>
        <w:left w:val="none" w:sz="0" w:space="0" w:color="auto"/>
        <w:bottom w:val="none" w:sz="0" w:space="0" w:color="auto"/>
        <w:right w:val="none" w:sz="0" w:space="0" w:color="auto"/>
      </w:divBdr>
    </w:div>
    <w:div w:id="480125120">
      <w:bodyDiv w:val="1"/>
      <w:marLeft w:val="0"/>
      <w:marRight w:val="0"/>
      <w:marTop w:val="0"/>
      <w:marBottom w:val="0"/>
      <w:divBdr>
        <w:top w:val="none" w:sz="0" w:space="0" w:color="auto"/>
        <w:left w:val="none" w:sz="0" w:space="0" w:color="auto"/>
        <w:bottom w:val="none" w:sz="0" w:space="0" w:color="auto"/>
        <w:right w:val="none" w:sz="0" w:space="0" w:color="auto"/>
      </w:divBdr>
    </w:div>
    <w:div w:id="480580888">
      <w:bodyDiv w:val="1"/>
      <w:marLeft w:val="0"/>
      <w:marRight w:val="0"/>
      <w:marTop w:val="0"/>
      <w:marBottom w:val="0"/>
      <w:divBdr>
        <w:top w:val="none" w:sz="0" w:space="0" w:color="auto"/>
        <w:left w:val="none" w:sz="0" w:space="0" w:color="auto"/>
        <w:bottom w:val="none" w:sz="0" w:space="0" w:color="auto"/>
        <w:right w:val="none" w:sz="0" w:space="0" w:color="auto"/>
      </w:divBdr>
    </w:div>
    <w:div w:id="480662215">
      <w:bodyDiv w:val="1"/>
      <w:marLeft w:val="0"/>
      <w:marRight w:val="0"/>
      <w:marTop w:val="0"/>
      <w:marBottom w:val="0"/>
      <w:divBdr>
        <w:top w:val="none" w:sz="0" w:space="0" w:color="auto"/>
        <w:left w:val="none" w:sz="0" w:space="0" w:color="auto"/>
        <w:bottom w:val="none" w:sz="0" w:space="0" w:color="auto"/>
        <w:right w:val="none" w:sz="0" w:space="0" w:color="auto"/>
      </w:divBdr>
    </w:div>
    <w:div w:id="480663049">
      <w:bodyDiv w:val="1"/>
      <w:marLeft w:val="0"/>
      <w:marRight w:val="0"/>
      <w:marTop w:val="0"/>
      <w:marBottom w:val="0"/>
      <w:divBdr>
        <w:top w:val="none" w:sz="0" w:space="0" w:color="auto"/>
        <w:left w:val="none" w:sz="0" w:space="0" w:color="auto"/>
        <w:bottom w:val="none" w:sz="0" w:space="0" w:color="auto"/>
        <w:right w:val="none" w:sz="0" w:space="0" w:color="auto"/>
      </w:divBdr>
    </w:div>
    <w:div w:id="480849744">
      <w:bodyDiv w:val="1"/>
      <w:marLeft w:val="0"/>
      <w:marRight w:val="0"/>
      <w:marTop w:val="0"/>
      <w:marBottom w:val="0"/>
      <w:divBdr>
        <w:top w:val="none" w:sz="0" w:space="0" w:color="auto"/>
        <w:left w:val="none" w:sz="0" w:space="0" w:color="auto"/>
        <w:bottom w:val="none" w:sz="0" w:space="0" w:color="auto"/>
        <w:right w:val="none" w:sz="0" w:space="0" w:color="auto"/>
      </w:divBdr>
    </w:div>
    <w:div w:id="480853169">
      <w:bodyDiv w:val="1"/>
      <w:marLeft w:val="0"/>
      <w:marRight w:val="0"/>
      <w:marTop w:val="0"/>
      <w:marBottom w:val="0"/>
      <w:divBdr>
        <w:top w:val="none" w:sz="0" w:space="0" w:color="auto"/>
        <w:left w:val="none" w:sz="0" w:space="0" w:color="auto"/>
        <w:bottom w:val="none" w:sz="0" w:space="0" w:color="auto"/>
        <w:right w:val="none" w:sz="0" w:space="0" w:color="auto"/>
      </w:divBdr>
    </w:div>
    <w:div w:id="480855595">
      <w:bodyDiv w:val="1"/>
      <w:marLeft w:val="0"/>
      <w:marRight w:val="0"/>
      <w:marTop w:val="0"/>
      <w:marBottom w:val="0"/>
      <w:divBdr>
        <w:top w:val="none" w:sz="0" w:space="0" w:color="auto"/>
        <w:left w:val="none" w:sz="0" w:space="0" w:color="auto"/>
        <w:bottom w:val="none" w:sz="0" w:space="0" w:color="auto"/>
        <w:right w:val="none" w:sz="0" w:space="0" w:color="auto"/>
      </w:divBdr>
    </w:div>
    <w:div w:id="481235603">
      <w:bodyDiv w:val="1"/>
      <w:marLeft w:val="0"/>
      <w:marRight w:val="0"/>
      <w:marTop w:val="0"/>
      <w:marBottom w:val="0"/>
      <w:divBdr>
        <w:top w:val="none" w:sz="0" w:space="0" w:color="auto"/>
        <w:left w:val="none" w:sz="0" w:space="0" w:color="auto"/>
        <w:bottom w:val="none" w:sz="0" w:space="0" w:color="auto"/>
        <w:right w:val="none" w:sz="0" w:space="0" w:color="auto"/>
      </w:divBdr>
    </w:div>
    <w:div w:id="481237003">
      <w:bodyDiv w:val="1"/>
      <w:marLeft w:val="0"/>
      <w:marRight w:val="0"/>
      <w:marTop w:val="0"/>
      <w:marBottom w:val="0"/>
      <w:divBdr>
        <w:top w:val="none" w:sz="0" w:space="0" w:color="auto"/>
        <w:left w:val="none" w:sz="0" w:space="0" w:color="auto"/>
        <w:bottom w:val="none" w:sz="0" w:space="0" w:color="auto"/>
        <w:right w:val="none" w:sz="0" w:space="0" w:color="auto"/>
      </w:divBdr>
    </w:div>
    <w:div w:id="481459561">
      <w:bodyDiv w:val="1"/>
      <w:marLeft w:val="0"/>
      <w:marRight w:val="0"/>
      <w:marTop w:val="0"/>
      <w:marBottom w:val="0"/>
      <w:divBdr>
        <w:top w:val="none" w:sz="0" w:space="0" w:color="auto"/>
        <w:left w:val="none" w:sz="0" w:space="0" w:color="auto"/>
        <w:bottom w:val="none" w:sz="0" w:space="0" w:color="auto"/>
        <w:right w:val="none" w:sz="0" w:space="0" w:color="auto"/>
      </w:divBdr>
    </w:div>
    <w:div w:id="481700200">
      <w:bodyDiv w:val="1"/>
      <w:marLeft w:val="0"/>
      <w:marRight w:val="0"/>
      <w:marTop w:val="0"/>
      <w:marBottom w:val="0"/>
      <w:divBdr>
        <w:top w:val="none" w:sz="0" w:space="0" w:color="auto"/>
        <w:left w:val="none" w:sz="0" w:space="0" w:color="auto"/>
        <w:bottom w:val="none" w:sz="0" w:space="0" w:color="auto"/>
        <w:right w:val="none" w:sz="0" w:space="0" w:color="auto"/>
      </w:divBdr>
    </w:div>
    <w:div w:id="481822792">
      <w:bodyDiv w:val="1"/>
      <w:marLeft w:val="0"/>
      <w:marRight w:val="0"/>
      <w:marTop w:val="0"/>
      <w:marBottom w:val="0"/>
      <w:divBdr>
        <w:top w:val="none" w:sz="0" w:space="0" w:color="auto"/>
        <w:left w:val="none" w:sz="0" w:space="0" w:color="auto"/>
        <w:bottom w:val="none" w:sz="0" w:space="0" w:color="auto"/>
        <w:right w:val="none" w:sz="0" w:space="0" w:color="auto"/>
      </w:divBdr>
    </w:div>
    <w:div w:id="481892760">
      <w:bodyDiv w:val="1"/>
      <w:marLeft w:val="0"/>
      <w:marRight w:val="0"/>
      <w:marTop w:val="0"/>
      <w:marBottom w:val="0"/>
      <w:divBdr>
        <w:top w:val="none" w:sz="0" w:space="0" w:color="auto"/>
        <w:left w:val="none" w:sz="0" w:space="0" w:color="auto"/>
        <w:bottom w:val="none" w:sz="0" w:space="0" w:color="auto"/>
        <w:right w:val="none" w:sz="0" w:space="0" w:color="auto"/>
      </w:divBdr>
    </w:div>
    <w:div w:id="481894427">
      <w:bodyDiv w:val="1"/>
      <w:marLeft w:val="0"/>
      <w:marRight w:val="0"/>
      <w:marTop w:val="0"/>
      <w:marBottom w:val="0"/>
      <w:divBdr>
        <w:top w:val="none" w:sz="0" w:space="0" w:color="auto"/>
        <w:left w:val="none" w:sz="0" w:space="0" w:color="auto"/>
        <w:bottom w:val="none" w:sz="0" w:space="0" w:color="auto"/>
        <w:right w:val="none" w:sz="0" w:space="0" w:color="auto"/>
      </w:divBdr>
    </w:div>
    <w:div w:id="481965838">
      <w:bodyDiv w:val="1"/>
      <w:marLeft w:val="0"/>
      <w:marRight w:val="0"/>
      <w:marTop w:val="0"/>
      <w:marBottom w:val="0"/>
      <w:divBdr>
        <w:top w:val="none" w:sz="0" w:space="0" w:color="auto"/>
        <w:left w:val="none" w:sz="0" w:space="0" w:color="auto"/>
        <w:bottom w:val="none" w:sz="0" w:space="0" w:color="auto"/>
        <w:right w:val="none" w:sz="0" w:space="0" w:color="auto"/>
      </w:divBdr>
    </w:div>
    <w:div w:id="482047751">
      <w:bodyDiv w:val="1"/>
      <w:marLeft w:val="0"/>
      <w:marRight w:val="0"/>
      <w:marTop w:val="0"/>
      <w:marBottom w:val="0"/>
      <w:divBdr>
        <w:top w:val="none" w:sz="0" w:space="0" w:color="auto"/>
        <w:left w:val="none" w:sz="0" w:space="0" w:color="auto"/>
        <w:bottom w:val="none" w:sz="0" w:space="0" w:color="auto"/>
        <w:right w:val="none" w:sz="0" w:space="0" w:color="auto"/>
      </w:divBdr>
    </w:div>
    <w:div w:id="482351218">
      <w:bodyDiv w:val="1"/>
      <w:marLeft w:val="0"/>
      <w:marRight w:val="0"/>
      <w:marTop w:val="0"/>
      <w:marBottom w:val="0"/>
      <w:divBdr>
        <w:top w:val="none" w:sz="0" w:space="0" w:color="auto"/>
        <w:left w:val="none" w:sz="0" w:space="0" w:color="auto"/>
        <w:bottom w:val="none" w:sz="0" w:space="0" w:color="auto"/>
        <w:right w:val="none" w:sz="0" w:space="0" w:color="auto"/>
      </w:divBdr>
    </w:div>
    <w:div w:id="482357973">
      <w:bodyDiv w:val="1"/>
      <w:marLeft w:val="0"/>
      <w:marRight w:val="0"/>
      <w:marTop w:val="0"/>
      <w:marBottom w:val="0"/>
      <w:divBdr>
        <w:top w:val="none" w:sz="0" w:space="0" w:color="auto"/>
        <w:left w:val="none" w:sz="0" w:space="0" w:color="auto"/>
        <w:bottom w:val="none" w:sz="0" w:space="0" w:color="auto"/>
        <w:right w:val="none" w:sz="0" w:space="0" w:color="auto"/>
      </w:divBdr>
    </w:div>
    <w:div w:id="482698267">
      <w:bodyDiv w:val="1"/>
      <w:marLeft w:val="0"/>
      <w:marRight w:val="0"/>
      <w:marTop w:val="0"/>
      <w:marBottom w:val="0"/>
      <w:divBdr>
        <w:top w:val="none" w:sz="0" w:space="0" w:color="auto"/>
        <w:left w:val="none" w:sz="0" w:space="0" w:color="auto"/>
        <w:bottom w:val="none" w:sz="0" w:space="0" w:color="auto"/>
        <w:right w:val="none" w:sz="0" w:space="0" w:color="auto"/>
      </w:divBdr>
    </w:div>
    <w:div w:id="482698804">
      <w:bodyDiv w:val="1"/>
      <w:marLeft w:val="0"/>
      <w:marRight w:val="0"/>
      <w:marTop w:val="0"/>
      <w:marBottom w:val="0"/>
      <w:divBdr>
        <w:top w:val="none" w:sz="0" w:space="0" w:color="auto"/>
        <w:left w:val="none" w:sz="0" w:space="0" w:color="auto"/>
        <w:bottom w:val="none" w:sz="0" w:space="0" w:color="auto"/>
        <w:right w:val="none" w:sz="0" w:space="0" w:color="auto"/>
      </w:divBdr>
    </w:div>
    <w:div w:id="482702070">
      <w:bodyDiv w:val="1"/>
      <w:marLeft w:val="0"/>
      <w:marRight w:val="0"/>
      <w:marTop w:val="0"/>
      <w:marBottom w:val="0"/>
      <w:divBdr>
        <w:top w:val="none" w:sz="0" w:space="0" w:color="auto"/>
        <w:left w:val="none" w:sz="0" w:space="0" w:color="auto"/>
        <w:bottom w:val="none" w:sz="0" w:space="0" w:color="auto"/>
        <w:right w:val="none" w:sz="0" w:space="0" w:color="auto"/>
      </w:divBdr>
    </w:div>
    <w:div w:id="482813140">
      <w:bodyDiv w:val="1"/>
      <w:marLeft w:val="0"/>
      <w:marRight w:val="0"/>
      <w:marTop w:val="0"/>
      <w:marBottom w:val="0"/>
      <w:divBdr>
        <w:top w:val="none" w:sz="0" w:space="0" w:color="auto"/>
        <w:left w:val="none" w:sz="0" w:space="0" w:color="auto"/>
        <w:bottom w:val="none" w:sz="0" w:space="0" w:color="auto"/>
        <w:right w:val="none" w:sz="0" w:space="0" w:color="auto"/>
      </w:divBdr>
    </w:div>
    <w:div w:id="482818050">
      <w:bodyDiv w:val="1"/>
      <w:marLeft w:val="0"/>
      <w:marRight w:val="0"/>
      <w:marTop w:val="0"/>
      <w:marBottom w:val="0"/>
      <w:divBdr>
        <w:top w:val="none" w:sz="0" w:space="0" w:color="auto"/>
        <w:left w:val="none" w:sz="0" w:space="0" w:color="auto"/>
        <w:bottom w:val="none" w:sz="0" w:space="0" w:color="auto"/>
        <w:right w:val="none" w:sz="0" w:space="0" w:color="auto"/>
      </w:divBdr>
    </w:div>
    <w:div w:id="483010358">
      <w:bodyDiv w:val="1"/>
      <w:marLeft w:val="0"/>
      <w:marRight w:val="0"/>
      <w:marTop w:val="0"/>
      <w:marBottom w:val="0"/>
      <w:divBdr>
        <w:top w:val="none" w:sz="0" w:space="0" w:color="auto"/>
        <w:left w:val="none" w:sz="0" w:space="0" w:color="auto"/>
        <w:bottom w:val="none" w:sz="0" w:space="0" w:color="auto"/>
        <w:right w:val="none" w:sz="0" w:space="0" w:color="auto"/>
      </w:divBdr>
    </w:div>
    <w:div w:id="483205734">
      <w:bodyDiv w:val="1"/>
      <w:marLeft w:val="0"/>
      <w:marRight w:val="0"/>
      <w:marTop w:val="0"/>
      <w:marBottom w:val="0"/>
      <w:divBdr>
        <w:top w:val="none" w:sz="0" w:space="0" w:color="auto"/>
        <w:left w:val="none" w:sz="0" w:space="0" w:color="auto"/>
        <w:bottom w:val="none" w:sz="0" w:space="0" w:color="auto"/>
        <w:right w:val="none" w:sz="0" w:space="0" w:color="auto"/>
      </w:divBdr>
    </w:div>
    <w:div w:id="483741760">
      <w:bodyDiv w:val="1"/>
      <w:marLeft w:val="0"/>
      <w:marRight w:val="0"/>
      <w:marTop w:val="0"/>
      <w:marBottom w:val="0"/>
      <w:divBdr>
        <w:top w:val="none" w:sz="0" w:space="0" w:color="auto"/>
        <w:left w:val="none" w:sz="0" w:space="0" w:color="auto"/>
        <w:bottom w:val="none" w:sz="0" w:space="0" w:color="auto"/>
        <w:right w:val="none" w:sz="0" w:space="0" w:color="auto"/>
      </w:divBdr>
    </w:div>
    <w:div w:id="483816619">
      <w:bodyDiv w:val="1"/>
      <w:marLeft w:val="0"/>
      <w:marRight w:val="0"/>
      <w:marTop w:val="0"/>
      <w:marBottom w:val="0"/>
      <w:divBdr>
        <w:top w:val="none" w:sz="0" w:space="0" w:color="auto"/>
        <w:left w:val="none" w:sz="0" w:space="0" w:color="auto"/>
        <w:bottom w:val="none" w:sz="0" w:space="0" w:color="auto"/>
        <w:right w:val="none" w:sz="0" w:space="0" w:color="auto"/>
      </w:divBdr>
    </w:div>
    <w:div w:id="483937987">
      <w:bodyDiv w:val="1"/>
      <w:marLeft w:val="0"/>
      <w:marRight w:val="0"/>
      <w:marTop w:val="0"/>
      <w:marBottom w:val="0"/>
      <w:divBdr>
        <w:top w:val="none" w:sz="0" w:space="0" w:color="auto"/>
        <w:left w:val="none" w:sz="0" w:space="0" w:color="auto"/>
        <w:bottom w:val="none" w:sz="0" w:space="0" w:color="auto"/>
        <w:right w:val="none" w:sz="0" w:space="0" w:color="auto"/>
      </w:divBdr>
    </w:div>
    <w:div w:id="483938065">
      <w:bodyDiv w:val="1"/>
      <w:marLeft w:val="0"/>
      <w:marRight w:val="0"/>
      <w:marTop w:val="0"/>
      <w:marBottom w:val="0"/>
      <w:divBdr>
        <w:top w:val="none" w:sz="0" w:space="0" w:color="auto"/>
        <w:left w:val="none" w:sz="0" w:space="0" w:color="auto"/>
        <w:bottom w:val="none" w:sz="0" w:space="0" w:color="auto"/>
        <w:right w:val="none" w:sz="0" w:space="0" w:color="auto"/>
      </w:divBdr>
    </w:div>
    <w:div w:id="483938934">
      <w:bodyDiv w:val="1"/>
      <w:marLeft w:val="0"/>
      <w:marRight w:val="0"/>
      <w:marTop w:val="0"/>
      <w:marBottom w:val="0"/>
      <w:divBdr>
        <w:top w:val="none" w:sz="0" w:space="0" w:color="auto"/>
        <w:left w:val="none" w:sz="0" w:space="0" w:color="auto"/>
        <w:bottom w:val="none" w:sz="0" w:space="0" w:color="auto"/>
        <w:right w:val="none" w:sz="0" w:space="0" w:color="auto"/>
      </w:divBdr>
    </w:div>
    <w:div w:id="483939335">
      <w:bodyDiv w:val="1"/>
      <w:marLeft w:val="0"/>
      <w:marRight w:val="0"/>
      <w:marTop w:val="0"/>
      <w:marBottom w:val="0"/>
      <w:divBdr>
        <w:top w:val="none" w:sz="0" w:space="0" w:color="auto"/>
        <w:left w:val="none" w:sz="0" w:space="0" w:color="auto"/>
        <w:bottom w:val="none" w:sz="0" w:space="0" w:color="auto"/>
        <w:right w:val="none" w:sz="0" w:space="0" w:color="auto"/>
      </w:divBdr>
    </w:div>
    <w:div w:id="484126893">
      <w:bodyDiv w:val="1"/>
      <w:marLeft w:val="0"/>
      <w:marRight w:val="0"/>
      <w:marTop w:val="0"/>
      <w:marBottom w:val="0"/>
      <w:divBdr>
        <w:top w:val="none" w:sz="0" w:space="0" w:color="auto"/>
        <w:left w:val="none" w:sz="0" w:space="0" w:color="auto"/>
        <w:bottom w:val="none" w:sz="0" w:space="0" w:color="auto"/>
        <w:right w:val="none" w:sz="0" w:space="0" w:color="auto"/>
      </w:divBdr>
    </w:div>
    <w:div w:id="484249617">
      <w:bodyDiv w:val="1"/>
      <w:marLeft w:val="0"/>
      <w:marRight w:val="0"/>
      <w:marTop w:val="0"/>
      <w:marBottom w:val="0"/>
      <w:divBdr>
        <w:top w:val="none" w:sz="0" w:space="0" w:color="auto"/>
        <w:left w:val="none" w:sz="0" w:space="0" w:color="auto"/>
        <w:bottom w:val="none" w:sz="0" w:space="0" w:color="auto"/>
        <w:right w:val="none" w:sz="0" w:space="0" w:color="auto"/>
      </w:divBdr>
    </w:div>
    <w:div w:id="484400193">
      <w:bodyDiv w:val="1"/>
      <w:marLeft w:val="0"/>
      <w:marRight w:val="0"/>
      <w:marTop w:val="0"/>
      <w:marBottom w:val="0"/>
      <w:divBdr>
        <w:top w:val="none" w:sz="0" w:space="0" w:color="auto"/>
        <w:left w:val="none" w:sz="0" w:space="0" w:color="auto"/>
        <w:bottom w:val="none" w:sz="0" w:space="0" w:color="auto"/>
        <w:right w:val="none" w:sz="0" w:space="0" w:color="auto"/>
      </w:divBdr>
    </w:div>
    <w:div w:id="484443312">
      <w:bodyDiv w:val="1"/>
      <w:marLeft w:val="0"/>
      <w:marRight w:val="0"/>
      <w:marTop w:val="0"/>
      <w:marBottom w:val="0"/>
      <w:divBdr>
        <w:top w:val="none" w:sz="0" w:space="0" w:color="auto"/>
        <w:left w:val="none" w:sz="0" w:space="0" w:color="auto"/>
        <w:bottom w:val="none" w:sz="0" w:space="0" w:color="auto"/>
        <w:right w:val="none" w:sz="0" w:space="0" w:color="auto"/>
      </w:divBdr>
    </w:div>
    <w:div w:id="484593568">
      <w:bodyDiv w:val="1"/>
      <w:marLeft w:val="0"/>
      <w:marRight w:val="0"/>
      <w:marTop w:val="0"/>
      <w:marBottom w:val="0"/>
      <w:divBdr>
        <w:top w:val="none" w:sz="0" w:space="0" w:color="auto"/>
        <w:left w:val="none" w:sz="0" w:space="0" w:color="auto"/>
        <w:bottom w:val="none" w:sz="0" w:space="0" w:color="auto"/>
        <w:right w:val="none" w:sz="0" w:space="0" w:color="auto"/>
      </w:divBdr>
    </w:div>
    <w:div w:id="484663198">
      <w:bodyDiv w:val="1"/>
      <w:marLeft w:val="0"/>
      <w:marRight w:val="0"/>
      <w:marTop w:val="0"/>
      <w:marBottom w:val="0"/>
      <w:divBdr>
        <w:top w:val="none" w:sz="0" w:space="0" w:color="auto"/>
        <w:left w:val="none" w:sz="0" w:space="0" w:color="auto"/>
        <w:bottom w:val="none" w:sz="0" w:space="0" w:color="auto"/>
        <w:right w:val="none" w:sz="0" w:space="0" w:color="auto"/>
      </w:divBdr>
    </w:div>
    <w:div w:id="484670022">
      <w:bodyDiv w:val="1"/>
      <w:marLeft w:val="0"/>
      <w:marRight w:val="0"/>
      <w:marTop w:val="0"/>
      <w:marBottom w:val="0"/>
      <w:divBdr>
        <w:top w:val="none" w:sz="0" w:space="0" w:color="auto"/>
        <w:left w:val="none" w:sz="0" w:space="0" w:color="auto"/>
        <w:bottom w:val="none" w:sz="0" w:space="0" w:color="auto"/>
        <w:right w:val="none" w:sz="0" w:space="0" w:color="auto"/>
      </w:divBdr>
    </w:div>
    <w:div w:id="484977332">
      <w:bodyDiv w:val="1"/>
      <w:marLeft w:val="0"/>
      <w:marRight w:val="0"/>
      <w:marTop w:val="0"/>
      <w:marBottom w:val="0"/>
      <w:divBdr>
        <w:top w:val="none" w:sz="0" w:space="0" w:color="auto"/>
        <w:left w:val="none" w:sz="0" w:space="0" w:color="auto"/>
        <w:bottom w:val="none" w:sz="0" w:space="0" w:color="auto"/>
        <w:right w:val="none" w:sz="0" w:space="0" w:color="auto"/>
      </w:divBdr>
    </w:div>
    <w:div w:id="485244244">
      <w:bodyDiv w:val="1"/>
      <w:marLeft w:val="0"/>
      <w:marRight w:val="0"/>
      <w:marTop w:val="0"/>
      <w:marBottom w:val="0"/>
      <w:divBdr>
        <w:top w:val="none" w:sz="0" w:space="0" w:color="auto"/>
        <w:left w:val="none" w:sz="0" w:space="0" w:color="auto"/>
        <w:bottom w:val="none" w:sz="0" w:space="0" w:color="auto"/>
        <w:right w:val="none" w:sz="0" w:space="0" w:color="auto"/>
      </w:divBdr>
    </w:div>
    <w:div w:id="485367660">
      <w:bodyDiv w:val="1"/>
      <w:marLeft w:val="0"/>
      <w:marRight w:val="0"/>
      <w:marTop w:val="0"/>
      <w:marBottom w:val="0"/>
      <w:divBdr>
        <w:top w:val="none" w:sz="0" w:space="0" w:color="auto"/>
        <w:left w:val="none" w:sz="0" w:space="0" w:color="auto"/>
        <w:bottom w:val="none" w:sz="0" w:space="0" w:color="auto"/>
        <w:right w:val="none" w:sz="0" w:space="0" w:color="auto"/>
      </w:divBdr>
    </w:div>
    <w:div w:id="485514400">
      <w:bodyDiv w:val="1"/>
      <w:marLeft w:val="0"/>
      <w:marRight w:val="0"/>
      <w:marTop w:val="0"/>
      <w:marBottom w:val="0"/>
      <w:divBdr>
        <w:top w:val="none" w:sz="0" w:space="0" w:color="auto"/>
        <w:left w:val="none" w:sz="0" w:space="0" w:color="auto"/>
        <w:bottom w:val="none" w:sz="0" w:space="0" w:color="auto"/>
        <w:right w:val="none" w:sz="0" w:space="0" w:color="auto"/>
      </w:divBdr>
    </w:div>
    <w:div w:id="485778518">
      <w:bodyDiv w:val="1"/>
      <w:marLeft w:val="0"/>
      <w:marRight w:val="0"/>
      <w:marTop w:val="0"/>
      <w:marBottom w:val="0"/>
      <w:divBdr>
        <w:top w:val="none" w:sz="0" w:space="0" w:color="auto"/>
        <w:left w:val="none" w:sz="0" w:space="0" w:color="auto"/>
        <w:bottom w:val="none" w:sz="0" w:space="0" w:color="auto"/>
        <w:right w:val="none" w:sz="0" w:space="0" w:color="auto"/>
      </w:divBdr>
    </w:div>
    <w:div w:id="485898833">
      <w:bodyDiv w:val="1"/>
      <w:marLeft w:val="0"/>
      <w:marRight w:val="0"/>
      <w:marTop w:val="0"/>
      <w:marBottom w:val="0"/>
      <w:divBdr>
        <w:top w:val="none" w:sz="0" w:space="0" w:color="auto"/>
        <w:left w:val="none" w:sz="0" w:space="0" w:color="auto"/>
        <w:bottom w:val="none" w:sz="0" w:space="0" w:color="auto"/>
        <w:right w:val="none" w:sz="0" w:space="0" w:color="auto"/>
      </w:divBdr>
    </w:div>
    <w:div w:id="485977798">
      <w:bodyDiv w:val="1"/>
      <w:marLeft w:val="0"/>
      <w:marRight w:val="0"/>
      <w:marTop w:val="0"/>
      <w:marBottom w:val="0"/>
      <w:divBdr>
        <w:top w:val="none" w:sz="0" w:space="0" w:color="auto"/>
        <w:left w:val="none" w:sz="0" w:space="0" w:color="auto"/>
        <w:bottom w:val="none" w:sz="0" w:space="0" w:color="auto"/>
        <w:right w:val="none" w:sz="0" w:space="0" w:color="auto"/>
      </w:divBdr>
    </w:div>
    <w:div w:id="486016041">
      <w:bodyDiv w:val="1"/>
      <w:marLeft w:val="0"/>
      <w:marRight w:val="0"/>
      <w:marTop w:val="0"/>
      <w:marBottom w:val="0"/>
      <w:divBdr>
        <w:top w:val="none" w:sz="0" w:space="0" w:color="auto"/>
        <w:left w:val="none" w:sz="0" w:space="0" w:color="auto"/>
        <w:bottom w:val="none" w:sz="0" w:space="0" w:color="auto"/>
        <w:right w:val="none" w:sz="0" w:space="0" w:color="auto"/>
      </w:divBdr>
    </w:div>
    <w:div w:id="486046946">
      <w:bodyDiv w:val="1"/>
      <w:marLeft w:val="0"/>
      <w:marRight w:val="0"/>
      <w:marTop w:val="0"/>
      <w:marBottom w:val="0"/>
      <w:divBdr>
        <w:top w:val="none" w:sz="0" w:space="0" w:color="auto"/>
        <w:left w:val="none" w:sz="0" w:space="0" w:color="auto"/>
        <w:bottom w:val="none" w:sz="0" w:space="0" w:color="auto"/>
        <w:right w:val="none" w:sz="0" w:space="0" w:color="auto"/>
      </w:divBdr>
    </w:div>
    <w:div w:id="486092319">
      <w:bodyDiv w:val="1"/>
      <w:marLeft w:val="0"/>
      <w:marRight w:val="0"/>
      <w:marTop w:val="0"/>
      <w:marBottom w:val="0"/>
      <w:divBdr>
        <w:top w:val="none" w:sz="0" w:space="0" w:color="auto"/>
        <w:left w:val="none" w:sz="0" w:space="0" w:color="auto"/>
        <w:bottom w:val="none" w:sz="0" w:space="0" w:color="auto"/>
        <w:right w:val="none" w:sz="0" w:space="0" w:color="auto"/>
      </w:divBdr>
    </w:div>
    <w:div w:id="486244319">
      <w:bodyDiv w:val="1"/>
      <w:marLeft w:val="0"/>
      <w:marRight w:val="0"/>
      <w:marTop w:val="0"/>
      <w:marBottom w:val="0"/>
      <w:divBdr>
        <w:top w:val="none" w:sz="0" w:space="0" w:color="auto"/>
        <w:left w:val="none" w:sz="0" w:space="0" w:color="auto"/>
        <w:bottom w:val="none" w:sz="0" w:space="0" w:color="auto"/>
        <w:right w:val="none" w:sz="0" w:space="0" w:color="auto"/>
      </w:divBdr>
    </w:div>
    <w:div w:id="486287555">
      <w:bodyDiv w:val="1"/>
      <w:marLeft w:val="0"/>
      <w:marRight w:val="0"/>
      <w:marTop w:val="0"/>
      <w:marBottom w:val="0"/>
      <w:divBdr>
        <w:top w:val="none" w:sz="0" w:space="0" w:color="auto"/>
        <w:left w:val="none" w:sz="0" w:space="0" w:color="auto"/>
        <w:bottom w:val="none" w:sz="0" w:space="0" w:color="auto"/>
        <w:right w:val="none" w:sz="0" w:space="0" w:color="auto"/>
      </w:divBdr>
    </w:div>
    <w:div w:id="486366962">
      <w:bodyDiv w:val="1"/>
      <w:marLeft w:val="0"/>
      <w:marRight w:val="0"/>
      <w:marTop w:val="0"/>
      <w:marBottom w:val="0"/>
      <w:divBdr>
        <w:top w:val="none" w:sz="0" w:space="0" w:color="auto"/>
        <w:left w:val="none" w:sz="0" w:space="0" w:color="auto"/>
        <w:bottom w:val="none" w:sz="0" w:space="0" w:color="auto"/>
        <w:right w:val="none" w:sz="0" w:space="0" w:color="auto"/>
      </w:divBdr>
    </w:div>
    <w:div w:id="486702762">
      <w:bodyDiv w:val="1"/>
      <w:marLeft w:val="0"/>
      <w:marRight w:val="0"/>
      <w:marTop w:val="0"/>
      <w:marBottom w:val="0"/>
      <w:divBdr>
        <w:top w:val="none" w:sz="0" w:space="0" w:color="auto"/>
        <w:left w:val="none" w:sz="0" w:space="0" w:color="auto"/>
        <w:bottom w:val="none" w:sz="0" w:space="0" w:color="auto"/>
        <w:right w:val="none" w:sz="0" w:space="0" w:color="auto"/>
      </w:divBdr>
    </w:div>
    <w:div w:id="486826402">
      <w:bodyDiv w:val="1"/>
      <w:marLeft w:val="0"/>
      <w:marRight w:val="0"/>
      <w:marTop w:val="0"/>
      <w:marBottom w:val="0"/>
      <w:divBdr>
        <w:top w:val="none" w:sz="0" w:space="0" w:color="auto"/>
        <w:left w:val="none" w:sz="0" w:space="0" w:color="auto"/>
        <w:bottom w:val="none" w:sz="0" w:space="0" w:color="auto"/>
        <w:right w:val="none" w:sz="0" w:space="0" w:color="auto"/>
      </w:divBdr>
    </w:div>
    <w:div w:id="487332510">
      <w:bodyDiv w:val="1"/>
      <w:marLeft w:val="0"/>
      <w:marRight w:val="0"/>
      <w:marTop w:val="0"/>
      <w:marBottom w:val="0"/>
      <w:divBdr>
        <w:top w:val="none" w:sz="0" w:space="0" w:color="auto"/>
        <w:left w:val="none" w:sz="0" w:space="0" w:color="auto"/>
        <w:bottom w:val="none" w:sz="0" w:space="0" w:color="auto"/>
        <w:right w:val="none" w:sz="0" w:space="0" w:color="auto"/>
      </w:divBdr>
    </w:div>
    <w:div w:id="487483407">
      <w:bodyDiv w:val="1"/>
      <w:marLeft w:val="0"/>
      <w:marRight w:val="0"/>
      <w:marTop w:val="0"/>
      <w:marBottom w:val="0"/>
      <w:divBdr>
        <w:top w:val="none" w:sz="0" w:space="0" w:color="auto"/>
        <w:left w:val="none" w:sz="0" w:space="0" w:color="auto"/>
        <w:bottom w:val="none" w:sz="0" w:space="0" w:color="auto"/>
        <w:right w:val="none" w:sz="0" w:space="0" w:color="auto"/>
      </w:divBdr>
    </w:div>
    <w:div w:id="487552531">
      <w:bodyDiv w:val="1"/>
      <w:marLeft w:val="0"/>
      <w:marRight w:val="0"/>
      <w:marTop w:val="0"/>
      <w:marBottom w:val="0"/>
      <w:divBdr>
        <w:top w:val="none" w:sz="0" w:space="0" w:color="auto"/>
        <w:left w:val="none" w:sz="0" w:space="0" w:color="auto"/>
        <w:bottom w:val="none" w:sz="0" w:space="0" w:color="auto"/>
        <w:right w:val="none" w:sz="0" w:space="0" w:color="auto"/>
      </w:divBdr>
    </w:div>
    <w:div w:id="487554345">
      <w:bodyDiv w:val="1"/>
      <w:marLeft w:val="0"/>
      <w:marRight w:val="0"/>
      <w:marTop w:val="0"/>
      <w:marBottom w:val="0"/>
      <w:divBdr>
        <w:top w:val="none" w:sz="0" w:space="0" w:color="auto"/>
        <w:left w:val="none" w:sz="0" w:space="0" w:color="auto"/>
        <w:bottom w:val="none" w:sz="0" w:space="0" w:color="auto"/>
        <w:right w:val="none" w:sz="0" w:space="0" w:color="auto"/>
      </w:divBdr>
    </w:div>
    <w:div w:id="487861916">
      <w:bodyDiv w:val="1"/>
      <w:marLeft w:val="0"/>
      <w:marRight w:val="0"/>
      <w:marTop w:val="0"/>
      <w:marBottom w:val="0"/>
      <w:divBdr>
        <w:top w:val="none" w:sz="0" w:space="0" w:color="auto"/>
        <w:left w:val="none" w:sz="0" w:space="0" w:color="auto"/>
        <w:bottom w:val="none" w:sz="0" w:space="0" w:color="auto"/>
        <w:right w:val="none" w:sz="0" w:space="0" w:color="auto"/>
      </w:divBdr>
    </w:div>
    <w:div w:id="488057909">
      <w:bodyDiv w:val="1"/>
      <w:marLeft w:val="0"/>
      <w:marRight w:val="0"/>
      <w:marTop w:val="0"/>
      <w:marBottom w:val="0"/>
      <w:divBdr>
        <w:top w:val="none" w:sz="0" w:space="0" w:color="auto"/>
        <w:left w:val="none" w:sz="0" w:space="0" w:color="auto"/>
        <w:bottom w:val="none" w:sz="0" w:space="0" w:color="auto"/>
        <w:right w:val="none" w:sz="0" w:space="0" w:color="auto"/>
      </w:divBdr>
    </w:div>
    <w:div w:id="488061167">
      <w:bodyDiv w:val="1"/>
      <w:marLeft w:val="0"/>
      <w:marRight w:val="0"/>
      <w:marTop w:val="0"/>
      <w:marBottom w:val="0"/>
      <w:divBdr>
        <w:top w:val="none" w:sz="0" w:space="0" w:color="auto"/>
        <w:left w:val="none" w:sz="0" w:space="0" w:color="auto"/>
        <w:bottom w:val="none" w:sz="0" w:space="0" w:color="auto"/>
        <w:right w:val="none" w:sz="0" w:space="0" w:color="auto"/>
      </w:divBdr>
    </w:div>
    <w:div w:id="488206333">
      <w:bodyDiv w:val="1"/>
      <w:marLeft w:val="0"/>
      <w:marRight w:val="0"/>
      <w:marTop w:val="0"/>
      <w:marBottom w:val="0"/>
      <w:divBdr>
        <w:top w:val="none" w:sz="0" w:space="0" w:color="auto"/>
        <w:left w:val="none" w:sz="0" w:space="0" w:color="auto"/>
        <w:bottom w:val="none" w:sz="0" w:space="0" w:color="auto"/>
        <w:right w:val="none" w:sz="0" w:space="0" w:color="auto"/>
      </w:divBdr>
    </w:div>
    <w:div w:id="488517881">
      <w:bodyDiv w:val="1"/>
      <w:marLeft w:val="0"/>
      <w:marRight w:val="0"/>
      <w:marTop w:val="0"/>
      <w:marBottom w:val="0"/>
      <w:divBdr>
        <w:top w:val="none" w:sz="0" w:space="0" w:color="auto"/>
        <w:left w:val="none" w:sz="0" w:space="0" w:color="auto"/>
        <w:bottom w:val="none" w:sz="0" w:space="0" w:color="auto"/>
        <w:right w:val="none" w:sz="0" w:space="0" w:color="auto"/>
      </w:divBdr>
    </w:div>
    <w:div w:id="488524213">
      <w:bodyDiv w:val="1"/>
      <w:marLeft w:val="0"/>
      <w:marRight w:val="0"/>
      <w:marTop w:val="0"/>
      <w:marBottom w:val="0"/>
      <w:divBdr>
        <w:top w:val="none" w:sz="0" w:space="0" w:color="auto"/>
        <w:left w:val="none" w:sz="0" w:space="0" w:color="auto"/>
        <w:bottom w:val="none" w:sz="0" w:space="0" w:color="auto"/>
        <w:right w:val="none" w:sz="0" w:space="0" w:color="auto"/>
      </w:divBdr>
    </w:div>
    <w:div w:id="488597401">
      <w:bodyDiv w:val="1"/>
      <w:marLeft w:val="0"/>
      <w:marRight w:val="0"/>
      <w:marTop w:val="0"/>
      <w:marBottom w:val="0"/>
      <w:divBdr>
        <w:top w:val="none" w:sz="0" w:space="0" w:color="auto"/>
        <w:left w:val="none" w:sz="0" w:space="0" w:color="auto"/>
        <w:bottom w:val="none" w:sz="0" w:space="0" w:color="auto"/>
        <w:right w:val="none" w:sz="0" w:space="0" w:color="auto"/>
      </w:divBdr>
    </w:div>
    <w:div w:id="488865446">
      <w:bodyDiv w:val="1"/>
      <w:marLeft w:val="0"/>
      <w:marRight w:val="0"/>
      <w:marTop w:val="0"/>
      <w:marBottom w:val="0"/>
      <w:divBdr>
        <w:top w:val="none" w:sz="0" w:space="0" w:color="auto"/>
        <w:left w:val="none" w:sz="0" w:space="0" w:color="auto"/>
        <w:bottom w:val="none" w:sz="0" w:space="0" w:color="auto"/>
        <w:right w:val="none" w:sz="0" w:space="0" w:color="auto"/>
      </w:divBdr>
    </w:div>
    <w:div w:id="489251863">
      <w:bodyDiv w:val="1"/>
      <w:marLeft w:val="0"/>
      <w:marRight w:val="0"/>
      <w:marTop w:val="0"/>
      <w:marBottom w:val="0"/>
      <w:divBdr>
        <w:top w:val="none" w:sz="0" w:space="0" w:color="auto"/>
        <w:left w:val="none" w:sz="0" w:space="0" w:color="auto"/>
        <w:bottom w:val="none" w:sz="0" w:space="0" w:color="auto"/>
        <w:right w:val="none" w:sz="0" w:space="0" w:color="auto"/>
      </w:divBdr>
    </w:div>
    <w:div w:id="489256841">
      <w:bodyDiv w:val="1"/>
      <w:marLeft w:val="0"/>
      <w:marRight w:val="0"/>
      <w:marTop w:val="0"/>
      <w:marBottom w:val="0"/>
      <w:divBdr>
        <w:top w:val="none" w:sz="0" w:space="0" w:color="auto"/>
        <w:left w:val="none" w:sz="0" w:space="0" w:color="auto"/>
        <w:bottom w:val="none" w:sz="0" w:space="0" w:color="auto"/>
        <w:right w:val="none" w:sz="0" w:space="0" w:color="auto"/>
      </w:divBdr>
    </w:div>
    <w:div w:id="489370331">
      <w:bodyDiv w:val="1"/>
      <w:marLeft w:val="0"/>
      <w:marRight w:val="0"/>
      <w:marTop w:val="0"/>
      <w:marBottom w:val="0"/>
      <w:divBdr>
        <w:top w:val="none" w:sz="0" w:space="0" w:color="auto"/>
        <w:left w:val="none" w:sz="0" w:space="0" w:color="auto"/>
        <w:bottom w:val="none" w:sz="0" w:space="0" w:color="auto"/>
        <w:right w:val="none" w:sz="0" w:space="0" w:color="auto"/>
      </w:divBdr>
    </w:div>
    <w:div w:id="489441054">
      <w:bodyDiv w:val="1"/>
      <w:marLeft w:val="0"/>
      <w:marRight w:val="0"/>
      <w:marTop w:val="0"/>
      <w:marBottom w:val="0"/>
      <w:divBdr>
        <w:top w:val="none" w:sz="0" w:space="0" w:color="auto"/>
        <w:left w:val="none" w:sz="0" w:space="0" w:color="auto"/>
        <w:bottom w:val="none" w:sz="0" w:space="0" w:color="auto"/>
        <w:right w:val="none" w:sz="0" w:space="0" w:color="auto"/>
      </w:divBdr>
    </w:div>
    <w:div w:id="489905329">
      <w:bodyDiv w:val="1"/>
      <w:marLeft w:val="0"/>
      <w:marRight w:val="0"/>
      <w:marTop w:val="0"/>
      <w:marBottom w:val="0"/>
      <w:divBdr>
        <w:top w:val="none" w:sz="0" w:space="0" w:color="auto"/>
        <w:left w:val="none" w:sz="0" w:space="0" w:color="auto"/>
        <w:bottom w:val="none" w:sz="0" w:space="0" w:color="auto"/>
        <w:right w:val="none" w:sz="0" w:space="0" w:color="auto"/>
      </w:divBdr>
    </w:div>
    <w:div w:id="490147348">
      <w:bodyDiv w:val="1"/>
      <w:marLeft w:val="0"/>
      <w:marRight w:val="0"/>
      <w:marTop w:val="0"/>
      <w:marBottom w:val="0"/>
      <w:divBdr>
        <w:top w:val="none" w:sz="0" w:space="0" w:color="auto"/>
        <w:left w:val="none" w:sz="0" w:space="0" w:color="auto"/>
        <w:bottom w:val="none" w:sz="0" w:space="0" w:color="auto"/>
        <w:right w:val="none" w:sz="0" w:space="0" w:color="auto"/>
      </w:divBdr>
    </w:div>
    <w:div w:id="490560776">
      <w:bodyDiv w:val="1"/>
      <w:marLeft w:val="0"/>
      <w:marRight w:val="0"/>
      <w:marTop w:val="0"/>
      <w:marBottom w:val="0"/>
      <w:divBdr>
        <w:top w:val="none" w:sz="0" w:space="0" w:color="auto"/>
        <w:left w:val="none" w:sz="0" w:space="0" w:color="auto"/>
        <w:bottom w:val="none" w:sz="0" w:space="0" w:color="auto"/>
        <w:right w:val="none" w:sz="0" w:space="0" w:color="auto"/>
      </w:divBdr>
    </w:div>
    <w:div w:id="490802533">
      <w:bodyDiv w:val="1"/>
      <w:marLeft w:val="0"/>
      <w:marRight w:val="0"/>
      <w:marTop w:val="0"/>
      <w:marBottom w:val="0"/>
      <w:divBdr>
        <w:top w:val="none" w:sz="0" w:space="0" w:color="auto"/>
        <w:left w:val="none" w:sz="0" w:space="0" w:color="auto"/>
        <w:bottom w:val="none" w:sz="0" w:space="0" w:color="auto"/>
        <w:right w:val="none" w:sz="0" w:space="0" w:color="auto"/>
      </w:divBdr>
    </w:div>
    <w:div w:id="490946881">
      <w:bodyDiv w:val="1"/>
      <w:marLeft w:val="0"/>
      <w:marRight w:val="0"/>
      <w:marTop w:val="0"/>
      <w:marBottom w:val="0"/>
      <w:divBdr>
        <w:top w:val="none" w:sz="0" w:space="0" w:color="auto"/>
        <w:left w:val="none" w:sz="0" w:space="0" w:color="auto"/>
        <w:bottom w:val="none" w:sz="0" w:space="0" w:color="auto"/>
        <w:right w:val="none" w:sz="0" w:space="0" w:color="auto"/>
      </w:divBdr>
    </w:div>
    <w:div w:id="491068513">
      <w:bodyDiv w:val="1"/>
      <w:marLeft w:val="0"/>
      <w:marRight w:val="0"/>
      <w:marTop w:val="0"/>
      <w:marBottom w:val="0"/>
      <w:divBdr>
        <w:top w:val="none" w:sz="0" w:space="0" w:color="auto"/>
        <w:left w:val="none" w:sz="0" w:space="0" w:color="auto"/>
        <w:bottom w:val="none" w:sz="0" w:space="0" w:color="auto"/>
        <w:right w:val="none" w:sz="0" w:space="0" w:color="auto"/>
      </w:divBdr>
    </w:div>
    <w:div w:id="491214222">
      <w:bodyDiv w:val="1"/>
      <w:marLeft w:val="0"/>
      <w:marRight w:val="0"/>
      <w:marTop w:val="0"/>
      <w:marBottom w:val="0"/>
      <w:divBdr>
        <w:top w:val="none" w:sz="0" w:space="0" w:color="auto"/>
        <w:left w:val="none" w:sz="0" w:space="0" w:color="auto"/>
        <w:bottom w:val="none" w:sz="0" w:space="0" w:color="auto"/>
        <w:right w:val="none" w:sz="0" w:space="0" w:color="auto"/>
      </w:divBdr>
    </w:div>
    <w:div w:id="491456021">
      <w:bodyDiv w:val="1"/>
      <w:marLeft w:val="0"/>
      <w:marRight w:val="0"/>
      <w:marTop w:val="0"/>
      <w:marBottom w:val="0"/>
      <w:divBdr>
        <w:top w:val="none" w:sz="0" w:space="0" w:color="auto"/>
        <w:left w:val="none" w:sz="0" w:space="0" w:color="auto"/>
        <w:bottom w:val="none" w:sz="0" w:space="0" w:color="auto"/>
        <w:right w:val="none" w:sz="0" w:space="0" w:color="auto"/>
      </w:divBdr>
    </w:div>
    <w:div w:id="491726298">
      <w:bodyDiv w:val="1"/>
      <w:marLeft w:val="0"/>
      <w:marRight w:val="0"/>
      <w:marTop w:val="0"/>
      <w:marBottom w:val="0"/>
      <w:divBdr>
        <w:top w:val="none" w:sz="0" w:space="0" w:color="auto"/>
        <w:left w:val="none" w:sz="0" w:space="0" w:color="auto"/>
        <w:bottom w:val="none" w:sz="0" w:space="0" w:color="auto"/>
        <w:right w:val="none" w:sz="0" w:space="0" w:color="auto"/>
      </w:divBdr>
    </w:div>
    <w:div w:id="491914752">
      <w:bodyDiv w:val="1"/>
      <w:marLeft w:val="0"/>
      <w:marRight w:val="0"/>
      <w:marTop w:val="0"/>
      <w:marBottom w:val="0"/>
      <w:divBdr>
        <w:top w:val="none" w:sz="0" w:space="0" w:color="auto"/>
        <w:left w:val="none" w:sz="0" w:space="0" w:color="auto"/>
        <w:bottom w:val="none" w:sz="0" w:space="0" w:color="auto"/>
        <w:right w:val="none" w:sz="0" w:space="0" w:color="auto"/>
      </w:divBdr>
    </w:div>
    <w:div w:id="492062108">
      <w:bodyDiv w:val="1"/>
      <w:marLeft w:val="0"/>
      <w:marRight w:val="0"/>
      <w:marTop w:val="0"/>
      <w:marBottom w:val="0"/>
      <w:divBdr>
        <w:top w:val="none" w:sz="0" w:space="0" w:color="auto"/>
        <w:left w:val="none" w:sz="0" w:space="0" w:color="auto"/>
        <w:bottom w:val="none" w:sz="0" w:space="0" w:color="auto"/>
        <w:right w:val="none" w:sz="0" w:space="0" w:color="auto"/>
      </w:divBdr>
    </w:div>
    <w:div w:id="492111203">
      <w:bodyDiv w:val="1"/>
      <w:marLeft w:val="0"/>
      <w:marRight w:val="0"/>
      <w:marTop w:val="0"/>
      <w:marBottom w:val="0"/>
      <w:divBdr>
        <w:top w:val="none" w:sz="0" w:space="0" w:color="auto"/>
        <w:left w:val="none" w:sz="0" w:space="0" w:color="auto"/>
        <w:bottom w:val="none" w:sz="0" w:space="0" w:color="auto"/>
        <w:right w:val="none" w:sz="0" w:space="0" w:color="auto"/>
      </w:divBdr>
    </w:div>
    <w:div w:id="492182989">
      <w:bodyDiv w:val="1"/>
      <w:marLeft w:val="0"/>
      <w:marRight w:val="0"/>
      <w:marTop w:val="0"/>
      <w:marBottom w:val="0"/>
      <w:divBdr>
        <w:top w:val="none" w:sz="0" w:space="0" w:color="auto"/>
        <w:left w:val="none" w:sz="0" w:space="0" w:color="auto"/>
        <w:bottom w:val="none" w:sz="0" w:space="0" w:color="auto"/>
        <w:right w:val="none" w:sz="0" w:space="0" w:color="auto"/>
      </w:divBdr>
    </w:div>
    <w:div w:id="492188565">
      <w:bodyDiv w:val="1"/>
      <w:marLeft w:val="0"/>
      <w:marRight w:val="0"/>
      <w:marTop w:val="0"/>
      <w:marBottom w:val="0"/>
      <w:divBdr>
        <w:top w:val="none" w:sz="0" w:space="0" w:color="auto"/>
        <w:left w:val="none" w:sz="0" w:space="0" w:color="auto"/>
        <w:bottom w:val="none" w:sz="0" w:space="0" w:color="auto"/>
        <w:right w:val="none" w:sz="0" w:space="0" w:color="auto"/>
      </w:divBdr>
    </w:div>
    <w:div w:id="492381763">
      <w:bodyDiv w:val="1"/>
      <w:marLeft w:val="0"/>
      <w:marRight w:val="0"/>
      <w:marTop w:val="0"/>
      <w:marBottom w:val="0"/>
      <w:divBdr>
        <w:top w:val="none" w:sz="0" w:space="0" w:color="auto"/>
        <w:left w:val="none" w:sz="0" w:space="0" w:color="auto"/>
        <w:bottom w:val="none" w:sz="0" w:space="0" w:color="auto"/>
        <w:right w:val="none" w:sz="0" w:space="0" w:color="auto"/>
      </w:divBdr>
    </w:div>
    <w:div w:id="492450289">
      <w:bodyDiv w:val="1"/>
      <w:marLeft w:val="0"/>
      <w:marRight w:val="0"/>
      <w:marTop w:val="0"/>
      <w:marBottom w:val="0"/>
      <w:divBdr>
        <w:top w:val="none" w:sz="0" w:space="0" w:color="auto"/>
        <w:left w:val="none" w:sz="0" w:space="0" w:color="auto"/>
        <w:bottom w:val="none" w:sz="0" w:space="0" w:color="auto"/>
        <w:right w:val="none" w:sz="0" w:space="0" w:color="auto"/>
      </w:divBdr>
    </w:div>
    <w:div w:id="492456572">
      <w:bodyDiv w:val="1"/>
      <w:marLeft w:val="0"/>
      <w:marRight w:val="0"/>
      <w:marTop w:val="0"/>
      <w:marBottom w:val="0"/>
      <w:divBdr>
        <w:top w:val="none" w:sz="0" w:space="0" w:color="auto"/>
        <w:left w:val="none" w:sz="0" w:space="0" w:color="auto"/>
        <w:bottom w:val="none" w:sz="0" w:space="0" w:color="auto"/>
        <w:right w:val="none" w:sz="0" w:space="0" w:color="auto"/>
      </w:divBdr>
    </w:div>
    <w:div w:id="492649622">
      <w:bodyDiv w:val="1"/>
      <w:marLeft w:val="0"/>
      <w:marRight w:val="0"/>
      <w:marTop w:val="0"/>
      <w:marBottom w:val="0"/>
      <w:divBdr>
        <w:top w:val="none" w:sz="0" w:space="0" w:color="auto"/>
        <w:left w:val="none" w:sz="0" w:space="0" w:color="auto"/>
        <w:bottom w:val="none" w:sz="0" w:space="0" w:color="auto"/>
        <w:right w:val="none" w:sz="0" w:space="0" w:color="auto"/>
      </w:divBdr>
    </w:div>
    <w:div w:id="492837708">
      <w:bodyDiv w:val="1"/>
      <w:marLeft w:val="0"/>
      <w:marRight w:val="0"/>
      <w:marTop w:val="0"/>
      <w:marBottom w:val="0"/>
      <w:divBdr>
        <w:top w:val="none" w:sz="0" w:space="0" w:color="auto"/>
        <w:left w:val="none" w:sz="0" w:space="0" w:color="auto"/>
        <w:bottom w:val="none" w:sz="0" w:space="0" w:color="auto"/>
        <w:right w:val="none" w:sz="0" w:space="0" w:color="auto"/>
      </w:divBdr>
    </w:div>
    <w:div w:id="492837835">
      <w:bodyDiv w:val="1"/>
      <w:marLeft w:val="0"/>
      <w:marRight w:val="0"/>
      <w:marTop w:val="0"/>
      <w:marBottom w:val="0"/>
      <w:divBdr>
        <w:top w:val="none" w:sz="0" w:space="0" w:color="auto"/>
        <w:left w:val="none" w:sz="0" w:space="0" w:color="auto"/>
        <w:bottom w:val="none" w:sz="0" w:space="0" w:color="auto"/>
        <w:right w:val="none" w:sz="0" w:space="0" w:color="auto"/>
      </w:divBdr>
    </w:div>
    <w:div w:id="492841753">
      <w:bodyDiv w:val="1"/>
      <w:marLeft w:val="0"/>
      <w:marRight w:val="0"/>
      <w:marTop w:val="0"/>
      <w:marBottom w:val="0"/>
      <w:divBdr>
        <w:top w:val="none" w:sz="0" w:space="0" w:color="auto"/>
        <w:left w:val="none" w:sz="0" w:space="0" w:color="auto"/>
        <w:bottom w:val="none" w:sz="0" w:space="0" w:color="auto"/>
        <w:right w:val="none" w:sz="0" w:space="0" w:color="auto"/>
      </w:divBdr>
    </w:div>
    <w:div w:id="492986008">
      <w:bodyDiv w:val="1"/>
      <w:marLeft w:val="0"/>
      <w:marRight w:val="0"/>
      <w:marTop w:val="0"/>
      <w:marBottom w:val="0"/>
      <w:divBdr>
        <w:top w:val="none" w:sz="0" w:space="0" w:color="auto"/>
        <w:left w:val="none" w:sz="0" w:space="0" w:color="auto"/>
        <w:bottom w:val="none" w:sz="0" w:space="0" w:color="auto"/>
        <w:right w:val="none" w:sz="0" w:space="0" w:color="auto"/>
      </w:divBdr>
    </w:div>
    <w:div w:id="492992579">
      <w:bodyDiv w:val="1"/>
      <w:marLeft w:val="0"/>
      <w:marRight w:val="0"/>
      <w:marTop w:val="0"/>
      <w:marBottom w:val="0"/>
      <w:divBdr>
        <w:top w:val="none" w:sz="0" w:space="0" w:color="auto"/>
        <w:left w:val="none" w:sz="0" w:space="0" w:color="auto"/>
        <w:bottom w:val="none" w:sz="0" w:space="0" w:color="auto"/>
        <w:right w:val="none" w:sz="0" w:space="0" w:color="auto"/>
      </w:divBdr>
    </w:div>
    <w:div w:id="493178781">
      <w:bodyDiv w:val="1"/>
      <w:marLeft w:val="0"/>
      <w:marRight w:val="0"/>
      <w:marTop w:val="0"/>
      <w:marBottom w:val="0"/>
      <w:divBdr>
        <w:top w:val="none" w:sz="0" w:space="0" w:color="auto"/>
        <w:left w:val="none" w:sz="0" w:space="0" w:color="auto"/>
        <w:bottom w:val="none" w:sz="0" w:space="0" w:color="auto"/>
        <w:right w:val="none" w:sz="0" w:space="0" w:color="auto"/>
      </w:divBdr>
    </w:div>
    <w:div w:id="493254748">
      <w:bodyDiv w:val="1"/>
      <w:marLeft w:val="0"/>
      <w:marRight w:val="0"/>
      <w:marTop w:val="0"/>
      <w:marBottom w:val="0"/>
      <w:divBdr>
        <w:top w:val="none" w:sz="0" w:space="0" w:color="auto"/>
        <w:left w:val="none" w:sz="0" w:space="0" w:color="auto"/>
        <w:bottom w:val="none" w:sz="0" w:space="0" w:color="auto"/>
        <w:right w:val="none" w:sz="0" w:space="0" w:color="auto"/>
      </w:divBdr>
    </w:div>
    <w:div w:id="493497364">
      <w:bodyDiv w:val="1"/>
      <w:marLeft w:val="0"/>
      <w:marRight w:val="0"/>
      <w:marTop w:val="0"/>
      <w:marBottom w:val="0"/>
      <w:divBdr>
        <w:top w:val="none" w:sz="0" w:space="0" w:color="auto"/>
        <w:left w:val="none" w:sz="0" w:space="0" w:color="auto"/>
        <w:bottom w:val="none" w:sz="0" w:space="0" w:color="auto"/>
        <w:right w:val="none" w:sz="0" w:space="0" w:color="auto"/>
      </w:divBdr>
    </w:div>
    <w:div w:id="493690245">
      <w:bodyDiv w:val="1"/>
      <w:marLeft w:val="0"/>
      <w:marRight w:val="0"/>
      <w:marTop w:val="0"/>
      <w:marBottom w:val="0"/>
      <w:divBdr>
        <w:top w:val="none" w:sz="0" w:space="0" w:color="auto"/>
        <w:left w:val="none" w:sz="0" w:space="0" w:color="auto"/>
        <w:bottom w:val="none" w:sz="0" w:space="0" w:color="auto"/>
        <w:right w:val="none" w:sz="0" w:space="0" w:color="auto"/>
      </w:divBdr>
    </w:div>
    <w:div w:id="493766651">
      <w:bodyDiv w:val="1"/>
      <w:marLeft w:val="0"/>
      <w:marRight w:val="0"/>
      <w:marTop w:val="0"/>
      <w:marBottom w:val="0"/>
      <w:divBdr>
        <w:top w:val="none" w:sz="0" w:space="0" w:color="auto"/>
        <w:left w:val="none" w:sz="0" w:space="0" w:color="auto"/>
        <w:bottom w:val="none" w:sz="0" w:space="0" w:color="auto"/>
        <w:right w:val="none" w:sz="0" w:space="0" w:color="auto"/>
      </w:divBdr>
    </w:div>
    <w:div w:id="493840203">
      <w:bodyDiv w:val="1"/>
      <w:marLeft w:val="0"/>
      <w:marRight w:val="0"/>
      <w:marTop w:val="0"/>
      <w:marBottom w:val="0"/>
      <w:divBdr>
        <w:top w:val="none" w:sz="0" w:space="0" w:color="auto"/>
        <w:left w:val="none" w:sz="0" w:space="0" w:color="auto"/>
        <w:bottom w:val="none" w:sz="0" w:space="0" w:color="auto"/>
        <w:right w:val="none" w:sz="0" w:space="0" w:color="auto"/>
      </w:divBdr>
    </w:div>
    <w:div w:id="494031316">
      <w:bodyDiv w:val="1"/>
      <w:marLeft w:val="0"/>
      <w:marRight w:val="0"/>
      <w:marTop w:val="0"/>
      <w:marBottom w:val="0"/>
      <w:divBdr>
        <w:top w:val="none" w:sz="0" w:space="0" w:color="auto"/>
        <w:left w:val="none" w:sz="0" w:space="0" w:color="auto"/>
        <w:bottom w:val="none" w:sz="0" w:space="0" w:color="auto"/>
        <w:right w:val="none" w:sz="0" w:space="0" w:color="auto"/>
      </w:divBdr>
    </w:div>
    <w:div w:id="494079054">
      <w:bodyDiv w:val="1"/>
      <w:marLeft w:val="0"/>
      <w:marRight w:val="0"/>
      <w:marTop w:val="0"/>
      <w:marBottom w:val="0"/>
      <w:divBdr>
        <w:top w:val="none" w:sz="0" w:space="0" w:color="auto"/>
        <w:left w:val="none" w:sz="0" w:space="0" w:color="auto"/>
        <w:bottom w:val="none" w:sz="0" w:space="0" w:color="auto"/>
        <w:right w:val="none" w:sz="0" w:space="0" w:color="auto"/>
      </w:divBdr>
    </w:div>
    <w:div w:id="494302399">
      <w:bodyDiv w:val="1"/>
      <w:marLeft w:val="0"/>
      <w:marRight w:val="0"/>
      <w:marTop w:val="0"/>
      <w:marBottom w:val="0"/>
      <w:divBdr>
        <w:top w:val="none" w:sz="0" w:space="0" w:color="auto"/>
        <w:left w:val="none" w:sz="0" w:space="0" w:color="auto"/>
        <w:bottom w:val="none" w:sz="0" w:space="0" w:color="auto"/>
        <w:right w:val="none" w:sz="0" w:space="0" w:color="auto"/>
      </w:divBdr>
    </w:div>
    <w:div w:id="494807492">
      <w:bodyDiv w:val="1"/>
      <w:marLeft w:val="0"/>
      <w:marRight w:val="0"/>
      <w:marTop w:val="0"/>
      <w:marBottom w:val="0"/>
      <w:divBdr>
        <w:top w:val="none" w:sz="0" w:space="0" w:color="auto"/>
        <w:left w:val="none" w:sz="0" w:space="0" w:color="auto"/>
        <w:bottom w:val="none" w:sz="0" w:space="0" w:color="auto"/>
        <w:right w:val="none" w:sz="0" w:space="0" w:color="auto"/>
      </w:divBdr>
    </w:div>
    <w:div w:id="494884423">
      <w:bodyDiv w:val="1"/>
      <w:marLeft w:val="0"/>
      <w:marRight w:val="0"/>
      <w:marTop w:val="0"/>
      <w:marBottom w:val="0"/>
      <w:divBdr>
        <w:top w:val="none" w:sz="0" w:space="0" w:color="auto"/>
        <w:left w:val="none" w:sz="0" w:space="0" w:color="auto"/>
        <w:bottom w:val="none" w:sz="0" w:space="0" w:color="auto"/>
        <w:right w:val="none" w:sz="0" w:space="0" w:color="auto"/>
      </w:divBdr>
    </w:div>
    <w:div w:id="495002904">
      <w:bodyDiv w:val="1"/>
      <w:marLeft w:val="0"/>
      <w:marRight w:val="0"/>
      <w:marTop w:val="0"/>
      <w:marBottom w:val="0"/>
      <w:divBdr>
        <w:top w:val="none" w:sz="0" w:space="0" w:color="auto"/>
        <w:left w:val="none" w:sz="0" w:space="0" w:color="auto"/>
        <w:bottom w:val="none" w:sz="0" w:space="0" w:color="auto"/>
        <w:right w:val="none" w:sz="0" w:space="0" w:color="auto"/>
      </w:divBdr>
    </w:div>
    <w:div w:id="495194846">
      <w:bodyDiv w:val="1"/>
      <w:marLeft w:val="0"/>
      <w:marRight w:val="0"/>
      <w:marTop w:val="0"/>
      <w:marBottom w:val="0"/>
      <w:divBdr>
        <w:top w:val="none" w:sz="0" w:space="0" w:color="auto"/>
        <w:left w:val="none" w:sz="0" w:space="0" w:color="auto"/>
        <w:bottom w:val="none" w:sz="0" w:space="0" w:color="auto"/>
        <w:right w:val="none" w:sz="0" w:space="0" w:color="auto"/>
      </w:divBdr>
    </w:div>
    <w:div w:id="495533833">
      <w:bodyDiv w:val="1"/>
      <w:marLeft w:val="0"/>
      <w:marRight w:val="0"/>
      <w:marTop w:val="0"/>
      <w:marBottom w:val="0"/>
      <w:divBdr>
        <w:top w:val="none" w:sz="0" w:space="0" w:color="auto"/>
        <w:left w:val="none" w:sz="0" w:space="0" w:color="auto"/>
        <w:bottom w:val="none" w:sz="0" w:space="0" w:color="auto"/>
        <w:right w:val="none" w:sz="0" w:space="0" w:color="auto"/>
      </w:divBdr>
    </w:div>
    <w:div w:id="495652123">
      <w:bodyDiv w:val="1"/>
      <w:marLeft w:val="0"/>
      <w:marRight w:val="0"/>
      <w:marTop w:val="0"/>
      <w:marBottom w:val="0"/>
      <w:divBdr>
        <w:top w:val="none" w:sz="0" w:space="0" w:color="auto"/>
        <w:left w:val="none" w:sz="0" w:space="0" w:color="auto"/>
        <w:bottom w:val="none" w:sz="0" w:space="0" w:color="auto"/>
        <w:right w:val="none" w:sz="0" w:space="0" w:color="auto"/>
      </w:divBdr>
    </w:div>
    <w:div w:id="495733464">
      <w:bodyDiv w:val="1"/>
      <w:marLeft w:val="0"/>
      <w:marRight w:val="0"/>
      <w:marTop w:val="0"/>
      <w:marBottom w:val="0"/>
      <w:divBdr>
        <w:top w:val="none" w:sz="0" w:space="0" w:color="auto"/>
        <w:left w:val="none" w:sz="0" w:space="0" w:color="auto"/>
        <w:bottom w:val="none" w:sz="0" w:space="0" w:color="auto"/>
        <w:right w:val="none" w:sz="0" w:space="0" w:color="auto"/>
      </w:divBdr>
    </w:div>
    <w:div w:id="495850376">
      <w:bodyDiv w:val="1"/>
      <w:marLeft w:val="0"/>
      <w:marRight w:val="0"/>
      <w:marTop w:val="0"/>
      <w:marBottom w:val="0"/>
      <w:divBdr>
        <w:top w:val="none" w:sz="0" w:space="0" w:color="auto"/>
        <w:left w:val="none" w:sz="0" w:space="0" w:color="auto"/>
        <w:bottom w:val="none" w:sz="0" w:space="0" w:color="auto"/>
        <w:right w:val="none" w:sz="0" w:space="0" w:color="auto"/>
      </w:divBdr>
    </w:div>
    <w:div w:id="495995812">
      <w:bodyDiv w:val="1"/>
      <w:marLeft w:val="0"/>
      <w:marRight w:val="0"/>
      <w:marTop w:val="0"/>
      <w:marBottom w:val="0"/>
      <w:divBdr>
        <w:top w:val="none" w:sz="0" w:space="0" w:color="auto"/>
        <w:left w:val="none" w:sz="0" w:space="0" w:color="auto"/>
        <w:bottom w:val="none" w:sz="0" w:space="0" w:color="auto"/>
        <w:right w:val="none" w:sz="0" w:space="0" w:color="auto"/>
      </w:divBdr>
    </w:div>
    <w:div w:id="496069306">
      <w:bodyDiv w:val="1"/>
      <w:marLeft w:val="0"/>
      <w:marRight w:val="0"/>
      <w:marTop w:val="0"/>
      <w:marBottom w:val="0"/>
      <w:divBdr>
        <w:top w:val="none" w:sz="0" w:space="0" w:color="auto"/>
        <w:left w:val="none" w:sz="0" w:space="0" w:color="auto"/>
        <w:bottom w:val="none" w:sz="0" w:space="0" w:color="auto"/>
        <w:right w:val="none" w:sz="0" w:space="0" w:color="auto"/>
      </w:divBdr>
    </w:div>
    <w:div w:id="496115546">
      <w:bodyDiv w:val="1"/>
      <w:marLeft w:val="0"/>
      <w:marRight w:val="0"/>
      <w:marTop w:val="0"/>
      <w:marBottom w:val="0"/>
      <w:divBdr>
        <w:top w:val="none" w:sz="0" w:space="0" w:color="auto"/>
        <w:left w:val="none" w:sz="0" w:space="0" w:color="auto"/>
        <w:bottom w:val="none" w:sz="0" w:space="0" w:color="auto"/>
        <w:right w:val="none" w:sz="0" w:space="0" w:color="auto"/>
      </w:divBdr>
    </w:div>
    <w:div w:id="496308592">
      <w:bodyDiv w:val="1"/>
      <w:marLeft w:val="0"/>
      <w:marRight w:val="0"/>
      <w:marTop w:val="0"/>
      <w:marBottom w:val="0"/>
      <w:divBdr>
        <w:top w:val="none" w:sz="0" w:space="0" w:color="auto"/>
        <w:left w:val="none" w:sz="0" w:space="0" w:color="auto"/>
        <w:bottom w:val="none" w:sz="0" w:space="0" w:color="auto"/>
        <w:right w:val="none" w:sz="0" w:space="0" w:color="auto"/>
      </w:divBdr>
    </w:div>
    <w:div w:id="496456495">
      <w:bodyDiv w:val="1"/>
      <w:marLeft w:val="0"/>
      <w:marRight w:val="0"/>
      <w:marTop w:val="0"/>
      <w:marBottom w:val="0"/>
      <w:divBdr>
        <w:top w:val="none" w:sz="0" w:space="0" w:color="auto"/>
        <w:left w:val="none" w:sz="0" w:space="0" w:color="auto"/>
        <w:bottom w:val="none" w:sz="0" w:space="0" w:color="auto"/>
        <w:right w:val="none" w:sz="0" w:space="0" w:color="auto"/>
      </w:divBdr>
    </w:div>
    <w:div w:id="496462259">
      <w:bodyDiv w:val="1"/>
      <w:marLeft w:val="0"/>
      <w:marRight w:val="0"/>
      <w:marTop w:val="0"/>
      <w:marBottom w:val="0"/>
      <w:divBdr>
        <w:top w:val="none" w:sz="0" w:space="0" w:color="auto"/>
        <w:left w:val="none" w:sz="0" w:space="0" w:color="auto"/>
        <w:bottom w:val="none" w:sz="0" w:space="0" w:color="auto"/>
        <w:right w:val="none" w:sz="0" w:space="0" w:color="auto"/>
      </w:divBdr>
    </w:div>
    <w:div w:id="496655579">
      <w:bodyDiv w:val="1"/>
      <w:marLeft w:val="0"/>
      <w:marRight w:val="0"/>
      <w:marTop w:val="0"/>
      <w:marBottom w:val="0"/>
      <w:divBdr>
        <w:top w:val="none" w:sz="0" w:space="0" w:color="auto"/>
        <w:left w:val="none" w:sz="0" w:space="0" w:color="auto"/>
        <w:bottom w:val="none" w:sz="0" w:space="0" w:color="auto"/>
        <w:right w:val="none" w:sz="0" w:space="0" w:color="auto"/>
      </w:divBdr>
    </w:div>
    <w:div w:id="496700032">
      <w:bodyDiv w:val="1"/>
      <w:marLeft w:val="0"/>
      <w:marRight w:val="0"/>
      <w:marTop w:val="0"/>
      <w:marBottom w:val="0"/>
      <w:divBdr>
        <w:top w:val="none" w:sz="0" w:space="0" w:color="auto"/>
        <w:left w:val="none" w:sz="0" w:space="0" w:color="auto"/>
        <w:bottom w:val="none" w:sz="0" w:space="0" w:color="auto"/>
        <w:right w:val="none" w:sz="0" w:space="0" w:color="auto"/>
      </w:divBdr>
    </w:div>
    <w:div w:id="496774611">
      <w:bodyDiv w:val="1"/>
      <w:marLeft w:val="0"/>
      <w:marRight w:val="0"/>
      <w:marTop w:val="0"/>
      <w:marBottom w:val="0"/>
      <w:divBdr>
        <w:top w:val="none" w:sz="0" w:space="0" w:color="auto"/>
        <w:left w:val="none" w:sz="0" w:space="0" w:color="auto"/>
        <w:bottom w:val="none" w:sz="0" w:space="0" w:color="auto"/>
        <w:right w:val="none" w:sz="0" w:space="0" w:color="auto"/>
      </w:divBdr>
    </w:div>
    <w:div w:id="496918859">
      <w:bodyDiv w:val="1"/>
      <w:marLeft w:val="0"/>
      <w:marRight w:val="0"/>
      <w:marTop w:val="0"/>
      <w:marBottom w:val="0"/>
      <w:divBdr>
        <w:top w:val="none" w:sz="0" w:space="0" w:color="auto"/>
        <w:left w:val="none" w:sz="0" w:space="0" w:color="auto"/>
        <w:bottom w:val="none" w:sz="0" w:space="0" w:color="auto"/>
        <w:right w:val="none" w:sz="0" w:space="0" w:color="auto"/>
      </w:divBdr>
    </w:div>
    <w:div w:id="496964786">
      <w:bodyDiv w:val="1"/>
      <w:marLeft w:val="0"/>
      <w:marRight w:val="0"/>
      <w:marTop w:val="0"/>
      <w:marBottom w:val="0"/>
      <w:divBdr>
        <w:top w:val="none" w:sz="0" w:space="0" w:color="auto"/>
        <w:left w:val="none" w:sz="0" w:space="0" w:color="auto"/>
        <w:bottom w:val="none" w:sz="0" w:space="0" w:color="auto"/>
        <w:right w:val="none" w:sz="0" w:space="0" w:color="auto"/>
      </w:divBdr>
    </w:div>
    <w:div w:id="497501222">
      <w:bodyDiv w:val="1"/>
      <w:marLeft w:val="0"/>
      <w:marRight w:val="0"/>
      <w:marTop w:val="0"/>
      <w:marBottom w:val="0"/>
      <w:divBdr>
        <w:top w:val="none" w:sz="0" w:space="0" w:color="auto"/>
        <w:left w:val="none" w:sz="0" w:space="0" w:color="auto"/>
        <w:bottom w:val="none" w:sz="0" w:space="0" w:color="auto"/>
        <w:right w:val="none" w:sz="0" w:space="0" w:color="auto"/>
      </w:divBdr>
    </w:div>
    <w:div w:id="497501797">
      <w:bodyDiv w:val="1"/>
      <w:marLeft w:val="0"/>
      <w:marRight w:val="0"/>
      <w:marTop w:val="0"/>
      <w:marBottom w:val="0"/>
      <w:divBdr>
        <w:top w:val="none" w:sz="0" w:space="0" w:color="auto"/>
        <w:left w:val="none" w:sz="0" w:space="0" w:color="auto"/>
        <w:bottom w:val="none" w:sz="0" w:space="0" w:color="auto"/>
        <w:right w:val="none" w:sz="0" w:space="0" w:color="auto"/>
      </w:divBdr>
    </w:div>
    <w:div w:id="497575177">
      <w:bodyDiv w:val="1"/>
      <w:marLeft w:val="0"/>
      <w:marRight w:val="0"/>
      <w:marTop w:val="0"/>
      <w:marBottom w:val="0"/>
      <w:divBdr>
        <w:top w:val="none" w:sz="0" w:space="0" w:color="auto"/>
        <w:left w:val="none" w:sz="0" w:space="0" w:color="auto"/>
        <w:bottom w:val="none" w:sz="0" w:space="0" w:color="auto"/>
        <w:right w:val="none" w:sz="0" w:space="0" w:color="auto"/>
      </w:divBdr>
    </w:div>
    <w:div w:id="497699432">
      <w:bodyDiv w:val="1"/>
      <w:marLeft w:val="0"/>
      <w:marRight w:val="0"/>
      <w:marTop w:val="0"/>
      <w:marBottom w:val="0"/>
      <w:divBdr>
        <w:top w:val="none" w:sz="0" w:space="0" w:color="auto"/>
        <w:left w:val="none" w:sz="0" w:space="0" w:color="auto"/>
        <w:bottom w:val="none" w:sz="0" w:space="0" w:color="auto"/>
        <w:right w:val="none" w:sz="0" w:space="0" w:color="auto"/>
      </w:divBdr>
    </w:div>
    <w:div w:id="497813131">
      <w:bodyDiv w:val="1"/>
      <w:marLeft w:val="0"/>
      <w:marRight w:val="0"/>
      <w:marTop w:val="0"/>
      <w:marBottom w:val="0"/>
      <w:divBdr>
        <w:top w:val="none" w:sz="0" w:space="0" w:color="auto"/>
        <w:left w:val="none" w:sz="0" w:space="0" w:color="auto"/>
        <w:bottom w:val="none" w:sz="0" w:space="0" w:color="auto"/>
        <w:right w:val="none" w:sz="0" w:space="0" w:color="auto"/>
      </w:divBdr>
    </w:div>
    <w:div w:id="497814550">
      <w:bodyDiv w:val="1"/>
      <w:marLeft w:val="0"/>
      <w:marRight w:val="0"/>
      <w:marTop w:val="0"/>
      <w:marBottom w:val="0"/>
      <w:divBdr>
        <w:top w:val="none" w:sz="0" w:space="0" w:color="auto"/>
        <w:left w:val="none" w:sz="0" w:space="0" w:color="auto"/>
        <w:bottom w:val="none" w:sz="0" w:space="0" w:color="auto"/>
        <w:right w:val="none" w:sz="0" w:space="0" w:color="auto"/>
      </w:divBdr>
    </w:div>
    <w:div w:id="497886406">
      <w:bodyDiv w:val="1"/>
      <w:marLeft w:val="0"/>
      <w:marRight w:val="0"/>
      <w:marTop w:val="0"/>
      <w:marBottom w:val="0"/>
      <w:divBdr>
        <w:top w:val="none" w:sz="0" w:space="0" w:color="auto"/>
        <w:left w:val="none" w:sz="0" w:space="0" w:color="auto"/>
        <w:bottom w:val="none" w:sz="0" w:space="0" w:color="auto"/>
        <w:right w:val="none" w:sz="0" w:space="0" w:color="auto"/>
      </w:divBdr>
    </w:div>
    <w:div w:id="497959643">
      <w:bodyDiv w:val="1"/>
      <w:marLeft w:val="0"/>
      <w:marRight w:val="0"/>
      <w:marTop w:val="0"/>
      <w:marBottom w:val="0"/>
      <w:divBdr>
        <w:top w:val="none" w:sz="0" w:space="0" w:color="auto"/>
        <w:left w:val="none" w:sz="0" w:space="0" w:color="auto"/>
        <w:bottom w:val="none" w:sz="0" w:space="0" w:color="auto"/>
        <w:right w:val="none" w:sz="0" w:space="0" w:color="auto"/>
      </w:divBdr>
    </w:div>
    <w:div w:id="497967241">
      <w:bodyDiv w:val="1"/>
      <w:marLeft w:val="0"/>
      <w:marRight w:val="0"/>
      <w:marTop w:val="0"/>
      <w:marBottom w:val="0"/>
      <w:divBdr>
        <w:top w:val="none" w:sz="0" w:space="0" w:color="auto"/>
        <w:left w:val="none" w:sz="0" w:space="0" w:color="auto"/>
        <w:bottom w:val="none" w:sz="0" w:space="0" w:color="auto"/>
        <w:right w:val="none" w:sz="0" w:space="0" w:color="auto"/>
      </w:divBdr>
    </w:div>
    <w:div w:id="497968046">
      <w:bodyDiv w:val="1"/>
      <w:marLeft w:val="0"/>
      <w:marRight w:val="0"/>
      <w:marTop w:val="0"/>
      <w:marBottom w:val="0"/>
      <w:divBdr>
        <w:top w:val="none" w:sz="0" w:space="0" w:color="auto"/>
        <w:left w:val="none" w:sz="0" w:space="0" w:color="auto"/>
        <w:bottom w:val="none" w:sz="0" w:space="0" w:color="auto"/>
        <w:right w:val="none" w:sz="0" w:space="0" w:color="auto"/>
      </w:divBdr>
    </w:div>
    <w:div w:id="498155091">
      <w:bodyDiv w:val="1"/>
      <w:marLeft w:val="0"/>
      <w:marRight w:val="0"/>
      <w:marTop w:val="0"/>
      <w:marBottom w:val="0"/>
      <w:divBdr>
        <w:top w:val="none" w:sz="0" w:space="0" w:color="auto"/>
        <w:left w:val="none" w:sz="0" w:space="0" w:color="auto"/>
        <w:bottom w:val="none" w:sz="0" w:space="0" w:color="auto"/>
        <w:right w:val="none" w:sz="0" w:space="0" w:color="auto"/>
      </w:divBdr>
    </w:div>
    <w:div w:id="498352103">
      <w:bodyDiv w:val="1"/>
      <w:marLeft w:val="0"/>
      <w:marRight w:val="0"/>
      <w:marTop w:val="0"/>
      <w:marBottom w:val="0"/>
      <w:divBdr>
        <w:top w:val="none" w:sz="0" w:space="0" w:color="auto"/>
        <w:left w:val="none" w:sz="0" w:space="0" w:color="auto"/>
        <w:bottom w:val="none" w:sz="0" w:space="0" w:color="auto"/>
        <w:right w:val="none" w:sz="0" w:space="0" w:color="auto"/>
      </w:divBdr>
    </w:div>
    <w:div w:id="498540756">
      <w:bodyDiv w:val="1"/>
      <w:marLeft w:val="0"/>
      <w:marRight w:val="0"/>
      <w:marTop w:val="0"/>
      <w:marBottom w:val="0"/>
      <w:divBdr>
        <w:top w:val="none" w:sz="0" w:space="0" w:color="auto"/>
        <w:left w:val="none" w:sz="0" w:space="0" w:color="auto"/>
        <w:bottom w:val="none" w:sz="0" w:space="0" w:color="auto"/>
        <w:right w:val="none" w:sz="0" w:space="0" w:color="auto"/>
      </w:divBdr>
    </w:div>
    <w:div w:id="498737657">
      <w:bodyDiv w:val="1"/>
      <w:marLeft w:val="0"/>
      <w:marRight w:val="0"/>
      <w:marTop w:val="0"/>
      <w:marBottom w:val="0"/>
      <w:divBdr>
        <w:top w:val="none" w:sz="0" w:space="0" w:color="auto"/>
        <w:left w:val="none" w:sz="0" w:space="0" w:color="auto"/>
        <w:bottom w:val="none" w:sz="0" w:space="0" w:color="auto"/>
        <w:right w:val="none" w:sz="0" w:space="0" w:color="auto"/>
      </w:divBdr>
    </w:div>
    <w:div w:id="499007968">
      <w:bodyDiv w:val="1"/>
      <w:marLeft w:val="0"/>
      <w:marRight w:val="0"/>
      <w:marTop w:val="0"/>
      <w:marBottom w:val="0"/>
      <w:divBdr>
        <w:top w:val="none" w:sz="0" w:space="0" w:color="auto"/>
        <w:left w:val="none" w:sz="0" w:space="0" w:color="auto"/>
        <w:bottom w:val="none" w:sz="0" w:space="0" w:color="auto"/>
        <w:right w:val="none" w:sz="0" w:space="0" w:color="auto"/>
      </w:divBdr>
    </w:div>
    <w:div w:id="499584584">
      <w:bodyDiv w:val="1"/>
      <w:marLeft w:val="0"/>
      <w:marRight w:val="0"/>
      <w:marTop w:val="0"/>
      <w:marBottom w:val="0"/>
      <w:divBdr>
        <w:top w:val="none" w:sz="0" w:space="0" w:color="auto"/>
        <w:left w:val="none" w:sz="0" w:space="0" w:color="auto"/>
        <w:bottom w:val="none" w:sz="0" w:space="0" w:color="auto"/>
        <w:right w:val="none" w:sz="0" w:space="0" w:color="auto"/>
      </w:divBdr>
    </w:div>
    <w:div w:id="499737222">
      <w:bodyDiv w:val="1"/>
      <w:marLeft w:val="0"/>
      <w:marRight w:val="0"/>
      <w:marTop w:val="0"/>
      <w:marBottom w:val="0"/>
      <w:divBdr>
        <w:top w:val="none" w:sz="0" w:space="0" w:color="auto"/>
        <w:left w:val="none" w:sz="0" w:space="0" w:color="auto"/>
        <w:bottom w:val="none" w:sz="0" w:space="0" w:color="auto"/>
        <w:right w:val="none" w:sz="0" w:space="0" w:color="auto"/>
      </w:divBdr>
    </w:div>
    <w:div w:id="500046188">
      <w:bodyDiv w:val="1"/>
      <w:marLeft w:val="0"/>
      <w:marRight w:val="0"/>
      <w:marTop w:val="0"/>
      <w:marBottom w:val="0"/>
      <w:divBdr>
        <w:top w:val="none" w:sz="0" w:space="0" w:color="auto"/>
        <w:left w:val="none" w:sz="0" w:space="0" w:color="auto"/>
        <w:bottom w:val="none" w:sz="0" w:space="0" w:color="auto"/>
        <w:right w:val="none" w:sz="0" w:space="0" w:color="auto"/>
      </w:divBdr>
    </w:div>
    <w:div w:id="500119616">
      <w:bodyDiv w:val="1"/>
      <w:marLeft w:val="0"/>
      <w:marRight w:val="0"/>
      <w:marTop w:val="0"/>
      <w:marBottom w:val="0"/>
      <w:divBdr>
        <w:top w:val="none" w:sz="0" w:space="0" w:color="auto"/>
        <w:left w:val="none" w:sz="0" w:space="0" w:color="auto"/>
        <w:bottom w:val="none" w:sz="0" w:space="0" w:color="auto"/>
        <w:right w:val="none" w:sz="0" w:space="0" w:color="auto"/>
      </w:divBdr>
    </w:div>
    <w:div w:id="500122747">
      <w:bodyDiv w:val="1"/>
      <w:marLeft w:val="0"/>
      <w:marRight w:val="0"/>
      <w:marTop w:val="0"/>
      <w:marBottom w:val="0"/>
      <w:divBdr>
        <w:top w:val="none" w:sz="0" w:space="0" w:color="auto"/>
        <w:left w:val="none" w:sz="0" w:space="0" w:color="auto"/>
        <w:bottom w:val="none" w:sz="0" w:space="0" w:color="auto"/>
        <w:right w:val="none" w:sz="0" w:space="0" w:color="auto"/>
      </w:divBdr>
    </w:div>
    <w:div w:id="500195810">
      <w:bodyDiv w:val="1"/>
      <w:marLeft w:val="0"/>
      <w:marRight w:val="0"/>
      <w:marTop w:val="0"/>
      <w:marBottom w:val="0"/>
      <w:divBdr>
        <w:top w:val="none" w:sz="0" w:space="0" w:color="auto"/>
        <w:left w:val="none" w:sz="0" w:space="0" w:color="auto"/>
        <w:bottom w:val="none" w:sz="0" w:space="0" w:color="auto"/>
        <w:right w:val="none" w:sz="0" w:space="0" w:color="auto"/>
      </w:divBdr>
    </w:div>
    <w:div w:id="500387375">
      <w:bodyDiv w:val="1"/>
      <w:marLeft w:val="0"/>
      <w:marRight w:val="0"/>
      <w:marTop w:val="0"/>
      <w:marBottom w:val="0"/>
      <w:divBdr>
        <w:top w:val="none" w:sz="0" w:space="0" w:color="auto"/>
        <w:left w:val="none" w:sz="0" w:space="0" w:color="auto"/>
        <w:bottom w:val="none" w:sz="0" w:space="0" w:color="auto"/>
        <w:right w:val="none" w:sz="0" w:space="0" w:color="auto"/>
      </w:divBdr>
    </w:div>
    <w:div w:id="500388463">
      <w:bodyDiv w:val="1"/>
      <w:marLeft w:val="0"/>
      <w:marRight w:val="0"/>
      <w:marTop w:val="0"/>
      <w:marBottom w:val="0"/>
      <w:divBdr>
        <w:top w:val="none" w:sz="0" w:space="0" w:color="auto"/>
        <w:left w:val="none" w:sz="0" w:space="0" w:color="auto"/>
        <w:bottom w:val="none" w:sz="0" w:space="0" w:color="auto"/>
        <w:right w:val="none" w:sz="0" w:space="0" w:color="auto"/>
      </w:divBdr>
    </w:div>
    <w:div w:id="500660472">
      <w:bodyDiv w:val="1"/>
      <w:marLeft w:val="0"/>
      <w:marRight w:val="0"/>
      <w:marTop w:val="0"/>
      <w:marBottom w:val="0"/>
      <w:divBdr>
        <w:top w:val="none" w:sz="0" w:space="0" w:color="auto"/>
        <w:left w:val="none" w:sz="0" w:space="0" w:color="auto"/>
        <w:bottom w:val="none" w:sz="0" w:space="0" w:color="auto"/>
        <w:right w:val="none" w:sz="0" w:space="0" w:color="auto"/>
      </w:divBdr>
    </w:div>
    <w:div w:id="500782288">
      <w:bodyDiv w:val="1"/>
      <w:marLeft w:val="0"/>
      <w:marRight w:val="0"/>
      <w:marTop w:val="0"/>
      <w:marBottom w:val="0"/>
      <w:divBdr>
        <w:top w:val="none" w:sz="0" w:space="0" w:color="auto"/>
        <w:left w:val="none" w:sz="0" w:space="0" w:color="auto"/>
        <w:bottom w:val="none" w:sz="0" w:space="0" w:color="auto"/>
        <w:right w:val="none" w:sz="0" w:space="0" w:color="auto"/>
      </w:divBdr>
    </w:div>
    <w:div w:id="501050257">
      <w:bodyDiv w:val="1"/>
      <w:marLeft w:val="0"/>
      <w:marRight w:val="0"/>
      <w:marTop w:val="0"/>
      <w:marBottom w:val="0"/>
      <w:divBdr>
        <w:top w:val="none" w:sz="0" w:space="0" w:color="auto"/>
        <w:left w:val="none" w:sz="0" w:space="0" w:color="auto"/>
        <w:bottom w:val="none" w:sz="0" w:space="0" w:color="auto"/>
        <w:right w:val="none" w:sz="0" w:space="0" w:color="auto"/>
      </w:divBdr>
    </w:div>
    <w:div w:id="501236281">
      <w:bodyDiv w:val="1"/>
      <w:marLeft w:val="0"/>
      <w:marRight w:val="0"/>
      <w:marTop w:val="0"/>
      <w:marBottom w:val="0"/>
      <w:divBdr>
        <w:top w:val="none" w:sz="0" w:space="0" w:color="auto"/>
        <w:left w:val="none" w:sz="0" w:space="0" w:color="auto"/>
        <w:bottom w:val="none" w:sz="0" w:space="0" w:color="auto"/>
        <w:right w:val="none" w:sz="0" w:space="0" w:color="auto"/>
      </w:divBdr>
    </w:div>
    <w:div w:id="501433921">
      <w:bodyDiv w:val="1"/>
      <w:marLeft w:val="0"/>
      <w:marRight w:val="0"/>
      <w:marTop w:val="0"/>
      <w:marBottom w:val="0"/>
      <w:divBdr>
        <w:top w:val="none" w:sz="0" w:space="0" w:color="auto"/>
        <w:left w:val="none" w:sz="0" w:space="0" w:color="auto"/>
        <w:bottom w:val="none" w:sz="0" w:space="0" w:color="auto"/>
        <w:right w:val="none" w:sz="0" w:space="0" w:color="auto"/>
      </w:divBdr>
    </w:div>
    <w:div w:id="501554378">
      <w:bodyDiv w:val="1"/>
      <w:marLeft w:val="0"/>
      <w:marRight w:val="0"/>
      <w:marTop w:val="0"/>
      <w:marBottom w:val="0"/>
      <w:divBdr>
        <w:top w:val="none" w:sz="0" w:space="0" w:color="auto"/>
        <w:left w:val="none" w:sz="0" w:space="0" w:color="auto"/>
        <w:bottom w:val="none" w:sz="0" w:space="0" w:color="auto"/>
        <w:right w:val="none" w:sz="0" w:space="0" w:color="auto"/>
      </w:divBdr>
    </w:div>
    <w:div w:id="501554753">
      <w:bodyDiv w:val="1"/>
      <w:marLeft w:val="0"/>
      <w:marRight w:val="0"/>
      <w:marTop w:val="0"/>
      <w:marBottom w:val="0"/>
      <w:divBdr>
        <w:top w:val="none" w:sz="0" w:space="0" w:color="auto"/>
        <w:left w:val="none" w:sz="0" w:space="0" w:color="auto"/>
        <w:bottom w:val="none" w:sz="0" w:space="0" w:color="auto"/>
        <w:right w:val="none" w:sz="0" w:space="0" w:color="auto"/>
      </w:divBdr>
    </w:div>
    <w:div w:id="501706705">
      <w:bodyDiv w:val="1"/>
      <w:marLeft w:val="0"/>
      <w:marRight w:val="0"/>
      <w:marTop w:val="0"/>
      <w:marBottom w:val="0"/>
      <w:divBdr>
        <w:top w:val="none" w:sz="0" w:space="0" w:color="auto"/>
        <w:left w:val="none" w:sz="0" w:space="0" w:color="auto"/>
        <w:bottom w:val="none" w:sz="0" w:space="0" w:color="auto"/>
        <w:right w:val="none" w:sz="0" w:space="0" w:color="auto"/>
      </w:divBdr>
    </w:div>
    <w:div w:id="502015405">
      <w:bodyDiv w:val="1"/>
      <w:marLeft w:val="0"/>
      <w:marRight w:val="0"/>
      <w:marTop w:val="0"/>
      <w:marBottom w:val="0"/>
      <w:divBdr>
        <w:top w:val="none" w:sz="0" w:space="0" w:color="auto"/>
        <w:left w:val="none" w:sz="0" w:space="0" w:color="auto"/>
        <w:bottom w:val="none" w:sz="0" w:space="0" w:color="auto"/>
        <w:right w:val="none" w:sz="0" w:space="0" w:color="auto"/>
      </w:divBdr>
    </w:div>
    <w:div w:id="502211337">
      <w:bodyDiv w:val="1"/>
      <w:marLeft w:val="0"/>
      <w:marRight w:val="0"/>
      <w:marTop w:val="0"/>
      <w:marBottom w:val="0"/>
      <w:divBdr>
        <w:top w:val="none" w:sz="0" w:space="0" w:color="auto"/>
        <w:left w:val="none" w:sz="0" w:space="0" w:color="auto"/>
        <w:bottom w:val="none" w:sz="0" w:space="0" w:color="auto"/>
        <w:right w:val="none" w:sz="0" w:space="0" w:color="auto"/>
      </w:divBdr>
    </w:div>
    <w:div w:id="502399860">
      <w:bodyDiv w:val="1"/>
      <w:marLeft w:val="0"/>
      <w:marRight w:val="0"/>
      <w:marTop w:val="0"/>
      <w:marBottom w:val="0"/>
      <w:divBdr>
        <w:top w:val="none" w:sz="0" w:space="0" w:color="auto"/>
        <w:left w:val="none" w:sz="0" w:space="0" w:color="auto"/>
        <w:bottom w:val="none" w:sz="0" w:space="0" w:color="auto"/>
        <w:right w:val="none" w:sz="0" w:space="0" w:color="auto"/>
      </w:divBdr>
    </w:div>
    <w:div w:id="502625600">
      <w:bodyDiv w:val="1"/>
      <w:marLeft w:val="0"/>
      <w:marRight w:val="0"/>
      <w:marTop w:val="0"/>
      <w:marBottom w:val="0"/>
      <w:divBdr>
        <w:top w:val="none" w:sz="0" w:space="0" w:color="auto"/>
        <w:left w:val="none" w:sz="0" w:space="0" w:color="auto"/>
        <w:bottom w:val="none" w:sz="0" w:space="0" w:color="auto"/>
        <w:right w:val="none" w:sz="0" w:space="0" w:color="auto"/>
      </w:divBdr>
    </w:div>
    <w:div w:id="502819090">
      <w:bodyDiv w:val="1"/>
      <w:marLeft w:val="0"/>
      <w:marRight w:val="0"/>
      <w:marTop w:val="0"/>
      <w:marBottom w:val="0"/>
      <w:divBdr>
        <w:top w:val="none" w:sz="0" w:space="0" w:color="auto"/>
        <w:left w:val="none" w:sz="0" w:space="0" w:color="auto"/>
        <w:bottom w:val="none" w:sz="0" w:space="0" w:color="auto"/>
        <w:right w:val="none" w:sz="0" w:space="0" w:color="auto"/>
      </w:divBdr>
    </w:div>
    <w:div w:id="502861041">
      <w:bodyDiv w:val="1"/>
      <w:marLeft w:val="0"/>
      <w:marRight w:val="0"/>
      <w:marTop w:val="0"/>
      <w:marBottom w:val="0"/>
      <w:divBdr>
        <w:top w:val="none" w:sz="0" w:space="0" w:color="auto"/>
        <w:left w:val="none" w:sz="0" w:space="0" w:color="auto"/>
        <w:bottom w:val="none" w:sz="0" w:space="0" w:color="auto"/>
        <w:right w:val="none" w:sz="0" w:space="0" w:color="auto"/>
      </w:divBdr>
    </w:div>
    <w:div w:id="502864264">
      <w:bodyDiv w:val="1"/>
      <w:marLeft w:val="0"/>
      <w:marRight w:val="0"/>
      <w:marTop w:val="0"/>
      <w:marBottom w:val="0"/>
      <w:divBdr>
        <w:top w:val="none" w:sz="0" w:space="0" w:color="auto"/>
        <w:left w:val="none" w:sz="0" w:space="0" w:color="auto"/>
        <w:bottom w:val="none" w:sz="0" w:space="0" w:color="auto"/>
        <w:right w:val="none" w:sz="0" w:space="0" w:color="auto"/>
      </w:divBdr>
    </w:div>
    <w:div w:id="503055113">
      <w:bodyDiv w:val="1"/>
      <w:marLeft w:val="0"/>
      <w:marRight w:val="0"/>
      <w:marTop w:val="0"/>
      <w:marBottom w:val="0"/>
      <w:divBdr>
        <w:top w:val="none" w:sz="0" w:space="0" w:color="auto"/>
        <w:left w:val="none" w:sz="0" w:space="0" w:color="auto"/>
        <w:bottom w:val="none" w:sz="0" w:space="0" w:color="auto"/>
        <w:right w:val="none" w:sz="0" w:space="0" w:color="auto"/>
      </w:divBdr>
    </w:div>
    <w:div w:id="503083531">
      <w:bodyDiv w:val="1"/>
      <w:marLeft w:val="0"/>
      <w:marRight w:val="0"/>
      <w:marTop w:val="0"/>
      <w:marBottom w:val="0"/>
      <w:divBdr>
        <w:top w:val="none" w:sz="0" w:space="0" w:color="auto"/>
        <w:left w:val="none" w:sz="0" w:space="0" w:color="auto"/>
        <w:bottom w:val="none" w:sz="0" w:space="0" w:color="auto"/>
        <w:right w:val="none" w:sz="0" w:space="0" w:color="auto"/>
      </w:divBdr>
    </w:div>
    <w:div w:id="503202946">
      <w:bodyDiv w:val="1"/>
      <w:marLeft w:val="0"/>
      <w:marRight w:val="0"/>
      <w:marTop w:val="0"/>
      <w:marBottom w:val="0"/>
      <w:divBdr>
        <w:top w:val="none" w:sz="0" w:space="0" w:color="auto"/>
        <w:left w:val="none" w:sz="0" w:space="0" w:color="auto"/>
        <w:bottom w:val="none" w:sz="0" w:space="0" w:color="auto"/>
        <w:right w:val="none" w:sz="0" w:space="0" w:color="auto"/>
      </w:divBdr>
    </w:div>
    <w:div w:id="503319648">
      <w:bodyDiv w:val="1"/>
      <w:marLeft w:val="0"/>
      <w:marRight w:val="0"/>
      <w:marTop w:val="0"/>
      <w:marBottom w:val="0"/>
      <w:divBdr>
        <w:top w:val="none" w:sz="0" w:space="0" w:color="auto"/>
        <w:left w:val="none" w:sz="0" w:space="0" w:color="auto"/>
        <w:bottom w:val="none" w:sz="0" w:space="0" w:color="auto"/>
        <w:right w:val="none" w:sz="0" w:space="0" w:color="auto"/>
      </w:divBdr>
    </w:div>
    <w:div w:id="503320934">
      <w:bodyDiv w:val="1"/>
      <w:marLeft w:val="0"/>
      <w:marRight w:val="0"/>
      <w:marTop w:val="0"/>
      <w:marBottom w:val="0"/>
      <w:divBdr>
        <w:top w:val="none" w:sz="0" w:space="0" w:color="auto"/>
        <w:left w:val="none" w:sz="0" w:space="0" w:color="auto"/>
        <w:bottom w:val="none" w:sz="0" w:space="0" w:color="auto"/>
        <w:right w:val="none" w:sz="0" w:space="0" w:color="auto"/>
      </w:divBdr>
    </w:div>
    <w:div w:id="503325419">
      <w:bodyDiv w:val="1"/>
      <w:marLeft w:val="0"/>
      <w:marRight w:val="0"/>
      <w:marTop w:val="0"/>
      <w:marBottom w:val="0"/>
      <w:divBdr>
        <w:top w:val="none" w:sz="0" w:space="0" w:color="auto"/>
        <w:left w:val="none" w:sz="0" w:space="0" w:color="auto"/>
        <w:bottom w:val="none" w:sz="0" w:space="0" w:color="auto"/>
        <w:right w:val="none" w:sz="0" w:space="0" w:color="auto"/>
      </w:divBdr>
    </w:div>
    <w:div w:id="503474458">
      <w:bodyDiv w:val="1"/>
      <w:marLeft w:val="0"/>
      <w:marRight w:val="0"/>
      <w:marTop w:val="0"/>
      <w:marBottom w:val="0"/>
      <w:divBdr>
        <w:top w:val="none" w:sz="0" w:space="0" w:color="auto"/>
        <w:left w:val="none" w:sz="0" w:space="0" w:color="auto"/>
        <w:bottom w:val="none" w:sz="0" w:space="0" w:color="auto"/>
        <w:right w:val="none" w:sz="0" w:space="0" w:color="auto"/>
      </w:divBdr>
    </w:div>
    <w:div w:id="503477441">
      <w:bodyDiv w:val="1"/>
      <w:marLeft w:val="0"/>
      <w:marRight w:val="0"/>
      <w:marTop w:val="0"/>
      <w:marBottom w:val="0"/>
      <w:divBdr>
        <w:top w:val="none" w:sz="0" w:space="0" w:color="auto"/>
        <w:left w:val="none" w:sz="0" w:space="0" w:color="auto"/>
        <w:bottom w:val="none" w:sz="0" w:space="0" w:color="auto"/>
        <w:right w:val="none" w:sz="0" w:space="0" w:color="auto"/>
      </w:divBdr>
    </w:div>
    <w:div w:id="503521144">
      <w:bodyDiv w:val="1"/>
      <w:marLeft w:val="0"/>
      <w:marRight w:val="0"/>
      <w:marTop w:val="0"/>
      <w:marBottom w:val="0"/>
      <w:divBdr>
        <w:top w:val="none" w:sz="0" w:space="0" w:color="auto"/>
        <w:left w:val="none" w:sz="0" w:space="0" w:color="auto"/>
        <w:bottom w:val="none" w:sz="0" w:space="0" w:color="auto"/>
        <w:right w:val="none" w:sz="0" w:space="0" w:color="auto"/>
      </w:divBdr>
    </w:div>
    <w:div w:id="503545290">
      <w:bodyDiv w:val="1"/>
      <w:marLeft w:val="0"/>
      <w:marRight w:val="0"/>
      <w:marTop w:val="0"/>
      <w:marBottom w:val="0"/>
      <w:divBdr>
        <w:top w:val="none" w:sz="0" w:space="0" w:color="auto"/>
        <w:left w:val="none" w:sz="0" w:space="0" w:color="auto"/>
        <w:bottom w:val="none" w:sz="0" w:space="0" w:color="auto"/>
        <w:right w:val="none" w:sz="0" w:space="0" w:color="auto"/>
      </w:divBdr>
    </w:div>
    <w:div w:id="503932474">
      <w:bodyDiv w:val="1"/>
      <w:marLeft w:val="0"/>
      <w:marRight w:val="0"/>
      <w:marTop w:val="0"/>
      <w:marBottom w:val="0"/>
      <w:divBdr>
        <w:top w:val="none" w:sz="0" w:space="0" w:color="auto"/>
        <w:left w:val="none" w:sz="0" w:space="0" w:color="auto"/>
        <w:bottom w:val="none" w:sz="0" w:space="0" w:color="auto"/>
        <w:right w:val="none" w:sz="0" w:space="0" w:color="auto"/>
      </w:divBdr>
    </w:div>
    <w:div w:id="503982985">
      <w:bodyDiv w:val="1"/>
      <w:marLeft w:val="0"/>
      <w:marRight w:val="0"/>
      <w:marTop w:val="0"/>
      <w:marBottom w:val="0"/>
      <w:divBdr>
        <w:top w:val="none" w:sz="0" w:space="0" w:color="auto"/>
        <w:left w:val="none" w:sz="0" w:space="0" w:color="auto"/>
        <w:bottom w:val="none" w:sz="0" w:space="0" w:color="auto"/>
        <w:right w:val="none" w:sz="0" w:space="0" w:color="auto"/>
      </w:divBdr>
    </w:div>
    <w:div w:id="504057280">
      <w:bodyDiv w:val="1"/>
      <w:marLeft w:val="0"/>
      <w:marRight w:val="0"/>
      <w:marTop w:val="0"/>
      <w:marBottom w:val="0"/>
      <w:divBdr>
        <w:top w:val="none" w:sz="0" w:space="0" w:color="auto"/>
        <w:left w:val="none" w:sz="0" w:space="0" w:color="auto"/>
        <w:bottom w:val="none" w:sz="0" w:space="0" w:color="auto"/>
        <w:right w:val="none" w:sz="0" w:space="0" w:color="auto"/>
      </w:divBdr>
    </w:div>
    <w:div w:id="504129731">
      <w:bodyDiv w:val="1"/>
      <w:marLeft w:val="0"/>
      <w:marRight w:val="0"/>
      <w:marTop w:val="0"/>
      <w:marBottom w:val="0"/>
      <w:divBdr>
        <w:top w:val="none" w:sz="0" w:space="0" w:color="auto"/>
        <w:left w:val="none" w:sz="0" w:space="0" w:color="auto"/>
        <w:bottom w:val="none" w:sz="0" w:space="0" w:color="auto"/>
        <w:right w:val="none" w:sz="0" w:space="0" w:color="auto"/>
      </w:divBdr>
    </w:div>
    <w:div w:id="504131894">
      <w:bodyDiv w:val="1"/>
      <w:marLeft w:val="0"/>
      <w:marRight w:val="0"/>
      <w:marTop w:val="0"/>
      <w:marBottom w:val="0"/>
      <w:divBdr>
        <w:top w:val="none" w:sz="0" w:space="0" w:color="auto"/>
        <w:left w:val="none" w:sz="0" w:space="0" w:color="auto"/>
        <w:bottom w:val="none" w:sz="0" w:space="0" w:color="auto"/>
        <w:right w:val="none" w:sz="0" w:space="0" w:color="auto"/>
      </w:divBdr>
    </w:div>
    <w:div w:id="504169927">
      <w:bodyDiv w:val="1"/>
      <w:marLeft w:val="0"/>
      <w:marRight w:val="0"/>
      <w:marTop w:val="0"/>
      <w:marBottom w:val="0"/>
      <w:divBdr>
        <w:top w:val="none" w:sz="0" w:space="0" w:color="auto"/>
        <w:left w:val="none" w:sz="0" w:space="0" w:color="auto"/>
        <w:bottom w:val="none" w:sz="0" w:space="0" w:color="auto"/>
        <w:right w:val="none" w:sz="0" w:space="0" w:color="auto"/>
      </w:divBdr>
    </w:div>
    <w:div w:id="504243913">
      <w:bodyDiv w:val="1"/>
      <w:marLeft w:val="0"/>
      <w:marRight w:val="0"/>
      <w:marTop w:val="0"/>
      <w:marBottom w:val="0"/>
      <w:divBdr>
        <w:top w:val="none" w:sz="0" w:space="0" w:color="auto"/>
        <w:left w:val="none" w:sz="0" w:space="0" w:color="auto"/>
        <w:bottom w:val="none" w:sz="0" w:space="0" w:color="auto"/>
        <w:right w:val="none" w:sz="0" w:space="0" w:color="auto"/>
      </w:divBdr>
    </w:div>
    <w:div w:id="504366729">
      <w:bodyDiv w:val="1"/>
      <w:marLeft w:val="0"/>
      <w:marRight w:val="0"/>
      <w:marTop w:val="0"/>
      <w:marBottom w:val="0"/>
      <w:divBdr>
        <w:top w:val="none" w:sz="0" w:space="0" w:color="auto"/>
        <w:left w:val="none" w:sz="0" w:space="0" w:color="auto"/>
        <w:bottom w:val="none" w:sz="0" w:space="0" w:color="auto"/>
        <w:right w:val="none" w:sz="0" w:space="0" w:color="auto"/>
      </w:divBdr>
    </w:div>
    <w:div w:id="504631038">
      <w:bodyDiv w:val="1"/>
      <w:marLeft w:val="0"/>
      <w:marRight w:val="0"/>
      <w:marTop w:val="0"/>
      <w:marBottom w:val="0"/>
      <w:divBdr>
        <w:top w:val="none" w:sz="0" w:space="0" w:color="auto"/>
        <w:left w:val="none" w:sz="0" w:space="0" w:color="auto"/>
        <w:bottom w:val="none" w:sz="0" w:space="0" w:color="auto"/>
        <w:right w:val="none" w:sz="0" w:space="0" w:color="auto"/>
      </w:divBdr>
    </w:div>
    <w:div w:id="504637417">
      <w:bodyDiv w:val="1"/>
      <w:marLeft w:val="0"/>
      <w:marRight w:val="0"/>
      <w:marTop w:val="0"/>
      <w:marBottom w:val="0"/>
      <w:divBdr>
        <w:top w:val="none" w:sz="0" w:space="0" w:color="auto"/>
        <w:left w:val="none" w:sz="0" w:space="0" w:color="auto"/>
        <w:bottom w:val="none" w:sz="0" w:space="0" w:color="auto"/>
        <w:right w:val="none" w:sz="0" w:space="0" w:color="auto"/>
      </w:divBdr>
    </w:div>
    <w:div w:id="504713536">
      <w:bodyDiv w:val="1"/>
      <w:marLeft w:val="0"/>
      <w:marRight w:val="0"/>
      <w:marTop w:val="0"/>
      <w:marBottom w:val="0"/>
      <w:divBdr>
        <w:top w:val="none" w:sz="0" w:space="0" w:color="auto"/>
        <w:left w:val="none" w:sz="0" w:space="0" w:color="auto"/>
        <w:bottom w:val="none" w:sz="0" w:space="0" w:color="auto"/>
        <w:right w:val="none" w:sz="0" w:space="0" w:color="auto"/>
      </w:divBdr>
    </w:div>
    <w:div w:id="504786230">
      <w:bodyDiv w:val="1"/>
      <w:marLeft w:val="0"/>
      <w:marRight w:val="0"/>
      <w:marTop w:val="0"/>
      <w:marBottom w:val="0"/>
      <w:divBdr>
        <w:top w:val="none" w:sz="0" w:space="0" w:color="auto"/>
        <w:left w:val="none" w:sz="0" w:space="0" w:color="auto"/>
        <w:bottom w:val="none" w:sz="0" w:space="0" w:color="auto"/>
        <w:right w:val="none" w:sz="0" w:space="0" w:color="auto"/>
      </w:divBdr>
    </w:div>
    <w:div w:id="504789348">
      <w:bodyDiv w:val="1"/>
      <w:marLeft w:val="0"/>
      <w:marRight w:val="0"/>
      <w:marTop w:val="0"/>
      <w:marBottom w:val="0"/>
      <w:divBdr>
        <w:top w:val="none" w:sz="0" w:space="0" w:color="auto"/>
        <w:left w:val="none" w:sz="0" w:space="0" w:color="auto"/>
        <w:bottom w:val="none" w:sz="0" w:space="0" w:color="auto"/>
        <w:right w:val="none" w:sz="0" w:space="0" w:color="auto"/>
      </w:divBdr>
    </w:div>
    <w:div w:id="504831101">
      <w:bodyDiv w:val="1"/>
      <w:marLeft w:val="0"/>
      <w:marRight w:val="0"/>
      <w:marTop w:val="0"/>
      <w:marBottom w:val="0"/>
      <w:divBdr>
        <w:top w:val="none" w:sz="0" w:space="0" w:color="auto"/>
        <w:left w:val="none" w:sz="0" w:space="0" w:color="auto"/>
        <w:bottom w:val="none" w:sz="0" w:space="0" w:color="auto"/>
        <w:right w:val="none" w:sz="0" w:space="0" w:color="auto"/>
      </w:divBdr>
    </w:div>
    <w:div w:id="504899321">
      <w:bodyDiv w:val="1"/>
      <w:marLeft w:val="0"/>
      <w:marRight w:val="0"/>
      <w:marTop w:val="0"/>
      <w:marBottom w:val="0"/>
      <w:divBdr>
        <w:top w:val="none" w:sz="0" w:space="0" w:color="auto"/>
        <w:left w:val="none" w:sz="0" w:space="0" w:color="auto"/>
        <w:bottom w:val="none" w:sz="0" w:space="0" w:color="auto"/>
        <w:right w:val="none" w:sz="0" w:space="0" w:color="auto"/>
      </w:divBdr>
    </w:div>
    <w:div w:id="504904752">
      <w:bodyDiv w:val="1"/>
      <w:marLeft w:val="0"/>
      <w:marRight w:val="0"/>
      <w:marTop w:val="0"/>
      <w:marBottom w:val="0"/>
      <w:divBdr>
        <w:top w:val="none" w:sz="0" w:space="0" w:color="auto"/>
        <w:left w:val="none" w:sz="0" w:space="0" w:color="auto"/>
        <w:bottom w:val="none" w:sz="0" w:space="0" w:color="auto"/>
        <w:right w:val="none" w:sz="0" w:space="0" w:color="auto"/>
      </w:divBdr>
    </w:div>
    <w:div w:id="505172769">
      <w:bodyDiv w:val="1"/>
      <w:marLeft w:val="0"/>
      <w:marRight w:val="0"/>
      <w:marTop w:val="0"/>
      <w:marBottom w:val="0"/>
      <w:divBdr>
        <w:top w:val="none" w:sz="0" w:space="0" w:color="auto"/>
        <w:left w:val="none" w:sz="0" w:space="0" w:color="auto"/>
        <w:bottom w:val="none" w:sz="0" w:space="0" w:color="auto"/>
        <w:right w:val="none" w:sz="0" w:space="0" w:color="auto"/>
      </w:divBdr>
    </w:div>
    <w:div w:id="505245449">
      <w:bodyDiv w:val="1"/>
      <w:marLeft w:val="0"/>
      <w:marRight w:val="0"/>
      <w:marTop w:val="0"/>
      <w:marBottom w:val="0"/>
      <w:divBdr>
        <w:top w:val="none" w:sz="0" w:space="0" w:color="auto"/>
        <w:left w:val="none" w:sz="0" w:space="0" w:color="auto"/>
        <w:bottom w:val="none" w:sz="0" w:space="0" w:color="auto"/>
        <w:right w:val="none" w:sz="0" w:space="0" w:color="auto"/>
      </w:divBdr>
    </w:div>
    <w:div w:id="505248583">
      <w:bodyDiv w:val="1"/>
      <w:marLeft w:val="0"/>
      <w:marRight w:val="0"/>
      <w:marTop w:val="0"/>
      <w:marBottom w:val="0"/>
      <w:divBdr>
        <w:top w:val="none" w:sz="0" w:space="0" w:color="auto"/>
        <w:left w:val="none" w:sz="0" w:space="0" w:color="auto"/>
        <w:bottom w:val="none" w:sz="0" w:space="0" w:color="auto"/>
        <w:right w:val="none" w:sz="0" w:space="0" w:color="auto"/>
      </w:divBdr>
    </w:div>
    <w:div w:id="505437256">
      <w:bodyDiv w:val="1"/>
      <w:marLeft w:val="0"/>
      <w:marRight w:val="0"/>
      <w:marTop w:val="0"/>
      <w:marBottom w:val="0"/>
      <w:divBdr>
        <w:top w:val="none" w:sz="0" w:space="0" w:color="auto"/>
        <w:left w:val="none" w:sz="0" w:space="0" w:color="auto"/>
        <w:bottom w:val="none" w:sz="0" w:space="0" w:color="auto"/>
        <w:right w:val="none" w:sz="0" w:space="0" w:color="auto"/>
      </w:divBdr>
    </w:div>
    <w:div w:id="505487023">
      <w:bodyDiv w:val="1"/>
      <w:marLeft w:val="0"/>
      <w:marRight w:val="0"/>
      <w:marTop w:val="0"/>
      <w:marBottom w:val="0"/>
      <w:divBdr>
        <w:top w:val="none" w:sz="0" w:space="0" w:color="auto"/>
        <w:left w:val="none" w:sz="0" w:space="0" w:color="auto"/>
        <w:bottom w:val="none" w:sz="0" w:space="0" w:color="auto"/>
        <w:right w:val="none" w:sz="0" w:space="0" w:color="auto"/>
      </w:divBdr>
    </w:div>
    <w:div w:id="505487517">
      <w:bodyDiv w:val="1"/>
      <w:marLeft w:val="0"/>
      <w:marRight w:val="0"/>
      <w:marTop w:val="0"/>
      <w:marBottom w:val="0"/>
      <w:divBdr>
        <w:top w:val="none" w:sz="0" w:space="0" w:color="auto"/>
        <w:left w:val="none" w:sz="0" w:space="0" w:color="auto"/>
        <w:bottom w:val="none" w:sz="0" w:space="0" w:color="auto"/>
        <w:right w:val="none" w:sz="0" w:space="0" w:color="auto"/>
      </w:divBdr>
    </w:div>
    <w:div w:id="505899887">
      <w:bodyDiv w:val="1"/>
      <w:marLeft w:val="0"/>
      <w:marRight w:val="0"/>
      <w:marTop w:val="0"/>
      <w:marBottom w:val="0"/>
      <w:divBdr>
        <w:top w:val="none" w:sz="0" w:space="0" w:color="auto"/>
        <w:left w:val="none" w:sz="0" w:space="0" w:color="auto"/>
        <w:bottom w:val="none" w:sz="0" w:space="0" w:color="auto"/>
        <w:right w:val="none" w:sz="0" w:space="0" w:color="auto"/>
      </w:divBdr>
    </w:div>
    <w:div w:id="506023246">
      <w:bodyDiv w:val="1"/>
      <w:marLeft w:val="0"/>
      <w:marRight w:val="0"/>
      <w:marTop w:val="0"/>
      <w:marBottom w:val="0"/>
      <w:divBdr>
        <w:top w:val="none" w:sz="0" w:space="0" w:color="auto"/>
        <w:left w:val="none" w:sz="0" w:space="0" w:color="auto"/>
        <w:bottom w:val="none" w:sz="0" w:space="0" w:color="auto"/>
        <w:right w:val="none" w:sz="0" w:space="0" w:color="auto"/>
      </w:divBdr>
    </w:div>
    <w:div w:id="506093779">
      <w:bodyDiv w:val="1"/>
      <w:marLeft w:val="0"/>
      <w:marRight w:val="0"/>
      <w:marTop w:val="0"/>
      <w:marBottom w:val="0"/>
      <w:divBdr>
        <w:top w:val="none" w:sz="0" w:space="0" w:color="auto"/>
        <w:left w:val="none" w:sz="0" w:space="0" w:color="auto"/>
        <w:bottom w:val="none" w:sz="0" w:space="0" w:color="auto"/>
        <w:right w:val="none" w:sz="0" w:space="0" w:color="auto"/>
      </w:divBdr>
    </w:div>
    <w:div w:id="506137695">
      <w:bodyDiv w:val="1"/>
      <w:marLeft w:val="0"/>
      <w:marRight w:val="0"/>
      <w:marTop w:val="0"/>
      <w:marBottom w:val="0"/>
      <w:divBdr>
        <w:top w:val="none" w:sz="0" w:space="0" w:color="auto"/>
        <w:left w:val="none" w:sz="0" w:space="0" w:color="auto"/>
        <w:bottom w:val="none" w:sz="0" w:space="0" w:color="auto"/>
        <w:right w:val="none" w:sz="0" w:space="0" w:color="auto"/>
      </w:divBdr>
    </w:div>
    <w:div w:id="506140710">
      <w:bodyDiv w:val="1"/>
      <w:marLeft w:val="0"/>
      <w:marRight w:val="0"/>
      <w:marTop w:val="0"/>
      <w:marBottom w:val="0"/>
      <w:divBdr>
        <w:top w:val="none" w:sz="0" w:space="0" w:color="auto"/>
        <w:left w:val="none" w:sz="0" w:space="0" w:color="auto"/>
        <w:bottom w:val="none" w:sz="0" w:space="0" w:color="auto"/>
        <w:right w:val="none" w:sz="0" w:space="0" w:color="auto"/>
      </w:divBdr>
    </w:div>
    <w:div w:id="506287398">
      <w:bodyDiv w:val="1"/>
      <w:marLeft w:val="0"/>
      <w:marRight w:val="0"/>
      <w:marTop w:val="0"/>
      <w:marBottom w:val="0"/>
      <w:divBdr>
        <w:top w:val="none" w:sz="0" w:space="0" w:color="auto"/>
        <w:left w:val="none" w:sz="0" w:space="0" w:color="auto"/>
        <w:bottom w:val="none" w:sz="0" w:space="0" w:color="auto"/>
        <w:right w:val="none" w:sz="0" w:space="0" w:color="auto"/>
      </w:divBdr>
    </w:div>
    <w:div w:id="506403520">
      <w:bodyDiv w:val="1"/>
      <w:marLeft w:val="0"/>
      <w:marRight w:val="0"/>
      <w:marTop w:val="0"/>
      <w:marBottom w:val="0"/>
      <w:divBdr>
        <w:top w:val="none" w:sz="0" w:space="0" w:color="auto"/>
        <w:left w:val="none" w:sz="0" w:space="0" w:color="auto"/>
        <w:bottom w:val="none" w:sz="0" w:space="0" w:color="auto"/>
        <w:right w:val="none" w:sz="0" w:space="0" w:color="auto"/>
      </w:divBdr>
    </w:div>
    <w:div w:id="506484210">
      <w:bodyDiv w:val="1"/>
      <w:marLeft w:val="0"/>
      <w:marRight w:val="0"/>
      <w:marTop w:val="0"/>
      <w:marBottom w:val="0"/>
      <w:divBdr>
        <w:top w:val="none" w:sz="0" w:space="0" w:color="auto"/>
        <w:left w:val="none" w:sz="0" w:space="0" w:color="auto"/>
        <w:bottom w:val="none" w:sz="0" w:space="0" w:color="auto"/>
        <w:right w:val="none" w:sz="0" w:space="0" w:color="auto"/>
      </w:divBdr>
    </w:div>
    <w:div w:id="507018139">
      <w:bodyDiv w:val="1"/>
      <w:marLeft w:val="0"/>
      <w:marRight w:val="0"/>
      <w:marTop w:val="0"/>
      <w:marBottom w:val="0"/>
      <w:divBdr>
        <w:top w:val="none" w:sz="0" w:space="0" w:color="auto"/>
        <w:left w:val="none" w:sz="0" w:space="0" w:color="auto"/>
        <w:bottom w:val="none" w:sz="0" w:space="0" w:color="auto"/>
        <w:right w:val="none" w:sz="0" w:space="0" w:color="auto"/>
      </w:divBdr>
    </w:div>
    <w:div w:id="507064874">
      <w:bodyDiv w:val="1"/>
      <w:marLeft w:val="0"/>
      <w:marRight w:val="0"/>
      <w:marTop w:val="0"/>
      <w:marBottom w:val="0"/>
      <w:divBdr>
        <w:top w:val="none" w:sz="0" w:space="0" w:color="auto"/>
        <w:left w:val="none" w:sz="0" w:space="0" w:color="auto"/>
        <w:bottom w:val="none" w:sz="0" w:space="0" w:color="auto"/>
        <w:right w:val="none" w:sz="0" w:space="0" w:color="auto"/>
      </w:divBdr>
    </w:div>
    <w:div w:id="507452027">
      <w:bodyDiv w:val="1"/>
      <w:marLeft w:val="0"/>
      <w:marRight w:val="0"/>
      <w:marTop w:val="0"/>
      <w:marBottom w:val="0"/>
      <w:divBdr>
        <w:top w:val="none" w:sz="0" w:space="0" w:color="auto"/>
        <w:left w:val="none" w:sz="0" w:space="0" w:color="auto"/>
        <w:bottom w:val="none" w:sz="0" w:space="0" w:color="auto"/>
        <w:right w:val="none" w:sz="0" w:space="0" w:color="auto"/>
      </w:divBdr>
    </w:div>
    <w:div w:id="507523280">
      <w:bodyDiv w:val="1"/>
      <w:marLeft w:val="0"/>
      <w:marRight w:val="0"/>
      <w:marTop w:val="0"/>
      <w:marBottom w:val="0"/>
      <w:divBdr>
        <w:top w:val="none" w:sz="0" w:space="0" w:color="auto"/>
        <w:left w:val="none" w:sz="0" w:space="0" w:color="auto"/>
        <w:bottom w:val="none" w:sz="0" w:space="0" w:color="auto"/>
        <w:right w:val="none" w:sz="0" w:space="0" w:color="auto"/>
      </w:divBdr>
    </w:div>
    <w:div w:id="507794875">
      <w:bodyDiv w:val="1"/>
      <w:marLeft w:val="0"/>
      <w:marRight w:val="0"/>
      <w:marTop w:val="0"/>
      <w:marBottom w:val="0"/>
      <w:divBdr>
        <w:top w:val="none" w:sz="0" w:space="0" w:color="auto"/>
        <w:left w:val="none" w:sz="0" w:space="0" w:color="auto"/>
        <w:bottom w:val="none" w:sz="0" w:space="0" w:color="auto"/>
        <w:right w:val="none" w:sz="0" w:space="0" w:color="auto"/>
      </w:divBdr>
    </w:div>
    <w:div w:id="507915442">
      <w:bodyDiv w:val="1"/>
      <w:marLeft w:val="0"/>
      <w:marRight w:val="0"/>
      <w:marTop w:val="0"/>
      <w:marBottom w:val="0"/>
      <w:divBdr>
        <w:top w:val="none" w:sz="0" w:space="0" w:color="auto"/>
        <w:left w:val="none" w:sz="0" w:space="0" w:color="auto"/>
        <w:bottom w:val="none" w:sz="0" w:space="0" w:color="auto"/>
        <w:right w:val="none" w:sz="0" w:space="0" w:color="auto"/>
      </w:divBdr>
    </w:div>
    <w:div w:id="507981934">
      <w:bodyDiv w:val="1"/>
      <w:marLeft w:val="0"/>
      <w:marRight w:val="0"/>
      <w:marTop w:val="0"/>
      <w:marBottom w:val="0"/>
      <w:divBdr>
        <w:top w:val="none" w:sz="0" w:space="0" w:color="auto"/>
        <w:left w:val="none" w:sz="0" w:space="0" w:color="auto"/>
        <w:bottom w:val="none" w:sz="0" w:space="0" w:color="auto"/>
        <w:right w:val="none" w:sz="0" w:space="0" w:color="auto"/>
      </w:divBdr>
    </w:div>
    <w:div w:id="508058895">
      <w:bodyDiv w:val="1"/>
      <w:marLeft w:val="0"/>
      <w:marRight w:val="0"/>
      <w:marTop w:val="0"/>
      <w:marBottom w:val="0"/>
      <w:divBdr>
        <w:top w:val="none" w:sz="0" w:space="0" w:color="auto"/>
        <w:left w:val="none" w:sz="0" w:space="0" w:color="auto"/>
        <w:bottom w:val="none" w:sz="0" w:space="0" w:color="auto"/>
        <w:right w:val="none" w:sz="0" w:space="0" w:color="auto"/>
      </w:divBdr>
    </w:div>
    <w:div w:id="508641803">
      <w:bodyDiv w:val="1"/>
      <w:marLeft w:val="0"/>
      <w:marRight w:val="0"/>
      <w:marTop w:val="0"/>
      <w:marBottom w:val="0"/>
      <w:divBdr>
        <w:top w:val="none" w:sz="0" w:space="0" w:color="auto"/>
        <w:left w:val="none" w:sz="0" w:space="0" w:color="auto"/>
        <w:bottom w:val="none" w:sz="0" w:space="0" w:color="auto"/>
        <w:right w:val="none" w:sz="0" w:space="0" w:color="auto"/>
      </w:divBdr>
    </w:div>
    <w:div w:id="508759596">
      <w:bodyDiv w:val="1"/>
      <w:marLeft w:val="0"/>
      <w:marRight w:val="0"/>
      <w:marTop w:val="0"/>
      <w:marBottom w:val="0"/>
      <w:divBdr>
        <w:top w:val="none" w:sz="0" w:space="0" w:color="auto"/>
        <w:left w:val="none" w:sz="0" w:space="0" w:color="auto"/>
        <w:bottom w:val="none" w:sz="0" w:space="0" w:color="auto"/>
        <w:right w:val="none" w:sz="0" w:space="0" w:color="auto"/>
      </w:divBdr>
    </w:div>
    <w:div w:id="509025446">
      <w:bodyDiv w:val="1"/>
      <w:marLeft w:val="0"/>
      <w:marRight w:val="0"/>
      <w:marTop w:val="0"/>
      <w:marBottom w:val="0"/>
      <w:divBdr>
        <w:top w:val="none" w:sz="0" w:space="0" w:color="auto"/>
        <w:left w:val="none" w:sz="0" w:space="0" w:color="auto"/>
        <w:bottom w:val="none" w:sz="0" w:space="0" w:color="auto"/>
        <w:right w:val="none" w:sz="0" w:space="0" w:color="auto"/>
      </w:divBdr>
    </w:div>
    <w:div w:id="509098540">
      <w:bodyDiv w:val="1"/>
      <w:marLeft w:val="0"/>
      <w:marRight w:val="0"/>
      <w:marTop w:val="0"/>
      <w:marBottom w:val="0"/>
      <w:divBdr>
        <w:top w:val="none" w:sz="0" w:space="0" w:color="auto"/>
        <w:left w:val="none" w:sz="0" w:space="0" w:color="auto"/>
        <w:bottom w:val="none" w:sz="0" w:space="0" w:color="auto"/>
        <w:right w:val="none" w:sz="0" w:space="0" w:color="auto"/>
      </w:divBdr>
    </w:div>
    <w:div w:id="509179233">
      <w:bodyDiv w:val="1"/>
      <w:marLeft w:val="0"/>
      <w:marRight w:val="0"/>
      <w:marTop w:val="0"/>
      <w:marBottom w:val="0"/>
      <w:divBdr>
        <w:top w:val="none" w:sz="0" w:space="0" w:color="auto"/>
        <w:left w:val="none" w:sz="0" w:space="0" w:color="auto"/>
        <w:bottom w:val="none" w:sz="0" w:space="0" w:color="auto"/>
        <w:right w:val="none" w:sz="0" w:space="0" w:color="auto"/>
      </w:divBdr>
    </w:div>
    <w:div w:id="509218657">
      <w:bodyDiv w:val="1"/>
      <w:marLeft w:val="0"/>
      <w:marRight w:val="0"/>
      <w:marTop w:val="0"/>
      <w:marBottom w:val="0"/>
      <w:divBdr>
        <w:top w:val="none" w:sz="0" w:space="0" w:color="auto"/>
        <w:left w:val="none" w:sz="0" w:space="0" w:color="auto"/>
        <w:bottom w:val="none" w:sz="0" w:space="0" w:color="auto"/>
        <w:right w:val="none" w:sz="0" w:space="0" w:color="auto"/>
      </w:divBdr>
    </w:div>
    <w:div w:id="509221857">
      <w:bodyDiv w:val="1"/>
      <w:marLeft w:val="0"/>
      <w:marRight w:val="0"/>
      <w:marTop w:val="0"/>
      <w:marBottom w:val="0"/>
      <w:divBdr>
        <w:top w:val="none" w:sz="0" w:space="0" w:color="auto"/>
        <w:left w:val="none" w:sz="0" w:space="0" w:color="auto"/>
        <w:bottom w:val="none" w:sz="0" w:space="0" w:color="auto"/>
        <w:right w:val="none" w:sz="0" w:space="0" w:color="auto"/>
      </w:divBdr>
    </w:div>
    <w:div w:id="509224190">
      <w:bodyDiv w:val="1"/>
      <w:marLeft w:val="0"/>
      <w:marRight w:val="0"/>
      <w:marTop w:val="0"/>
      <w:marBottom w:val="0"/>
      <w:divBdr>
        <w:top w:val="none" w:sz="0" w:space="0" w:color="auto"/>
        <w:left w:val="none" w:sz="0" w:space="0" w:color="auto"/>
        <w:bottom w:val="none" w:sz="0" w:space="0" w:color="auto"/>
        <w:right w:val="none" w:sz="0" w:space="0" w:color="auto"/>
      </w:divBdr>
    </w:div>
    <w:div w:id="509956404">
      <w:bodyDiv w:val="1"/>
      <w:marLeft w:val="0"/>
      <w:marRight w:val="0"/>
      <w:marTop w:val="0"/>
      <w:marBottom w:val="0"/>
      <w:divBdr>
        <w:top w:val="none" w:sz="0" w:space="0" w:color="auto"/>
        <w:left w:val="none" w:sz="0" w:space="0" w:color="auto"/>
        <w:bottom w:val="none" w:sz="0" w:space="0" w:color="auto"/>
        <w:right w:val="none" w:sz="0" w:space="0" w:color="auto"/>
      </w:divBdr>
    </w:div>
    <w:div w:id="510340724">
      <w:bodyDiv w:val="1"/>
      <w:marLeft w:val="0"/>
      <w:marRight w:val="0"/>
      <w:marTop w:val="0"/>
      <w:marBottom w:val="0"/>
      <w:divBdr>
        <w:top w:val="none" w:sz="0" w:space="0" w:color="auto"/>
        <w:left w:val="none" w:sz="0" w:space="0" w:color="auto"/>
        <w:bottom w:val="none" w:sz="0" w:space="0" w:color="auto"/>
        <w:right w:val="none" w:sz="0" w:space="0" w:color="auto"/>
      </w:divBdr>
    </w:div>
    <w:div w:id="510418418">
      <w:bodyDiv w:val="1"/>
      <w:marLeft w:val="0"/>
      <w:marRight w:val="0"/>
      <w:marTop w:val="0"/>
      <w:marBottom w:val="0"/>
      <w:divBdr>
        <w:top w:val="none" w:sz="0" w:space="0" w:color="auto"/>
        <w:left w:val="none" w:sz="0" w:space="0" w:color="auto"/>
        <w:bottom w:val="none" w:sz="0" w:space="0" w:color="auto"/>
        <w:right w:val="none" w:sz="0" w:space="0" w:color="auto"/>
      </w:divBdr>
    </w:div>
    <w:div w:id="510532151">
      <w:bodyDiv w:val="1"/>
      <w:marLeft w:val="0"/>
      <w:marRight w:val="0"/>
      <w:marTop w:val="0"/>
      <w:marBottom w:val="0"/>
      <w:divBdr>
        <w:top w:val="none" w:sz="0" w:space="0" w:color="auto"/>
        <w:left w:val="none" w:sz="0" w:space="0" w:color="auto"/>
        <w:bottom w:val="none" w:sz="0" w:space="0" w:color="auto"/>
        <w:right w:val="none" w:sz="0" w:space="0" w:color="auto"/>
      </w:divBdr>
    </w:div>
    <w:div w:id="510679682">
      <w:bodyDiv w:val="1"/>
      <w:marLeft w:val="0"/>
      <w:marRight w:val="0"/>
      <w:marTop w:val="0"/>
      <w:marBottom w:val="0"/>
      <w:divBdr>
        <w:top w:val="none" w:sz="0" w:space="0" w:color="auto"/>
        <w:left w:val="none" w:sz="0" w:space="0" w:color="auto"/>
        <w:bottom w:val="none" w:sz="0" w:space="0" w:color="auto"/>
        <w:right w:val="none" w:sz="0" w:space="0" w:color="auto"/>
      </w:divBdr>
    </w:div>
    <w:div w:id="510729991">
      <w:bodyDiv w:val="1"/>
      <w:marLeft w:val="0"/>
      <w:marRight w:val="0"/>
      <w:marTop w:val="0"/>
      <w:marBottom w:val="0"/>
      <w:divBdr>
        <w:top w:val="none" w:sz="0" w:space="0" w:color="auto"/>
        <w:left w:val="none" w:sz="0" w:space="0" w:color="auto"/>
        <w:bottom w:val="none" w:sz="0" w:space="0" w:color="auto"/>
        <w:right w:val="none" w:sz="0" w:space="0" w:color="auto"/>
      </w:divBdr>
    </w:div>
    <w:div w:id="510921737">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
    <w:div w:id="511187487">
      <w:bodyDiv w:val="1"/>
      <w:marLeft w:val="0"/>
      <w:marRight w:val="0"/>
      <w:marTop w:val="0"/>
      <w:marBottom w:val="0"/>
      <w:divBdr>
        <w:top w:val="none" w:sz="0" w:space="0" w:color="auto"/>
        <w:left w:val="none" w:sz="0" w:space="0" w:color="auto"/>
        <w:bottom w:val="none" w:sz="0" w:space="0" w:color="auto"/>
        <w:right w:val="none" w:sz="0" w:space="0" w:color="auto"/>
      </w:divBdr>
    </w:div>
    <w:div w:id="511261036">
      <w:bodyDiv w:val="1"/>
      <w:marLeft w:val="0"/>
      <w:marRight w:val="0"/>
      <w:marTop w:val="0"/>
      <w:marBottom w:val="0"/>
      <w:divBdr>
        <w:top w:val="none" w:sz="0" w:space="0" w:color="auto"/>
        <w:left w:val="none" w:sz="0" w:space="0" w:color="auto"/>
        <w:bottom w:val="none" w:sz="0" w:space="0" w:color="auto"/>
        <w:right w:val="none" w:sz="0" w:space="0" w:color="auto"/>
      </w:divBdr>
    </w:div>
    <w:div w:id="511382320">
      <w:bodyDiv w:val="1"/>
      <w:marLeft w:val="0"/>
      <w:marRight w:val="0"/>
      <w:marTop w:val="0"/>
      <w:marBottom w:val="0"/>
      <w:divBdr>
        <w:top w:val="none" w:sz="0" w:space="0" w:color="auto"/>
        <w:left w:val="none" w:sz="0" w:space="0" w:color="auto"/>
        <w:bottom w:val="none" w:sz="0" w:space="0" w:color="auto"/>
        <w:right w:val="none" w:sz="0" w:space="0" w:color="auto"/>
      </w:divBdr>
    </w:div>
    <w:div w:id="511527571">
      <w:bodyDiv w:val="1"/>
      <w:marLeft w:val="0"/>
      <w:marRight w:val="0"/>
      <w:marTop w:val="0"/>
      <w:marBottom w:val="0"/>
      <w:divBdr>
        <w:top w:val="none" w:sz="0" w:space="0" w:color="auto"/>
        <w:left w:val="none" w:sz="0" w:space="0" w:color="auto"/>
        <w:bottom w:val="none" w:sz="0" w:space="0" w:color="auto"/>
        <w:right w:val="none" w:sz="0" w:space="0" w:color="auto"/>
      </w:divBdr>
    </w:div>
    <w:div w:id="511719715">
      <w:bodyDiv w:val="1"/>
      <w:marLeft w:val="0"/>
      <w:marRight w:val="0"/>
      <w:marTop w:val="0"/>
      <w:marBottom w:val="0"/>
      <w:divBdr>
        <w:top w:val="none" w:sz="0" w:space="0" w:color="auto"/>
        <w:left w:val="none" w:sz="0" w:space="0" w:color="auto"/>
        <w:bottom w:val="none" w:sz="0" w:space="0" w:color="auto"/>
        <w:right w:val="none" w:sz="0" w:space="0" w:color="auto"/>
      </w:divBdr>
    </w:div>
    <w:div w:id="511726282">
      <w:bodyDiv w:val="1"/>
      <w:marLeft w:val="0"/>
      <w:marRight w:val="0"/>
      <w:marTop w:val="0"/>
      <w:marBottom w:val="0"/>
      <w:divBdr>
        <w:top w:val="none" w:sz="0" w:space="0" w:color="auto"/>
        <w:left w:val="none" w:sz="0" w:space="0" w:color="auto"/>
        <w:bottom w:val="none" w:sz="0" w:space="0" w:color="auto"/>
        <w:right w:val="none" w:sz="0" w:space="0" w:color="auto"/>
      </w:divBdr>
    </w:div>
    <w:div w:id="511728034">
      <w:bodyDiv w:val="1"/>
      <w:marLeft w:val="0"/>
      <w:marRight w:val="0"/>
      <w:marTop w:val="0"/>
      <w:marBottom w:val="0"/>
      <w:divBdr>
        <w:top w:val="none" w:sz="0" w:space="0" w:color="auto"/>
        <w:left w:val="none" w:sz="0" w:space="0" w:color="auto"/>
        <w:bottom w:val="none" w:sz="0" w:space="0" w:color="auto"/>
        <w:right w:val="none" w:sz="0" w:space="0" w:color="auto"/>
      </w:divBdr>
    </w:div>
    <w:div w:id="511921826">
      <w:bodyDiv w:val="1"/>
      <w:marLeft w:val="0"/>
      <w:marRight w:val="0"/>
      <w:marTop w:val="0"/>
      <w:marBottom w:val="0"/>
      <w:divBdr>
        <w:top w:val="none" w:sz="0" w:space="0" w:color="auto"/>
        <w:left w:val="none" w:sz="0" w:space="0" w:color="auto"/>
        <w:bottom w:val="none" w:sz="0" w:space="0" w:color="auto"/>
        <w:right w:val="none" w:sz="0" w:space="0" w:color="auto"/>
      </w:divBdr>
    </w:div>
    <w:div w:id="512182005">
      <w:bodyDiv w:val="1"/>
      <w:marLeft w:val="0"/>
      <w:marRight w:val="0"/>
      <w:marTop w:val="0"/>
      <w:marBottom w:val="0"/>
      <w:divBdr>
        <w:top w:val="none" w:sz="0" w:space="0" w:color="auto"/>
        <w:left w:val="none" w:sz="0" w:space="0" w:color="auto"/>
        <w:bottom w:val="none" w:sz="0" w:space="0" w:color="auto"/>
        <w:right w:val="none" w:sz="0" w:space="0" w:color="auto"/>
      </w:divBdr>
    </w:div>
    <w:div w:id="512303151">
      <w:bodyDiv w:val="1"/>
      <w:marLeft w:val="0"/>
      <w:marRight w:val="0"/>
      <w:marTop w:val="0"/>
      <w:marBottom w:val="0"/>
      <w:divBdr>
        <w:top w:val="none" w:sz="0" w:space="0" w:color="auto"/>
        <w:left w:val="none" w:sz="0" w:space="0" w:color="auto"/>
        <w:bottom w:val="none" w:sz="0" w:space="0" w:color="auto"/>
        <w:right w:val="none" w:sz="0" w:space="0" w:color="auto"/>
      </w:divBdr>
    </w:div>
    <w:div w:id="512304846">
      <w:bodyDiv w:val="1"/>
      <w:marLeft w:val="0"/>
      <w:marRight w:val="0"/>
      <w:marTop w:val="0"/>
      <w:marBottom w:val="0"/>
      <w:divBdr>
        <w:top w:val="none" w:sz="0" w:space="0" w:color="auto"/>
        <w:left w:val="none" w:sz="0" w:space="0" w:color="auto"/>
        <w:bottom w:val="none" w:sz="0" w:space="0" w:color="auto"/>
        <w:right w:val="none" w:sz="0" w:space="0" w:color="auto"/>
      </w:divBdr>
    </w:div>
    <w:div w:id="512305378">
      <w:bodyDiv w:val="1"/>
      <w:marLeft w:val="0"/>
      <w:marRight w:val="0"/>
      <w:marTop w:val="0"/>
      <w:marBottom w:val="0"/>
      <w:divBdr>
        <w:top w:val="none" w:sz="0" w:space="0" w:color="auto"/>
        <w:left w:val="none" w:sz="0" w:space="0" w:color="auto"/>
        <w:bottom w:val="none" w:sz="0" w:space="0" w:color="auto"/>
        <w:right w:val="none" w:sz="0" w:space="0" w:color="auto"/>
      </w:divBdr>
    </w:div>
    <w:div w:id="512380776">
      <w:bodyDiv w:val="1"/>
      <w:marLeft w:val="0"/>
      <w:marRight w:val="0"/>
      <w:marTop w:val="0"/>
      <w:marBottom w:val="0"/>
      <w:divBdr>
        <w:top w:val="none" w:sz="0" w:space="0" w:color="auto"/>
        <w:left w:val="none" w:sz="0" w:space="0" w:color="auto"/>
        <w:bottom w:val="none" w:sz="0" w:space="0" w:color="auto"/>
        <w:right w:val="none" w:sz="0" w:space="0" w:color="auto"/>
      </w:divBdr>
    </w:div>
    <w:div w:id="512383025">
      <w:bodyDiv w:val="1"/>
      <w:marLeft w:val="0"/>
      <w:marRight w:val="0"/>
      <w:marTop w:val="0"/>
      <w:marBottom w:val="0"/>
      <w:divBdr>
        <w:top w:val="none" w:sz="0" w:space="0" w:color="auto"/>
        <w:left w:val="none" w:sz="0" w:space="0" w:color="auto"/>
        <w:bottom w:val="none" w:sz="0" w:space="0" w:color="auto"/>
        <w:right w:val="none" w:sz="0" w:space="0" w:color="auto"/>
      </w:divBdr>
    </w:div>
    <w:div w:id="512963872">
      <w:bodyDiv w:val="1"/>
      <w:marLeft w:val="0"/>
      <w:marRight w:val="0"/>
      <w:marTop w:val="0"/>
      <w:marBottom w:val="0"/>
      <w:divBdr>
        <w:top w:val="none" w:sz="0" w:space="0" w:color="auto"/>
        <w:left w:val="none" w:sz="0" w:space="0" w:color="auto"/>
        <w:bottom w:val="none" w:sz="0" w:space="0" w:color="auto"/>
        <w:right w:val="none" w:sz="0" w:space="0" w:color="auto"/>
      </w:divBdr>
    </w:div>
    <w:div w:id="513038270">
      <w:bodyDiv w:val="1"/>
      <w:marLeft w:val="0"/>
      <w:marRight w:val="0"/>
      <w:marTop w:val="0"/>
      <w:marBottom w:val="0"/>
      <w:divBdr>
        <w:top w:val="none" w:sz="0" w:space="0" w:color="auto"/>
        <w:left w:val="none" w:sz="0" w:space="0" w:color="auto"/>
        <w:bottom w:val="none" w:sz="0" w:space="0" w:color="auto"/>
        <w:right w:val="none" w:sz="0" w:space="0" w:color="auto"/>
      </w:divBdr>
    </w:div>
    <w:div w:id="513302385">
      <w:bodyDiv w:val="1"/>
      <w:marLeft w:val="0"/>
      <w:marRight w:val="0"/>
      <w:marTop w:val="0"/>
      <w:marBottom w:val="0"/>
      <w:divBdr>
        <w:top w:val="none" w:sz="0" w:space="0" w:color="auto"/>
        <w:left w:val="none" w:sz="0" w:space="0" w:color="auto"/>
        <w:bottom w:val="none" w:sz="0" w:space="0" w:color="auto"/>
        <w:right w:val="none" w:sz="0" w:space="0" w:color="auto"/>
      </w:divBdr>
    </w:div>
    <w:div w:id="513304468">
      <w:bodyDiv w:val="1"/>
      <w:marLeft w:val="0"/>
      <w:marRight w:val="0"/>
      <w:marTop w:val="0"/>
      <w:marBottom w:val="0"/>
      <w:divBdr>
        <w:top w:val="none" w:sz="0" w:space="0" w:color="auto"/>
        <w:left w:val="none" w:sz="0" w:space="0" w:color="auto"/>
        <w:bottom w:val="none" w:sz="0" w:space="0" w:color="auto"/>
        <w:right w:val="none" w:sz="0" w:space="0" w:color="auto"/>
      </w:divBdr>
    </w:div>
    <w:div w:id="513418628">
      <w:bodyDiv w:val="1"/>
      <w:marLeft w:val="0"/>
      <w:marRight w:val="0"/>
      <w:marTop w:val="0"/>
      <w:marBottom w:val="0"/>
      <w:divBdr>
        <w:top w:val="none" w:sz="0" w:space="0" w:color="auto"/>
        <w:left w:val="none" w:sz="0" w:space="0" w:color="auto"/>
        <w:bottom w:val="none" w:sz="0" w:space="0" w:color="auto"/>
        <w:right w:val="none" w:sz="0" w:space="0" w:color="auto"/>
      </w:divBdr>
    </w:div>
    <w:div w:id="513493731">
      <w:bodyDiv w:val="1"/>
      <w:marLeft w:val="0"/>
      <w:marRight w:val="0"/>
      <w:marTop w:val="0"/>
      <w:marBottom w:val="0"/>
      <w:divBdr>
        <w:top w:val="none" w:sz="0" w:space="0" w:color="auto"/>
        <w:left w:val="none" w:sz="0" w:space="0" w:color="auto"/>
        <w:bottom w:val="none" w:sz="0" w:space="0" w:color="auto"/>
        <w:right w:val="none" w:sz="0" w:space="0" w:color="auto"/>
      </w:divBdr>
    </w:div>
    <w:div w:id="513501482">
      <w:bodyDiv w:val="1"/>
      <w:marLeft w:val="0"/>
      <w:marRight w:val="0"/>
      <w:marTop w:val="0"/>
      <w:marBottom w:val="0"/>
      <w:divBdr>
        <w:top w:val="none" w:sz="0" w:space="0" w:color="auto"/>
        <w:left w:val="none" w:sz="0" w:space="0" w:color="auto"/>
        <w:bottom w:val="none" w:sz="0" w:space="0" w:color="auto"/>
        <w:right w:val="none" w:sz="0" w:space="0" w:color="auto"/>
      </w:divBdr>
    </w:div>
    <w:div w:id="513764570">
      <w:bodyDiv w:val="1"/>
      <w:marLeft w:val="0"/>
      <w:marRight w:val="0"/>
      <w:marTop w:val="0"/>
      <w:marBottom w:val="0"/>
      <w:divBdr>
        <w:top w:val="none" w:sz="0" w:space="0" w:color="auto"/>
        <w:left w:val="none" w:sz="0" w:space="0" w:color="auto"/>
        <w:bottom w:val="none" w:sz="0" w:space="0" w:color="auto"/>
        <w:right w:val="none" w:sz="0" w:space="0" w:color="auto"/>
      </w:divBdr>
    </w:div>
    <w:div w:id="513882879">
      <w:bodyDiv w:val="1"/>
      <w:marLeft w:val="0"/>
      <w:marRight w:val="0"/>
      <w:marTop w:val="0"/>
      <w:marBottom w:val="0"/>
      <w:divBdr>
        <w:top w:val="none" w:sz="0" w:space="0" w:color="auto"/>
        <w:left w:val="none" w:sz="0" w:space="0" w:color="auto"/>
        <w:bottom w:val="none" w:sz="0" w:space="0" w:color="auto"/>
        <w:right w:val="none" w:sz="0" w:space="0" w:color="auto"/>
      </w:divBdr>
    </w:div>
    <w:div w:id="514076150">
      <w:bodyDiv w:val="1"/>
      <w:marLeft w:val="0"/>
      <w:marRight w:val="0"/>
      <w:marTop w:val="0"/>
      <w:marBottom w:val="0"/>
      <w:divBdr>
        <w:top w:val="none" w:sz="0" w:space="0" w:color="auto"/>
        <w:left w:val="none" w:sz="0" w:space="0" w:color="auto"/>
        <w:bottom w:val="none" w:sz="0" w:space="0" w:color="auto"/>
        <w:right w:val="none" w:sz="0" w:space="0" w:color="auto"/>
      </w:divBdr>
    </w:div>
    <w:div w:id="514537026">
      <w:bodyDiv w:val="1"/>
      <w:marLeft w:val="0"/>
      <w:marRight w:val="0"/>
      <w:marTop w:val="0"/>
      <w:marBottom w:val="0"/>
      <w:divBdr>
        <w:top w:val="none" w:sz="0" w:space="0" w:color="auto"/>
        <w:left w:val="none" w:sz="0" w:space="0" w:color="auto"/>
        <w:bottom w:val="none" w:sz="0" w:space="0" w:color="auto"/>
        <w:right w:val="none" w:sz="0" w:space="0" w:color="auto"/>
      </w:divBdr>
    </w:div>
    <w:div w:id="514734210">
      <w:bodyDiv w:val="1"/>
      <w:marLeft w:val="0"/>
      <w:marRight w:val="0"/>
      <w:marTop w:val="0"/>
      <w:marBottom w:val="0"/>
      <w:divBdr>
        <w:top w:val="none" w:sz="0" w:space="0" w:color="auto"/>
        <w:left w:val="none" w:sz="0" w:space="0" w:color="auto"/>
        <w:bottom w:val="none" w:sz="0" w:space="0" w:color="auto"/>
        <w:right w:val="none" w:sz="0" w:space="0" w:color="auto"/>
      </w:divBdr>
    </w:div>
    <w:div w:id="514882276">
      <w:bodyDiv w:val="1"/>
      <w:marLeft w:val="0"/>
      <w:marRight w:val="0"/>
      <w:marTop w:val="0"/>
      <w:marBottom w:val="0"/>
      <w:divBdr>
        <w:top w:val="none" w:sz="0" w:space="0" w:color="auto"/>
        <w:left w:val="none" w:sz="0" w:space="0" w:color="auto"/>
        <w:bottom w:val="none" w:sz="0" w:space="0" w:color="auto"/>
        <w:right w:val="none" w:sz="0" w:space="0" w:color="auto"/>
      </w:divBdr>
    </w:div>
    <w:div w:id="515071731">
      <w:bodyDiv w:val="1"/>
      <w:marLeft w:val="0"/>
      <w:marRight w:val="0"/>
      <w:marTop w:val="0"/>
      <w:marBottom w:val="0"/>
      <w:divBdr>
        <w:top w:val="none" w:sz="0" w:space="0" w:color="auto"/>
        <w:left w:val="none" w:sz="0" w:space="0" w:color="auto"/>
        <w:bottom w:val="none" w:sz="0" w:space="0" w:color="auto"/>
        <w:right w:val="none" w:sz="0" w:space="0" w:color="auto"/>
      </w:divBdr>
    </w:div>
    <w:div w:id="515189587">
      <w:bodyDiv w:val="1"/>
      <w:marLeft w:val="0"/>
      <w:marRight w:val="0"/>
      <w:marTop w:val="0"/>
      <w:marBottom w:val="0"/>
      <w:divBdr>
        <w:top w:val="none" w:sz="0" w:space="0" w:color="auto"/>
        <w:left w:val="none" w:sz="0" w:space="0" w:color="auto"/>
        <w:bottom w:val="none" w:sz="0" w:space="0" w:color="auto"/>
        <w:right w:val="none" w:sz="0" w:space="0" w:color="auto"/>
      </w:divBdr>
    </w:div>
    <w:div w:id="515464896">
      <w:bodyDiv w:val="1"/>
      <w:marLeft w:val="0"/>
      <w:marRight w:val="0"/>
      <w:marTop w:val="0"/>
      <w:marBottom w:val="0"/>
      <w:divBdr>
        <w:top w:val="none" w:sz="0" w:space="0" w:color="auto"/>
        <w:left w:val="none" w:sz="0" w:space="0" w:color="auto"/>
        <w:bottom w:val="none" w:sz="0" w:space="0" w:color="auto"/>
        <w:right w:val="none" w:sz="0" w:space="0" w:color="auto"/>
      </w:divBdr>
    </w:div>
    <w:div w:id="515575982">
      <w:bodyDiv w:val="1"/>
      <w:marLeft w:val="0"/>
      <w:marRight w:val="0"/>
      <w:marTop w:val="0"/>
      <w:marBottom w:val="0"/>
      <w:divBdr>
        <w:top w:val="none" w:sz="0" w:space="0" w:color="auto"/>
        <w:left w:val="none" w:sz="0" w:space="0" w:color="auto"/>
        <w:bottom w:val="none" w:sz="0" w:space="0" w:color="auto"/>
        <w:right w:val="none" w:sz="0" w:space="0" w:color="auto"/>
      </w:divBdr>
    </w:div>
    <w:div w:id="515844834">
      <w:bodyDiv w:val="1"/>
      <w:marLeft w:val="0"/>
      <w:marRight w:val="0"/>
      <w:marTop w:val="0"/>
      <w:marBottom w:val="0"/>
      <w:divBdr>
        <w:top w:val="none" w:sz="0" w:space="0" w:color="auto"/>
        <w:left w:val="none" w:sz="0" w:space="0" w:color="auto"/>
        <w:bottom w:val="none" w:sz="0" w:space="0" w:color="auto"/>
        <w:right w:val="none" w:sz="0" w:space="0" w:color="auto"/>
      </w:divBdr>
    </w:div>
    <w:div w:id="515852795">
      <w:bodyDiv w:val="1"/>
      <w:marLeft w:val="0"/>
      <w:marRight w:val="0"/>
      <w:marTop w:val="0"/>
      <w:marBottom w:val="0"/>
      <w:divBdr>
        <w:top w:val="none" w:sz="0" w:space="0" w:color="auto"/>
        <w:left w:val="none" w:sz="0" w:space="0" w:color="auto"/>
        <w:bottom w:val="none" w:sz="0" w:space="0" w:color="auto"/>
        <w:right w:val="none" w:sz="0" w:space="0" w:color="auto"/>
      </w:divBdr>
    </w:div>
    <w:div w:id="515996457">
      <w:bodyDiv w:val="1"/>
      <w:marLeft w:val="0"/>
      <w:marRight w:val="0"/>
      <w:marTop w:val="0"/>
      <w:marBottom w:val="0"/>
      <w:divBdr>
        <w:top w:val="none" w:sz="0" w:space="0" w:color="auto"/>
        <w:left w:val="none" w:sz="0" w:space="0" w:color="auto"/>
        <w:bottom w:val="none" w:sz="0" w:space="0" w:color="auto"/>
        <w:right w:val="none" w:sz="0" w:space="0" w:color="auto"/>
      </w:divBdr>
    </w:div>
    <w:div w:id="516040760">
      <w:bodyDiv w:val="1"/>
      <w:marLeft w:val="0"/>
      <w:marRight w:val="0"/>
      <w:marTop w:val="0"/>
      <w:marBottom w:val="0"/>
      <w:divBdr>
        <w:top w:val="none" w:sz="0" w:space="0" w:color="auto"/>
        <w:left w:val="none" w:sz="0" w:space="0" w:color="auto"/>
        <w:bottom w:val="none" w:sz="0" w:space="0" w:color="auto"/>
        <w:right w:val="none" w:sz="0" w:space="0" w:color="auto"/>
      </w:divBdr>
    </w:div>
    <w:div w:id="516043535">
      <w:bodyDiv w:val="1"/>
      <w:marLeft w:val="0"/>
      <w:marRight w:val="0"/>
      <w:marTop w:val="0"/>
      <w:marBottom w:val="0"/>
      <w:divBdr>
        <w:top w:val="none" w:sz="0" w:space="0" w:color="auto"/>
        <w:left w:val="none" w:sz="0" w:space="0" w:color="auto"/>
        <w:bottom w:val="none" w:sz="0" w:space="0" w:color="auto"/>
        <w:right w:val="none" w:sz="0" w:space="0" w:color="auto"/>
      </w:divBdr>
    </w:div>
    <w:div w:id="516231961">
      <w:bodyDiv w:val="1"/>
      <w:marLeft w:val="0"/>
      <w:marRight w:val="0"/>
      <w:marTop w:val="0"/>
      <w:marBottom w:val="0"/>
      <w:divBdr>
        <w:top w:val="none" w:sz="0" w:space="0" w:color="auto"/>
        <w:left w:val="none" w:sz="0" w:space="0" w:color="auto"/>
        <w:bottom w:val="none" w:sz="0" w:space="0" w:color="auto"/>
        <w:right w:val="none" w:sz="0" w:space="0" w:color="auto"/>
      </w:divBdr>
    </w:div>
    <w:div w:id="516311894">
      <w:bodyDiv w:val="1"/>
      <w:marLeft w:val="0"/>
      <w:marRight w:val="0"/>
      <w:marTop w:val="0"/>
      <w:marBottom w:val="0"/>
      <w:divBdr>
        <w:top w:val="none" w:sz="0" w:space="0" w:color="auto"/>
        <w:left w:val="none" w:sz="0" w:space="0" w:color="auto"/>
        <w:bottom w:val="none" w:sz="0" w:space="0" w:color="auto"/>
        <w:right w:val="none" w:sz="0" w:space="0" w:color="auto"/>
      </w:divBdr>
    </w:div>
    <w:div w:id="516583820">
      <w:bodyDiv w:val="1"/>
      <w:marLeft w:val="0"/>
      <w:marRight w:val="0"/>
      <w:marTop w:val="0"/>
      <w:marBottom w:val="0"/>
      <w:divBdr>
        <w:top w:val="none" w:sz="0" w:space="0" w:color="auto"/>
        <w:left w:val="none" w:sz="0" w:space="0" w:color="auto"/>
        <w:bottom w:val="none" w:sz="0" w:space="0" w:color="auto"/>
        <w:right w:val="none" w:sz="0" w:space="0" w:color="auto"/>
      </w:divBdr>
    </w:div>
    <w:div w:id="516891248">
      <w:bodyDiv w:val="1"/>
      <w:marLeft w:val="0"/>
      <w:marRight w:val="0"/>
      <w:marTop w:val="0"/>
      <w:marBottom w:val="0"/>
      <w:divBdr>
        <w:top w:val="none" w:sz="0" w:space="0" w:color="auto"/>
        <w:left w:val="none" w:sz="0" w:space="0" w:color="auto"/>
        <w:bottom w:val="none" w:sz="0" w:space="0" w:color="auto"/>
        <w:right w:val="none" w:sz="0" w:space="0" w:color="auto"/>
      </w:divBdr>
    </w:div>
    <w:div w:id="516967986">
      <w:bodyDiv w:val="1"/>
      <w:marLeft w:val="0"/>
      <w:marRight w:val="0"/>
      <w:marTop w:val="0"/>
      <w:marBottom w:val="0"/>
      <w:divBdr>
        <w:top w:val="none" w:sz="0" w:space="0" w:color="auto"/>
        <w:left w:val="none" w:sz="0" w:space="0" w:color="auto"/>
        <w:bottom w:val="none" w:sz="0" w:space="0" w:color="auto"/>
        <w:right w:val="none" w:sz="0" w:space="0" w:color="auto"/>
      </w:divBdr>
    </w:div>
    <w:div w:id="517282267">
      <w:bodyDiv w:val="1"/>
      <w:marLeft w:val="0"/>
      <w:marRight w:val="0"/>
      <w:marTop w:val="0"/>
      <w:marBottom w:val="0"/>
      <w:divBdr>
        <w:top w:val="none" w:sz="0" w:space="0" w:color="auto"/>
        <w:left w:val="none" w:sz="0" w:space="0" w:color="auto"/>
        <w:bottom w:val="none" w:sz="0" w:space="0" w:color="auto"/>
        <w:right w:val="none" w:sz="0" w:space="0" w:color="auto"/>
      </w:divBdr>
    </w:div>
    <w:div w:id="517620115">
      <w:bodyDiv w:val="1"/>
      <w:marLeft w:val="0"/>
      <w:marRight w:val="0"/>
      <w:marTop w:val="0"/>
      <w:marBottom w:val="0"/>
      <w:divBdr>
        <w:top w:val="none" w:sz="0" w:space="0" w:color="auto"/>
        <w:left w:val="none" w:sz="0" w:space="0" w:color="auto"/>
        <w:bottom w:val="none" w:sz="0" w:space="0" w:color="auto"/>
        <w:right w:val="none" w:sz="0" w:space="0" w:color="auto"/>
      </w:divBdr>
    </w:div>
    <w:div w:id="517625562">
      <w:bodyDiv w:val="1"/>
      <w:marLeft w:val="0"/>
      <w:marRight w:val="0"/>
      <w:marTop w:val="0"/>
      <w:marBottom w:val="0"/>
      <w:divBdr>
        <w:top w:val="none" w:sz="0" w:space="0" w:color="auto"/>
        <w:left w:val="none" w:sz="0" w:space="0" w:color="auto"/>
        <w:bottom w:val="none" w:sz="0" w:space="0" w:color="auto"/>
        <w:right w:val="none" w:sz="0" w:space="0" w:color="auto"/>
      </w:divBdr>
    </w:div>
    <w:div w:id="517820099">
      <w:bodyDiv w:val="1"/>
      <w:marLeft w:val="0"/>
      <w:marRight w:val="0"/>
      <w:marTop w:val="0"/>
      <w:marBottom w:val="0"/>
      <w:divBdr>
        <w:top w:val="none" w:sz="0" w:space="0" w:color="auto"/>
        <w:left w:val="none" w:sz="0" w:space="0" w:color="auto"/>
        <w:bottom w:val="none" w:sz="0" w:space="0" w:color="auto"/>
        <w:right w:val="none" w:sz="0" w:space="0" w:color="auto"/>
      </w:divBdr>
    </w:div>
    <w:div w:id="517889115">
      <w:bodyDiv w:val="1"/>
      <w:marLeft w:val="0"/>
      <w:marRight w:val="0"/>
      <w:marTop w:val="0"/>
      <w:marBottom w:val="0"/>
      <w:divBdr>
        <w:top w:val="none" w:sz="0" w:space="0" w:color="auto"/>
        <w:left w:val="none" w:sz="0" w:space="0" w:color="auto"/>
        <w:bottom w:val="none" w:sz="0" w:space="0" w:color="auto"/>
        <w:right w:val="none" w:sz="0" w:space="0" w:color="auto"/>
      </w:divBdr>
    </w:div>
    <w:div w:id="518080641">
      <w:bodyDiv w:val="1"/>
      <w:marLeft w:val="0"/>
      <w:marRight w:val="0"/>
      <w:marTop w:val="0"/>
      <w:marBottom w:val="0"/>
      <w:divBdr>
        <w:top w:val="none" w:sz="0" w:space="0" w:color="auto"/>
        <w:left w:val="none" w:sz="0" w:space="0" w:color="auto"/>
        <w:bottom w:val="none" w:sz="0" w:space="0" w:color="auto"/>
        <w:right w:val="none" w:sz="0" w:space="0" w:color="auto"/>
      </w:divBdr>
    </w:div>
    <w:div w:id="518157044">
      <w:bodyDiv w:val="1"/>
      <w:marLeft w:val="0"/>
      <w:marRight w:val="0"/>
      <w:marTop w:val="0"/>
      <w:marBottom w:val="0"/>
      <w:divBdr>
        <w:top w:val="none" w:sz="0" w:space="0" w:color="auto"/>
        <w:left w:val="none" w:sz="0" w:space="0" w:color="auto"/>
        <w:bottom w:val="none" w:sz="0" w:space="0" w:color="auto"/>
        <w:right w:val="none" w:sz="0" w:space="0" w:color="auto"/>
      </w:divBdr>
    </w:div>
    <w:div w:id="518275614">
      <w:bodyDiv w:val="1"/>
      <w:marLeft w:val="0"/>
      <w:marRight w:val="0"/>
      <w:marTop w:val="0"/>
      <w:marBottom w:val="0"/>
      <w:divBdr>
        <w:top w:val="none" w:sz="0" w:space="0" w:color="auto"/>
        <w:left w:val="none" w:sz="0" w:space="0" w:color="auto"/>
        <w:bottom w:val="none" w:sz="0" w:space="0" w:color="auto"/>
        <w:right w:val="none" w:sz="0" w:space="0" w:color="auto"/>
      </w:divBdr>
    </w:div>
    <w:div w:id="518348369">
      <w:bodyDiv w:val="1"/>
      <w:marLeft w:val="0"/>
      <w:marRight w:val="0"/>
      <w:marTop w:val="0"/>
      <w:marBottom w:val="0"/>
      <w:divBdr>
        <w:top w:val="none" w:sz="0" w:space="0" w:color="auto"/>
        <w:left w:val="none" w:sz="0" w:space="0" w:color="auto"/>
        <w:bottom w:val="none" w:sz="0" w:space="0" w:color="auto"/>
        <w:right w:val="none" w:sz="0" w:space="0" w:color="auto"/>
      </w:divBdr>
    </w:div>
    <w:div w:id="518351723">
      <w:bodyDiv w:val="1"/>
      <w:marLeft w:val="0"/>
      <w:marRight w:val="0"/>
      <w:marTop w:val="0"/>
      <w:marBottom w:val="0"/>
      <w:divBdr>
        <w:top w:val="none" w:sz="0" w:space="0" w:color="auto"/>
        <w:left w:val="none" w:sz="0" w:space="0" w:color="auto"/>
        <w:bottom w:val="none" w:sz="0" w:space="0" w:color="auto"/>
        <w:right w:val="none" w:sz="0" w:space="0" w:color="auto"/>
      </w:divBdr>
    </w:div>
    <w:div w:id="518399790">
      <w:bodyDiv w:val="1"/>
      <w:marLeft w:val="0"/>
      <w:marRight w:val="0"/>
      <w:marTop w:val="0"/>
      <w:marBottom w:val="0"/>
      <w:divBdr>
        <w:top w:val="none" w:sz="0" w:space="0" w:color="auto"/>
        <w:left w:val="none" w:sz="0" w:space="0" w:color="auto"/>
        <w:bottom w:val="none" w:sz="0" w:space="0" w:color="auto"/>
        <w:right w:val="none" w:sz="0" w:space="0" w:color="auto"/>
      </w:divBdr>
    </w:div>
    <w:div w:id="518547160">
      <w:bodyDiv w:val="1"/>
      <w:marLeft w:val="0"/>
      <w:marRight w:val="0"/>
      <w:marTop w:val="0"/>
      <w:marBottom w:val="0"/>
      <w:divBdr>
        <w:top w:val="none" w:sz="0" w:space="0" w:color="auto"/>
        <w:left w:val="none" w:sz="0" w:space="0" w:color="auto"/>
        <w:bottom w:val="none" w:sz="0" w:space="0" w:color="auto"/>
        <w:right w:val="none" w:sz="0" w:space="0" w:color="auto"/>
      </w:divBdr>
    </w:div>
    <w:div w:id="518588163">
      <w:bodyDiv w:val="1"/>
      <w:marLeft w:val="0"/>
      <w:marRight w:val="0"/>
      <w:marTop w:val="0"/>
      <w:marBottom w:val="0"/>
      <w:divBdr>
        <w:top w:val="none" w:sz="0" w:space="0" w:color="auto"/>
        <w:left w:val="none" w:sz="0" w:space="0" w:color="auto"/>
        <w:bottom w:val="none" w:sz="0" w:space="0" w:color="auto"/>
        <w:right w:val="none" w:sz="0" w:space="0" w:color="auto"/>
      </w:divBdr>
    </w:div>
    <w:div w:id="518861239">
      <w:bodyDiv w:val="1"/>
      <w:marLeft w:val="0"/>
      <w:marRight w:val="0"/>
      <w:marTop w:val="0"/>
      <w:marBottom w:val="0"/>
      <w:divBdr>
        <w:top w:val="none" w:sz="0" w:space="0" w:color="auto"/>
        <w:left w:val="none" w:sz="0" w:space="0" w:color="auto"/>
        <w:bottom w:val="none" w:sz="0" w:space="0" w:color="auto"/>
        <w:right w:val="none" w:sz="0" w:space="0" w:color="auto"/>
      </w:divBdr>
    </w:div>
    <w:div w:id="519006782">
      <w:bodyDiv w:val="1"/>
      <w:marLeft w:val="0"/>
      <w:marRight w:val="0"/>
      <w:marTop w:val="0"/>
      <w:marBottom w:val="0"/>
      <w:divBdr>
        <w:top w:val="none" w:sz="0" w:space="0" w:color="auto"/>
        <w:left w:val="none" w:sz="0" w:space="0" w:color="auto"/>
        <w:bottom w:val="none" w:sz="0" w:space="0" w:color="auto"/>
        <w:right w:val="none" w:sz="0" w:space="0" w:color="auto"/>
      </w:divBdr>
    </w:div>
    <w:div w:id="519130592">
      <w:bodyDiv w:val="1"/>
      <w:marLeft w:val="0"/>
      <w:marRight w:val="0"/>
      <w:marTop w:val="0"/>
      <w:marBottom w:val="0"/>
      <w:divBdr>
        <w:top w:val="none" w:sz="0" w:space="0" w:color="auto"/>
        <w:left w:val="none" w:sz="0" w:space="0" w:color="auto"/>
        <w:bottom w:val="none" w:sz="0" w:space="0" w:color="auto"/>
        <w:right w:val="none" w:sz="0" w:space="0" w:color="auto"/>
      </w:divBdr>
    </w:div>
    <w:div w:id="519245812">
      <w:bodyDiv w:val="1"/>
      <w:marLeft w:val="0"/>
      <w:marRight w:val="0"/>
      <w:marTop w:val="0"/>
      <w:marBottom w:val="0"/>
      <w:divBdr>
        <w:top w:val="none" w:sz="0" w:space="0" w:color="auto"/>
        <w:left w:val="none" w:sz="0" w:space="0" w:color="auto"/>
        <w:bottom w:val="none" w:sz="0" w:space="0" w:color="auto"/>
        <w:right w:val="none" w:sz="0" w:space="0" w:color="auto"/>
      </w:divBdr>
    </w:div>
    <w:div w:id="519469603">
      <w:bodyDiv w:val="1"/>
      <w:marLeft w:val="0"/>
      <w:marRight w:val="0"/>
      <w:marTop w:val="0"/>
      <w:marBottom w:val="0"/>
      <w:divBdr>
        <w:top w:val="none" w:sz="0" w:space="0" w:color="auto"/>
        <w:left w:val="none" w:sz="0" w:space="0" w:color="auto"/>
        <w:bottom w:val="none" w:sz="0" w:space="0" w:color="auto"/>
        <w:right w:val="none" w:sz="0" w:space="0" w:color="auto"/>
      </w:divBdr>
    </w:div>
    <w:div w:id="519513659">
      <w:bodyDiv w:val="1"/>
      <w:marLeft w:val="0"/>
      <w:marRight w:val="0"/>
      <w:marTop w:val="0"/>
      <w:marBottom w:val="0"/>
      <w:divBdr>
        <w:top w:val="none" w:sz="0" w:space="0" w:color="auto"/>
        <w:left w:val="none" w:sz="0" w:space="0" w:color="auto"/>
        <w:bottom w:val="none" w:sz="0" w:space="0" w:color="auto"/>
        <w:right w:val="none" w:sz="0" w:space="0" w:color="auto"/>
      </w:divBdr>
    </w:div>
    <w:div w:id="519591218">
      <w:bodyDiv w:val="1"/>
      <w:marLeft w:val="0"/>
      <w:marRight w:val="0"/>
      <w:marTop w:val="0"/>
      <w:marBottom w:val="0"/>
      <w:divBdr>
        <w:top w:val="none" w:sz="0" w:space="0" w:color="auto"/>
        <w:left w:val="none" w:sz="0" w:space="0" w:color="auto"/>
        <w:bottom w:val="none" w:sz="0" w:space="0" w:color="auto"/>
        <w:right w:val="none" w:sz="0" w:space="0" w:color="auto"/>
      </w:divBdr>
    </w:div>
    <w:div w:id="519701763">
      <w:bodyDiv w:val="1"/>
      <w:marLeft w:val="0"/>
      <w:marRight w:val="0"/>
      <w:marTop w:val="0"/>
      <w:marBottom w:val="0"/>
      <w:divBdr>
        <w:top w:val="none" w:sz="0" w:space="0" w:color="auto"/>
        <w:left w:val="none" w:sz="0" w:space="0" w:color="auto"/>
        <w:bottom w:val="none" w:sz="0" w:space="0" w:color="auto"/>
        <w:right w:val="none" w:sz="0" w:space="0" w:color="auto"/>
      </w:divBdr>
    </w:div>
    <w:div w:id="519855520">
      <w:bodyDiv w:val="1"/>
      <w:marLeft w:val="0"/>
      <w:marRight w:val="0"/>
      <w:marTop w:val="0"/>
      <w:marBottom w:val="0"/>
      <w:divBdr>
        <w:top w:val="none" w:sz="0" w:space="0" w:color="auto"/>
        <w:left w:val="none" w:sz="0" w:space="0" w:color="auto"/>
        <w:bottom w:val="none" w:sz="0" w:space="0" w:color="auto"/>
        <w:right w:val="none" w:sz="0" w:space="0" w:color="auto"/>
      </w:divBdr>
    </w:div>
    <w:div w:id="519857602">
      <w:bodyDiv w:val="1"/>
      <w:marLeft w:val="0"/>
      <w:marRight w:val="0"/>
      <w:marTop w:val="0"/>
      <w:marBottom w:val="0"/>
      <w:divBdr>
        <w:top w:val="none" w:sz="0" w:space="0" w:color="auto"/>
        <w:left w:val="none" w:sz="0" w:space="0" w:color="auto"/>
        <w:bottom w:val="none" w:sz="0" w:space="0" w:color="auto"/>
        <w:right w:val="none" w:sz="0" w:space="0" w:color="auto"/>
      </w:divBdr>
    </w:div>
    <w:div w:id="519900966">
      <w:bodyDiv w:val="1"/>
      <w:marLeft w:val="0"/>
      <w:marRight w:val="0"/>
      <w:marTop w:val="0"/>
      <w:marBottom w:val="0"/>
      <w:divBdr>
        <w:top w:val="none" w:sz="0" w:space="0" w:color="auto"/>
        <w:left w:val="none" w:sz="0" w:space="0" w:color="auto"/>
        <w:bottom w:val="none" w:sz="0" w:space="0" w:color="auto"/>
        <w:right w:val="none" w:sz="0" w:space="0" w:color="auto"/>
      </w:divBdr>
    </w:div>
    <w:div w:id="520244986">
      <w:bodyDiv w:val="1"/>
      <w:marLeft w:val="0"/>
      <w:marRight w:val="0"/>
      <w:marTop w:val="0"/>
      <w:marBottom w:val="0"/>
      <w:divBdr>
        <w:top w:val="none" w:sz="0" w:space="0" w:color="auto"/>
        <w:left w:val="none" w:sz="0" w:space="0" w:color="auto"/>
        <w:bottom w:val="none" w:sz="0" w:space="0" w:color="auto"/>
        <w:right w:val="none" w:sz="0" w:space="0" w:color="auto"/>
      </w:divBdr>
    </w:div>
    <w:div w:id="520360848">
      <w:bodyDiv w:val="1"/>
      <w:marLeft w:val="0"/>
      <w:marRight w:val="0"/>
      <w:marTop w:val="0"/>
      <w:marBottom w:val="0"/>
      <w:divBdr>
        <w:top w:val="none" w:sz="0" w:space="0" w:color="auto"/>
        <w:left w:val="none" w:sz="0" w:space="0" w:color="auto"/>
        <w:bottom w:val="none" w:sz="0" w:space="0" w:color="auto"/>
        <w:right w:val="none" w:sz="0" w:space="0" w:color="auto"/>
      </w:divBdr>
    </w:div>
    <w:div w:id="520433867">
      <w:bodyDiv w:val="1"/>
      <w:marLeft w:val="0"/>
      <w:marRight w:val="0"/>
      <w:marTop w:val="0"/>
      <w:marBottom w:val="0"/>
      <w:divBdr>
        <w:top w:val="none" w:sz="0" w:space="0" w:color="auto"/>
        <w:left w:val="none" w:sz="0" w:space="0" w:color="auto"/>
        <w:bottom w:val="none" w:sz="0" w:space="0" w:color="auto"/>
        <w:right w:val="none" w:sz="0" w:space="0" w:color="auto"/>
      </w:divBdr>
    </w:div>
    <w:div w:id="520705663">
      <w:bodyDiv w:val="1"/>
      <w:marLeft w:val="0"/>
      <w:marRight w:val="0"/>
      <w:marTop w:val="0"/>
      <w:marBottom w:val="0"/>
      <w:divBdr>
        <w:top w:val="none" w:sz="0" w:space="0" w:color="auto"/>
        <w:left w:val="none" w:sz="0" w:space="0" w:color="auto"/>
        <w:bottom w:val="none" w:sz="0" w:space="0" w:color="auto"/>
        <w:right w:val="none" w:sz="0" w:space="0" w:color="auto"/>
      </w:divBdr>
    </w:div>
    <w:div w:id="520709018">
      <w:bodyDiv w:val="1"/>
      <w:marLeft w:val="0"/>
      <w:marRight w:val="0"/>
      <w:marTop w:val="0"/>
      <w:marBottom w:val="0"/>
      <w:divBdr>
        <w:top w:val="none" w:sz="0" w:space="0" w:color="auto"/>
        <w:left w:val="none" w:sz="0" w:space="0" w:color="auto"/>
        <w:bottom w:val="none" w:sz="0" w:space="0" w:color="auto"/>
        <w:right w:val="none" w:sz="0" w:space="0" w:color="auto"/>
      </w:divBdr>
    </w:div>
    <w:div w:id="520779129">
      <w:bodyDiv w:val="1"/>
      <w:marLeft w:val="0"/>
      <w:marRight w:val="0"/>
      <w:marTop w:val="0"/>
      <w:marBottom w:val="0"/>
      <w:divBdr>
        <w:top w:val="none" w:sz="0" w:space="0" w:color="auto"/>
        <w:left w:val="none" w:sz="0" w:space="0" w:color="auto"/>
        <w:bottom w:val="none" w:sz="0" w:space="0" w:color="auto"/>
        <w:right w:val="none" w:sz="0" w:space="0" w:color="auto"/>
      </w:divBdr>
    </w:div>
    <w:div w:id="520781645">
      <w:bodyDiv w:val="1"/>
      <w:marLeft w:val="0"/>
      <w:marRight w:val="0"/>
      <w:marTop w:val="0"/>
      <w:marBottom w:val="0"/>
      <w:divBdr>
        <w:top w:val="none" w:sz="0" w:space="0" w:color="auto"/>
        <w:left w:val="none" w:sz="0" w:space="0" w:color="auto"/>
        <w:bottom w:val="none" w:sz="0" w:space="0" w:color="auto"/>
        <w:right w:val="none" w:sz="0" w:space="0" w:color="auto"/>
      </w:divBdr>
    </w:div>
    <w:div w:id="520897099">
      <w:bodyDiv w:val="1"/>
      <w:marLeft w:val="0"/>
      <w:marRight w:val="0"/>
      <w:marTop w:val="0"/>
      <w:marBottom w:val="0"/>
      <w:divBdr>
        <w:top w:val="none" w:sz="0" w:space="0" w:color="auto"/>
        <w:left w:val="none" w:sz="0" w:space="0" w:color="auto"/>
        <w:bottom w:val="none" w:sz="0" w:space="0" w:color="auto"/>
        <w:right w:val="none" w:sz="0" w:space="0" w:color="auto"/>
      </w:divBdr>
    </w:div>
    <w:div w:id="520976588">
      <w:bodyDiv w:val="1"/>
      <w:marLeft w:val="0"/>
      <w:marRight w:val="0"/>
      <w:marTop w:val="0"/>
      <w:marBottom w:val="0"/>
      <w:divBdr>
        <w:top w:val="none" w:sz="0" w:space="0" w:color="auto"/>
        <w:left w:val="none" w:sz="0" w:space="0" w:color="auto"/>
        <w:bottom w:val="none" w:sz="0" w:space="0" w:color="auto"/>
        <w:right w:val="none" w:sz="0" w:space="0" w:color="auto"/>
      </w:divBdr>
    </w:div>
    <w:div w:id="521019129">
      <w:bodyDiv w:val="1"/>
      <w:marLeft w:val="0"/>
      <w:marRight w:val="0"/>
      <w:marTop w:val="0"/>
      <w:marBottom w:val="0"/>
      <w:divBdr>
        <w:top w:val="none" w:sz="0" w:space="0" w:color="auto"/>
        <w:left w:val="none" w:sz="0" w:space="0" w:color="auto"/>
        <w:bottom w:val="none" w:sz="0" w:space="0" w:color="auto"/>
        <w:right w:val="none" w:sz="0" w:space="0" w:color="auto"/>
      </w:divBdr>
    </w:div>
    <w:div w:id="521089503">
      <w:bodyDiv w:val="1"/>
      <w:marLeft w:val="0"/>
      <w:marRight w:val="0"/>
      <w:marTop w:val="0"/>
      <w:marBottom w:val="0"/>
      <w:divBdr>
        <w:top w:val="none" w:sz="0" w:space="0" w:color="auto"/>
        <w:left w:val="none" w:sz="0" w:space="0" w:color="auto"/>
        <w:bottom w:val="none" w:sz="0" w:space="0" w:color="auto"/>
        <w:right w:val="none" w:sz="0" w:space="0" w:color="auto"/>
      </w:divBdr>
    </w:div>
    <w:div w:id="521095609">
      <w:bodyDiv w:val="1"/>
      <w:marLeft w:val="0"/>
      <w:marRight w:val="0"/>
      <w:marTop w:val="0"/>
      <w:marBottom w:val="0"/>
      <w:divBdr>
        <w:top w:val="none" w:sz="0" w:space="0" w:color="auto"/>
        <w:left w:val="none" w:sz="0" w:space="0" w:color="auto"/>
        <w:bottom w:val="none" w:sz="0" w:space="0" w:color="auto"/>
        <w:right w:val="none" w:sz="0" w:space="0" w:color="auto"/>
      </w:divBdr>
    </w:div>
    <w:div w:id="521171382">
      <w:bodyDiv w:val="1"/>
      <w:marLeft w:val="0"/>
      <w:marRight w:val="0"/>
      <w:marTop w:val="0"/>
      <w:marBottom w:val="0"/>
      <w:divBdr>
        <w:top w:val="none" w:sz="0" w:space="0" w:color="auto"/>
        <w:left w:val="none" w:sz="0" w:space="0" w:color="auto"/>
        <w:bottom w:val="none" w:sz="0" w:space="0" w:color="auto"/>
        <w:right w:val="none" w:sz="0" w:space="0" w:color="auto"/>
      </w:divBdr>
    </w:div>
    <w:div w:id="521364342">
      <w:bodyDiv w:val="1"/>
      <w:marLeft w:val="0"/>
      <w:marRight w:val="0"/>
      <w:marTop w:val="0"/>
      <w:marBottom w:val="0"/>
      <w:divBdr>
        <w:top w:val="none" w:sz="0" w:space="0" w:color="auto"/>
        <w:left w:val="none" w:sz="0" w:space="0" w:color="auto"/>
        <w:bottom w:val="none" w:sz="0" w:space="0" w:color="auto"/>
        <w:right w:val="none" w:sz="0" w:space="0" w:color="auto"/>
      </w:divBdr>
    </w:div>
    <w:div w:id="521481985">
      <w:bodyDiv w:val="1"/>
      <w:marLeft w:val="0"/>
      <w:marRight w:val="0"/>
      <w:marTop w:val="0"/>
      <w:marBottom w:val="0"/>
      <w:divBdr>
        <w:top w:val="none" w:sz="0" w:space="0" w:color="auto"/>
        <w:left w:val="none" w:sz="0" w:space="0" w:color="auto"/>
        <w:bottom w:val="none" w:sz="0" w:space="0" w:color="auto"/>
        <w:right w:val="none" w:sz="0" w:space="0" w:color="auto"/>
      </w:divBdr>
    </w:div>
    <w:div w:id="521548976">
      <w:bodyDiv w:val="1"/>
      <w:marLeft w:val="0"/>
      <w:marRight w:val="0"/>
      <w:marTop w:val="0"/>
      <w:marBottom w:val="0"/>
      <w:divBdr>
        <w:top w:val="none" w:sz="0" w:space="0" w:color="auto"/>
        <w:left w:val="none" w:sz="0" w:space="0" w:color="auto"/>
        <w:bottom w:val="none" w:sz="0" w:space="0" w:color="auto"/>
        <w:right w:val="none" w:sz="0" w:space="0" w:color="auto"/>
      </w:divBdr>
    </w:div>
    <w:div w:id="521628048">
      <w:bodyDiv w:val="1"/>
      <w:marLeft w:val="0"/>
      <w:marRight w:val="0"/>
      <w:marTop w:val="0"/>
      <w:marBottom w:val="0"/>
      <w:divBdr>
        <w:top w:val="none" w:sz="0" w:space="0" w:color="auto"/>
        <w:left w:val="none" w:sz="0" w:space="0" w:color="auto"/>
        <w:bottom w:val="none" w:sz="0" w:space="0" w:color="auto"/>
        <w:right w:val="none" w:sz="0" w:space="0" w:color="auto"/>
      </w:divBdr>
    </w:div>
    <w:div w:id="521895839">
      <w:bodyDiv w:val="1"/>
      <w:marLeft w:val="0"/>
      <w:marRight w:val="0"/>
      <w:marTop w:val="0"/>
      <w:marBottom w:val="0"/>
      <w:divBdr>
        <w:top w:val="none" w:sz="0" w:space="0" w:color="auto"/>
        <w:left w:val="none" w:sz="0" w:space="0" w:color="auto"/>
        <w:bottom w:val="none" w:sz="0" w:space="0" w:color="auto"/>
        <w:right w:val="none" w:sz="0" w:space="0" w:color="auto"/>
      </w:divBdr>
    </w:div>
    <w:div w:id="521940842">
      <w:bodyDiv w:val="1"/>
      <w:marLeft w:val="0"/>
      <w:marRight w:val="0"/>
      <w:marTop w:val="0"/>
      <w:marBottom w:val="0"/>
      <w:divBdr>
        <w:top w:val="none" w:sz="0" w:space="0" w:color="auto"/>
        <w:left w:val="none" w:sz="0" w:space="0" w:color="auto"/>
        <w:bottom w:val="none" w:sz="0" w:space="0" w:color="auto"/>
        <w:right w:val="none" w:sz="0" w:space="0" w:color="auto"/>
      </w:divBdr>
    </w:div>
    <w:div w:id="522092222">
      <w:bodyDiv w:val="1"/>
      <w:marLeft w:val="0"/>
      <w:marRight w:val="0"/>
      <w:marTop w:val="0"/>
      <w:marBottom w:val="0"/>
      <w:divBdr>
        <w:top w:val="none" w:sz="0" w:space="0" w:color="auto"/>
        <w:left w:val="none" w:sz="0" w:space="0" w:color="auto"/>
        <w:bottom w:val="none" w:sz="0" w:space="0" w:color="auto"/>
        <w:right w:val="none" w:sz="0" w:space="0" w:color="auto"/>
      </w:divBdr>
    </w:div>
    <w:div w:id="522206442">
      <w:bodyDiv w:val="1"/>
      <w:marLeft w:val="0"/>
      <w:marRight w:val="0"/>
      <w:marTop w:val="0"/>
      <w:marBottom w:val="0"/>
      <w:divBdr>
        <w:top w:val="none" w:sz="0" w:space="0" w:color="auto"/>
        <w:left w:val="none" w:sz="0" w:space="0" w:color="auto"/>
        <w:bottom w:val="none" w:sz="0" w:space="0" w:color="auto"/>
        <w:right w:val="none" w:sz="0" w:space="0" w:color="auto"/>
      </w:divBdr>
    </w:div>
    <w:div w:id="522288320">
      <w:bodyDiv w:val="1"/>
      <w:marLeft w:val="0"/>
      <w:marRight w:val="0"/>
      <w:marTop w:val="0"/>
      <w:marBottom w:val="0"/>
      <w:divBdr>
        <w:top w:val="none" w:sz="0" w:space="0" w:color="auto"/>
        <w:left w:val="none" w:sz="0" w:space="0" w:color="auto"/>
        <w:bottom w:val="none" w:sz="0" w:space="0" w:color="auto"/>
        <w:right w:val="none" w:sz="0" w:space="0" w:color="auto"/>
      </w:divBdr>
    </w:div>
    <w:div w:id="522591565">
      <w:bodyDiv w:val="1"/>
      <w:marLeft w:val="0"/>
      <w:marRight w:val="0"/>
      <w:marTop w:val="0"/>
      <w:marBottom w:val="0"/>
      <w:divBdr>
        <w:top w:val="none" w:sz="0" w:space="0" w:color="auto"/>
        <w:left w:val="none" w:sz="0" w:space="0" w:color="auto"/>
        <w:bottom w:val="none" w:sz="0" w:space="0" w:color="auto"/>
        <w:right w:val="none" w:sz="0" w:space="0" w:color="auto"/>
      </w:divBdr>
    </w:div>
    <w:div w:id="522865683">
      <w:bodyDiv w:val="1"/>
      <w:marLeft w:val="0"/>
      <w:marRight w:val="0"/>
      <w:marTop w:val="0"/>
      <w:marBottom w:val="0"/>
      <w:divBdr>
        <w:top w:val="none" w:sz="0" w:space="0" w:color="auto"/>
        <w:left w:val="none" w:sz="0" w:space="0" w:color="auto"/>
        <w:bottom w:val="none" w:sz="0" w:space="0" w:color="auto"/>
        <w:right w:val="none" w:sz="0" w:space="0" w:color="auto"/>
      </w:divBdr>
    </w:div>
    <w:div w:id="522937431">
      <w:bodyDiv w:val="1"/>
      <w:marLeft w:val="0"/>
      <w:marRight w:val="0"/>
      <w:marTop w:val="0"/>
      <w:marBottom w:val="0"/>
      <w:divBdr>
        <w:top w:val="none" w:sz="0" w:space="0" w:color="auto"/>
        <w:left w:val="none" w:sz="0" w:space="0" w:color="auto"/>
        <w:bottom w:val="none" w:sz="0" w:space="0" w:color="auto"/>
        <w:right w:val="none" w:sz="0" w:space="0" w:color="auto"/>
      </w:divBdr>
    </w:div>
    <w:div w:id="523638886">
      <w:bodyDiv w:val="1"/>
      <w:marLeft w:val="0"/>
      <w:marRight w:val="0"/>
      <w:marTop w:val="0"/>
      <w:marBottom w:val="0"/>
      <w:divBdr>
        <w:top w:val="none" w:sz="0" w:space="0" w:color="auto"/>
        <w:left w:val="none" w:sz="0" w:space="0" w:color="auto"/>
        <w:bottom w:val="none" w:sz="0" w:space="0" w:color="auto"/>
        <w:right w:val="none" w:sz="0" w:space="0" w:color="auto"/>
      </w:divBdr>
    </w:div>
    <w:div w:id="523829341">
      <w:bodyDiv w:val="1"/>
      <w:marLeft w:val="0"/>
      <w:marRight w:val="0"/>
      <w:marTop w:val="0"/>
      <w:marBottom w:val="0"/>
      <w:divBdr>
        <w:top w:val="none" w:sz="0" w:space="0" w:color="auto"/>
        <w:left w:val="none" w:sz="0" w:space="0" w:color="auto"/>
        <w:bottom w:val="none" w:sz="0" w:space="0" w:color="auto"/>
        <w:right w:val="none" w:sz="0" w:space="0" w:color="auto"/>
      </w:divBdr>
    </w:div>
    <w:div w:id="523833993">
      <w:bodyDiv w:val="1"/>
      <w:marLeft w:val="0"/>
      <w:marRight w:val="0"/>
      <w:marTop w:val="0"/>
      <w:marBottom w:val="0"/>
      <w:divBdr>
        <w:top w:val="none" w:sz="0" w:space="0" w:color="auto"/>
        <w:left w:val="none" w:sz="0" w:space="0" w:color="auto"/>
        <w:bottom w:val="none" w:sz="0" w:space="0" w:color="auto"/>
        <w:right w:val="none" w:sz="0" w:space="0" w:color="auto"/>
      </w:divBdr>
    </w:div>
    <w:div w:id="523860094">
      <w:bodyDiv w:val="1"/>
      <w:marLeft w:val="0"/>
      <w:marRight w:val="0"/>
      <w:marTop w:val="0"/>
      <w:marBottom w:val="0"/>
      <w:divBdr>
        <w:top w:val="none" w:sz="0" w:space="0" w:color="auto"/>
        <w:left w:val="none" w:sz="0" w:space="0" w:color="auto"/>
        <w:bottom w:val="none" w:sz="0" w:space="0" w:color="auto"/>
        <w:right w:val="none" w:sz="0" w:space="0" w:color="auto"/>
      </w:divBdr>
    </w:div>
    <w:div w:id="523905777">
      <w:bodyDiv w:val="1"/>
      <w:marLeft w:val="0"/>
      <w:marRight w:val="0"/>
      <w:marTop w:val="0"/>
      <w:marBottom w:val="0"/>
      <w:divBdr>
        <w:top w:val="none" w:sz="0" w:space="0" w:color="auto"/>
        <w:left w:val="none" w:sz="0" w:space="0" w:color="auto"/>
        <w:bottom w:val="none" w:sz="0" w:space="0" w:color="auto"/>
        <w:right w:val="none" w:sz="0" w:space="0" w:color="auto"/>
      </w:divBdr>
    </w:div>
    <w:div w:id="523983072">
      <w:bodyDiv w:val="1"/>
      <w:marLeft w:val="0"/>
      <w:marRight w:val="0"/>
      <w:marTop w:val="0"/>
      <w:marBottom w:val="0"/>
      <w:divBdr>
        <w:top w:val="none" w:sz="0" w:space="0" w:color="auto"/>
        <w:left w:val="none" w:sz="0" w:space="0" w:color="auto"/>
        <w:bottom w:val="none" w:sz="0" w:space="0" w:color="auto"/>
        <w:right w:val="none" w:sz="0" w:space="0" w:color="auto"/>
      </w:divBdr>
    </w:div>
    <w:div w:id="524095687">
      <w:bodyDiv w:val="1"/>
      <w:marLeft w:val="0"/>
      <w:marRight w:val="0"/>
      <w:marTop w:val="0"/>
      <w:marBottom w:val="0"/>
      <w:divBdr>
        <w:top w:val="none" w:sz="0" w:space="0" w:color="auto"/>
        <w:left w:val="none" w:sz="0" w:space="0" w:color="auto"/>
        <w:bottom w:val="none" w:sz="0" w:space="0" w:color="auto"/>
        <w:right w:val="none" w:sz="0" w:space="0" w:color="auto"/>
      </w:divBdr>
    </w:div>
    <w:div w:id="524170607">
      <w:bodyDiv w:val="1"/>
      <w:marLeft w:val="0"/>
      <w:marRight w:val="0"/>
      <w:marTop w:val="0"/>
      <w:marBottom w:val="0"/>
      <w:divBdr>
        <w:top w:val="none" w:sz="0" w:space="0" w:color="auto"/>
        <w:left w:val="none" w:sz="0" w:space="0" w:color="auto"/>
        <w:bottom w:val="none" w:sz="0" w:space="0" w:color="auto"/>
        <w:right w:val="none" w:sz="0" w:space="0" w:color="auto"/>
      </w:divBdr>
    </w:div>
    <w:div w:id="524247729">
      <w:bodyDiv w:val="1"/>
      <w:marLeft w:val="0"/>
      <w:marRight w:val="0"/>
      <w:marTop w:val="0"/>
      <w:marBottom w:val="0"/>
      <w:divBdr>
        <w:top w:val="none" w:sz="0" w:space="0" w:color="auto"/>
        <w:left w:val="none" w:sz="0" w:space="0" w:color="auto"/>
        <w:bottom w:val="none" w:sz="0" w:space="0" w:color="auto"/>
        <w:right w:val="none" w:sz="0" w:space="0" w:color="auto"/>
      </w:divBdr>
    </w:div>
    <w:div w:id="524292227">
      <w:bodyDiv w:val="1"/>
      <w:marLeft w:val="0"/>
      <w:marRight w:val="0"/>
      <w:marTop w:val="0"/>
      <w:marBottom w:val="0"/>
      <w:divBdr>
        <w:top w:val="none" w:sz="0" w:space="0" w:color="auto"/>
        <w:left w:val="none" w:sz="0" w:space="0" w:color="auto"/>
        <w:bottom w:val="none" w:sz="0" w:space="0" w:color="auto"/>
        <w:right w:val="none" w:sz="0" w:space="0" w:color="auto"/>
      </w:divBdr>
    </w:div>
    <w:div w:id="524515711">
      <w:bodyDiv w:val="1"/>
      <w:marLeft w:val="0"/>
      <w:marRight w:val="0"/>
      <w:marTop w:val="0"/>
      <w:marBottom w:val="0"/>
      <w:divBdr>
        <w:top w:val="none" w:sz="0" w:space="0" w:color="auto"/>
        <w:left w:val="none" w:sz="0" w:space="0" w:color="auto"/>
        <w:bottom w:val="none" w:sz="0" w:space="0" w:color="auto"/>
        <w:right w:val="none" w:sz="0" w:space="0" w:color="auto"/>
      </w:divBdr>
    </w:div>
    <w:div w:id="524636473">
      <w:bodyDiv w:val="1"/>
      <w:marLeft w:val="0"/>
      <w:marRight w:val="0"/>
      <w:marTop w:val="0"/>
      <w:marBottom w:val="0"/>
      <w:divBdr>
        <w:top w:val="none" w:sz="0" w:space="0" w:color="auto"/>
        <w:left w:val="none" w:sz="0" w:space="0" w:color="auto"/>
        <w:bottom w:val="none" w:sz="0" w:space="0" w:color="auto"/>
        <w:right w:val="none" w:sz="0" w:space="0" w:color="auto"/>
      </w:divBdr>
    </w:div>
    <w:div w:id="524711217">
      <w:bodyDiv w:val="1"/>
      <w:marLeft w:val="0"/>
      <w:marRight w:val="0"/>
      <w:marTop w:val="0"/>
      <w:marBottom w:val="0"/>
      <w:divBdr>
        <w:top w:val="none" w:sz="0" w:space="0" w:color="auto"/>
        <w:left w:val="none" w:sz="0" w:space="0" w:color="auto"/>
        <w:bottom w:val="none" w:sz="0" w:space="0" w:color="auto"/>
        <w:right w:val="none" w:sz="0" w:space="0" w:color="auto"/>
      </w:divBdr>
    </w:div>
    <w:div w:id="524902215">
      <w:bodyDiv w:val="1"/>
      <w:marLeft w:val="0"/>
      <w:marRight w:val="0"/>
      <w:marTop w:val="0"/>
      <w:marBottom w:val="0"/>
      <w:divBdr>
        <w:top w:val="none" w:sz="0" w:space="0" w:color="auto"/>
        <w:left w:val="none" w:sz="0" w:space="0" w:color="auto"/>
        <w:bottom w:val="none" w:sz="0" w:space="0" w:color="auto"/>
        <w:right w:val="none" w:sz="0" w:space="0" w:color="auto"/>
      </w:divBdr>
    </w:div>
    <w:div w:id="524946163">
      <w:bodyDiv w:val="1"/>
      <w:marLeft w:val="0"/>
      <w:marRight w:val="0"/>
      <w:marTop w:val="0"/>
      <w:marBottom w:val="0"/>
      <w:divBdr>
        <w:top w:val="none" w:sz="0" w:space="0" w:color="auto"/>
        <w:left w:val="none" w:sz="0" w:space="0" w:color="auto"/>
        <w:bottom w:val="none" w:sz="0" w:space="0" w:color="auto"/>
        <w:right w:val="none" w:sz="0" w:space="0" w:color="auto"/>
      </w:divBdr>
    </w:div>
    <w:div w:id="525026852">
      <w:bodyDiv w:val="1"/>
      <w:marLeft w:val="0"/>
      <w:marRight w:val="0"/>
      <w:marTop w:val="0"/>
      <w:marBottom w:val="0"/>
      <w:divBdr>
        <w:top w:val="none" w:sz="0" w:space="0" w:color="auto"/>
        <w:left w:val="none" w:sz="0" w:space="0" w:color="auto"/>
        <w:bottom w:val="none" w:sz="0" w:space="0" w:color="auto"/>
        <w:right w:val="none" w:sz="0" w:space="0" w:color="auto"/>
      </w:divBdr>
    </w:div>
    <w:div w:id="525140984">
      <w:bodyDiv w:val="1"/>
      <w:marLeft w:val="0"/>
      <w:marRight w:val="0"/>
      <w:marTop w:val="0"/>
      <w:marBottom w:val="0"/>
      <w:divBdr>
        <w:top w:val="none" w:sz="0" w:space="0" w:color="auto"/>
        <w:left w:val="none" w:sz="0" w:space="0" w:color="auto"/>
        <w:bottom w:val="none" w:sz="0" w:space="0" w:color="auto"/>
        <w:right w:val="none" w:sz="0" w:space="0" w:color="auto"/>
      </w:divBdr>
    </w:div>
    <w:div w:id="525362344">
      <w:bodyDiv w:val="1"/>
      <w:marLeft w:val="0"/>
      <w:marRight w:val="0"/>
      <w:marTop w:val="0"/>
      <w:marBottom w:val="0"/>
      <w:divBdr>
        <w:top w:val="none" w:sz="0" w:space="0" w:color="auto"/>
        <w:left w:val="none" w:sz="0" w:space="0" w:color="auto"/>
        <w:bottom w:val="none" w:sz="0" w:space="0" w:color="auto"/>
        <w:right w:val="none" w:sz="0" w:space="0" w:color="auto"/>
      </w:divBdr>
    </w:div>
    <w:div w:id="526145096">
      <w:bodyDiv w:val="1"/>
      <w:marLeft w:val="0"/>
      <w:marRight w:val="0"/>
      <w:marTop w:val="0"/>
      <w:marBottom w:val="0"/>
      <w:divBdr>
        <w:top w:val="none" w:sz="0" w:space="0" w:color="auto"/>
        <w:left w:val="none" w:sz="0" w:space="0" w:color="auto"/>
        <w:bottom w:val="none" w:sz="0" w:space="0" w:color="auto"/>
        <w:right w:val="none" w:sz="0" w:space="0" w:color="auto"/>
      </w:divBdr>
    </w:div>
    <w:div w:id="526405872">
      <w:bodyDiv w:val="1"/>
      <w:marLeft w:val="0"/>
      <w:marRight w:val="0"/>
      <w:marTop w:val="0"/>
      <w:marBottom w:val="0"/>
      <w:divBdr>
        <w:top w:val="none" w:sz="0" w:space="0" w:color="auto"/>
        <w:left w:val="none" w:sz="0" w:space="0" w:color="auto"/>
        <w:bottom w:val="none" w:sz="0" w:space="0" w:color="auto"/>
        <w:right w:val="none" w:sz="0" w:space="0" w:color="auto"/>
      </w:divBdr>
    </w:div>
    <w:div w:id="526410116">
      <w:bodyDiv w:val="1"/>
      <w:marLeft w:val="0"/>
      <w:marRight w:val="0"/>
      <w:marTop w:val="0"/>
      <w:marBottom w:val="0"/>
      <w:divBdr>
        <w:top w:val="none" w:sz="0" w:space="0" w:color="auto"/>
        <w:left w:val="none" w:sz="0" w:space="0" w:color="auto"/>
        <w:bottom w:val="none" w:sz="0" w:space="0" w:color="auto"/>
        <w:right w:val="none" w:sz="0" w:space="0" w:color="auto"/>
      </w:divBdr>
    </w:div>
    <w:div w:id="526599243">
      <w:bodyDiv w:val="1"/>
      <w:marLeft w:val="0"/>
      <w:marRight w:val="0"/>
      <w:marTop w:val="0"/>
      <w:marBottom w:val="0"/>
      <w:divBdr>
        <w:top w:val="none" w:sz="0" w:space="0" w:color="auto"/>
        <w:left w:val="none" w:sz="0" w:space="0" w:color="auto"/>
        <w:bottom w:val="none" w:sz="0" w:space="0" w:color="auto"/>
        <w:right w:val="none" w:sz="0" w:space="0" w:color="auto"/>
      </w:divBdr>
    </w:div>
    <w:div w:id="526869910">
      <w:bodyDiv w:val="1"/>
      <w:marLeft w:val="0"/>
      <w:marRight w:val="0"/>
      <w:marTop w:val="0"/>
      <w:marBottom w:val="0"/>
      <w:divBdr>
        <w:top w:val="none" w:sz="0" w:space="0" w:color="auto"/>
        <w:left w:val="none" w:sz="0" w:space="0" w:color="auto"/>
        <w:bottom w:val="none" w:sz="0" w:space="0" w:color="auto"/>
        <w:right w:val="none" w:sz="0" w:space="0" w:color="auto"/>
      </w:divBdr>
    </w:div>
    <w:div w:id="526991024">
      <w:bodyDiv w:val="1"/>
      <w:marLeft w:val="0"/>
      <w:marRight w:val="0"/>
      <w:marTop w:val="0"/>
      <w:marBottom w:val="0"/>
      <w:divBdr>
        <w:top w:val="none" w:sz="0" w:space="0" w:color="auto"/>
        <w:left w:val="none" w:sz="0" w:space="0" w:color="auto"/>
        <w:bottom w:val="none" w:sz="0" w:space="0" w:color="auto"/>
        <w:right w:val="none" w:sz="0" w:space="0" w:color="auto"/>
      </w:divBdr>
    </w:div>
    <w:div w:id="527109236">
      <w:bodyDiv w:val="1"/>
      <w:marLeft w:val="0"/>
      <w:marRight w:val="0"/>
      <w:marTop w:val="0"/>
      <w:marBottom w:val="0"/>
      <w:divBdr>
        <w:top w:val="none" w:sz="0" w:space="0" w:color="auto"/>
        <w:left w:val="none" w:sz="0" w:space="0" w:color="auto"/>
        <w:bottom w:val="none" w:sz="0" w:space="0" w:color="auto"/>
        <w:right w:val="none" w:sz="0" w:space="0" w:color="auto"/>
      </w:divBdr>
    </w:div>
    <w:div w:id="527380207">
      <w:bodyDiv w:val="1"/>
      <w:marLeft w:val="0"/>
      <w:marRight w:val="0"/>
      <w:marTop w:val="0"/>
      <w:marBottom w:val="0"/>
      <w:divBdr>
        <w:top w:val="none" w:sz="0" w:space="0" w:color="auto"/>
        <w:left w:val="none" w:sz="0" w:space="0" w:color="auto"/>
        <w:bottom w:val="none" w:sz="0" w:space="0" w:color="auto"/>
        <w:right w:val="none" w:sz="0" w:space="0" w:color="auto"/>
      </w:divBdr>
    </w:div>
    <w:div w:id="527525696">
      <w:bodyDiv w:val="1"/>
      <w:marLeft w:val="0"/>
      <w:marRight w:val="0"/>
      <w:marTop w:val="0"/>
      <w:marBottom w:val="0"/>
      <w:divBdr>
        <w:top w:val="none" w:sz="0" w:space="0" w:color="auto"/>
        <w:left w:val="none" w:sz="0" w:space="0" w:color="auto"/>
        <w:bottom w:val="none" w:sz="0" w:space="0" w:color="auto"/>
        <w:right w:val="none" w:sz="0" w:space="0" w:color="auto"/>
      </w:divBdr>
    </w:div>
    <w:div w:id="527565827">
      <w:bodyDiv w:val="1"/>
      <w:marLeft w:val="0"/>
      <w:marRight w:val="0"/>
      <w:marTop w:val="0"/>
      <w:marBottom w:val="0"/>
      <w:divBdr>
        <w:top w:val="none" w:sz="0" w:space="0" w:color="auto"/>
        <w:left w:val="none" w:sz="0" w:space="0" w:color="auto"/>
        <w:bottom w:val="none" w:sz="0" w:space="0" w:color="auto"/>
        <w:right w:val="none" w:sz="0" w:space="0" w:color="auto"/>
      </w:divBdr>
    </w:div>
    <w:div w:id="527718300">
      <w:bodyDiv w:val="1"/>
      <w:marLeft w:val="0"/>
      <w:marRight w:val="0"/>
      <w:marTop w:val="0"/>
      <w:marBottom w:val="0"/>
      <w:divBdr>
        <w:top w:val="none" w:sz="0" w:space="0" w:color="auto"/>
        <w:left w:val="none" w:sz="0" w:space="0" w:color="auto"/>
        <w:bottom w:val="none" w:sz="0" w:space="0" w:color="auto"/>
        <w:right w:val="none" w:sz="0" w:space="0" w:color="auto"/>
      </w:divBdr>
    </w:div>
    <w:div w:id="527835158">
      <w:bodyDiv w:val="1"/>
      <w:marLeft w:val="0"/>
      <w:marRight w:val="0"/>
      <w:marTop w:val="0"/>
      <w:marBottom w:val="0"/>
      <w:divBdr>
        <w:top w:val="none" w:sz="0" w:space="0" w:color="auto"/>
        <w:left w:val="none" w:sz="0" w:space="0" w:color="auto"/>
        <w:bottom w:val="none" w:sz="0" w:space="0" w:color="auto"/>
        <w:right w:val="none" w:sz="0" w:space="0" w:color="auto"/>
      </w:divBdr>
    </w:div>
    <w:div w:id="527959516">
      <w:bodyDiv w:val="1"/>
      <w:marLeft w:val="0"/>
      <w:marRight w:val="0"/>
      <w:marTop w:val="0"/>
      <w:marBottom w:val="0"/>
      <w:divBdr>
        <w:top w:val="none" w:sz="0" w:space="0" w:color="auto"/>
        <w:left w:val="none" w:sz="0" w:space="0" w:color="auto"/>
        <w:bottom w:val="none" w:sz="0" w:space="0" w:color="auto"/>
        <w:right w:val="none" w:sz="0" w:space="0" w:color="auto"/>
      </w:divBdr>
    </w:div>
    <w:div w:id="527983951">
      <w:bodyDiv w:val="1"/>
      <w:marLeft w:val="0"/>
      <w:marRight w:val="0"/>
      <w:marTop w:val="0"/>
      <w:marBottom w:val="0"/>
      <w:divBdr>
        <w:top w:val="none" w:sz="0" w:space="0" w:color="auto"/>
        <w:left w:val="none" w:sz="0" w:space="0" w:color="auto"/>
        <w:bottom w:val="none" w:sz="0" w:space="0" w:color="auto"/>
        <w:right w:val="none" w:sz="0" w:space="0" w:color="auto"/>
      </w:divBdr>
    </w:div>
    <w:div w:id="528301239">
      <w:bodyDiv w:val="1"/>
      <w:marLeft w:val="0"/>
      <w:marRight w:val="0"/>
      <w:marTop w:val="0"/>
      <w:marBottom w:val="0"/>
      <w:divBdr>
        <w:top w:val="none" w:sz="0" w:space="0" w:color="auto"/>
        <w:left w:val="none" w:sz="0" w:space="0" w:color="auto"/>
        <w:bottom w:val="none" w:sz="0" w:space="0" w:color="auto"/>
        <w:right w:val="none" w:sz="0" w:space="0" w:color="auto"/>
      </w:divBdr>
    </w:div>
    <w:div w:id="528572174">
      <w:bodyDiv w:val="1"/>
      <w:marLeft w:val="0"/>
      <w:marRight w:val="0"/>
      <w:marTop w:val="0"/>
      <w:marBottom w:val="0"/>
      <w:divBdr>
        <w:top w:val="none" w:sz="0" w:space="0" w:color="auto"/>
        <w:left w:val="none" w:sz="0" w:space="0" w:color="auto"/>
        <w:bottom w:val="none" w:sz="0" w:space="0" w:color="auto"/>
        <w:right w:val="none" w:sz="0" w:space="0" w:color="auto"/>
      </w:divBdr>
    </w:div>
    <w:div w:id="528642189">
      <w:bodyDiv w:val="1"/>
      <w:marLeft w:val="0"/>
      <w:marRight w:val="0"/>
      <w:marTop w:val="0"/>
      <w:marBottom w:val="0"/>
      <w:divBdr>
        <w:top w:val="none" w:sz="0" w:space="0" w:color="auto"/>
        <w:left w:val="none" w:sz="0" w:space="0" w:color="auto"/>
        <w:bottom w:val="none" w:sz="0" w:space="0" w:color="auto"/>
        <w:right w:val="none" w:sz="0" w:space="0" w:color="auto"/>
      </w:divBdr>
    </w:div>
    <w:div w:id="528683130">
      <w:bodyDiv w:val="1"/>
      <w:marLeft w:val="0"/>
      <w:marRight w:val="0"/>
      <w:marTop w:val="0"/>
      <w:marBottom w:val="0"/>
      <w:divBdr>
        <w:top w:val="none" w:sz="0" w:space="0" w:color="auto"/>
        <w:left w:val="none" w:sz="0" w:space="0" w:color="auto"/>
        <w:bottom w:val="none" w:sz="0" w:space="0" w:color="auto"/>
        <w:right w:val="none" w:sz="0" w:space="0" w:color="auto"/>
      </w:divBdr>
    </w:div>
    <w:div w:id="528685393">
      <w:bodyDiv w:val="1"/>
      <w:marLeft w:val="0"/>
      <w:marRight w:val="0"/>
      <w:marTop w:val="0"/>
      <w:marBottom w:val="0"/>
      <w:divBdr>
        <w:top w:val="none" w:sz="0" w:space="0" w:color="auto"/>
        <w:left w:val="none" w:sz="0" w:space="0" w:color="auto"/>
        <w:bottom w:val="none" w:sz="0" w:space="0" w:color="auto"/>
        <w:right w:val="none" w:sz="0" w:space="0" w:color="auto"/>
      </w:divBdr>
    </w:div>
    <w:div w:id="528685992">
      <w:bodyDiv w:val="1"/>
      <w:marLeft w:val="0"/>
      <w:marRight w:val="0"/>
      <w:marTop w:val="0"/>
      <w:marBottom w:val="0"/>
      <w:divBdr>
        <w:top w:val="none" w:sz="0" w:space="0" w:color="auto"/>
        <w:left w:val="none" w:sz="0" w:space="0" w:color="auto"/>
        <w:bottom w:val="none" w:sz="0" w:space="0" w:color="auto"/>
        <w:right w:val="none" w:sz="0" w:space="0" w:color="auto"/>
      </w:divBdr>
    </w:div>
    <w:div w:id="528759506">
      <w:bodyDiv w:val="1"/>
      <w:marLeft w:val="0"/>
      <w:marRight w:val="0"/>
      <w:marTop w:val="0"/>
      <w:marBottom w:val="0"/>
      <w:divBdr>
        <w:top w:val="none" w:sz="0" w:space="0" w:color="auto"/>
        <w:left w:val="none" w:sz="0" w:space="0" w:color="auto"/>
        <w:bottom w:val="none" w:sz="0" w:space="0" w:color="auto"/>
        <w:right w:val="none" w:sz="0" w:space="0" w:color="auto"/>
      </w:divBdr>
    </w:div>
    <w:div w:id="528838193">
      <w:bodyDiv w:val="1"/>
      <w:marLeft w:val="0"/>
      <w:marRight w:val="0"/>
      <w:marTop w:val="0"/>
      <w:marBottom w:val="0"/>
      <w:divBdr>
        <w:top w:val="none" w:sz="0" w:space="0" w:color="auto"/>
        <w:left w:val="none" w:sz="0" w:space="0" w:color="auto"/>
        <w:bottom w:val="none" w:sz="0" w:space="0" w:color="auto"/>
        <w:right w:val="none" w:sz="0" w:space="0" w:color="auto"/>
      </w:divBdr>
    </w:div>
    <w:div w:id="528953675">
      <w:bodyDiv w:val="1"/>
      <w:marLeft w:val="0"/>
      <w:marRight w:val="0"/>
      <w:marTop w:val="0"/>
      <w:marBottom w:val="0"/>
      <w:divBdr>
        <w:top w:val="none" w:sz="0" w:space="0" w:color="auto"/>
        <w:left w:val="none" w:sz="0" w:space="0" w:color="auto"/>
        <w:bottom w:val="none" w:sz="0" w:space="0" w:color="auto"/>
        <w:right w:val="none" w:sz="0" w:space="0" w:color="auto"/>
      </w:divBdr>
    </w:div>
    <w:div w:id="529032175">
      <w:bodyDiv w:val="1"/>
      <w:marLeft w:val="0"/>
      <w:marRight w:val="0"/>
      <w:marTop w:val="0"/>
      <w:marBottom w:val="0"/>
      <w:divBdr>
        <w:top w:val="none" w:sz="0" w:space="0" w:color="auto"/>
        <w:left w:val="none" w:sz="0" w:space="0" w:color="auto"/>
        <w:bottom w:val="none" w:sz="0" w:space="0" w:color="auto"/>
        <w:right w:val="none" w:sz="0" w:space="0" w:color="auto"/>
      </w:divBdr>
    </w:div>
    <w:div w:id="529148237">
      <w:bodyDiv w:val="1"/>
      <w:marLeft w:val="0"/>
      <w:marRight w:val="0"/>
      <w:marTop w:val="0"/>
      <w:marBottom w:val="0"/>
      <w:divBdr>
        <w:top w:val="none" w:sz="0" w:space="0" w:color="auto"/>
        <w:left w:val="none" w:sz="0" w:space="0" w:color="auto"/>
        <w:bottom w:val="none" w:sz="0" w:space="0" w:color="auto"/>
        <w:right w:val="none" w:sz="0" w:space="0" w:color="auto"/>
      </w:divBdr>
    </w:div>
    <w:div w:id="529149673">
      <w:bodyDiv w:val="1"/>
      <w:marLeft w:val="0"/>
      <w:marRight w:val="0"/>
      <w:marTop w:val="0"/>
      <w:marBottom w:val="0"/>
      <w:divBdr>
        <w:top w:val="none" w:sz="0" w:space="0" w:color="auto"/>
        <w:left w:val="none" w:sz="0" w:space="0" w:color="auto"/>
        <w:bottom w:val="none" w:sz="0" w:space="0" w:color="auto"/>
        <w:right w:val="none" w:sz="0" w:space="0" w:color="auto"/>
      </w:divBdr>
    </w:div>
    <w:div w:id="529219047">
      <w:bodyDiv w:val="1"/>
      <w:marLeft w:val="0"/>
      <w:marRight w:val="0"/>
      <w:marTop w:val="0"/>
      <w:marBottom w:val="0"/>
      <w:divBdr>
        <w:top w:val="none" w:sz="0" w:space="0" w:color="auto"/>
        <w:left w:val="none" w:sz="0" w:space="0" w:color="auto"/>
        <w:bottom w:val="none" w:sz="0" w:space="0" w:color="auto"/>
        <w:right w:val="none" w:sz="0" w:space="0" w:color="auto"/>
      </w:divBdr>
    </w:div>
    <w:div w:id="529537500">
      <w:bodyDiv w:val="1"/>
      <w:marLeft w:val="0"/>
      <w:marRight w:val="0"/>
      <w:marTop w:val="0"/>
      <w:marBottom w:val="0"/>
      <w:divBdr>
        <w:top w:val="none" w:sz="0" w:space="0" w:color="auto"/>
        <w:left w:val="none" w:sz="0" w:space="0" w:color="auto"/>
        <w:bottom w:val="none" w:sz="0" w:space="0" w:color="auto"/>
        <w:right w:val="none" w:sz="0" w:space="0" w:color="auto"/>
      </w:divBdr>
    </w:div>
    <w:div w:id="529875950">
      <w:bodyDiv w:val="1"/>
      <w:marLeft w:val="0"/>
      <w:marRight w:val="0"/>
      <w:marTop w:val="0"/>
      <w:marBottom w:val="0"/>
      <w:divBdr>
        <w:top w:val="none" w:sz="0" w:space="0" w:color="auto"/>
        <w:left w:val="none" w:sz="0" w:space="0" w:color="auto"/>
        <w:bottom w:val="none" w:sz="0" w:space="0" w:color="auto"/>
        <w:right w:val="none" w:sz="0" w:space="0" w:color="auto"/>
      </w:divBdr>
    </w:div>
    <w:div w:id="529992577">
      <w:bodyDiv w:val="1"/>
      <w:marLeft w:val="0"/>
      <w:marRight w:val="0"/>
      <w:marTop w:val="0"/>
      <w:marBottom w:val="0"/>
      <w:divBdr>
        <w:top w:val="none" w:sz="0" w:space="0" w:color="auto"/>
        <w:left w:val="none" w:sz="0" w:space="0" w:color="auto"/>
        <w:bottom w:val="none" w:sz="0" w:space="0" w:color="auto"/>
        <w:right w:val="none" w:sz="0" w:space="0" w:color="auto"/>
      </w:divBdr>
    </w:div>
    <w:div w:id="530144317">
      <w:bodyDiv w:val="1"/>
      <w:marLeft w:val="0"/>
      <w:marRight w:val="0"/>
      <w:marTop w:val="0"/>
      <w:marBottom w:val="0"/>
      <w:divBdr>
        <w:top w:val="none" w:sz="0" w:space="0" w:color="auto"/>
        <w:left w:val="none" w:sz="0" w:space="0" w:color="auto"/>
        <w:bottom w:val="none" w:sz="0" w:space="0" w:color="auto"/>
        <w:right w:val="none" w:sz="0" w:space="0" w:color="auto"/>
      </w:divBdr>
    </w:div>
    <w:div w:id="530412953">
      <w:bodyDiv w:val="1"/>
      <w:marLeft w:val="0"/>
      <w:marRight w:val="0"/>
      <w:marTop w:val="0"/>
      <w:marBottom w:val="0"/>
      <w:divBdr>
        <w:top w:val="none" w:sz="0" w:space="0" w:color="auto"/>
        <w:left w:val="none" w:sz="0" w:space="0" w:color="auto"/>
        <w:bottom w:val="none" w:sz="0" w:space="0" w:color="auto"/>
        <w:right w:val="none" w:sz="0" w:space="0" w:color="auto"/>
      </w:divBdr>
    </w:div>
    <w:div w:id="530454101">
      <w:bodyDiv w:val="1"/>
      <w:marLeft w:val="0"/>
      <w:marRight w:val="0"/>
      <w:marTop w:val="0"/>
      <w:marBottom w:val="0"/>
      <w:divBdr>
        <w:top w:val="none" w:sz="0" w:space="0" w:color="auto"/>
        <w:left w:val="none" w:sz="0" w:space="0" w:color="auto"/>
        <w:bottom w:val="none" w:sz="0" w:space="0" w:color="auto"/>
        <w:right w:val="none" w:sz="0" w:space="0" w:color="auto"/>
      </w:divBdr>
    </w:div>
    <w:div w:id="530606957">
      <w:bodyDiv w:val="1"/>
      <w:marLeft w:val="0"/>
      <w:marRight w:val="0"/>
      <w:marTop w:val="0"/>
      <w:marBottom w:val="0"/>
      <w:divBdr>
        <w:top w:val="none" w:sz="0" w:space="0" w:color="auto"/>
        <w:left w:val="none" w:sz="0" w:space="0" w:color="auto"/>
        <w:bottom w:val="none" w:sz="0" w:space="0" w:color="auto"/>
        <w:right w:val="none" w:sz="0" w:space="0" w:color="auto"/>
      </w:divBdr>
    </w:div>
    <w:div w:id="530649012">
      <w:bodyDiv w:val="1"/>
      <w:marLeft w:val="0"/>
      <w:marRight w:val="0"/>
      <w:marTop w:val="0"/>
      <w:marBottom w:val="0"/>
      <w:divBdr>
        <w:top w:val="none" w:sz="0" w:space="0" w:color="auto"/>
        <w:left w:val="none" w:sz="0" w:space="0" w:color="auto"/>
        <w:bottom w:val="none" w:sz="0" w:space="0" w:color="auto"/>
        <w:right w:val="none" w:sz="0" w:space="0" w:color="auto"/>
      </w:divBdr>
    </w:div>
    <w:div w:id="530652307">
      <w:bodyDiv w:val="1"/>
      <w:marLeft w:val="0"/>
      <w:marRight w:val="0"/>
      <w:marTop w:val="0"/>
      <w:marBottom w:val="0"/>
      <w:divBdr>
        <w:top w:val="none" w:sz="0" w:space="0" w:color="auto"/>
        <w:left w:val="none" w:sz="0" w:space="0" w:color="auto"/>
        <w:bottom w:val="none" w:sz="0" w:space="0" w:color="auto"/>
        <w:right w:val="none" w:sz="0" w:space="0" w:color="auto"/>
      </w:divBdr>
    </w:div>
    <w:div w:id="530842069">
      <w:bodyDiv w:val="1"/>
      <w:marLeft w:val="0"/>
      <w:marRight w:val="0"/>
      <w:marTop w:val="0"/>
      <w:marBottom w:val="0"/>
      <w:divBdr>
        <w:top w:val="none" w:sz="0" w:space="0" w:color="auto"/>
        <w:left w:val="none" w:sz="0" w:space="0" w:color="auto"/>
        <w:bottom w:val="none" w:sz="0" w:space="0" w:color="auto"/>
        <w:right w:val="none" w:sz="0" w:space="0" w:color="auto"/>
      </w:divBdr>
    </w:div>
    <w:div w:id="531114745">
      <w:bodyDiv w:val="1"/>
      <w:marLeft w:val="0"/>
      <w:marRight w:val="0"/>
      <w:marTop w:val="0"/>
      <w:marBottom w:val="0"/>
      <w:divBdr>
        <w:top w:val="none" w:sz="0" w:space="0" w:color="auto"/>
        <w:left w:val="none" w:sz="0" w:space="0" w:color="auto"/>
        <w:bottom w:val="none" w:sz="0" w:space="0" w:color="auto"/>
        <w:right w:val="none" w:sz="0" w:space="0" w:color="auto"/>
      </w:divBdr>
    </w:div>
    <w:div w:id="531192017">
      <w:bodyDiv w:val="1"/>
      <w:marLeft w:val="0"/>
      <w:marRight w:val="0"/>
      <w:marTop w:val="0"/>
      <w:marBottom w:val="0"/>
      <w:divBdr>
        <w:top w:val="none" w:sz="0" w:space="0" w:color="auto"/>
        <w:left w:val="none" w:sz="0" w:space="0" w:color="auto"/>
        <w:bottom w:val="none" w:sz="0" w:space="0" w:color="auto"/>
        <w:right w:val="none" w:sz="0" w:space="0" w:color="auto"/>
      </w:divBdr>
    </w:div>
    <w:div w:id="531694585">
      <w:bodyDiv w:val="1"/>
      <w:marLeft w:val="0"/>
      <w:marRight w:val="0"/>
      <w:marTop w:val="0"/>
      <w:marBottom w:val="0"/>
      <w:divBdr>
        <w:top w:val="none" w:sz="0" w:space="0" w:color="auto"/>
        <w:left w:val="none" w:sz="0" w:space="0" w:color="auto"/>
        <w:bottom w:val="none" w:sz="0" w:space="0" w:color="auto"/>
        <w:right w:val="none" w:sz="0" w:space="0" w:color="auto"/>
      </w:divBdr>
    </w:div>
    <w:div w:id="531696173">
      <w:bodyDiv w:val="1"/>
      <w:marLeft w:val="0"/>
      <w:marRight w:val="0"/>
      <w:marTop w:val="0"/>
      <w:marBottom w:val="0"/>
      <w:divBdr>
        <w:top w:val="none" w:sz="0" w:space="0" w:color="auto"/>
        <w:left w:val="none" w:sz="0" w:space="0" w:color="auto"/>
        <w:bottom w:val="none" w:sz="0" w:space="0" w:color="auto"/>
        <w:right w:val="none" w:sz="0" w:space="0" w:color="auto"/>
      </w:divBdr>
    </w:div>
    <w:div w:id="531773191">
      <w:bodyDiv w:val="1"/>
      <w:marLeft w:val="0"/>
      <w:marRight w:val="0"/>
      <w:marTop w:val="0"/>
      <w:marBottom w:val="0"/>
      <w:divBdr>
        <w:top w:val="none" w:sz="0" w:space="0" w:color="auto"/>
        <w:left w:val="none" w:sz="0" w:space="0" w:color="auto"/>
        <w:bottom w:val="none" w:sz="0" w:space="0" w:color="auto"/>
        <w:right w:val="none" w:sz="0" w:space="0" w:color="auto"/>
      </w:divBdr>
    </w:div>
    <w:div w:id="531891993">
      <w:bodyDiv w:val="1"/>
      <w:marLeft w:val="0"/>
      <w:marRight w:val="0"/>
      <w:marTop w:val="0"/>
      <w:marBottom w:val="0"/>
      <w:divBdr>
        <w:top w:val="none" w:sz="0" w:space="0" w:color="auto"/>
        <w:left w:val="none" w:sz="0" w:space="0" w:color="auto"/>
        <w:bottom w:val="none" w:sz="0" w:space="0" w:color="auto"/>
        <w:right w:val="none" w:sz="0" w:space="0" w:color="auto"/>
      </w:divBdr>
    </w:div>
    <w:div w:id="532039045">
      <w:bodyDiv w:val="1"/>
      <w:marLeft w:val="0"/>
      <w:marRight w:val="0"/>
      <w:marTop w:val="0"/>
      <w:marBottom w:val="0"/>
      <w:divBdr>
        <w:top w:val="none" w:sz="0" w:space="0" w:color="auto"/>
        <w:left w:val="none" w:sz="0" w:space="0" w:color="auto"/>
        <w:bottom w:val="none" w:sz="0" w:space="0" w:color="auto"/>
        <w:right w:val="none" w:sz="0" w:space="0" w:color="auto"/>
      </w:divBdr>
    </w:div>
    <w:div w:id="532041686">
      <w:bodyDiv w:val="1"/>
      <w:marLeft w:val="0"/>
      <w:marRight w:val="0"/>
      <w:marTop w:val="0"/>
      <w:marBottom w:val="0"/>
      <w:divBdr>
        <w:top w:val="none" w:sz="0" w:space="0" w:color="auto"/>
        <w:left w:val="none" w:sz="0" w:space="0" w:color="auto"/>
        <w:bottom w:val="none" w:sz="0" w:space="0" w:color="auto"/>
        <w:right w:val="none" w:sz="0" w:space="0" w:color="auto"/>
      </w:divBdr>
    </w:div>
    <w:div w:id="532154475">
      <w:bodyDiv w:val="1"/>
      <w:marLeft w:val="0"/>
      <w:marRight w:val="0"/>
      <w:marTop w:val="0"/>
      <w:marBottom w:val="0"/>
      <w:divBdr>
        <w:top w:val="none" w:sz="0" w:space="0" w:color="auto"/>
        <w:left w:val="none" w:sz="0" w:space="0" w:color="auto"/>
        <w:bottom w:val="none" w:sz="0" w:space="0" w:color="auto"/>
        <w:right w:val="none" w:sz="0" w:space="0" w:color="auto"/>
      </w:divBdr>
    </w:div>
    <w:div w:id="532155363">
      <w:bodyDiv w:val="1"/>
      <w:marLeft w:val="0"/>
      <w:marRight w:val="0"/>
      <w:marTop w:val="0"/>
      <w:marBottom w:val="0"/>
      <w:divBdr>
        <w:top w:val="none" w:sz="0" w:space="0" w:color="auto"/>
        <w:left w:val="none" w:sz="0" w:space="0" w:color="auto"/>
        <w:bottom w:val="none" w:sz="0" w:space="0" w:color="auto"/>
        <w:right w:val="none" w:sz="0" w:space="0" w:color="auto"/>
      </w:divBdr>
    </w:div>
    <w:div w:id="532424365">
      <w:bodyDiv w:val="1"/>
      <w:marLeft w:val="0"/>
      <w:marRight w:val="0"/>
      <w:marTop w:val="0"/>
      <w:marBottom w:val="0"/>
      <w:divBdr>
        <w:top w:val="none" w:sz="0" w:space="0" w:color="auto"/>
        <w:left w:val="none" w:sz="0" w:space="0" w:color="auto"/>
        <w:bottom w:val="none" w:sz="0" w:space="0" w:color="auto"/>
        <w:right w:val="none" w:sz="0" w:space="0" w:color="auto"/>
      </w:divBdr>
    </w:div>
    <w:div w:id="532496731">
      <w:bodyDiv w:val="1"/>
      <w:marLeft w:val="0"/>
      <w:marRight w:val="0"/>
      <w:marTop w:val="0"/>
      <w:marBottom w:val="0"/>
      <w:divBdr>
        <w:top w:val="none" w:sz="0" w:space="0" w:color="auto"/>
        <w:left w:val="none" w:sz="0" w:space="0" w:color="auto"/>
        <w:bottom w:val="none" w:sz="0" w:space="0" w:color="auto"/>
        <w:right w:val="none" w:sz="0" w:space="0" w:color="auto"/>
      </w:divBdr>
    </w:div>
    <w:div w:id="532504323">
      <w:bodyDiv w:val="1"/>
      <w:marLeft w:val="0"/>
      <w:marRight w:val="0"/>
      <w:marTop w:val="0"/>
      <w:marBottom w:val="0"/>
      <w:divBdr>
        <w:top w:val="none" w:sz="0" w:space="0" w:color="auto"/>
        <w:left w:val="none" w:sz="0" w:space="0" w:color="auto"/>
        <w:bottom w:val="none" w:sz="0" w:space="0" w:color="auto"/>
        <w:right w:val="none" w:sz="0" w:space="0" w:color="auto"/>
      </w:divBdr>
    </w:div>
    <w:div w:id="532691660">
      <w:bodyDiv w:val="1"/>
      <w:marLeft w:val="0"/>
      <w:marRight w:val="0"/>
      <w:marTop w:val="0"/>
      <w:marBottom w:val="0"/>
      <w:divBdr>
        <w:top w:val="none" w:sz="0" w:space="0" w:color="auto"/>
        <w:left w:val="none" w:sz="0" w:space="0" w:color="auto"/>
        <w:bottom w:val="none" w:sz="0" w:space="0" w:color="auto"/>
        <w:right w:val="none" w:sz="0" w:space="0" w:color="auto"/>
      </w:divBdr>
    </w:div>
    <w:div w:id="532763639">
      <w:bodyDiv w:val="1"/>
      <w:marLeft w:val="0"/>
      <w:marRight w:val="0"/>
      <w:marTop w:val="0"/>
      <w:marBottom w:val="0"/>
      <w:divBdr>
        <w:top w:val="none" w:sz="0" w:space="0" w:color="auto"/>
        <w:left w:val="none" w:sz="0" w:space="0" w:color="auto"/>
        <w:bottom w:val="none" w:sz="0" w:space="0" w:color="auto"/>
        <w:right w:val="none" w:sz="0" w:space="0" w:color="auto"/>
      </w:divBdr>
    </w:div>
    <w:div w:id="533076457">
      <w:bodyDiv w:val="1"/>
      <w:marLeft w:val="0"/>
      <w:marRight w:val="0"/>
      <w:marTop w:val="0"/>
      <w:marBottom w:val="0"/>
      <w:divBdr>
        <w:top w:val="none" w:sz="0" w:space="0" w:color="auto"/>
        <w:left w:val="none" w:sz="0" w:space="0" w:color="auto"/>
        <w:bottom w:val="none" w:sz="0" w:space="0" w:color="auto"/>
        <w:right w:val="none" w:sz="0" w:space="0" w:color="auto"/>
      </w:divBdr>
    </w:div>
    <w:div w:id="533151727">
      <w:bodyDiv w:val="1"/>
      <w:marLeft w:val="0"/>
      <w:marRight w:val="0"/>
      <w:marTop w:val="0"/>
      <w:marBottom w:val="0"/>
      <w:divBdr>
        <w:top w:val="none" w:sz="0" w:space="0" w:color="auto"/>
        <w:left w:val="none" w:sz="0" w:space="0" w:color="auto"/>
        <w:bottom w:val="none" w:sz="0" w:space="0" w:color="auto"/>
        <w:right w:val="none" w:sz="0" w:space="0" w:color="auto"/>
      </w:divBdr>
    </w:div>
    <w:div w:id="533230930">
      <w:bodyDiv w:val="1"/>
      <w:marLeft w:val="0"/>
      <w:marRight w:val="0"/>
      <w:marTop w:val="0"/>
      <w:marBottom w:val="0"/>
      <w:divBdr>
        <w:top w:val="none" w:sz="0" w:space="0" w:color="auto"/>
        <w:left w:val="none" w:sz="0" w:space="0" w:color="auto"/>
        <w:bottom w:val="none" w:sz="0" w:space="0" w:color="auto"/>
        <w:right w:val="none" w:sz="0" w:space="0" w:color="auto"/>
      </w:divBdr>
    </w:div>
    <w:div w:id="533275396">
      <w:bodyDiv w:val="1"/>
      <w:marLeft w:val="0"/>
      <w:marRight w:val="0"/>
      <w:marTop w:val="0"/>
      <w:marBottom w:val="0"/>
      <w:divBdr>
        <w:top w:val="none" w:sz="0" w:space="0" w:color="auto"/>
        <w:left w:val="none" w:sz="0" w:space="0" w:color="auto"/>
        <w:bottom w:val="none" w:sz="0" w:space="0" w:color="auto"/>
        <w:right w:val="none" w:sz="0" w:space="0" w:color="auto"/>
      </w:divBdr>
    </w:div>
    <w:div w:id="533276833">
      <w:bodyDiv w:val="1"/>
      <w:marLeft w:val="0"/>
      <w:marRight w:val="0"/>
      <w:marTop w:val="0"/>
      <w:marBottom w:val="0"/>
      <w:divBdr>
        <w:top w:val="none" w:sz="0" w:space="0" w:color="auto"/>
        <w:left w:val="none" w:sz="0" w:space="0" w:color="auto"/>
        <w:bottom w:val="none" w:sz="0" w:space="0" w:color="auto"/>
        <w:right w:val="none" w:sz="0" w:space="0" w:color="auto"/>
      </w:divBdr>
    </w:div>
    <w:div w:id="533349454">
      <w:bodyDiv w:val="1"/>
      <w:marLeft w:val="0"/>
      <w:marRight w:val="0"/>
      <w:marTop w:val="0"/>
      <w:marBottom w:val="0"/>
      <w:divBdr>
        <w:top w:val="none" w:sz="0" w:space="0" w:color="auto"/>
        <w:left w:val="none" w:sz="0" w:space="0" w:color="auto"/>
        <w:bottom w:val="none" w:sz="0" w:space="0" w:color="auto"/>
        <w:right w:val="none" w:sz="0" w:space="0" w:color="auto"/>
      </w:divBdr>
    </w:div>
    <w:div w:id="533420602">
      <w:bodyDiv w:val="1"/>
      <w:marLeft w:val="0"/>
      <w:marRight w:val="0"/>
      <w:marTop w:val="0"/>
      <w:marBottom w:val="0"/>
      <w:divBdr>
        <w:top w:val="none" w:sz="0" w:space="0" w:color="auto"/>
        <w:left w:val="none" w:sz="0" w:space="0" w:color="auto"/>
        <w:bottom w:val="none" w:sz="0" w:space="0" w:color="auto"/>
        <w:right w:val="none" w:sz="0" w:space="0" w:color="auto"/>
      </w:divBdr>
    </w:div>
    <w:div w:id="533618732">
      <w:bodyDiv w:val="1"/>
      <w:marLeft w:val="0"/>
      <w:marRight w:val="0"/>
      <w:marTop w:val="0"/>
      <w:marBottom w:val="0"/>
      <w:divBdr>
        <w:top w:val="none" w:sz="0" w:space="0" w:color="auto"/>
        <w:left w:val="none" w:sz="0" w:space="0" w:color="auto"/>
        <w:bottom w:val="none" w:sz="0" w:space="0" w:color="auto"/>
        <w:right w:val="none" w:sz="0" w:space="0" w:color="auto"/>
      </w:divBdr>
    </w:div>
    <w:div w:id="533621644">
      <w:bodyDiv w:val="1"/>
      <w:marLeft w:val="0"/>
      <w:marRight w:val="0"/>
      <w:marTop w:val="0"/>
      <w:marBottom w:val="0"/>
      <w:divBdr>
        <w:top w:val="none" w:sz="0" w:space="0" w:color="auto"/>
        <w:left w:val="none" w:sz="0" w:space="0" w:color="auto"/>
        <w:bottom w:val="none" w:sz="0" w:space="0" w:color="auto"/>
        <w:right w:val="none" w:sz="0" w:space="0" w:color="auto"/>
      </w:divBdr>
    </w:div>
    <w:div w:id="533663889">
      <w:bodyDiv w:val="1"/>
      <w:marLeft w:val="0"/>
      <w:marRight w:val="0"/>
      <w:marTop w:val="0"/>
      <w:marBottom w:val="0"/>
      <w:divBdr>
        <w:top w:val="none" w:sz="0" w:space="0" w:color="auto"/>
        <w:left w:val="none" w:sz="0" w:space="0" w:color="auto"/>
        <w:bottom w:val="none" w:sz="0" w:space="0" w:color="auto"/>
        <w:right w:val="none" w:sz="0" w:space="0" w:color="auto"/>
      </w:divBdr>
    </w:div>
    <w:div w:id="533687896">
      <w:bodyDiv w:val="1"/>
      <w:marLeft w:val="0"/>
      <w:marRight w:val="0"/>
      <w:marTop w:val="0"/>
      <w:marBottom w:val="0"/>
      <w:divBdr>
        <w:top w:val="none" w:sz="0" w:space="0" w:color="auto"/>
        <w:left w:val="none" w:sz="0" w:space="0" w:color="auto"/>
        <w:bottom w:val="none" w:sz="0" w:space="0" w:color="auto"/>
        <w:right w:val="none" w:sz="0" w:space="0" w:color="auto"/>
      </w:divBdr>
    </w:div>
    <w:div w:id="534077679">
      <w:bodyDiv w:val="1"/>
      <w:marLeft w:val="0"/>
      <w:marRight w:val="0"/>
      <w:marTop w:val="0"/>
      <w:marBottom w:val="0"/>
      <w:divBdr>
        <w:top w:val="none" w:sz="0" w:space="0" w:color="auto"/>
        <w:left w:val="none" w:sz="0" w:space="0" w:color="auto"/>
        <w:bottom w:val="none" w:sz="0" w:space="0" w:color="auto"/>
        <w:right w:val="none" w:sz="0" w:space="0" w:color="auto"/>
      </w:divBdr>
    </w:div>
    <w:div w:id="534123075">
      <w:bodyDiv w:val="1"/>
      <w:marLeft w:val="0"/>
      <w:marRight w:val="0"/>
      <w:marTop w:val="0"/>
      <w:marBottom w:val="0"/>
      <w:divBdr>
        <w:top w:val="none" w:sz="0" w:space="0" w:color="auto"/>
        <w:left w:val="none" w:sz="0" w:space="0" w:color="auto"/>
        <w:bottom w:val="none" w:sz="0" w:space="0" w:color="auto"/>
        <w:right w:val="none" w:sz="0" w:space="0" w:color="auto"/>
      </w:divBdr>
    </w:div>
    <w:div w:id="534124035">
      <w:bodyDiv w:val="1"/>
      <w:marLeft w:val="0"/>
      <w:marRight w:val="0"/>
      <w:marTop w:val="0"/>
      <w:marBottom w:val="0"/>
      <w:divBdr>
        <w:top w:val="none" w:sz="0" w:space="0" w:color="auto"/>
        <w:left w:val="none" w:sz="0" w:space="0" w:color="auto"/>
        <w:bottom w:val="none" w:sz="0" w:space="0" w:color="auto"/>
        <w:right w:val="none" w:sz="0" w:space="0" w:color="auto"/>
      </w:divBdr>
    </w:div>
    <w:div w:id="534268442">
      <w:bodyDiv w:val="1"/>
      <w:marLeft w:val="0"/>
      <w:marRight w:val="0"/>
      <w:marTop w:val="0"/>
      <w:marBottom w:val="0"/>
      <w:divBdr>
        <w:top w:val="none" w:sz="0" w:space="0" w:color="auto"/>
        <w:left w:val="none" w:sz="0" w:space="0" w:color="auto"/>
        <w:bottom w:val="none" w:sz="0" w:space="0" w:color="auto"/>
        <w:right w:val="none" w:sz="0" w:space="0" w:color="auto"/>
      </w:divBdr>
    </w:div>
    <w:div w:id="534460999">
      <w:bodyDiv w:val="1"/>
      <w:marLeft w:val="0"/>
      <w:marRight w:val="0"/>
      <w:marTop w:val="0"/>
      <w:marBottom w:val="0"/>
      <w:divBdr>
        <w:top w:val="none" w:sz="0" w:space="0" w:color="auto"/>
        <w:left w:val="none" w:sz="0" w:space="0" w:color="auto"/>
        <w:bottom w:val="none" w:sz="0" w:space="0" w:color="auto"/>
        <w:right w:val="none" w:sz="0" w:space="0" w:color="auto"/>
      </w:divBdr>
    </w:div>
    <w:div w:id="534461494">
      <w:bodyDiv w:val="1"/>
      <w:marLeft w:val="0"/>
      <w:marRight w:val="0"/>
      <w:marTop w:val="0"/>
      <w:marBottom w:val="0"/>
      <w:divBdr>
        <w:top w:val="none" w:sz="0" w:space="0" w:color="auto"/>
        <w:left w:val="none" w:sz="0" w:space="0" w:color="auto"/>
        <w:bottom w:val="none" w:sz="0" w:space="0" w:color="auto"/>
        <w:right w:val="none" w:sz="0" w:space="0" w:color="auto"/>
      </w:divBdr>
    </w:div>
    <w:div w:id="534777297">
      <w:bodyDiv w:val="1"/>
      <w:marLeft w:val="0"/>
      <w:marRight w:val="0"/>
      <w:marTop w:val="0"/>
      <w:marBottom w:val="0"/>
      <w:divBdr>
        <w:top w:val="none" w:sz="0" w:space="0" w:color="auto"/>
        <w:left w:val="none" w:sz="0" w:space="0" w:color="auto"/>
        <w:bottom w:val="none" w:sz="0" w:space="0" w:color="auto"/>
        <w:right w:val="none" w:sz="0" w:space="0" w:color="auto"/>
      </w:divBdr>
    </w:div>
    <w:div w:id="535120207">
      <w:bodyDiv w:val="1"/>
      <w:marLeft w:val="0"/>
      <w:marRight w:val="0"/>
      <w:marTop w:val="0"/>
      <w:marBottom w:val="0"/>
      <w:divBdr>
        <w:top w:val="none" w:sz="0" w:space="0" w:color="auto"/>
        <w:left w:val="none" w:sz="0" w:space="0" w:color="auto"/>
        <w:bottom w:val="none" w:sz="0" w:space="0" w:color="auto"/>
        <w:right w:val="none" w:sz="0" w:space="0" w:color="auto"/>
      </w:divBdr>
    </w:div>
    <w:div w:id="535431718">
      <w:bodyDiv w:val="1"/>
      <w:marLeft w:val="0"/>
      <w:marRight w:val="0"/>
      <w:marTop w:val="0"/>
      <w:marBottom w:val="0"/>
      <w:divBdr>
        <w:top w:val="none" w:sz="0" w:space="0" w:color="auto"/>
        <w:left w:val="none" w:sz="0" w:space="0" w:color="auto"/>
        <w:bottom w:val="none" w:sz="0" w:space="0" w:color="auto"/>
        <w:right w:val="none" w:sz="0" w:space="0" w:color="auto"/>
      </w:divBdr>
    </w:div>
    <w:div w:id="535503162">
      <w:bodyDiv w:val="1"/>
      <w:marLeft w:val="0"/>
      <w:marRight w:val="0"/>
      <w:marTop w:val="0"/>
      <w:marBottom w:val="0"/>
      <w:divBdr>
        <w:top w:val="none" w:sz="0" w:space="0" w:color="auto"/>
        <w:left w:val="none" w:sz="0" w:space="0" w:color="auto"/>
        <w:bottom w:val="none" w:sz="0" w:space="0" w:color="auto"/>
        <w:right w:val="none" w:sz="0" w:space="0" w:color="auto"/>
      </w:divBdr>
    </w:div>
    <w:div w:id="535509955">
      <w:bodyDiv w:val="1"/>
      <w:marLeft w:val="0"/>
      <w:marRight w:val="0"/>
      <w:marTop w:val="0"/>
      <w:marBottom w:val="0"/>
      <w:divBdr>
        <w:top w:val="none" w:sz="0" w:space="0" w:color="auto"/>
        <w:left w:val="none" w:sz="0" w:space="0" w:color="auto"/>
        <w:bottom w:val="none" w:sz="0" w:space="0" w:color="auto"/>
        <w:right w:val="none" w:sz="0" w:space="0" w:color="auto"/>
      </w:divBdr>
    </w:div>
    <w:div w:id="535626624">
      <w:bodyDiv w:val="1"/>
      <w:marLeft w:val="0"/>
      <w:marRight w:val="0"/>
      <w:marTop w:val="0"/>
      <w:marBottom w:val="0"/>
      <w:divBdr>
        <w:top w:val="none" w:sz="0" w:space="0" w:color="auto"/>
        <w:left w:val="none" w:sz="0" w:space="0" w:color="auto"/>
        <w:bottom w:val="none" w:sz="0" w:space="0" w:color="auto"/>
        <w:right w:val="none" w:sz="0" w:space="0" w:color="auto"/>
      </w:divBdr>
    </w:div>
    <w:div w:id="535628097">
      <w:bodyDiv w:val="1"/>
      <w:marLeft w:val="0"/>
      <w:marRight w:val="0"/>
      <w:marTop w:val="0"/>
      <w:marBottom w:val="0"/>
      <w:divBdr>
        <w:top w:val="none" w:sz="0" w:space="0" w:color="auto"/>
        <w:left w:val="none" w:sz="0" w:space="0" w:color="auto"/>
        <w:bottom w:val="none" w:sz="0" w:space="0" w:color="auto"/>
        <w:right w:val="none" w:sz="0" w:space="0" w:color="auto"/>
      </w:divBdr>
    </w:div>
    <w:div w:id="535657223">
      <w:bodyDiv w:val="1"/>
      <w:marLeft w:val="0"/>
      <w:marRight w:val="0"/>
      <w:marTop w:val="0"/>
      <w:marBottom w:val="0"/>
      <w:divBdr>
        <w:top w:val="none" w:sz="0" w:space="0" w:color="auto"/>
        <w:left w:val="none" w:sz="0" w:space="0" w:color="auto"/>
        <w:bottom w:val="none" w:sz="0" w:space="0" w:color="auto"/>
        <w:right w:val="none" w:sz="0" w:space="0" w:color="auto"/>
      </w:divBdr>
    </w:div>
    <w:div w:id="535774463">
      <w:bodyDiv w:val="1"/>
      <w:marLeft w:val="0"/>
      <w:marRight w:val="0"/>
      <w:marTop w:val="0"/>
      <w:marBottom w:val="0"/>
      <w:divBdr>
        <w:top w:val="none" w:sz="0" w:space="0" w:color="auto"/>
        <w:left w:val="none" w:sz="0" w:space="0" w:color="auto"/>
        <w:bottom w:val="none" w:sz="0" w:space="0" w:color="auto"/>
        <w:right w:val="none" w:sz="0" w:space="0" w:color="auto"/>
      </w:divBdr>
    </w:div>
    <w:div w:id="535854510">
      <w:bodyDiv w:val="1"/>
      <w:marLeft w:val="0"/>
      <w:marRight w:val="0"/>
      <w:marTop w:val="0"/>
      <w:marBottom w:val="0"/>
      <w:divBdr>
        <w:top w:val="none" w:sz="0" w:space="0" w:color="auto"/>
        <w:left w:val="none" w:sz="0" w:space="0" w:color="auto"/>
        <w:bottom w:val="none" w:sz="0" w:space="0" w:color="auto"/>
        <w:right w:val="none" w:sz="0" w:space="0" w:color="auto"/>
      </w:divBdr>
    </w:div>
    <w:div w:id="536044473">
      <w:bodyDiv w:val="1"/>
      <w:marLeft w:val="0"/>
      <w:marRight w:val="0"/>
      <w:marTop w:val="0"/>
      <w:marBottom w:val="0"/>
      <w:divBdr>
        <w:top w:val="none" w:sz="0" w:space="0" w:color="auto"/>
        <w:left w:val="none" w:sz="0" w:space="0" w:color="auto"/>
        <w:bottom w:val="none" w:sz="0" w:space="0" w:color="auto"/>
        <w:right w:val="none" w:sz="0" w:space="0" w:color="auto"/>
      </w:divBdr>
    </w:div>
    <w:div w:id="536044566">
      <w:bodyDiv w:val="1"/>
      <w:marLeft w:val="0"/>
      <w:marRight w:val="0"/>
      <w:marTop w:val="0"/>
      <w:marBottom w:val="0"/>
      <w:divBdr>
        <w:top w:val="none" w:sz="0" w:space="0" w:color="auto"/>
        <w:left w:val="none" w:sz="0" w:space="0" w:color="auto"/>
        <w:bottom w:val="none" w:sz="0" w:space="0" w:color="auto"/>
        <w:right w:val="none" w:sz="0" w:space="0" w:color="auto"/>
      </w:divBdr>
    </w:div>
    <w:div w:id="536281279">
      <w:bodyDiv w:val="1"/>
      <w:marLeft w:val="0"/>
      <w:marRight w:val="0"/>
      <w:marTop w:val="0"/>
      <w:marBottom w:val="0"/>
      <w:divBdr>
        <w:top w:val="none" w:sz="0" w:space="0" w:color="auto"/>
        <w:left w:val="none" w:sz="0" w:space="0" w:color="auto"/>
        <w:bottom w:val="none" w:sz="0" w:space="0" w:color="auto"/>
        <w:right w:val="none" w:sz="0" w:space="0" w:color="auto"/>
      </w:divBdr>
    </w:div>
    <w:div w:id="536433341">
      <w:bodyDiv w:val="1"/>
      <w:marLeft w:val="0"/>
      <w:marRight w:val="0"/>
      <w:marTop w:val="0"/>
      <w:marBottom w:val="0"/>
      <w:divBdr>
        <w:top w:val="none" w:sz="0" w:space="0" w:color="auto"/>
        <w:left w:val="none" w:sz="0" w:space="0" w:color="auto"/>
        <w:bottom w:val="none" w:sz="0" w:space="0" w:color="auto"/>
        <w:right w:val="none" w:sz="0" w:space="0" w:color="auto"/>
      </w:divBdr>
    </w:div>
    <w:div w:id="536509660">
      <w:bodyDiv w:val="1"/>
      <w:marLeft w:val="0"/>
      <w:marRight w:val="0"/>
      <w:marTop w:val="0"/>
      <w:marBottom w:val="0"/>
      <w:divBdr>
        <w:top w:val="none" w:sz="0" w:space="0" w:color="auto"/>
        <w:left w:val="none" w:sz="0" w:space="0" w:color="auto"/>
        <w:bottom w:val="none" w:sz="0" w:space="0" w:color="auto"/>
        <w:right w:val="none" w:sz="0" w:space="0" w:color="auto"/>
      </w:divBdr>
    </w:div>
    <w:div w:id="536623518">
      <w:bodyDiv w:val="1"/>
      <w:marLeft w:val="0"/>
      <w:marRight w:val="0"/>
      <w:marTop w:val="0"/>
      <w:marBottom w:val="0"/>
      <w:divBdr>
        <w:top w:val="none" w:sz="0" w:space="0" w:color="auto"/>
        <w:left w:val="none" w:sz="0" w:space="0" w:color="auto"/>
        <w:bottom w:val="none" w:sz="0" w:space="0" w:color="auto"/>
        <w:right w:val="none" w:sz="0" w:space="0" w:color="auto"/>
      </w:divBdr>
    </w:div>
    <w:div w:id="536700146">
      <w:bodyDiv w:val="1"/>
      <w:marLeft w:val="0"/>
      <w:marRight w:val="0"/>
      <w:marTop w:val="0"/>
      <w:marBottom w:val="0"/>
      <w:divBdr>
        <w:top w:val="none" w:sz="0" w:space="0" w:color="auto"/>
        <w:left w:val="none" w:sz="0" w:space="0" w:color="auto"/>
        <w:bottom w:val="none" w:sz="0" w:space="0" w:color="auto"/>
        <w:right w:val="none" w:sz="0" w:space="0" w:color="auto"/>
      </w:divBdr>
    </w:div>
    <w:div w:id="536740523">
      <w:bodyDiv w:val="1"/>
      <w:marLeft w:val="0"/>
      <w:marRight w:val="0"/>
      <w:marTop w:val="0"/>
      <w:marBottom w:val="0"/>
      <w:divBdr>
        <w:top w:val="none" w:sz="0" w:space="0" w:color="auto"/>
        <w:left w:val="none" w:sz="0" w:space="0" w:color="auto"/>
        <w:bottom w:val="none" w:sz="0" w:space="0" w:color="auto"/>
        <w:right w:val="none" w:sz="0" w:space="0" w:color="auto"/>
      </w:divBdr>
    </w:div>
    <w:div w:id="536813976">
      <w:bodyDiv w:val="1"/>
      <w:marLeft w:val="0"/>
      <w:marRight w:val="0"/>
      <w:marTop w:val="0"/>
      <w:marBottom w:val="0"/>
      <w:divBdr>
        <w:top w:val="none" w:sz="0" w:space="0" w:color="auto"/>
        <w:left w:val="none" w:sz="0" w:space="0" w:color="auto"/>
        <w:bottom w:val="none" w:sz="0" w:space="0" w:color="auto"/>
        <w:right w:val="none" w:sz="0" w:space="0" w:color="auto"/>
      </w:divBdr>
    </w:div>
    <w:div w:id="536816192">
      <w:bodyDiv w:val="1"/>
      <w:marLeft w:val="0"/>
      <w:marRight w:val="0"/>
      <w:marTop w:val="0"/>
      <w:marBottom w:val="0"/>
      <w:divBdr>
        <w:top w:val="none" w:sz="0" w:space="0" w:color="auto"/>
        <w:left w:val="none" w:sz="0" w:space="0" w:color="auto"/>
        <w:bottom w:val="none" w:sz="0" w:space="0" w:color="auto"/>
        <w:right w:val="none" w:sz="0" w:space="0" w:color="auto"/>
      </w:divBdr>
    </w:div>
    <w:div w:id="537008797">
      <w:bodyDiv w:val="1"/>
      <w:marLeft w:val="0"/>
      <w:marRight w:val="0"/>
      <w:marTop w:val="0"/>
      <w:marBottom w:val="0"/>
      <w:divBdr>
        <w:top w:val="none" w:sz="0" w:space="0" w:color="auto"/>
        <w:left w:val="none" w:sz="0" w:space="0" w:color="auto"/>
        <w:bottom w:val="none" w:sz="0" w:space="0" w:color="auto"/>
        <w:right w:val="none" w:sz="0" w:space="0" w:color="auto"/>
      </w:divBdr>
    </w:div>
    <w:div w:id="537091489">
      <w:bodyDiv w:val="1"/>
      <w:marLeft w:val="0"/>
      <w:marRight w:val="0"/>
      <w:marTop w:val="0"/>
      <w:marBottom w:val="0"/>
      <w:divBdr>
        <w:top w:val="none" w:sz="0" w:space="0" w:color="auto"/>
        <w:left w:val="none" w:sz="0" w:space="0" w:color="auto"/>
        <w:bottom w:val="none" w:sz="0" w:space="0" w:color="auto"/>
        <w:right w:val="none" w:sz="0" w:space="0" w:color="auto"/>
      </w:divBdr>
    </w:div>
    <w:div w:id="537358669">
      <w:bodyDiv w:val="1"/>
      <w:marLeft w:val="0"/>
      <w:marRight w:val="0"/>
      <w:marTop w:val="0"/>
      <w:marBottom w:val="0"/>
      <w:divBdr>
        <w:top w:val="none" w:sz="0" w:space="0" w:color="auto"/>
        <w:left w:val="none" w:sz="0" w:space="0" w:color="auto"/>
        <w:bottom w:val="none" w:sz="0" w:space="0" w:color="auto"/>
        <w:right w:val="none" w:sz="0" w:space="0" w:color="auto"/>
      </w:divBdr>
    </w:div>
    <w:div w:id="537401187">
      <w:bodyDiv w:val="1"/>
      <w:marLeft w:val="0"/>
      <w:marRight w:val="0"/>
      <w:marTop w:val="0"/>
      <w:marBottom w:val="0"/>
      <w:divBdr>
        <w:top w:val="none" w:sz="0" w:space="0" w:color="auto"/>
        <w:left w:val="none" w:sz="0" w:space="0" w:color="auto"/>
        <w:bottom w:val="none" w:sz="0" w:space="0" w:color="auto"/>
        <w:right w:val="none" w:sz="0" w:space="0" w:color="auto"/>
      </w:divBdr>
    </w:div>
    <w:div w:id="537427049">
      <w:bodyDiv w:val="1"/>
      <w:marLeft w:val="0"/>
      <w:marRight w:val="0"/>
      <w:marTop w:val="0"/>
      <w:marBottom w:val="0"/>
      <w:divBdr>
        <w:top w:val="none" w:sz="0" w:space="0" w:color="auto"/>
        <w:left w:val="none" w:sz="0" w:space="0" w:color="auto"/>
        <w:bottom w:val="none" w:sz="0" w:space="0" w:color="auto"/>
        <w:right w:val="none" w:sz="0" w:space="0" w:color="auto"/>
      </w:divBdr>
    </w:div>
    <w:div w:id="537551746">
      <w:bodyDiv w:val="1"/>
      <w:marLeft w:val="0"/>
      <w:marRight w:val="0"/>
      <w:marTop w:val="0"/>
      <w:marBottom w:val="0"/>
      <w:divBdr>
        <w:top w:val="none" w:sz="0" w:space="0" w:color="auto"/>
        <w:left w:val="none" w:sz="0" w:space="0" w:color="auto"/>
        <w:bottom w:val="none" w:sz="0" w:space="0" w:color="auto"/>
        <w:right w:val="none" w:sz="0" w:space="0" w:color="auto"/>
      </w:divBdr>
    </w:div>
    <w:div w:id="537671034">
      <w:bodyDiv w:val="1"/>
      <w:marLeft w:val="0"/>
      <w:marRight w:val="0"/>
      <w:marTop w:val="0"/>
      <w:marBottom w:val="0"/>
      <w:divBdr>
        <w:top w:val="none" w:sz="0" w:space="0" w:color="auto"/>
        <w:left w:val="none" w:sz="0" w:space="0" w:color="auto"/>
        <w:bottom w:val="none" w:sz="0" w:space="0" w:color="auto"/>
        <w:right w:val="none" w:sz="0" w:space="0" w:color="auto"/>
      </w:divBdr>
    </w:div>
    <w:div w:id="537864726">
      <w:bodyDiv w:val="1"/>
      <w:marLeft w:val="0"/>
      <w:marRight w:val="0"/>
      <w:marTop w:val="0"/>
      <w:marBottom w:val="0"/>
      <w:divBdr>
        <w:top w:val="none" w:sz="0" w:space="0" w:color="auto"/>
        <w:left w:val="none" w:sz="0" w:space="0" w:color="auto"/>
        <w:bottom w:val="none" w:sz="0" w:space="0" w:color="auto"/>
        <w:right w:val="none" w:sz="0" w:space="0" w:color="auto"/>
      </w:divBdr>
    </w:div>
    <w:div w:id="537934798">
      <w:bodyDiv w:val="1"/>
      <w:marLeft w:val="0"/>
      <w:marRight w:val="0"/>
      <w:marTop w:val="0"/>
      <w:marBottom w:val="0"/>
      <w:divBdr>
        <w:top w:val="none" w:sz="0" w:space="0" w:color="auto"/>
        <w:left w:val="none" w:sz="0" w:space="0" w:color="auto"/>
        <w:bottom w:val="none" w:sz="0" w:space="0" w:color="auto"/>
        <w:right w:val="none" w:sz="0" w:space="0" w:color="auto"/>
      </w:divBdr>
    </w:div>
    <w:div w:id="538668986">
      <w:bodyDiv w:val="1"/>
      <w:marLeft w:val="0"/>
      <w:marRight w:val="0"/>
      <w:marTop w:val="0"/>
      <w:marBottom w:val="0"/>
      <w:divBdr>
        <w:top w:val="none" w:sz="0" w:space="0" w:color="auto"/>
        <w:left w:val="none" w:sz="0" w:space="0" w:color="auto"/>
        <w:bottom w:val="none" w:sz="0" w:space="0" w:color="auto"/>
        <w:right w:val="none" w:sz="0" w:space="0" w:color="auto"/>
      </w:divBdr>
    </w:div>
    <w:div w:id="538981141">
      <w:bodyDiv w:val="1"/>
      <w:marLeft w:val="0"/>
      <w:marRight w:val="0"/>
      <w:marTop w:val="0"/>
      <w:marBottom w:val="0"/>
      <w:divBdr>
        <w:top w:val="none" w:sz="0" w:space="0" w:color="auto"/>
        <w:left w:val="none" w:sz="0" w:space="0" w:color="auto"/>
        <w:bottom w:val="none" w:sz="0" w:space="0" w:color="auto"/>
        <w:right w:val="none" w:sz="0" w:space="0" w:color="auto"/>
      </w:divBdr>
    </w:div>
    <w:div w:id="539123189">
      <w:bodyDiv w:val="1"/>
      <w:marLeft w:val="0"/>
      <w:marRight w:val="0"/>
      <w:marTop w:val="0"/>
      <w:marBottom w:val="0"/>
      <w:divBdr>
        <w:top w:val="none" w:sz="0" w:space="0" w:color="auto"/>
        <w:left w:val="none" w:sz="0" w:space="0" w:color="auto"/>
        <w:bottom w:val="none" w:sz="0" w:space="0" w:color="auto"/>
        <w:right w:val="none" w:sz="0" w:space="0" w:color="auto"/>
      </w:divBdr>
    </w:div>
    <w:div w:id="539127959">
      <w:bodyDiv w:val="1"/>
      <w:marLeft w:val="0"/>
      <w:marRight w:val="0"/>
      <w:marTop w:val="0"/>
      <w:marBottom w:val="0"/>
      <w:divBdr>
        <w:top w:val="none" w:sz="0" w:space="0" w:color="auto"/>
        <w:left w:val="none" w:sz="0" w:space="0" w:color="auto"/>
        <w:bottom w:val="none" w:sz="0" w:space="0" w:color="auto"/>
        <w:right w:val="none" w:sz="0" w:space="0" w:color="auto"/>
      </w:divBdr>
    </w:div>
    <w:div w:id="539168802">
      <w:bodyDiv w:val="1"/>
      <w:marLeft w:val="0"/>
      <w:marRight w:val="0"/>
      <w:marTop w:val="0"/>
      <w:marBottom w:val="0"/>
      <w:divBdr>
        <w:top w:val="none" w:sz="0" w:space="0" w:color="auto"/>
        <w:left w:val="none" w:sz="0" w:space="0" w:color="auto"/>
        <w:bottom w:val="none" w:sz="0" w:space="0" w:color="auto"/>
        <w:right w:val="none" w:sz="0" w:space="0" w:color="auto"/>
      </w:divBdr>
    </w:div>
    <w:div w:id="539785761">
      <w:bodyDiv w:val="1"/>
      <w:marLeft w:val="0"/>
      <w:marRight w:val="0"/>
      <w:marTop w:val="0"/>
      <w:marBottom w:val="0"/>
      <w:divBdr>
        <w:top w:val="none" w:sz="0" w:space="0" w:color="auto"/>
        <w:left w:val="none" w:sz="0" w:space="0" w:color="auto"/>
        <w:bottom w:val="none" w:sz="0" w:space="0" w:color="auto"/>
        <w:right w:val="none" w:sz="0" w:space="0" w:color="auto"/>
      </w:divBdr>
    </w:div>
    <w:div w:id="539904974">
      <w:bodyDiv w:val="1"/>
      <w:marLeft w:val="0"/>
      <w:marRight w:val="0"/>
      <w:marTop w:val="0"/>
      <w:marBottom w:val="0"/>
      <w:divBdr>
        <w:top w:val="none" w:sz="0" w:space="0" w:color="auto"/>
        <w:left w:val="none" w:sz="0" w:space="0" w:color="auto"/>
        <w:bottom w:val="none" w:sz="0" w:space="0" w:color="auto"/>
        <w:right w:val="none" w:sz="0" w:space="0" w:color="auto"/>
      </w:divBdr>
    </w:div>
    <w:div w:id="539978562">
      <w:bodyDiv w:val="1"/>
      <w:marLeft w:val="0"/>
      <w:marRight w:val="0"/>
      <w:marTop w:val="0"/>
      <w:marBottom w:val="0"/>
      <w:divBdr>
        <w:top w:val="none" w:sz="0" w:space="0" w:color="auto"/>
        <w:left w:val="none" w:sz="0" w:space="0" w:color="auto"/>
        <w:bottom w:val="none" w:sz="0" w:space="0" w:color="auto"/>
        <w:right w:val="none" w:sz="0" w:space="0" w:color="auto"/>
      </w:divBdr>
    </w:div>
    <w:div w:id="540021030">
      <w:bodyDiv w:val="1"/>
      <w:marLeft w:val="0"/>
      <w:marRight w:val="0"/>
      <w:marTop w:val="0"/>
      <w:marBottom w:val="0"/>
      <w:divBdr>
        <w:top w:val="none" w:sz="0" w:space="0" w:color="auto"/>
        <w:left w:val="none" w:sz="0" w:space="0" w:color="auto"/>
        <w:bottom w:val="none" w:sz="0" w:space="0" w:color="auto"/>
        <w:right w:val="none" w:sz="0" w:space="0" w:color="auto"/>
      </w:divBdr>
    </w:div>
    <w:div w:id="540095446">
      <w:bodyDiv w:val="1"/>
      <w:marLeft w:val="0"/>
      <w:marRight w:val="0"/>
      <w:marTop w:val="0"/>
      <w:marBottom w:val="0"/>
      <w:divBdr>
        <w:top w:val="none" w:sz="0" w:space="0" w:color="auto"/>
        <w:left w:val="none" w:sz="0" w:space="0" w:color="auto"/>
        <w:bottom w:val="none" w:sz="0" w:space="0" w:color="auto"/>
        <w:right w:val="none" w:sz="0" w:space="0" w:color="auto"/>
      </w:divBdr>
    </w:div>
    <w:div w:id="540172889">
      <w:bodyDiv w:val="1"/>
      <w:marLeft w:val="0"/>
      <w:marRight w:val="0"/>
      <w:marTop w:val="0"/>
      <w:marBottom w:val="0"/>
      <w:divBdr>
        <w:top w:val="none" w:sz="0" w:space="0" w:color="auto"/>
        <w:left w:val="none" w:sz="0" w:space="0" w:color="auto"/>
        <w:bottom w:val="none" w:sz="0" w:space="0" w:color="auto"/>
        <w:right w:val="none" w:sz="0" w:space="0" w:color="auto"/>
      </w:divBdr>
    </w:div>
    <w:div w:id="540241791">
      <w:bodyDiv w:val="1"/>
      <w:marLeft w:val="0"/>
      <w:marRight w:val="0"/>
      <w:marTop w:val="0"/>
      <w:marBottom w:val="0"/>
      <w:divBdr>
        <w:top w:val="none" w:sz="0" w:space="0" w:color="auto"/>
        <w:left w:val="none" w:sz="0" w:space="0" w:color="auto"/>
        <w:bottom w:val="none" w:sz="0" w:space="0" w:color="auto"/>
        <w:right w:val="none" w:sz="0" w:space="0" w:color="auto"/>
      </w:divBdr>
    </w:div>
    <w:div w:id="540282827">
      <w:bodyDiv w:val="1"/>
      <w:marLeft w:val="0"/>
      <w:marRight w:val="0"/>
      <w:marTop w:val="0"/>
      <w:marBottom w:val="0"/>
      <w:divBdr>
        <w:top w:val="none" w:sz="0" w:space="0" w:color="auto"/>
        <w:left w:val="none" w:sz="0" w:space="0" w:color="auto"/>
        <w:bottom w:val="none" w:sz="0" w:space="0" w:color="auto"/>
        <w:right w:val="none" w:sz="0" w:space="0" w:color="auto"/>
      </w:divBdr>
    </w:div>
    <w:div w:id="540366660">
      <w:bodyDiv w:val="1"/>
      <w:marLeft w:val="0"/>
      <w:marRight w:val="0"/>
      <w:marTop w:val="0"/>
      <w:marBottom w:val="0"/>
      <w:divBdr>
        <w:top w:val="none" w:sz="0" w:space="0" w:color="auto"/>
        <w:left w:val="none" w:sz="0" w:space="0" w:color="auto"/>
        <w:bottom w:val="none" w:sz="0" w:space="0" w:color="auto"/>
        <w:right w:val="none" w:sz="0" w:space="0" w:color="auto"/>
      </w:divBdr>
    </w:div>
    <w:div w:id="540477200">
      <w:bodyDiv w:val="1"/>
      <w:marLeft w:val="0"/>
      <w:marRight w:val="0"/>
      <w:marTop w:val="0"/>
      <w:marBottom w:val="0"/>
      <w:divBdr>
        <w:top w:val="none" w:sz="0" w:space="0" w:color="auto"/>
        <w:left w:val="none" w:sz="0" w:space="0" w:color="auto"/>
        <w:bottom w:val="none" w:sz="0" w:space="0" w:color="auto"/>
        <w:right w:val="none" w:sz="0" w:space="0" w:color="auto"/>
      </w:divBdr>
    </w:div>
    <w:div w:id="540557997">
      <w:bodyDiv w:val="1"/>
      <w:marLeft w:val="0"/>
      <w:marRight w:val="0"/>
      <w:marTop w:val="0"/>
      <w:marBottom w:val="0"/>
      <w:divBdr>
        <w:top w:val="none" w:sz="0" w:space="0" w:color="auto"/>
        <w:left w:val="none" w:sz="0" w:space="0" w:color="auto"/>
        <w:bottom w:val="none" w:sz="0" w:space="0" w:color="auto"/>
        <w:right w:val="none" w:sz="0" w:space="0" w:color="auto"/>
      </w:divBdr>
    </w:div>
    <w:div w:id="540630104">
      <w:bodyDiv w:val="1"/>
      <w:marLeft w:val="0"/>
      <w:marRight w:val="0"/>
      <w:marTop w:val="0"/>
      <w:marBottom w:val="0"/>
      <w:divBdr>
        <w:top w:val="none" w:sz="0" w:space="0" w:color="auto"/>
        <w:left w:val="none" w:sz="0" w:space="0" w:color="auto"/>
        <w:bottom w:val="none" w:sz="0" w:space="0" w:color="auto"/>
        <w:right w:val="none" w:sz="0" w:space="0" w:color="auto"/>
      </w:divBdr>
    </w:div>
    <w:div w:id="540631870">
      <w:bodyDiv w:val="1"/>
      <w:marLeft w:val="0"/>
      <w:marRight w:val="0"/>
      <w:marTop w:val="0"/>
      <w:marBottom w:val="0"/>
      <w:divBdr>
        <w:top w:val="none" w:sz="0" w:space="0" w:color="auto"/>
        <w:left w:val="none" w:sz="0" w:space="0" w:color="auto"/>
        <w:bottom w:val="none" w:sz="0" w:space="0" w:color="auto"/>
        <w:right w:val="none" w:sz="0" w:space="0" w:color="auto"/>
      </w:divBdr>
    </w:div>
    <w:div w:id="540702592">
      <w:bodyDiv w:val="1"/>
      <w:marLeft w:val="0"/>
      <w:marRight w:val="0"/>
      <w:marTop w:val="0"/>
      <w:marBottom w:val="0"/>
      <w:divBdr>
        <w:top w:val="none" w:sz="0" w:space="0" w:color="auto"/>
        <w:left w:val="none" w:sz="0" w:space="0" w:color="auto"/>
        <w:bottom w:val="none" w:sz="0" w:space="0" w:color="auto"/>
        <w:right w:val="none" w:sz="0" w:space="0" w:color="auto"/>
      </w:divBdr>
    </w:div>
    <w:div w:id="540869976">
      <w:bodyDiv w:val="1"/>
      <w:marLeft w:val="0"/>
      <w:marRight w:val="0"/>
      <w:marTop w:val="0"/>
      <w:marBottom w:val="0"/>
      <w:divBdr>
        <w:top w:val="none" w:sz="0" w:space="0" w:color="auto"/>
        <w:left w:val="none" w:sz="0" w:space="0" w:color="auto"/>
        <w:bottom w:val="none" w:sz="0" w:space="0" w:color="auto"/>
        <w:right w:val="none" w:sz="0" w:space="0" w:color="auto"/>
      </w:divBdr>
    </w:div>
    <w:div w:id="540940885">
      <w:bodyDiv w:val="1"/>
      <w:marLeft w:val="0"/>
      <w:marRight w:val="0"/>
      <w:marTop w:val="0"/>
      <w:marBottom w:val="0"/>
      <w:divBdr>
        <w:top w:val="none" w:sz="0" w:space="0" w:color="auto"/>
        <w:left w:val="none" w:sz="0" w:space="0" w:color="auto"/>
        <w:bottom w:val="none" w:sz="0" w:space="0" w:color="auto"/>
        <w:right w:val="none" w:sz="0" w:space="0" w:color="auto"/>
      </w:divBdr>
    </w:div>
    <w:div w:id="541207385">
      <w:bodyDiv w:val="1"/>
      <w:marLeft w:val="0"/>
      <w:marRight w:val="0"/>
      <w:marTop w:val="0"/>
      <w:marBottom w:val="0"/>
      <w:divBdr>
        <w:top w:val="none" w:sz="0" w:space="0" w:color="auto"/>
        <w:left w:val="none" w:sz="0" w:space="0" w:color="auto"/>
        <w:bottom w:val="none" w:sz="0" w:space="0" w:color="auto"/>
        <w:right w:val="none" w:sz="0" w:space="0" w:color="auto"/>
      </w:divBdr>
    </w:div>
    <w:div w:id="541211029">
      <w:bodyDiv w:val="1"/>
      <w:marLeft w:val="0"/>
      <w:marRight w:val="0"/>
      <w:marTop w:val="0"/>
      <w:marBottom w:val="0"/>
      <w:divBdr>
        <w:top w:val="none" w:sz="0" w:space="0" w:color="auto"/>
        <w:left w:val="none" w:sz="0" w:space="0" w:color="auto"/>
        <w:bottom w:val="none" w:sz="0" w:space="0" w:color="auto"/>
        <w:right w:val="none" w:sz="0" w:space="0" w:color="auto"/>
      </w:divBdr>
    </w:div>
    <w:div w:id="541286093">
      <w:bodyDiv w:val="1"/>
      <w:marLeft w:val="0"/>
      <w:marRight w:val="0"/>
      <w:marTop w:val="0"/>
      <w:marBottom w:val="0"/>
      <w:divBdr>
        <w:top w:val="none" w:sz="0" w:space="0" w:color="auto"/>
        <w:left w:val="none" w:sz="0" w:space="0" w:color="auto"/>
        <w:bottom w:val="none" w:sz="0" w:space="0" w:color="auto"/>
        <w:right w:val="none" w:sz="0" w:space="0" w:color="auto"/>
      </w:divBdr>
    </w:div>
    <w:div w:id="541404567">
      <w:bodyDiv w:val="1"/>
      <w:marLeft w:val="0"/>
      <w:marRight w:val="0"/>
      <w:marTop w:val="0"/>
      <w:marBottom w:val="0"/>
      <w:divBdr>
        <w:top w:val="none" w:sz="0" w:space="0" w:color="auto"/>
        <w:left w:val="none" w:sz="0" w:space="0" w:color="auto"/>
        <w:bottom w:val="none" w:sz="0" w:space="0" w:color="auto"/>
        <w:right w:val="none" w:sz="0" w:space="0" w:color="auto"/>
      </w:divBdr>
    </w:div>
    <w:div w:id="541475415">
      <w:bodyDiv w:val="1"/>
      <w:marLeft w:val="0"/>
      <w:marRight w:val="0"/>
      <w:marTop w:val="0"/>
      <w:marBottom w:val="0"/>
      <w:divBdr>
        <w:top w:val="none" w:sz="0" w:space="0" w:color="auto"/>
        <w:left w:val="none" w:sz="0" w:space="0" w:color="auto"/>
        <w:bottom w:val="none" w:sz="0" w:space="0" w:color="auto"/>
        <w:right w:val="none" w:sz="0" w:space="0" w:color="auto"/>
      </w:divBdr>
    </w:div>
    <w:div w:id="541600780">
      <w:bodyDiv w:val="1"/>
      <w:marLeft w:val="0"/>
      <w:marRight w:val="0"/>
      <w:marTop w:val="0"/>
      <w:marBottom w:val="0"/>
      <w:divBdr>
        <w:top w:val="none" w:sz="0" w:space="0" w:color="auto"/>
        <w:left w:val="none" w:sz="0" w:space="0" w:color="auto"/>
        <w:bottom w:val="none" w:sz="0" w:space="0" w:color="auto"/>
        <w:right w:val="none" w:sz="0" w:space="0" w:color="auto"/>
      </w:divBdr>
    </w:div>
    <w:div w:id="541669110">
      <w:bodyDiv w:val="1"/>
      <w:marLeft w:val="0"/>
      <w:marRight w:val="0"/>
      <w:marTop w:val="0"/>
      <w:marBottom w:val="0"/>
      <w:divBdr>
        <w:top w:val="none" w:sz="0" w:space="0" w:color="auto"/>
        <w:left w:val="none" w:sz="0" w:space="0" w:color="auto"/>
        <w:bottom w:val="none" w:sz="0" w:space="0" w:color="auto"/>
        <w:right w:val="none" w:sz="0" w:space="0" w:color="auto"/>
      </w:divBdr>
    </w:div>
    <w:div w:id="541669710">
      <w:bodyDiv w:val="1"/>
      <w:marLeft w:val="0"/>
      <w:marRight w:val="0"/>
      <w:marTop w:val="0"/>
      <w:marBottom w:val="0"/>
      <w:divBdr>
        <w:top w:val="none" w:sz="0" w:space="0" w:color="auto"/>
        <w:left w:val="none" w:sz="0" w:space="0" w:color="auto"/>
        <w:bottom w:val="none" w:sz="0" w:space="0" w:color="auto"/>
        <w:right w:val="none" w:sz="0" w:space="0" w:color="auto"/>
      </w:divBdr>
    </w:div>
    <w:div w:id="542209806">
      <w:bodyDiv w:val="1"/>
      <w:marLeft w:val="0"/>
      <w:marRight w:val="0"/>
      <w:marTop w:val="0"/>
      <w:marBottom w:val="0"/>
      <w:divBdr>
        <w:top w:val="none" w:sz="0" w:space="0" w:color="auto"/>
        <w:left w:val="none" w:sz="0" w:space="0" w:color="auto"/>
        <w:bottom w:val="none" w:sz="0" w:space="0" w:color="auto"/>
        <w:right w:val="none" w:sz="0" w:space="0" w:color="auto"/>
      </w:divBdr>
    </w:div>
    <w:div w:id="542592921">
      <w:bodyDiv w:val="1"/>
      <w:marLeft w:val="0"/>
      <w:marRight w:val="0"/>
      <w:marTop w:val="0"/>
      <w:marBottom w:val="0"/>
      <w:divBdr>
        <w:top w:val="none" w:sz="0" w:space="0" w:color="auto"/>
        <w:left w:val="none" w:sz="0" w:space="0" w:color="auto"/>
        <w:bottom w:val="none" w:sz="0" w:space="0" w:color="auto"/>
        <w:right w:val="none" w:sz="0" w:space="0" w:color="auto"/>
      </w:divBdr>
    </w:div>
    <w:div w:id="542598587">
      <w:bodyDiv w:val="1"/>
      <w:marLeft w:val="0"/>
      <w:marRight w:val="0"/>
      <w:marTop w:val="0"/>
      <w:marBottom w:val="0"/>
      <w:divBdr>
        <w:top w:val="none" w:sz="0" w:space="0" w:color="auto"/>
        <w:left w:val="none" w:sz="0" w:space="0" w:color="auto"/>
        <w:bottom w:val="none" w:sz="0" w:space="0" w:color="auto"/>
        <w:right w:val="none" w:sz="0" w:space="0" w:color="auto"/>
      </w:divBdr>
    </w:div>
    <w:div w:id="542904744">
      <w:bodyDiv w:val="1"/>
      <w:marLeft w:val="0"/>
      <w:marRight w:val="0"/>
      <w:marTop w:val="0"/>
      <w:marBottom w:val="0"/>
      <w:divBdr>
        <w:top w:val="none" w:sz="0" w:space="0" w:color="auto"/>
        <w:left w:val="none" w:sz="0" w:space="0" w:color="auto"/>
        <w:bottom w:val="none" w:sz="0" w:space="0" w:color="auto"/>
        <w:right w:val="none" w:sz="0" w:space="0" w:color="auto"/>
      </w:divBdr>
    </w:div>
    <w:div w:id="542907401">
      <w:bodyDiv w:val="1"/>
      <w:marLeft w:val="0"/>
      <w:marRight w:val="0"/>
      <w:marTop w:val="0"/>
      <w:marBottom w:val="0"/>
      <w:divBdr>
        <w:top w:val="none" w:sz="0" w:space="0" w:color="auto"/>
        <w:left w:val="none" w:sz="0" w:space="0" w:color="auto"/>
        <w:bottom w:val="none" w:sz="0" w:space="0" w:color="auto"/>
        <w:right w:val="none" w:sz="0" w:space="0" w:color="auto"/>
      </w:divBdr>
    </w:div>
    <w:div w:id="543297057">
      <w:bodyDiv w:val="1"/>
      <w:marLeft w:val="0"/>
      <w:marRight w:val="0"/>
      <w:marTop w:val="0"/>
      <w:marBottom w:val="0"/>
      <w:divBdr>
        <w:top w:val="none" w:sz="0" w:space="0" w:color="auto"/>
        <w:left w:val="none" w:sz="0" w:space="0" w:color="auto"/>
        <w:bottom w:val="none" w:sz="0" w:space="0" w:color="auto"/>
        <w:right w:val="none" w:sz="0" w:space="0" w:color="auto"/>
      </w:divBdr>
    </w:div>
    <w:div w:id="543298793">
      <w:bodyDiv w:val="1"/>
      <w:marLeft w:val="0"/>
      <w:marRight w:val="0"/>
      <w:marTop w:val="0"/>
      <w:marBottom w:val="0"/>
      <w:divBdr>
        <w:top w:val="none" w:sz="0" w:space="0" w:color="auto"/>
        <w:left w:val="none" w:sz="0" w:space="0" w:color="auto"/>
        <w:bottom w:val="none" w:sz="0" w:space="0" w:color="auto"/>
        <w:right w:val="none" w:sz="0" w:space="0" w:color="auto"/>
      </w:divBdr>
    </w:div>
    <w:div w:id="543443584">
      <w:bodyDiv w:val="1"/>
      <w:marLeft w:val="0"/>
      <w:marRight w:val="0"/>
      <w:marTop w:val="0"/>
      <w:marBottom w:val="0"/>
      <w:divBdr>
        <w:top w:val="none" w:sz="0" w:space="0" w:color="auto"/>
        <w:left w:val="none" w:sz="0" w:space="0" w:color="auto"/>
        <w:bottom w:val="none" w:sz="0" w:space="0" w:color="auto"/>
        <w:right w:val="none" w:sz="0" w:space="0" w:color="auto"/>
      </w:divBdr>
    </w:div>
    <w:div w:id="543444582">
      <w:bodyDiv w:val="1"/>
      <w:marLeft w:val="0"/>
      <w:marRight w:val="0"/>
      <w:marTop w:val="0"/>
      <w:marBottom w:val="0"/>
      <w:divBdr>
        <w:top w:val="none" w:sz="0" w:space="0" w:color="auto"/>
        <w:left w:val="none" w:sz="0" w:space="0" w:color="auto"/>
        <w:bottom w:val="none" w:sz="0" w:space="0" w:color="auto"/>
        <w:right w:val="none" w:sz="0" w:space="0" w:color="auto"/>
      </w:divBdr>
    </w:div>
    <w:div w:id="543522167">
      <w:bodyDiv w:val="1"/>
      <w:marLeft w:val="0"/>
      <w:marRight w:val="0"/>
      <w:marTop w:val="0"/>
      <w:marBottom w:val="0"/>
      <w:divBdr>
        <w:top w:val="none" w:sz="0" w:space="0" w:color="auto"/>
        <w:left w:val="none" w:sz="0" w:space="0" w:color="auto"/>
        <w:bottom w:val="none" w:sz="0" w:space="0" w:color="auto"/>
        <w:right w:val="none" w:sz="0" w:space="0" w:color="auto"/>
      </w:divBdr>
    </w:div>
    <w:div w:id="543711831">
      <w:bodyDiv w:val="1"/>
      <w:marLeft w:val="0"/>
      <w:marRight w:val="0"/>
      <w:marTop w:val="0"/>
      <w:marBottom w:val="0"/>
      <w:divBdr>
        <w:top w:val="none" w:sz="0" w:space="0" w:color="auto"/>
        <w:left w:val="none" w:sz="0" w:space="0" w:color="auto"/>
        <w:bottom w:val="none" w:sz="0" w:space="0" w:color="auto"/>
        <w:right w:val="none" w:sz="0" w:space="0" w:color="auto"/>
      </w:divBdr>
    </w:div>
    <w:div w:id="543717889">
      <w:bodyDiv w:val="1"/>
      <w:marLeft w:val="0"/>
      <w:marRight w:val="0"/>
      <w:marTop w:val="0"/>
      <w:marBottom w:val="0"/>
      <w:divBdr>
        <w:top w:val="none" w:sz="0" w:space="0" w:color="auto"/>
        <w:left w:val="none" w:sz="0" w:space="0" w:color="auto"/>
        <w:bottom w:val="none" w:sz="0" w:space="0" w:color="auto"/>
        <w:right w:val="none" w:sz="0" w:space="0" w:color="auto"/>
      </w:divBdr>
    </w:div>
    <w:div w:id="543830477">
      <w:bodyDiv w:val="1"/>
      <w:marLeft w:val="0"/>
      <w:marRight w:val="0"/>
      <w:marTop w:val="0"/>
      <w:marBottom w:val="0"/>
      <w:divBdr>
        <w:top w:val="none" w:sz="0" w:space="0" w:color="auto"/>
        <w:left w:val="none" w:sz="0" w:space="0" w:color="auto"/>
        <w:bottom w:val="none" w:sz="0" w:space="0" w:color="auto"/>
        <w:right w:val="none" w:sz="0" w:space="0" w:color="auto"/>
      </w:divBdr>
    </w:div>
    <w:div w:id="543952277">
      <w:bodyDiv w:val="1"/>
      <w:marLeft w:val="0"/>
      <w:marRight w:val="0"/>
      <w:marTop w:val="0"/>
      <w:marBottom w:val="0"/>
      <w:divBdr>
        <w:top w:val="none" w:sz="0" w:space="0" w:color="auto"/>
        <w:left w:val="none" w:sz="0" w:space="0" w:color="auto"/>
        <w:bottom w:val="none" w:sz="0" w:space="0" w:color="auto"/>
        <w:right w:val="none" w:sz="0" w:space="0" w:color="auto"/>
      </w:divBdr>
    </w:div>
    <w:div w:id="544174581">
      <w:bodyDiv w:val="1"/>
      <w:marLeft w:val="0"/>
      <w:marRight w:val="0"/>
      <w:marTop w:val="0"/>
      <w:marBottom w:val="0"/>
      <w:divBdr>
        <w:top w:val="none" w:sz="0" w:space="0" w:color="auto"/>
        <w:left w:val="none" w:sz="0" w:space="0" w:color="auto"/>
        <w:bottom w:val="none" w:sz="0" w:space="0" w:color="auto"/>
        <w:right w:val="none" w:sz="0" w:space="0" w:color="auto"/>
      </w:divBdr>
    </w:div>
    <w:div w:id="544290906">
      <w:bodyDiv w:val="1"/>
      <w:marLeft w:val="0"/>
      <w:marRight w:val="0"/>
      <w:marTop w:val="0"/>
      <w:marBottom w:val="0"/>
      <w:divBdr>
        <w:top w:val="none" w:sz="0" w:space="0" w:color="auto"/>
        <w:left w:val="none" w:sz="0" w:space="0" w:color="auto"/>
        <w:bottom w:val="none" w:sz="0" w:space="0" w:color="auto"/>
        <w:right w:val="none" w:sz="0" w:space="0" w:color="auto"/>
      </w:divBdr>
    </w:div>
    <w:div w:id="544372291">
      <w:bodyDiv w:val="1"/>
      <w:marLeft w:val="0"/>
      <w:marRight w:val="0"/>
      <w:marTop w:val="0"/>
      <w:marBottom w:val="0"/>
      <w:divBdr>
        <w:top w:val="none" w:sz="0" w:space="0" w:color="auto"/>
        <w:left w:val="none" w:sz="0" w:space="0" w:color="auto"/>
        <w:bottom w:val="none" w:sz="0" w:space="0" w:color="auto"/>
        <w:right w:val="none" w:sz="0" w:space="0" w:color="auto"/>
      </w:divBdr>
    </w:div>
    <w:div w:id="544374333">
      <w:bodyDiv w:val="1"/>
      <w:marLeft w:val="0"/>
      <w:marRight w:val="0"/>
      <w:marTop w:val="0"/>
      <w:marBottom w:val="0"/>
      <w:divBdr>
        <w:top w:val="none" w:sz="0" w:space="0" w:color="auto"/>
        <w:left w:val="none" w:sz="0" w:space="0" w:color="auto"/>
        <w:bottom w:val="none" w:sz="0" w:space="0" w:color="auto"/>
        <w:right w:val="none" w:sz="0" w:space="0" w:color="auto"/>
      </w:divBdr>
    </w:div>
    <w:div w:id="544485937">
      <w:bodyDiv w:val="1"/>
      <w:marLeft w:val="0"/>
      <w:marRight w:val="0"/>
      <w:marTop w:val="0"/>
      <w:marBottom w:val="0"/>
      <w:divBdr>
        <w:top w:val="none" w:sz="0" w:space="0" w:color="auto"/>
        <w:left w:val="none" w:sz="0" w:space="0" w:color="auto"/>
        <w:bottom w:val="none" w:sz="0" w:space="0" w:color="auto"/>
        <w:right w:val="none" w:sz="0" w:space="0" w:color="auto"/>
      </w:divBdr>
    </w:div>
    <w:div w:id="544608692">
      <w:bodyDiv w:val="1"/>
      <w:marLeft w:val="0"/>
      <w:marRight w:val="0"/>
      <w:marTop w:val="0"/>
      <w:marBottom w:val="0"/>
      <w:divBdr>
        <w:top w:val="none" w:sz="0" w:space="0" w:color="auto"/>
        <w:left w:val="none" w:sz="0" w:space="0" w:color="auto"/>
        <w:bottom w:val="none" w:sz="0" w:space="0" w:color="auto"/>
        <w:right w:val="none" w:sz="0" w:space="0" w:color="auto"/>
      </w:divBdr>
    </w:div>
    <w:div w:id="544756159">
      <w:bodyDiv w:val="1"/>
      <w:marLeft w:val="0"/>
      <w:marRight w:val="0"/>
      <w:marTop w:val="0"/>
      <w:marBottom w:val="0"/>
      <w:divBdr>
        <w:top w:val="none" w:sz="0" w:space="0" w:color="auto"/>
        <w:left w:val="none" w:sz="0" w:space="0" w:color="auto"/>
        <w:bottom w:val="none" w:sz="0" w:space="0" w:color="auto"/>
        <w:right w:val="none" w:sz="0" w:space="0" w:color="auto"/>
      </w:divBdr>
    </w:div>
    <w:div w:id="544828061">
      <w:bodyDiv w:val="1"/>
      <w:marLeft w:val="0"/>
      <w:marRight w:val="0"/>
      <w:marTop w:val="0"/>
      <w:marBottom w:val="0"/>
      <w:divBdr>
        <w:top w:val="none" w:sz="0" w:space="0" w:color="auto"/>
        <w:left w:val="none" w:sz="0" w:space="0" w:color="auto"/>
        <w:bottom w:val="none" w:sz="0" w:space="0" w:color="auto"/>
        <w:right w:val="none" w:sz="0" w:space="0" w:color="auto"/>
      </w:divBdr>
    </w:div>
    <w:div w:id="545023902">
      <w:bodyDiv w:val="1"/>
      <w:marLeft w:val="0"/>
      <w:marRight w:val="0"/>
      <w:marTop w:val="0"/>
      <w:marBottom w:val="0"/>
      <w:divBdr>
        <w:top w:val="none" w:sz="0" w:space="0" w:color="auto"/>
        <w:left w:val="none" w:sz="0" w:space="0" w:color="auto"/>
        <w:bottom w:val="none" w:sz="0" w:space="0" w:color="auto"/>
        <w:right w:val="none" w:sz="0" w:space="0" w:color="auto"/>
      </w:divBdr>
    </w:div>
    <w:div w:id="545142841">
      <w:bodyDiv w:val="1"/>
      <w:marLeft w:val="0"/>
      <w:marRight w:val="0"/>
      <w:marTop w:val="0"/>
      <w:marBottom w:val="0"/>
      <w:divBdr>
        <w:top w:val="none" w:sz="0" w:space="0" w:color="auto"/>
        <w:left w:val="none" w:sz="0" w:space="0" w:color="auto"/>
        <w:bottom w:val="none" w:sz="0" w:space="0" w:color="auto"/>
        <w:right w:val="none" w:sz="0" w:space="0" w:color="auto"/>
      </w:divBdr>
    </w:div>
    <w:div w:id="545290489">
      <w:bodyDiv w:val="1"/>
      <w:marLeft w:val="0"/>
      <w:marRight w:val="0"/>
      <w:marTop w:val="0"/>
      <w:marBottom w:val="0"/>
      <w:divBdr>
        <w:top w:val="none" w:sz="0" w:space="0" w:color="auto"/>
        <w:left w:val="none" w:sz="0" w:space="0" w:color="auto"/>
        <w:bottom w:val="none" w:sz="0" w:space="0" w:color="auto"/>
        <w:right w:val="none" w:sz="0" w:space="0" w:color="auto"/>
      </w:divBdr>
    </w:div>
    <w:div w:id="545339306">
      <w:bodyDiv w:val="1"/>
      <w:marLeft w:val="0"/>
      <w:marRight w:val="0"/>
      <w:marTop w:val="0"/>
      <w:marBottom w:val="0"/>
      <w:divBdr>
        <w:top w:val="none" w:sz="0" w:space="0" w:color="auto"/>
        <w:left w:val="none" w:sz="0" w:space="0" w:color="auto"/>
        <w:bottom w:val="none" w:sz="0" w:space="0" w:color="auto"/>
        <w:right w:val="none" w:sz="0" w:space="0" w:color="auto"/>
      </w:divBdr>
    </w:div>
    <w:div w:id="545484993">
      <w:bodyDiv w:val="1"/>
      <w:marLeft w:val="0"/>
      <w:marRight w:val="0"/>
      <w:marTop w:val="0"/>
      <w:marBottom w:val="0"/>
      <w:divBdr>
        <w:top w:val="none" w:sz="0" w:space="0" w:color="auto"/>
        <w:left w:val="none" w:sz="0" w:space="0" w:color="auto"/>
        <w:bottom w:val="none" w:sz="0" w:space="0" w:color="auto"/>
        <w:right w:val="none" w:sz="0" w:space="0" w:color="auto"/>
      </w:divBdr>
    </w:div>
    <w:div w:id="545794795">
      <w:bodyDiv w:val="1"/>
      <w:marLeft w:val="0"/>
      <w:marRight w:val="0"/>
      <w:marTop w:val="0"/>
      <w:marBottom w:val="0"/>
      <w:divBdr>
        <w:top w:val="none" w:sz="0" w:space="0" w:color="auto"/>
        <w:left w:val="none" w:sz="0" w:space="0" w:color="auto"/>
        <w:bottom w:val="none" w:sz="0" w:space="0" w:color="auto"/>
        <w:right w:val="none" w:sz="0" w:space="0" w:color="auto"/>
      </w:divBdr>
    </w:div>
    <w:div w:id="545869541">
      <w:bodyDiv w:val="1"/>
      <w:marLeft w:val="0"/>
      <w:marRight w:val="0"/>
      <w:marTop w:val="0"/>
      <w:marBottom w:val="0"/>
      <w:divBdr>
        <w:top w:val="none" w:sz="0" w:space="0" w:color="auto"/>
        <w:left w:val="none" w:sz="0" w:space="0" w:color="auto"/>
        <w:bottom w:val="none" w:sz="0" w:space="0" w:color="auto"/>
        <w:right w:val="none" w:sz="0" w:space="0" w:color="auto"/>
      </w:divBdr>
    </w:div>
    <w:div w:id="545876719">
      <w:bodyDiv w:val="1"/>
      <w:marLeft w:val="0"/>
      <w:marRight w:val="0"/>
      <w:marTop w:val="0"/>
      <w:marBottom w:val="0"/>
      <w:divBdr>
        <w:top w:val="none" w:sz="0" w:space="0" w:color="auto"/>
        <w:left w:val="none" w:sz="0" w:space="0" w:color="auto"/>
        <w:bottom w:val="none" w:sz="0" w:space="0" w:color="auto"/>
        <w:right w:val="none" w:sz="0" w:space="0" w:color="auto"/>
      </w:divBdr>
    </w:div>
    <w:div w:id="546188093">
      <w:bodyDiv w:val="1"/>
      <w:marLeft w:val="0"/>
      <w:marRight w:val="0"/>
      <w:marTop w:val="0"/>
      <w:marBottom w:val="0"/>
      <w:divBdr>
        <w:top w:val="none" w:sz="0" w:space="0" w:color="auto"/>
        <w:left w:val="none" w:sz="0" w:space="0" w:color="auto"/>
        <w:bottom w:val="none" w:sz="0" w:space="0" w:color="auto"/>
        <w:right w:val="none" w:sz="0" w:space="0" w:color="auto"/>
      </w:divBdr>
    </w:div>
    <w:div w:id="546331835">
      <w:bodyDiv w:val="1"/>
      <w:marLeft w:val="0"/>
      <w:marRight w:val="0"/>
      <w:marTop w:val="0"/>
      <w:marBottom w:val="0"/>
      <w:divBdr>
        <w:top w:val="none" w:sz="0" w:space="0" w:color="auto"/>
        <w:left w:val="none" w:sz="0" w:space="0" w:color="auto"/>
        <w:bottom w:val="none" w:sz="0" w:space="0" w:color="auto"/>
        <w:right w:val="none" w:sz="0" w:space="0" w:color="auto"/>
      </w:divBdr>
    </w:div>
    <w:div w:id="546377649">
      <w:bodyDiv w:val="1"/>
      <w:marLeft w:val="0"/>
      <w:marRight w:val="0"/>
      <w:marTop w:val="0"/>
      <w:marBottom w:val="0"/>
      <w:divBdr>
        <w:top w:val="none" w:sz="0" w:space="0" w:color="auto"/>
        <w:left w:val="none" w:sz="0" w:space="0" w:color="auto"/>
        <w:bottom w:val="none" w:sz="0" w:space="0" w:color="auto"/>
        <w:right w:val="none" w:sz="0" w:space="0" w:color="auto"/>
      </w:divBdr>
    </w:div>
    <w:div w:id="546381232">
      <w:bodyDiv w:val="1"/>
      <w:marLeft w:val="0"/>
      <w:marRight w:val="0"/>
      <w:marTop w:val="0"/>
      <w:marBottom w:val="0"/>
      <w:divBdr>
        <w:top w:val="none" w:sz="0" w:space="0" w:color="auto"/>
        <w:left w:val="none" w:sz="0" w:space="0" w:color="auto"/>
        <w:bottom w:val="none" w:sz="0" w:space="0" w:color="auto"/>
        <w:right w:val="none" w:sz="0" w:space="0" w:color="auto"/>
      </w:divBdr>
    </w:div>
    <w:div w:id="546457462">
      <w:bodyDiv w:val="1"/>
      <w:marLeft w:val="0"/>
      <w:marRight w:val="0"/>
      <w:marTop w:val="0"/>
      <w:marBottom w:val="0"/>
      <w:divBdr>
        <w:top w:val="none" w:sz="0" w:space="0" w:color="auto"/>
        <w:left w:val="none" w:sz="0" w:space="0" w:color="auto"/>
        <w:bottom w:val="none" w:sz="0" w:space="0" w:color="auto"/>
        <w:right w:val="none" w:sz="0" w:space="0" w:color="auto"/>
      </w:divBdr>
    </w:div>
    <w:div w:id="546458231">
      <w:bodyDiv w:val="1"/>
      <w:marLeft w:val="0"/>
      <w:marRight w:val="0"/>
      <w:marTop w:val="0"/>
      <w:marBottom w:val="0"/>
      <w:divBdr>
        <w:top w:val="none" w:sz="0" w:space="0" w:color="auto"/>
        <w:left w:val="none" w:sz="0" w:space="0" w:color="auto"/>
        <w:bottom w:val="none" w:sz="0" w:space="0" w:color="auto"/>
        <w:right w:val="none" w:sz="0" w:space="0" w:color="auto"/>
      </w:divBdr>
    </w:div>
    <w:div w:id="546600901">
      <w:bodyDiv w:val="1"/>
      <w:marLeft w:val="0"/>
      <w:marRight w:val="0"/>
      <w:marTop w:val="0"/>
      <w:marBottom w:val="0"/>
      <w:divBdr>
        <w:top w:val="none" w:sz="0" w:space="0" w:color="auto"/>
        <w:left w:val="none" w:sz="0" w:space="0" w:color="auto"/>
        <w:bottom w:val="none" w:sz="0" w:space="0" w:color="auto"/>
        <w:right w:val="none" w:sz="0" w:space="0" w:color="auto"/>
      </w:divBdr>
    </w:div>
    <w:div w:id="546725964">
      <w:bodyDiv w:val="1"/>
      <w:marLeft w:val="0"/>
      <w:marRight w:val="0"/>
      <w:marTop w:val="0"/>
      <w:marBottom w:val="0"/>
      <w:divBdr>
        <w:top w:val="none" w:sz="0" w:space="0" w:color="auto"/>
        <w:left w:val="none" w:sz="0" w:space="0" w:color="auto"/>
        <w:bottom w:val="none" w:sz="0" w:space="0" w:color="auto"/>
        <w:right w:val="none" w:sz="0" w:space="0" w:color="auto"/>
      </w:divBdr>
    </w:div>
    <w:div w:id="546837923">
      <w:bodyDiv w:val="1"/>
      <w:marLeft w:val="0"/>
      <w:marRight w:val="0"/>
      <w:marTop w:val="0"/>
      <w:marBottom w:val="0"/>
      <w:divBdr>
        <w:top w:val="none" w:sz="0" w:space="0" w:color="auto"/>
        <w:left w:val="none" w:sz="0" w:space="0" w:color="auto"/>
        <w:bottom w:val="none" w:sz="0" w:space="0" w:color="auto"/>
        <w:right w:val="none" w:sz="0" w:space="0" w:color="auto"/>
      </w:divBdr>
    </w:div>
    <w:div w:id="547037067">
      <w:bodyDiv w:val="1"/>
      <w:marLeft w:val="0"/>
      <w:marRight w:val="0"/>
      <w:marTop w:val="0"/>
      <w:marBottom w:val="0"/>
      <w:divBdr>
        <w:top w:val="none" w:sz="0" w:space="0" w:color="auto"/>
        <w:left w:val="none" w:sz="0" w:space="0" w:color="auto"/>
        <w:bottom w:val="none" w:sz="0" w:space="0" w:color="auto"/>
        <w:right w:val="none" w:sz="0" w:space="0" w:color="auto"/>
      </w:divBdr>
    </w:div>
    <w:div w:id="547105312">
      <w:bodyDiv w:val="1"/>
      <w:marLeft w:val="0"/>
      <w:marRight w:val="0"/>
      <w:marTop w:val="0"/>
      <w:marBottom w:val="0"/>
      <w:divBdr>
        <w:top w:val="none" w:sz="0" w:space="0" w:color="auto"/>
        <w:left w:val="none" w:sz="0" w:space="0" w:color="auto"/>
        <w:bottom w:val="none" w:sz="0" w:space="0" w:color="auto"/>
        <w:right w:val="none" w:sz="0" w:space="0" w:color="auto"/>
      </w:divBdr>
    </w:div>
    <w:div w:id="547106462">
      <w:bodyDiv w:val="1"/>
      <w:marLeft w:val="0"/>
      <w:marRight w:val="0"/>
      <w:marTop w:val="0"/>
      <w:marBottom w:val="0"/>
      <w:divBdr>
        <w:top w:val="none" w:sz="0" w:space="0" w:color="auto"/>
        <w:left w:val="none" w:sz="0" w:space="0" w:color="auto"/>
        <w:bottom w:val="none" w:sz="0" w:space="0" w:color="auto"/>
        <w:right w:val="none" w:sz="0" w:space="0" w:color="auto"/>
      </w:divBdr>
    </w:div>
    <w:div w:id="547304603">
      <w:bodyDiv w:val="1"/>
      <w:marLeft w:val="0"/>
      <w:marRight w:val="0"/>
      <w:marTop w:val="0"/>
      <w:marBottom w:val="0"/>
      <w:divBdr>
        <w:top w:val="none" w:sz="0" w:space="0" w:color="auto"/>
        <w:left w:val="none" w:sz="0" w:space="0" w:color="auto"/>
        <w:bottom w:val="none" w:sz="0" w:space="0" w:color="auto"/>
        <w:right w:val="none" w:sz="0" w:space="0" w:color="auto"/>
      </w:divBdr>
    </w:div>
    <w:div w:id="547377937">
      <w:bodyDiv w:val="1"/>
      <w:marLeft w:val="0"/>
      <w:marRight w:val="0"/>
      <w:marTop w:val="0"/>
      <w:marBottom w:val="0"/>
      <w:divBdr>
        <w:top w:val="none" w:sz="0" w:space="0" w:color="auto"/>
        <w:left w:val="none" w:sz="0" w:space="0" w:color="auto"/>
        <w:bottom w:val="none" w:sz="0" w:space="0" w:color="auto"/>
        <w:right w:val="none" w:sz="0" w:space="0" w:color="auto"/>
      </w:divBdr>
    </w:div>
    <w:div w:id="547566416">
      <w:bodyDiv w:val="1"/>
      <w:marLeft w:val="0"/>
      <w:marRight w:val="0"/>
      <w:marTop w:val="0"/>
      <w:marBottom w:val="0"/>
      <w:divBdr>
        <w:top w:val="none" w:sz="0" w:space="0" w:color="auto"/>
        <w:left w:val="none" w:sz="0" w:space="0" w:color="auto"/>
        <w:bottom w:val="none" w:sz="0" w:space="0" w:color="auto"/>
        <w:right w:val="none" w:sz="0" w:space="0" w:color="auto"/>
      </w:divBdr>
    </w:div>
    <w:div w:id="548106136">
      <w:bodyDiv w:val="1"/>
      <w:marLeft w:val="0"/>
      <w:marRight w:val="0"/>
      <w:marTop w:val="0"/>
      <w:marBottom w:val="0"/>
      <w:divBdr>
        <w:top w:val="none" w:sz="0" w:space="0" w:color="auto"/>
        <w:left w:val="none" w:sz="0" w:space="0" w:color="auto"/>
        <w:bottom w:val="none" w:sz="0" w:space="0" w:color="auto"/>
        <w:right w:val="none" w:sz="0" w:space="0" w:color="auto"/>
      </w:divBdr>
    </w:div>
    <w:div w:id="548417991">
      <w:bodyDiv w:val="1"/>
      <w:marLeft w:val="0"/>
      <w:marRight w:val="0"/>
      <w:marTop w:val="0"/>
      <w:marBottom w:val="0"/>
      <w:divBdr>
        <w:top w:val="none" w:sz="0" w:space="0" w:color="auto"/>
        <w:left w:val="none" w:sz="0" w:space="0" w:color="auto"/>
        <w:bottom w:val="none" w:sz="0" w:space="0" w:color="auto"/>
        <w:right w:val="none" w:sz="0" w:space="0" w:color="auto"/>
      </w:divBdr>
    </w:div>
    <w:div w:id="548497263">
      <w:bodyDiv w:val="1"/>
      <w:marLeft w:val="0"/>
      <w:marRight w:val="0"/>
      <w:marTop w:val="0"/>
      <w:marBottom w:val="0"/>
      <w:divBdr>
        <w:top w:val="none" w:sz="0" w:space="0" w:color="auto"/>
        <w:left w:val="none" w:sz="0" w:space="0" w:color="auto"/>
        <w:bottom w:val="none" w:sz="0" w:space="0" w:color="auto"/>
        <w:right w:val="none" w:sz="0" w:space="0" w:color="auto"/>
      </w:divBdr>
    </w:div>
    <w:div w:id="548759658">
      <w:bodyDiv w:val="1"/>
      <w:marLeft w:val="0"/>
      <w:marRight w:val="0"/>
      <w:marTop w:val="0"/>
      <w:marBottom w:val="0"/>
      <w:divBdr>
        <w:top w:val="none" w:sz="0" w:space="0" w:color="auto"/>
        <w:left w:val="none" w:sz="0" w:space="0" w:color="auto"/>
        <w:bottom w:val="none" w:sz="0" w:space="0" w:color="auto"/>
        <w:right w:val="none" w:sz="0" w:space="0" w:color="auto"/>
      </w:divBdr>
    </w:div>
    <w:div w:id="548881351">
      <w:bodyDiv w:val="1"/>
      <w:marLeft w:val="0"/>
      <w:marRight w:val="0"/>
      <w:marTop w:val="0"/>
      <w:marBottom w:val="0"/>
      <w:divBdr>
        <w:top w:val="none" w:sz="0" w:space="0" w:color="auto"/>
        <w:left w:val="none" w:sz="0" w:space="0" w:color="auto"/>
        <w:bottom w:val="none" w:sz="0" w:space="0" w:color="auto"/>
        <w:right w:val="none" w:sz="0" w:space="0" w:color="auto"/>
      </w:divBdr>
    </w:div>
    <w:div w:id="549076982">
      <w:bodyDiv w:val="1"/>
      <w:marLeft w:val="0"/>
      <w:marRight w:val="0"/>
      <w:marTop w:val="0"/>
      <w:marBottom w:val="0"/>
      <w:divBdr>
        <w:top w:val="none" w:sz="0" w:space="0" w:color="auto"/>
        <w:left w:val="none" w:sz="0" w:space="0" w:color="auto"/>
        <w:bottom w:val="none" w:sz="0" w:space="0" w:color="auto"/>
        <w:right w:val="none" w:sz="0" w:space="0" w:color="auto"/>
      </w:divBdr>
    </w:div>
    <w:div w:id="549266896">
      <w:bodyDiv w:val="1"/>
      <w:marLeft w:val="0"/>
      <w:marRight w:val="0"/>
      <w:marTop w:val="0"/>
      <w:marBottom w:val="0"/>
      <w:divBdr>
        <w:top w:val="none" w:sz="0" w:space="0" w:color="auto"/>
        <w:left w:val="none" w:sz="0" w:space="0" w:color="auto"/>
        <w:bottom w:val="none" w:sz="0" w:space="0" w:color="auto"/>
        <w:right w:val="none" w:sz="0" w:space="0" w:color="auto"/>
      </w:divBdr>
    </w:div>
    <w:div w:id="549538912">
      <w:bodyDiv w:val="1"/>
      <w:marLeft w:val="0"/>
      <w:marRight w:val="0"/>
      <w:marTop w:val="0"/>
      <w:marBottom w:val="0"/>
      <w:divBdr>
        <w:top w:val="none" w:sz="0" w:space="0" w:color="auto"/>
        <w:left w:val="none" w:sz="0" w:space="0" w:color="auto"/>
        <w:bottom w:val="none" w:sz="0" w:space="0" w:color="auto"/>
        <w:right w:val="none" w:sz="0" w:space="0" w:color="auto"/>
      </w:divBdr>
    </w:div>
    <w:div w:id="549541185">
      <w:bodyDiv w:val="1"/>
      <w:marLeft w:val="0"/>
      <w:marRight w:val="0"/>
      <w:marTop w:val="0"/>
      <w:marBottom w:val="0"/>
      <w:divBdr>
        <w:top w:val="none" w:sz="0" w:space="0" w:color="auto"/>
        <w:left w:val="none" w:sz="0" w:space="0" w:color="auto"/>
        <w:bottom w:val="none" w:sz="0" w:space="0" w:color="auto"/>
        <w:right w:val="none" w:sz="0" w:space="0" w:color="auto"/>
      </w:divBdr>
    </w:div>
    <w:div w:id="549732066">
      <w:bodyDiv w:val="1"/>
      <w:marLeft w:val="0"/>
      <w:marRight w:val="0"/>
      <w:marTop w:val="0"/>
      <w:marBottom w:val="0"/>
      <w:divBdr>
        <w:top w:val="none" w:sz="0" w:space="0" w:color="auto"/>
        <w:left w:val="none" w:sz="0" w:space="0" w:color="auto"/>
        <w:bottom w:val="none" w:sz="0" w:space="0" w:color="auto"/>
        <w:right w:val="none" w:sz="0" w:space="0" w:color="auto"/>
      </w:divBdr>
    </w:div>
    <w:div w:id="549806223">
      <w:bodyDiv w:val="1"/>
      <w:marLeft w:val="0"/>
      <w:marRight w:val="0"/>
      <w:marTop w:val="0"/>
      <w:marBottom w:val="0"/>
      <w:divBdr>
        <w:top w:val="none" w:sz="0" w:space="0" w:color="auto"/>
        <w:left w:val="none" w:sz="0" w:space="0" w:color="auto"/>
        <w:bottom w:val="none" w:sz="0" w:space="0" w:color="auto"/>
        <w:right w:val="none" w:sz="0" w:space="0" w:color="auto"/>
      </w:divBdr>
    </w:div>
    <w:div w:id="549808031">
      <w:bodyDiv w:val="1"/>
      <w:marLeft w:val="0"/>
      <w:marRight w:val="0"/>
      <w:marTop w:val="0"/>
      <w:marBottom w:val="0"/>
      <w:divBdr>
        <w:top w:val="none" w:sz="0" w:space="0" w:color="auto"/>
        <w:left w:val="none" w:sz="0" w:space="0" w:color="auto"/>
        <w:bottom w:val="none" w:sz="0" w:space="0" w:color="auto"/>
        <w:right w:val="none" w:sz="0" w:space="0" w:color="auto"/>
      </w:divBdr>
    </w:div>
    <w:div w:id="549847508">
      <w:bodyDiv w:val="1"/>
      <w:marLeft w:val="0"/>
      <w:marRight w:val="0"/>
      <w:marTop w:val="0"/>
      <w:marBottom w:val="0"/>
      <w:divBdr>
        <w:top w:val="none" w:sz="0" w:space="0" w:color="auto"/>
        <w:left w:val="none" w:sz="0" w:space="0" w:color="auto"/>
        <w:bottom w:val="none" w:sz="0" w:space="0" w:color="auto"/>
        <w:right w:val="none" w:sz="0" w:space="0" w:color="auto"/>
      </w:divBdr>
    </w:div>
    <w:div w:id="550196100">
      <w:bodyDiv w:val="1"/>
      <w:marLeft w:val="0"/>
      <w:marRight w:val="0"/>
      <w:marTop w:val="0"/>
      <w:marBottom w:val="0"/>
      <w:divBdr>
        <w:top w:val="none" w:sz="0" w:space="0" w:color="auto"/>
        <w:left w:val="none" w:sz="0" w:space="0" w:color="auto"/>
        <w:bottom w:val="none" w:sz="0" w:space="0" w:color="auto"/>
        <w:right w:val="none" w:sz="0" w:space="0" w:color="auto"/>
      </w:divBdr>
    </w:div>
    <w:div w:id="550575151">
      <w:bodyDiv w:val="1"/>
      <w:marLeft w:val="0"/>
      <w:marRight w:val="0"/>
      <w:marTop w:val="0"/>
      <w:marBottom w:val="0"/>
      <w:divBdr>
        <w:top w:val="none" w:sz="0" w:space="0" w:color="auto"/>
        <w:left w:val="none" w:sz="0" w:space="0" w:color="auto"/>
        <w:bottom w:val="none" w:sz="0" w:space="0" w:color="auto"/>
        <w:right w:val="none" w:sz="0" w:space="0" w:color="auto"/>
      </w:divBdr>
    </w:div>
    <w:div w:id="550658027">
      <w:bodyDiv w:val="1"/>
      <w:marLeft w:val="0"/>
      <w:marRight w:val="0"/>
      <w:marTop w:val="0"/>
      <w:marBottom w:val="0"/>
      <w:divBdr>
        <w:top w:val="none" w:sz="0" w:space="0" w:color="auto"/>
        <w:left w:val="none" w:sz="0" w:space="0" w:color="auto"/>
        <w:bottom w:val="none" w:sz="0" w:space="0" w:color="auto"/>
        <w:right w:val="none" w:sz="0" w:space="0" w:color="auto"/>
      </w:divBdr>
    </w:div>
    <w:div w:id="550776786">
      <w:bodyDiv w:val="1"/>
      <w:marLeft w:val="0"/>
      <w:marRight w:val="0"/>
      <w:marTop w:val="0"/>
      <w:marBottom w:val="0"/>
      <w:divBdr>
        <w:top w:val="none" w:sz="0" w:space="0" w:color="auto"/>
        <w:left w:val="none" w:sz="0" w:space="0" w:color="auto"/>
        <w:bottom w:val="none" w:sz="0" w:space="0" w:color="auto"/>
        <w:right w:val="none" w:sz="0" w:space="0" w:color="auto"/>
      </w:divBdr>
    </w:div>
    <w:div w:id="550842451">
      <w:bodyDiv w:val="1"/>
      <w:marLeft w:val="0"/>
      <w:marRight w:val="0"/>
      <w:marTop w:val="0"/>
      <w:marBottom w:val="0"/>
      <w:divBdr>
        <w:top w:val="none" w:sz="0" w:space="0" w:color="auto"/>
        <w:left w:val="none" w:sz="0" w:space="0" w:color="auto"/>
        <w:bottom w:val="none" w:sz="0" w:space="0" w:color="auto"/>
        <w:right w:val="none" w:sz="0" w:space="0" w:color="auto"/>
      </w:divBdr>
    </w:div>
    <w:div w:id="550848806">
      <w:bodyDiv w:val="1"/>
      <w:marLeft w:val="0"/>
      <w:marRight w:val="0"/>
      <w:marTop w:val="0"/>
      <w:marBottom w:val="0"/>
      <w:divBdr>
        <w:top w:val="none" w:sz="0" w:space="0" w:color="auto"/>
        <w:left w:val="none" w:sz="0" w:space="0" w:color="auto"/>
        <w:bottom w:val="none" w:sz="0" w:space="0" w:color="auto"/>
        <w:right w:val="none" w:sz="0" w:space="0" w:color="auto"/>
      </w:divBdr>
    </w:div>
    <w:div w:id="550968115">
      <w:bodyDiv w:val="1"/>
      <w:marLeft w:val="0"/>
      <w:marRight w:val="0"/>
      <w:marTop w:val="0"/>
      <w:marBottom w:val="0"/>
      <w:divBdr>
        <w:top w:val="none" w:sz="0" w:space="0" w:color="auto"/>
        <w:left w:val="none" w:sz="0" w:space="0" w:color="auto"/>
        <w:bottom w:val="none" w:sz="0" w:space="0" w:color="auto"/>
        <w:right w:val="none" w:sz="0" w:space="0" w:color="auto"/>
      </w:divBdr>
    </w:div>
    <w:div w:id="551162798">
      <w:bodyDiv w:val="1"/>
      <w:marLeft w:val="0"/>
      <w:marRight w:val="0"/>
      <w:marTop w:val="0"/>
      <w:marBottom w:val="0"/>
      <w:divBdr>
        <w:top w:val="none" w:sz="0" w:space="0" w:color="auto"/>
        <w:left w:val="none" w:sz="0" w:space="0" w:color="auto"/>
        <w:bottom w:val="none" w:sz="0" w:space="0" w:color="auto"/>
        <w:right w:val="none" w:sz="0" w:space="0" w:color="auto"/>
      </w:divBdr>
    </w:div>
    <w:div w:id="551305906">
      <w:bodyDiv w:val="1"/>
      <w:marLeft w:val="0"/>
      <w:marRight w:val="0"/>
      <w:marTop w:val="0"/>
      <w:marBottom w:val="0"/>
      <w:divBdr>
        <w:top w:val="none" w:sz="0" w:space="0" w:color="auto"/>
        <w:left w:val="none" w:sz="0" w:space="0" w:color="auto"/>
        <w:bottom w:val="none" w:sz="0" w:space="0" w:color="auto"/>
        <w:right w:val="none" w:sz="0" w:space="0" w:color="auto"/>
      </w:divBdr>
    </w:div>
    <w:div w:id="551307641">
      <w:bodyDiv w:val="1"/>
      <w:marLeft w:val="0"/>
      <w:marRight w:val="0"/>
      <w:marTop w:val="0"/>
      <w:marBottom w:val="0"/>
      <w:divBdr>
        <w:top w:val="none" w:sz="0" w:space="0" w:color="auto"/>
        <w:left w:val="none" w:sz="0" w:space="0" w:color="auto"/>
        <w:bottom w:val="none" w:sz="0" w:space="0" w:color="auto"/>
        <w:right w:val="none" w:sz="0" w:space="0" w:color="auto"/>
      </w:divBdr>
    </w:div>
    <w:div w:id="551383269">
      <w:bodyDiv w:val="1"/>
      <w:marLeft w:val="0"/>
      <w:marRight w:val="0"/>
      <w:marTop w:val="0"/>
      <w:marBottom w:val="0"/>
      <w:divBdr>
        <w:top w:val="none" w:sz="0" w:space="0" w:color="auto"/>
        <w:left w:val="none" w:sz="0" w:space="0" w:color="auto"/>
        <w:bottom w:val="none" w:sz="0" w:space="0" w:color="auto"/>
        <w:right w:val="none" w:sz="0" w:space="0" w:color="auto"/>
      </w:divBdr>
    </w:div>
    <w:div w:id="551499614">
      <w:bodyDiv w:val="1"/>
      <w:marLeft w:val="0"/>
      <w:marRight w:val="0"/>
      <w:marTop w:val="0"/>
      <w:marBottom w:val="0"/>
      <w:divBdr>
        <w:top w:val="none" w:sz="0" w:space="0" w:color="auto"/>
        <w:left w:val="none" w:sz="0" w:space="0" w:color="auto"/>
        <w:bottom w:val="none" w:sz="0" w:space="0" w:color="auto"/>
        <w:right w:val="none" w:sz="0" w:space="0" w:color="auto"/>
      </w:divBdr>
    </w:div>
    <w:div w:id="551620177">
      <w:bodyDiv w:val="1"/>
      <w:marLeft w:val="0"/>
      <w:marRight w:val="0"/>
      <w:marTop w:val="0"/>
      <w:marBottom w:val="0"/>
      <w:divBdr>
        <w:top w:val="none" w:sz="0" w:space="0" w:color="auto"/>
        <w:left w:val="none" w:sz="0" w:space="0" w:color="auto"/>
        <w:bottom w:val="none" w:sz="0" w:space="0" w:color="auto"/>
        <w:right w:val="none" w:sz="0" w:space="0" w:color="auto"/>
      </w:divBdr>
    </w:div>
    <w:div w:id="551694484">
      <w:bodyDiv w:val="1"/>
      <w:marLeft w:val="0"/>
      <w:marRight w:val="0"/>
      <w:marTop w:val="0"/>
      <w:marBottom w:val="0"/>
      <w:divBdr>
        <w:top w:val="none" w:sz="0" w:space="0" w:color="auto"/>
        <w:left w:val="none" w:sz="0" w:space="0" w:color="auto"/>
        <w:bottom w:val="none" w:sz="0" w:space="0" w:color="auto"/>
        <w:right w:val="none" w:sz="0" w:space="0" w:color="auto"/>
      </w:divBdr>
    </w:div>
    <w:div w:id="552154877">
      <w:bodyDiv w:val="1"/>
      <w:marLeft w:val="0"/>
      <w:marRight w:val="0"/>
      <w:marTop w:val="0"/>
      <w:marBottom w:val="0"/>
      <w:divBdr>
        <w:top w:val="none" w:sz="0" w:space="0" w:color="auto"/>
        <w:left w:val="none" w:sz="0" w:space="0" w:color="auto"/>
        <w:bottom w:val="none" w:sz="0" w:space="0" w:color="auto"/>
        <w:right w:val="none" w:sz="0" w:space="0" w:color="auto"/>
      </w:divBdr>
    </w:div>
    <w:div w:id="552695099">
      <w:bodyDiv w:val="1"/>
      <w:marLeft w:val="0"/>
      <w:marRight w:val="0"/>
      <w:marTop w:val="0"/>
      <w:marBottom w:val="0"/>
      <w:divBdr>
        <w:top w:val="none" w:sz="0" w:space="0" w:color="auto"/>
        <w:left w:val="none" w:sz="0" w:space="0" w:color="auto"/>
        <w:bottom w:val="none" w:sz="0" w:space="0" w:color="auto"/>
        <w:right w:val="none" w:sz="0" w:space="0" w:color="auto"/>
      </w:divBdr>
    </w:div>
    <w:div w:id="552935384">
      <w:bodyDiv w:val="1"/>
      <w:marLeft w:val="0"/>
      <w:marRight w:val="0"/>
      <w:marTop w:val="0"/>
      <w:marBottom w:val="0"/>
      <w:divBdr>
        <w:top w:val="none" w:sz="0" w:space="0" w:color="auto"/>
        <w:left w:val="none" w:sz="0" w:space="0" w:color="auto"/>
        <w:bottom w:val="none" w:sz="0" w:space="0" w:color="auto"/>
        <w:right w:val="none" w:sz="0" w:space="0" w:color="auto"/>
      </w:divBdr>
    </w:div>
    <w:div w:id="553348350">
      <w:bodyDiv w:val="1"/>
      <w:marLeft w:val="0"/>
      <w:marRight w:val="0"/>
      <w:marTop w:val="0"/>
      <w:marBottom w:val="0"/>
      <w:divBdr>
        <w:top w:val="none" w:sz="0" w:space="0" w:color="auto"/>
        <w:left w:val="none" w:sz="0" w:space="0" w:color="auto"/>
        <w:bottom w:val="none" w:sz="0" w:space="0" w:color="auto"/>
        <w:right w:val="none" w:sz="0" w:space="0" w:color="auto"/>
      </w:divBdr>
    </w:div>
    <w:div w:id="553396957">
      <w:bodyDiv w:val="1"/>
      <w:marLeft w:val="0"/>
      <w:marRight w:val="0"/>
      <w:marTop w:val="0"/>
      <w:marBottom w:val="0"/>
      <w:divBdr>
        <w:top w:val="none" w:sz="0" w:space="0" w:color="auto"/>
        <w:left w:val="none" w:sz="0" w:space="0" w:color="auto"/>
        <w:bottom w:val="none" w:sz="0" w:space="0" w:color="auto"/>
        <w:right w:val="none" w:sz="0" w:space="0" w:color="auto"/>
      </w:divBdr>
    </w:div>
    <w:div w:id="553590874">
      <w:bodyDiv w:val="1"/>
      <w:marLeft w:val="0"/>
      <w:marRight w:val="0"/>
      <w:marTop w:val="0"/>
      <w:marBottom w:val="0"/>
      <w:divBdr>
        <w:top w:val="none" w:sz="0" w:space="0" w:color="auto"/>
        <w:left w:val="none" w:sz="0" w:space="0" w:color="auto"/>
        <w:bottom w:val="none" w:sz="0" w:space="0" w:color="auto"/>
        <w:right w:val="none" w:sz="0" w:space="0" w:color="auto"/>
      </w:divBdr>
    </w:div>
    <w:div w:id="553660050">
      <w:bodyDiv w:val="1"/>
      <w:marLeft w:val="0"/>
      <w:marRight w:val="0"/>
      <w:marTop w:val="0"/>
      <w:marBottom w:val="0"/>
      <w:divBdr>
        <w:top w:val="none" w:sz="0" w:space="0" w:color="auto"/>
        <w:left w:val="none" w:sz="0" w:space="0" w:color="auto"/>
        <w:bottom w:val="none" w:sz="0" w:space="0" w:color="auto"/>
        <w:right w:val="none" w:sz="0" w:space="0" w:color="auto"/>
      </w:divBdr>
    </w:div>
    <w:div w:id="553852500">
      <w:bodyDiv w:val="1"/>
      <w:marLeft w:val="0"/>
      <w:marRight w:val="0"/>
      <w:marTop w:val="0"/>
      <w:marBottom w:val="0"/>
      <w:divBdr>
        <w:top w:val="none" w:sz="0" w:space="0" w:color="auto"/>
        <w:left w:val="none" w:sz="0" w:space="0" w:color="auto"/>
        <w:bottom w:val="none" w:sz="0" w:space="0" w:color="auto"/>
        <w:right w:val="none" w:sz="0" w:space="0" w:color="auto"/>
      </w:divBdr>
    </w:div>
    <w:div w:id="553857522">
      <w:bodyDiv w:val="1"/>
      <w:marLeft w:val="0"/>
      <w:marRight w:val="0"/>
      <w:marTop w:val="0"/>
      <w:marBottom w:val="0"/>
      <w:divBdr>
        <w:top w:val="none" w:sz="0" w:space="0" w:color="auto"/>
        <w:left w:val="none" w:sz="0" w:space="0" w:color="auto"/>
        <w:bottom w:val="none" w:sz="0" w:space="0" w:color="auto"/>
        <w:right w:val="none" w:sz="0" w:space="0" w:color="auto"/>
      </w:divBdr>
    </w:div>
    <w:div w:id="553933553">
      <w:bodyDiv w:val="1"/>
      <w:marLeft w:val="0"/>
      <w:marRight w:val="0"/>
      <w:marTop w:val="0"/>
      <w:marBottom w:val="0"/>
      <w:divBdr>
        <w:top w:val="none" w:sz="0" w:space="0" w:color="auto"/>
        <w:left w:val="none" w:sz="0" w:space="0" w:color="auto"/>
        <w:bottom w:val="none" w:sz="0" w:space="0" w:color="auto"/>
        <w:right w:val="none" w:sz="0" w:space="0" w:color="auto"/>
      </w:divBdr>
    </w:div>
    <w:div w:id="554241484">
      <w:bodyDiv w:val="1"/>
      <w:marLeft w:val="0"/>
      <w:marRight w:val="0"/>
      <w:marTop w:val="0"/>
      <w:marBottom w:val="0"/>
      <w:divBdr>
        <w:top w:val="none" w:sz="0" w:space="0" w:color="auto"/>
        <w:left w:val="none" w:sz="0" w:space="0" w:color="auto"/>
        <w:bottom w:val="none" w:sz="0" w:space="0" w:color="auto"/>
        <w:right w:val="none" w:sz="0" w:space="0" w:color="auto"/>
      </w:divBdr>
    </w:div>
    <w:div w:id="554435894">
      <w:bodyDiv w:val="1"/>
      <w:marLeft w:val="0"/>
      <w:marRight w:val="0"/>
      <w:marTop w:val="0"/>
      <w:marBottom w:val="0"/>
      <w:divBdr>
        <w:top w:val="none" w:sz="0" w:space="0" w:color="auto"/>
        <w:left w:val="none" w:sz="0" w:space="0" w:color="auto"/>
        <w:bottom w:val="none" w:sz="0" w:space="0" w:color="auto"/>
        <w:right w:val="none" w:sz="0" w:space="0" w:color="auto"/>
      </w:divBdr>
    </w:div>
    <w:div w:id="554512164">
      <w:bodyDiv w:val="1"/>
      <w:marLeft w:val="0"/>
      <w:marRight w:val="0"/>
      <w:marTop w:val="0"/>
      <w:marBottom w:val="0"/>
      <w:divBdr>
        <w:top w:val="none" w:sz="0" w:space="0" w:color="auto"/>
        <w:left w:val="none" w:sz="0" w:space="0" w:color="auto"/>
        <w:bottom w:val="none" w:sz="0" w:space="0" w:color="auto"/>
        <w:right w:val="none" w:sz="0" w:space="0" w:color="auto"/>
      </w:divBdr>
    </w:div>
    <w:div w:id="554514423">
      <w:bodyDiv w:val="1"/>
      <w:marLeft w:val="0"/>
      <w:marRight w:val="0"/>
      <w:marTop w:val="0"/>
      <w:marBottom w:val="0"/>
      <w:divBdr>
        <w:top w:val="none" w:sz="0" w:space="0" w:color="auto"/>
        <w:left w:val="none" w:sz="0" w:space="0" w:color="auto"/>
        <w:bottom w:val="none" w:sz="0" w:space="0" w:color="auto"/>
        <w:right w:val="none" w:sz="0" w:space="0" w:color="auto"/>
      </w:divBdr>
    </w:div>
    <w:div w:id="554659355">
      <w:bodyDiv w:val="1"/>
      <w:marLeft w:val="0"/>
      <w:marRight w:val="0"/>
      <w:marTop w:val="0"/>
      <w:marBottom w:val="0"/>
      <w:divBdr>
        <w:top w:val="none" w:sz="0" w:space="0" w:color="auto"/>
        <w:left w:val="none" w:sz="0" w:space="0" w:color="auto"/>
        <w:bottom w:val="none" w:sz="0" w:space="0" w:color="auto"/>
        <w:right w:val="none" w:sz="0" w:space="0" w:color="auto"/>
      </w:divBdr>
    </w:div>
    <w:div w:id="554851493">
      <w:bodyDiv w:val="1"/>
      <w:marLeft w:val="0"/>
      <w:marRight w:val="0"/>
      <w:marTop w:val="0"/>
      <w:marBottom w:val="0"/>
      <w:divBdr>
        <w:top w:val="none" w:sz="0" w:space="0" w:color="auto"/>
        <w:left w:val="none" w:sz="0" w:space="0" w:color="auto"/>
        <w:bottom w:val="none" w:sz="0" w:space="0" w:color="auto"/>
        <w:right w:val="none" w:sz="0" w:space="0" w:color="auto"/>
      </w:divBdr>
    </w:div>
    <w:div w:id="554858017">
      <w:bodyDiv w:val="1"/>
      <w:marLeft w:val="0"/>
      <w:marRight w:val="0"/>
      <w:marTop w:val="0"/>
      <w:marBottom w:val="0"/>
      <w:divBdr>
        <w:top w:val="none" w:sz="0" w:space="0" w:color="auto"/>
        <w:left w:val="none" w:sz="0" w:space="0" w:color="auto"/>
        <w:bottom w:val="none" w:sz="0" w:space="0" w:color="auto"/>
        <w:right w:val="none" w:sz="0" w:space="0" w:color="auto"/>
      </w:divBdr>
    </w:div>
    <w:div w:id="555051690">
      <w:bodyDiv w:val="1"/>
      <w:marLeft w:val="0"/>
      <w:marRight w:val="0"/>
      <w:marTop w:val="0"/>
      <w:marBottom w:val="0"/>
      <w:divBdr>
        <w:top w:val="none" w:sz="0" w:space="0" w:color="auto"/>
        <w:left w:val="none" w:sz="0" w:space="0" w:color="auto"/>
        <w:bottom w:val="none" w:sz="0" w:space="0" w:color="auto"/>
        <w:right w:val="none" w:sz="0" w:space="0" w:color="auto"/>
      </w:divBdr>
    </w:div>
    <w:div w:id="555163742">
      <w:bodyDiv w:val="1"/>
      <w:marLeft w:val="0"/>
      <w:marRight w:val="0"/>
      <w:marTop w:val="0"/>
      <w:marBottom w:val="0"/>
      <w:divBdr>
        <w:top w:val="none" w:sz="0" w:space="0" w:color="auto"/>
        <w:left w:val="none" w:sz="0" w:space="0" w:color="auto"/>
        <w:bottom w:val="none" w:sz="0" w:space="0" w:color="auto"/>
        <w:right w:val="none" w:sz="0" w:space="0" w:color="auto"/>
      </w:divBdr>
    </w:div>
    <w:div w:id="555168124">
      <w:bodyDiv w:val="1"/>
      <w:marLeft w:val="0"/>
      <w:marRight w:val="0"/>
      <w:marTop w:val="0"/>
      <w:marBottom w:val="0"/>
      <w:divBdr>
        <w:top w:val="none" w:sz="0" w:space="0" w:color="auto"/>
        <w:left w:val="none" w:sz="0" w:space="0" w:color="auto"/>
        <w:bottom w:val="none" w:sz="0" w:space="0" w:color="auto"/>
        <w:right w:val="none" w:sz="0" w:space="0" w:color="auto"/>
      </w:divBdr>
    </w:div>
    <w:div w:id="555237528">
      <w:bodyDiv w:val="1"/>
      <w:marLeft w:val="0"/>
      <w:marRight w:val="0"/>
      <w:marTop w:val="0"/>
      <w:marBottom w:val="0"/>
      <w:divBdr>
        <w:top w:val="none" w:sz="0" w:space="0" w:color="auto"/>
        <w:left w:val="none" w:sz="0" w:space="0" w:color="auto"/>
        <w:bottom w:val="none" w:sz="0" w:space="0" w:color="auto"/>
        <w:right w:val="none" w:sz="0" w:space="0" w:color="auto"/>
      </w:divBdr>
    </w:div>
    <w:div w:id="555240137">
      <w:bodyDiv w:val="1"/>
      <w:marLeft w:val="0"/>
      <w:marRight w:val="0"/>
      <w:marTop w:val="0"/>
      <w:marBottom w:val="0"/>
      <w:divBdr>
        <w:top w:val="none" w:sz="0" w:space="0" w:color="auto"/>
        <w:left w:val="none" w:sz="0" w:space="0" w:color="auto"/>
        <w:bottom w:val="none" w:sz="0" w:space="0" w:color="auto"/>
        <w:right w:val="none" w:sz="0" w:space="0" w:color="auto"/>
      </w:divBdr>
    </w:div>
    <w:div w:id="555430137">
      <w:bodyDiv w:val="1"/>
      <w:marLeft w:val="0"/>
      <w:marRight w:val="0"/>
      <w:marTop w:val="0"/>
      <w:marBottom w:val="0"/>
      <w:divBdr>
        <w:top w:val="none" w:sz="0" w:space="0" w:color="auto"/>
        <w:left w:val="none" w:sz="0" w:space="0" w:color="auto"/>
        <w:bottom w:val="none" w:sz="0" w:space="0" w:color="auto"/>
        <w:right w:val="none" w:sz="0" w:space="0" w:color="auto"/>
      </w:divBdr>
    </w:div>
    <w:div w:id="555512895">
      <w:bodyDiv w:val="1"/>
      <w:marLeft w:val="0"/>
      <w:marRight w:val="0"/>
      <w:marTop w:val="0"/>
      <w:marBottom w:val="0"/>
      <w:divBdr>
        <w:top w:val="none" w:sz="0" w:space="0" w:color="auto"/>
        <w:left w:val="none" w:sz="0" w:space="0" w:color="auto"/>
        <w:bottom w:val="none" w:sz="0" w:space="0" w:color="auto"/>
        <w:right w:val="none" w:sz="0" w:space="0" w:color="auto"/>
      </w:divBdr>
    </w:div>
    <w:div w:id="555551252">
      <w:bodyDiv w:val="1"/>
      <w:marLeft w:val="0"/>
      <w:marRight w:val="0"/>
      <w:marTop w:val="0"/>
      <w:marBottom w:val="0"/>
      <w:divBdr>
        <w:top w:val="none" w:sz="0" w:space="0" w:color="auto"/>
        <w:left w:val="none" w:sz="0" w:space="0" w:color="auto"/>
        <w:bottom w:val="none" w:sz="0" w:space="0" w:color="auto"/>
        <w:right w:val="none" w:sz="0" w:space="0" w:color="auto"/>
      </w:divBdr>
    </w:div>
    <w:div w:id="555630884">
      <w:bodyDiv w:val="1"/>
      <w:marLeft w:val="0"/>
      <w:marRight w:val="0"/>
      <w:marTop w:val="0"/>
      <w:marBottom w:val="0"/>
      <w:divBdr>
        <w:top w:val="none" w:sz="0" w:space="0" w:color="auto"/>
        <w:left w:val="none" w:sz="0" w:space="0" w:color="auto"/>
        <w:bottom w:val="none" w:sz="0" w:space="0" w:color="auto"/>
        <w:right w:val="none" w:sz="0" w:space="0" w:color="auto"/>
      </w:divBdr>
    </w:div>
    <w:div w:id="555705427">
      <w:bodyDiv w:val="1"/>
      <w:marLeft w:val="0"/>
      <w:marRight w:val="0"/>
      <w:marTop w:val="0"/>
      <w:marBottom w:val="0"/>
      <w:divBdr>
        <w:top w:val="none" w:sz="0" w:space="0" w:color="auto"/>
        <w:left w:val="none" w:sz="0" w:space="0" w:color="auto"/>
        <w:bottom w:val="none" w:sz="0" w:space="0" w:color="auto"/>
        <w:right w:val="none" w:sz="0" w:space="0" w:color="auto"/>
      </w:divBdr>
    </w:div>
    <w:div w:id="555967021">
      <w:bodyDiv w:val="1"/>
      <w:marLeft w:val="0"/>
      <w:marRight w:val="0"/>
      <w:marTop w:val="0"/>
      <w:marBottom w:val="0"/>
      <w:divBdr>
        <w:top w:val="none" w:sz="0" w:space="0" w:color="auto"/>
        <w:left w:val="none" w:sz="0" w:space="0" w:color="auto"/>
        <w:bottom w:val="none" w:sz="0" w:space="0" w:color="auto"/>
        <w:right w:val="none" w:sz="0" w:space="0" w:color="auto"/>
      </w:divBdr>
    </w:div>
    <w:div w:id="555970468">
      <w:bodyDiv w:val="1"/>
      <w:marLeft w:val="0"/>
      <w:marRight w:val="0"/>
      <w:marTop w:val="0"/>
      <w:marBottom w:val="0"/>
      <w:divBdr>
        <w:top w:val="none" w:sz="0" w:space="0" w:color="auto"/>
        <w:left w:val="none" w:sz="0" w:space="0" w:color="auto"/>
        <w:bottom w:val="none" w:sz="0" w:space="0" w:color="auto"/>
        <w:right w:val="none" w:sz="0" w:space="0" w:color="auto"/>
      </w:divBdr>
    </w:div>
    <w:div w:id="556015881">
      <w:bodyDiv w:val="1"/>
      <w:marLeft w:val="0"/>
      <w:marRight w:val="0"/>
      <w:marTop w:val="0"/>
      <w:marBottom w:val="0"/>
      <w:divBdr>
        <w:top w:val="none" w:sz="0" w:space="0" w:color="auto"/>
        <w:left w:val="none" w:sz="0" w:space="0" w:color="auto"/>
        <w:bottom w:val="none" w:sz="0" w:space="0" w:color="auto"/>
        <w:right w:val="none" w:sz="0" w:space="0" w:color="auto"/>
      </w:divBdr>
    </w:div>
    <w:div w:id="556017961">
      <w:bodyDiv w:val="1"/>
      <w:marLeft w:val="0"/>
      <w:marRight w:val="0"/>
      <w:marTop w:val="0"/>
      <w:marBottom w:val="0"/>
      <w:divBdr>
        <w:top w:val="none" w:sz="0" w:space="0" w:color="auto"/>
        <w:left w:val="none" w:sz="0" w:space="0" w:color="auto"/>
        <w:bottom w:val="none" w:sz="0" w:space="0" w:color="auto"/>
        <w:right w:val="none" w:sz="0" w:space="0" w:color="auto"/>
      </w:divBdr>
    </w:div>
    <w:div w:id="556160781">
      <w:bodyDiv w:val="1"/>
      <w:marLeft w:val="0"/>
      <w:marRight w:val="0"/>
      <w:marTop w:val="0"/>
      <w:marBottom w:val="0"/>
      <w:divBdr>
        <w:top w:val="none" w:sz="0" w:space="0" w:color="auto"/>
        <w:left w:val="none" w:sz="0" w:space="0" w:color="auto"/>
        <w:bottom w:val="none" w:sz="0" w:space="0" w:color="auto"/>
        <w:right w:val="none" w:sz="0" w:space="0" w:color="auto"/>
      </w:divBdr>
    </w:div>
    <w:div w:id="556161909">
      <w:bodyDiv w:val="1"/>
      <w:marLeft w:val="0"/>
      <w:marRight w:val="0"/>
      <w:marTop w:val="0"/>
      <w:marBottom w:val="0"/>
      <w:divBdr>
        <w:top w:val="none" w:sz="0" w:space="0" w:color="auto"/>
        <w:left w:val="none" w:sz="0" w:space="0" w:color="auto"/>
        <w:bottom w:val="none" w:sz="0" w:space="0" w:color="auto"/>
        <w:right w:val="none" w:sz="0" w:space="0" w:color="auto"/>
      </w:divBdr>
    </w:div>
    <w:div w:id="556360492">
      <w:bodyDiv w:val="1"/>
      <w:marLeft w:val="0"/>
      <w:marRight w:val="0"/>
      <w:marTop w:val="0"/>
      <w:marBottom w:val="0"/>
      <w:divBdr>
        <w:top w:val="none" w:sz="0" w:space="0" w:color="auto"/>
        <w:left w:val="none" w:sz="0" w:space="0" w:color="auto"/>
        <w:bottom w:val="none" w:sz="0" w:space="0" w:color="auto"/>
        <w:right w:val="none" w:sz="0" w:space="0" w:color="auto"/>
      </w:divBdr>
    </w:div>
    <w:div w:id="556472378">
      <w:bodyDiv w:val="1"/>
      <w:marLeft w:val="0"/>
      <w:marRight w:val="0"/>
      <w:marTop w:val="0"/>
      <w:marBottom w:val="0"/>
      <w:divBdr>
        <w:top w:val="none" w:sz="0" w:space="0" w:color="auto"/>
        <w:left w:val="none" w:sz="0" w:space="0" w:color="auto"/>
        <w:bottom w:val="none" w:sz="0" w:space="0" w:color="auto"/>
        <w:right w:val="none" w:sz="0" w:space="0" w:color="auto"/>
      </w:divBdr>
    </w:div>
    <w:div w:id="556629351">
      <w:bodyDiv w:val="1"/>
      <w:marLeft w:val="0"/>
      <w:marRight w:val="0"/>
      <w:marTop w:val="0"/>
      <w:marBottom w:val="0"/>
      <w:divBdr>
        <w:top w:val="none" w:sz="0" w:space="0" w:color="auto"/>
        <w:left w:val="none" w:sz="0" w:space="0" w:color="auto"/>
        <w:bottom w:val="none" w:sz="0" w:space="0" w:color="auto"/>
        <w:right w:val="none" w:sz="0" w:space="0" w:color="auto"/>
      </w:divBdr>
    </w:div>
    <w:div w:id="556741958">
      <w:bodyDiv w:val="1"/>
      <w:marLeft w:val="0"/>
      <w:marRight w:val="0"/>
      <w:marTop w:val="0"/>
      <w:marBottom w:val="0"/>
      <w:divBdr>
        <w:top w:val="none" w:sz="0" w:space="0" w:color="auto"/>
        <w:left w:val="none" w:sz="0" w:space="0" w:color="auto"/>
        <w:bottom w:val="none" w:sz="0" w:space="0" w:color="auto"/>
        <w:right w:val="none" w:sz="0" w:space="0" w:color="auto"/>
      </w:divBdr>
    </w:div>
    <w:div w:id="556824780">
      <w:bodyDiv w:val="1"/>
      <w:marLeft w:val="0"/>
      <w:marRight w:val="0"/>
      <w:marTop w:val="0"/>
      <w:marBottom w:val="0"/>
      <w:divBdr>
        <w:top w:val="none" w:sz="0" w:space="0" w:color="auto"/>
        <w:left w:val="none" w:sz="0" w:space="0" w:color="auto"/>
        <w:bottom w:val="none" w:sz="0" w:space="0" w:color="auto"/>
        <w:right w:val="none" w:sz="0" w:space="0" w:color="auto"/>
      </w:divBdr>
    </w:div>
    <w:div w:id="557207674">
      <w:bodyDiv w:val="1"/>
      <w:marLeft w:val="0"/>
      <w:marRight w:val="0"/>
      <w:marTop w:val="0"/>
      <w:marBottom w:val="0"/>
      <w:divBdr>
        <w:top w:val="none" w:sz="0" w:space="0" w:color="auto"/>
        <w:left w:val="none" w:sz="0" w:space="0" w:color="auto"/>
        <w:bottom w:val="none" w:sz="0" w:space="0" w:color="auto"/>
        <w:right w:val="none" w:sz="0" w:space="0" w:color="auto"/>
      </w:divBdr>
    </w:div>
    <w:div w:id="557400105">
      <w:bodyDiv w:val="1"/>
      <w:marLeft w:val="0"/>
      <w:marRight w:val="0"/>
      <w:marTop w:val="0"/>
      <w:marBottom w:val="0"/>
      <w:divBdr>
        <w:top w:val="none" w:sz="0" w:space="0" w:color="auto"/>
        <w:left w:val="none" w:sz="0" w:space="0" w:color="auto"/>
        <w:bottom w:val="none" w:sz="0" w:space="0" w:color="auto"/>
        <w:right w:val="none" w:sz="0" w:space="0" w:color="auto"/>
      </w:divBdr>
    </w:div>
    <w:div w:id="557401268">
      <w:bodyDiv w:val="1"/>
      <w:marLeft w:val="0"/>
      <w:marRight w:val="0"/>
      <w:marTop w:val="0"/>
      <w:marBottom w:val="0"/>
      <w:divBdr>
        <w:top w:val="none" w:sz="0" w:space="0" w:color="auto"/>
        <w:left w:val="none" w:sz="0" w:space="0" w:color="auto"/>
        <w:bottom w:val="none" w:sz="0" w:space="0" w:color="auto"/>
        <w:right w:val="none" w:sz="0" w:space="0" w:color="auto"/>
      </w:divBdr>
    </w:div>
    <w:div w:id="557782368">
      <w:bodyDiv w:val="1"/>
      <w:marLeft w:val="0"/>
      <w:marRight w:val="0"/>
      <w:marTop w:val="0"/>
      <w:marBottom w:val="0"/>
      <w:divBdr>
        <w:top w:val="none" w:sz="0" w:space="0" w:color="auto"/>
        <w:left w:val="none" w:sz="0" w:space="0" w:color="auto"/>
        <w:bottom w:val="none" w:sz="0" w:space="0" w:color="auto"/>
        <w:right w:val="none" w:sz="0" w:space="0" w:color="auto"/>
      </w:divBdr>
    </w:div>
    <w:div w:id="557860735">
      <w:bodyDiv w:val="1"/>
      <w:marLeft w:val="0"/>
      <w:marRight w:val="0"/>
      <w:marTop w:val="0"/>
      <w:marBottom w:val="0"/>
      <w:divBdr>
        <w:top w:val="none" w:sz="0" w:space="0" w:color="auto"/>
        <w:left w:val="none" w:sz="0" w:space="0" w:color="auto"/>
        <w:bottom w:val="none" w:sz="0" w:space="0" w:color="auto"/>
        <w:right w:val="none" w:sz="0" w:space="0" w:color="auto"/>
      </w:divBdr>
    </w:div>
    <w:div w:id="558247002">
      <w:bodyDiv w:val="1"/>
      <w:marLeft w:val="0"/>
      <w:marRight w:val="0"/>
      <w:marTop w:val="0"/>
      <w:marBottom w:val="0"/>
      <w:divBdr>
        <w:top w:val="none" w:sz="0" w:space="0" w:color="auto"/>
        <w:left w:val="none" w:sz="0" w:space="0" w:color="auto"/>
        <w:bottom w:val="none" w:sz="0" w:space="0" w:color="auto"/>
        <w:right w:val="none" w:sz="0" w:space="0" w:color="auto"/>
      </w:divBdr>
    </w:div>
    <w:div w:id="558396275">
      <w:bodyDiv w:val="1"/>
      <w:marLeft w:val="0"/>
      <w:marRight w:val="0"/>
      <w:marTop w:val="0"/>
      <w:marBottom w:val="0"/>
      <w:divBdr>
        <w:top w:val="none" w:sz="0" w:space="0" w:color="auto"/>
        <w:left w:val="none" w:sz="0" w:space="0" w:color="auto"/>
        <w:bottom w:val="none" w:sz="0" w:space="0" w:color="auto"/>
        <w:right w:val="none" w:sz="0" w:space="0" w:color="auto"/>
      </w:divBdr>
    </w:div>
    <w:div w:id="558437566">
      <w:bodyDiv w:val="1"/>
      <w:marLeft w:val="0"/>
      <w:marRight w:val="0"/>
      <w:marTop w:val="0"/>
      <w:marBottom w:val="0"/>
      <w:divBdr>
        <w:top w:val="none" w:sz="0" w:space="0" w:color="auto"/>
        <w:left w:val="none" w:sz="0" w:space="0" w:color="auto"/>
        <w:bottom w:val="none" w:sz="0" w:space="0" w:color="auto"/>
        <w:right w:val="none" w:sz="0" w:space="0" w:color="auto"/>
      </w:divBdr>
    </w:div>
    <w:div w:id="558825546">
      <w:bodyDiv w:val="1"/>
      <w:marLeft w:val="0"/>
      <w:marRight w:val="0"/>
      <w:marTop w:val="0"/>
      <w:marBottom w:val="0"/>
      <w:divBdr>
        <w:top w:val="none" w:sz="0" w:space="0" w:color="auto"/>
        <w:left w:val="none" w:sz="0" w:space="0" w:color="auto"/>
        <w:bottom w:val="none" w:sz="0" w:space="0" w:color="auto"/>
        <w:right w:val="none" w:sz="0" w:space="0" w:color="auto"/>
      </w:divBdr>
    </w:div>
    <w:div w:id="558826208">
      <w:bodyDiv w:val="1"/>
      <w:marLeft w:val="0"/>
      <w:marRight w:val="0"/>
      <w:marTop w:val="0"/>
      <w:marBottom w:val="0"/>
      <w:divBdr>
        <w:top w:val="none" w:sz="0" w:space="0" w:color="auto"/>
        <w:left w:val="none" w:sz="0" w:space="0" w:color="auto"/>
        <w:bottom w:val="none" w:sz="0" w:space="0" w:color="auto"/>
        <w:right w:val="none" w:sz="0" w:space="0" w:color="auto"/>
      </w:divBdr>
    </w:div>
    <w:div w:id="558979928">
      <w:bodyDiv w:val="1"/>
      <w:marLeft w:val="0"/>
      <w:marRight w:val="0"/>
      <w:marTop w:val="0"/>
      <w:marBottom w:val="0"/>
      <w:divBdr>
        <w:top w:val="none" w:sz="0" w:space="0" w:color="auto"/>
        <w:left w:val="none" w:sz="0" w:space="0" w:color="auto"/>
        <w:bottom w:val="none" w:sz="0" w:space="0" w:color="auto"/>
        <w:right w:val="none" w:sz="0" w:space="0" w:color="auto"/>
      </w:divBdr>
    </w:div>
    <w:div w:id="559174987">
      <w:bodyDiv w:val="1"/>
      <w:marLeft w:val="0"/>
      <w:marRight w:val="0"/>
      <w:marTop w:val="0"/>
      <w:marBottom w:val="0"/>
      <w:divBdr>
        <w:top w:val="none" w:sz="0" w:space="0" w:color="auto"/>
        <w:left w:val="none" w:sz="0" w:space="0" w:color="auto"/>
        <w:bottom w:val="none" w:sz="0" w:space="0" w:color="auto"/>
        <w:right w:val="none" w:sz="0" w:space="0" w:color="auto"/>
      </w:divBdr>
    </w:div>
    <w:div w:id="559291377">
      <w:bodyDiv w:val="1"/>
      <w:marLeft w:val="0"/>
      <w:marRight w:val="0"/>
      <w:marTop w:val="0"/>
      <w:marBottom w:val="0"/>
      <w:divBdr>
        <w:top w:val="none" w:sz="0" w:space="0" w:color="auto"/>
        <w:left w:val="none" w:sz="0" w:space="0" w:color="auto"/>
        <w:bottom w:val="none" w:sz="0" w:space="0" w:color="auto"/>
        <w:right w:val="none" w:sz="0" w:space="0" w:color="auto"/>
      </w:divBdr>
    </w:div>
    <w:div w:id="559481402">
      <w:bodyDiv w:val="1"/>
      <w:marLeft w:val="0"/>
      <w:marRight w:val="0"/>
      <w:marTop w:val="0"/>
      <w:marBottom w:val="0"/>
      <w:divBdr>
        <w:top w:val="none" w:sz="0" w:space="0" w:color="auto"/>
        <w:left w:val="none" w:sz="0" w:space="0" w:color="auto"/>
        <w:bottom w:val="none" w:sz="0" w:space="0" w:color="auto"/>
        <w:right w:val="none" w:sz="0" w:space="0" w:color="auto"/>
      </w:divBdr>
    </w:div>
    <w:div w:id="559484517">
      <w:bodyDiv w:val="1"/>
      <w:marLeft w:val="0"/>
      <w:marRight w:val="0"/>
      <w:marTop w:val="0"/>
      <w:marBottom w:val="0"/>
      <w:divBdr>
        <w:top w:val="none" w:sz="0" w:space="0" w:color="auto"/>
        <w:left w:val="none" w:sz="0" w:space="0" w:color="auto"/>
        <w:bottom w:val="none" w:sz="0" w:space="0" w:color="auto"/>
        <w:right w:val="none" w:sz="0" w:space="0" w:color="auto"/>
      </w:divBdr>
    </w:div>
    <w:div w:id="559562337">
      <w:bodyDiv w:val="1"/>
      <w:marLeft w:val="0"/>
      <w:marRight w:val="0"/>
      <w:marTop w:val="0"/>
      <w:marBottom w:val="0"/>
      <w:divBdr>
        <w:top w:val="none" w:sz="0" w:space="0" w:color="auto"/>
        <w:left w:val="none" w:sz="0" w:space="0" w:color="auto"/>
        <w:bottom w:val="none" w:sz="0" w:space="0" w:color="auto"/>
        <w:right w:val="none" w:sz="0" w:space="0" w:color="auto"/>
      </w:divBdr>
    </w:div>
    <w:div w:id="559634933">
      <w:bodyDiv w:val="1"/>
      <w:marLeft w:val="0"/>
      <w:marRight w:val="0"/>
      <w:marTop w:val="0"/>
      <w:marBottom w:val="0"/>
      <w:divBdr>
        <w:top w:val="none" w:sz="0" w:space="0" w:color="auto"/>
        <w:left w:val="none" w:sz="0" w:space="0" w:color="auto"/>
        <w:bottom w:val="none" w:sz="0" w:space="0" w:color="auto"/>
        <w:right w:val="none" w:sz="0" w:space="0" w:color="auto"/>
      </w:divBdr>
    </w:div>
    <w:div w:id="559755624">
      <w:bodyDiv w:val="1"/>
      <w:marLeft w:val="0"/>
      <w:marRight w:val="0"/>
      <w:marTop w:val="0"/>
      <w:marBottom w:val="0"/>
      <w:divBdr>
        <w:top w:val="none" w:sz="0" w:space="0" w:color="auto"/>
        <w:left w:val="none" w:sz="0" w:space="0" w:color="auto"/>
        <w:bottom w:val="none" w:sz="0" w:space="0" w:color="auto"/>
        <w:right w:val="none" w:sz="0" w:space="0" w:color="auto"/>
      </w:divBdr>
    </w:div>
    <w:div w:id="560025946">
      <w:bodyDiv w:val="1"/>
      <w:marLeft w:val="0"/>
      <w:marRight w:val="0"/>
      <w:marTop w:val="0"/>
      <w:marBottom w:val="0"/>
      <w:divBdr>
        <w:top w:val="none" w:sz="0" w:space="0" w:color="auto"/>
        <w:left w:val="none" w:sz="0" w:space="0" w:color="auto"/>
        <w:bottom w:val="none" w:sz="0" w:space="0" w:color="auto"/>
        <w:right w:val="none" w:sz="0" w:space="0" w:color="auto"/>
      </w:divBdr>
    </w:div>
    <w:div w:id="560143139">
      <w:bodyDiv w:val="1"/>
      <w:marLeft w:val="0"/>
      <w:marRight w:val="0"/>
      <w:marTop w:val="0"/>
      <w:marBottom w:val="0"/>
      <w:divBdr>
        <w:top w:val="none" w:sz="0" w:space="0" w:color="auto"/>
        <w:left w:val="none" w:sz="0" w:space="0" w:color="auto"/>
        <w:bottom w:val="none" w:sz="0" w:space="0" w:color="auto"/>
        <w:right w:val="none" w:sz="0" w:space="0" w:color="auto"/>
      </w:divBdr>
    </w:div>
    <w:div w:id="560168000">
      <w:bodyDiv w:val="1"/>
      <w:marLeft w:val="0"/>
      <w:marRight w:val="0"/>
      <w:marTop w:val="0"/>
      <w:marBottom w:val="0"/>
      <w:divBdr>
        <w:top w:val="none" w:sz="0" w:space="0" w:color="auto"/>
        <w:left w:val="none" w:sz="0" w:space="0" w:color="auto"/>
        <w:bottom w:val="none" w:sz="0" w:space="0" w:color="auto"/>
        <w:right w:val="none" w:sz="0" w:space="0" w:color="auto"/>
      </w:divBdr>
    </w:div>
    <w:div w:id="560407968">
      <w:bodyDiv w:val="1"/>
      <w:marLeft w:val="0"/>
      <w:marRight w:val="0"/>
      <w:marTop w:val="0"/>
      <w:marBottom w:val="0"/>
      <w:divBdr>
        <w:top w:val="none" w:sz="0" w:space="0" w:color="auto"/>
        <w:left w:val="none" w:sz="0" w:space="0" w:color="auto"/>
        <w:bottom w:val="none" w:sz="0" w:space="0" w:color="auto"/>
        <w:right w:val="none" w:sz="0" w:space="0" w:color="auto"/>
      </w:divBdr>
    </w:div>
    <w:div w:id="560561803">
      <w:bodyDiv w:val="1"/>
      <w:marLeft w:val="0"/>
      <w:marRight w:val="0"/>
      <w:marTop w:val="0"/>
      <w:marBottom w:val="0"/>
      <w:divBdr>
        <w:top w:val="none" w:sz="0" w:space="0" w:color="auto"/>
        <w:left w:val="none" w:sz="0" w:space="0" w:color="auto"/>
        <w:bottom w:val="none" w:sz="0" w:space="0" w:color="auto"/>
        <w:right w:val="none" w:sz="0" w:space="0" w:color="auto"/>
      </w:divBdr>
    </w:div>
    <w:div w:id="561675419">
      <w:bodyDiv w:val="1"/>
      <w:marLeft w:val="0"/>
      <w:marRight w:val="0"/>
      <w:marTop w:val="0"/>
      <w:marBottom w:val="0"/>
      <w:divBdr>
        <w:top w:val="none" w:sz="0" w:space="0" w:color="auto"/>
        <w:left w:val="none" w:sz="0" w:space="0" w:color="auto"/>
        <w:bottom w:val="none" w:sz="0" w:space="0" w:color="auto"/>
        <w:right w:val="none" w:sz="0" w:space="0" w:color="auto"/>
      </w:divBdr>
    </w:div>
    <w:div w:id="561985431">
      <w:bodyDiv w:val="1"/>
      <w:marLeft w:val="0"/>
      <w:marRight w:val="0"/>
      <w:marTop w:val="0"/>
      <w:marBottom w:val="0"/>
      <w:divBdr>
        <w:top w:val="none" w:sz="0" w:space="0" w:color="auto"/>
        <w:left w:val="none" w:sz="0" w:space="0" w:color="auto"/>
        <w:bottom w:val="none" w:sz="0" w:space="0" w:color="auto"/>
        <w:right w:val="none" w:sz="0" w:space="0" w:color="auto"/>
      </w:divBdr>
    </w:div>
    <w:div w:id="562133062">
      <w:bodyDiv w:val="1"/>
      <w:marLeft w:val="0"/>
      <w:marRight w:val="0"/>
      <w:marTop w:val="0"/>
      <w:marBottom w:val="0"/>
      <w:divBdr>
        <w:top w:val="none" w:sz="0" w:space="0" w:color="auto"/>
        <w:left w:val="none" w:sz="0" w:space="0" w:color="auto"/>
        <w:bottom w:val="none" w:sz="0" w:space="0" w:color="auto"/>
        <w:right w:val="none" w:sz="0" w:space="0" w:color="auto"/>
      </w:divBdr>
    </w:div>
    <w:div w:id="562134861">
      <w:bodyDiv w:val="1"/>
      <w:marLeft w:val="0"/>
      <w:marRight w:val="0"/>
      <w:marTop w:val="0"/>
      <w:marBottom w:val="0"/>
      <w:divBdr>
        <w:top w:val="none" w:sz="0" w:space="0" w:color="auto"/>
        <w:left w:val="none" w:sz="0" w:space="0" w:color="auto"/>
        <w:bottom w:val="none" w:sz="0" w:space="0" w:color="auto"/>
        <w:right w:val="none" w:sz="0" w:space="0" w:color="auto"/>
      </w:divBdr>
    </w:div>
    <w:div w:id="562181738">
      <w:bodyDiv w:val="1"/>
      <w:marLeft w:val="0"/>
      <w:marRight w:val="0"/>
      <w:marTop w:val="0"/>
      <w:marBottom w:val="0"/>
      <w:divBdr>
        <w:top w:val="none" w:sz="0" w:space="0" w:color="auto"/>
        <w:left w:val="none" w:sz="0" w:space="0" w:color="auto"/>
        <w:bottom w:val="none" w:sz="0" w:space="0" w:color="auto"/>
        <w:right w:val="none" w:sz="0" w:space="0" w:color="auto"/>
      </w:divBdr>
    </w:div>
    <w:div w:id="562181742">
      <w:bodyDiv w:val="1"/>
      <w:marLeft w:val="0"/>
      <w:marRight w:val="0"/>
      <w:marTop w:val="0"/>
      <w:marBottom w:val="0"/>
      <w:divBdr>
        <w:top w:val="none" w:sz="0" w:space="0" w:color="auto"/>
        <w:left w:val="none" w:sz="0" w:space="0" w:color="auto"/>
        <w:bottom w:val="none" w:sz="0" w:space="0" w:color="auto"/>
        <w:right w:val="none" w:sz="0" w:space="0" w:color="auto"/>
      </w:divBdr>
    </w:div>
    <w:div w:id="562449641">
      <w:bodyDiv w:val="1"/>
      <w:marLeft w:val="0"/>
      <w:marRight w:val="0"/>
      <w:marTop w:val="0"/>
      <w:marBottom w:val="0"/>
      <w:divBdr>
        <w:top w:val="none" w:sz="0" w:space="0" w:color="auto"/>
        <w:left w:val="none" w:sz="0" w:space="0" w:color="auto"/>
        <w:bottom w:val="none" w:sz="0" w:space="0" w:color="auto"/>
        <w:right w:val="none" w:sz="0" w:space="0" w:color="auto"/>
      </w:divBdr>
    </w:div>
    <w:div w:id="562526923">
      <w:bodyDiv w:val="1"/>
      <w:marLeft w:val="0"/>
      <w:marRight w:val="0"/>
      <w:marTop w:val="0"/>
      <w:marBottom w:val="0"/>
      <w:divBdr>
        <w:top w:val="none" w:sz="0" w:space="0" w:color="auto"/>
        <w:left w:val="none" w:sz="0" w:space="0" w:color="auto"/>
        <w:bottom w:val="none" w:sz="0" w:space="0" w:color="auto"/>
        <w:right w:val="none" w:sz="0" w:space="0" w:color="auto"/>
      </w:divBdr>
    </w:div>
    <w:div w:id="562568728">
      <w:bodyDiv w:val="1"/>
      <w:marLeft w:val="0"/>
      <w:marRight w:val="0"/>
      <w:marTop w:val="0"/>
      <w:marBottom w:val="0"/>
      <w:divBdr>
        <w:top w:val="none" w:sz="0" w:space="0" w:color="auto"/>
        <w:left w:val="none" w:sz="0" w:space="0" w:color="auto"/>
        <w:bottom w:val="none" w:sz="0" w:space="0" w:color="auto"/>
        <w:right w:val="none" w:sz="0" w:space="0" w:color="auto"/>
      </w:divBdr>
    </w:div>
    <w:div w:id="562643362">
      <w:bodyDiv w:val="1"/>
      <w:marLeft w:val="0"/>
      <w:marRight w:val="0"/>
      <w:marTop w:val="0"/>
      <w:marBottom w:val="0"/>
      <w:divBdr>
        <w:top w:val="none" w:sz="0" w:space="0" w:color="auto"/>
        <w:left w:val="none" w:sz="0" w:space="0" w:color="auto"/>
        <w:bottom w:val="none" w:sz="0" w:space="0" w:color="auto"/>
        <w:right w:val="none" w:sz="0" w:space="0" w:color="auto"/>
      </w:divBdr>
    </w:div>
    <w:div w:id="562837967">
      <w:bodyDiv w:val="1"/>
      <w:marLeft w:val="0"/>
      <w:marRight w:val="0"/>
      <w:marTop w:val="0"/>
      <w:marBottom w:val="0"/>
      <w:divBdr>
        <w:top w:val="none" w:sz="0" w:space="0" w:color="auto"/>
        <w:left w:val="none" w:sz="0" w:space="0" w:color="auto"/>
        <w:bottom w:val="none" w:sz="0" w:space="0" w:color="auto"/>
        <w:right w:val="none" w:sz="0" w:space="0" w:color="auto"/>
      </w:divBdr>
    </w:div>
    <w:div w:id="562956200">
      <w:bodyDiv w:val="1"/>
      <w:marLeft w:val="0"/>
      <w:marRight w:val="0"/>
      <w:marTop w:val="0"/>
      <w:marBottom w:val="0"/>
      <w:divBdr>
        <w:top w:val="none" w:sz="0" w:space="0" w:color="auto"/>
        <w:left w:val="none" w:sz="0" w:space="0" w:color="auto"/>
        <w:bottom w:val="none" w:sz="0" w:space="0" w:color="auto"/>
        <w:right w:val="none" w:sz="0" w:space="0" w:color="auto"/>
      </w:divBdr>
    </w:div>
    <w:div w:id="562957980">
      <w:bodyDiv w:val="1"/>
      <w:marLeft w:val="0"/>
      <w:marRight w:val="0"/>
      <w:marTop w:val="0"/>
      <w:marBottom w:val="0"/>
      <w:divBdr>
        <w:top w:val="none" w:sz="0" w:space="0" w:color="auto"/>
        <w:left w:val="none" w:sz="0" w:space="0" w:color="auto"/>
        <w:bottom w:val="none" w:sz="0" w:space="0" w:color="auto"/>
        <w:right w:val="none" w:sz="0" w:space="0" w:color="auto"/>
      </w:divBdr>
    </w:div>
    <w:div w:id="563028633">
      <w:bodyDiv w:val="1"/>
      <w:marLeft w:val="0"/>
      <w:marRight w:val="0"/>
      <w:marTop w:val="0"/>
      <w:marBottom w:val="0"/>
      <w:divBdr>
        <w:top w:val="none" w:sz="0" w:space="0" w:color="auto"/>
        <w:left w:val="none" w:sz="0" w:space="0" w:color="auto"/>
        <w:bottom w:val="none" w:sz="0" w:space="0" w:color="auto"/>
        <w:right w:val="none" w:sz="0" w:space="0" w:color="auto"/>
      </w:divBdr>
    </w:div>
    <w:div w:id="563031795">
      <w:bodyDiv w:val="1"/>
      <w:marLeft w:val="0"/>
      <w:marRight w:val="0"/>
      <w:marTop w:val="0"/>
      <w:marBottom w:val="0"/>
      <w:divBdr>
        <w:top w:val="none" w:sz="0" w:space="0" w:color="auto"/>
        <w:left w:val="none" w:sz="0" w:space="0" w:color="auto"/>
        <w:bottom w:val="none" w:sz="0" w:space="0" w:color="auto"/>
        <w:right w:val="none" w:sz="0" w:space="0" w:color="auto"/>
      </w:divBdr>
    </w:div>
    <w:div w:id="563150868">
      <w:bodyDiv w:val="1"/>
      <w:marLeft w:val="0"/>
      <w:marRight w:val="0"/>
      <w:marTop w:val="0"/>
      <w:marBottom w:val="0"/>
      <w:divBdr>
        <w:top w:val="none" w:sz="0" w:space="0" w:color="auto"/>
        <w:left w:val="none" w:sz="0" w:space="0" w:color="auto"/>
        <w:bottom w:val="none" w:sz="0" w:space="0" w:color="auto"/>
        <w:right w:val="none" w:sz="0" w:space="0" w:color="auto"/>
      </w:divBdr>
    </w:div>
    <w:div w:id="563182070">
      <w:bodyDiv w:val="1"/>
      <w:marLeft w:val="0"/>
      <w:marRight w:val="0"/>
      <w:marTop w:val="0"/>
      <w:marBottom w:val="0"/>
      <w:divBdr>
        <w:top w:val="none" w:sz="0" w:space="0" w:color="auto"/>
        <w:left w:val="none" w:sz="0" w:space="0" w:color="auto"/>
        <w:bottom w:val="none" w:sz="0" w:space="0" w:color="auto"/>
        <w:right w:val="none" w:sz="0" w:space="0" w:color="auto"/>
      </w:divBdr>
    </w:div>
    <w:div w:id="563415739">
      <w:bodyDiv w:val="1"/>
      <w:marLeft w:val="0"/>
      <w:marRight w:val="0"/>
      <w:marTop w:val="0"/>
      <w:marBottom w:val="0"/>
      <w:divBdr>
        <w:top w:val="none" w:sz="0" w:space="0" w:color="auto"/>
        <w:left w:val="none" w:sz="0" w:space="0" w:color="auto"/>
        <w:bottom w:val="none" w:sz="0" w:space="0" w:color="auto"/>
        <w:right w:val="none" w:sz="0" w:space="0" w:color="auto"/>
      </w:divBdr>
    </w:div>
    <w:div w:id="563444881">
      <w:bodyDiv w:val="1"/>
      <w:marLeft w:val="0"/>
      <w:marRight w:val="0"/>
      <w:marTop w:val="0"/>
      <w:marBottom w:val="0"/>
      <w:divBdr>
        <w:top w:val="none" w:sz="0" w:space="0" w:color="auto"/>
        <w:left w:val="none" w:sz="0" w:space="0" w:color="auto"/>
        <w:bottom w:val="none" w:sz="0" w:space="0" w:color="auto"/>
        <w:right w:val="none" w:sz="0" w:space="0" w:color="auto"/>
      </w:divBdr>
    </w:div>
    <w:div w:id="563489064">
      <w:bodyDiv w:val="1"/>
      <w:marLeft w:val="0"/>
      <w:marRight w:val="0"/>
      <w:marTop w:val="0"/>
      <w:marBottom w:val="0"/>
      <w:divBdr>
        <w:top w:val="none" w:sz="0" w:space="0" w:color="auto"/>
        <w:left w:val="none" w:sz="0" w:space="0" w:color="auto"/>
        <w:bottom w:val="none" w:sz="0" w:space="0" w:color="auto"/>
        <w:right w:val="none" w:sz="0" w:space="0" w:color="auto"/>
      </w:divBdr>
    </w:div>
    <w:div w:id="563683953">
      <w:bodyDiv w:val="1"/>
      <w:marLeft w:val="0"/>
      <w:marRight w:val="0"/>
      <w:marTop w:val="0"/>
      <w:marBottom w:val="0"/>
      <w:divBdr>
        <w:top w:val="none" w:sz="0" w:space="0" w:color="auto"/>
        <w:left w:val="none" w:sz="0" w:space="0" w:color="auto"/>
        <w:bottom w:val="none" w:sz="0" w:space="0" w:color="auto"/>
        <w:right w:val="none" w:sz="0" w:space="0" w:color="auto"/>
      </w:divBdr>
    </w:div>
    <w:div w:id="563949099">
      <w:bodyDiv w:val="1"/>
      <w:marLeft w:val="0"/>
      <w:marRight w:val="0"/>
      <w:marTop w:val="0"/>
      <w:marBottom w:val="0"/>
      <w:divBdr>
        <w:top w:val="none" w:sz="0" w:space="0" w:color="auto"/>
        <w:left w:val="none" w:sz="0" w:space="0" w:color="auto"/>
        <w:bottom w:val="none" w:sz="0" w:space="0" w:color="auto"/>
        <w:right w:val="none" w:sz="0" w:space="0" w:color="auto"/>
      </w:divBdr>
    </w:div>
    <w:div w:id="564100274">
      <w:bodyDiv w:val="1"/>
      <w:marLeft w:val="0"/>
      <w:marRight w:val="0"/>
      <w:marTop w:val="0"/>
      <w:marBottom w:val="0"/>
      <w:divBdr>
        <w:top w:val="none" w:sz="0" w:space="0" w:color="auto"/>
        <w:left w:val="none" w:sz="0" w:space="0" w:color="auto"/>
        <w:bottom w:val="none" w:sz="0" w:space="0" w:color="auto"/>
        <w:right w:val="none" w:sz="0" w:space="0" w:color="auto"/>
      </w:divBdr>
    </w:div>
    <w:div w:id="564144444">
      <w:bodyDiv w:val="1"/>
      <w:marLeft w:val="0"/>
      <w:marRight w:val="0"/>
      <w:marTop w:val="0"/>
      <w:marBottom w:val="0"/>
      <w:divBdr>
        <w:top w:val="none" w:sz="0" w:space="0" w:color="auto"/>
        <w:left w:val="none" w:sz="0" w:space="0" w:color="auto"/>
        <w:bottom w:val="none" w:sz="0" w:space="0" w:color="auto"/>
        <w:right w:val="none" w:sz="0" w:space="0" w:color="auto"/>
      </w:divBdr>
    </w:div>
    <w:div w:id="564341358">
      <w:bodyDiv w:val="1"/>
      <w:marLeft w:val="0"/>
      <w:marRight w:val="0"/>
      <w:marTop w:val="0"/>
      <w:marBottom w:val="0"/>
      <w:divBdr>
        <w:top w:val="none" w:sz="0" w:space="0" w:color="auto"/>
        <w:left w:val="none" w:sz="0" w:space="0" w:color="auto"/>
        <w:bottom w:val="none" w:sz="0" w:space="0" w:color="auto"/>
        <w:right w:val="none" w:sz="0" w:space="0" w:color="auto"/>
      </w:divBdr>
    </w:div>
    <w:div w:id="564608733">
      <w:bodyDiv w:val="1"/>
      <w:marLeft w:val="0"/>
      <w:marRight w:val="0"/>
      <w:marTop w:val="0"/>
      <w:marBottom w:val="0"/>
      <w:divBdr>
        <w:top w:val="none" w:sz="0" w:space="0" w:color="auto"/>
        <w:left w:val="none" w:sz="0" w:space="0" w:color="auto"/>
        <w:bottom w:val="none" w:sz="0" w:space="0" w:color="auto"/>
        <w:right w:val="none" w:sz="0" w:space="0" w:color="auto"/>
      </w:divBdr>
    </w:div>
    <w:div w:id="564802697">
      <w:bodyDiv w:val="1"/>
      <w:marLeft w:val="0"/>
      <w:marRight w:val="0"/>
      <w:marTop w:val="0"/>
      <w:marBottom w:val="0"/>
      <w:divBdr>
        <w:top w:val="none" w:sz="0" w:space="0" w:color="auto"/>
        <w:left w:val="none" w:sz="0" w:space="0" w:color="auto"/>
        <w:bottom w:val="none" w:sz="0" w:space="0" w:color="auto"/>
        <w:right w:val="none" w:sz="0" w:space="0" w:color="auto"/>
      </w:divBdr>
    </w:div>
    <w:div w:id="564804402">
      <w:bodyDiv w:val="1"/>
      <w:marLeft w:val="0"/>
      <w:marRight w:val="0"/>
      <w:marTop w:val="0"/>
      <w:marBottom w:val="0"/>
      <w:divBdr>
        <w:top w:val="none" w:sz="0" w:space="0" w:color="auto"/>
        <w:left w:val="none" w:sz="0" w:space="0" w:color="auto"/>
        <w:bottom w:val="none" w:sz="0" w:space="0" w:color="auto"/>
        <w:right w:val="none" w:sz="0" w:space="0" w:color="auto"/>
      </w:divBdr>
    </w:div>
    <w:div w:id="565184650">
      <w:bodyDiv w:val="1"/>
      <w:marLeft w:val="0"/>
      <w:marRight w:val="0"/>
      <w:marTop w:val="0"/>
      <w:marBottom w:val="0"/>
      <w:divBdr>
        <w:top w:val="none" w:sz="0" w:space="0" w:color="auto"/>
        <w:left w:val="none" w:sz="0" w:space="0" w:color="auto"/>
        <w:bottom w:val="none" w:sz="0" w:space="0" w:color="auto"/>
        <w:right w:val="none" w:sz="0" w:space="0" w:color="auto"/>
      </w:divBdr>
    </w:div>
    <w:div w:id="565336099">
      <w:bodyDiv w:val="1"/>
      <w:marLeft w:val="0"/>
      <w:marRight w:val="0"/>
      <w:marTop w:val="0"/>
      <w:marBottom w:val="0"/>
      <w:divBdr>
        <w:top w:val="none" w:sz="0" w:space="0" w:color="auto"/>
        <w:left w:val="none" w:sz="0" w:space="0" w:color="auto"/>
        <w:bottom w:val="none" w:sz="0" w:space="0" w:color="auto"/>
        <w:right w:val="none" w:sz="0" w:space="0" w:color="auto"/>
      </w:divBdr>
    </w:div>
    <w:div w:id="565456645">
      <w:bodyDiv w:val="1"/>
      <w:marLeft w:val="0"/>
      <w:marRight w:val="0"/>
      <w:marTop w:val="0"/>
      <w:marBottom w:val="0"/>
      <w:divBdr>
        <w:top w:val="none" w:sz="0" w:space="0" w:color="auto"/>
        <w:left w:val="none" w:sz="0" w:space="0" w:color="auto"/>
        <w:bottom w:val="none" w:sz="0" w:space="0" w:color="auto"/>
        <w:right w:val="none" w:sz="0" w:space="0" w:color="auto"/>
      </w:divBdr>
    </w:div>
    <w:div w:id="565651714">
      <w:bodyDiv w:val="1"/>
      <w:marLeft w:val="0"/>
      <w:marRight w:val="0"/>
      <w:marTop w:val="0"/>
      <w:marBottom w:val="0"/>
      <w:divBdr>
        <w:top w:val="none" w:sz="0" w:space="0" w:color="auto"/>
        <w:left w:val="none" w:sz="0" w:space="0" w:color="auto"/>
        <w:bottom w:val="none" w:sz="0" w:space="0" w:color="auto"/>
        <w:right w:val="none" w:sz="0" w:space="0" w:color="auto"/>
      </w:divBdr>
    </w:div>
    <w:div w:id="565729178">
      <w:bodyDiv w:val="1"/>
      <w:marLeft w:val="0"/>
      <w:marRight w:val="0"/>
      <w:marTop w:val="0"/>
      <w:marBottom w:val="0"/>
      <w:divBdr>
        <w:top w:val="none" w:sz="0" w:space="0" w:color="auto"/>
        <w:left w:val="none" w:sz="0" w:space="0" w:color="auto"/>
        <w:bottom w:val="none" w:sz="0" w:space="0" w:color="auto"/>
        <w:right w:val="none" w:sz="0" w:space="0" w:color="auto"/>
      </w:divBdr>
    </w:div>
    <w:div w:id="565915930">
      <w:bodyDiv w:val="1"/>
      <w:marLeft w:val="0"/>
      <w:marRight w:val="0"/>
      <w:marTop w:val="0"/>
      <w:marBottom w:val="0"/>
      <w:divBdr>
        <w:top w:val="none" w:sz="0" w:space="0" w:color="auto"/>
        <w:left w:val="none" w:sz="0" w:space="0" w:color="auto"/>
        <w:bottom w:val="none" w:sz="0" w:space="0" w:color="auto"/>
        <w:right w:val="none" w:sz="0" w:space="0" w:color="auto"/>
      </w:divBdr>
    </w:div>
    <w:div w:id="566064557">
      <w:bodyDiv w:val="1"/>
      <w:marLeft w:val="0"/>
      <w:marRight w:val="0"/>
      <w:marTop w:val="0"/>
      <w:marBottom w:val="0"/>
      <w:divBdr>
        <w:top w:val="none" w:sz="0" w:space="0" w:color="auto"/>
        <w:left w:val="none" w:sz="0" w:space="0" w:color="auto"/>
        <w:bottom w:val="none" w:sz="0" w:space="0" w:color="auto"/>
        <w:right w:val="none" w:sz="0" w:space="0" w:color="auto"/>
      </w:divBdr>
    </w:div>
    <w:div w:id="566110214">
      <w:bodyDiv w:val="1"/>
      <w:marLeft w:val="0"/>
      <w:marRight w:val="0"/>
      <w:marTop w:val="0"/>
      <w:marBottom w:val="0"/>
      <w:divBdr>
        <w:top w:val="none" w:sz="0" w:space="0" w:color="auto"/>
        <w:left w:val="none" w:sz="0" w:space="0" w:color="auto"/>
        <w:bottom w:val="none" w:sz="0" w:space="0" w:color="auto"/>
        <w:right w:val="none" w:sz="0" w:space="0" w:color="auto"/>
      </w:divBdr>
    </w:div>
    <w:div w:id="566454977">
      <w:bodyDiv w:val="1"/>
      <w:marLeft w:val="0"/>
      <w:marRight w:val="0"/>
      <w:marTop w:val="0"/>
      <w:marBottom w:val="0"/>
      <w:divBdr>
        <w:top w:val="none" w:sz="0" w:space="0" w:color="auto"/>
        <w:left w:val="none" w:sz="0" w:space="0" w:color="auto"/>
        <w:bottom w:val="none" w:sz="0" w:space="0" w:color="auto"/>
        <w:right w:val="none" w:sz="0" w:space="0" w:color="auto"/>
      </w:divBdr>
    </w:div>
    <w:div w:id="566694507">
      <w:bodyDiv w:val="1"/>
      <w:marLeft w:val="0"/>
      <w:marRight w:val="0"/>
      <w:marTop w:val="0"/>
      <w:marBottom w:val="0"/>
      <w:divBdr>
        <w:top w:val="none" w:sz="0" w:space="0" w:color="auto"/>
        <w:left w:val="none" w:sz="0" w:space="0" w:color="auto"/>
        <w:bottom w:val="none" w:sz="0" w:space="0" w:color="auto"/>
        <w:right w:val="none" w:sz="0" w:space="0" w:color="auto"/>
      </w:divBdr>
    </w:div>
    <w:div w:id="566767232">
      <w:bodyDiv w:val="1"/>
      <w:marLeft w:val="0"/>
      <w:marRight w:val="0"/>
      <w:marTop w:val="0"/>
      <w:marBottom w:val="0"/>
      <w:divBdr>
        <w:top w:val="none" w:sz="0" w:space="0" w:color="auto"/>
        <w:left w:val="none" w:sz="0" w:space="0" w:color="auto"/>
        <w:bottom w:val="none" w:sz="0" w:space="0" w:color="auto"/>
        <w:right w:val="none" w:sz="0" w:space="0" w:color="auto"/>
      </w:divBdr>
    </w:div>
    <w:div w:id="566915712">
      <w:bodyDiv w:val="1"/>
      <w:marLeft w:val="0"/>
      <w:marRight w:val="0"/>
      <w:marTop w:val="0"/>
      <w:marBottom w:val="0"/>
      <w:divBdr>
        <w:top w:val="none" w:sz="0" w:space="0" w:color="auto"/>
        <w:left w:val="none" w:sz="0" w:space="0" w:color="auto"/>
        <w:bottom w:val="none" w:sz="0" w:space="0" w:color="auto"/>
        <w:right w:val="none" w:sz="0" w:space="0" w:color="auto"/>
      </w:divBdr>
    </w:div>
    <w:div w:id="566963564">
      <w:bodyDiv w:val="1"/>
      <w:marLeft w:val="0"/>
      <w:marRight w:val="0"/>
      <w:marTop w:val="0"/>
      <w:marBottom w:val="0"/>
      <w:divBdr>
        <w:top w:val="none" w:sz="0" w:space="0" w:color="auto"/>
        <w:left w:val="none" w:sz="0" w:space="0" w:color="auto"/>
        <w:bottom w:val="none" w:sz="0" w:space="0" w:color="auto"/>
        <w:right w:val="none" w:sz="0" w:space="0" w:color="auto"/>
      </w:divBdr>
    </w:div>
    <w:div w:id="567109172">
      <w:bodyDiv w:val="1"/>
      <w:marLeft w:val="0"/>
      <w:marRight w:val="0"/>
      <w:marTop w:val="0"/>
      <w:marBottom w:val="0"/>
      <w:divBdr>
        <w:top w:val="none" w:sz="0" w:space="0" w:color="auto"/>
        <w:left w:val="none" w:sz="0" w:space="0" w:color="auto"/>
        <w:bottom w:val="none" w:sz="0" w:space="0" w:color="auto"/>
        <w:right w:val="none" w:sz="0" w:space="0" w:color="auto"/>
      </w:divBdr>
    </w:div>
    <w:div w:id="567111050">
      <w:bodyDiv w:val="1"/>
      <w:marLeft w:val="0"/>
      <w:marRight w:val="0"/>
      <w:marTop w:val="0"/>
      <w:marBottom w:val="0"/>
      <w:divBdr>
        <w:top w:val="none" w:sz="0" w:space="0" w:color="auto"/>
        <w:left w:val="none" w:sz="0" w:space="0" w:color="auto"/>
        <w:bottom w:val="none" w:sz="0" w:space="0" w:color="auto"/>
        <w:right w:val="none" w:sz="0" w:space="0" w:color="auto"/>
      </w:divBdr>
    </w:div>
    <w:div w:id="567114169">
      <w:bodyDiv w:val="1"/>
      <w:marLeft w:val="0"/>
      <w:marRight w:val="0"/>
      <w:marTop w:val="0"/>
      <w:marBottom w:val="0"/>
      <w:divBdr>
        <w:top w:val="none" w:sz="0" w:space="0" w:color="auto"/>
        <w:left w:val="none" w:sz="0" w:space="0" w:color="auto"/>
        <w:bottom w:val="none" w:sz="0" w:space="0" w:color="auto"/>
        <w:right w:val="none" w:sz="0" w:space="0" w:color="auto"/>
      </w:divBdr>
    </w:div>
    <w:div w:id="567156040">
      <w:bodyDiv w:val="1"/>
      <w:marLeft w:val="0"/>
      <w:marRight w:val="0"/>
      <w:marTop w:val="0"/>
      <w:marBottom w:val="0"/>
      <w:divBdr>
        <w:top w:val="none" w:sz="0" w:space="0" w:color="auto"/>
        <w:left w:val="none" w:sz="0" w:space="0" w:color="auto"/>
        <w:bottom w:val="none" w:sz="0" w:space="0" w:color="auto"/>
        <w:right w:val="none" w:sz="0" w:space="0" w:color="auto"/>
      </w:divBdr>
    </w:div>
    <w:div w:id="567302802">
      <w:bodyDiv w:val="1"/>
      <w:marLeft w:val="0"/>
      <w:marRight w:val="0"/>
      <w:marTop w:val="0"/>
      <w:marBottom w:val="0"/>
      <w:divBdr>
        <w:top w:val="none" w:sz="0" w:space="0" w:color="auto"/>
        <w:left w:val="none" w:sz="0" w:space="0" w:color="auto"/>
        <w:bottom w:val="none" w:sz="0" w:space="0" w:color="auto"/>
        <w:right w:val="none" w:sz="0" w:space="0" w:color="auto"/>
      </w:divBdr>
    </w:div>
    <w:div w:id="567307626">
      <w:bodyDiv w:val="1"/>
      <w:marLeft w:val="0"/>
      <w:marRight w:val="0"/>
      <w:marTop w:val="0"/>
      <w:marBottom w:val="0"/>
      <w:divBdr>
        <w:top w:val="none" w:sz="0" w:space="0" w:color="auto"/>
        <w:left w:val="none" w:sz="0" w:space="0" w:color="auto"/>
        <w:bottom w:val="none" w:sz="0" w:space="0" w:color="auto"/>
        <w:right w:val="none" w:sz="0" w:space="0" w:color="auto"/>
      </w:divBdr>
    </w:div>
    <w:div w:id="567423979">
      <w:bodyDiv w:val="1"/>
      <w:marLeft w:val="0"/>
      <w:marRight w:val="0"/>
      <w:marTop w:val="0"/>
      <w:marBottom w:val="0"/>
      <w:divBdr>
        <w:top w:val="none" w:sz="0" w:space="0" w:color="auto"/>
        <w:left w:val="none" w:sz="0" w:space="0" w:color="auto"/>
        <w:bottom w:val="none" w:sz="0" w:space="0" w:color="auto"/>
        <w:right w:val="none" w:sz="0" w:space="0" w:color="auto"/>
      </w:divBdr>
    </w:div>
    <w:div w:id="567498006">
      <w:bodyDiv w:val="1"/>
      <w:marLeft w:val="0"/>
      <w:marRight w:val="0"/>
      <w:marTop w:val="0"/>
      <w:marBottom w:val="0"/>
      <w:divBdr>
        <w:top w:val="none" w:sz="0" w:space="0" w:color="auto"/>
        <w:left w:val="none" w:sz="0" w:space="0" w:color="auto"/>
        <w:bottom w:val="none" w:sz="0" w:space="0" w:color="auto"/>
        <w:right w:val="none" w:sz="0" w:space="0" w:color="auto"/>
      </w:divBdr>
    </w:div>
    <w:div w:id="567764817">
      <w:bodyDiv w:val="1"/>
      <w:marLeft w:val="0"/>
      <w:marRight w:val="0"/>
      <w:marTop w:val="0"/>
      <w:marBottom w:val="0"/>
      <w:divBdr>
        <w:top w:val="none" w:sz="0" w:space="0" w:color="auto"/>
        <w:left w:val="none" w:sz="0" w:space="0" w:color="auto"/>
        <w:bottom w:val="none" w:sz="0" w:space="0" w:color="auto"/>
        <w:right w:val="none" w:sz="0" w:space="0" w:color="auto"/>
      </w:divBdr>
    </w:div>
    <w:div w:id="567766130">
      <w:bodyDiv w:val="1"/>
      <w:marLeft w:val="0"/>
      <w:marRight w:val="0"/>
      <w:marTop w:val="0"/>
      <w:marBottom w:val="0"/>
      <w:divBdr>
        <w:top w:val="none" w:sz="0" w:space="0" w:color="auto"/>
        <w:left w:val="none" w:sz="0" w:space="0" w:color="auto"/>
        <w:bottom w:val="none" w:sz="0" w:space="0" w:color="auto"/>
        <w:right w:val="none" w:sz="0" w:space="0" w:color="auto"/>
      </w:divBdr>
    </w:div>
    <w:div w:id="567884017">
      <w:bodyDiv w:val="1"/>
      <w:marLeft w:val="0"/>
      <w:marRight w:val="0"/>
      <w:marTop w:val="0"/>
      <w:marBottom w:val="0"/>
      <w:divBdr>
        <w:top w:val="none" w:sz="0" w:space="0" w:color="auto"/>
        <w:left w:val="none" w:sz="0" w:space="0" w:color="auto"/>
        <w:bottom w:val="none" w:sz="0" w:space="0" w:color="auto"/>
        <w:right w:val="none" w:sz="0" w:space="0" w:color="auto"/>
      </w:divBdr>
    </w:div>
    <w:div w:id="568080127">
      <w:bodyDiv w:val="1"/>
      <w:marLeft w:val="0"/>
      <w:marRight w:val="0"/>
      <w:marTop w:val="0"/>
      <w:marBottom w:val="0"/>
      <w:divBdr>
        <w:top w:val="none" w:sz="0" w:space="0" w:color="auto"/>
        <w:left w:val="none" w:sz="0" w:space="0" w:color="auto"/>
        <w:bottom w:val="none" w:sz="0" w:space="0" w:color="auto"/>
        <w:right w:val="none" w:sz="0" w:space="0" w:color="auto"/>
      </w:divBdr>
    </w:div>
    <w:div w:id="568419146">
      <w:bodyDiv w:val="1"/>
      <w:marLeft w:val="0"/>
      <w:marRight w:val="0"/>
      <w:marTop w:val="0"/>
      <w:marBottom w:val="0"/>
      <w:divBdr>
        <w:top w:val="none" w:sz="0" w:space="0" w:color="auto"/>
        <w:left w:val="none" w:sz="0" w:space="0" w:color="auto"/>
        <w:bottom w:val="none" w:sz="0" w:space="0" w:color="auto"/>
        <w:right w:val="none" w:sz="0" w:space="0" w:color="auto"/>
      </w:divBdr>
    </w:div>
    <w:div w:id="568424221">
      <w:bodyDiv w:val="1"/>
      <w:marLeft w:val="0"/>
      <w:marRight w:val="0"/>
      <w:marTop w:val="0"/>
      <w:marBottom w:val="0"/>
      <w:divBdr>
        <w:top w:val="none" w:sz="0" w:space="0" w:color="auto"/>
        <w:left w:val="none" w:sz="0" w:space="0" w:color="auto"/>
        <w:bottom w:val="none" w:sz="0" w:space="0" w:color="auto"/>
        <w:right w:val="none" w:sz="0" w:space="0" w:color="auto"/>
      </w:divBdr>
    </w:div>
    <w:div w:id="568611267">
      <w:bodyDiv w:val="1"/>
      <w:marLeft w:val="0"/>
      <w:marRight w:val="0"/>
      <w:marTop w:val="0"/>
      <w:marBottom w:val="0"/>
      <w:divBdr>
        <w:top w:val="none" w:sz="0" w:space="0" w:color="auto"/>
        <w:left w:val="none" w:sz="0" w:space="0" w:color="auto"/>
        <w:bottom w:val="none" w:sz="0" w:space="0" w:color="auto"/>
        <w:right w:val="none" w:sz="0" w:space="0" w:color="auto"/>
      </w:divBdr>
    </w:div>
    <w:div w:id="568611495">
      <w:bodyDiv w:val="1"/>
      <w:marLeft w:val="0"/>
      <w:marRight w:val="0"/>
      <w:marTop w:val="0"/>
      <w:marBottom w:val="0"/>
      <w:divBdr>
        <w:top w:val="none" w:sz="0" w:space="0" w:color="auto"/>
        <w:left w:val="none" w:sz="0" w:space="0" w:color="auto"/>
        <w:bottom w:val="none" w:sz="0" w:space="0" w:color="auto"/>
        <w:right w:val="none" w:sz="0" w:space="0" w:color="auto"/>
      </w:divBdr>
    </w:div>
    <w:div w:id="568655914">
      <w:bodyDiv w:val="1"/>
      <w:marLeft w:val="0"/>
      <w:marRight w:val="0"/>
      <w:marTop w:val="0"/>
      <w:marBottom w:val="0"/>
      <w:divBdr>
        <w:top w:val="none" w:sz="0" w:space="0" w:color="auto"/>
        <w:left w:val="none" w:sz="0" w:space="0" w:color="auto"/>
        <w:bottom w:val="none" w:sz="0" w:space="0" w:color="auto"/>
        <w:right w:val="none" w:sz="0" w:space="0" w:color="auto"/>
      </w:divBdr>
    </w:div>
    <w:div w:id="568735351">
      <w:bodyDiv w:val="1"/>
      <w:marLeft w:val="0"/>
      <w:marRight w:val="0"/>
      <w:marTop w:val="0"/>
      <w:marBottom w:val="0"/>
      <w:divBdr>
        <w:top w:val="none" w:sz="0" w:space="0" w:color="auto"/>
        <w:left w:val="none" w:sz="0" w:space="0" w:color="auto"/>
        <w:bottom w:val="none" w:sz="0" w:space="0" w:color="auto"/>
        <w:right w:val="none" w:sz="0" w:space="0" w:color="auto"/>
      </w:divBdr>
    </w:div>
    <w:div w:id="569073417">
      <w:bodyDiv w:val="1"/>
      <w:marLeft w:val="0"/>
      <w:marRight w:val="0"/>
      <w:marTop w:val="0"/>
      <w:marBottom w:val="0"/>
      <w:divBdr>
        <w:top w:val="none" w:sz="0" w:space="0" w:color="auto"/>
        <w:left w:val="none" w:sz="0" w:space="0" w:color="auto"/>
        <w:bottom w:val="none" w:sz="0" w:space="0" w:color="auto"/>
        <w:right w:val="none" w:sz="0" w:space="0" w:color="auto"/>
      </w:divBdr>
    </w:div>
    <w:div w:id="569195413">
      <w:bodyDiv w:val="1"/>
      <w:marLeft w:val="0"/>
      <w:marRight w:val="0"/>
      <w:marTop w:val="0"/>
      <w:marBottom w:val="0"/>
      <w:divBdr>
        <w:top w:val="none" w:sz="0" w:space="0" w:color="auto"/>
        <w:left w:val="none" w:sz="0" w:space="0" w:color="auto"/>
        <w:bottom w:val="none" w:sz="0" w:space="0" w:color="auto"/>
        <w:right w:val="none" w:sz="0" w:space="0" w:color="auto"/>
      </w:divBdr>
    </w:div>
    <w:div w:id="569658466">
      <w:bodyDiv w:val="1"/>
      <w:marLeft w:val="0"/>
      <w:marRight w:val="0"/>
      <w:marTop w:val="0"/>
      <w:marBottom w:val="0"/>
      <w:divBdr>
        <w:top w:val="none" w:sz="0" w:space="0" w:color="auto"/>
        <w:left w:val="none" w:sz="0" w:space="0" w:color="auto"/>
        <w:bottom w:val="none" w:sz="0" w:space="0" w:color="auto"/>
        <w:right w:val="none" w:sz="0" w:space="0" w:color="auto"/>
      </w:divBdr>
    </w:div>
    <w:div w:id="569733423">
      <w:bodyDiv w:val="1"/>
      <w:marLeft w:val="0"/>
      <w:marRight w:val="0"/>
      <w:marTop w:val="0"/>
      <w:marBottom w:val="0"/>
      <w:divBdr>
        <w:top w:val="none" w:sz="0" w:space="0" w:color="auto"/>
        <w:left w:val="none" w:sz="0" w:space="0" w:color="auto"/>
        <w:bottom w:val="none" w:sz="0" w:space="0" w:color="auto"/>
        <w:right w:val="none" w:sz="0" w:space="0" w:color="auto"/>
      </w:divBdr>
    </w:div>
    <w:div w:id="569847317">
      <w:bodyDiv w:val="1"/>
      <w:marLeft w:val="0"/>
      <w:marRight w:val="0"/>
      <w:marTop w:val="0"/>
      <w:marBottom w:val="0"/>
      <w:divBdr>
        <w:top w:val="none" w:sz="0" w:space="0" w:color="auto"/>
        <w:left w:val="none" w:sz="0" w:space="0" w:color="auto"/>
        <w:bottom w:val="none" w:sz="0" w:space="0" w:color="auto"/>
        <w:right w:val="none" w:sz="0" w:space="0" w:color="auto"/>
      </w:divBdr>
    </w:div>
    <w:div w:id="569998191">
      <w:bodyDiv w:val="1"/>
      <w:marLeft w:val="0"/>
      <w:marRight w:val="0"/>
      <w:marTop w:val="0"/>
      <w:marBottom w:val="0"/>
      <w:divBdr>
        <w:top w:val="none" w:sz="0" w:space="0" w:color="auto"/>
        <w:left w:val="none" w:sz="0" w:space="0" w:color="auto"/>
        <w:bottom w:val="none" w:sz="0" w:space="0" w:color="auto"/>
        <w:right w:val="none" w:sz="0" w:space="0" w:color="auto"/>
      </w:divBdr>
    </w:div>
    <w:div w:id="570117433">
      <w:bodyDiv w:val="1"/>
      <w:marLeft w:val="0"/>
      <w:marRight w:val="0"/>
      <w:marTop w:val="0"/>
      <w:marBottom w:val="0"/>
      <w:divBdr>
        <w:top w:val="none" w:sz="0" w:space="0" w:color="auto"/>
        <w:left w:val="none" w:sz="0" w:space="0" w:color="auto"/>
        <w:bottom w:val="none" w:sz="0" w:space="0" w:color="auto"/>
        <w:right w:val="none" w:sz="0" w:space="0" w:color="auto"/>
      </w:divBdr>
    </w:div>
    <w:div w:id="570313296">
      <w:bodyDiv w:val="1"/>
      <w:marLeft w:val="0"/>
      <w:marRight w:val="0"/>
      <w:marTop w:val="0"/>
      <w:marBottom w:val="0"/>
      <w:divBdr>
        <w:top w:val="none" w:sz="0" w:space="0" w:color="auto"/>
        <w:left w:val="none" w:sz="0" w:space="0" w:color="auto"/>
        <w:bottom w:val="none" w:sz="0" w:space="0" w:color="auto"/>
        <w:right w:val="none" w:sz="0" w:space="0" w:color="auto"/>
      </w:divBdr>
    </w:div>
    <w:div w:id="570503422">
      <w:bodyDiv w:val="1"/>
      <w:marLeft w:val="0"/>
      <w:marRight w:val="0"/>
      <w:marTop w:val="0"/>
      <w:marBottom w:val="0"/>
      <w:divBdr>
        <w:top w:val="none" w:sz="0" w:space="0" w:color="auto"/>
        <w:left w:val="none" w:sz="0" w:space="0" w:color="auto"/>
        <w:bottom w:val="none" w:sz="0" w:space="0" w:color="auto"/>
        <w:right w:val="none" w:sz="0" w:space="0" w:color="auto"/>
      </w:divBdr>
    </w:div>
    <w:div w:id="571087115">
      <w:bodyDiv w:val="1"/>
      <w:marLeft w:val="0"/>
      <w:marRight w:val="0"/>
      <w:marTop w:val="0"/>
      <w:marBottom w:val="0"/>
      <w:divBdr>
        <w:top w:val="none" w:sz="0" w:space="0" w:color="auto"/>
        <w:left w:val="none" w:sz="0" w:space="0" w:color="auto"/>
        <w:bottom w:val="none" w:sz="0" w:space="0" w:color="auto"/>
        <w:right w:val="none" w:sz="0" w:space="0" w:color="auto"/>
      </w:divBdr>
    </w:div>
    <w:div w:id="571349817">
      <w:bodyDiv w:val="1"/>
      <w:marLeft w:val="0"/>
      <w:marRight w:val="0"/>
      <w:marTop w:val="0"/>
      <w:marBottom w:val="0"/>
      <w:divBdr>
        <w:top w:val="none" w:sz="0" w:space="0" w:color="auto"/>
        <w:left w:val="none" w:sz="0" w:space="0" w:color="auto"/>
        <w:bottom w:val="none" w:sz="0" w:space="0" w:color="auto"/>
        <w:right w:val="none" w:sz="0" w:space="0" w:color="auto"/>
      </w:divBdr>
    </w:div>
    <w:div w:id="571618445">
      <w:bodyDiv w:val="1"/>
      <w:marLeft w:val="0"/>
      <w:marRight w:val="0"/>
      <w:marTop w:val="0"/>
      <w:marBottom w:val="0"/>
      <w:divBdr>
        <w:top w:val="none" w:sz="0" w:space="0" w:color="auto"/>
        <w:left w:val="none" w:sz="0" w:space="0" w:color="auto"/>
        <w:bottom w:val="none" w:sz="0" w:space="0" w:color="auto"/>
        <w:right w:val="none" w:sz="0" w:space="0" w:color="auto"/>
      </w:divBdr>
    </w:div>
    <w:div w:id="571620736">
      <w:bodyDiv w:val="1"/>
      <w:marLeft w:val="0"/>
      <w:marRight w:val="0"/>
      <w:marTop w:val="0"/>
      <w:marBottom w:val="0"/>
      <w:divBdr>
        <w:top w:val="none" w:sz="0" w:space="0" w:color="auto"/>
        <w:left w:val="none" w:sz="0" w:space="0" w:color="auto"/>
        <w:bottom w:val="none" w:sz="0" w:space="0" w:color="auto"/>
        <w:right w:val="none" w:sz="0" w:space="0" w:color="auto"/>
      </w:divBdr>
    </w:div>
    <w:div w:id="571738308">
      <w:bodyDiv w:val="1"/>
      <w:marLeft w:val="0"/>
      <w:marRight w:val="0"/>
      <w:marTop w:val="0"/>
      <w:marBottom w:val="0"/>
      <w:divBdr>
        <w:top w:val="none" w:sz="0" w:space="0" w:color="auto"/>
        <w:left w:val="none" w:sz="0" w:space="0" w:color="auto"/>
        <w:bottom w:val="none" w:sz="0" w:space="0" w:color="auto"/>
        <w:right w:val="none" w:sz="0" w:space="0" w:color="auto"/>
      </w:divBdr>
    </w:div>
    <w:div w:id="571740900">
      <w:bodyDiv w:val="1"/>
      <w:marLeft w:val="0"/>
      <w:marRight w:val="0"/>
      <w:marTop w:val="0"/>
      <w:marBottom w:val="0"/>
      <w:divBdr>
        <w:top w:val="none" w:sz="0" w:space="0" w:color="auto"/>
        <w:left w:val="none" w:sz="0" w:space="0" w:color="auto"/>
        <w:bottom w:val="none" w:sz="0" w:space="0" w:color="auto"/>
        <w:right w:val="none" w:sz="0" w:space="0" w:color="auto"/>
      </w:divBdr>
    </w:div>
    <w:div w:id="571741440">
      <w:bodyDiv w:val="1"/>
      <w:marLeft w:val="0"/>
      <w:marRight w:val="0"/>
      <w:marTop w:val="0"/>
      <w:marBottom w:val="0"/>
      <w:divBdr>
        <w:top w:val="none" w:sz="0" w:space="0" w:color="auto"/>
        <w:left w:val="none" w:sz="0" w:space="0" w:color="auto"/>
        <w:bottom w:val="none" w:sz="0" w:space="0" w:color="auto"/>
        <w:right w:val="none" w:sz="0" w:space="0" w:color="auto"/>
      </w:divBdr>
    </w:div>
    <w:div w:id="571811935">
      <w:bodyDiv w:val="1"/>
      <w:marLeft w:val="0"/>
      <w:marRight w:val="0"/>
      <w:marTop w:val="0"/>
      <w:marBottom w:val="0"/>
      <w:divBdr>
        <w:top w:val="none" w:sz="0" w:space="0" w:color="auto"/>
        <w:left w:val="none" w:sz="0" w:space="0" w:color="auto"/>
        <w:bottom w:val="none" w:sz="0" w:space="0" w:color="auto"/>
        <w:right w:val="none" w:sz="0" w:space="0" w:color="auto"/>
      </w:divBdr>
    </w:div>
    <w:div w:id="571888559">
      <w:bodyDiv w:val="1"/>
      <w:marLeft w:val="0"/>
      <w:marRight w:val="0"/>
      <w:marTop w:val="0"/>
      <w:marBottom w:val="0"/>
      <w:divBdr>
        <w:top w:val="none" w:sz="0" w:space="0" w:color="auto"/>
        <w:left w:val="none" w:sz="0" w:space="0" w:color="auto"/>
        <w:bottom w:val="none" w:sz="0" w:space="0" w:color="auto"/>
        <w:right w:val="none" w:sz="0" w:space="0" w:color="auto"/>
      </w:divBdr>
    </w:div>
    <w:div w:id="572007272">
      <w:bodyDiv w:val="1"/>
      <w:marLeft w:val="0"/>
      <w:marRight w:val="0"/>
      <w:marTop w:val="0"/>
      <w:marBottom w:val="0"/>
      <w:divBdr>
        <w:top w:val="none" w:sz="0" w:space="0" w:color="auto"/>
        <w:left w:val="none" w:sz="0" w:space="0" w:color="auto"/>
        <w:bottom w:val="none" w:sz="0" w:space="0" w:color="auto"/>
        <w:right w:val="none" w:sz="0" w:space="0" w:color="auto"/>
      </w:divBdr>
    </w:div>
    <w:div w:id="572392000">
      <w:bodyDiv w:val="1"/>
      <w:marLeft w:val="0"/>
      <w:marRight w:val="0"/>
      <w:marTop w:val="0"/>
      <w:marBottom w:val="0"/>
      <w:divBdr>
        <w:top w:val="none" w:sz="0" w:space="0" w:color="auto"/>
        <w:left w:val="none" w:sz="0" w:space="0" w:color="auto"/>
        <w:bottom w:val="none" w:sz="0" w:space="0" w:color="auto"/>
        <w:right w:val="none" w:sz="0" w:space="0" w:color="auto"/>
      </w:divBdr>
    </w:div>
    <w:div w:id="572811083">
      <w:bodyDiv w:val="1"/>
      <w:marLeft w:val="0"/>
      <w:marRight w:val="0"/>
      <w:marTop w:val="0"/>
      <w:marBottom w:val="0"/>
      <w:divBdr>
        <w:top w:val="none" w:sz="0" w:space="0" w:color="auto"/>
        <w:left w:val="none" w:sz="0" w:space="0" w:color="auto"/>
        <w:bottom w:val="none" w:sz="0" w:space="0" w:color="auto"/>
        <w:right w:val="none" w:sz="0" w:space="0" w:color="auto"/>
      </w:divBdr>
    </w:div>
    <w:div w:id="572860414">
      <w:bodyDiv w:val="1"/>
      <w:marLeft w:val="0"/>
      <w:marRight w:val="0"/>
      <w:marTop w:val="0"/>
      <w:marBottom w:val="0"/>
      <w:divBdr>
        <w:top w:val="none" w:sz="0" w:space="0" w:color="auto"/>
        <w:left w:val="none" w:sz="0" w:space="0" w:color="auto"/>
        <w:bottom w:val="none" w:sz="0" w:space="0" w:color="auto"/>
        <w:right w:val="none" w:sz="0" w:space="0" w:color="auto"/>
      </w:divBdr>
    </w:div>
    <w:div w:id="572930810">
      <w:bodyDiv w:val="1"/>
      <w:marLeft w:val="0"/>
      <w:marRight w:val="0"/>
      <w:marTop w:val="0"/>
      <w:marBottom w:val="0"/>
      <w:divBdr>
        <w:top w:val="none" w:sz="0" w:space="0" w:color="auto"/>
        <w:left w:val="none" w:sz="0" w:space="0" w:color="auto"/>
        <w:bottom w:val="none" w:sz="0" w:space="0" w:color="auto"/>
        <w:right w:val="none" w:sz="0" w:space="0" w:color="auto"/>
      </w:divBdr>
    </w:div>
    <w:div w:id="573323913">
      <w:bodyDiv w:val="1"/>
      <w:marLeft w:val="0"/>
      <w:marRight w:val="0"/>
      <w:marTop w:val="0"/>
      <w:marBottom w:val="0"/>
      <w:divBdr>
        <w:top w:val="none" w:sz="0" w:space="0" w:color="auto"/>
        <w:left w:val="none" w:sz="0" w:space="0" w:color="auto"/>
        <w:bottom w:val="none" w:sz="0" w:space="0" w:color="auto"/>
        <w:right w:val="none" w:sz="0" w:space="0" w:color="auto"/>
      </w:divBdr>
    </w:div>
    <w:div w:id="574239048">
      <w:bodyDiv w:val="1"/>
      <w:marLeft w:val="0"/>
      <w:marRight w:val="0"/>
      <w:marTop w:val="0"/>
      <w:marBottom w:val="0"/>
      <w:divBdr>
        <w:top w:val="none" w:sz="0" w:space="0" w:color="auto"/>
        <w:left w:val="none" w:sz="0" w:space="0" w:color="auto"/>
        <w:bottom w:val="none" w:sz="0" w:space="0" w:color="auto"/>
        <w:right w:val="none" w:sz="0" w:space="0" w:color="auto"/>
      </w:divBdr>
    </w:div>
    <w:div w:id="574359385">
      <w:bodyDiv w:val="1"/>
      <w:marLeft w:val="0"/>
      <w:marRight w:val="0"/>
      <w:marTop w:val="0"/>
      <w:marBottom w:val="0"/>
      <w:divBdr>
        <w:top w:val="none" w:sz="0" w:space="0" w:color="auto"/>
        <w:left w:val="none" w:sz="0" w:space="0" w:color="auto"/>
        <w:bottom w:val="none" w:sz="0" w:space="0" w:color="auto"/>
        <w:right w:val="none" w:sz="0" w:space="0" w:color="auto"/>
      </w:divBdr>
    </w:div>
    <w:div w:id="574512650">
      <w:bodyDiv w:val="1"/>
      <w:marLeft w:val="0"/>
      <w:marRight w:val="0"/>
      <w:marTop w:val="0"/>
      <w:marBottom w:val="0"/>
      <w:divBdr>
        <w:top w:val="none" w:sz="0" w:space="0" w:color="auto"/>
        <w:left w:val="none" w:sz="0" w:space="0" w:color="auto"/>
        <w:bottom w:val="none" w:sz="0" w:space="0" w:color="auto"/>
        <w:right w:val="none" w:sz="0" w:space="0" w:color="auto"/>
      </w:divBdr>
    </w:div>
    <w:div w:id="574700943">
      <w:bodyDiv w:val="1"/>
      <w:marLeft w:val="0"/>
      <w:marRight w:val="0"/>
      <w:marTop w:val="0"/>
      <w:marBottom w:val="0"/>
      <w:divBdr>
        <w:top w:val="none" w:sz="0" w:space="0" w:color="auto"/>
        <w:left w:val="none" w:sz="0" w:space="0" w:color="auto"/>
        <w:bottom w:val="none" w:sz="0" w:space="0" w:color="auto"/>
        <w:right w:val="none" w:sz="0" w:space="0" w:color="auto"/>
      </w:divBdr>
    </w:div>
    <w:div w:id="574752973">
      <w:bodyDiv w:val="1"/>
      <w:marLeft w:val="0"/>
      <w:marRight w:val="0"/>
      <w:marTop w:val="0"/>
      <w:marBottom w:val="0"/>
      <w:divBdr>
        <w:top w:val="none" w:sz="0" w:space="0" w:color="auto"/>
        <w:left w:val="none" w:sz="0" w:space="0" w:color="auto"/>
        <w:bottom w:val="none" w:sz="0" w:space="0" w:color="auto"/>
        <w:right w:val="none" w:sz="0" w:space="0" w:color="auto"/>
      </w:divBdr>
    </w:div>
    <w:div w:id="574970599">
      <w:bodyDiv w:val="1"/>
      <w:marLeft w:val="0"/>
      <w:marRight w:val="0"/>
      <w:marTop w:val="0"/>
      <w:marBottom w:val="0"/>
      <w:divBdr>
        <w:top w:val="none" w:sz="0" w:space="0" w:color="auto"/>
        <w:left w:val="none" w:sz="0" w:space="0" w:color="auto"/>
        <w:bottom w:val="none" w:sz="0" w:space="0" w:color="auto"/>
        <w:right w:val="none" w:sz="0" w:space="0" w:color="auto"/>
      </w:divBdr>
    </w:div>
    <w:div w:id="574971530">
      <w:bodyDiv w:val="1"/>
      <w:marLeft w:val="0"/>
      <w:marRight w:val="0"/>
      <w:marTop w:val="0"/>
      <w:marBottom w:val="0"/>
      <w:divBdr>
        <w:top w:val="none" w:sz="0" w:space="0" w:color="auto"/>
        <w:left w:val="none" w:sz="0" w:space="0" w:color="auto"/>
        <w:bottom w:val="none" w:sz="0" w:space="0" w:color="auto"/>
        <w:right w:val="none" w:sz="0" w:space="0" w:color="auto"/>
      </w:divBdr>
    </w:div>
    <w:div w:id="574974731">
      <w:bodyDiv w:val="1"/>
      <w:marLeft w:val="0"/>
      <w:marRight w:val="0"/>
      <w:marTop w:val="0"/>
      <w:marBottom w:val="0"/>
      <w:divBdr>
        <w:top w:val="none" w:sz="0" w:space="0" w:color="auto"/>
        <w:left w:val="none" w:sz="0" w:space="0" w:color="auto"/>
        <w:bottom w:val="none" w:sz="0" w:space="0" w:color="auto"/>
        <w:right w:val="none" w:sz="0" w:space="0" w:color="auto"/>
      </w:divBdr>
    </w:div>
    <w:div w:id="574977533">
      <w:bodyDiv w:val="1"/>
      <w:marLeft w:val="0"/>
      <w:marRight w:val="0"/>
      <w:marTop w:val="0"/>
      <w:marBottom w:val="0"/>
      <w:divBdr>
        <w:top w:val="none" w:sz="0" w:space="0" w:color="auto"/>
        <w:left w:val="none" w:sz="0" w:space="0" w:color="auto"/>
        <w:bottom w:val="none" w:sz="0" w:space="0" w:color="auto"/>
        <w:right w:val="none" w:sz="0" w:space="0" w:color="auto"/>
      </w:divBdr>
    </w:div>
    <w:div w:id="575015189">
      <w:bodyDiv w:val="1"/>
      <w:marLeft w:val="0"/>
      <w:marRight w:val="0"/>
      <w:marTop w:val="0"/>
      <w:marBottom w:val="0"/>
      <w:divBdr>
        <w:top w:val="none" w:sz="0" w:space="0" w:color="auto"/>
        <w:left w:val="none" w:sz="0" w:space="0" w:color="auto"/>
        <w:bottom w:val="none" w:sz="0" w:space="0" w:color="auto"/>
        <w:right w:val="none" w:sz="0" w:space="0" w:color="auto"/>
      </w:divBdr>
    </w:div>
    <w:div w:id="575943598">
      <w:bodyDiv w:val="1"/>
      <w:marLeft w:val="0"/>
      <w:marRight w:val="0"/>
      <w:marTop w:val="0"/>
      <w:marBottom w:val="0"/>
      <w:divBdr>
        <w:top w:val="none" w:sz="0" w:space="0" w:color="auto"/>
        <w:left w:val="none" w:sz="0" w:space="0" w:color="auto"/>
        <w:bottom w:val="none" w:sz="0" w:space="0" w:color="auto"/>
        <w:right w:val="none" w:sz="0" w:space="0" w:color="auto"/>
      </w:divBdr>
    </w:div>
    <w:div w:id="575944334">
      <w:bodyDiv w:val="1"/>
      <w:marLeft w:val="0"/>
      <w:marRight w:val="0"/>
      <w:marTop w:val="0"/>
      <w:marBottom w:val="0"/>
      <w:divBdr>
        <w:top w:val="none" w:sz="0" w:space="0" w:color="auto"/>
        <w:left w:val="none" w:sz="0" w:space="0" w:color="auto"/>
        <w:bottom w:val="none" w:sz="0" w:space="0" w:color="auto"/>
        <w:right w:val="none" w:sz="0" w:space="0" w:color="auto"/>
      </w:divBdr>
    </w:div>
    <w:div w:id="576283729">
      <w:bodyDiv w:val="1"/>
      <w:marLeft w:val="0"/>
      <w:marRight w:val="0"/>
      <w:marTop w:val="0"/>
      <w:marBottom w:val="0"/>
      <w:divBdr>
        <w:top w:val="none" w:sz="0" w:space="0" w:color="auto"/>
        <w:left w:val="none" w:sz="0" w:space="0" w:color="auto"/>
        <w:bottom w:val="none" w:sz="0" w:space="0" w:color="auto"/>
        <w:right w:val="none" w:sz="0" w:space="0" w:color="auto"/>
      </w:divBdr>
    </w:div>
    <w:div w:id="576551999">
      <w:bodyDiv w:val="1"/>
      <w:marLeft w:val="0"/>
      <w:marRight w:val="0"/>
      <w:marTop w:val="0"/>
      <w:marBottom w:val="0"/>
      <w:divBdr>
        <w:top w:val="none" w:sz="0" w:space="0" w:color="auto"/>
        <w:left w:val="none" w:sz="0" w:space="0" w:color="auto"/>
        <w:bottom w:val="none" w:sz="0" w:space="0" w:color="auto"/>
        <w:right w:val="none" w:sz="0" w:space="0" w:color="auto"/>
      </w:divBdr>
    </w:div>
    <w:div w:id="576591335">
      <w:bodyDiv w:val="1"/>
      <w:marLeft w:val="0"/>
      <w:marRight w:val="0"/>
      <w:marTop w:val="0"/>
      <w:marBottom w:val="0"/>
      <w:divBdr>
        <w:top w:val="none" w:sz="0" w:space="0" w:color="auto"/>
        <w:left w:val="none" w:sz="0" w:space="0" w:color="auto"/>
        <w:bottom w:val="none" w:sz="0" w:space="0" w:color="auto"/>
        <w:right w:val="none" w:sz="0" w:space="0" w:color="auto"/>
      </w:divBdr>
    </w:div>
    <w:div w:id="576595615">
      <w:bodyDiv w:val="1"/>
      <w:marLeft w:val="0"/>
      <w:marRight w:val="0"/>
      <w:marTop w:val="0"/>
      <w:marBottom w:val="0"/>
      <w:divBdr>
        <w:top w:val="none" w:sz="0" w:space="0" w:color="auto"/>
        <w:left w:val="none" w:sz="0" w:space="0" w:color="auto"/>
        <w:bottom w:val="none" w:sz="0" w:space="0" w:color="auto"/>
        <w:right w:val="none" w:sz="0" w:space="0" w:color="auto"/>
      </w:divBdr>
    </w:div>
    <w:div w:id="576863778">
      <w:bodyDiv w:val="1"/>
      <w:marLeft w:val="0"/>
      <w:marRight w:val="0"/>
      <w:marTop w:val="0"/>
      <w:marBottom w:val="0"/>
      <w:divBdr>
        <w:top w:val="none" w:sz="0" w:space="0" w:color="auto"/>
        <w:left w:val="none" w:sz="0" w:space="0" w:color="auto"/>
        <w:bottom w:val="none" w:sz="0" w:space="0" w:color="auto"/>
        <w:right w:val="none" w:sz="0" w:space="0" w:color="auto"/>
      </w:divBdr>
    </w:div>
    <w:div w:id="576864552">
      <w:bodyDiv w:val="1"/>
      <w:marLeft w:val="0"/>
      <w:marRight w:val="0"/>
      <w:marTop w:val="0"/>
      <w:marBottom w:val="0"/>
      <w:divBdr>
        <w:top w:val="none" w:sz="0" w:space="0" w:color="auto"/>
        <w:left w:val="none" w:sz="0" w:space="0" w:color="auto"/>
        <w:bottom w:val="none" w:sz="0" w:space="0" w:color="auto"/>
        <w:right w:val="none" w:sz="0" w:space="0" w:color="auto"/>
      </w:divBdr>
    </w:div>
    <w:div w:id="576943204">
      <w:bodyDiv w:val="1"/>
      <w:marLeft w:val="0"/>
      <w:marRight w:val="0"/>
      <w:marTop w:val="0"/>
      <w:marBottom w:val="0"/>
      <w:divBdr>
        <w:top w:val="none" w:sz="0" w:space="0" w:color="auto"/>
        <w:left w:val="none" w:sz="0" w:space="0" w:color="auto"/>
        <w:bottom w:val="none" w:sz="0" w:space="0" w:color="auto"/>
        <w:right w:val="none" w:sz="0" w:space="0" w:color="auto"/>
      </w:divBdr>
    </w:div>
    <w:div w:id="576943460">
      <w:bodyDiv w:val="1"/>
      <w:marLeft w:val="0"/>
      <w:marRight w:val="0"/>
      <w:marTop w:val="0"/>
      <w:marBottom w:val="0"/>
      <w:divBdr>
        <w:top w:val="none" w:sz="0" w:space="0" w:color="auto"/>
        <w:left w:val="none" w:sz="0" w:space="0" w:color="auto"/>
        <w:bottom w:val="none" w:sz="0" w:space="0" w:color="auto"/>
        <w:right w:val="none" w:sz="0" w:space="0" w:color="auto"/>
      </w:divBdr>
    </w:div>
    <w:div w:id="577131101">
      <w:bodyDiv w:val="1"/>
      <w:marLeft w:val="0"/>
      <w:marRight w:val="0"/>
      <w:marTop w:val="0"/>
      <w:marBottom w:val="0"/>
      <w:divBdr>
        <w:top w:val="none" w:sz="0" w:space="0" w:color="auto"/>
        <w:left w:val="none" w:sz="0" w:space="0" w:color="auto"/>
        <w:bottom w:val="none" w:sz="0" w:space="0" w:color="auto"/>
        <w:right w:val="none" w:sz="0" w:space="0" w:color="auto"/>
      </w:divBdr>
    </w:div>
    <w:div w:id="577327981">
      <w:bodyDiv w:val="1"/>
      <w:marLeft w:val="0"/>
      <w:marRight w:val="0"/>
      <w:marTop w:val="0"/>
      <w:marBottom w:val="0"/>
      <w:divBdr>
        <w:top w:val="none" w:sz="0" w:space="0" w:color="auto"/>
        <w:left w:val="none" w:sz="0" w:space="0" w:color="auto"/>
        <w:bottom w:val="none" w:sz="0" w:space="0" w:color="auto"/>
        <w:right w:val="none" w:sz="0" w:space="0" w:color="auto"/>
      </w:divBdr>
    </w:div>
    <w:div w:id="577398264">
      <w:bodyDiv w:val="1"/>
      <w:marLeft w:val="0"/>
      <w:marRight w:val="0"/>
      <w:marTop w:val="0"/>
      <w:marBottom w:val="0"/>
      <w:divBdr>
        <w:top w:val="none" w:sz="0" w:space="0" w:color="auto"/>
        <w:left w:val="none" w:sz="0" w:space="0" w:color="auto"/>
        <w:bottom w:val="none" w:sz="0" w:space="0" w:color="auto"/>
        <w:right w:val="none" w:sz="0" w:space="0" w:color="auto"/>
      </w:divBdr>
    </w:div>
    <w:div w:id="577523397">
      <w:bodyDiv w:val="1"/>
      <w:marLeft w:val="0"/>
      <w:marRight w:val="0"/>
      <w:marTop w:val="0"/>
      <w:marBottom w:val="0"/>
      <w:divBdr>
        <w:top w:val="none" w:sz="0" w:space="0" w:color="auto"/>
        <w:left w:val="none" w:sz="0" w:space="0" w:color="auto"/>
        <w:bottom w:val="none" w:sz="0" w:space="0" w:color="auto"/>
        <w:right w:val="none" w:sz="0" w:space="0" w:color="auto"/>
      </w:divBdr>
    </w:div>
    <w:div w:id="577524955">
      <w:bodyDiv w:val="1"/>
      <w:marLeft w:val="0"/>
      <w:marRight w:val="0"/>
      <w:marTop w:val="0"/>
      <w:marBottom w:val="0"/>
      <w:divBdr>
        <w:top w:val="none" w:sz="0" w:space="0" w:color="auto"/>
        <w:left w:val="none" w:sz="0" w:space="0" w:color="auto"/>
        <w:bottom w:val="none" w:sz="0" w:space="0" w:color="auto"/>
        <w:right w:val="none" w:sz="0" w:space="0" w:color="auto"/>
      </w:divBdr>
    </w:div>
    <w:div w:id="577637785">
      <w:bodyDiv w:val="1"/>
      <w:marLeft w:val="0"/>
      <w:marRight w:val="0"/>
      <w:marTop w:val="0"/>
      <w:marBottom w:val="0"/>
      <w:divBdr>
        <w:top w:val="none" w:sz="0" w:space="0" w:color="auto"/>
        <w:left w:val="none" w:sz="0" w:space="0" w:color="auto"/>
        <w:bottom w:val="none" w:sz="0" w:space="0" w:color="auto"/>
        <w:right w:val="none" w:sz="0" w:space="0" w:color="auto"/>
      </w:divBdr>
    </w:div>
    <w:div w:id="577641369">
      <w:bodyDiv w:val="1"/>
      <w:marLeft w:val="0"/>
      <w:marRight w:val="0"/>
      <w:marTop w:val="0"/>
      <w:marBottom w:val="0"/>
      <w:divBdr>
        <w:top w:val="none" w:sz="0" w:space="0" w:color="auto"/>
        <w:left w:val="none" w:sz="0" w:space="0" w:color="auto"/>
        <w:bottom w:val="none" w:sz="0" w:space="0" w:color="auto"/>
        <w:right w:val="none" w:sz="0" w:space="0" w:color="auto"/>
      </w:divBdr>
    </w:div>
    <w:div w:id="577785216">
      <w:bodyDiv w:val="1"/>
      <w:marLeft w:val="0"/>
      <w:marRight w:val="0"/>
      <w:marTop w:val="0"/>
      <w:marBottom w:val="0"/>
      <w:divBdr>
        <w:top w:val="none" w:sz="0" w:space="0" w:color="auto"/>
        <w:left w:val="none" w:sz="0" w:space="0" w:color="auto"/>
        <w:bottom w:val="none" w:sz="0" w:space="0" w:color="auto"/>
        <w:right w:val="none" w:sz="0" w:space="0" w:color="auto"/>
      </w:divBdr>
    </w:div>
    <w:div w:id="578097803">
      <w:bodyDiv w:val="1"/>
      <w:marLeft w:val="0"/>
      <w:marRight w:val="0"/>
      <w:marTop w:val="0"/>
      <w:marBottom w:val="0"/>
      <w:divBdr>
        <w:top w:val="none" w:sz="0" w:space="0" w:color="auto"/>
        <w:left w:val="none" w:sz="0" w:space="0" w:color="auto"/>
        <w:bottom w:val="none" w:sz="0" w:space="0" w:color="auto"/>
        <w:right w:val="none" w:sz="0" w:space="0" w:color="auto"/>
      </w:divBdr>
    </w:div>
    <w:div w:id="578099883">
      <w:bodyDiv w:val="1"/>
      <w:marLeft w:val="0"/>
      <w:marRight w:val="0"/>
      <w:marTop w:val="0"/>
      <w:marBottom w:val="0"/>
      <w:divBdr>
        <w:top w:val="none" w:sz="0" w:space="0" w:color="auto"/>
        <w:left w:val="none" w:sz="0" w:space="0" w:color="auto"/>
        <w:bottom w:val="none" w:sz="0" w:space="0" w:color="auto"/>
        <w:right w:val="none" w:sz="0" w:space="0" w:color="auto"/>
      </w:divBdr>
    </w:div>
    <w:div w:id="578177037">
      <w:bodyDiv w:val="1"/>
      <w:marLeft w:val="0"/>
      <w:marRight w:val="0"/>
      <w:marTop w:val="0"/>
      <w:marBottom w:val="0"/>
      <w:divBdr>
        <w:top w:val="none" w:sz="0" w:space="0" w:color="auto"/>
        <w:left w:val="none" w:sz="0" w:space="0" w:color="auto"/>
        <w:bottom w:val="none" w:sz="0" w:space="0" w:color="auto"/>
        <w:right w:val="none" w:sz="0" w:space="0" w:color="auto"/>
      </w:divBdr>
    </w:div>
    <w:div w:id="578249812">
      <w:bodyDiv w:val="1"/>
      <w:marLeft w:val="0"/>
      <w:marRight w:val="0"/>
      <w:marTop w:val="0"/>
      <w:marBottom w:val="0"/>
      <w:divBdr>
        <w:top w:val="none" w:sz="0" w:space="0" w:color="auto"/>
        <w:left w:val="none" w:sz="0" w:space="0" w:color="auto"/>
        <w:bottom w:val="none" w:sz="0" w:space="0" w:color="auto"/>
        <w:right w:val="none" w:sz="0" w:space="0" w:color="auto"/>
      </w:divBdr>
    </w:div>
    <w:div w:id="578250491">
      <w:bodyDiv w:val="1"/>
      <w:marLeft w:val="0"/>
      <w:marRight w:val="0"/>
      <w:marTop w:val="0"/>
      <w:marBottom w:val="0"/>
      <w:divBdr>
        <w:top w:val="none" w:sz="0" w:space="0" w:color="auto"/>
        <w:left w:val="none" w:sz="0" w:space="0" w:color="auto"/>
        <w:bottom w:val="none" w:sz="0" w:space="0" w:color="auto"/>
        <w:right w:val="none" w:sz="0" w:space="0" w:color="auto"/>
      </w:divBdr>
    </w:div>
    <w:div w:id="578251586">
      <w:bodyDiv w:val="1"/>
      <w:marLeft w:val="0"/>
      <w:marRight w:val="0"/>
      <w:marTop w:val="0"/>
      <w:marBottom w:val="0"/>
      <w:divBdr>
        <w:top w:val="none" w:sz="0" w:space="0" w:color="auto"/>
        <w:left w:val="none" w:sz="0" w:space="0" w:color="auto"/>
        <w:bottom w:val="none" w:sz="0" w:space="0" w:color="auto"/>
        <w:right w:val="none" w:sz="0" w:space="0" w:color="auto"/>
      </w:divBdr>
    </w:div>
    <w:div w:id="578826559">
      <w:bodyDiv w:val="1"/>
      <w:marLeft w:val="0"/>
      <w:marRight w:val="0"/>
      <w:marTop w:val="0"/>
      <w:marBottom w:val="0"/>
      <w:divBdr>
        <w:top w:val="none" w:sz="0" w:space="0" w:color="auto"/>
        <w:left w:val="none" w:sz="0" w:space="0" w:color="auto"/>
        <w:bottom w:val="none" w:sz="0" w:space="0" w:color="auto"/>
        <w:right w:val="none" w:sz="0" w:space="0" w:color="auto"/>
      </w:divBdr>
    </w:div>
    <w:div w:id="578830657">
      <w:bodyDiv w:val="1"/>
      <w:marLeft w:val="0"/>
      <w:marRight w:val="0"/>
      <w:marTop w:val="0"/>
      <w:marBottom w:val="0"/>
      <w:divBdr>
        <w:top w:val="none" w:sz="0" w:space="0" w:color="auto"/>
        <w:left w:val="none" w:sz="0" w:space="0" w:color="auto"/>
        <w:bottom w:val="none" w:sz="0" w:space="0" w:color="auto"/>
        <w:right w:val="none" w:sz="0" w:space="0" w:color="auto"/>
      </w:divBdr>
    </w:div>
    <w:div w:id="579102805">
      <w:bodyDiv w:val="1"/>
      <w:marLeft w:val="0"/>
      <w:marRight w:val="0"/>
      <w:marTop w:val="0"/>
      <w:marBottom w:val="0"/>
      <w:divBdr>
        <w:top w:val="none" w:sz="0" w:space="0" w:color="auto"/>
        <w:left w:val="none" w:sz="0" w:space="0" w:color="auto"/>
        <w:bottom w:val="none" w:sz="0" w:space="0" w:color="auto"/>
        <w:right w:val="none" w:sz="0" w:space="0" w:color="auto"/>
      </w:divBdr>
    </w:div>
    <w:div w:id="579145038">
      <w:bodyDiv w:val="1"/>
      <w:marLeft w:val="0"/>
      <w:marRight w:val="0"/>
      <w:marTop w:val="0"/>
      <w:marBottom w:val="0"/>
      <w:divBdr>
        <w:top w:val="none" w:sz="0" w:space="0" w:color="auto"/>
        <w:left w:val="none" w:sz="0" w:space="0" w:color="auto"/>
        <w:bottom w:val="none" w:sz="0" w:space="0" w:color="auto"/>
        <w:right w:val="none" w:sz="0" w:space="0" w:color="auto"/>
      </w:divBdr>
    </w:div>
    <w:div w:id="579367070">
      <w:bodyDiv w:val="1"/>
      <w:marLeft w:val="0"/>
      <w:marRight w:val="0"/>
      <w:marTop w:val="0"/>
      <w:marBottom w:val="0"/>
      <w:divBdr>
        <w:top w:val="none" w:sz="0" w:space="0" w:color="auto"/>
        <w:left w:val="none" w:sz="0" w:space="0" w:color="auto"/>
        <w:bottom w:val="none" w:sz="0" w:space="0" w:color="auto"/>
        <w:right w:val="none" w:sz="0" w:space="0" w:color="auto"/>
      </w:divBdr>
    </w:div>
    <w:div w:id="579676740">
      <w:bodyDiv w:val="1"/>
      <w:marLeft w:val="0"/>
      <w:marRight w:val="0"/>
      <w:marTop w:val="0"/>
      <w:marBottom w:val="0"/>
      <w:divBdr>
        <w:top w:val="none" w:sz="0" w:space="0" w:color="auto"/>
        <w:left w:val="none" w:sz="0" w:space="0" w:color="auto"/>
        <w:bottom w:val="none" w:sz="0" w:space="0" w:color="auto"/>
        <w:right w:val="none" w:sz="0" w:space="0" w:color="auto"/>
      </w:divBdr>
    </w:div>
    <w:div w:id="579679097">
      <w:bodyDiv w:val="1"/>
      <w:marLeft w:val="0"/>
      <w:marRight w:val="0"/>
      <w:marTop w:val="0"/>
      <w:marBottom w:val="0"/>
      <w:divBdr>
        <w:top w:val="none" w:sz="0" w:space="0" w:color="auto"/>
        <w:left w:val="none" w:sz="0" w:space="0" w:color="auto"/>
        <w:bottom w:val="none" w:sz="0" w:space="0" w:color="auto"/>
        <w:right w:val="none" w:sz="0" w:space="0" w:color="auto"/>
      </w:divBdr>
    </w:div>
    <w:div w:id="579753276">
      <w:bodyDiv w:val="1"/>
      <w:marLeft w:val="0"/>
      <w:marRight w:val="0"/>
      <w:marTop w:val="0"/>
      <w:marBottom w:val="0"/>
      <w:divBdr>
        <w:top w:val="none" w:sz="0" w:space="0" w:color="auto"/>
        <w:left w:val="none" w:sz="0" w:space="0" w:color="auto"/>
        <w:bottom w:val="none" w:sz="0" w:space="0" w:color="auto"/>
        <w:right w:val="none" w:sz="0" w:space="0" w:color="auto"/>
      </w:divBdr>
    </w:div>
    <w:div w:id="579826981">
      <w:bodyDiv w:val="1"/>
      <w:marLeft w:val="0"/>
      <w:marRight w:val="0"/>
      <w:marTop w:val="0"/>
      <w:marBottom w:val="0"/>
      <w:divBdr>
        <w:top w:val="none" w:sz="0" w:space="0" w:color="auto"/>
        <w:left w:val="none" w:sz="0" w:space="0" w:color="auto"/>
        <w:bottom w:val="none" w:sz="0" w:space="0" w:color="auto"/>
        <w:right w:val="none" w:sz="0" w:space="0" w:color="auto"/>
      </w:divBdr>
    </w:div>
    <w:div w:id="580062083">
      <w:bodyDiv w:val="1"/>
      <w:marLeft w:val="0"/>
      <w:marRight w:val="0"/>
      <w:marTop w:val="0"/>
      <w:marBottom w:val="0"/>
      <w:divBdr>
        <w:top w:val="none" w:sz="0" w:space="0" w:color="auto"/>
        <w:left w:val="none" w:sz="0" w:space="0" w:color="auto"/>
        <w:bottom w:val="none" w:sz="0" w:space="0" w:color="auto"/>
        <w:right w:val="none" w:sz="0" w:space="0" w:color="auto"/>
      </w:divBdr>
    </w:div>
    <w:div w:id="580067992">
      <w:bodyDiv w:val="1"/>
      <w:marLeft w:val="0"/>
      <w:marRight w:val="0"/>
      <w:marTop w:val="0"/>
      <w:marBottom w:val="0"/>
      <w:divBdr>
        <w:top w:val="none" w:sz="0" w:space="0" w:color="auto"/>
        <w:left w:val="none" w:sz="0" w:space="0" w:color="auto"/>
        <w:bottom w:val="none" w:sz="0" w:space="0" w:color="auto"/>
        <w:right w:val="none" w:sz="0" w:space="0" w:color="auto"/>
      </w:divBdr>
    </w:div>
    <w:div w:id="580483942">
      <w:bodyDiv w:val="1"/>
      <w:marLeft w:val="0"/>
      <w:marRight w:val="0"/>
      <w:marTop w:val="0"/>
      <w:marBottom w:val="0"/>
      <w:divBdr>
        <w:top w:val="none" w:sz="0" w:space="0" w:color="auto"/>
        <w:left w:val="none" w:sz="0" w:space="0" w:color="auto"/>
        <w:bottom w:val="none" w:sz="0" w:space="0" w:color="auto"/>
        <w:right w:val="none" w:sz="0" w:space="0" w:color="auto"/>
      </w:divBdr>
    </w:div>
    <w:div w:id="580529115">
      <w:bodyDiv w:val="1"/>
      <w:marLeft w:val="0"/>
      <w:marRight w:val="0"/>
      <w:marTop w:val="0"/>
      <w:marBottom w:val="0"/>
      <w:divBdr>
        <w:top w:val="none" w:sz="0" w:space="0" w:color="auto"/>
        <w:left w:val="none" w:sz="0" w:space="0" w:color="auto"/>
        <w:bottom w:val="none" w:sz="0" w:space="0" w:color="auto"/>
        <w:right w:val="none" w:sz="0" w:space="0" w:color="auto"/>
      </w:divBdr>
    </w:div>
    <w:div w:id="580722722">
      <w:bodyDiv w:val="1"/>
      <w:marLeft w:val="0"/>
      <w:marRight w:val="0"/>
      <w:marTop w:val="0"/>
      <w:marBottom w:val="0"/>
      <w:divBdr>
        <w:top w:val="none" w:sz="0" w:space="0" w:color="auto"/>
        <w:left w:val="none" w:sz="0" w:space="0" w:color="auto"/>
        <w:bottom w:val="none" w:sz="0" w:space="0" w:color="auto"/>
        <w:right w:val="none" w:sz="0" w:space="0" w:color="auto"/>
      </w:divBdr>
    </w:div>
    <w:div w:id="580994017">
      <w:bodyDiv w:val="1"/>
      <w:marLeft w:val="0"/>
      <w:marRight w:val="0"/>
      <w:marTop w:val="0"/>
      <w:marBottom w:val="0"/>
      <w:divBdr>
        <w:top w:val="none" w:sz="0" w:space="0" w:color="auto"/>
        <w:left w:val="none" w:sz="0" w:space="0" w:color="auto"/>
        <w:bottom w:val="none" w:sz="0" w:space="0" w:color="auto"/>
        <w:right w:val="none" w:sz="0" w:space="0" w:color="auto"/>
      </w:divBdr>
    </w:div>
    <w:div w:id="581371659">
      <w:bodyDiv w:val="1"/>
      <w:marLeft w:val="0"/>
      <w:marRight w:val="0"/>
      <w:marTop w:val="0"/>
      <w:marBottom w:val="0"/>
      <w:divBdr>
        <w:top w:val="none" w:sz="0" w:space="0" w:color="auto"/>
        <w:left w:val="none" w:sz="0" w:space="0" w:color="auto"/>
        <w:bottom w:val="none" w:sz="0" w:space="0" w:color="auto"/>
        <w:right w:val="none" w:sz="0" w:space="0" w:color="auto"/>
      </w:divBdr>
    </w:div>
    <w:div w:id="581527640">
      <w:bodyDiv w:val="1"/>
      <w:marLeft w:val="0"/>
      <w:marRight w:val="0"/>
      <w:marTop w:val="0"/>
      <w:marBottom w:val="0"/>
      <w:divBdr>
        <w:top w:val="none" w:sz="0" w:space="0" w:color="auto"/>
        <w:left w:val="none" w:sz="0" w:space="0" w:color="auto"/>
        <w:bottom w:val="none" w:sz="0" w:space="0" w:color="auto"/>
        <w:right w:val="none" w:sz="0" w:space="0" w:color="auto"/>
      </w:divBdr>
    </w:div>
    <w:div w:id="581723582">
      <w:bodyDiv w:val="1"/>
      <w:marLeft w:val="0"/>
      <w:marRight w:val="0"/>
      <w:marTop w:val="0"/>
      <w:marBottom w:val="0"/>
      <w:divBdr>
        <w:top w:val="none" w:sz="0" w:space="0" w:color="auto"/>
        <w:left w:val="none" w:sz="0" w:space="0" w:color="auto"/>
        <w:bottom w:val="none" w:sz="0" w:space="0" w:color="auto"/>
        <w:right w:val="none" w:sz="0" w:space="0" w:color="auto"/>
      </w:divBdr>
    </w:div>
    <w:div w:id="581795422">
      <w:bodyDiv w:val="1"/>
      <w:marLeft w:val="0"/>
      <w:marRight w:val="0"/>
      <w:marTop w:val="0"/>
      <w:marBottom w:val="0"/>
      <w:divBdr>
        <w:top w:val="none" w:sz="0" w:space="0" w:color="auto"/>
        <w:left w:val="none" w:sz="0" w:space="0" w:color="auto"/>
        <w:bottom w:val="none" w:sz="0" w:space="0" w:color="auto"/>
        <w:right w:val="none" w:sz="0" w:space="0" w:color="auto"/>
      </w:divBdr>
    </w:div>
    <w:div w:id="581987196">
      <w:bodyDiv w:val="1"/>
      <w:marLeft w:val="0"/>
      <w:marRight w:val="0"/>
      <w:marTop w:val="0"/>
      <w:marBottom w:val="0"/>
      <w:divBdr>
        <w:top w:val="none" w:sz="0" w:space="0" w:color="auto"/>
        <w:left w:val="none" w:sz="0" w:space="0" w:color="auto"/>
        <w:bottom w:val="none" w:sz="0" w:space="0" w:color="auto"/>
        <w:right w:val="none" w:sz="0" w:space="0" w:color="auto"/>
      </w:divBdr>
    </w:div>
    <w:div w:id="582302348">
      <w:bodyDiv w:val="1"/>
      <w:marLeft w:val="0"/>
      <w:marRight w:val="0"/>
      <w:marTop w:val="0"/>
      <w:marBottom w:val="0"/>
      <w:divBdr>
        <w:top w:val="none" w:sz="0" w:space="0" w:color="auto"/>
        <w:left w:val="none" w:sz="0" w:space="0" w:color="auto"/>
        <w:bottom w:val="none" w:sz="0" w:space="0" w:color="auto"/>
        <w:right w:val="none" w:sz="0" w:space="0" w:color="auto"/>
      </w:divBdr>
    </w:div>
    <w:div w:id="582567299">
      <w:bodyDiv w:val="1"/>
      <w:marLeft w:val="0"/>
      <w:marRight w:val="0"/>
      <w:marTop w:val="0"/>
      <w:marBottom w:val="0"/>
      <w:divBdr>
        <w:top w:val="none" w:sz="0" w:space="0" w:color="auto"/>
        <w:left w:val="none" w:sz="0" w:space="0" w:color="auto"/>
        <w:bottom w:val="none" w:sz="0" w:space="0" w:color="auto"/>
        <w:right w:val="none" w:sz="0" w:space="0" w:color="auto"/>
      </w:divBdr>
    </w:div>
    <w:div w:id="582644149">
      <w:bodyDiv w:val="1"/>
      <w:marLeft w:val="0"/>
      <w:marRight w:val="0"/>
      <w:marTop w:val="0"/>
      <w:marBottom w:val="0"/>
      <w:divBdr>
        <w:top w:val="none" w:sz="0" w:space="0" w:color="auto"/>
        <w:left w:val="none" w:sz="0" w:space="0" w:color="auto"/>
        <w:bottom w:val="none" w:sz="0" w:space="0" w:color="auto"/>
        <w:right w:val="none" w:sz="0" w:space="0" w:color="auto"/>
      </w:divBdr>
    </w:div>
    <w:div w:id="582960166">
      <w:bodyDiv w:val="1"/>
      <w:marLeft w:val="0"/>
      <w:marRight w:val="0"/>
      <w:marTop w:val="0"/>
      <w:marBottom w:val="0"/>
      <w:divBdr>
        <w:top w:val="none" w:sz="0" w:space="0" w:color="auto"/>
        <w:left w:val="none" w:sz="0" w:space="0" w:color="auto"/>
        <w:bottom w:val="none" w:sz="0" w:space="0" w:color="auto"/>
        <w:right w:val="none" w:sz="0" w:space="0" w:color="auto"/>
      </w:divBdr>
    </w:div>
    <w:div w:id="583419920">
      <w:bodyDiv w:val="1"/>
      <w:marLeft w:val="0"/>
      <w:marRight w:val="0"/>
      <w:marTop w:val="0"/>
      <w:marBottom w:val="0"/>
      <w:divBdr>
        <w:top w:val="none" w:sz="0" w:space="0" w:color="auto"/>
        <w:left w:val="none" w:sz="0" w:space="0" w:color="auto"/>
        <w:bottom w:val="none" w:sz="0" w:space="0" w:color="auto"/>
        <w:right w:val="none" w:sz="0" w:space="0" w:color="auto"/>
      </w:divBdr>
    </w:div>
    <w:div w:id="583496716">
      <w:bodyDiv w:val="1"/>
      <w:marLeft w:val="0"/>
      <w:marRight w:val="0"/>
      <w:marTop w:val="0"/>
      <w:marBottom w:val="0"/>
      <w:divBdr>
        <w:top w:val="none" w:sz="0" w:space="0" w:color="auto"/>
        <w:left w:val="none" w:sz="0" w:space="0" w:color="auto"/>
        <w:bottom w:val="none" w:sz="0" w:space="0" w:color="auto"/>
        <w:right w:val="none" w:sz="0" w:space="0" w:color="auto"/>
      </w:divBdr>
    </w:div>
    <w:div w:id="583564710">
      <w:bodyDiv w:val="1"/>
      <w:marLeft w:val="0"/>
      <w:marRight w:val="0"/>
      <w:marTop w:val="0"/>
      <w:marBottom w:val="0"/>
      <w:divBdr>
        <w:top w:val="none" w:sz="0" w:space="0" w:color="auto"/>
        <w:left w:val="none" w:sz="0" w:space="0" w:color="auto"/>
        <w:bottom w:val="none" w:sz="0" w:space="0" w:color="auto"/>
        <w:right w:val="none" w:sz="0" w:space="0" w:color="auto"/>
      </w:divBdr>
    </w:div>
    <w:div w:id="583807040">
      <w:bodyDiv w:val="1"/>
      <w:marLeft w:val="0"/>
      <w:marRight w:val="0"/>
      <w:marTop w:val="0"/>
      <w:marBottom w:val="0"/>
      <w:divBdr>
        <w:top w:val="none" w:sz="0" w:space="0" w:color="auto"/>
        <w:left w:val="none" w:sz="0" w:space="0" w:color="auto"/>
        <w:bottom w:val="none" w:sz="0" w:space="0" w:color="auto"/>
        <w:right w:val="none" w:sz="0" w:space="0" w:color="auto"/>
      </w:divBdr>
    </w:div>
    <w:div w:id="584143647">
      <w:bodyDiv w:val="1"/>
      <w:marLeft w:val="0"/>
      <w:marRight w:val="0"/>
      <w:marTop w:val="0"/>
      <w:marBottom w:val="0"/>
      <w:divBdr>
        <w:top w:val="none" w:sz="0" w:space="0" w:color="auto"/>
        <w:left w:val="none" w:sz="0" w:space="0" w:color="auto"/>
        <w:bottom w:val="none" w:sz="0" w:space="0" w:color="auto"/>
        <w:right w:val="none" w:sz="0" w:space="0" w:color="auto"/>
      </w:divBdr>
    </w:div>
    <w:div w:id="584531847">
      <w:bodyDiv w:val="1"/>
      <w:marLeft w:val="0"/>
      <w:marRight w:val="0"/>
      <w:marTop w:val="0"/>
      <w:marBottom w:val="0"/>
      <w:divBdr>
        <w:top w:val="none" w:sz="0" w:space="0" w:color="auto"/>
        <w:left w:val="none" w:sz="0" w:space="0" w:color="auto"/>
        <w:bottom w:val="none" w:sz="0" w:space="0" w:color="auto"/>
        <w:right w:val="none" w:sz="0" w:space="0" w:color="auto"/>
      </w:divBdr>
    </w:div>
    <w:div w:id="584800956">
      <w:bodyDiv w:val="1"/>
      <w:marLeft w:val="0"/>
      <w:marRight w:val="0"/>
      <w:marTop w:val="0"/>
      <w:marBottom w:val="0"/>
      <w:divBdr>
        <w:top w:val="none" w:sz="0" w:space="0" w:color="auto"/>
        <w:left w:val="none" w:sz="0" w:space="0" w:color="auto"/>
        <w:bottom w:val="none" w:sz="0" w:space="0" w:color="auto"/>
        <w:right w:val="none" w:sz="0" w:space="0" w:color="auto"/>
      </w:divBdr>
    </w:div>
    <w:div w:id="584919916">
      <w:bodyDiv w:val="1"/>
      <w:marLeft w:val="0"/>
      <w:marRight w:val="0"/>
      <w:marTop w:val="0"/>
      <w:marBottom w:val="0"/>
      <w:divBdr>
        <w:top w:val="none" w:sz="0" w:space="0" w:color="auto"/>
        <w:left w:val="none" w:sz="0" w:space="0" w:color="auto"/>
        <w:bottom w:val="none" w:sz="0" w:space="0" w:color="auto"/>
        <w:right w:val="none" w:sz="0" w:space="0" w:color="auto"/>
      </w:divBdr>
    </w:div>
    <w:div w:id="584992823">
      <w:bodyDiv w:val="1"/>
      <w:marLeft w:val="0"/>
      <w:marRight w:val="0"/>
      <w:marTop w:val="0"/>
      <w:marBottom w:val="0"/>
      <w:divBdr>
        <w:top w:val="none" w:sz="0" w:space="0" w:color="auto"/>
        <w:left w:val="none" w:sz="0" w:space="0" w:color="auto"/>
        <w:bottom w:val="none" w:sz="0" w:space="0" w:color="auto"/>
        <w:right w:val="none" w:sz="0" w:space="0" w:color="auto"/>
      </w:divBdr>
    </w:div>
    <w:div w:id="585112276">
      <w:bodyDiv w:val="1"/>
      <w:marLeft w:val="0"/>
      <w:marRight w:val="0"/>
      <w:marTop w:val="0"/>
      <w:marBottom w:val="0"/>
      <w:divBdr>
        <w:top w:val="none" w:sz="0" w:space="0" w:color="auto"/>
        <w:left w:val="none" w:sz="0" w:space="0" w:color="auto"/>
        <w:bottom w:val="none" w:sz="0" w:space="0" w:color="auto"/>
        <w:right w:val="none" w:sz="0" w:space="0" w:color="auto"/>
      </w:divBdr>
    </w:div>
    <w:div w:id="585114245">
      <w:bodyDiv w:val="1"/>
      <w:marLeft w:val="0"/>
      <w:marRight w:val="0"/>
      <w:marTop w:val="0"/>
      <w:marBottom w:val="0"/>
      <w:divBdr>
        <w:top w:val="none" w:sz="0" w:space="0" w:color="auto"/>
        <w:left w:val="none" w:sz="0" w:space="0" w:color="auto"/>
        <w:bottom w:val="none" w:sz="0" w:space="0" w:color="auto"/>
        <w:right w:val="none" w:sz="0" w:space="0" w:color="auto"/>
      </w:divBdr>
    </w:div>
    <w:div w:id="585191692">
      <w:bodyDiv w:val="1"/>
      <w:marLeft w:val="0"/>
      <w:marRight w:val="0"/>
      <w:marTop w:val="0"/>
      <w:marBottom w:val="0"/>
      <w:divBdr>
        <w:top w:val="none" w:sz="0" w:space="0" w:color="auto"/>
        <w:left w:val="none" w:sz="0" w:space="0" w:color="auto"/>
        <w:bottom w:val="none" w:sz="0" w:space="0" w:color="auto"/>
        <w:right w:val="none" w:sz="0" w:space="0" w:color="auto"/>
      </w:divBdr>
    </w:div>
    <w:div w:id="585312560">
      <w:bodyDiv w:val="1"/>
      <w:marLeft w:val="0"/>
      <w:marRight w:val="0"/>
      <w:marTop w:val="0"/>
      <w:marBottom w:val="0"/>
      <w:divBdr>
        <w:top w:val="none" w:sz="0" w:space="0" w:color="auto"/>
        <w:left w:val="none" w:sz="0" w:space="0" w:color="auto"/>
        <w:bottom w:val="none" w:sz="0" w:space="0" w:color="auto"/>
        <w:right w:val="none" w:sz="0" w:space="0" w:color="auto"/>
      </w:divBdr>
    </w:div>
    <w:div w:id="585696489">
      <w:bodyDiv w:val="1"/>
      <w:marLeft w:val="0"/>
      <w:marRight w:val="0"/>
      <w:marTop w:val="0"/>
      <w:marBottom w:val="0"/>
      <w:divBdr>
        <w:top w:val="none" w:sz="0" w:space="0" w:color="auto"/>
        <w:left w:val="none" w:sz="0" w:space="0" w:color="auto"/>
        <w:bottom w:val="none" w:sz="0" w:space="0" w:color="auto"/>
        <w:right w:val="none" w:sz="0" w:space="0" w:color="auto"/>
      </w:divBdr>
    </w:div>
    <w:div w:id="585845730">
      <w:bodyDiv w:val="1"/>
      <w:marLeft w:val="0"/>
      <w:marRight w:val="0"/>
      <w:marTop w:val="0"/>
      <w:marBottom w:val="0"/>
      <w:divBdr>
        <w:top w:val="none" w:sz="0" w:space="0" w:color="auto"/>
        <w:left w:val="none" w:sz="0" w:space="0" w:color="auto"/>
        <w:bottom w:val="none" w:sz="0" w:space="0" w:color="auto"/>
        <w:right w:val="none" w:sz="0" w:space="0" w:color="auto"/>
      </w:divBdr>
    </w:div>
    <w:div w:id="586111365">
      <w:bodyDiv w:val="1"/>
      <w:marLeft w:val="0"/>
      <w:marRight w:val="0"/>
      <w:marTop w:val="0"/>
      <w:marBottom w:val="0"/>
      <w:divBdr>
        <w:top w:val="none" w:sz="0" w:space="0" w:color="auto"/>
        <w:left w:val="none" w:sz="0" w:space="0" w:color="auto"/>
        <w:bottom w:val="none" w:sz="0" w:space="0" w:color="auto"/>
        <w:right w:val="none" w:sz="0" w:space="0" w:color="auto"/>
      </w:divBdr>
    </w:div>
    <w:div w:id="586185489">
      <w:bodyDiv w:val="1"/>
      <w:marLeft w:val="0"/>
      <w:marRight w:val="0"/>
      <w:marTop w:val="0"/>
      <w:marBottom w:val="0"/>
      <w:divBdr>
        <w:top w:val="none" w:sz="0" w:space="0" w:color="auto"/>
        <w:left w:val="none" w:sz="0" w:space="0" w:color="auto"/>
        <w:bottom w:val="none" w:sz="0" w:space="0" w:color="auto"/>
        <w:right w:val="none" w:sz="0" w:space="0" w:color="auto"/>
      </w:divBdr>
    </w:div>
    <w:div w:id="586573578">
      <w:bodyDiv w:val="1"/>
      <w:marLeft w:val="0"/>
      <w:marRight w:val="0"/>
      <w:marTop w:val="0"/>
      <w:marBottom w:val="0"/>
      <w:divBdr>
        <w:top w:val="none" w:sz="0" w:space="0" w:color="auto"/>
        <w:left w:val="none" w:sz="0" w:space="0" w:color="auto"/>
        <w:bottom w:val="none" w:sz="0" w:space="0" w:color="auto"/>
        <w:right w:val="none" w:sz="0" w:space="0" w:color="auto"/>
      </w:divBdr>
    </w:div>
    <w:div w:id="586577461">
      <w:bodyDiv w:val="1"/>
      <w:marLeft w:val="0"/>
      <w:marRight w:val="0"/>
      <w:marTop w:val="0"/>
      <w:marBottom w:val="0"/>
      <w:divBdr>
        <w:top w:val="none" w:sz="0" w:space="0" w:color="auto"/>
        <w:left w:val="none" w:sz="0" w:space="0" w:color="auto"/>
        <w:bottom w:val="none" w:sz="0" w:space="0" w:color="auto"/>
        <w:right w:val="none" w:sz="0" w:space="0" w:color="auto"/>
      </w:divBdr>
    </w:div>
    <w:div w:id="586772103">
      <w:bodyDiv w:val="1"/>
      <w:marLeft w:val="0"/>
      <w:marRight w:val="0"/>
      <w:marTop w:val="0"/>
      <w:marBottom w:val="0"/>
      <w:divBdr>
        <w:top w:val="none" w:sz="0" w:space="0" w:color="auto"/>
        <w:left w:val="none" w:sz="0" w:space="0" w:color="auto"/>
        <w:bottom w:val="none" w:sz="0" w:space="0" w:color="auto"/>
        <w:right w:val="none" w:sz="0" w:space="0" w:color="auto"/>
      </w:divBdr>
    </w:div>
    <w:div w:id="586840890">
      <w:bodyDiv w:val="1"/>
      <w:marLeft w:val="0"/>
      <w:marRight w:val="0"/>
      <w:marTop w:val="0"/>
      <w:marBottom w:val="0"/>
      <w:divBdr>
        <w:top w:val="none" w:sz="0" w:space="0" w:color="auto"/>
        <w:left w:val="none" w:sz="0" w:space="0" w:color="auto"/>
        <w:bottom w:val="none" w:sz="0" w:space="0" w:color="auto"/>
        <w:right w:val="none" w:sz="0" w:space="0" w:color="auto"/>
      </w:divBdr>
    </w:div>
    <w:div w:id="586882737">
      <w:bodyDiv w:val="1"/>
      <w:marLeft w:val="0"/>
      <w:marRight w:val="0"/>
      <w:marTop w:val="0"/>
      <w:marBottom w:val="0"/>
      <w:divBdr>
        <w:top w:val="none" w:sz="0" w:space="0" w:color="auto"/>
        <w:left w:val="none" w:sz="0" w:space="0" w:color="auto"/>
        <w:bottom w:val="none" w:sz="0" w:space="0" w:color="auto"/>
        <w:right w:val="none" w:sz="0" w:space="0" w:color="auto"/>
      </w:divBdr>
    </w:div>
    <w:div w:id="586958083">
      <w:bodyDiv w:val="1"/>
      <w:marLeft w:val="0"/>
      <w:marRight w:val="0"/>
      <w:marTop w:val="0"/>
      <w:marBottom w:val="0"/>
      <w:divBdr>
        <w:top w:val="none" w:sz="0" w:space="0" w:color="auto"/>
        <w:left w:val="none" w:sz="0" w:space="0" w:color="auto"/>
        <w:bottom w:val="none" w:sz="0" w:space="0" w:color="auto"/>
        <w:right w:val="none" w:sz="0" w:space="0" w:color="auto"/>
      </w:divBdr>
    </w:div>
    <w:div w:id="587269986">
      <w:bodyDiv w:val="1"/>
      <w:marLeft w:val="0"/>
      <w:marRight w:val="0"/>
      <w:marTop w:val="0"/>
      <w:marBottom w:val="0"/>
      <w:divBdr>
        <w:top w:val="none" w:sz="0" w:space="0" w:color="auto"/>
        <w:left w:val="none" w:sz="0" w:space="0" w:color="auto"/>
        <w:bottom w:val="none" w:sz="0" w:space="0" w:color="auto"/>
        <w:right w:val="none" w:sz="0" w:space="0" w:color="auto"/>
      </w:divBdr>
    </w:div>
    <w:div w:id="587270344">
      <w:bodyDiv w:val="1"/>
      <w:marLeft w:val="0"/>
      <w:marRight w:val="0"/>
      <w:marTop w:val="0"/>
      <w:marBottom w:val="0"/>
      <w:divBdr>
        <w:top w:val="none" w:sz="0" w:space="0" w:color="auto"/>
        <w:left w:val="none" w:sz="0" w:space="0" w:color="auto"/>
        <w:bottom w:val="none" w:sz="0" w:space="0" w:color="auto"/>
        <w:right w:val="none" w:sz="0" w:space="0" w:color="auto"/>
      </w:divBdr>
    </w:div>
    <w:div w:id="587271661">
      <w:bodyDiv w:val="1"/>
      <w:marLeft w:val="0"/>
      <w:marRight w:val="0"/>
      <w:marTop w:val="0"/>
      <w:marBottom w:val="0"/>
      <w:divBdr>
        <w:top w:val="none" w:sz="0" w:space="0" w:color="auto"/>
        <w:left w:val="none" w:sz="0" w:space="0" w:color="auto"/>
        <w:bottom w:val="none" w:sz="0" w:space="0" w:color="auto"/>
        <w:right w:val="none" w:sz="0" w:space="0" w:color="auto"/>
      </w:divBdr>
    </w:div>
    <w:div w:id="587614243">
      <w:bodyDiv w:val="1"/>
      <w:marLeft w:val="0"/>
      <w:marRight w:val="0"/>
      <w:marTop w:val="0"/>
      <w:marBottom w:val="0"/>
      <w:divBdr>
        <w:top w:val="none" w:sz="0" w:space="0" w:color="auto"/>
        <w:left w:val="none" w:sz="0" w:space="0" w:color="auto"/>
        <w:bottom w:val="none" w:sz="0" w:space="0" w:color="auto"/>
        <w:right w:val="none" w:sz="0" w:space="0" w:color="auto"/>
      </w:divBdr>
    </w:div>
    <w:div w:id="587618330">
      <w:bodyDiv w:val="1"/>
      <w:marLeft w:val="0"/>
      <w:marRight w:val="0"/>
      <w:marTop w:val="0"/>
      <w:marBottom w:val="0"/>
      <w:divBdr>
        <w:top w:val="none" w:sz="0" w:space="0" w:color="auto"/>
        <w:left w:val="none" w:sz="0" w:space="0" w:color="auto"/>
        <w:bottom w:val="none" w:sz="0" w:space="0" w:color="auto"/>
        <w:right w:val="none" w:sz="0" w:space="0" w:color="auto"/>
      </w:divBdr>
    </w:div>
    <w:div w:id="587692960">
      <w:bodyDiv w:val="1"/>
      <w:marLeft w:val="0"/>
      <w:marRight w:val="0"/>
      <w:marTop w:val="0"/>
      <w:marBottom w:val="0"/>
      <w:divBdr>
        <w:top w:val="none" w:sz="0" w:space="0" w:color="auto"/>
        <w:left w:val="none" w:sz="0" w:space="0" w:color="auto"/>
        <w:bottom w:val="none" w:sz="0" w:space="0" w:color="auto"/>
        <w:right w:val="none" w:sz="0" w:space="0" w:color="auto"/>
      </w:divBdr>
    </w:div>
    <w:div w:id="587813701">
      <w:bodyDiv w:val="1"/>
      <w:marLeft w:val="0"/>
      <w:marRight w:val="0"/>
      <w:marTop w:val="0"/>
      <w:marBottom w:val="0"/>
      <w:divBdr>
        <w:top w:val="none" w:sz="0" w:space="0" w:color="auto"/>
        <w:left w:val="none" w:sz="0" w:space="0" w:color="auto"/>
        <w:bottom w:val="none" w:sz="0" w:space="0" w:color="auto"/>
        <w:right w:val="none" w:sz="0" w:space="0" w:color="auto"/>
      </w:divBdr>
    </w:div>
    <w:div w:id="587885873">
      <w:bodyDiv w:val="1"/>
      <w:marLeft w:val="0"/>
      <w:marRight w:val="0"/>
      <w:marTop w:val="0"/>
      <w:marBottom w:val="0"/>
      <w:divBdr>
        <w:top w:val="none" w:sz="0" w:space="0" w:color="auto"/>
        <w:left w:val="none" w:sz="0" w:space="0" w:color="auto"/>
        <w:bottom w:val="none" w:sz="0" w:space="0" w:color="auto"/>
        <w:right w:val="none" w:sz="0" w:space="0" w:color="auto"/>
      </w:divBdr>
    </w:div>
    <w:div w:id="587888481">
      <w:bodyDiv w:val="1"/>
      <w:marLeft w:val="0"/>
      <w:marRight w:val="0"/>
      <w:marTop w:val="0"/>
      <w:marBottom w:val="0"/>
      <w:divBdr>
        <w:top w:val="none" w:sz="0" w:space="0" w:color="auto"/>
        <w:left w:val="none" w:sz="0" w:space="0" w:color="auto"/>
        <w:bottom w:val="none" w:sz="0" w:space="0" w:color="auto"/>
        <w:right w:val="none" w:sz="0" w:space="0" w:color="auto"/>
      </w:divBdr>
    </w:div>
    <w:div w:id="587931721">
      <w:bodyDiv w:val="1"/>
      <w:marLeft w:val="0"/>
      <w:marRight w:val="0"/>
      <w:marTop w:val="0"/>
      <w:marBottom w:val="0"/>
      <w:divBdr>
        <w:top w:val="none" w:sz="0" w:space="0" w:color="auto"/>
        <w:left w:val="none" w:sz="0" w:space="0" w:color="auto"/>
        <w:bottom w:val="none" w:sz="0" w:space="0" w:color="auto"/>
        <w:right w:val="none" w:sz="0" w:space="0" w:color="auto"/>
      </w:divBdr>
    </w:div>
    <w:div w:id="588151326">
      <w:bodyDiv w:val="1"/>
      <w:marLeft w:val="0"/>
      <w:marRight w:val="0"/>
      <w:marTop w:val="0"/>
      <w:marBottom w:val="0"/>
      <w:divBdr>
        <w:top w:val="none" w:sz="0" w:space="0" w:color="auto"/>
        <w:left w:val="none" w:sz="0" w:space="0" w:color="auto"/>
        <w:bottom w:val="none" w:sz="0" w:space="0" w:color="auto"/>
        <w:right w:val="none" w:sz="0" w:space="0" w:color="auto"/>
      </w:divBdr>
    </w:div>
    <w:div w:id="588316748">
      <w:bodyDiv w:val="1"/>
      <w:marLeft w:val="0"/>
      <w:marRight w:val="0"/>
      <w:marTop w:val="0"/>
      <w:marBottom w:val="0"/>
      <w:divBdr>
        <w:top w:val="none" w:sz="0" w:space="0" w:color="auto"/>
        <w:left w:val="none" w:sz="0" w:space="0" w:color="auto"/>
        <w:bottom w:val="none" w:sz="0" w:space="0" w:color="auto"/>
        <w:right w:val="none" w:sz="0" w:space="0" w:color="auto"/>
      </w:divBdr>
    </w:div>
    <w:div w:id="588387095">
      <w:bodyDiv w:val="1"/>
      <w:marLeft w:val="0"/>
      <w:marRight w:val="0"/>
      <w:marTop w:val="0"/>
      <w:marBottom w:val="0"/>
      <w:divBdr>
        <w:top w:val="none" w:sz="0" w:space="0" w:color="auto"/>
        <w:left w:val="none" w:sz="0" w:space="0" w:color="auto"/>
        <w:bottom w:val="none" w:sz="0" w:space="0" w:color="auto"/>
        <w:right w:val="none" w:sz="0" w:space="0" w:color="auto"/>
      </w:divBdr>
    </w:div>
    <w:div w:id="589042143">
      <w:bodyDiv w:val="1"/>
      <w:marLeft w:val="0"/>
      <w:marRight w:val="0"/>
      <w:marTop w:val="0"/>
      <w:marBottom w:val="0"/>
      <w:divBdr>
        <w:top w:val="none" w:sz="0" w:space="0" w:color="auto"/>
        <w:left w:val="none" w:sz="0" w:space="0" w:color="auto"/>
        <w:bottom w:val="none" w:sz="0" w:space="0" w:color="auto"/>
        <w:right w:val="none" w:sz="0" w:space="0" w:color="auto"/>
      </w:divBdr>
    </w:div>
    <w:div w:id="589047686">
      <w:bodyDiv w:val="1"/>
      <w:marLeft w:val="0"/>
      <w:marRight w:val="0"/>
      <w:marTop w:val="0"/>
      <w:marBottom w:val="0"/>
      <w:divBdr>
        <w:top w:val="none" w:sz="0" w:space="0" w:color="auto"/>
        <w:left w:val="none" w:sz="0" w:space="0" w:color="auto"/>
        <w:bottom w:val="none" w:sz="0" w:space="0" w:color="auto"/>
        <w:right w:val="none" w:sz="0" w:space="0" w:color="auto"/>
      </w:divBdr>
    </w:div>
    <w:div w:id="589241764">
      <w:bodyDiv w:val="1"/>
      <w:marLeft w:val="0"/>
      <w:marRight w:val="0"/>
      <w:marTop w:val="0"/>
      <w:marBottom w:val="0"/>
      <w:divBdr>
        <w:top w:val="none" w:sz="0" w:space="0" w:color="auto"/>
        <w:left w:val="none" w:sz="0" w:space="0" w:color="auto"/>
        <w:bottom w:val="none" w:sz="0" w:space="0" w:color="auto"/>
        <w:right w:val="none" w:sz="0" w:space="0" w:color="auto"/>
      </w:divBdr>
    </w:div>
    <w:div w:id="589310989">
      <w:bodyDiv w:val="1"/>
      <w:marLeft w:val="0"/>
      <w:marRight w:val="0"/>
      <w:marTop w:val="0"/>
      <w:marBottom w:val="0"/>
      <w:divBdr>
        <w:top w:val="none" w:sz="0" w:space="0" w:color="auto"/>
        <w:left w:val="none" w:sz="0" w:space="0" w:color="auto"/>
        <w:bottom w:val="none" w:sz="0" w:space="0" w:color="auto"/>
        <w:right w:val="none" w:sz="0" w:space="0" w:color="auto"/>
      </w:divBdr>
    </w:div>
    <w:div w:id="589433867">
      <w:bodyDiv w:val="1"/>
      <w:marLeft w:val="0"/>
      <w:marRight w:val="0"/>
      <w:marTop w:val="0"/>
      <w:marBottom w:val="0"/>
      <w:divBdr>
        <w:top w:val="none" w:sz="0" w:space="0" w:color="auto"/>
        <w:left w:val="none" w:sz="0" w:space="0" w:color="auto"/>
        <w:bottom w:val="none" w:sz="0" w:space="0" w:color="auto"/>
        <w:right w:val="none" w:sz="0" w:space="0" w:color="auto"/>
      </w:divBdr>
    </w:div>
    <w:div w:id="589437047">
      <w:bodyDiv w:val="1"/>
      <w:marLeft w:val="0"/>
      <w:marRight w:val="0"/>
      <w:marTop w:val="0"/>
      <w:marBottom w:val="0"/>
      <w:divBdr>
        <w:top w:val="none" w:sz="0" w:space="0" w:color="auto"/>
        <w:left w:val="none" w:sz="0" w:space="0" w:color="auto"/>
        <w:bottom w:val="none" w:sz="0" w:space="0" w:color="auto"/>
        <w:right w:val="none" w:sz="0" w:space="0" w:color="auto"/>
      </w:divBdr>
    </w:div>
    <w:div w:id="589893586">
      <w:bodyDiv w:val="1"/>
      <w:marLeft w:val="0"/>
      <w:marRight w:val="0"/>
      <w:marTop w:val="0"/>
      <w:marBottom w:val="0"/>
      <w:divBdr>
        <w:top w:val="none" w:sz="0" w:space="0" w:color="auto"/>
        <w:left w:val="none" w:sz="0" w:space="0" w:color="auto"/>
        <w:bottom w:val="none" w:sz="0" w:space="0" w:color="auto"/>
        <w:right w:val="none" w:sz="0" w:space="0" w:color="auto"/>
      </w:divBdr>
    </w:div>
    <w:div w:id="589896157">
      <w:bodyDiv w:val="1"/>
      <w:marLeft w:val="0"/>
      <w:marRight w:val="0"/>
      <w:marTop w:val="0"/>
      <w:marBottom w:val="0"/>
      <w:divBdr>
        <w:top w:val="none" w:sz="0" w:space="0" w:color="auto"/>
        <w:left w:val="none" w:sz="0" w:space="0" w:color="auto"/>
        <w:bottom w:val="none" w:sz="0" w:space="0" w:color="auto"/>
        <w:right w:val="none" w:sz="0" w:space="0" w:color="auto"/>
      </w:divBdr>
    </w:div>
    <w:div w:id="589966451">
      <w:bodyDiv w:val="1"/>
      <w:marLeft w:val="0"/>
      <w:marRight w:val="0"/>
      <w:marTop w:val="0"/>
      <w:marBottom w:val="0"/>
      <w:divBdr>
        <w:top w:val="none" w:sz="0" w:space="0" w:color="auto"/>
        <w:left w:val="none" w:sz="0" w:space="0" w:color="auto"/>
        <w:bottom w:val="none" w:sz="0" w:space="0" w:color="auto"/>
        <w:right w:val="none" w:sz="0" w:space="0" w:color="auto"/>
      </w:divBdr>
    </w:div>
    <w:div w:id="590092279">
      <w:bodyDiv w:val="1"/>
      <w:marLeft w:val="0"/>
      <w:marRight w:val="0"/>
      <w:marTop w:val="0"/>
      <w:marBottom w:val="0"/>
      <w:divBdr>
        <w:top w:val="none" w:sz="0" w:space="0" w:color="auto"/>
        <w:left w:val="none" w:sz="0" w:space="0" w:color="auto"/>
        <w:bottom w:val="none" w:sz="0" w:space="0" w:color="auto"/>
        <w:right w:val="none" w:sz="0" w:space="0" w:color="auto"/>
      </w:divBdr>
    </w:div>
    <w:div w:id="590118007">
      <w:bodyDiv w:val="1"/>
      <w:marLeft w:val="0"/>
      <w:marRight w:val="0"/>
      <w:marTop w:val="0"/>
      <w:marBottom w:val="0"/>
      <w:divBdr>
        <w:top w:val="none" w:sz="0" w:space="0" w:color="auto"/>
        <w:left w:val="none" w:sz="0" w:space="0" w:color="auto"/>
        <w:bottom w:val="none" w:sz="0" w:space="0" w:color="auto"/>
        <w:right w:val="none" w:sz="0" w:space="0" w:color="auto"/>
      </w:divBdr>
    </w:div>
    <w:div w:id="590234527">
      <w:bodyDiv w:val="1"/>
      <w:marLeft w:val="0"/>
      <w:marRight w:val="0"/>
      <w:marTop w:val="0"/>
      <w:marBottom w:val="0"/>
      <w:divBdr>
        <w:top w:val="none" w:sz="0" w:space="0" w:color="auto"/>
        <w:left w:val="none" w:sz="0" w:space="0" w:color="auto"/>
        <w:bottom w:val="none" w:sz="0" w:space="0" w:color="auto"/>
        <w:right w:val="none" w:sz="0" w:space="0" w:color="auto"/>
      </w:divBdr>
    </w:div>
    <w:div w:id="590235889">
      <w:bodyDiv w:val="1"/>
      <w:marLeft w:val="0"/>
      <w:marRight w:val="0"/>
      <w:marTop w:val="0"/>
      <w:marBottom w:val="0"/>
      <w:divBdr>
        <w:top w:val="none" w:sz="0" w:space="0" w:color="auto"/>
        <w:left w:val="none" w:sz="0" w:space="0" w:color="auto"/>
        <w:bottom w:val="none" w:sz="0" w:space="0" w:color="auto"/>
        <w:right w:val="none" w:sz="0" w:space="0" w:color="auto"/>
      </w:divBdr>
    </w:div>
    <w:div w:id="590242901">
      <w:bodyDiv w:val="1"/>
      <w:marLeft w:val="0"/>
      <w:marRight w:val="0"/>
      <w:marTop w:val="0"/>
      <w:marBottom w:val="0"/>
      <w:divBdr>
        <w:top w:val="none" w:sz="0" w:space="0" w:color="auto"/>
        <w:left w:val="none" w:sz="0" w:space="0" w:color="auto"/>
        <w:bottom w:val="none" w:sz="0" w:space="0" w:color="auto"/>
        <w:right w:val="none" w:sz="0" w:space="0" w:color="auto"/>
      </w:divBdr>
    </w:div>
    <w:div w:id="590548601">
      <w:bodyDiv w:val="1"/>
      <w:marLeft w:val="0"/>
      <w:marRight w:val="0"/>
      <w:marTop w:val="0"/>
      <w:marBottom w:val="0"/>
      <w:divBdr>
        <w:top w:val="none" w:sz="0" w:space="0" w:color="auto"/>
        <w:left w:val="none" w:sz="0" w:space="0" w:color="auto"/>
        <w:bottom w:val="none" w:sz="0" w:space="0" w:color="auto"/>
        <w:right w:val="none" w:sz="0" w:space="0" w:color="auto"/>
      </w:divBdr>
    </w:div>
    <w:div w:id="590553498">
      <w:bodyDiv w:val="1"/>
      <w:marLeft w:val="0"/>
      <w:marRight w:val="0"/>
      <w:marTop w:val="0"/>
      <w:marBottom w:val="0"/>
      <w:divBdr>
        <w:top w:val="none" w:sz="0" w:space="0" w:color="auto"/>
        <w:left w:val="none" w:sz="0" w:space="0" w:color="auto"/>
        <w:bottom w:val="none" w:sz="0" w:space="0" w:color="auto"/>
        <w:right w:val="none" w:sz="0" w:space="0" w:color="auto"/>
      </w:divBdr>
    </w:div>
    <w:div w:id="590626600">
      <w:bodyDiv w:val="1"/>
      <w:marLeft w:val="0"/>
      <w:marRight w:val="0"/>
      <w:marTop w:val="0"/>
      <w:marBottom w:val="0"/>
      <w:divBdr>
        <w:top w:val="none" w:sz="0" w:space="0" w:color="auto"/>
        <w:left w:val="none" w:sz="0" w:space="0" w:color="auto"/>
        <w:bottom w:val="none" w:sz="0" w:space="0" w:color="auto"/>
        <w:right w:val="none" w:sz="0" w:space="0" w:color="auto"/>
      </w:divBdr>
    </w:div>
    <w:div w:id="590891824">
      <w:bodyDiv w:val="1"/>
      <w:marLeft w:val="0"/>
      <w:marRight w:val="0"/>
      <w:marTop w:val="0"/>
      <w:marBottom w:val="0"/>
      <w:divBdr>
        <w:top w:val="none" w:sz="0" w:space="0" w:color="auto"/>
        <w:left w:val="none" w:sz="0" w:space="0" w:color="auto"/>
        <w:bottom w:val="none" w:sz="0" w:space="0" w:color="auto"/>
        <w:right w:val="none" w:sz="0" w:space="0" w:color="auto"/>
      </w:divBdr>
    </w:div>
    <w:div w:id="590892078">
      <w:bodyDiv w:val="1"/>
      <w:marLeft w:val="0"/>
      <w:marRight w:val="0"/>
      <w:marTop w:val="0"/>
      <w:marBottom w:val="0"/>
      <w:divBdr>
        <w:top w:val="none" w:sz="0" w:space="0" w:color="auto"/>
        <w:left w:val="none" w:sz="0" w:space="0" w:color="auto"/>
        <w:bottom w:val="none" w:sz="0" w:space="0" w:color="auto"/>
        <w:right w:val="none" w:sz="0" w:space="0" w:color="auto"/>
      </w:divBdr>
    </w:div>
    <w:div w:id="590895334">
      <w:bodyDiv w:val="1"/>
      <w:marLeft w:val="0"/>
      <w:marRight w:val="0"/>
      <w:marTop w:val="0"/>
      <w:marBottom w:val="0"/>
      <w:divBdr>
        <w:top w:val="none" w:sz="0" w:space="0" w:color="auto"/>
        <w:left w:val="none" w:sz="0" w:space="0" w:color="auto"/>
        <w:bottom w:val="none" w:sz="0" w:space="0" w:color="auto"/>
        <w:right w:val="none" w:sz="0" w:space="0" w:color="auto"/>
      </w:divBdr>
    </w:div>
    <w:div w:id="591163918">
      <w:bodyDiv w:val="1"/>
      <w:marLeft w:val="0"/>
      <w:marRight w:val="0"/>
      <w:marTop w:val="0"/>
      <w:marBottom w:val="0"/>
      <w:divBdr>
        <w:top w:val="none" w:sz="0" w:space="0" w:color="auto"/>
        <w:left w:val="none" w:sz="0" w:space="0" w:color="auto"/>
        <w:bottom w:val="none" w:sz="0" w:space="0" w:color="auto"/>
        <w:right w:val="none" w:sz="0" w:space="0" w:color="auto"/>
      </w:divBdr>
    </w:div>
    <w:div w:id="591428611">
      <w:bodyDiv w:val="1"/>
      <w:marLeft w:val="0"/>
      <w:marRight w:val="0"/>
      <w:marTop w:val="0"/>
      <w:marBottom w:val="0"/>
      <w:divBdr>
        <w:top w:val="none" w:sz="0" w:space="0" w:color="auto"/>
        <w:left w:val="none" w:sz="0" w:space="0" w:color="auto"/>
        <w:bottom w:val="none" w:sz="0" w:space="0" w:color="auto"/>
        <w:right w:val="none" w:sz="0" w:space="0" w:color="auto"/>
      </w:divBdr>
    </w:div>
    <w:div w:id="591549718">
      <w:bodyDiv w:val="1"/>
      <w:marLeft w:val="0"/>
      <w:marRight w:val="0"/>
      <w:marTop w:val="0"/>
      <w:marBottom w:val="0"/>
      <w:divBdr>
        <w:top w:val="none" w:sz="0" w:space="0" w:color="auto"/>
        <w:left w:val="none" w:sz="0" w:space="0" w:color="auto"/>
        <w:bottom w:val="none" w:sz="0" w:space="0" w:color="auto"/>
        <w:right w:val="none" w:sz="0" w:space="0" w:color="auto"/>
      </w:divBdr>
    </w:div>
    <w:div w:id="591667317">
      <w:bodyDiv w:val="1"/>
      <w:marLeft w:val="0"/>
      <w:marRight w:val="0"/>
      <w:marTop w:val="0"/>
      <w:marBottom w:val="0"/>
      <w:divBdr>
        <w:top w:val="none" w:sz="0" w:space="0" w:color="auto"/>
        <w:left w:val="none" w:sz="0" w:space="0" w:color="auto"/>
        <w:bottom w:val="none" w:sz="0" w:space="0" w:color="auto"/>
        <w:right w:val="none" w:sz="0" w:space="0" w:color="auto"/>
      </w:divBdr>
    </w:div>
    <w:div w:id="592008263">
      <w:bodyDiv w:val="1"/>
      <w:marLeft w:val="0"/>
      <w:marRight w:val="0"/>
      <w:marTop w:val="0"/>
      <w:marBottom w:val="0"/>
      <w:divBdr>
        <w:top w:val="none" w:sz="0" w:space="0" w:color="auto"/>
        <w:left w:val="none" w:sz="0" w:space="0" w:color="auto"/>
        <w:bottom w:val="none" w:sz="0" w:space="0" w:color="auto"/>
        <w:right w:val="none" w:sz="0" w:space="0" w:color="auto"/>
      </w:divBdr>
    </w:div>
    <w:div w:id="592055267">
      <w:bodyDiv w:val="1"/>
      <w:marLeft w:val="0"/>
      <w:marRight w:val="0"/>
      <w:marTop w:val="0"/>
      <w:marBottom w:val="0"/>
      <w:divBdr>
        <w:top w:val="none" w:sz="0" w:space="0" w:color="auto"/>
        <w:left w:val="none" w:sz="0" w:space="0" w:color="auto"/>
        <w:bottom w:val="none" w:sz="0" w:space="0" w:color="auto"/>
        <w:right w:val="none" w:sz="0" w:space="0" w:color="auto"/>
      </w:divBdr>
    </w:div>
    <w:div w:id="592208555">
      <w:bodyDiv w:val="1"/>
      <w:marLeft w:val="0"/>
      <w:marRight w:val="0"/>
      <w:marTop w:val="0"/>
      <w:marBottom w:val="0"/>
      <w:divBdr>
        <w:top w:val="none" w:sz="0" w:space="0" w:color="auto"/>
        <w:left w:val="none" w:sz="0" w:space="0" w:color="auto"/>
        <w:bottom w:val="none" w:sz="0" w:space="0" w:color="auto"/>
        <w:right w:val="none" w:sz="0" w:space="0" w:color="auto"/>
      </w:divBdr>
    </w:div>
    <w:div w:id="592785754">
      <w:bodyDiv w:val="1"/>
      <w:marLeft w:val="0"/>
      <w:marRight w:val="0"/>
      <w:marTop w:val="0"/>
      <w:marBottom w:val="0"/>
      <w:divBdr>
        <w:top w:val="none" w:sz="0" w:space="0" w:color="auto"/>
        <w:left w:val="none" w:sz="0" w:space="0" w:color="auto"/>
        <w:bottom w:val="none" w:sz="0" w:space="0" w:color="auto"/>
        <w:right w:val="none" w:sz="0" w:space="0" w:color="auto"/>
      </w:divBdr>
    </w:div>
    <w:div w:id="592858010">
      <w:bodyDiv w:val="1"/>
      <w:marLeft w:val="0"/>
      <w:marRight w:val="0"/>
      <w:marTop w:val="0"/>
      <w:marBottom w:val="0"/>
      <w:divBdr>
        <w:top w:val="none" w:sz="0" w:space="0" w:color="auto"/>
        <w:left w:val="none" w:sz="0" w:space="0" w:color="auto"/>
        <w:bottom w:val="none" w:sz="0" w:space="0" w:color="auto"/>
        <w:right w:val="none" w:sz="0" w:space="0" w:color="auto"/>
      </w:divBdr>
    </w:div>
    <w:div w:id="592934784">
      <w:bodyDiv w:val="1"/>
      <w:marLeft w:val="0"/>
      <w:marRight w:val="0"/>
      <w:marTop w:val="0"/>
      <w:marBottom w:val="0"/>
      <w:divBdr>
        <w:top w:val="none" w:sz="0" w:space="0" w:color="auto"/>
        <w:left w:val="none" w:sz="0" w:space="0" w:color="auto"/>
        <w:bottom w:val="none" w:sz="0" w:space="0" w:color="auto"/>
        <w:right w:val="none" w:sz="0" w:space="0" w:color="auto"/>
      </w:divBdr>
    </w:div>
    <w:div w:id="593055346">
      <w:bodyDiv w:val="1"/>
      <w:marLeft w:val="0"/>
      <w:marRight w:val="0"/>
      <w:marTop w:val="0"/>
      <w:marBottom w:val="0"/>
      <w:divBdr>
        <w:top w:val="none" w:sz="0" w:space="0" w:color="auto"/>
        <w:left w:val="none" w:sz="0" w:space="0" w:color="auto"/>
        <w:bottom w:val="none" w:sz="0" w:space="0" w:color="auto"/>
        <w:right w:val="none" w:sz="0" w:space="0" w:color="auto"/>
      </w:divBdr>
    </w:div>
    <w:div w:id="593055408">
      <w:bodyDiv w:val="1"/>
      <w:marLeft w:val="0"/>
      <w:marRight w:val="0"/>
      <w:marTop w:val="0"/>
      <w:marBottom w:val="0"/>
      <w:divBdr>
        <w:top w:val="none" w:sz="0" w:space="0" w:color="auto"/>
        <w:left w:val="none" w:sz="0" w:space="0" w:color="auto"/>
        <w:bottom w:val="none" w:sz="0" w:space="0" w:color="auto"/>
        <w:right w:val="none" w:sz="0" w:space="0" w:color="auto"/>
      </w:divBdr>
    </w:div>
    <w:div w:id="593170879">
      <w:bodyDiv w:val="1"/>
      <w:marLeft w:val="0"/>
      <w:marRight w:val="0"/>
      <w:marTop w:val="0"/>
      <w:marBottom w:val="0"/>
      <w:divBdr>
        <w:top w:val="none" w:sz="0" w:space="0" w:color="auto"/>
        <w:left w:val="none" w:sz="0" w:space="0" w:color="auto"/>
        <w:bottom w:val="none" w:sz="0" w:space="0" w:color="auto"/>
        <w:right w:val="none" w:sz="0" w:space="0" w:color="auto"/>
      </w:divBdr>
    </w:div>
    <w:div w:id="593174491">
      <w:bodyDiv w:val="1"/>
      <w:marLeft w:val="0"/>
      <w:marRight w:val="0"/>
      <w:marTop w:val="0"/>
      <w:marBottom w:val="0"/>
      <w:divBdr>
        <w:top w:val="none" w:sz="0" w:space="0" w:color="auto"/>
        <w:left w:val="none" w:sz="0" w:space="0" w:color="auto"/>
        <w:bottom w:val="none" w:sz="0" w:space="0" w:color="auto"/>
        <w:right w:val="none" w:sz="0" w:space="0" w:color="auto"/>
      </w:divBdr>
    </w:div>
    <w:div w:id="593321019">
      <w:bodyDiv w:val="1"/>
      <w:marLeft w:val="0"/>
      <w:marRight w:val="0"/>
      <w:marTop w:val="0"/>
      <w:marBottom w:val="0"/>
      <w:divBdr>
        <w:top w:val="none" w:sz="0" w:space="0" w:color="auto"/>
        <w:left w:val="none" w:sz="0" w:space="0" w:color="auto"/>
        <w:bottom w:val="none" w:sz="0" w:space="0" w:color="auto"/>
        <w:right w:val="none" w:sz="0" w:space="0" w:color="auto"/>
      </w:divBdr>
    </w:div>
    <w:div w:id="593782555">
      <w:bodyDiv w:val="1"/>
      <w:marLeft w:val="0"/>
      <w:marRight w:val="0"/>
      <w:marTop w:val="0"/>
      <w:marBottom w:val="0"/>
      <w:divBdr>
        <w:top w:val="none" w:sz="0" w:space="0" w:color="auto"/>
        <w:left w:val="none" w:sz="0" w:space="0" w:color="auto"/>
        <w:bottom w:val="none" w:sz="0" w:space="0" w:color="auto"/>
        <w:right w:val="none" w:sz="0" w:space="0" w:color="auto"/>
      </w:divBdr>
    </w:div>
    <w:div w:id="593897682">
      <w:bodyDiv w:val="1"/>
      <w:marLeft w:val="0"/>
      <w:marRight w:val="0"/>
      <w:marTop w:val="0"/>
      <w:marBottom w:val="0"/>
      <w:divBdr>
        <w:top w:val="none" w:sz="0" w:space="0" w:color="auto"/>
        <w:left w:val="none" w:sz="0" w:space="0" w:color="auto"/>
        <w:bottom w:val="none" w:sz="0" w:space="0" w:color="auto"/>
        <w:right w:val="none" w:sz="0" w:space="0" w:color="auto"/>
      </w:divBdr>
    </w:div>
    <w:div w:id="594092557">
      <w:bodyDiv w:val="1"/>
      <w:marLeft w:val="0"/>
      <w:marRight w:val="0"/>
      <w:marTop w:val="0"/>
      <w:marBottom w:val="0"/>
      <w:divBdr>
        <w:top w:val="none" w:sz="0" w:space="0" w:color="auto"/>
        <w:left w:val="none" w:sz="0" w:space="0" w:color="auto"/>
        <w:bottom w:val="none" w:sz="0" w:space="0" w:color="auto"/>
        <w:right w:val="none" w:sz="0" w:space="0" w:color="auto"/>
      </w:divBdr>
    </w:div>
    <w:div w:id="594241794">
      <w:bodyDiv w:val="1"/>
      <w:marLeft w:val="0"/>
      <w:marRight w:val="0"/>
      <w:marTop w:val="0"/>
      <w:marBottom w:val="0"/>
      <w:divBdr>
        <w:top w:val="none" w:sz="0" w:space="0" w:color="auto"/>
        <w:left w:val="none" w:sz="0" w:space="0" w:color="auto"/>
        <w:bottom w:val="none" w:sz="0" w:space="0" w:color="auto"/>
        <w:right w:val="none" w:sz="0" w:space="0" w:color="auto"/>
      </w:divBdr>
    </w:div>
    <w:div w:id="594366931">
      <w:bodyDiv w:val="1"/>
      <w:marLeft w:val="0"/>
      <w:marRight w:val="0"/>
      <w:marTop w:val="0"/>
      <w:marBottom w:val="0"/>
      <w:divBdr>
        <w:top w:val="none" w:sz="0" w:space="0" w:color="auto"/>
        <w:left w:val="none" w:sz="0" w:space="0" w:color="auto"/>
        <w:bottom w:val="none" w:sz="0" w:space="0" w:color="auto"/>
        <w:right w:val="none" w:sz="0" w:space="0" w:color="auto"/>
      </w:divBdr>
    </w:div>
    <w:div w:id="594437247">
      <w:bodyDiv w:val="1"/>
      <w:marLeft w:val="0"/>
      <w:marRight w:val="0"/>
      <w:marTop w:val="0"/>
      <w:marBottom w:val="0"/>
      <w:divBdr>
        <w:top w:val="none" w:sz="0" w:space="0" w:color="auto"/>
        <w:left w:val="none" w:sz="0" w:space="0" w:color="auto"/>
        <w:bottom w:val="none" w:sz="0" w:space="0" w:color="auto"/>
        <w:right w:val="none" w:sz="0" w:space="0" w:color="auto"/>
      </w:divBdr>
    </w:div>
    <w:div w:id="594443232">
      <w:bodyDiv w:val="1"/>
      <w:marLeft w:val="0"/>
      <w:marRight w:val="0"/>
      <w:marTop w:val="0"/>
      <w:marBottom w:val="0"/>
      <w:divBdr>
        <w:top w:val="none" w:sz="0" w:space="0" w:color="auto"/>
        <w:left w:val="none" w:sz="0" w:space="0" w:color="auto"/>
        <w:bottom w:val="none" w:sz="0" w:space="0" w:color="auto"/>
        <w:right w:val="none" w:sz="0" w:space="0" w:color="auto"/>
      </w:divBdr>
    </w:div>
    <w:div w:id="594754584">
      <w:bodyDiv w:val="1"/>
      <w:marLeft w:val="0"/>
      <w:marRight w:val="0"/>
      <w:marTop w:val="0"/>
      <w:marBottom w:val="0"/>
      <w:divBdr>
        <w:top w:val="none" w:sz="0" w:space="0" w:color="auto"/>
        <w:left w:val="none" w:sz="0" w:space="0" w:color="auto"/>
        <w:bottom w:val="none" w:sz="0" w:space="0" w:color="auto"/>
        <w:right w:val="none" w:sz="0" w:space="0" w:color="auto"/>
      </w:divBdr>
    </w:div>
    <w:div w:id="594943461">
      <w:bodyDiv w:val="1"/>
      <w:marLeft w:val="0"/>
      <w:marRight w:val="0"/>
      <w:marTop w:val="0"/>
      <w:marBottom w:val="0"/>
      <w:divBdr>
        <w:top w:val="none" w:sz="0" w:space="0" w:color="auto"/>
        <w:left w:val="none" w:sz="0" w:space="0" w:color="auto"/>
        <w:bottom w:val="none" w:sz="0" w:space="0" w:color="auto"/>
        <w:right w:val="none" w:sz="0" w:space="0" w:color="auto"/>
      </w:divBdr>
    </w:div>
    <w:div w:id="595095743">
      <w:bodyDiv w:val="1"/>
      <w:marLeft w:val="0"/>
      <w:marRight w:val="0"/>
      <w:marTop w:val="0"/>
      <w:marBottom w:val="0"/>
      <w:divBdr>
        <w:top w:val="none" w:sz="0" w:space="0" w:color="auto"/>
        <w:left w:val="none" w:sz="0" w:space="0" w:color="auto"/>
        <w:bottom w:val="none" w:sz="0" w:space="0" w:color="auto"/>
        <w:right w:val="none" w:sz="0" w:space="0" w:color="auto"/>
      </w:divBdr>
    </w:div>
    <w:div w:id="595284846">
      <w:bodyDiv w:val="1"/>
      <w:marLeft w:val="0"/>
      <w:marRight w:val="0"/>
      <w:marTop w:val="0"/>
      <w:marBottom w:val="0"/>
      <w:divBdr>
        <w:top w:val="none" w:sz="0" w:space="0" w:color="auto"/>
        <w:left w:val="none" w:sz="0" w:space="0" w:color="auto"/>
        <w:bottom w:val="none" w:sz="0" w:space="0" w:color="auto"/>
        <w:right w:val="none" w:sz="0" w:space="0" w:color="auto"/>
      </w:divBdr>
    </w:div>
    <w:div w:id="595551857">
      <w:bodyDiv w:val="1"/>
      <w:marLeft w:val="0"/>
      <w:marRight w:val="0"/>
      <w:marTop w:val="0"/>
      <w:marBottom w:val="0"/>
      <w:divBdr>
        <w:top w:val="none" w:sz="0" w:space="0" w:color="auto"/>
        <w:left w:val="none" w:sz="0" w:space="0" w:color="auto"/>
        <w:bottom w:val="none" w:sz="0" w:space="0" w:color="auto"/>
        <w:right w:val="none" w:sz="0" w:space="0" w:color="auto"/>
      </w:divBdr>
    </w:div>
    <w:div w:id="595939440">
      <w:bodyDiv w:val="1"/>
      <w:marLeft w:val="0"/>
      <w:marRight w:val="0"/>
      <w:marTop w:val="0"/>
      <w:marBottom w:val="0"/>
      <w:divBdr>
        <w:top w:val="none" w:sz="0" w:space="0" w:color="auto"/>
        <w:left w:val="none" w:sz="0" w:space="0" w:color="auto"/>
        <w:bottom w:val="none" w:sz="0" w:space="0" w:color="auto"/>
        <w:right w:val="none" w:sz="0" w:space="0" w:color="auto"/>
      </w:divBdr>
    </w:div>
    <w:div w:id="595988262">
      <w:bodyDiv w:val="1"/>
      <w:marLeft w:val="0"/>
      <w:marRight w:val="0"/>
      <w:marTop w:val="0"/>
      <w:marBottom w:val="0"/>
      <w:divBdr>
        <w:top w:val="none" w:sz="0" w:space="0" w:color="auto"/>
        <w:left w:val="none" w:sz="0" w:space="0" w:color="auto"/>
        <w:bottom w:val="none" w:sz="0" w:space="0" w:color="auto"/>
        <w:right w:val="none" w:sz="0" w:space="0" w:color="auto"/>
      </w:divBdr>
    </w:div>
    <w:div w:id="596138614">
      <w:bodyDiv w:val="1"/>
      <w:marLeft w:val="0"/>
      <w:marRight w:val="0"/>
      <w:marTop w:val="0"/>
      <w:marBottom w:val="0"/>
      <w:divBdr>
        <w:top w:val="none" w:sz="0" w:space="0" w:color="auto"/>
        <w:left w:val="none" w:sz="0" w:space="0" w:color="auto"/>
        <w:bottom w:val="none" w:sz="0" w:space="0" w:color="auto"/>
        <w:right w:val="none" w:sz="0" w:space="0" w:color="auto"/>
      </w:divBdr>
    </w:div>
    <w:div w:id="596212526">
      <w:bodyDiv w:val="1"/>
      <w:marLeft w:val="0"/>
      <w:marRight w:val="0"/>
      <w:marTop w:val="0"/>
      <w:marBottom w:val="0"/>
      <w:divBdr>
        <w:top w:val="none" w:sz="0" w:space="0" w:color="auto"/>
        <w:left w:val="none" w:sz="0" w:space="0" w:color="auto"/>
        <w:bottom w:val="none" w:sz="0" w:space="0" w:color="auto"/>
        <w:right w:val="none" w:sz="0" w:space="0" w:color="auto"/>
      </w:divBdr>
    </w:div>
    <w:div w:id="596255392">
      <w:bodyDiv w:val="1"/>
      <w:marLeft w:val="0"/>
      <w:marRight w:val="0"/>
      <w:marTop w:val="0"/>
      <w:marBottom w:val="0"/>
      <w:divBdr>
        <w:top w:val="none" w:sz="0" w:space="0" w:color="auto"/>
        <w:left w:val="none" w:sz="0" w:space="0" w:color="auto"/>
        <w:bottom w:val="none" w:sz="0" w:space="0" w:color="auto"/>
        <w:right w:val="none" w:sz="0" w:space="0" w:color="auto"/>
      </w:divBdr>
    </w:div>
    <w:div w:id="596444133">
      <w:bodyDiv w:val="1"/>
      <w:marLeft w:val="0"/>
      <w:marRight w:val="0"/>
      <w:marTop w:val="0"/>
      <w:marBottom w:val="0"/>
      <w:divBdr>
        <w:top w:val="none" w:sz="0" w:space="0" w:color="auto"/>
        <w:left w:val="none" w:sz="0" w:space="0" w:color="auto"/>
        <w:bottom w:val="none" w:sz="0" w:space="0" w:color="auto"/>
        <w:right w:val="none" w:sz="0" w:space="0" w:color="auto"/>
      </w:divBdr>
    </w:div>
    <w:div w:id="596522117">
      <w:bodyDiv w:val="1"/>
      <w:marLeft w:val="0"/>
      <w:marRight w:val="0"/>
      <w:marTop w:val="0"/>
      <w:marBottom w:val="0"/>
      <w:divBdr>
        <w:top w:val="none" w:sz="0" w:space="0" w:color="auto"/>
        <w:left w:val="none" w:sz="0" w:space="0" w:color="auto"/>
        <w:bottom w:val="none" w:sz="0" w:space="0" w:color="auto"/>
        <w:right w:val="none" w:sz="0" w:space="0" w:color="auto"/>
      </w:divBdr>
    </w:div>
    <w:div w:id="596712296">
      <w:bodyDiv w:val="1"/>
      <w:marLeft w:val="0"/>
      <w:marRight w:val="0"/>
      <w:marTop w:val="0"/>
      <w:marBottom w:val="0"/>
      <w:divBdr>
        <w:top w:val="none" w:sz="0" w:space="0" w:color="auto"/>
        <w:left w:val="none" w:sz="0" w:space="0" w:color="auto"/>
        <w:bottom w:val="none" w:sz="0" w:space="0" w:color="auto"/>
        <w:right w:val="none" w:sz="0" w:space="0" w:color="auto"/>
      </w:divBdr>
    </w:div>
    <w:div w:id="596793056">
      <w:bodyDiv w:val="1"/>
      <w:marLeft w:val="0"/>
      <w:marRight w:val="0"/>
      <w:marTop w:val="0"/>
      <w:marBottom w:val="0"/>
      <w:divBdr>
        <w:top w:val="none" w:sz="0" w:space="0" w:color="auto"/>
        <w:left w:val="none" w:sz="0" w:space="0" w:color="auto"/>
        <w:bottom w:val="none" w:sz="0" w:space="0" w:color="auto"/>
        <w:right w:val="none" w:sz="0" w:space="0" w:color="auto"/>
      </w:divBdr>
    </w:div>
    <w:div w:id="597181050">
      <w:bodyDiv w:val="1"/>
      <w:marLeft w:val="0"/>
      <w:marRight w:val="0"/>
      <w:marTop w:val="0"/>
      <w:marBottom w:val="0"/>
      <w:divBdr>
        <w:top w:val="none" w:sz="0" w:space="0" w:color="auto"/>
        <w:left w:val="none" w:sz="0" w:space="0" w:color="auto"/>
        <w:bottom w:val="none" w:sz="0" w:space="0" w:color="auto"/>
        <w:right w:val="none" w:sz="0" w:space="0" w:color="auto"/>
      </w:divBdr>
    </w:div>
    <w:div w:id="597299248">
      <w:bodyDiv w:val="1"/>
      <w:marLeft w:val="0"/>
      <w:marRight w:val="0"/>
      <w:marTop w:val="0"/>
      <w:marBottom w:val="0"/>
      <w:divBdr>
        <w:top w:val="none" w:sz="0" w:space="0" w:color="auto"/>
        <w:left w:val="none" w:sz="0" w:space="0" w:color="auto"/>
        <w:bottom w:val="none" w:sz="0" w:space="0" w:color="auto"/>
        <w:right w:val="none" w:sz="0" w:space="0" w:color="auto"/>
      </w:divBdr>
    </w:div>
    <w:div w:id="597448132">
      <w:bodyDiv w:val="1"/>
      <w:marLeft w:val="0"/>
      <w:marRight w:val="0"/>
      <w:marTop w:val="0"/>
      <w:marBottom w:val="0"/>
      <w:divBdr>
        <w:top w:val="none" w:sz="0" w:space="0" w:color="auto"/>
        <w:left w:val="none" w:sz="0" w:space="0" w:color="auto"/>
        <w:bottom w:val="none" w:sz="0" w:space="0" w:color="auto"/>
        <w:right w:val="none" w:sz="0" w:space="0" w:color="auto"/>
      </w:divBdr>
    </w:div>
    <w:div w:id="597450395">
      <w:bodyDiv w:val="1"/>
      <w:marLeft w:val="0"/>
      <w:marRight w:val="0"/>
      <w:marTop w:val="0"/>
      <w:marBottom w:val="0"/>
      <w:divBdr>
        <w:top w:val="none" w:sz="0" w:space="0" w:color="auto"/>
        <w:left w:val="none" w:sz="0" w:space="0" w:color="auto"/>
        <w:bottom w:val="none" w:sz="0" w:space="0" w:color="auto"/>
        <w:right w:val="none" w:sz="0" w:space="0" w:color="auto"/>
      </w:divBdr>
    </w:div>
    <w:div w:id="597561740">
      <w:bodyDiv w:val="1"/>
      <w:marLeft w:val="0"/>
      <w:marRight w:val="0"/>
      <w:marTop w:val="0"/>
      <w:marBottom w:val="0"/>
      <w:divBdr>
        <w:top w:val="none" w:sz="0" w:space="0" w:color="auto"/>
        <w:left w:val="none" w:sz="0" w:space="0" w:color="auto"/>
        <w:bottom w:val="none" w:sz="0" w:space="0" w:color="auto"/>
        <w:right w:val="none" w:sz="0" w:space="0" w:color="auto"/>
      </w:divBdr>
    </w:div>
    <w:div w:id="597642235">
      <w:bodyDiv w:val="1"/>
      <w:marLeft w:val="0"/>
      <w:marRight w:val="0"/>
      <w:marTop w:val="0"/>
      <w:marBottom w:val="0"/>
      <w:divBdr>
        <w:top w:val="none" w:sz="0" w:space="0" w:color="auto"/>
        <w:left w:val="none" w:sz="0" w:space="0" w:color="auto"/>
        <w:bottom w:val="none" w:sz="0" w:space="0" w:color="auto"/>
        <w:right w:val="none" w:sz="0" w:space="0" w:color="auto"/>
      </w:divBdr>
    </w:div>
    <w:div w:id="597713413">
      <w:bodyDiv w:val="1"/>
      <w:marLeft w:val="0"/>
      <w:marRight w:val="0"/>
      <w:marTop w:val="0"/>
      <w:marBottom w:val="0"/>
      <w:divBdr>
        <w:top w:val="none" w:sz="0" w:space="0" w:color="auto"/>
        <w:left w:val="none" w:sz="0" w:space="0" w:color="auto"/>
        <w:bottom w:val="none" w:sz="0" w:space="0" w:color="auto"/>
        <w:right w:val="none" w:sz="0" w:space="0" w:color="auto"/>
      </w:divBdr>
    </w:div>
    <w:div w:id="598179720">
      <w:bodyDiv w:val="1"/>
      <w:marLeft w:val="0"/>
      <w:marRight w:val="0"/>
      <w:marTop w:val="0"/>
      <w:marBottom w:val="0"/>
      <w:divBdr>
        <w:top w:val="none" w:sz="0" w:space="0" w:color="auto"/>
        <w:left w:val="none" w:sz="0" w:space="0" w:color="auto"/>
        <w:bottom w:val="none" w:sz="0" w:space="0" w:color="auto"/>
        <w:right w:val="none" w:sz="0" w:space="0" w:color="auto"/>
      </w:divBdr>
    </w:div>
    <w:div w:id="598222145">
      <w:bodyDiv w:val="1"/>
      <w:marLeft w:val="0"/>
      <w:marRight w:val="0"/>
      <w:marTop w:val="0"/>
      <w:marBottom w:val="0"/>
      <w:divBdr>
        <w:top w:val="none" w:sz="0" w:space="0" w:color="auto"/>
        <w:left w:val="none" w:sz="0" w:space="0" w:color="auto"/>
        <w:bottom w:val="none" w:sz="0" w:space="0" w:color="auto"/>
        <w:right w:val="none" w:sz="0" w:space="0" w:color="auto"/>
      </w:divBdr>
    </w:div>
    <w:div w:id="598291929">
      <w:bodyDiv w:val="1"/>
      <w:marLeft w:val="0"/>
      <w:marRight w:val="0"/>
      <w:marTop w:val="0"/>
      <w:marBottom w:val="0"/>
      <w:divBdr>
        <w:top w:val="none" w:sz="0" w:space="0" w:color="auto"/>
        <w:left w:val="none" w:sz="0" w:space="0" w:color="auto"/>
        <w:bottom w:val="none" w:sz="0" w:space="0" w:color="auto"/>
        <w:right w:val="none" w:sz="0" w:space="0" w:color="auto"/>
      </w:divBdr>
    </w:div>
    <w:div w:id="598560174">
      <w:bodyDiv w:val="1"/>
      <w:marLeft w:val="0"/>
      <w:marRight w:val="0"/>
      <w:marTop w:val="0"/>
      <w:marBottom w:val="0"/>
      <w:divBdr>
        <w:top w:val="none" w:sz="0" w:space="0" w:color="auto"/>
        <w:left w:val="none" w:sz="0" w:space="0" w:color="auto"/>
        <w:bottom w:val="none" w:sz="0" w:space="0" w:color="auto"/>
        <w:right w:val="none" w:sz="0" w:space="0" w:color="auto"/>
      </w:divBdr>
    </w:div>
    <w:div w:id="598685565">
      <w:bodyDiv w:val="1"/>
      <w:marLeft w:val="0"/>
      <w:marRight w:val="0"/>
      <w:marTop w:val="0"/>
      <w:marBottom w:val="0"/>
      <w:divBdr>
        <w:top w:val="none" w:sz="0" w:space="0" w:color="auto"/>
        <w:left w:val="none" w:sz="0" w:space="0" w:color="auto"/>
        <w:bottom w:val="none" w:sz="0" w:space="0" w:color="auto"/>
        <w:right w:val="none" w:sz="0" w:space="0" w:color="auto"/>
      </w:divBdr>
    </w:div>
    <w:div w:id="598946306">
      <w:bodyDiv w:val="1"/>
      <w:marLeft w:val="0"/>
      <w:marRight w:val="0"/>
      <w:marTop w:val="0"/>
      <w:marBottom w:val="0"/>
      <w:divBdr>
        <w:top w:val="none" w:sz="0" w:space="0" w:color="auto"/>
        <w:left w:val="none" w:sz="0" w:space="0" w:color="auto"/>
        <w:bottom w:val="none" w:sz="0" w:space="0" w:color="auto"/>
        <w:right w:val="none" w:sz="0" w:space="0" w:color="auto"/>
      </w:divBdr>
    </w:div>
    <w:div w:id="598953921">
      <w:bodyDiv w:val="1"/>
      <w:marLeft w:val="0"/>
      <w:marRight w:val="0"/>
      <w:marTop w:val="0"/>
      <w:marBottom w:val="0"/>
      <w:divBdr>
        <w:top w:val="none" w:sz="0" w:space="0" w:color="auto"/>
        <w:left w:val="none" w:sz="0" w:space="0" w:color="auto"/>
        <w:bottom w:val="none" w:sz="0" w:space="0" w:color="auto"/>
        <w:right w:val="none" w:sz="0" w:space="0" w:color="auto"/>
      </w:divBdr>
    </w:div>
    <w:div w:id="599021398">
      <w:bodyDiv w:val="1"/>
      <w:marLeft w:val="0"/>
      <w:marRight w:val="0"/>
      <w:marTop w:val="0"/>
      <w:marBottom w:val="0"/>
      <w:divBdr>
        <w:top w:val="none" w:sz="0" w:space="0" w:color="auto"/>
        <w:left w:val="none" w:sz="0" w:space="0" w:color="auto"/>
        <w:bottom w:val="none" w:sz="0" w:space="0" w:color="auto"/>
        <w:right w:val="none" w:sz="0" w:space="0" w:color="auto"/>
      </w:divBdr>
    </w:div>
    <w:div w:id="599066464">
      <w:bodyDiv w:val="1"/>
      <w:marLeft w:val="0"/>
      <w:marRight w:val="0"/>
      <w:marTop w:val="0"/>
      <w:marBottom w:val="0"/>
      <w:divBdr>
        <w:top w:val="none" w:sz="0" w:space="0" w:color="auto"/>
        <w:left w:val="none" w:sz="0" w:space="0" w:color="auto"/>
        <w:bottom w:val="none" w:sz="0" w:space="0" w:color="auto"/>
        <w:right w:val="none" w:sz="0" w:space="0" w:color="auto"/>
      </w:divBdr>
    </w:div>
    <w:div w:id="599266132">
      <w:bodyDiv w:val="1"/>
      <w:marLeft w:val="0"/>
      <w:marRight w:val="0"/>
      <w:marTop w:val="0"/>
      <w:marBottom w:val="0"/>
      <w:divBdr>
        <w:top w:val="none" w:sz="0" w:space="0" w:color="auto"/>
        <w:left w:val="none" w:sz="0" w:space="0" w:color="auto"/>
        <w:bottom w:val="none" w:sz="0" w:space="0" w:color="auto"/>
        <w:right w:val="none" w:sz="0" w:space="0" w:color="auto"/>
      </w:divBdr>
    </w:div>
    <w:div w:id="599529509">
      <w:bodyDiv w:val="1"/>
      <w:marLeft w:val="0"/>
      <w:marRight w:val="0"/>
      <w:marTop w:val="0"/>
      <w:marBottom w:val="0"/>
      <w:divBdr>
        <w:top w:val="none" w:sz="0" w:space="0" w:color="auto"/>
        <w:left w:val="none" w:sz="0" w:space="0" w:color="auto"/>
        <w:bottom w:val="none" w:sz="0" w:space="0" w:color="auto"/>
        <w:right w:val="none" w:sz="0" w:space="0" w:color="auto"/>
      </w:divBdr>
    </w:div>
    <w:div w:id="599721825">
      <w:bodyDiv w:val="1"/>
      <w:marLeft w:val="0"/>
      <w:marRight w:val="0"/>
      <w:marTop w:val="0"/>
      <w:marBottom w:val="0"/>
      <w:divBdr>
        <w:top w:val="none" w:sz="0" w:space="0" w:color="auto"/>
        <w:left w:val="none" w:sz="0" w:space="0" w:color="auto"/>
        <w:bottom w:val="none" w:sz="0" w:space="0" w:color="auto"/>
        <w:right w:val="none" w:sz="0" w:space="0" w:color="auto"/>
      </w:divBdr>
    </w:div>
    <w:div w:id="599877785">
      <w:bodyDiv w:val="1"/>
      <w:marLeft w:val="0"/>
      <w:marRight w:val="0"/>
      <w:marTop w:val="0"/>
      <w:marBottom w:val="0"/>
      <w:divBdr>
        <w:top w:val="none" w:sz="0" w:space="0" w:color="auto"/>
        <w:left w:val="none" w:sz="0" w:space="0" w:color="auto"/>
        <w:bottom w:val="none" w:sz="0" w:space="0" w:color="auto"/>
        <w:right w:val="none" w:sz="0" w:space="0" w:color="auto"/>
      </w:divBdr>
    </w:div>
    <w:div w:id="599996159">
      <w:bodyDiv w:val="1"/>
      <w:marLeft w:val="0"/>
      <w:marRight w:val="0"/>
      <w:marTop w:val="0"/>
      <w:marBottom w:val="0"/>
      <w:divBdr>
        <w:top w:val="none" w:sz="0" w:space="0" w:color="auto"/>
        <w:left w:val="none" w:sz="0" w:space="0" w:color="auto"/>
        <w:bottom w:val="none" w:sz="0" w:space="0" w:color="auto"/>
        <w:right w:val="none" w:sz="0" w:space="0" w:color="auto"/>
      </w:divBdr>
    </w:div>
    <w:div w:id="599996578">
      <w:bodyDiv w:val="1"/>
      <w:marLeft w:val="0"/>
      <w:marRight w:val="0"/>
      <w:marTop w:val="0"/>
      <w:marBottom w:val="0"/>
      <w:divBdr>
        <w:top w:val="none" w:sz="0" w:space="0" w:color="auto"/>
        <w:left w:val="none" w:sz="0" w:space="0" w:color="auto"/>
        <w:bottom w:val="none" w:sz="0" w:space="0" w:color="auto"/>
        <w:right w:val="none" w:sz="0" w:space="0" w:color="auto"/>
      </w:divBdr>
    </w:div>
    <w:div w:id="600071949">
      <w:bodyDiv w:val="1"/>
      <w:marLeft w:val="0"/>
      <w:marRight w:val="0"/>
      <w:marTop w:val="0"/>
      <w:marBottom w:val="0"/>
      <w:divBdr>
        <w:top w:val="none" w:sz="0" w:space="0" w:color="auto"/>
        <w:left w:val="none" w:sz="0" w:space="0" w:color="auto"/>
        <w:bottom w:val="none" w:sz="0" w:space="0" w:color="auto"/>
        <w:right w:val="none" w:sz="0" w:space="0" w:color="auto"/>
      </w:divBdr>
    </w:div>
    <w:div w:id="600459157">
      <w:bodyDiv w:val="1"/>
      <w:marLeft w:val="0"/>
      <w:marRight w:val="0"/>
      <w:marTop w:val="0"/>
      <w:marBottom w:val="0"/>
      <w:divBdr>
        <w:top w:val="none" w:sz="0" w:space="0" w:color="auto"/>
        <w:left w:val="none" w:sz="0" w:space="0" w:color="auto"/>
        <w:bottom w:val="none" w:sz="0" w:space="0" w:color="auto"/>
        <w:right w:val="none" w:sz="0" w:space="0" w:color="auto"/>
      </w:divBdr>
    </w:div>
    <w:div w:id="600530212">
      <w:bodyDiv w:val="1"/>
      <w:marLeft w:val="0"/>
      <w:marRight w:val="0"/>
      <w:marTop w:val="0"/>
      <w:marBottom w:val="0"/>
      <w:divBdr>
        <w:top w:val="none" w:sz="0" w:space="0" w:color="auto"/>
        <w:left w:val="none" w:sz="0" w:space="0" w:color="auto"/>
        <w:bottom w:val="none" w:sz="0" w:space="0" w:color="auto"/>
        <w:right w:val="none" w:sz="0" w:space="0" w:color="auto"/>
      </w:divBdr>
    </w:div>
    <w:div w:id="600574550">
      <w:bodyDiv w:val="1"/>
      <w:marLeft w:val="0"/>
      <w:marRight w:val="0"/>
      <w:marTop w:val="0"/>
      <w:marBottom w:val="0"/>
      <w:divBdr>
        <w:top w:val="none" w:sz="0" w:space="0" w:color="auto"/>
        <w:left w:val="none" w:sz="0" w:space="0" w:color="auto"/>
        <w:bottom w:val="none" w:sz="0" w:space="0" w:color="auto"/>
        <w:right w:val="none" w:sz="0" w:space="0" w:color="auto"/>
      </w:divBdr>
    </w:div>
    <w:div w:id="600769494">
      <w:bodyDiv w:val="1"/>
      <w:marLeft w:val="0"/>
      <w:marRight w:val="0"/>
      <w:marTop w:val="0"/>
      <w:marBottom w:val="0"/>
      <w:divBdr>
        <w:top w:val="none" w:sz="0" w:space="0" w:color="auto"/>
        <w:left w:val="none" w:sz="0" w:space="0" w:color="auto"/>
        <w:bottom w:val="none" w:sz="0" w:space="0" w:color="auto"/>
        <w:right w:val="none" w:sz="0" w:space="0" w:color="auto"/>
      </w:divBdr>
    </w:div>
    <w:div w:id="600799850">
      <w:bodyDiv w:val="1"/>
      <w:marLeft w:val="0"/>
      <w:marRight w:val="0"/>
      <w:marTop w:val="0"/>
      <w:marBottom w:val="0"/>
      <w:divBdr>
        <w:top w:val="none" w:sz="0" w:space="0" w:color="auto"/>
        <w:left w:val="none" w:sz="0" w:space="0" w:color="auto"/>
        <w:bottom w:val="none" w:sz="0" w:space="0" w:color="auto"/>
        <w:right w:val="none" w:sz="0" w:space="0" w:color="auto"/>
      </w:divBdr>
    </w:div>
    <w:div w:id="601232029">
      <w:bodyDiv w:val="1"/>
      <w:marLeft w:val="0"/>
      <w:marRight w:val="0"/>
      <w:marTop w:val="0"/>
      <w:marBottom w:val="0"/>
      <w:divBdr>
        <w:top w:val="none" w:sz="0" w:space="0" w:color="auto"/>
        <w:left w:val="none" w:sz="0" w:space="0" w:color="auto"/>
        <w:bottom w:val="none" w:sz="0" w:space="0" w:color="auto"/>
        <w:right w:val="none" w:sz="0" w:space="0" w:color="auto"/>
      </w:divBdr>
    </w:div>
    <w:div w:id="601449642">
      <w:bodyDiv w:val="1"/>
      <w:marLeft w:val="0"/>
      <w:marRight w:val="0"/>
      <w:marTop w:val="0"/>
      <w:marBottom w:val="0"/>
      <w:divBdr>
        <w:top w:val="none" w:sz="0" w:space="0" w:color="auto"/>
        <w:left w:val="none" w:sz="0" w:space="0" w:color="auto"/>
        <w:bottom w:val="none" w:sz="0" w:space="0" w:color="auto"/>
        <w:right w:val="none" w:sz="0" w:space="0" w:color="auto"/>
      </w:divBdr>
    </w:div>
    <w:div w:id="601572560">
      <w:bodyDiv w:val="1"/>
      <w:marLeft w:val="0"/>
      <w:marRight w:val="0"/>
      <w:marTop w:val="0"/>
      <w:marBottom w:val="0"/>
      <w:divBdr>
        <w:top w:val="none" w:sz="0" w:space="0" w:color="auto"/>
        <w:left w:val="none" w:sz="0" w:space="0" w:color="auto"/>
        <w:bottom w:val="none" w:sz="0" w:space="0" w:color="auto"/>
        <w:right w:val="none" w:sz="0" w:space="0" w:color="auto"/>
      </w:divBdr>
    </w:div>
    <w:div w:id="601647782">
      <w:bodyDiv w:val="1"/>
      <w:marLeft w:val="0"/>
      <w:marRight w:val="0"/>
      <w:marTop w:val="0"/>
      <w:marBottom w:val="0"/>
      <w:divBdr>
        <w:top w:val="none" w:sz="0" w:space="0" w:color="auto"/>
        <w:left w:val="none" w:sz="0" w:space="0" w:color="auto"/>
        <w:bottom w:val="none" w:sz="0" w:space="0" w:color="auto"/>
        <w:right w:val="none" w:sz="0" w:space="0" w:color="auto"/>
      </w:divBdr>
    </w:div>
    <w:div w:id="602030156">
      <w:bodyDiv w:val="1"/>
      <w:marLeft w:val="0"/>
      <w:marRight w:val="0"/>
      <w:marTop w:val="0"/>
      <w:marBottom w:val="0"/>
      <w:divBdr>
        <w:top w:val="none" w:sz="0" w:space="0" w:color="auto"/>
        <w:left w:val="none" w:sz="0" w:space="0" w:color="auto"/>
        <w:bottom w:val="none" w:sz="0" w:space="0" w:color="auto"/>
        <w:right w:val="none" w:sz="0" w:space="0" w:color="auto"/>
      </w:divBdr>
    </w:div>
    <w:div w:id="602108707">
      <w:bodyDiv w:val="1"/>
      <w:marLeft w:val="0"/>
      <w:marRight w:val="0"/>
      <w:marTop w:val="0"/>
      <w:marBottom w:val="0"/>
      <w:divBdr>
        <w:top w:val="none" w:sz="0" w:space="0" w:color="auto"/>
        <w:left w:val="none" w:sz="0" w:space="0" w:color="auto"/>
        <w:bottom w:val="none" w:sz="0" w:space="0" w:color="auto"/>
        <w:right w:val="none" w:sz="0" w:space="0" w:color="auto"/>
      </w:divBdr>
    </w:div>
    <w:div w:id="602147930">
      <w:bodyDiv w:val="1"/>
      <w:marLeft w:val="0"/>
      <w:marRight w:val="0"/>
      <w:marTop w:val="0"/>
      <w:marBottom w:val="0"/>
      <w:divBdr>
        <w:top w:val="none" w:sz="0" w:space="0" w:color="auto"/>
        <w:left w:val="none" w:sz="0" w:space="0" w:color="auto"/>
        <w:bottom w:val="none" w:sz="0" w:space="0" w:color="auto"/>
        <w:right w:val="none" w:sz="0" w:space="0" w:color="auto"/>
      </w:divBdr>
    </w:div>
    <w:div w:id="602303582">
      <w:bodyDiv w:val="1"/>
      <w:marLeft w:val="0"/>
      <w:marRight w:val="0"/>
      <w:marTop w:val="0"/>
      <w:marBottom w:val="0"/>
      <w:divBdr>
        <w:top w:val="none" w:sz="0" w:space="0" w:color="auto"/>
        <w:left w:val="none" w:sz="0" w:space="0" w:color="auto"/>
        <w:bottom w:val="none" w:sz="0" w:space="0" w:color="auto"/>
        <w:right w:val="none" w:sz="0" w:space="0" w:color="auto"/>
      </w:divBdr>
    </w:div>
    <w:div w:id="602420382">
      <w:bodyDiv w:val="1"/>
      <w:marLeft w:val="0"/>
      <w:marRight w:val="0"/>
      <w:marTop w:val="0"/>
      <w:marBottom w:val="0"/>
      <w:divBdr>
        <w:top w:val="none" w:sz="0" w:space="0" w:color="auto"/>
        <w:left w:val="none" w:sz="0" w:space="0" w:color="auto"/>
        <w:bottom w:val="none" w:sz="0" w:space="0" w:color="auto"/>
        <w:right w:val="none" w:sz="0" w:space="0" w:color="auto"/>
      </w:divBdr>
    </w:div>
    <w:div w:id="602763513">
      <w:bodyDiv w:val="1"/>
      <w:marLeft w:val="0"/>
      <w:marRight w:val="0"/>
      <w:marTop w:val="0"/>
      <w:marBottom w:val="0"/>
      <w:divBdr>
        <w:top w:val="none" w:sz="0" w:space="0" w:color="auto"/>
        <w:left w:val="none" w:sz="0" w:space="0" w:color="auto"/>
        <w:bottom w:val="none" w:sz="0" w:space="0" w:color="auto"/>
        <w:right w:val="none" w:sz="0" w:space="0" w:color="auto"/>
      </w:divBdr>
    </w:div>
    <w:div w:id="602803388">
      <w:bodyDiv w:val="1"/>
      <w:marLeft w:val="0"/>
      <w:marRight w:val="0"/>
      <w:marTop w:val="0"/>
      <w:marBottom w:val="0"/>
      <w:divBdr>
        <w:top w:val="none" w:sz="0" w:space="0" w:color="auto"/>
        <w:left w:val="none" w:sz="0" w:space="0" w:color="auto"/>
        <w:bottom w:val="none" w:sz="0" w:space="0" w:color="auto"/>
        <w:right w:val="none" w:sz="0" w:space="0" w:color="auto"/>
      </w:divBdr>
    </w:div>
    <w:div w:id="602954147">
      <w:bodyDiv w:val="1"/>
      <w:marLeft w:val="0"/>
      <w:marRight w:val="0"/>
      <w:marTop w:val="0"/>
      <w:marBottom w:val="0"/>
      <w:divBdr>
        <w:top w:val="none" w:sz="0" w:space="0" w:color="auto"/>
        <w:left w:val="none" w:sz="0" w:space="0" w:color="auto"/>
        <w:bottom w:val="none" w:sz="0" w:space="0" w:color="auto"/>
        <w:right w:val="none" w:sz="0" w:space="0" w:color="auto"/>
      </w:divBdr>
    </w:div>
    <w:div w:id="602955131">
      <w:bodyDiv w:val="1"/>
      <w:marLeft w:val="0"/>
      <w:marRight w:val="0"/>
      <w:marTop w:val="0"/>
      <w:marBottom w:val="0"/>
      <w:divBdr>
        <w:top w:val="none" w:sz="0" w:space="0" w:color="auto"/>
        <w:left w:val="none" w:sz="0" w:space="0" w:color="auto"/>
        <w:bottom w:val="none" w:sz="0" w:space="0" w:color="auto"/>
        <w:right w:val="none" w:sz="0" w:space="0" w:color="auto"/>
      </w:divBdr>
    </w:div>
    <w:div w:id="602956930">
      <w:bodyDiv w:val="1"/>
      <w:marLeft w:val="0"/>
      <w:marRight w:val="0"/>
      <w:marTop w:val="0"/>
      <w:marBottom w:val="0"/>
      <w:divBdr>
        <w:top w:val="none" w:sz="0" w:space="0" w:color="auto"/>
        <w:left w:val="none" w:sz="0" w:space="0" w:color="auto"/>
        <w:bottom w:val="none" w:sz="0" w:space="0" w:color="auto"/>
        <w:right w:val="none" w:sz="0" w:space="0" w:color="auto"/>
      </w:divBdr>
    </w:div>
    <w:div w:id="603077729">
      <w:bodyDiv w:val="1"/>
      <w:marLeft w:val="0"/>
      <w:marRight w:val="0"/>
      <w:marTop w:val="0"/>
      <w:marBottom w:val="0"/>
      <w:divBdr>
        <w:top w:val="none" w:sz="0" w:space="0" w:color="auto"/>
        <w:left w:val="none" w:sz="0" w:space="0" w:color="auto"/>
        <w:bottom w:val="none" w:sz="0" w:space="0" w:color="auto"/>
        <w:right w:val="none" w:sz="0" w:space="0" w:color="auto"/>
      </w:divBdr>
    </w:div>
    <w:div w:id="603078476">
      <w:bodyDiv w:val="1"/>
      <w:marLeft w:val="0"/>
      <w:marRight w:val="0"/>
      <w:marTop w:val="0"/>
      <w:marBottom w:val="0"/>
      <w:divBdr>
        <w:top w:val="none" w:sz="0" w:space="0" w:color="auto"/>
        <w:left w:val="none" w:sz="0" w:space="0" w:color="auto"/>
        <w:bottom w:val="none" w:sz="0" w:space="0" w:color="auto"/>
        <w:right w:val="none" w:sz="0" w:space="0" w:color="auto"/>
      </w:divBdr>
    </w:div>
    <w:div w:id="603146278">
      <w:bodyDiv w:val="1"/>
      <w:marLeft w:val="0"/>
      <w:marRight w:val="0"/>
      <w:marTop w:val="0"/>
      <w:marBottom w:val="0"/>
      <w:divBdr>
        <w:top w:val="none" w:sz="0" w:space="0" w:color="auto"/>
        <w:left w:val="none" w:sz="0" w:space="0" w:color="auto"/>
        <w:bottom w:val="none" w:sz="0" w:space="0" w:color="auto"/>
        <w:right w:val="none" w:sz="0" w:space="0" w:color="auto"/>
      </w:divBdr>
    </w:div>
    <w:div w:id="603612488">
      <w:bodyDiv w:val="1"/>
      <w:marLeft w:val="0"/>
      <w:marRight w:val="0"/>
      <w:marTop w:val="0"/>
      <w:marBottom w:val="0"/>
      <w:divBdr>
        <w:top w:val="none" w:sz="0" w:space="0" w:color="auto"/>
        <w:left w:val="none" w:sz="0" w:space="0" w:color="auto"/>
        <w:bottom w:val="none" w:sz="0" w:space="0" w:color="auto"/>
        <w:right w:val="none" w:sz="0" w:space="0" w:color="auto"/>
      </w:divBdr>
    </w:div>
    <w:div w:id="603727024">
      <w:bodyDiv w:val="1"/>
      <w:marLeft w:val="0"/>
      <w:marRight w:val="0"/>
      <w:marTop w:val="0"/>
      <w:marBottom w:val="0"/>
      <w:divBdr>
        <w:top w:val="none" w:sz="0" w:space="0" w:color="auto"/>
        <w:left w:val="none" w:sz="0" w:space="0" w:color="auto"/>
        <w:bottom w:val="none" w:sz="0" w:space="0" w:color="auto"/>
        <w:right w:val="none" w:sz="0" w:space="0" w:color="auto"/>
      </w:divBdr>
    </w:div>
    <w:div w:id="603852336">
      <w:bodyDiv w:val="1"/>
      <w:marLeft w:val="0"/>
      <w:marRight w:val="0"/>
      <w:marTop w:val="0"/>
      <w:marBottom w:val="0"/>
      <w:divBdr>
        <w:top w:val="none" w:sz="0" w:space="0" w:color="auto"/>
        <w:left w:val="none" w:sz="0" w:space="0" w:color="auto"/>
        <w:bottom w:val="none" w:sz="0" w:space="0" w:color="auto"/>
        <w:right w:val="none" w:sz="0" w:space="0" w:color="auto"/>
      </w:divBdr>
    </w:div>
    <w:div w:id="603925758">
      <w:bodyDiv w:val="1"/>
      <w:marLeft w:val="0"/>
      <w:marRight w:val="0"/>
      <w:marTop w:val="0"/>
      <w:marBottom w:val="0"/>
      <w:divBdr>
        <w:top w:val="none" w:sz="0" w:space="0" w:color="auto"/>
        <w:left w:val="none" w:sz="0" w:space="0" w:color="auto"/>
        <w:bottom w:val="none" w:sz="0" w:space="0" w:color="auto"/>
        <w:right w:val="none" w:sz="0" w:space="0" w:color="auto"/>
      </w:divBdr>
    </w:div>
    <w:div w:id="604000008">
      <w:bodyDiv w:val="1"/>
      <w:marLeft w:val="0"/>
      <w:marRight w:val="0"/>
      <w:marTop w:val="0"/>
      <w:marBottom w:val="0"/>
      <w:divBdr>
        <w:top w:val="none" w:sz="0" w:space="0" w:color="auto"/>
        <w:left w:val="none" w:sz="0" w:space="0" w:color="auto"/>
        <w:bottom w:val="none" w:sz="0" w:space="0" w:color="auto"/>
        <w:right w:val="none" w:sz="0" w:space="0" w:color="auto"/>
      </w:divBdr>
    </w:div>
    <w:div w:id="604116898">
      <w:bodyDiv w:val="1"/>
      <w:marLeft w:val="0"/>
      <w:marRight w:val="0"/>
      <w:marTop w:val="0"/>
      <w:marBottom w:val="0"/>
      <w:divBdr>
        <w:top w:val="none" w:sz="0" w:space="0" w:color="auto"/>
        <w:left w:val="none" w:sz="0" w:space="0" w:color="auto"/>
        <w:bottom w:val="none" w:sz="0" w:space="0" w:color="auto"/>
        <w:right w:val="none" w:sz="0" w:space="0" w:color="auto"/>
      </w:divBdr>
    </w:div>
    <w:div w:id="604119227">
      <w:bodyDiv w:val="1"/>
      <w:marLeft w:val="0"/>
      <w:marRight w:val="0"/>
      <w:marTop w:val="0"/>
      <w:marBottom w:val="0"/>
      <w:divBdr>
        <w:top w:val="none" w:sz="0" w:space="0" w:color="auto"/>
        <w:left w:val="none" w:sz="0" w:space="0" w:color="auto"/>
        <w:bottom w:val="none" w:sz="0" w:space="0" w:color="auto"/>
        <w:right w:val="none" w:sz="0" w:space="0" w:color="auto"/>
      </w:divBdr>
    </w:div>
    <w:div w:id="604190560">
      <w:bodyDiv w:val="1"/>
      <w:marLeft w:val="0"/>
      <w:marRight w:val="0"/>
      <w:marTop w:val="0"/>
      <w:marBottom w:val="0"/>
      <w:divBdr>
        <w:top w:val="none" w:sz="0" w:space="0" w:color="auto"/>
        <w:left w:val="none" w:sz="0" w:space="0" w:color="auto"/>
        <w:bottom w:val="none" w:sz="0" w:space="0" w:color="auto"/>
        <w:right w:val="none" w:sz="0" w:space="0" w:color="auto"/>
      </w:divBdr>
    </w:div>
    <w:div w:id="604190894">
      <w:bodyDiv w:val="1"/>
      <w:marLeft w:val="0"/>
      <w:marRight w:val="0"/>
      <w:marTop w:val="0"/>
      <w:marBottom w:val="0"/>
      <w:divBdr>
        <w:top w:val="none" w:sz="0" w:space="0" w:color="auto"/>
        <w:left w:val="none" w:sz="0" w:space="0" w:color="auto"/>
        <w:bottom w:val="none" w:sz="0" w:space="0" w:color="auto"/>
        <w:right w:val="none" w:sz="0" w:space="0" w:color="auto"/>
      </w:divBdr>
    </w:div>
    <w:div w:id="604505020">
      <w:bodyDiv w:val="1"/>
      <w:marLeft w:val="0"/>
      <w:marRight w:val="0"/>
      <w:marTop w:val="0"/>
      <w:marBottom w:val="0"/>
      <w:divBdr>
        <w:top w:val="none" w:sz="0" w:space="0" w:color="auto"/>
        <w:left w:val="none" w:sz="0" w:space="0" w:color="auto"/>
        <w:bottom w:val="none" w:sz="0" w:space="0" w:color="auto"/>
        <w:right w:val="none" w:sz="0" w:space="0" w:color="auto"/>
      </w:divBdr>
    </w:div>
    <w:div w:id="604656519">
      <w:bodyDiv w:val="1"/>
      <w:marLeft w:val="0"/>
      <w:marRight w:val="0"/>
      <w:marTop w:val="0"/>
      <w:marBottom w:val="0"/>
      <w:divBdr>
        <w:top w:val="none" w:sz="0" w:space="0" w:color="auto"/>
        <w:left w:val="none" w:sz="0" w:space="0" w:color="auto"/>
        <w:bottom w:val="none" w:sz="0" w:space="0" w:color="auto"/>
        <w:right w:val="none" w:sz="0" w:space="0" w:color="auto"/>
      </w:divBdr>
    </w:div>
    <w:div w:id="604970898">
      <w:bodyDiv w:val="1"/>
      <w:marLeft w:val="0"/>
      <w:marRight w:val="0"/>
      <w:marTop w:val="0"/>
      <w:marBottom w:val="0"/>
      <w:divBdr>
        <w:top w:val="none" w:sz="0" w:space="0" w:color="auto"/>
        <w:left w:val="none" w:sz="0" w:space="0" w:color="auto"/>
        <w:bottom w:val="none" w:sz="0" w:space="0" w:color="auto"/>
        <w:right w:val="none" w:sz="0" w:space="0" w:color="auto"/>
      </w:divBdr>
    </w:div>
    <w:div w:id="605160588">
      <w:bodyDiv w:val="1"/>
      <w:marLeft w:val="0"/>
      <w:marRight w:val="0"/>
      <w:marTop w:val="0"/>
      <w:marBottom w:val="0"/>
      <w:divBdr>
        <w:top w:val="none" w:sz="0" w:space="0" w:color="auto"/>
        <w:left w:val="none" w:sz="0" w:space="0" w:color="auto"/>
        <w:bottom w:val="none" w:sz="0" w:space="0" w:color="auto"/>
        <w:right w:val="none" w:sz="0" w:space="0" w:color="auto"/>
      </w:divBdr>
    </w:div>
    <w:div w:id="605231153">
      <w:bodyDiv w:val="1"/>
      <w:marLeft w:val="0"/>
      <w:marRight w:val="0"/>
      <w:marTop w:val="0"/>
      <w:marBottom w:val="0"/>
      <w:divBdr>
        <w:top w:val="none" w:sz="0" w:space="0" w:color="auto"/>
        <w:left w:val="none" w:sz="0" w:space="0" w:color="auto"/>
        <w:bottom w:val="none" w:sz="0" w:space="0" w:color="auto"/>
        <w:right w:val="none" w:sz="0" w:space="0" w:color="auto"/>
      </w:divBdr>
    </w:div>
    <w:div w:id="605357083">
      <w:bodyDiv w:val="1"/>
      <w:marLeft w:val="0"/>
      <w:marRight w:val="0"/>
      <w:marTop w:val="0"/>
      <w:marBottom w:val="0"/>
      <w:divBdr>
        <w:top w:val="none" w:sz="0" w:space="0" w:color="auto"/>
        <w:left w:val="none" w:sz="0" w:space="0" w:color="auto"/>
        <w:bottom w:val="none" w:sz="0" w:space="0" w:color="auto"/>
        <w:right w:val="none" w:sz="0" w:space="0" w:color="auto"/>
      </w:divBdr>
    </w:div>
    <w:div w:id="605423914">
      <w:bodyDiv w:val="1"/>
      <w:marLeft w:val="0"/>
      <w:marRight w:val="0"/>
      <w:marTop w:val="0"/>
      <w:marBottom w:val="0"/>
      <w:divBdr>
        <w:top w:val="none" w:sz="0" w:space="0" w:color="auto"/>
        <w:left w:val="none" w:sz="0" w:space="0" w:color="auto"/>
        <w:bottom w:val="none" w:sz="0" w:space="0" w:color="auto"/>
        <w:right w:val="none" w:sz="0" w:space="0" w:color="auto"/>
      </w:divBdr>
    </w:div>
    <w:div w:id="605425113">
      <w:bodyDiv w:val="1"/>
      <w:marLeft w:val="0"/>
      <w:marRight w:val="0"/>
      <w:marTop w:val="0"/>
      <w:marBottom w:val="0"/>
      <w:divBdr>
        <w:top w:val="none" w:sz="0" w:space="0" w:color="auto"/>
        <w:left w:val="none" w:sz="0" w:space="0" w:color="auto"/>
        <w:bottom w:val="none" w:sz="0" w:space="0" w:color="auto"/>
        <w:right w:val="none" w:sz="0" w:space="0" w:color="auto"/>
      </w:divBdr>
    </w:div>
    <w:div w:id="605506093">
      <w:bodyDiv w:val="1"/>
      <w:marLeft w:val="0"/>
      <w:marRight w:val="0"/>
      <w:marTop w:val="0"/>
      <w:marBottom w:val="0"/>
      <w:divBdr>
        <w:top w:val="none" w:sz="0" w:space="0" w:color="auto"/>
        <w:left w:val="none" w:sz="0" w:space="0" w:color="auto"/>
        <w:bottom w:val="none" w:sz="0" w:space="0" w:color="auto"/>
        <w:right w:val="none" w:sz="0" w:space="0" w:color="auto"/>
      </w:divBdr>
    </w:div>
    <w:div w:id="605578007">
      <w:bodyDiv w:val="1"/>
      <w:marLeft w:val="0"/>
      <w:marRight w:val="0"/>
      <w:marTop w:val="0"/>
      <w:marBottom w:val="0"/>
      <w:divBdr>
        <w:top w:val="none" w:sz="0" w:space="0" w:color="auto"/>
        <w:left w:val="none" w:sz="0" w:space="0" w:color="auto"/>
        <w:bottom w:val="none" w:sz="0" w:space="0" w:color="auto"/>
        <w:right w:val="none" w:sz="0" w:space="0" w:color="auto"/>
      </w:divBdr>
    </w:div>
    <w:div w:id="606160846">
      <w:bodyDiv w:val="1"/>
      <w:marLeft w:val="0"/>
      <w:marRight w:val="0"/>
      <w:marTop w:val="0"/>
      <w:marBottom w:val="0"/>
      <w:divBdr>
        <w:top w:val="none" w:sz="0" w:space="0" w:color="auto"/>
        <w:left w:val="none" w:sz="0" w:space="0" w:color="auto"/>
        <w:bottom w:val="none" w:sz="0" w:space="0" w:color="auto"/>
        <w:right w:val="none" w:sz="0" w:space="0" w:color="auto"/>
      </w:divBdr>
    </w:div>
    <w:div w:id="606353309">
      <w:bodyDiv w:val="1"/>
      <w:marLeft w:val="0"/>
      <w:marRight w:val="0"/>
      <w:marTop w:val="0"/>
      <w:marBottom w:val="0"/>
      <w:divBdr>
        <w:top w:val="none" w:sz="0" w:space="0" w:color="auto"/>
        <w:left w:val="none" w:sz="0" w:space="0" w:color="auto"/>
        <w:bottom w:val="none" w:sz="0" w:space="0" w:color="auto"/>
        <w:right w:val="none" w:sz="0" w:space="0" w:color="auto"/>
      </w:divBdr>
    </w:div>
    <w:div w:id="606429503">
      <w:bodyDiv w:val="1"/>
      <w:marLeft w:val="0"/>
      <w:marRight w:val="0"/>
      <w:marTop w:val="0"/>
      <w:marBottom w:val="0"/>
      <w:divBdr>
        <w:top w:val="none" w:sz="0" w:space="0" w:color="auto"/>
        <w:left w:val="none" w:sz="0" w:space="0" w:color="auto"/>
        <w:bottom w:val="none" w:sz="0" w:space="0" w:color="auto"/>
        <w:right w:val="none" w:sz="0" w:space="0" w:color="auto"/>
      </w:divBdr>
    </w:div>
    <w:div w:id="606498277">
      <w:bodyDiv w:val="1"/>
      <w:marLeft w:val="0"/>
      <w:marRight w:val="0"/>
      <w:marTop w:val="0"/>
      <w:marBottom w:val="0"/>
      <w:divBdr>
        <w:top w:val="none" w:sz="0" w:space="0" w:color="auto"/>
        <w:left w:val="none" w:sz="0" w:space="0" w:color="auto"/>
        <w:bottom w:val="none" w:sz="0" w:space="0" w:color="auto"/>
        <w:right w:val="none" w:sz="0" w:space="0" w:color="auto"/>
      </w:divBdr>
    </w:div>
    <w:div w:id="607080567">
      <w:bodyDiv w:val="1"/>
      <w:marLeft w:val="0"/>
      <w:marRight w:val="0"/>
      <w:marTop w:val="0"/>
      <w:marBottom w:val="0"/>
      <w:divBdr>
        <w:top w:val="none" w:sz="0" w:space="0" w:color="auto"/>
        <w:left w:val="none" w:sz="0" w:space="0" w:color="auto"/>
        <w:bottom w:val="none" w:sz="0" w:space="0" w:color="auto"/>
        <w:right w:val="none" w:sz="0" w:space="0" w:color="auto"/>
      </w:divBdr>
    </w:div>
    <w:div w:id="607128557">
      <w:bodyDiv w:val="1"/>
      <w:marLeft w:val="0"/>
      <w:marRight w:val="0"/>
      <w:marTop w:val="0"/>
      <w:marBottom w:val="0"/>
      <w:divBdr>
        <w:top w:val="none" w:sz="0" w:space="0" w:color="auto"/>
        <w:left w:val="none" w:sz="0" w:space="0" w:color="auto"/>
        <w:bottom w:val="none" w:sz="0" w:space="0" w:color="auto"/>
        <w:right w:val="none" w:sz="0" w:space="0" w:color="auto"/>
      </w:divBdr>
    </w:div>
    <w:div w:id="607272388">
      <w:bodyDiv w:val="1"/>
      <w:marLeft w:val="0"/>
      <w:marRight w:val="0"/>
      <w:marTop w:val="0"/>
      <w:marBottom w:val="0"/>
      <w:divBdr>
        <w:top w:val="none" w:sz="0" w:space="0" w:color="auto"/>
        <w:left w:val="none" w:sz="0" w:space="0" w:color="auto"/>
        <w:bottom w:val="none" w:sz="0" w:space="0" w:color="auto"/>
        <w:right w:val="none" w:sz="0" w:space="0" w:color="auto"/>
      </w:divBdr>
    </w:div>
    <w:div w:id="607392983">
      <w:bodyDiv w:val="1"/>
      <w:marLeft w:val="0"/>
      <w:marRight w:val="0"/>
      <w:marTop w:val="0"/>
      <w:marBottom w:val="0"/>
      <w:divBdr>
        <w:top w:val="none" w:sz="0" w:space="0" w:color="auto"/>
        <w:left w:val="none" w:sz="0" w:space="0" w:color="auto"/>
        <w:bottom w:val="none" w:sz="0" w:space="0" w:color="auto"/>
        <w:right w:val="none" w:sz="0" w:space="0" w:color="auto"/>
      </w:divBdr>
    </w:div>
    <w:div w:id="607465210">
      <w:bodyDiv w:val="1"/>
      <w:marLeft w:val="0"/>
      <w:marRight w:val="0"/>
      <w:marTop w:val="0"/>
      <w:marBottom w:val="0"/>
      <w:divBdr>
        <w:top w:val="none" w:sz="0" w:space="0" w:color="auto"/>
        <w:left w:val="none" w:sz="0" w:space="0" w:color="auto"/>
        <w:bottom w:val="none" w:sz="0" w:space="0" w:color="auto"/>
        <w:right w:val="none" w:sz="0" w:space="0" w:color="auto"/>
      </w:divBdr>
    </w:div>
    <w:div w:id="607546165">
      <w:bodyDiv w:val="1"/>
      <w:marLeft w:val="0"/>
      <w:marRight w:val="0"/>
      <w:marTop w:val="0"/>
      <w:marBottom w:val="0"/>
      <w:divBdr>
        <w:top w:val="none" w:sz="0" w:space="0" w:color="auto"/>
        <w:left w:val="none" w:sz="0" w:space="0" w:color="auto"/>
        <w:bottom w:val="none" w:sz="0" w:space="0" w:color="auto"/>
        <w:right w:val="none" w:sz="0" w:space="0" w:color="auto"/>
      </w:divBdr>
    </w:div>
    <w:div w:id="607591041">
      <w:bodyDiv w:val="1"/>
      <w:marLeft w:val="0"/>
      <w:marRight w:val="0"/>
      <w:marTop w:val="0"/>
      <w:marBottom w:val="0"/>
      <w:divBdr>
        <w:top w:val="none" w:sz="0" w:space="0" w:color="auto"/>
        <w:left w:val="none" w:sz="0" w:space="0" w:color="auto"/>
        <w:bottom w:val="none" w:sz="0" w:space="0" w:color="auto"/>
        <w:right w:val="none" w:sz="0" w:space="0" w:color="auto"/>
      </w:divBdr>
    </w:div>
    <w:div w:id="607661725">
      <w:bodyDiv w:val="1"/>
      <w:marLeft w:val="0"/>
      <w:marRight w:val="0"/>
      <w:marTop w:val="0"/>
      <w:marBottom w:val="0"/>
      <w:divBdr>
        <w:top w:val="none" w:sz="0" w:space="0" w:color="auto"/>
        <w:left w:val="none" w:sz="0" w:space="0" w:color="auto"/>
        <w:bottom w:val="none" w:sz="0" w:space="0" w:color="auto"/>
        <w:right w:val="none" w:sz="0" w:space="0" w:color="auto"/>
      </w:divBdr>
    </w:div>
    <w:div w:id="607666635">
      <w:bodyDiv w:val="1"/>
      <w:marLeft w:val="0"/>
      <w:marRight w:val="0"/>
      <w:marTop w:val="0"/>
      <w:marBottom w:val="0"/>
      <w:divBdr>
        <w:top w:val="none" w:sz="0" w:space="0" w:color="auto"/>
        <w:left w:val="none" w:sz="0" w:space="0" w:color="auto"/>
        <w:bottom w:val="none" w:sz="0" w:space="0" w:color="auto"/>
        <w:right w:val="none" w:sz="0" w:space="0" w:color="auto"/>
      </w:divBdr>
    </w:div>
    <w:div w:id="607781621">
      <w:bodyDiv w:val="1"/>
      <w:marLeft w:val="0"/>
      <w:marRight w:val="0"/>
      <w:marTop w:val="0"/>
      <w:marBottom w:val="0"/>
      <w:divBdr>
        <w:top w:val="none" w:sz="0" w:space="0" w:color="auto"/>
        <w:left w:val="none" w:sz="0" w:space="0" w:color="auto"/>
        <w:bottom w:val="none" w:sz="0" w:space="0" w:color="auto"/>
        <w:right w:val="none" w:sz="0" w:space="0" w:color="auto"/>
      </w:divBdr>
    </w:div>
    <w:div w:id="607784479">
      <w:bodyDiv w:val="1"/>
      <w:marLeft w:val="0"/>
      <w:marRight w:val="0"/>
      <w:marTop w:val="0"/>
      <w:marBottom w:val="0"/>
      <w:divBdr>
        <w:top w:val="none" w:sz="0" w:space="0" w:color="auto"/>
        <w:left w:val="none" w:sz="0" w:space="0" w:color="auto"/>
        <w:bottom w:val="none" w:sz="0" w:space="0" w:color="auto"/>
        <w:right w:val="none" w:sz="0" w:space="0" w:color="auto"/>
      </w:divBdr>
    </w:div>
    <w:div w:id="608004870">
      <w:bodyDiv w:val="1"/>
      <w:marLeft w:val="0"/>
      <w:marRight w:val="0"/>
      <w:marTop w:val="0"/>
      <w:marBottom w:val="0"/>
      <w:divBdr>
        <w:top w:val="none" w:sz="0" w:space="0" w:color="auto"/>
        <w:left w:val="none" w:sz="0" w:space="0" w:color="auto"/>
        <w:bottom w:val="none" w:sz="0" w:space="0" w:color="auto"/>
        <w:right w:val="none" w:sz="0" w:space="0" w:color="auto"/>
      </w:divBdr>
    </w:div>
    <w:div w:id="608319005">
      <w:bodyDiv w:val="1"/>
      <w:marLeft w:val="0"/>
      <w:marRight w:val="0"/>
      <w:marTop w:val="0"/>
      <w:marBottom w:val="0"/>
      <w:divBdr>
        <w:top w:val="none" w:sz="0" w:space="0" w:color="auto"/>
        <w:left w:val="none" w:sz="0" w:space="0" w:color="auto"/>
        <w:bottom w:val="none" w:sz="0" w:space="0" w:color="auto"/>
        <w:right w:val="none" w:sz="0" w:space="0" w:color="auto"/>
      </w:divBdr>
    </w:div>
    <w:div w:id="608321549">
      <w:bodyDiv w:val="1"/>
      <w:marLeft w:val="0"/>
      <w:marRight w:val="0"/>
      <w:marTop w:val="0"/>
      <w:marBottom w:val="0"/>
      <w:divBdr>
        <w:top w:val="none" w:sz="0" w:space="0" w:color="auto"/>
        <w:left w:val="none" w:sz="0" w:space="0" w:color="auto"/>
        <w:bottom w:val="none" w:sz="0" w:space="0" w:color="auto"/>
        <w:right w:val="none" w:sz="0" w:space="0" w:color="auto"/>
      </w:divBdr>
    </w:div>
    <w:div w:id="608507082">
      <w:bodyDiv w:val="1"/>
      <w:marLeft w:val="0"/>
      <w:marRight w:val="0"/>
      <w:marTop w:val="0"/>
      <w:marBottom w:val="0"/>
      <w:divBdr>
        <w:top w:val="none" w:sz="0" w:space="0" w:color="auto"/>
        <w:left w:val="none" w:sz="0" w:space="0" w:color="auto"/>
        <w:bottom w:val="none" w:sz="0" w:space="0" w:color="auto"/>
        <w:right w:val="none" w:sz="0" w:space="0" w:color="auto"/>
      </w:divBdr>
    </w:div>
    <w:div w:id="608659369">
      <w:bodyDiv w:val="1"/>
      <w:marLeft w:val="0"/>
      <w:marRight w:val="0"/>
      <w:marTop w:val="0"/>
      <w:marBottom w:val="0"/>
      <w:divBdr>
        <w:top w:val="none" w:sz="0" w:space="0" w:color="auto"/>
        <w:left w:val="none" w:sz="0" w:space="0" w:color="auto"/>
        <w:bottom w:val="none" w:sz="0" w:space="0" w:color="auto"/>
        <w:right w:val="none" w:sz="0" w:space="0" w:color="auto"/>
      </w:divBdr>
    </w:div>
    <w:div w:id="608699841">
      <w:bodyDiv w:val="1"/>
      <w:marLeft w:val="0"/>
      <w:marRight w:val="0"/>
      <w:marTop w:val="0"/>
      <w:marBottom w:val="0"/>
      <w:divBdr>
        <w:top w:val="none" w:sz="0" w:space="0" w:color="auto"/>
        <w:left w:val="none" w:sz="0" w:space="0" w:color="auto"/>
        <w:bottom w:val="none" w:sz="0" w:space="0" w:color="auto"/>
        <w:right w:val="none" w:sz="0" w:space="0" w:color="auto"/>
      </w:divBdr>
    </w:div>
    <w:div w:id="608703712">
      <w:bodyDiv w:val="1"/>
      <w:marLeft w:val="0"/>
      <w:marRight w:val="0"/>
      <w:marTop w:val="0"/>
      <w:marBottom w:val="0"/>
      <w:divBdr>
        <w:top w:val="none" w:sz="0" w:space="0" w:color="auto"/>
        <w:left w:val="none" w:sz="0" w:space="0" w:color="auto"/>
        <w:bottom w:val="none" w:sz="0" w:space="0" w:color="auto"/>
        <w:right w:val="none" w:sz="0" w:space="0" w:color="auto"/>
      </w:divBdr>
    </w:div>
    <w:div w:id="608706776">
      <w:bodyDiv w:val="1"/>
      <w:marLeft w:val="0"/>
      <w:marRight w:val="0"/>
      <w:marTop w:val="0"/>
      <w:marBottom w:val="0"/>
      <w:divBdr>
        <w:top w:val="none" w:sz="0" w:space="0" w:color="auto"/>
        <w:left w:val="none" w:sz="0" w:space="0" w:color="auto"/>
        <w:bottom w:val="none" w:sz="0" w:space="0" w:color="auto"/>
        <w:right w:val="none" w:sz="0" w:space="0" w:color="auto"/>
      </w:divBdr>
    </w:div>
    <w:div w:id="608855979">
      <w:bodyDiv w:val="1"/>
      <w:marLeft w:val="0"/>
      <w:marRight w:val="0"/>
      <w:marTop w:val="0"/>
      <w:marBottom w:val="0"/>
      <w:divBdr>
        <w:top w:val="none" w:sz="0" w:space="0" w:color="auto"/>
        <w:left w:val="none" w:sz="0" w:space="0" w:color="auto"/>
        <w:bottom w:val="none" w:sz="0" w:space="0" w:color="auto"/>
        <w:right w:val="none" w:sz="0" w:space="0" w:color="auto"/>
      </w:divBdr>
    </w:div>
    <w:div w:id="608975793">
      <w:bodyDiv w:val="1"/>
      <w:marLeft w:val="0"/>
      <w:marRight w:val="0"/>
      <w:marTop w:val="0"/>
      <w:marBottom w:val="0"/>
      <w:divBdr>
        <w:top w:val="none" w:sz="0" w:space="0" w:color="auto"/>
        <w:left w:val="none" w:sz="0" w:space="0" w:color="auto"/>
        <w:bottom w:val="none" w:sz="0" w:space="0" w:color="auto"/>
        <w:right w:val="none" w:sz="0" w:space="0" w:color="auto"/>
      </w:divBdr>
    </w:div>
    <w:div w:id="609122688">
      <w:bodyDiv w:val="1"/>
      <w:marLeft w:val="0"/>
      <w:marRight w:val="0"/>
      <w:marTop w:val="0"/>
      <w:marBottom w:val="0"/>
      <w:divBdr>
        <w:top w:val="none" w:sz="0" w:space="0" w:color="auto"/>
        <w:left w:val="none" w:sz="0" w:space="0" w:color="auto"/>
        <w:bottom w:val="none" w:sz="0" w:space="0" w:color="auto"/>
        <w:right w:val="none" w:sz="0" w:space="0" w:color="auto"/>
      </w:divBdr>
    </w:div>
    <w:div w:id="609165195">
      <w:bodyDiv w:val="1"/>
      <w:marLeft w:val="0"/>
      <w:marRight w:val="0"/>
      <w:marTop w:val="0"/>
      <w:marBottom w:val="0"/>
      <w:divBdr>
        <w:top w:val="none" w:sz="0" w:space="0" w:color="auto"/>
        <w:left w:val="none" w:sz="0" w:space="0" w:color="auto"/>
        <w:bottom w:val="none" w:sz="0" w:space="0" w:color="auto"/>
        <w:right w:val="none" w:sz="0" w:space="0" w:color="auto"/>
      </w:divBdr>
    </w:div>
    <w:div w:id="609165784">
      <w:bodyDiv w:val="1"/>
      <w:marLeft w:val="0"/>
      <w:marRight w:val="0"/>
      <w:marTop w:val="0"/>
      <w:marBottom w:val="0"/>
      <w:divBdr>
        <w:top w:val="none" w:sz="0" w:space="0" w:color="auto"/>
        <w:left w:val="none" w:sz="0" w:space="0" w:color="auto"/>
        <w:bottom w:val="none" w:sz="0" w:space="0" w:color="auto"/>
        <w:right w:val="none" w:sz="0" w:space="0" w:color="auto"/>
      </w:divBdr>
    </w:div>
    <w:div w:id="609168696">
      <w:bodyDiv w:val="1"/>
      <w:marLeft w:val="0"/>
      <w:marRight w:val="0"/>
      <w:marTop w:val="0"/>
      <w:marBottom w:val="0"/>
      <w:divBdr>
        <w:top w:val="none" w:sz="0" w:space="0" w:color="auto"/>
        <w:left w:val="none" w:sz="0" w:space="0" w:color="auto"/>
        <w:bottom w:val="none" w:sz="0" w:space="0" w:color="auto"/>
        <w:right w:val="none" w:sz="0" w:space="0" w:color="auto"/>
      </w:divBdr>
    </w:div>
    <w:div w:id="609362769">
      <w:bodyDiv w:val="1"/>
      <w:marLeft w:val="0"/>
      <w:marRight w:val="0"/>
      <w:marTop w:val="0"/>
      <w:marBottom w:val="0"/>
      <w:divBdr>
        <w:top w:val="none" w:sz="0" w:space="0" w:color="auto"/>
        <w:left w:val="none" w:sz="0" w:space="0" w:color="auto"/>
        <w:bottom w:val="none" w:sz="0" w:space="0" w:color="auto"/>
        <w:right w:val="none" w:sz="0" w:space="0" w:color="auto"/>
      </w:divBdr>
    </w:div>
    <w:div w:id="609507774">
      <w:bodyDiv w:val="1"/>
      <w:marLeft w:val="0"/>
      <w:marRight w:val="0"/>
      <w:marTop w:val="0"/>
      <w:marBottom w:val="0"/>
      <w:divBdr>
        <w:top w:val="none" w:sz="0" w:space="0" w:color="auto"/>
        <w:left w:val="none" w:sz="0" w:space="0" w:color="auto"/>
        <w:bottom w:val="none" w:sz="0" w:space="0" w:color="auto"/>
        <w:right w:val="none" w:sz="0" w:space="0" w:color="auto"/>
      </w:divBdr>
    </w:div>
    <w:div w:id="610163179">
      <w:bodyDiv w:val="1"/>
      <w:marLeft w:val="0"/>
      <w:marRight w:val="0"/>
      <w:marTop w:val="0"/>
      <w:marBottom w:val="0"/>
      <w:divBdr>
        <w:top w:val="none" w:sz="0" w:space="0" w:color="auto"/>
        <w:left w:val="none" w:sz="0" w:space="0" w:color="auto"/>
        <w:bottom w:val="none" w:sz="0" w:space="0" w:color="auto"/>
        <w:right w:val="none" w:sz="0" w:space="0" w:color="auto"/>
      </w:divBdr>
    </w:div>
    <w:div w:id="610209067">
      <w:bodyDiv w:val="1"/>
      <w:marLeft w:val="0"/>
      <w:marRight w:val="0"/>
      <w:marTop w:val="0"/>
      <w:marBottom w:val="0"/>
      <w:divBdr>
        <w:top w:val="none" w:sz="0" w:space="0" w:color="auto"/>
        <w:left w:val="none" w:sz="0" w:space="0" w:color="auto"/>
        <w:bottom w:val="none" w:sz="0" w:space="0" w:color="auto"/>
        <w:right w:val="none" w:sz="0" w:space="0" w:color="auto"/>
      </w:divBdr>
    </w:div>
    <w:div w:id="610403085">
      <w:bodyDiv w:val="1"/>
      <w:marLeft w:val="0"/>
      <w:marRight w:val="0"/>
      <w:marTop w:val="0"/>
      <w:marBottom w:val="0"/>
      <w:divBdr>
        <w:top w:val="none" w:sz="0" w:space="0" w:color="auto"/>
        <w:left w:val="none" w:sz="0" w:space="0" w:color="auto"/>
        <w:bottom w:val="none" w:sz="0" w:space="0" w:color="auto"/>
        <w:right w:val="none" w:sz="0" w:space="0" w:color="auto"/>
      </w:divBdr>
    </w:div>
    <w:div w:id="610473102">
      <w:bodyDiv w:val="1"/>
      <w:marLeft w:val="0"/>
      <w:marRight w:val="0"/>
      <w:marTop w:val="0"/>
      <w:marBottom w:val="0"/>
      <w:divBdr>
        <w:top w:val="none" w:sz="0" w:space="0" w:color="auto"/>
        <w:left w:val="none" w:sz="0" w:space="0" w:color="auto"/>
        <w:bottom w:val="none" w:sz="0" w:space="0" w:color="auto"/>
        <w:right w:val="none" w:sz="0" w:space="0" w:color="auto"/>
      </w:divBdr>
    </w:div>
    <w:div w:id="610865499">
      <w:bodyDiv w:val="1"/>
      <w:marLeft w:val="0"/>
      <w:marRight w:val="0"/>
      <w:marTop w:val="0"/>
      <w:marBottom w:val="0"/>
      <w:divBdr>
        <w:top w:val="none" w:sz="0" w:space="0" w:color="auto"/>
        <w:left w:val="none" w:sz="0" w:space="0" w:color="auto"/>
        <w:bottom w:val="none" w:sz="0" w:space="0" w:color="auto"/>
        <w:right w:val="none" w:sz="0" w:space="0" w:color="auto"/>
      </w:divBdr>
    </w:div>
    <w:div w:id="611135772">
      <w:bodyDiv w:val="1"/>
      <w:marLeft w:val="0"/>
      <w:marRight w:val="0"/>
      <w:marTop w:val="0"/>
      <w:marBottom w:val="0"/>
      <w:divBdr>
        <w:top w:val="none" w:sz="0" w:space="0" w:color="auto"/>
        <w:left w:val="none" w:sz="0" w:space="0" w:color="auto"/>
        <w:bottom w:val="none" w:sz="0" w:space="0" w:color="auto"/>
        <w:right w:val="none" w:sz="0" w:space="0" w:color="auto"/>
      </w:divBdr>
    </w:div>
    <w:div w:id="611399094">
      <w:bodyDiv w:val="1"/>
      <w:marLeft w:val="0"/>
      <w:marRight w:val="0"/>
      <w:marTop w:val="0"/>
      <w:marBottom w:val="0"/>
      <w:divBdr>
        <w:top w:val="none" w:sz="0" w:space="0" w:color="auto"/>
        <w:left w:val="none" w:sz="0" w:space="0" w:color="auto"/>
        <w:bottom w:val="none" w:sz="0" w:space="0" w:color="auto"/>
        <w:right w:val="none" w:sz="0" w:space="0" w:color="auto"/>
      </w:divBdr>
    </w:div>
    <w:div w:id="611517654">
      <w:bodyDiv w:val="1"/>
      <w:marLeft w:val="0"/>
      <w:marRight w:val="0"/>
      <w:marTop w:val="0"/>
      <w:marBottom w:val="0"/>
      <w:divBdr>
        <w:top w:val="none" w:sz="0" w:space="0" w:color="auto"/>
        <w:left w:val="none" w:sz="0" w:space="0" w:color="auto"/>
        <w:bottom w:val="none" w:sz="0" w:space="0" w:color="auto"/>
        <w:right w:val="none" w:sz="0" w:space="0" w:color="auto"/>
      </w:divBdr>
    </w:div>
    <w:div w:id="611783588">
      <w:bodyDiv w:val="1"/>
      <w:marLeft w:val="0"/>
      <w:marRight w:val="0"/>
      <w:marTop w:val="0"/>
      <w:marBottom w:val="0"/>
      <w:divBdr>
        <w:top w:val="none" w:sz="0" w:space="0" w:color="auto"/>
        <w:left w:val="none" w:sz="0" w:space="0" w:color="auto"/>
        <w:bottom w:val="none" w:sz="0" w:space="0" w:color="auto"/>
        <w:right w:val="none" w:sz="0" w:space="0" w:color="auto"/>
      </w:divBdr>
    </w:div>
    <w:div w:id="611789447">
      <w:bodyDiv w:val="1"/>
      <w:marLeft w:val="0"/>
      <w:marRight w:val="0"/>
      <w:marTop w:val="0"/>
      <w:marBottom w:val="0"/>
      <w:divBdr>
        <w:top w:val="none" w:sz="0" w:space="0" w:color="auto"/>
        <w:left w:val="none" w:sz="0" w:space="0" w:color="auto"/>
        <w:bottom w:val="none" w:sz="0" w:space="0" w:color="auto"/>
        <w:right w:val="none" w:sz="0" w:space="0" w:color="auto"/>
      </w:divBdr>
    </w:div>
    <w:div w:id="611985312">
      <w:bodyDiv w:val="1"/>
      <w:marLeft w:val="0"/>
      <w:marRight w:val="0"/>
      <w:marTop w:val="0"/>
      <w:marBottom w:val="0"/>
      <w:divBdr>
        <w:top w:val="none" w:sz="0" w:space="0" w:color="auto"/>
        <w:left w:val="none" w:sz="0" w:space="0" w:color="auto"/>
        <w:bottom w:val="none" w:sz="0" w:space="0" w:color="auto"/>
        <w:right w:val="none" w:sz="0" w:space="0" w:color="auto"/>
      </w:divBdr>
    </w:div>
    <w:div w:id="612634506">
      <w:bodyDiv w:val="1"/>
      <w:marLeft w:val="0"/>
      <w:marRight w:val="0"/>
      <w:marTop w:val="0"/>
      <w:marBottom w:val="0"/>
      <w:divBdr>
        <w:top w:val="none" w:sz="0" w:space="0" w:color="auto"/>
        <w:left w:val="none" w:sz="0" w:space="0" w:color="auto"/>
        <w:bottom w:val="none" w:sz="0" w:space="0" w:color="auto"/>
        <w:right w:val="none" w:sz="0" w:space="0" w:color="auto"/>
      </w:divBdr>
    </w:div>
    <w:div w:id="612715016">
      <w:bodyDiv w:val="1"/>
      <w:marLeft w:val="0"/>
      <w:marRight w:val="0"/>
      <w:marTop w:val="0"/>
      <w:marBottom w:val="0"/>
      <w:divBdr>
        <w:top w:val="none" w:sz="0" w:space="0" w:color="auto"/>
        <w:left w:val="none" w:sz="0" w:space="0" w:color="auto"/>
        <w:bottom w:val="none" w:sz="0" w:space="0" w:color="auto"/>
        <w:right w:val="none" w:sz="0" w:space="0" w:color="auto"/>
      </w:divBdr>
    </w:div>
    <w:div w:id="613246467">
      <w:bodyDiv w:val="1"/>
      <w:marLeft w:val="0"/>
      <w:marRight w:val="0"/>
      <w:marTop w:val="0"/>
      <w:marBottom w:val="0"/>
      <w:divBdr>
        <w:top w:val="none" w:sz="0" w:space="0" w:color="auto"/>
        <w:left w:val="none" w:sz="0" w:space="0" w:color="auto"/>
        <w:bottom w:val="none" w:sz="0" w:space="0" w:color="auto"/>
        <w:right w:val="none" w:sz="0" w:space="0" w:color="auto"/>
      </w:divBdr>
    </w:div>
    <w:div w:id="613487551">
      <w:bodyDiv w:val="1"/>
      <w:marLeft w:val="0"/>
      <w:marRight w:val="0"/>
      <w:marTop w:val="0"/>
      <w:marBottom w:val="0"/>
      <w:divBdr>
        <w:top w:val="none" w:sz="0" w:space="0" w:color="auto"/>
        <w:left w:val="none" w:sz="0" w:space="0" w:color="auto"/>
        <w:bottom w:val="none" w:sz="0" w:space="0" w:color="auto"/>
        <w:right w:val="none" w:sz="0" w:space="0" w:color="auto"/>
      </w:divBdr>
    </w:div>
    <w:div w:id="613557135">
      <w:bodyDiv w:val="1"/>
      <w:marLeft w:val="0"/>
      <w:marRight w:val="0"/>
      <w:marTop w:val="0"/>
      <w:marBottom w:val="0"/>
      <w:divBdr>
        <w:top w:val="none" w:sz="0" w:space="0" w:color="auto"/>
        <w:left w:val="none" w:sz="0" w:space="0" w:color="auto"/>
        <w:bottom w:val="none" w:sz="0" w:space="0" w:color="auto"/>
        <w:right w:val="none" w:sz="0" w:space="0" w:color="auto"/>
      </w:divBdr>
    </w:div>
    <w:div w:id="613906299">
      <w:bodyDiv w:val="1"/>
      <w:marLeft w:val="0"/>
      <w:marRight w:val="0"/>
      <w:marTop w:val="0"/>
      <w:marBottom w:val="0"/>
      <w:divBdr>
        <w:top w:val="none" w:sz="0" w:space="0" w:color="auto"/>
        <w:left w:val="none" w:sz="0" w:space="0" w:color="auto"/>
        <w:bottom w:val="none" w:sz="0" w:space="0" w:color="auto"/>
        <w:right w:val="none" w:sz="0" w:space="0" w:color="auto"/>
      </w:divBdr>
    </w:div>
    <w:div w:id="613906386">
      <w:bodyDiv w:val="1"/>
      <w:marLeft w:val="0"/>
      <w:marRight w:val="0"/>
      <w:marTop w:val="0"/>
      <w:marBottom w:val="0"/>
      <w:divBdr>
        <w:top w:val="none" w:sz="0" w:space="0" w:color="auto"/>
        <w:left w:val="none" w:sz="0" w:space="0" w:color="auto"/>
        <w:bottom w:val="none" w:sz="0" w:space="0" w:color="auto"/>
        <w:right w:val="none" w:sz="0" w:space="0" w:color="auto"/>
      </w:divBdr>
    </w:div>
    <w:div w:id="614020160">
      <w:bodyDiv w:val="1"/>
      <w:marLeft w:val="0"/>
      <w:marRight w:val="0"/>
      <w:marTop w:val="0"/>
      <w:marBottom w:val="0"/>
      <w:divBdr>
        <w:top w:val="none" w:sz="0" w:space="0" w:color="auto"/>
        <w:left w:val="none" w:sz="0" w:space="0" w:color="auto"/>
        <w:bottom w:val="none" w:sz="0" w:space="0" w:color="auto"/>
        <w:right w:val="none" w:sz="0" w:space="0" w:color="auto"/>
      </w:divBdr>
    </w:div>
    <w:div w:id="614412207">
      <w:bodyDiv w:val="1"/>
      <w:marLeft w:val="0"/>
      <w:marRight w:val="0"/>
      <w:marTop w:val="0"/>
      <w:marBottom w:val="0"/>
      <w:divBdr>
        <w:top w:val="none" w:sz="0" w:space="0" w:color="auto"/>
        <w:left w:val="none" w:sz="0" w:space="0" w:color="auto"/>
        <w:bottom w:val="none" w:sz="0" w:space="0" w:color="auto"/>
        <w:right w:val="none" w:sz="0" w:space="0" w:color="auto"/>
      </w:divBdr>
    </w:div>
    <w:div w:id="614554450">
      <w:bodyDiv w:val="1"/>
      <w:marLeft w:val="0"/>
      <w:marRight w:val="0"/>
      <w:marTop w:val="0"/>
      <w:marBottom w:val="0"/>
      <w:divBdr>
        <w:top w:val="none" w:sz="0" w:space="0" w:color="auto"/>
        <w:left w:val="none" w:sz="0" w:space="0" w:color="auto"/>
        <w:bottom w:val="none" w:sz="0" w:space="0" w:color="auto"/>
        <w:right w:val="none" w:sz="0" w:space="0" w:color="auto"/>
      </w:divBdr>
    </w:div>
    <w:div w:id="614557402">
      <w:bodyDiv w:val="1"/>
      <w:marLeft w:val="0"/>
      <w:marRight w:val="0"/>
      <w:marTop w:val="0"/>
      <w:marBottom w:val="0"/>
      <w:divBdr>
        <w:top w:val="none" w:sz="0" w:space="0" w:color="auto"/>
        <w:left w:val="none" w:sz="0" w:space="0" w:color="auto"/>
        <w:bottom w:val="none" w:sz="0" w:space="0" w:color="auto"/>
        <w:right w:val="none" w:sz="0" w:space="0" w:color="auto"/>
      </w:divBdr>
    </w:div>
    <w:div w:id="614599632">
      <w:bodyDiv w:val="1"/>
      <w:marLeft w:val="0"/>
      <w:marRight w:val="0"/>
      <w:marTop w:val="0"/>
      <w:marBottom w:val="0"/>
      <w:divBdr>
        <w:top w:val="none" w:sz="0" w:space="0" w:color="auto"/>
        <w:left w:val="none" w:sz="0" w:space="0" w:color="auto"/>
        <w:bottom w:val="none" w:sz="0" w:space="0" w:color="auto"/>
        <w:right w:val="none" w:sz="0" w:space="0" w:color="auto"/>
      </w:divBdr>
    </w:div>
    <w:div w:id="614604669">
      <w:bodyDiv w:val="1"/>
      <w:marLeft w:val="0"/>
      <w:marRight w:val="0"/>
      <w:marTop w:val="0"/>
      <w:marBottom w:val="0"/>
      <w:divBdr>
        <w:top w:val="none" w:sz="0" w:space="0" w:color="auto"/>
        <w:left w:val="none" w:sz="0" w:space="0" w:color="auto"/>
        <w:bottom w:val="none" w:sz="0" w:space="0" w:color="auto"/>
        <w:right w:val="none" w:sz="0" w:space="0" w:color="auto"/>
      </w:divBdr>
    </w:div>
    <w:div w:id="614674603">
      <w:bodyDiv w:val="1"/>
      <w:marLeft w:val="0"/>
      <w:marRight w:val="0"/>
      <w:marTop w:val="0"/>
      <w:marBottom w:val="0"/>
      <w:divBdr>
        <w:top w:val="none" w:sz="0" w:space="0" w:color="auto"/>
        <w:left w:val="none" w:sz="0" w:space="0" w:color="auto"/>
        <w:bottom w:val="none" w:sz="0" w:space="0" w:color="auto"/>
        <w:right w:val="none" w:sz="0" w:space="0" w:color="auto"/>
      </w:divBdr>
    </w:div>
    <w:div w:id="614675670">
      <w:bodyDiv w:val="1"/>
      <w:marLeft w:val="0"/>
      <w:marRight w:val="0"/>
      <w:marTop w:val="0"/>
      <w:marBottom w:val="0"/>
      <w:divBdr>
        <w:top w:val="none" w:sz="0" w:space="0" w:color="auto"/>
        <w:left w:val="none" w:sz="0" w:space="0" w:color="auto"/>
        <w:bottom w:val="none" w:sz="0" w:space="0" w:color="auto"/>
        <w:right w:val="none" w:sz="0" w:space="0" w:color="auto"/>
      </w:divBdr>
    </w:div>
    <w:div w:id="614793356">
      <w:bodyDiv w:val="1"/>
      <w:marLeft w:val="0"/>
      <w:marRight w:val="0"/>
      <w:marTop w:val="0"/>
      <w:marBottom w:val="0"/>
      <w:divBdr>
        <w:top w:val="none" w:sz="0" w:space="0" w:color="auto"/>
        <w:left w:val="none" w:sz="0" w:space="0" w:color="auto"/>
        <w:bottom w:val="none" w:sz="0" w:space="0" w:color="auto"/>
        <w:right w:val="none" w:sz="0" w:space="0" w:color="auto"/>
      </w:divBdr>
    </w:div>
    <w:div w:id="615409818">
      <w:bodyDiv w:val="1"/>
      <w:marLeft w:val="0"/>
      <w:marRight w:val="0"/>
      <w:marTop w:val="0"/>
      <w:marBottom w:val="0"/>
      <w:divBdr>
        <w:top w:val="none" w:sz="0" w:space="0" w:color="auto"/>
        <w:left w:val="none" w:sz="0" w:space="0" w:color="auto"/>
        <w:bottom w:val="none" w:sz="0" w:space="0" w:color="auto"/>
        <w:right w:val="none" w:sz="0" w:space="0" w:color="auto"/>
      </w:divBdr>
    </w:div>
    <w:div w:id="615411831">
      <w:bodyDiv w:val="1"/>
      <w:marLeft w:val="0"/>
      <w:marRight w:val="0"/>
      <w:marTop w:val="0"/>
      <w:marBottom w:val="0"/>
      <w:divBdr>
        <w:top w:val="none" w:sz="0" w:space="0" w:color="auto"/>
        <w:left w:val="none" w:sz="0" w:space="0" w:color="auto"/>
        <w:bottom w:val="none" w:sz="0" w:space="0" w:color="auto"/>
        <w:right w:val="none" w:sz="0" w:space="0" w:color="auto"/>
      </w:divBdr>
    </w:div>
    <w:div w:id="615480585">
      <w:bodyDiv w:val="1"/>
      <w:marLeft w:val="0"/>
      <w:marRight w:val="0"/>
      <w:marTop w:val="0"/>
      <w:marBottom w:val="0"/>
      <w:divBdr>
        <w:top w:val="none" w:sz="0" w:space="0" w:color="auto"/>
        <w:left w:val="none" w:sz="0" w:space="0" w:color="auto"/>
        <w:bottom w:val="none" w:sz="0" w:space="0" w:color="auto"/>
        <w:right w:val="none" w:sz="0" w:space="0" w:color="auto"/>
      </w:divBdr>
    </w:div>
    <w:div w:id="615598143">
      <w:bodyDiv w:val="1"/>
      <w:marLeft w:val="0"/>
      <w:marRight w:val="0"/>
      <w:marTop w:val="0"/>
      <w:marBottom w:val="0"/>
      <w:divBdr>
        <w:top w:val="none" w:sz="0" w:space="0" w:color="auto"/>
        <w:left w:val="none" w:sz="0" w:space="0" w:color="auto"/>
        <w:bottom w:val="none" w:sz="0" w:space="0" w:color="auto"/>
        <w:right w:val="none" w:sz="0" w:space="0" w:color="auto"/>
      </w:divBdr>
    </w:div>
    <w:div w:id="615599956">
      <w:bodyDiv w:val="1"/>
      <w:marLeft w:val="0"/>
      <w:marRight w:val="0"/>
      <w:marTop w:val="0"/>
      <w:marBottom w:val="0"/>
      <w:divBdr>
        <w:top w:val="none" w:sz="0" w:space="0" w:color="auto"/>
        <w:left w:val="none" w:sz="0" w:space="0" w:color="auto"/>
        <w:bottom w:val="none" w:sz="0" w:space="0" w:color="auto"/>
        <w:right w:val="none" w:sz="0" w:space="0" w:color="auto"/>
      </w:divBdr>
    </w:div>
    <w:div w:id="615601925">
      <w:bodyDiv w:val="1"/>
      <w:marLeft w:val="0"/>
      <w:marRight w:val="0"/>
      <w:marTop w:val="0"/>
      <w:marBottom w:val="0"/>
      <w:divBdr>
        <w:top w:val="none" w:sz="0" w:space="0" w:color="auto"/>
        <w:left w:val="none" w:sz="0" w:space="0" w:color="auto"/>
        <w:bottom w:val="none" w:sz="0" w:space="0" w:color="auto"/>
        <w:right w:val="none" w:sz="0" w:space="0" w:color="auto"/>
      </w:divBdr>
    </w:div>
    <w:div w:id="616256084">
      <w:bodyDiv w:val="1"/>
      <w:marLeft w:val="0"/>
      <w:marRight w:val="0"/>
      <w:marTop w:val="0"/>
      <w:marBottom w:val="0"/>
      <w:divBdr>
        <w:top w:val="none" w:sz="0" w:space="0" w:color="auto"/>
        <w:left w:val="none" w:sz="0" w:space="0" w:color="auto"/>
        <w:bottom w:val="none" w:sz="0" w:space="0" w:color="auto"/>
        <w:right w:val="none" w:sz="0" w:space="0" w:color="auto"/>
      </w:divBdr>
    </w:div>
    <w:div w:id="616258232">
      <w:bodyDiv w:val="1"/>
      <w:marLeft w:val="0"/>
      <w:marRight w:val="0"/>
      <w:marTop w:val="0"/>
      <w:marBottom w:val="0"/>
      <w:divBdr>
        <w:top w:val="none" w:sz="0" w:space="0" w:color="auto"/>
        <w:left w:val="none" w:sz="0" w:space="0" w:color="auto"/>
        <w:bottom w:val="none" w:sz="0" w:space="0" w:color="auto"/>
        <w:right w:val="none" w:sz="0" w:space="0" w:color="auto"/>
      </w:divBdr>
    </w:div>
    <w:div w:id="616375501">
      <w:bodyDiv w:val="1"/>
      <w:marLeft w:val="0"/>
      <w:marRight w:val="0"/>
      <w:marTop w:val="0"/>
      <w:marBottom w:val="0"/>
      <w:divBdr>
        <w:top w:val="none" w:sz="0" w:space="0" w:color="auto"/>
        <w:left w:val="none" w:sz="0" w:space="0" w:color="auto"/>
        <w:bottom w:val="none" w:sz="0" w:space="0" w:color="auto"/>
        <w:right w:val="none" w:sz="0" w:space="0" w:color="auto"/>
      </w:divBdr>
    </w:div>
    <w:div w:id="616524913">
      <w:bodyDiv w:val="1"/>
      <w:marLeft w:val="0"/>
      <w:marRight w:val="0"/>
      <w:marTop w:val="0"/>
      <w:marBottom w:val="0"/>
      <w:divBdr>
        <w:top w:val="none" w:sz="0" w:space="0" w:color="auto"/>
        <w:left w:val="none" w:sz="0" w:space="0" w:color="auto"/>
        <w:bottom w:val="none" w:sz="0" w:space="0" w:color="auto"/>
        <w:right w:val="none" w:sz="0" w:space="0" w:color="auto"/>
      </w:divBdr>
    </w:div>
    <w:div w:id="616646059">
      <w:bodyDiv w:val="1"/>
      <w:marLeft w:val="0"/>
      <w:marRight w:val="0"/>
      <w:marTop w:val="0"/>
      <w:marBottom w:val="0"/>
      <w:divBdr>
        <w:top w:val="none" w:sz="0" w:space="0" w:color="auto"/>
        <w:left w:val="none" w:sz="0" w:space="0" w:color="auto"/>
        <w:bottom w:val="none" w:sz="0" w:space="0" w:color="auto"/>
        <w:right w:val="none" w:sz="0" w:space="0" w:color="auto"/>
      </w:divBdr>
    </w:div>
    <w:div w:id="616715732">
      <w:bodyDiv w:val="1"/>
      <w:marLeft w:val="0"/>
      <w:marRight w:val="0"/>
      <w:marTop w:val="0"/>
      <w:marBottom w:val="0"/>
      <w:divBdr>
        <w:top w:val="none" w:sz="0" w:space="0" w:color="auto"/>
        <w:left w:val="none" w:sz="0" w:space="0" w:color="auto"/>
        <w:bottom w:val="none" w:sz="0" w:space="0" w:color="auto"/>
        <w:right w:val="none" w:sz="0" w:space="0" w:color="auto"/>
      </w:divBdr>
    </w:div>
    <w:div w:id="616913349">
      <w:bodyDiv w:val="1"/>
      <w:marLeft w:val="0"/>
      <w:marRight w:val="0"/>
      <w:marTop w:val="0"/>
      <w:marBottom w:val="0"/>
      <w:divBdr>
        <w:top w:val="none" w:sz="0" w:space="0" w:color="auto"/>
        <w:left w:val="none" w:sz="0" w:space="0" w:color="auto"/>
        <w:bottom w:val="none" w:sz="0" w:space="0" w:color="auto"/>
        <w:right w:val="none" w:sz="0" w:space="0" w:color="auto"/>
      </w:divBdr>
    </w:div>
    <w:div w:id="616984179">
      <w:bodyDiv w:val="1"/>
      <w:marLeft w:val="0"/>
      <w:marRight w:val="0"/>
      <w:marTop w:val="0"/>
      <w:marBottom w:val="0"/>
      <w:divBdr>
        <w:top w:val="none" w:sz="0" w:space="0" w:color="auto"/>
        <w:left w:val="none" w:sz="0" w:space="0" w:color="auto"/>
        <w:bottom w:val="none" w:sz="0" w:space="0" w:color="auto"/>
        <w:right w:val="none" w:sz="0" w:space="0" w:color="auto"/>
      </w:divBdr>
    </w:div>
    <w:div w:id="617103883">
      <w:bodyDiv w:val="1"/>
      <w:marLeft w:val="0"/>
      <w:marRight w:val="0"/>
      <w:marTop w:val="0"/>
      <w:marBottom w:val="0"/>
      <w:divBdr>
        <w:top w:val="none" w:sz="0" w:space="0" w:color="auto"/>
        <w:left w:val="none" w:sz="0" w:space="0" w:color="auto"/>
        <w:bottom w:val="none" w:sz="0" w:space="0" w:color="auto"/>
        <w:right w:val="none" w:sz="0" w:space="0" w:color="auto"/>
      </w:divBdr>
    </w:div>
    <w:div w:id="617299868">
      <w:bodyDiv w:val="1"/>
      <w:marLeft w:val="0"/>
      <w:marRight w:val="0"/>
      <w:marTop w:val="0"/>
      <w:marBottom w:val="0"/>
      <w:divBdr>
        <w:top w:val="none" w:sz="0" w:space="0" w:color="auto"/>
        <w:left w:val="none" w:sz="0" w:space="0" w:color="auto"/>
        <w:bottom w:val="none" w:sz="0" w:space="0" w:color="auto"/>
        <w:right w:val="none" w:sz="0" w:space="0" w:color="auto"/>
      </w:divBdr>
    </w:div>
    <w:div w:id="617569887">
      <w:bodyDiv w:val="1"/>
      <w:marLeft w:val="0"/>
      <w:marRight w:val="0"/>
      <w:marTop w:val="0"/>
      <w:marBottom w:val="0"/>
      <w:divBdr>
        <w:top w:val="none" w:sz="0" w:space="0" w:color="auto"/>
        <w:left w:val="none" w:sz="0" w:space="0" w:color="auto"/>
        <w:bottom w:val="none" w:sz="0" w:space="0" w:color="auto"/>
        <w:right w:val="none" w:sz="0" w:space="0" w:color="auto"/>
      </w:divBdr>
    </w:div>
    <w:div w:id="617874456">
      <w:bodyDiv w:val="1"/>
      <w:marLeft w:val="0"/>
      <w:marRight w:val="0"/>
      <w:marTop w:val="0"/>
      <w:marBottom w:val="0"/>
      <w:divBdr>
        <w:top w:val="none" w:sz="0" w:space="0" w:color="auto"/>
        <w:left w:val="none" w:sz="0" w:space="0" w:color="auto"/>
        <w:bottom w:val="none" w:sz="0" w:space="0" w:color="auto"/>
        <w:right w:val="none" w:sz="0" w:space="0" w:color="auto"/>
      </w:divBdr>
    </w:div>
    <w:div w:id="617877150">
      <w:bodyDiv w:val="1"/>
      <w:marLeft w:val="0"/>
      <w:marRight w:val="0"/>
      <w:marTop w:val="0"/>
      <w:marBottom w:val="0"/>
      <w:divBdr>
        <w:top w:val="none" w:sz="0" w:space="0" w:color="auto"/>
        <w:left w:val="none" w:sz="0" w:space="0" w:color="auto"/>
        <w:bottom w:val="none" w:sz="0" w:space="0" w:color="auto"/>
        <w:right w:val="none" w:sz="0" w:space="0" w:color="auto"/>
      </w:divBdr>
    </w:div>
    <w:div w:id="617878184">
      <w:bodyDiv w:val="1"/>
      <w:marLeft w:val="0"/>
      <w:marRight w:val="0"/>
      <w:marTop w:val="0"/>
      <w:marBottom w:val="0"/>
      <w:divBdr>
        <w:top w:val="none" w:sz="0" w:space="0" w:color="auto"/>
        <w:left w:val="none" w:sz="0" w:space="0" w:color="auto"/>
        <w:bottom w:val="none" w:sz="0" w:space="0" w:color="auto"/>
        <w:right w:val="none" w:sz="0" w:space="0" w:color="auto"/>
      </w:divBdr>
    </w:div>
    <w:div w:id="618101356">
      <w:bodyDiv w:val="1"/>
      <w:marLeft w:val="0"/>
      <w:marRight w:val="0"/>
      <w:marTop w:val="0"/>
      <w:marBottom w:val="0"/>
      <w:divBdr>
        <w:top w:val="none" w:sz="0" w:space="0" w:color="auto"/>
        <w:left w:val="none" w:sz="0" w:space="0" w:color="auto"/>
        <w:bottom w:val="none" w:sz="0" w:space="0" w:color="auto"/>
        <w:right w:val="none" w:sz="0" w:space="0" w:color="auto"/>
      </w:divBdr>
    </w:div>
    <w:div w:id="618217819">
      <w:bodyDiv w:val="1"/>
      <w:marLeft w:val="0"/>
      <w:marRight w:val="0"/>
      <w:marTop w:val="0"/>
      <w:marBottom w:val="0"/>
      <w:divBdr>
        <w:top w:val="none" w:sz="0" w:space="0" w:color="auto"/>
        <w:left w:val="none" w:sz="0" w:space="0" w:color="auto"/>
        <w:bottom w:val="none" w:sz="0" w:space="0" w:color="auto"/>
        <w:right w:val="none" w:sz="0" w:space="0" w:color="auto"/>
      </w:divBdr>
    </w:div>
    <w:div w:id="618267942">
      <w:bodyDiv w:val="1"/>
      <w:marLeft w:val="0"/>
      <w:marRight w:val="0"/>
      <w:marTop w:val="0"/>
      <w:marBottom w:val="0"/>
      <w:divBdr>
        <w:top w:val="none" w:sz="0" w:space="0" w:color="auto"/>
        <w:left w:val="none" w:sz="0" w:space="0" w:color="auto"/>
        <w:bottom w:val="none" w:sz="0" w:space="0" w:color="auto"/>
        <w:right w:val="none" w:sz="0" w:space="0" w:color="auto"/>
      </w:divBdr>
    </w:div>
    <w:div w:id="618604417">
      <w:bodyDiv w:val="1"/>
      <w:marLeft w:val="0"/>
      <w:marRight w:val="0"/>
      <w:marTop w:val="0"/>
      <w:marBottom w:val="0"/>
      <w:divBdr>
        <w:top w:val="none" w:sz="0" w:space="0" w:color="auto"/>
        <w:left w:val="none" w:sz="0" w:space="0" w:color="auto"/>
        <w:bottom w:val="none" w:sz="0" w:space="0" w:color="auto"/>
        <w:right w:val="none" w:sz="0" w:space="0" w:color="auto"/>
      </w:divBdr>
    </w:div>
    <w:div w:id="618606215">
      <w:bodyDiv w:val="1"/>
      <w:marLeft w:val="0"/>
      <w:marRight w:val="0"/>
      <w:marTop w:val="0"/>
      <w:marBottom w:val="0"/>
      <w:divBdr>
        <w:top w:val="none" w:sz="0" w:space="0" w:color="auto"/>
        <w:left w:val="none" w:sz="0" w:space="0" w:color="auto"/>
        <w:bottom w:val="none" w:sz="0" w:space="0" w:color="auto"/>
        <w:right w:val="none" w:sz="0" w:space="0" w:color="auto"/>
      </w:divBdr>
    </w:div>
    <w:div w:id="618610607">
      <w:bodyDiv w:val="1"/>
      <w:marLeft w:val="0"/>
      <w:marRight w:val="0"/>
      <w:marTop w:val="0"/>
      <w:marBottom w:val="0"/>
      <w:divBdr>
        <w:top w:val="none" w:sz="0" w:space="0" w:color="auto"/>
        <w:left w:val="none" w:sz="0" w:space="0" w:color="auto"/>
        <w:bottom w:val="none" w:sz="0" w:space="0" w:color="auto"/>
        <w:right w:val="none" w:sz="0" w:space="0" w:color="auto"/>
      </w:divBdr>
    </w:div>
    <w:div w:id="619148677">
      <w:bodyDiv w:val="1"/>
      <w:marLeft w:val="0"/>
      <w:marRight w:val="0"/>
      <w:marTop w:val="0"/>
      <w:marBottom w:val="0"/>
      <w:divBdr>
        <w:top w:val="none" w:sz="0" w:space="0" w:color="auto"/>
        <w:left w:val="none" w:sz="0" w:space="0" w:color="auto"/>
        <w:bottom w:val="none" w:sz="0" w:space="0" w:color="auto"/>
        <w:right w:val="none" w:sz="0" w:space="0" w:color="auto"/>
      </w:divBdr>
    </w:div>
    <w:div w:id="619265861">
      <w:bodyDiv w:val="1"/>
      <w:marLeft w:val="0"/>
      <w:marRight w:val="0"/>
      <w:marTop w:val="0"/>
      <w:marBottom w:val="0"/>
      <w:divBdr>
        <w:top w:val="none" w:sz="0" w:space="0" w:color="auto"/>
        <w:left w:val="none" w:sz="0" w:space="0" w:color="auto"/>
        <w:bottom w:val="none" w:sz="0" w:space="0" w:color="auto"/>
        <w:right w:val="none" w:sz="0" w:space="0" w:color="auto"/>
      </w:divBdr>
    </w:div>
    <w:div w:id="619268855">
      <w:bodyDiv w:val="1"/>
      <w:marLeft w:val="0"/>
      <w:marRight w:val="0"/>
      <w:marTop w:val="0"/>
      <w:marBottom w:val="0"/>
      <w:divBdr>
        <w:top w:val="none" w:sz="0" w:space="0" w:color="auto"/>
        <w:left w:val="none" w:sz="0" w:space="0" w:color="auto"/>
        <w:bottom w:val="none" w:sz="0" w:space="0" w:color="auto"/>
        <w:right w:val="none" w:sz="0" w:space="0" w:color="auto"/>
      </w:divBdr>
    </w:div>
    <w:div w:id="619340783">
      <w:bodyDiv w:val="1"/>
      <w:marLeft w:val="0"/>
      <w:marRight w:val="0"/>
      <w:marTop w:val="0"/>
      <w:marBottom w:val="0"/>
      <w:divBdr>
        <w:top w:val="none" w:sz="0" w:space="0" w:color="auto"/>
        <w:left w:val="none" w:sz="0" w:space="0" w:color="auto"/>
        <w:bottom w:val="none" w:sz="0" w:space="0" w:color="auto"/>
        <w:right w:val="none" w:sz="0" w:space="0" w:color="auto"/>
      </w:divBdr>
    </w:div>
    <w:div w:id="619453042">
      <w:bodyDiv w:val="1"/>
      <w:marLeft w:val="0"/>
      <w:marRight w:val="0"/>
      <w:marTop w:val="0"/>
      <w:marBottom w:val="0"/>
      <w:divBdr>
        <w:top w:val="none" w:sz="0" w:space="0" w:color="auto"/>
        <w:left w:val="none" w:sz="0" w:space="0" w:color="auto"/>
        <w:bottom w:val="none" w:sz="0" w:space="0" w:color="auto"/>
        <w:right w:val="none" w:sz="0" w:space="0" w:color="auto"/>
      </w:divBdr>
    </w:div>
    <w:div w:id="619457349">
      <w:bodyDiv w:val="1"/>
      <w:marLeft w:val="0"/>
      <w:marRight w:val="0"/>
      <w:marTop w:val="0"/>
      <w:marBottom w:val="0"/>
      <w:divBdr>
        <w:top w:val="none" w:sz="0" w:space="0" w:color="auto"/>
        <w:left w:val="none" w:sz="0" w:space="0" w:color="auto"/>
        <w:bottom w:val="none" w:sz="0" w:space="0" w:color="auto"/>
        <w:right w:val="none" w:sz="0" w:space="0" w:color="auto"/>
      </w:divBdr>
    </w:div>
    <w:div w:id="619461555">
      <w:bodyDiv w:val="1"/>
      <w:marLeft w:val="0"/>
      <w:marRight w:val="0"/>
      <w:marTop w:val="0"/>
      <w:marBottom w:val="0"/>
      <w:divBdr>
        <w:top w:val="none" w:sz="0" w:space="0" w:color="auto"/>
        <w:left w:val="none" w:sz="0" w:space="0" w:color="auto"/>
        <w:bottom w:val="none" w:sz="0" w:space="0" w:color="auto"/>
        <w:right w:val="none" w:sz="0" w:space="0" w:color="auto"/>
      </w:divBdr>
    </w:div>
    <w:div w:id="619578498">
      <w:bodyDiv w:val="1"/>
      <w:marLeft w:val="0"/>
      <w:marRight w:val="0"/>
      <w:marTop w:val="0"/>
      <w:marBottom w:val="0"/>
      <w:divBdr>
        <w:top w:val="none" w:sz="0" w:space="0" w:color="auto"/>
        <w:left w:val="none" w:sz="0" w:space="0" w:color="auto"/>
        <w:bottom w:val="none" w:sz="0" w:space="0" w:color="auto"/>
        <w:right w:val="none" w:sz="0" w:space="0" w:color="auto"/>
      </w:divBdr>
    </w:div>
    <w:div w:id="619723906">
      <w:bodyDiv w:val="1"/>
      <w:marLeft w:val="0"/>
      <w:marRight w:val="0"/>
      <w:marTop w:val="0"/>
      <w:marBottom w:val="0"/>
      <w:divBdr>
        <w:top w:val="none" w:sz="0" w:space="0" w:color="auto"/>
        <w:left w:val="none" w:sz="0" w:space="0" w:color="auto"/>
        <w:bottom w:val="none" w:sz="0" w:space="0" w:color="auto"/>
        <w:right w:val="none" w:sz="0" w:space="0" w:color="auto"/>
      </w:divBdr>
    </w:div>
    <w:div w:id="619803240">
      <w:bodyDiv w:val="1"/>
      <w:marLeft w:val="0"/>
      <w:marRight w:val="0"/>
      <w:marTop w:val="0"/>
      <w:marBottom w:val="0"/>
      <w:divBdr>
        <w:top w:val="none" w:sz="0" w:space="0" w:color="auto"/>
        <w:left w:val="none" w:sz="0" w:space="0" w:color="auto"/>
        <w:bottom w:val="none" w:sz="0" w:space="0" w:color="auto"/>
        <w:right w:val="none" w:sz="0" w:space="0" w:color="auto"/>
      </w:divBdr>
    </w:div>
    <w:div w:id="620454361">
      <w:bodyDiv w:val="1"/>
      <w:marLeft w:val="0"/>
      <w:marRight w:val="0"/>
      <w:marTop w:val="0"/>
      <w:marBottom w:val="0"/>
      <w:divBdr>
        <w:top w:val="none" w:sz="0" w:space="0" w:color="auto"/>
        <w:left w:val="none" w:sz="0" w:space="0" w:color="auto"/>
        <w:bottom w:val="none" w:sz="0" w:space="0" w:color="auto"/>
        <w:right w:val="none" w:sz="0" w:space="0" w:color="auto"/>
      </w:divBdr>
    </w:div>
    <w:div w:id="620572058">
      <w:bodyDiv w:val="1"/>
      <w:marLeft w:val="0"/>
      <w:marRight w:val="0"/>
      <w:marTop w:val="0"/>
      <w:marBottom w:val="0"/>
      <w:divBdr>
        <w:top w:val="none" w:sz="0" w:space="0" w:color="auto"/>
        <w:left w:val="none" w:sz="0" w:space="0" w:color="auto"/>
        <w:bottom w:val="none" w:sz="0" w:space="0" w:color="auto"/>
        <w:right w:val="none" w:sz="0" w:space="0" w:color="auto"/>
      </w:divBdr>
    </w:div>
    <w:div w:id="620768318">
      <w:bodyDiv w:val="1"/>
      <w:marLeft w:val="0"/>
      <w:marRight w:val="0"/>
      <w:marTop w:val="0"/>
      <w:marBottom w:val="0"/>
      <w:divBdr>
        <w:top w:val="none" w:sz="0" w:space="0" w:color="auto"/>
        <w:left w:val="none" w:sz="0" w:space="0" w:color="auto"/>
        <w:bottom w:val="none" w:sz="0" w:space="0" w:color="auto"/>
        <w:right w:val="none" w:sz="0" w:space="0" w:color="auto"/>
      </w:divBdr>
    </w:div>
    <w:div w:id="621157418">
      <w:bodyDiv w:val="1"/>
      <w:marLeft w:val="0"/>
      <w:marRight w:val="0"/>
      <w:marTop w:val="0"/>
      <w:marBottom w:val="0"/>
      <w:divBdr>
        <w:top w:val="none" w:sz="0" w:space="0" w:color="auto"/>
        <w:left w:val="none" w:sz="0" w:space="0" w:color="auto"/>
        <w:bottom w:val="none" w:sz="0" w:space="0" w:color="auto"/>
        <w:right w:val="none" w:sz="0" w:space="0" w:color="auto"/>
      </w:divBdr>
    </w:div>
    <w:div w:id="621306866">
      <w:bodyDiv w:val="1"/>
      <w:marLeft w:val="0"/>
      <w:marRight w:val="0"/>
      <w:marTop w:val="0"/>
      <w:marBottom w:val="0"/>
      <w:divBdr>
        <w:top w:val="none" w:sz="0" w:space="0" w:color="auto"/>
        <w:left w:val="none" w:sz="0" w:space="0" w:color="auto"/>
        <w:bottom w:val="none" w:sz="0" w:space="0" w:color="auto"/>
        <w:right w:val="none" w:sz="0" w:space="0" w:color="auto"/>
      </w:divBdr>
    </w:div>
    <w:div w:id="621350331">
      <w:bodyDiv w:val="1"/>
      <w:marLeft w:val="0"/>
      <w:marRight w:val="0"/>
      <w:marTop w:val="0"/>
      <w:marBottom w:val="0"/>
      <w:divBdr>
        <w:top w:val="none" w:sz="0" w:space="0" w:color="auto"/>
        <w:left w:val="none" w:sz="0" w:space="0" w:color="auto"/>
        <w:bottom w:val="none" w:sz="0" w:space="0" w:color="auto"/>
        <w:right w:val="none" w:sz="0" w:space="0" w:color="auto"/>
      </w:divBdr>
    </w:div>
    <w:div w:id="621351763">
      <w:bodyDiv w:val="1"/>
      <w:marLeft w:val="0"/>
      <w:marRight w:val="0"/>
      <w:marTop w:val="0"/>
      <w:marBottom w:val="0"/>
      <w:divBdr>
        <w:top w:val="none" w:sz="0" w:space="0" w:color="auto"/>
        <w:left w:val="none" w:sz="0" w:space="0" w:color="auto"/>
        <w:bottom w:val="none" w:sz="0" w:space="0" w:color="auto"/>
        <w:right w:val="none" w:sz="0" w:space="0" w:color="auto"/>
      </w:divBdr>
    </w:div>
    <w:div w:id="621352249">
      <w:bodyDiv w:val="1"/>
      <w:marLeft w:val="0"/>
      <w:marRight w:val="0"/>
      <w:marTop w:val="0"/>
      <w:marBottom w:val="0"/>
      <w:divBdr>
        <w:top w:val="none" w:sz="0" w:space="0" w:color="auto"/>
        <w:left w:val="none" w:sz="0" w:space="0" w:color="auto"/>
        <w:bottom w:val="none" w:sz="0" w:space="0" w:color="auto"/>
        <w:right w:val="none" w:sz="0" w:space="0" w:color="auto"/>
      </w:divBdr>
    </w:div>
    <w:div w:id="621500438">
      <w:bodyDiv w:val="1"/>
      <w:marLeft w:val="0"/>
      <w:marRight w:val="0"/>
      <w:marTop w:val="0"/>
      <w:marBottom w:val="0"/>
      <w:divBdr>
        <w:top w:val="none" w:sz="0" w:space="0" w:color="auto"/>
        <w:left w:val="none" w:sz="0" w:space="0" w:color="auto"/>
        <w:bottom w:val="none" w:sz="0" w:space="0" w:color="auto"/>
        <w:right w:val="none" w:sz="0" w:space="0" w:color="auto"/>
      </w:divBdr>
    </w:div>
    <w:div w:id="621501817">
      <w:bodyDiv w:val="1"/>
      <w:marLeft w:val="0"/>
      <w:marRight w:val="0"/>
      <w:marTop w:val="0"/>
      <w:marBottom w:val="0"/>
      <w:divBdr>
        <w:top w:val="none" w:sz="0" w:space="0" w:color="auto"/>
        <w:left w:val="none" w:sz="0" w:space="0" w:color="auto"/>
        <w:bottom w:val="none" w:sz="0" w:space="0" w:color="auto"/>
        <w:right w:val="none" w:sz="0" w:space="0" w:color="auto"/>
      </w:divBdr>
    </w:div>
    <w:div w:id="621574721">
      <w:bodyDiv w:val="1"/>
      <w:marLeft w:val="0"/>
      <w:marRight w:val="0"/>
      <w:marTop w:val="0"/>
      <w:marBottom w:val="0"/>
      <w:divBdr>
        <w:top w:val="none" w:sz="0" w:space="0" w:color="auto"/>
        <w:left w:val="none" w:sz="0" w:space="0" w:color="auto"/>
        <w:bottom w:val="none" w:sz="0" w:space="0" w:color="auto"/>
        <w:right w:val="none" w:sz="0" w:space="0" w:color="auto"/>
      </w:divBdr>
    </w:div>
    <w:div w:id="621575701">
      <w:bodyDiv w:val="1"/>
      <w:marLeft w:val="0"/>
      <w:marRight w:val="0"/>
      <w:marTop w:val="0"/>
      <w:marBottom w:val="0"/>
      <w:divBdr>
        <w:top w:val="none" w:sz="0" w:space="0" w:color="auto"/>
        <w:left w:val="none" w:sz="0" w:space="0" w:color="auto"/>
        <w:bottom w:val="none" w:sz="0" w:space="0" w:color="auto"/>
        <w:right w:val="none" w:sz="0" w:space="0" w:color="auto"/>
      </w:divBdr>
    </w:div>
    <w:div w:id="621612497">
      <w:bodyDiv w:val="1"/>
      <w:marLeft w:val="0"/>
      <w:marRight w:val="0"/>
      <w:marTop w:val="0"/>
      <w:marBottom w:val="0"/>
      <w:divBdr>
        <w:top w:val="none" w:sz="0" w:space="0" w:color="auto"/>
        <w:left w:val="none" w:sz="0" w:space="0" w:color="auto"/>
        <w:bottom w:val="none" w:sz="0" w:space="0" w:color="auto"/>
        <w:right w:val="none" w:sz="0" w:space="0" w:color="auto"/>
      </w:divBdr>
    </w:div>
    <w:div w:id="621619001">
      <w:bodyDiv w:val="1"/>
      <w:marLeft w:val="0"/>
      <w:marRight w:val="0"/>
      <w:marTop w:val="0"/>
      <w:marBottom w:val="0"/>
      <w:divBdr>
        <w:top w:val="none" w:sz="0" w:space="0" w:color="auto"/>
        <w:left w:val="none" w:sz="0" w:space="0" w:color="auto"/>
        <w:bottom w:val="none" w:sz="0" w:space="0" w:color="auto"/>
        <w:right w:val="none" w:sz="0" w:space="0" w:color="auto"/>
      </w:divBdr>
    </w:div>
    <w:div w:id="621769343">
      <w:bodyDiv w:val="1"/>
      <w:marLeft w:val="0"/>
      <w:marRight w:val="0"/>
      <w:marTop w:val="0"/>
      <w:marBottom w:val="0"/>
      <w:divBdr>
        <w:top w:val="none" w:sz="0" w:space="0" w:color="auto"/>
        <w:left w:val="none" w:sz="0" w:space="0" w:color="auto"/>
        <w:bottom w:val="none" w:sz="0" w:space="0" w:color="auto"/>
        <w:right w:val="none" w:sz="0" w:space="0" w:color="auto"/>
      </w:divBdr>
    </w:div>
    <w:div w:id="621884712">
      <w:bodyDiv w:val="1"/>
      <w:marLeft w:val="0"/>
      <w:marRight w:val="0"/>
      <w:marTop w:val="0"/>
      <w:marBottom w:val="0"/>
      <w:divBdr>
        <w:top w:val="none" w:sz="0" w:space="0" w:color="auto"/>
        <w:left w:val="none" w:sz="0" w:space="0" w:color="auto"/>
        <w:bottom w:val="none" w:sz="0" w:space="0" w:color="auto"/>
        <w:right w:val="none" w:sz="0" w:space="0" w:color="auto"/>
      </w:divBdr>
    </w:div>
    <w:div w:id="622200895">
      <w:bodyDiv w:val="1"/>
      <w:marLeft w:val="0"/>
      <w:marRight w:val="0"/>
      <w:marTop w:val="0"/>
      <w:marBottom w:val="0"/>
      <w:divBdr>
        <w:top w:val="none" w:sz="0" w:space="0" w:color="auto"/>
        <w:left w:val="none" w:sz="0" w:space="0" w:color="auto"/>
        <w:bottom w:val="none" w:sz="0" w:space="0" w:color="auto"/>
        <w:right w:val="none" w:sz="0" w:space="0" w:color="auto"/>
      </w:divBdr>
    </w:div>
    <w:div w:id="622424990">
      <w:bodyDiv w:val="1"/>
      <w:marLeft w:val="0"/>
      <w:marRight w:val="0"/>
      <w:marTop w:val="0"/>
      <w:marBottom w:val="0"/>
      <w:divBdr>
        <w:top w:val="none" w:sz="0" w:space="0" w:color="auto"/>
        <w:left w:val="none" w:sz="0" w:space="0" w:color="auto"/>
        <w:bottom w:val="none" w:sz="0" w:space="0" w:color="auto"/>
        <w:right w:val="none" w:sz="0" w:space="0" w:color="auto"/>
      </w:divBdr>
    </w:div>
    <w:div w:id="622461842">
      <w:bodyDiv w:val="1"/>
      <w:marLeft w:val="0"/>
      <w:marRight w:val="0"/>
      <w:marTop w:val="0"/>
      <w:marBottom w:val="0"/>
      <w:divBdr>
        <w:top w:val="none" w:sz="0" w:space="0" w:color="auto"/>
        <w:left w:val="none" w:sz="0" w:space="0" w:color="auto"/>
        <w:bottom w:val="none" w:sz="0" w:space="0" w:color="auto"/>
        <w:right w:val="none" w:sz="0" w:space="0" w:color="auto"/>
      </w:divBdr>
    </w:div>
    <w:div w:id="622492990">
      <w:bodyDiv w:val="1"/>
      <w:marLeft w:val="0"/>
      <w:marRight w:val="0"/>
      <w:marTop w:val="0"/>
      <w:marBottom w:val="0"/>
      <w:divBdr>
        <w:top w:val="none" w:sz="0" w:space="0" w:color="auto"/>
        <w:left w:val="none" w:sz="0" w:space="0" w:color="auto"/>
        <w:bottom w:val="none" w:sz="0" w:space="0" w:color="auto"/>
        <w:right w:val="none" w:sz="0" w:space="0" w:color="auto"/>
      </w:divBdr>
    </w:div>
    <w:div w:id="622809170">
      <w:bodyDiv w:val="1"/>
      <w:marLeft w:val="0"/>
      <w:marRight w:val="0"/>
      <w:marTop w:val="0"/>
      <w:marBottom w:val="0"/>
      <w:divBdr>
        <w:top w:val="none" w:sz="0" w:space="0" w:color="auto"/>
        <w:left w:val="none" w:sz="0" w:space="0" w:color="auto"/>
        <w:bottom w:val="none" w:sz="0" w:space="0" w:color="auto"/>
        <w:right w:val="none" w:sz="0" w:space="0" w:color="auto"/>
      </w:divBdr>
    </w:div>
    <w:div w:id="622885575">
      <w:bodyDiv w:val="1"/>
      <w:marLeft w:val="0"/>
      <w:marRight w:val="0"/>
      <w:marTop w:val="0"/>
      <w:marBottom w:val="0"/>
      <w:divBdr>
        <w:top w:val="none" w:sz="0" w:space="0" w:color="auto"/>
        <w:left w:val="none" w:sz="0" w:space="0" w:color="auto"/>
        <w:bottom w:val="none" w:sz="0" w:space="0" w:color="auto"/>
        <w:right w:val="none" w:sz="0" w:space="0" w:color="auto"/>
      </w:divBdr>
    </w:div>
    <w:div w:id="623005403">
      <w:bodyDiv w:val="1"/>
      <w:marLeft w:val="0"/>
      <w:marRight w:val="0"/>
      <w:marTop w:val="0"/>
      <w:marBottom w:val="0"/>
      <w:divBdr>
        <w:top w:val="none" w:sz="0" w:space="0" w:color="auto"/>
        <w:left w:val="none" w:sz="0" w:space="0" w:color="auto"/>
        <w:bottom w:val="none" w:sz="0" w:space="0" w:color="auto"/>
        <w:right w:val="none" w:sz="0" w:space="0" w:color="auto"/>
      </w:divBdr>
    </w:div>
    <w:div w:id="623275763">
      <w:bodyDiv w:val="1"/>
      <w:marLeft w:val="0"/>
      <w:marRight w:val="0"/>
      <w:marTop w:val="0"/>
      <w:marBottom w:val="0"/>
      <w:divBdr>
        <w:top w:val="none" w:sz="0" w:space="0" w:color="auto"/>
        <w:left w:val="none" w:sz="0" w:space="0" w:color="auto"/>
        <w:bottom w:val="none" w:sz="0" w:space="0" w:color="auto"/>
        <w:right w:val="none" w:sz="0" w:space="0" w:color="auto"/>
      </w:divBdr>
    </w:div>
    <w:div w:id="623343494">
      <w:bodyDiv w:val="1"/>
      <w:marLeft w:val="0"/>
      <w:marRight w:val="0"/>
      <w:marTop w:val="0"/>
      <w:marBottom w:val="0"/>
      <w:divBdr>
        <w:top w:val="none" w:sz="0" w:space="0" w:color="auto"/>
        <w:left w:val="none" w:sz="0" w:space="0" w:color="auto"/>
        <w:bottom w:val="none" w:sz="0" w:space="0" w:color="auto"/>
        <w:right w:val="none" w:sz="0" w:space="0" w:color="auto"/>
      </w:divBdr>
    </w:div>
    <w:div w:id="623460317">
      <w:bodyDiv w:val="1"/>
      <w:marLeft w:val="0"/>
      <w:marRight w:val="0"/>
      <w:marTop w:val="0"/>
      <w:marBottom w:val="0"/>
      <w:divBdr>
        <w:top w:val="none" w:sz="0" w:space="0" w:color="auto"/>
        <w:left w:val="none" w:sz="0" w:space="0" w:color="auto"/>
        <w:bottom w:val="none" w:sz="0" w:space="0" w:color="auto"/>
        <w:right w:val="none" w:sz="0" w:space="0" w:color="auto"/>
      </w:divBdr>
    </w:div>
    <w:div w:id="623461238">
      <w:bodyDiv w:val="1"/>
      <w:marLeft w:val="0"/>
      <w:marRight w:val="0"/>
      <w:marTop w:val="0"/>
      <w:marBottom w:val="0"/>
      <w:divBdr>
        <w:top w:val="none" w:sz="0" w:space="0" w:color="auto"/>
        <w:left w:val="none" w:sz="0" w:space="0" w:color="auto"/>
        <w:bottom w:val="none" w:sz="0" w:space="0" w:color="auto"/>
        <w:right w:val="none" w:sz="0" w:space="0" w:color="auto"/>
      </w:divBdr>
    </w:div>
    <w:div w:id="623577977">
      <w:bodyDiv w:val="1"/>
      <w:marLeft w:val="0"/>
      <w:marRight w:val="0"/>
      <w:marTop w:val="0"/>
      <w:marBottom w:val="0"/>
      <w:divBdr>
        <w:top w:val="none" w:sz="0" w:space="0" w:color="auto"/>
        <w:left w:val="none" w:sz="0" w:space="0" w:color="auto"/>
        <w:bottom w:val="none" w:sz="0" w:space="0" w:color="auto"/>
        <w:right w:val="none" w:sz="0" w:space="0" w:color="auto"/>
      </w:divBdr>
    </w:div>
    <w:div w:id="623580012">
      <w:bodyDiv w:val="1"/>
      <w:marLeft w:val="0"/>
      <w:marRight w:val="0"/>
      <w:marTop w:val="0"/>
      <w:marBottom w:val="0"/>
      <w:divBdr>
        <w:top w:val="none" w:sz="0" w:space="0" w:color="auto"/>
        <w:left w:val="none" w:sz="0" w:space="0" w:color="auto"/>
        <w:bottom w:val="none" w:sz="0" w:space="0" w:color="auto"/>
        <w:right w:val="none" w:sz="0" w:space="0" w:color="auto"/>
      </w:divBdr>
    </w:div>
    <w:div w:id="624652374">
      <w:bodyDiv w:val="1"/>
      <w:marLeft w:val="0"/>
      <w:marRight w:val="0"/>
      <w:marTop w:val="0"/>
      <w:marBottom w:val="0"/>
      <w:divBdr>
        <w:top w:val="none" w:sz="0" w:space="0" w:color="auto"/>
        <w:left w:val="none" w:sz="0" w:space="0" w:color="auto"/>
        <w:bottom w:val="none" w:sz="0" w:space="0" w:color="auto"/>
        <w:right w:val="none" w:sz="0" w:space="0" w:color="auto"/>
      </w:divBdr>
    </w:div>
    <w:div w:id="624656305">
      <w:bodyDiv w:val="1"/>
      <w:marLeft w:val="0"/>
      <w:marRight w:val="0"/>
      <w:marTop w:val="0"/>
      <w:marBottom w:val="0"/>
      <w:divBdr>
        <w:top w:val="none" w:sz="0" w:space="0" w:color="auto"/>
        <w:left w:val="none" w:sz="0" w:space="0" w:color="auto"/>
        <w:bottom w:val="none" w:sz="0" w:space="0" w:color="auto"/>
        <w:right w:val="none" w:sz="0" w:space="0" w:color="auto"/>
      </w:divBdr>
    </w:div>
    <w:div w:id="624773370">
      <w:bodyDiv w:val="1"/>
      <w:marLeft w:val="0"/>
      <w:marRight w:val="0"/>
      <w:marTop w:val="0"/>
      <w:marBottom w:val="0"/>
      <w:divBdr>
        <w:top w:val="none" w:sz="0" w:space="0" w:color="auto"/>
        <w:left w:val="none" w:sz="0" w:space="0" w:color="auto"/>
        <w:bottom w:val="none" w:sz="0" w:space="0" w:color="auto"/>
        <w:right w:val="none" w:sz="0" w:space="0" w:color="auto"/>
      </w:divBdr>
    </w:div>
    <w:div w:id="624773935">
      <w:bodyDiv w:val="1"/>
      <w:marLeft w:val="0"/>
      <w:marRight w:val="0"/>
      <w:marTop w:val="0"/>
      <w:marBottom w:val="0"/>
      <w:divBdr>
        <w:top w:val="none" w:sz="0" w:space="0" w:color="auto"/>
        <w:left w:val="none" w:sz="0" w:space="0" w:color="auto"/>
        <w:bottom w:val="none" w:sz="0" w:space="0" w:color="auto"/>
        <w:right w:val="none" w:sz="0" w:space="0" w:color="auto"/>
      </w:divBdr>
    </w:div>
    <w:div w:id="624774875">
      <w:bodyDiv w:val="1"/>
      <w:marLeft w:val="0"/>
      <w:marRight w:val="0"/>
      <w:marTop w:val="0"/>
      <w:marBottom w:val="0"/>
      <w:divBdr>
        <w:top w:val="none" w:sz="0" w:space="0" w:color="auto"/>
        <w:left w:val="none" w:sz="0" w:space="0" w:color="auto"/>
        <w:bottom w:val="none" w:sz="0" w:space="0" w:color="auto"/>
        <w:right w:val="none" w:sz="0" w:space="0" w:color="auto"/>
      </w:divBdr>
    </w:div>
    <w:div w:id="624965014">
      <w:bodyDiv w:val="1"/>
      <w:marLeft w:val="0"/>
      <w:marRight w:val="0"/>
      <w:marTop w:val="0"/>
      <w:marBottom w:val="0"/>
      <w:divBdr>
        <w:top w:val="none" w:sz="0" w:space="0" w:color="auto"/>
        <w:left w:val="none" w:sz="0" w:space="0" w:color="auto"/>
        <w:bottom w:val="none" w:sz="0" w:space="0" w:color="auto"/>
        <w:right w:val="none" w:sz="0" w:space="0" w:color="auto"/>
      </w:divBdr>
    </w:div>
    <w:div w:id="625039275">
      <w:bodyDiv w:val="1"/>
      <w:marLeft w:val="0"/>
      <w:marRight w:val="0"/>
      <w:marTop w:val="0"/>
      <w:marBottom w:val="0"/>
      <w:divBdr>
        <w:top w:val="none" w:sz="0" w:space="0" w:color="auto"/>
        <w:left w:val="none" w:sz="0" w:space="0" w:color="auto"/>
        <w:bottom w:val="none" w:sz="0" w:space="0" w:color="auto"/>
        <w:right w:val="none" w:sz="0" w:space="0" w:color="auto"/>
      </w:divBdr>
    </w:div>
    <w:div w:id="625352944">
      <w:bodyDiv w:val="1"/>
      <w:marLeft w:val="0"/>
      <w:marRight w:val="0"/>
      <w:marTop w:val="0"/>
      <w:marBottom w:val="0"/>
      <w:divBdr>
        <w:top w:val="none" w:sz="0" w:space="0" w:color="auto"/>
        <w:left w:val="none" w:sz="0" w:space="0" w:color="auto"/>
        <w:bottom w:val="none" w:sz="0" w:space="0" w:color="auto"/>
        <w:right w:val="none" w:sz="0" w:space="0" w:color="auto"/>
      </w:divBdr>
    </w:div>
    <w:div w:id="625623261">
      <w:bodyDiv w:val="1"/>
      <w:marLeft w:val="0"/>
      <w:marRight w:val="0"/>
      <w:marTop w:val="0"/>
      <w:marBottom w:val="0"/>
      <w:divBdr>
        <w:top w:val="none" w:sz="0" w:space="0" w:color="auto"/>
        <w:left w:val="none" w:sz="0" w:space="0" w:color="auto"/>
        <w:bottom w:val="none" w:sz="0" w:space="0" w:color="auto"/>
        <w:right w:val="none" w:sz="0" w:space="0" w:color="auto"/>
      </w:divBdr>
    </w:div>
    <w:div w:id="625626870">
      <w:bodyDiv w:val="1"/>
      <w:marLeft w:val="0"/>
      <w:marRight w:val="0"/>
      <w:marTop w:val="0"/>
      <w:marBottom w:val="0"/>
      <w:divBdr>
        <w:top w:val="none" w:sz="0" w:space="0" w:color="auto"/>
        <w:left w:val="none" w:sz="0" w:space="0" w:color="auto"/>
        <w:bottom w:val="none" w:sz="0" w:space="0" w:color="auto"/>
        <w:right w:val="none" w:sz="0" w:space="0" w:color="auto"/>
      </w:divBdr>
    </w:div>
    <w:div w:id="625627533">
      <w:bodyDiv w:val="1"/>
      <w:marLeft w:val="0"/>
      <w:marRight w:val="0"/>
      <w:marTop w:val="0"/>
      <w:marBottom w:val="0"/>
      <w:divBdr>
        <w:top w:val="none" w:sz="0" w:space="0" w:color="auto"/>
        <w:left w:val="none" w:sz="0" w:space="0" w:color="auto"/>
        <w:bottom w:val="none" w:sz="0" w:space="0" w:color="auto"/>
        <w:right w:val="none" w:sz="0" w:space="0" w:color="auto"/>
      </w:divBdr>
    </w:div>
    <w:div w:id="626201129">
      <w:bodyDiv w:val="1"/>
      <w:marLeft w:val="0"/>
      <w:marRight w:val="0"/>
      <w:marTop w:val="0"/>
      <w:marBottom w:val="0"/>
      <w:divBdr>
        <w:top w:val="none" w:sz="0" w:space="0" w:color="auto"/>
        <w:left w:val="none" w:sz="0" w:space="0" w:color="auto"/>
        <w:bottom w:val="none" w:sz="0" w:space="0" w:color="auto"/>
        <w:right w:val="none" w:sz="0" w:space="0" w:color="auto"/>
      </w:divBdr>
    </w:div>
    <w:div w:id="626350290">
      <w:bodyDiv w:val="1"/>
      <w:marLeft w:val="0"/>
      <w:marRight w:val="0"/>
      <w:marTop w:val="0"/>
      <w:marBottom w:val="0"/>
      <w:divBdr>
        <w:top w:val="none" w:sz="0" w:space="0" w:color="auto"/>
        <w:left w:val="none" w:sz="0" w:space="0" w:color="auto"/>
        <w:bottom w:val="none" w:sz="0" w:space="0" w:color="auto"/>
        <w:right w:val="none" w:sz="0" w:space="0" w:color="auto"/>
      </w:divBdr>
    </w:div>
    <w:div w:id="626355678">
      <w:bodyDiv w:val="1"/>
      <w:marLeft w:val="0"/>
      <w:marRight w:val="0"/>
      <w:marTop w:val="0"/>
      <w:marBottom w:val="0"/>
      <w:divBdr>
        <w:top w:val="none" w:sz="0" w:space="0" w:color="auto"/>
        <w:left w:val="none" w:sz="0" w:space="0" w:color="auto"/>
        <w:bottom w:val="none" w:sz="0" w:space="0" w:color="auto"/>
        <w:right w:val="none" w:sz="0" w:space="0" w:color="auto"/>
      </w:divBdr>
    </w:div>
    <w:div w:id="626543808">
      <w:bodyDiv w:val="1"/>
      <w:marLeft w:val="0"/>
      <w:marRight w:val="0"/>
      <w:marTop w:val="0"/>
      <w:marBottom w:val="0"/>
      <w:divBdr>
        <w:top w:val="none" w:sz="0" w:space="0" w:color="auto"/>
        <w:left w:val="none" w:sz="0" w:space="0" w:color="auto"/>
        <w:bottom w:val="none" w:sz="0" w:space="0" w:color="auto"/>
        <w:right w:val="none" w:sz="0" w:space="0" w:color="auto"/>
      </w:divBdr>
    </w:div>
    <w:div w:id="626594790">
      <w:bodyDiv w:val="1"/>
      <w:marLeft w:val="0"/>
      <w:marRight w:val="0"/>
      <w:marTop w:val="0"/>
      <w:marBottom w:val="0"/>
      <w:divBdr>
        <w:top w:val="none" w:sz="0" w:space="0" w:color="auto"/>
        <w:left w:val="none" w:sz="0" w:space="0" w:color="auto"/>
        <w:bottom w:val="none" w:sz="0" w:space="0" w:color="auto"/>
        <w:right w:val="none" w:sz="0" w:space="0" w:color="auto"/>
      </w:divBdr>
    </w:div>
    <w:div w:id="626811848">
      <w:bodyDiv w:val="1"/>
      <w:marLeft w:val="0"/>
      <w:marRight w:val="0"/>
      <w:marTop w:val="0"/>
      <w:marBottom w:val="0"/>
      <w:divBdr>
        <w:top w:val="none" w:sz="0" w:space="0" w:color="auto"/>
        <w:left w:val="none" w:sz="0" w:space="0" w:color="auto"/>
        <w:bottom w:val="none" w:sz="0" w:space="0" w:color="auto"/>
        <w:right w:val="none" w:sz="0" w:space="0" w:color="auto"/>
      </w:divBdr>
    </w:div>
    <w:div w:id="626814117">
      <w:bodyDiv w:val="1"/>
      <w:marLeft w:val="0"/>
      <w:marRight w:val="0"/>
      <w:marTop w:val="0"/>
      <w:marBottom w:val="0"/>
      <w:divBdr>
        <w:top w:val="none" w:sz="0" w:space="0" w:color="auto"/>
        <w:left w:val="none" w:sz="0" w:space="0" w:color="auto"/>
        <w:bottom w:val="none" w:sz="0" w:space="0" w:color="auto"/>
        <w:right w:val="none" w:sz="0" w:space="0" w:color="auto"/>
      </w:divBdr>
    </w:div>
    <w:div w:id="626936151">
      <w:bodyDiv w:val="1"/>
      <w:marLeft w:val="0"/>
      <w:marRight w:val="0"/>
      <w:marTop w:val="0"/>
      <w:marBottom w:val="0"/>
      <w:divBdr>
        <w:top w:val="none" w:sz="0" w:space="0" w:color="auto"/>
        <w:left w:val="none" w:sz="0" w:space="0" w:color="auto"/>
        <w:bottom w:val="none" w:sz="0" w:space="0" w:color="auto"/>
        <w:right w:val="none" w:sz="0" w:space="0" w:color="auto"/>
      </w:divBdr>
    </w:div>
    <w:div w:id="627198543">
      <w:bodyDiv w:val="1"/>
      <w:marLeft w:val="0"/>
      <w:marRight w:val="0"/>
      <w:marTop w:val="0"/>
      <w:marBottom w:val="0"/>
      <w:divBdr>
        <w:top w:val="none" w:sz="0" w:space="0" w:color="auto"/>
        <w:left w:val="none" w:sz="0" w:space="0" w:color="auto"/>
        <w:bottom w:val="none" w:sz="0" w:space="0" w:color="auto"/>
        <w:right w:val="none" w:sz="0" w:space="0" w:color="auto"/>
      </w:divBdr>
    </w:div>
    <w:div w:id="627247826">
      <w:bodyDiv w:val="1"/>
      <w:marLeft w:val="0"/>
      <w:marRight w:val="0"/>
      <w:marTop w:val="0"/>
      <w:marBottom w:val="0"/>
      <w:divBdr>
        <w:top w:val="none" w:sz="0" w:space="0" w:color="auto"/>
        <w:left w:val="none" w:sz="0" w:space="0" w:color="auto"/>
        <w:bottom w:val="none" w:sz="0" w:space="0" w:color="auto"/>
        <w:right w:val="none" w:sz="0" w:space="0" w:color="auto"/>
      </w:divBdr>
    </w:div>
    <w:div w:id="627318035">
      <w:bodyDiv w:val="1"/>
      <w:marLeft w:val="0"/>
      <w:marRight w:val="0"/>
      <w:marTop w:val="0"/>
      <w:marBottom w:val="0"/>
      <w:divBdr>
        <w:top w:val="none" w:sz="0" w:space="0" w:color="auto"/>
        <w:left w:val="none" w:sz="0" w:space="0" w:color="auto"/>
        <w:bottom w:val="none" w:sz="0" w:space="0" w:color="auto"/>
        <w:right w:val="none" w:sz="0" w:space="0" w:color="auto"/>
      </w:divBdr>
    </w:div>
    <w:div w:id="627469196">
      <w:bodyDiv w:val="1"/>
      <w:marLeft w:val="0"/>
      <w:marRight w:val="0"/>
      <w:marTop w:val="0"/>
      <w:marBottom w:val="0"/>
      <w:divBdr>
        <w:top w:val="none" w:sz="0" w:space="0" w:color="auto"/>
        <w:left w:val="none" w:sz="0" w:space="0" w:color="auto"/>
        <w:bottom w:val="none" w:sz="0" w:space="0" w:color="auto"/>
        <w:right w:val="none" w:sz="0" w:space="0" w:color="auto"/>
      </w:divBdr>
    </w:div>
    <w:div w:id="627514224">
      <w:bodyDiv w:val="1"/>
      <w:marLeft w:val="0"/>
      <w:marRight w:val="0"/>
      <w:marTop w:val="0"/>
      <w:marBottom w:val="0"/>
      <w:divBdr>
        <w:top w:val="none" w:sz="0" w:space="0" w:color="auto"/>
        <w:left w:val="none" w:sz="0" w:space="0" w:color="auto"/>
        <w:bottom w:val="none" w:sz="0" w:space="0" w:color="auto"/>
        <w:right w:val="none" w:sz="0" w:space="0" w:color="auto"/>
      </w:divBdr>
    </w:div>
    <w:div w:id="627660089">
      <w:bodyDiv w:val="1"/>
      <w:marLeft w:val="0"/>
      <w:marRight w:val="0"/>
      <w:marTop w:val="0"/>
      <w:marBottom w:val="0"/>
      <w:divBdr>
        <w:top w:val="none" w:sz="0" w:space="0" w:color="auto"/>
        <w:left w:val="none" w:sz="0" w:space="0" w:color="auto"/>
        <w:bottom w:val="none" w:sz="0" w:space="0" w:color="auto"/>
        <w:right w:val="none" w:sz="0" w:space="0" w:color="auto"/>
      </w:divBdr>
    </w:div>
    <w:div w:id="627782977">
      <w:bodyDiv w:val="1"/>
      <w:marLeft w:val="0"/>
      <w:marRight w:val="0"/>
      <w:marTop w:val="0"/>
      <w:marBottom w:val="0"/>
      <w:divBdr>
        <w:top w:val="none" w:sz="0" w:space="0" w:color="auto"/>
        <w:left w:val="none" w:sz="0" w:space="0" w:color="auto"/>
        <w:bottom w:val="none" w:sz="0" w:space="0" w:color="auto"/>
        <w:right w:val="none" w:sz="0" w:space="0" w:color="auto"/>
      </w:divBdr>
    </w:div>
    <w:div w:id="627854057">
      <w:bodyDiv w:val="1"/>
      <w:marLeft w:val="0"/>
      <w:marRight w:val="0"/>
      <w:marTop w:val="0"/>
      <w:marBottom w:val="0"/>
      <w:divBdr>
        <w:top w:val="none" w:sz="0" w:space="0" w:color="auto"/>
        <w:left w:val="none" w:sz="0" w:space="0" w:color="auto"/>
        <w:bottom w:val="none" w:sz="0" w:space="0" w:color="auto"/>
        <w:right w:val="none" w:sz="0" w:space="0" w:color="auto"/>
      </w:divBdr>
    </w:div>
    <w:div w:id="627858267">
      <w:bodyDiv w:val="1"/>
      <w:marLeft w:val="0"/>
      <w:marRight w:val="0"/>
      <w:marTop w:val="0"/>
      <w:marBottom w:val="0"/>
      <w:divBdr>
        <w:top w:val="none" w:sz="0" w:space="0" w:color="auto"/>
        <w:left w:val="none" w:sz="0" w:space="0" w:color="auto"/>
        <w:bottom w:val="none" w:sz="0" w:space="0" w:color="auto"/>
        <w:right w:val="none" w:sz="0" w:space="0" w:color="auto"/>
      </w:divBdr>
    </w:div>
    <w:div w:id="627861820">
      <w:bodyDiv w:val="1"/>
      <w:marLeft w:val="0"/>
      <w:marRight w:val="0"/>
      <w:marTop w:val="0"/>
      <w:marBottom w:val="0"/>
      <w:divBdr>
        <w:top w:val="none" w:sz="0" w:space="0" w:color="auto"/>
        <w:left w:val="none" w:sz="0" w:space="0" w:color="auto"/>
        <w:bottom w:val="none" w:sz="0" w:space="0" w:color="auto"/>
        <w:right w:val="none" w:sz="0" w:space="0" w:color="auto"/>
      </w:divBdr>
    </w:div>
    <w:div w:id="628242926">
      <w:bodyDiv w:val="1"/>
      <w:marLeft w:val="0"/>
      <w:marRight w:val="0"/>
      <w:marTop w:val="0"/>
      <w:marBottom w:val="0"/>
      <w:divBdr>
        <w:top w:val="none" w:sz="0" w:space="0" w:color="auto"/>
        <w:left w:val="none" w:sz="0" w:space="0" w:color="auto"/>
        <w:bottom w:val="none" w:sz="0" w:space="0" w:color="auto"/>
        <w:right w:val="none" w:sz="0" w:space="0" w:color="auto"/>
      </w:divBdr>
    </w:div>
    <w:div w:id="628825252">
      <w:bodyDiv w:val="1"/>
      <w:marLeft w:val="0"/>
      <w:marRight w:val="0"/>
      <w:marTop w:val="0"/>
      <w:marBottom w:val="0"/>
      <w:divBdr>
        <w:top w:val="none" w:sz="0" w:space="0" w:color="auto"/>
        <w:left w:val="none" w:sz="0" w:space="0" w:color="auto"/>
        <w:bottom w:val="none" w:sz="0" w:space="0" w:color="auto"/>
        <w:right w:val="none" w:sz="0" w:space="0" w:color="auto"/>
      </w:divBdr>
    </w:div>
    <w:div w:id="628828556">
      <w:bodyDiv w:val="1"/>
      <w:marLeft w:val="0"/>
      <w:marRight w:val="0"/>
      <w:marTop w:val="0"/>
      <w:marBottom w:val="0"/>
      <w:divBdr>
        <w:top w:val="none" w:sz="0" w:space="0" w:color="auto"/>
        <w:left w:val="none" w:sz="0" w:space="0" w:color="auto"/>
        <w:bottom w:val="none" w:sz="0" w:space="0" w:color="auto"/>
        <w:right w:val="none" w:sz="0" w:space="0" w:color="auto"/>
      </w:divBdr>
    </w:div>
    <w:div w:id="628898458">
      <w:bodyDiv w:val="1"/>
      <w:marLeft w:val="0"/>
      <w:marRight w:val="0"/>
      <w:marTop w:val="0"/>
      <w:marBottom w:val="0"/>
      <w:divBdr>
        <w:top w:val="none" w:sz="0" w:space="0" w:color="auto"/>
        <w:left w:val="none" w:sz="0" w:space="0" w:color="auto"/>
        <w:bottom w:val="none" w:sz="0" w:space="0" w:color="auto"/>
        <w:right w:val="none" w:sz="0" w:space="0" w:color="auto"/>
      </w:divBdr>
    </w:div>
    <w:div w:id="628976652">
      <w:bodyDiv w:val="1"/>
      <w:marLeft w:val="0"/>
      <w:marRight w:val="0"/>
      <w:marTop w:val="0"/>
      <w:marBottom w:val="0"/>
      <w:divBdr>
        <w:top w:val="none" w:sz="0" w:space="0" w:color="auto"/>
        <w:left w:val="none" w:sz="0" w:space="0" w:color="auto"/>
        <w:bottom w:val="none" w:sz="0" w:space="0" w:color="auto"/>
        <w:right w:val="none" w:sz="0" w:space="0" w:color="auto"/>
      </w:divBdr>
    </w:div>
    <w:div w:id="629164525">
      <w:bodyDiv w:val="1"/>
      <w:marLeft w:val="0"/>
      <w:marRight w:val="0"/>
      <w:marTop w:val="0"/>
      <w:marBottom w:val="0"/>
      <w:divBdr>
        <w:top w:val="none" w:sz="0" w:space="0" w:color="auto"/>
        <w:left w:val="none" w:sz="0" w:space="0" w:color="auto"/>
        <w:bottom w:val="none" w:sz="0" w:space="0" w:color="auto"/>
        <w:right w:val="none" w:sz="0" w:space="0" w:color="auto"/>
      </w:divBdr>
    </w:div>
    <w:div w:id="629283761">
      <w:bodyDiv w:val="1"/>
      <w:marLeft w:val="0"/>
      <w:marRight w:val="0"/>
      <w:marTop w:val="0"/>
      <w:marBottom w:val="0"/>
      <w:divBdr>
        <w:top w:val="none" w:sz="0" w:space="0" w:color="auto"/>
        <w:left w:val="none" w:sz="0" w:space="0" w:color="auto"/>
        <w:bottom w:val="none" w:sz="0" w:space="0" w:color="auto"/>
        <w:right w:val="none" w:sz="0" w:space="0" w:color="auto"/>
      </w:divBdr>
    </w:div>
    <w:div w:id="629286234">
      <w:bodyDiv w:val="1"/>
      <w:marLeft w:val="0"/>
      <w:marRight w:val="0"/>
      <w:marTop w:val="0"/>
      <w:marBottom w:val="0"/>
      <w:divBdr>
        <w:top w:val="none" w:sz="0" w:space="0" w:color="auto"/>
        <w:left w:val="none" w:sz="0" w:space="0" w:color="auto"/>
        <w:bottom w:val="none" w:sz="0" w:space="0" w:color="auto"/>
        <w:right w:val="none" w:sz="0" w:space="0" w:color="auto"/>
      </w:divBdr>
    </w:div>
    <w:div w:id="629435400">
      <w:bodyDiv w:val="1"/>
      <w:marLeft w:val="0"/>
      <w:marRight w:val="0"/>
      <w:marTop w:val="0"/>
      <w:marBottom w:val="0"/>
      <w:divBdr>
        <w:top w:val="none" w:sz="0" w:space="0" w:color="auto"/>
        <w:left w:val="none" w:sz="0" w:space="0" w:color="auto"/>
        <w:bottom w:val="none" w:sz="0" w:space="0" w:color="auto"/>
        <w:right w:val="none" w:sz="0" w:space="0" w:color="auto"/>
      </w:divBdr>
    </w:div>
    <w:div w:id="629749117">
      <w:bodyDiv w:val="1"/>
      <w:marLeft w:val="0"/>
      <w:marRight w:val="0"/>
      <w:marTop w:val="0"/>
      <w:marBottom w:val="0"/>
      <w:divBdr>
        <w:top w:val="none" w:sz="0" w:space="0" w:color="auto"/>
        <w:left w:val="none" w:sz="0" w:space="0" w:color="auto"/>
        <w:bottom w:val="none" w:sz="0" w:space="0" w:color="auto"/>
        <w:right w:val="none" w:sz="0" w:space="0" w:color="auto"/>
      </w:divBdr>
    </w:div>
    <w:div w:id="629749237">
      <w:bodyDiv w:val="1"/>
      <w:marLeft w:val="0"/>
      <w:marRight w:val="0"/>
      <w:marTop w:val="0"/>
      <w:marBottom w:val="0"/>
      <w:divBdr>
        <w:top w:val="none" w:sz="0" w:space="0" w:color="auto"/>
        <w:left w:val="none" w:sz="0" w:space="0" w:color="auto"/>
        <w:bottom w:val="none" w:sz="0" w:space="0" w:color="auto"/>
        <w:right w:val="none" w:sz="0" w:space="0" w:color="auto"/>
      </w:divBdr>
    </w:div>
    <w:div w:id="630092705">
      <w:bodyDiv w:val="1"/>
      <w:marLeft w:val="0"/>
      <w:marRight w:val="0"/>
      <w:marTop w:val="0"/>
      <w:marBottom w:val="0"/>
      <w:divBdr>
        <w:top w:val="none" w:sz="0" w:space="0" w:color="auto"/>
        <w:left w:val="none" w:sz="0" w:space="0" w:color="auto"/>
        <w:bottom w:val="none" w:sz="0" w:space="0" w:color="auto"/>
        <w:right w:val="none" w:sz="0" w:space="0" w:color="auto"/>
      </w:divBdr>
    </w:div>
    <w:div w:id="630209999">
      <w:bodyDiv w:val="1"/>
      <w:marLeft w:val="0"/>
      <w:marRight w:val="0"/>
      <w:marTop w:val="0"/>
      <w:marBottom w:val="0"/>
      <w:divBdr>
        <w:top w:val="none" w:sz="0" w:space="0" w:color="auto"/>
        <w:left w:val="none" w:sz="0" w:space="0" w:color="auto"/>
        <w:bottom w:val="none" w:sz="0" w:space="0" w:color="auto"/>
        <w:right w:val="none" w:sz="0" w:space="0" w:color="auto"/>
      </w:divBdr>
    </w:div>
    <w:div w:id="631062468">
      <w:bodyDiv w:val="1"/>
      <w:marLeft w:val="0"/>
      <w:marRight w:val="0"/>
      <w:marTop w:val="0"/>
      <w:marBottom w:val="0"/>
      <w:divBdr>
        <w:top w:val="none" w:sz="0" w:space="0" w:color="auto"/>
        <w:left w:val="none" w:sz="0" w:space="0" w:color="auto"/>
        <w:bottom w:val="none" w:sz="0" w:space="0" w:color="auto"/>
        <w:right w:val="none" w:sz="0" w:space="0" w:color="auto"/>
      </w:divBdr>
    </w:div>
    <w:div w:id="631063651">
      <w:bodyDiv w:val="1"/>
      <w:marLeft w:val="0"/>
      <w:marRight w:val="0"/>
      <w:marTop w:val="0"/>
      <w:marBottom w:val="0"/>
      <w:divBdr>
        <w:top w:val="none" w:sz="0" w:space="0" w:color="auto"/>
        <w:left w:val="none" w:sz="0" w:space="0" w:color="auto"/>
        <w:bottom w:val="none" w:sz="0" w:space="0" w:color="auto"/>
        <w:right w:val="none" w:sz="0" w:space="0" w:color="auto"/>
      </w:divBdr>
    </w:div>
    <w:div w:id="631135034">
      <w:bodyDiv w:val="1"/>
      <w:marLeft w:val="0"/>
      <w:marRight w:val="0"/>
      <w:marTop w:val="0"/>
      <w:marBottom w:val="0"/>
      <w:divBdr>
        <w:top w:val="none" w:sz="0" w:space="0" w:color="auto"/>
        <w:left w:val="none" w:sz="0" w:space="0" w:color="auto"/>
        <w:bottom w:val="none" w:sz="0" w:space="0" w:color="auto"/>
        <w:right w:val="none" w:sz="0" w:space="0" w:color="auto"/>
      </w:divBdr>
    </w:div>
    <w:div w:id="631254406">
      <w:bodyDiv w:val="1"/>
      <w:marLeft w:val="0"/>
      <w:marRight w:val="0"/>
      <w:marTop w:val="0"/>
      <w:marBottom w:val="0"/>
      <w:divBdr>
        <w:top w:val="none" w:sz="0" w:space="0" w:color="auto"/>
        <w:left w:val="none" w:sz="0" w:space="0" w:color="auto"/>
        <w:bottom w:val="none" w:sz="0" w:space="0" w:color="auto"/>
        <w:right w:val="none" w:sz="0" w:space="0" w:color="auto"/>
      </w:divBdr>
    </w:div>
    <w:div w:id="631328134">
      <w:bodyDiv w:val="1"/>
      <w:marLeft w:val="0"/>
      <w:marRight w:val="0"/>
      <w:marTop w:val="0"/>
      <w:marBottom w:val="0"/>
      <w:divBdr>
        <w:top w:val="none" w:sz="0" w:space="0" w:color="auto"/>
        <w:left w:val="none" w:sz="0" w:space="0" w:color="auto"/>
        <w:bottom w:val="none" w:sz="0" w:space="0" w:color="auto"/>
        <w:right w:val="none" w:sz="0" w:space="0" w:color="auto"/>
      </w:divBdr>
    </w:div>
    <w:div w:id="631330138">
      <w:bodyDiv w:val="1"/>
      <w:marLeft w:val="0"/>
      <w:marRight w:val="0"/>
      <w:marTop w:val="0"/>
      <w:marBottom w:val="0"/>
      <w:divBdr>
        <w:top w:val="none" w:sz="0" w:space="0" w:color="auto"/>
        <w:left w:val="none" w:sz="0" w:space="0" w:color="auto"/>
        <w:bottom w:val="none" w:sz="0" w:space="0" w:color="auto"/>
        <w:right w:val="none" w:sz="0" w:space="0" w:color="auto"/>
      </w:divBdr>
    </w:div>
    <w:div w:id="631401199">
      <w:bodyDiv w:val="1"/>
      <w:marLeft w:val="0"/>
      <w:marRight w:val="0"/>
      <w:marTop w:val="0"/>
      <w:marBottom w:val="0"/>
      <w:divBdr>
        <w:top w:val="none" w:sz="0" w:space="0" w:color="auto"/>
        <w:left w:val="none" w:sz="0" w:space="0" w:color="auto"/>
        <w:bottom w:val="none" w:sz="0" w:space="0" w:color="auto"/>
        <w:right w:val="none" w:sz="0" w:space="0" w:color="auto"/>
      </w:divBdr>
    </w:div>
    <w:div w:id="631442941">
      <w:bodyDiv w:val="1"/>
      <w:marLeft w:val="0"/>
      <w:marRight w:val="0"/>
      <w:marTop w:val="0"/>
      <w:marBottom w:val="0"/>
      <w:divBdr>
        <w:top w:val="none" w:sz="0" w:space="0" w:color="auto"/>
        <w:left w:val="none" w:sz="0" w:space="0" w:color="auto"/>
        <w:bottom w:val="none" w:sz="0" w:space="0" w:color="auto"/>
        <w:right w:val="none" w:sz="0" w:space="0" w:color="auto"/>
      </w:divBdr>
    </w:div>
    <w:div w:id="631713721">
      <w:bodyDiv w:val="1"/>
      <w:marLeft w:val="0"/>
      <w:marRight w:val="0"/>
      <w:marTop w:val="0"/>
      <w:marBottom w:val="0"/>
      <w:divBdr>
        <w:top w:val="none" w:sz="0" w:space="0" w:color="auto"/>
        <w:left w:val="none" w:sz="0" w:space="0" w:color="auto"/>
        <w:bottom w:val="none" w:sz="0" w:space="0" w:color="auto"/>
        <w:right w:val="none" w:sz="0" w:space="0" w:color="auto"/>
      </w:divBdr>
    </w:div>
    <w:div w:id="631903015">
      <w:bodyDiv w:val="1"/>
      <w:marLeft w:val="0"/>
      <w:marRight w:val="0"/>
      <w:marTop w:val="0"/>
      <w:marBottom w:val="0"/>
      <w:divBdr>
        <w:top w:val="none" w:sz="0" w:space="0" w:color="auto"/>
        <w:left w:val="none" w:sz="0" w:space="0" w:color="auto"/>
        <w:bottom w:val="none" w:sz="0" w:space="0" w:color="auto"/>
        <w:right w:val="none" w:sz="0" w:space="0" w:color="auto"/>
      </w:divBdr>
    </w:div>
    <w:div w:id="632180639">
      <w:bodyDiv w:val="1"/>
      <w:marLeft w:val="0"/>
      <w:marRight w:val="0"/>
      <w:marTop w:val="0"/>
      <w:marBottom w:val="0"/>
      <w:divBdr>
        <w:top w:val="none" w:sz="0" w:space="0" w:color="auto"/>
        <w:left w:val="none" w:sz="0" w:space="0" w:color="auto"/>
        <w:bottom w:val="none" w:sz="0" w:space="0" w:color="auto"/>
        <w:right w:val="none" w:sz="0" w:space="0" w:color="auto"/>
      </w:divBdr>
    </w:div>
    <w:div w:id="632253273">
      <w:bodyDiv w:val="1"/>
      <w:marLeft w:val="0"/>
      <w:marRight w:val="0"/>
      <w:marTop w:val="0"/>
      <w:marBottom w:val="0"/>
      <w:divBdr>
        <w:top w:val="none" w:sz="0" w:space="0" w:color="auto"/>
        <w:left w:val="none" w:sz="0" w:space="0" w:color="auto"/>
        <w:bottom w:val="none" w:sz="0" w:space="0" w:color="auto"/>
        <w:right w:val="none" w:sz="0" w:space="0" w:color="auto"/>
      </w:divBdr>
    </w:div>
    <w:div w:id="632710845">
      <w:bodyDiv w:val="1"/>
      <w:marLeft w:val="0"/>
      <w:marRight w:val="0"/>
      <w:marTop w:val="0"/>
      <w:marBottom w:val="0"/>
      <w:divBdr>
        <w:top w:val="none" w:sz="0" w:space="0" w:color="auto"/>
        <w:left w:val="none" w:sz="0" w:space="0" w:color="auto"/>
        <w:bottom w:val="none" w:sz="0" w:space="0" w:color="auto"/>
        <w:right w:val="none" w:sz="0" w:space="0" w:color="auto"/>
      </w:divBdr>
    </w:div>
    <w:div w:id="632711391">
      <w:bodyDiv w:val="1"/>
      <w:marLeft w:val="0"/>
      <w:marRight w:val="0"/>
      <w:marTop w:val="0"/>
      <w:marBottom w:val="0"/>
      <w:divBdr>
        <w:top w:val="none" w:sz="0" w:space="0" w:color="auto"/>
        <w:left w:val="none" w:sz="0" w:space="0" w:color="auto"/>
        <w:bottom w:val="none" w:sz="0" w:space="0" w:color="auto"/>
        <w:right w:val="none" w:sz="0" w:space="0" w:color="auto"/>
      </w:divBdr>
    </w:div>
    <w:div w:id="632753842">
      <w:bodyDiv w:val="1"/>
      <w:marLeft w:val="0"/>
      <w:marRight w:val="0"/>
      <w:marTop w:val="0"/>
      <w:marBottom w:val="0"/>
      <w:divBdr>
        <w:top w:val="none" w:sz="0" w:space="0" w:color="auto"/>
        <w:left w:val="none" w:sz="0" w:space="0" w:color="auto"/>
        <w:bottom w:val="none" w:sz="0" w:space="0" w:color="auto"/>
        <w:right w:val="none" w:sz="0" w:space="0" w:color="auto"/>
      </w:divBdr>
    </w:div>
    <w:div w:id="632904075">
      <w:bodyDiv w:val="1"/>
      <w:marLeft w:val="0"/>
      <w:marRight w:val="0"/>
      <w:marTop w:val="0"/>
      <w:marBottom w:val="0"/>
      <w:divBdr>
        <w:top w:val="none" w:sz="0" w:space="0" w:color="auto"/>
        <w:left w:val="none" w:sz="0" w:space="0" w:color="auto"/>
        <w:bottom w:val="none" w:sz="0" w:space="0" w:color="auto"/>
        <w:right w:val="none" w:sz="0" w:space="0" w:color="auto"/>
      </w:divBdr>
    </w:div>
    <w:div w:id="633095546">
      <w:bodyDiv w:val="1"/>
      <w:marLeft w:val="0"/>
      <w:marRight w:val="0"/>
      <w:marTop w:val="0"/>
      <w:marBottom w:val="0"/>
      <w:divBdr>
        <w:top w:val="none" w:sz="0" w:space="0" w:color="auto"/>
        <w:left w:val="none" w:sz="0" w:space="0" w:color="auto"/>
        <w:bottom w:val="none" w:sz="0" w:space="0" w:color="auto"/>
        <w:right w:val="none" w:sz="0" w:space="0" w:color="auto"/>
      </w:divBdr>
    </w:div>
    <w:div w:id="633291700">
      <w:bodyDiv w:val="1"/>
      <w:marLeft w:val="0"/>
      <w:marRight w:val="0"/>
      <w:marTop w:val="0"/>
      <w:marBottom w:val="0"/>
      <w:divBdr>
        <w:top w:val="none" w:sz="0" w:space="0" w:color="auto"/>
        <w:left w:val="none" w:sz="0" w:space="0" w:color="auto"/>
        <w:bottom w:val="none" w:sz="0" w:space="0" w:color="auto"/>
        <w:right w:val="none" w:sz="0" w:space="0" w:color="auto"/>
      </w:divBdr>
    </w:div>
    <w:div w:id="633483987">
      <w:bodyDiv w:val="1"/>
      <w:marLeft w:val="0"/>
      <w:marRight w:val="0"/>
      <w:marTop w:val="0"/>
      <w:marBottom w:val="0"/>
      <w:divBdr>
        <w:top w:val="none" w:sz="0" w:space="0" w:color="auto"/>
        <w:left w:val="none" w:sz="0" w:space="0" w:color="auto"/>
        <w:bottom w:val="none" w:sz="0" w:space="0" w:color="auto"/>
        <w:right w:val="none" w:sz="0" w:space="0" w:color="auto"/>
      </w:divBdr>
    </w:div>
    <w:div w:id="634258342">
      <w:bodyDiv w:val="1"/>
      <w:marLeft w:val="0"/>
      <w:marRight w:val="0"/>
      <w:marTop w:val="0"/>
      <w:marBottom w:val="0"/>
      <w:divBdr>
        <w:top w:val="none" w:sz="0" w:space="0" w:color="auto"/>
        <w:left w:val="none" w:sz="0" w:space="0" w:color="auto"/>
        <w:bottom w:val="none" w:sz="0" w:space="0" w:color="auto"/>
        <w:right w:val="none" w:sz="0" w:space="0" w:color="auto"/>
      </w:divBdr>
    </w:div>
    <w:div w:id="634486281">
      <w:bodyDiv w:val="1"/>
      <w:marLeft w:val="0"/>
      <w:marRight w:val="0"/>
      <w:marTop w:val="0"/>
      <w:marBottom w:val="0"/>
      <w:divBdr>
        <w:top w:val="none" w:sz="0" w:space="0" w:color="auto"/>
        <w:left w:val="none" w:sz="0" w:space="0" w:color="auto"/>
        <w:bottom w:val="none" w:sz="0" w:space="0" w:color="auto"/>
        <w:right w:val="none" w:sz="0" w:space="0" w:color="auto"/>
      </w:divBdr>
    </w:div>
    <w:div w:id="634676360">
      <w:bodyDiv w:val="1"/>
      <w:marLeft w:val="0"/>
      <w:marRight w:val="0"/>
      <w:marTop w:val="0"/>
      <w:marBottom w:val="0"/>
      <w:divBdr>
        <w:top w:val="none" w:sz="0" w:space="0" w:color="auto"/>
        <w:left w:val="none" w:sz="0" w:space="0" w:color="auto"/>
        <w:bottom w:val="none" w:sz="0" w:space="0" w:color="auto"/>
        <w:right w:val="none" w:sz="0" w:space="0" w:color="auto"/>
      </w:divBdr>
    </w:div>
    <w:div w:id="634795101">
      <w:bodyDiv w:val="1"/>
      <w:marLeft w:val="0"/>
      <w:marRight w:val="0"/>
      <w:marTop w:val="0"/>
      <w:marBottom w:val="0"/>
      <w:divBdr>
        <w:top w:val="none" w:sz="0" w:space="0" w:color="auto"/>
        <w:left w:val="none" w:sz="0" w:space="0" w:color="auto"/>
        <w:bottom w:val="none" w:sz="0" w:space="0" w:color="auto"/>
        <w:right w:val="none" w:sz="0" w:space="0" w:color="auto"/>
      </w:divBdr>
    </w:div>
    <w:div w:id="635062474">
      <w:bodyDiv w:val="1"/>
      <w:marLeft w:val="0"/>
      <w:marRight w:val="0"/>
      <w:marTop w:val="0"/>
      <w:marBottom w:val="0"/>
      <w:divBdr>
        <w:top w:val="none" w:sz="0" w:space="0" w:color="auto"/>
        <w:left w:val="none" w:sz="0" w:space="0" w:color="auto"/>
        <w:bottom w:val="none" w:sz="0" w:space="0" w:color="auto"/>
        <w:right w:val="none" w:sz="0" w:space="0" w:color="auto"/>
      </w:divBdr>
    </w:div>
    <w:div w:id="635066122">
      <w:bodyDiv w:val="1"/>
      <w:marLeft w:val="0"/>
      <w:marRight w:val="0"/>
      <w:marTop w:val="0"/>
      <w:marBottom w:val="0"/>
      <w:divBdr>
        <w:top w:val="none" w:sz="0" w:space="0" w:color="auto"/>
        <w:left w:val="none" w:sz="0" w:space="0" w:color="auto"/>
        <w:bottom w:val="none" w:sz="0" w:space="0" w:color="auto"/>
        <w:right w:val="none" w:sz="0" w:space="0" w:color="auto"/>
      </w:divBdr>
    </w:div>
    <w:div w:id="635261050">
      <w:bodyDiv w:val="1"/>
      <w:marLeft w:val="0"/>
      <w:marRight w:val="0"/>
      <w:marTop w:val="0"/>
      <w:marBottom w:val="0"/>
      <w:divBdr>
        <w:top w:val="none" w:sz="0" w:space="0" w:color="auto"/>
        <w:left w:val="none" w:sz="0" w:space="0" w:color="auto"/>
        <w:bottom w:val="none" w:sz="0" w:space="0" w:color="auto"/>
        <w:right w:val="none" w:sz="0" w:space="0" w:color="auto"/>
      </w:divBdr>
    </w:div>
    <w:div w:id="635531958">
      <w:bodyDiv w:val="1"/>
      <w:marLeft w:val="0"/>
      <w:marRight w:val="0"/>
      <w:marTop w:val="0"/>
      <w:marBottom w:val="0"/>
      <w:divBdr>
        <w:top w:val="none" w:sz="0" w:space="0" w:color="auto"/>
        <w:left w:val="none" w:sz="0" w:space="0" w:color="auto"/>
        <w:bottom w:val="none" w:sz="0" w:space="0" w:color="auto"/>
        <w:right w:val="none" w:sz="0" w:space="0" w:color="auto"/>
      </w:divBdr>
    </w:div>
    <w:div w:id="635720904">
      <w:bodyDiv w:val="1"/>
      <w:marLeft w:val="0"/>
      <w:marRight w:val="0"/>
      <w:marTop w:val="0"/>
      <w:marBottom w:val="0"/>
      <w:divBdr>
        <w:top w:val="none" w:sz="0" w:space="0" w:color="auto"/>
        <w:left w:val="none" w:sz="0" w:space="0" w:color="auto"/>
        <w:bottom w:val="none" w:sz="0" w:space="0" w:color="auto"/>
        <w:right w:val="none" w:sz="0" w:space="0" w:color="auto"/>
      </w:divBdr>
    </w:div>
    <w:div w:id="635836838">
      <w:bodyDiv w:val="1"/>
      <w:marLeft w:val="0"/>
      <w:marRight w:val="0"/>
      <w:marTop w:val="0"/>
      <w:marBottom w:val="0"/>
      <w:divBdr>
        <w:top w:val="none" w:sz="0" w:space="0" w:color="auto"/>
        <w:left w:val="none" w:sz="0" w:space="0" w:color="auto"/>
        <w:bottom w:val="none" w:sz="0" w:space="0" w:color="auto"/>
        <w:right w:val="none" w:sz="0" w:space="0" w:color="auto"/>
      </w:divBdr>
    </w:div>
    <w:div w:id="636108309">
      <w:bodyDiv w:val="1"/>
      <w:marLeft w:val="0"/>
      <w:marRight w:val="0"/>
      <w:marTop w:val="0"/>
      <w:marBottom w:val="0"/>
      <w:divBdr>
        <w:top w:val="none" w:sz="0" w:space="0" w:color="auto"/>
        <w:left w:val="none" w:sz="0" w:space="0" w:color="auto"/>
        <w:bottom w:val="none" w:sz="0" w:space="0" w:color="auto"/>
        <w:right w:val="none" w:sz="0" w:space="0" w:color="auto"/>
      </w:divBdr>
    </w:div>
    <w:div w:id="636112565">
      <w:bodyDiv w:val="1"/>
      <w:marLeft w:val="0"/>
      <w:marRight w:val="0"/>
      <w:marTop w:val="0"/>
      <w:marBottom w:val="0"/>
      <w:divBdr>
        <w:top w:val="none" w:sz="0" w:space="0" w:color="auto"/>
        <w:left w:val="none" w:sz="0" w:space="0" w:color="auto"/>
        <w:bottom w:val="none" w:sz="0" w:space="0" w:color="auto"/>
        <w:right w:val="none" w:sz="0" w:space="0" w:color="auto"/>
      </w:divBdr>
    </w:div>
    <w:div w:id="636302543">
      <w:bodyDiv w:val="1"/>
      <w:marLeft w:val="0"/>
      <w:marRight w:val="0"/>
      <w:marTop w:val="0"/>
      <w:marBottom w:val="0"/>
      <w:divBdr>
        <w:top w:val="none" w:sz="0" w:space="0" w:color="auto"/>
        <w:left w:val="none" w:sz="0" w:space="0" w:color="auto"/>
        <w:bottom w:val="none" w:sz="0" w:space="0" w:color="auto"/>
        <w:right w:val="none" w:sz="0" w:space="0" w:color="auto"/>
      </w:divBdr>
    </w:div>
    <w:div w:id="637146163">
      <w:bodyDiv w:val="1"/>
      <w:marLeft w:val="0"/>
      <w:marRight w:val="0"/>
      <w:marTop w:val="0"/>
      <w:marBottom w:val="0"/>
      <w:divBdr>
        <w:top w:val="none" w:sz="0" w:space="0" w:color="auto"/>
        <w:left w:val="none" w:sz="0" w:space="0" w:color="auto"/>
        <w:bottom w:val="none" w:sz="0" w:space="0" w:color="auto"/>
        <w:right w:val="none" w:sz="0" w:space="0" w:color="auto"/>
      </w:divBdr>
    </w:div>
    <w:div w:id="637610841">
      <w:bodyDiv w:val="1"/>
      <w:marLeft w:val="0"/>
      <w:marRight w:val="0"/>
      <w:marTop w:val="0"/>
      <w:marBottom w:val="0"/>
      <w:divBdr>
        <w:top w:val="none" w:sz="0" w:space="0" w:color="auto"/>
        <w:left w:val="none" w:sz="0" w:space="0" w:color="auto"/>
        <w:bottom w:val="none" w:sz="0" w:space="0" w:color="auto"/>
        <w:right w:val="none" w:sz="0" w:space="0" w:color="auto"/>
      </w:divBdr>
    </w:div>
    <w:div w:id="637686455">
      <w:bodyDiv w:val="1"/>
      <w:marLeft w:val="0"/>
      <w:marRight w:val="0"/>
      <w:marTop w:val="0"/>
      <w:marBottom w:val="0"/>
      <w:divBdr>
        <w:top w:val="none" w:sz="0" w:space="0" w:color="auto"/>
        <w:left w:val="none" w:sz="0" w:space="0" w:color="auto"/>
        <w:bottom w:val="none" w:sz="0" w:space="0" w:color="auto"/>
        <w:right w:val="none" w:sz="0" w:space="0" w:color="auto"/>
      </w:divBdr>
    </w:div>
    <w:div w:id="638340841">
      <w:bodyDiv w:val="1"/>
      <w:marLeft w:val="0"/>
      <w:marRight w:val="0"/>
      <w:marTop w:val="0"/>
      <w:marBottom w:val="0"/>
      <w:divBdr>
        <w:top w:val="none" w:sz="0" w:space="0" w:color="auto"/>
        <w:left w:val="none" w:sz="0" w:space="0" w:color="auto"/>
        <w:bottom w:val="none" w:sz="0" w:space="0" w:color="auto"/>
        <w:right w:val="none" w:sz="0" w:space="0" w:color="auto"/>
      </w:divBdr>
    </w:div>
    <w:div w:id="638457567">
      <w:bodyDiv w:val="1"/>
      <w:marLeft w:val="0"/>
      <w:marRight w:val="0"/>
      <w:marTop w:val="0"/>
      <w:marBottom w:val="0"/>
      <w:divBdr>
        <w:top w:val="none" w:sz="0" w:space="0" w:color="auto"/>
        <w:left w:val="none" w:sz="0" w:space="0" w:color="auto"/>
        <w:bottom w:val="none" w:sz="0" w:space="0" w:color="auto"/>
        <w:right w:val="none" w:sz="0" w:space="0" w:color="auto"/>
      </w:divBdr>
    </w:div>
    <w:div w:id="638463337">
      <w:bodyDiv w:val="1"/>
      <w:marLeft w:val="0"/>
      <w:marRight w:val="0"/>
      <w:marTop w:val="0"/>
      <w:marBottom w:val="0"/>
      <w:divBdr>
        <w:top w:val="none" w:sz="0" w:space="0" w:color="auto"/>
        <w:left w:val="none" w:sz="0" w:space="0" w:color="auto"/>
        <w:bottom w:val="none" w:sz="0" w:space="0" w:color="auto"/>
        <w:right w:val="none" w:sz="0" w:space="0" w:color="auto"/>
      </w:divBdr>
    </w:div>
    <w:div w:id="638654119">
      <w:bodyDiv w:val="1"/>
      <w:marLeft w:val="0"/>
      <w:marRight w:val="0"/>
      <w:marTop w:val="0"/>
      <w:marBottom w:val="0"/>
      <w:divBdr>
        <w:top w:val="none" w:sz="0" w:space="0" w:color="auto"/>
        <w:left w:val="none" w:sz="0" w:space="0" w:color="auto"/>
        <w:bottom w:val="none" w:sz="0" w:space="0" w:color="auto"/>
        <w:right w:val="none" w:sz="0" w:space="0" w:color="auto"/>
      </w:divBdr>
    </w:div>
    <w:div w:id="639455162">
      <w:bodyDiv w:val="1"/>
      <w:marLeft w:val="0"/>
      <w:marRight w:val="0"/>
      <w:marTop w:val="0"/>
      <w:marBottom w:val="0"/>
      <w:divBdr>
        <w:top w:val="none" w:sz="0" w:space="0" w:color="auto"/>
        <w:left w:val="none" w:sz="0" w:space="0" w:color="auto"/>
        <w:bottom w:val="none" w:sz="0" w:space="0" w:color="auto"/>
        <w:right w:val="none" w:sz="0" w:space="0" w:color="auto"/>
      </w:divBdr>
    </w:div>
    <w:div w:id="639529846">
      <w:bodyDiv w:val="1"/>
      <w:marLeft w:val="0"/>
      <w:marRight w:val="0"/>
      <w:marTop w:val="0"/>
      <w:marBottom w:val="0"/>
      <w:divBdr>
        <w:top w:val="none" w:sz="0" w:space="0" w:color="auto"/>
        <w:left w:val="none" w:sz="0" w:space="0" w:color="auto"/>
        <w:bottom w:val="none" w:sz="0" w:space="0" w:color="auto"/>
        <w:right w:val="none" w:sz="0" w:space="0" w:color="auto"/>
      </w:divBdr>
    </w:div>
    <w:div w:id="639652431">
      <w:bodyDiv w:val="1"/>
      <w:marLeft w:val="0"/>
      <w:marRight w:val="0"/>
      <w:marTop w:val="0"/>
      <w:marBottom w:val="0"/>
      <w:divBdr>
        <w:top w:val="none" w:sz="0" w:space="0" w:color="auto"/>
        <w:left w:val="none" w:sz="0" w:space="0" w:color="auto"/>
        <w:bottom w:val="none" w:sz="0" w:space="0" w:color="auto"/>
        <w:right w:val="none" w:sz="0" w:space="0" w:color="auto"/>
      </w:divBdr>
    </w:div>
    <w:div w:id="640036402">
      <w:bodyDiv w:val="1"/>
      <w:marLeft w:val="0"/>
      <w:marRight w:val="0"/>
      <w:marTop w:val="0"/>
      <w:marBottom w:val="0"/>
      <w:divBdr>
        <w:top w:val="none" w:sz="0" w:space="0" w:color="auto"/>
        <w:left w:val="none" w:sz="0" w:space="0" w:color="auto"/>
        <w:bottom w:val="none" w:sz="0" w:space="0" w:color="auto"/>
        <w:right w:val="none" w:sz="0" w:space="0" w:color="auto"/>
      </w:divBdr>
    </w:div>
    <w:div w:id="640114510">
      <w:bodyDiv w:val="1"/>
      <w:marLeft w:val="0"/>
      <w:marRight w:val="0"/>
      <w:marTop w:val="0"/>
      <w:marBottom w:val="0"/>
      <w:divBdr>
        <w:top w:val="none" w:sz="0" w:space="0" w:color="auto"/>
        <w:left w:val="none" w:sz="0" w:space="0" w:color="auto"/>
        <w:bottom w:val="none" w:sz="0" w:space="0" w:color="auto"/>
        <w:right w:val="none" w:sz="0" w:space="0" w:color="auto"/>
      </w:divBdr>
    </w:div>
    <w:div w:id="640115156">
      <w:bodyDiv w:val="1"/>
      <w:marLeft w:val="0"/>
      <w:marRight w:val="0"/>
      <w:marTop w:val="0"/>
      <w:marBottom w:val="0"/>
      <w:divBdr>
        <w:top w:val="none" w:sz="0" w:space="0" w:color="auto"/>
        <w:left w:val="none" w:sz="0" w:space="0" w:color="auto"/>
        <w:bottom w:val="none" w:sz="0" w:space="0" w:color="auto"/>
        <w:right w:val="none" w:sz="0" w:space="0" w:color="auto"/>
      </w:divBdr>
    </w:div>
    <w:div w:id="640230259">
      <w:bodyDiv w:val="1"/>
      <w:marLeft w:val="0"/>
      <w:marRight w:val="0"/>
      <w:marTop w:val="0"/>
      <w:marBottom w:val="0"/>
      <w:divBdr>
        <w:top w:val="none" w:sz="0" w:space="0" w:color="auto"/>
        <w:left w:val="none" w:sz="0" w:space="0" w:color="auto"/>
        <w:bottom w:val="none" w:sz="0" w:space="0" w:color="auto"/>
        <w:right w:val="none" w:sz="0" w:space="0" w:color="auto"/>
      </w:divBdr>
    </w:div>
    <w:div w:id="640428179">
      <w:bodyDiv w:val="1"/>
      <w:marLeft w:val="0"/>
      <w:marRight w:val="0"/>
      <w:marTop w:val="0"/>
      <w:marBottom w:val="0"/>
      <w:divBdr>
        <w:top w:val="none" w:sz="0" w:space="0" w:color="auto"/>
        <w:left w:val="none" w:sz="0" w:space="0" w:color="auto"/>
        <w:bottom w:val="none" w:sz="0" w:space="0" w:color="auto"/>
        <w:right w:val="none" w:sz="0" w:space="0" w:color="auto"/>
      </w:divBdr>
    </w:div>
    <w:div w:id="640618090">
      <w:bodyDiv w:val="1"/>
      <w:marLeft w:val="0"/>
      <w:marRight w:val="0"/>
      <w:marTop w:val="0"/>
      <w:marBottom w:val="0"/>
      <w:divBdr>
        <w:top w:val="none" w:sz="0" w:space="0" w:color="auto"/>
        <w:left w:val="none" w:sz="0" w:space="0" w:color="auto"/>
        <w:bottom w:val="none" w:sz="0" w:space="0" w:color="auto"/>
        <w:right w:val="none" w:sz="0" w:space="0" w:color="auto"/>
      </w:divBdr>
    </w:div>
    <w:div w:id="640699176">
      <w:bodyDiv w:val="1"/>
      <w:marLeft w:val="0"/>
      <w:marRight w:val="0"/>
      <w:marTop w:val="0"/>
      <w:marBottom w:val="0"/>
      <w:divBdr>
        <w:top w:val="none" w:sz="0" w:space="0" w:color="auto"/>
        <w:left w:val="none" w:sz="0" w:space="0" w:color="auto"/>
        <w:bottom w:val="none" w:sz="0" w:space="0" w:color="auto"/>
        <w:right w:val="none" w:sz="0" w:space="0" w:color="auto"/>
      </w:divBdr>
    </w:div>
    <w:div w:id="640884362">
      <w:bodyDiv w:val="1"/>
      <w:marLeft w:val="0"/>
      <w:marRight w:val="0"/>
      <w:marTop w:val="0"/>
      <w:marBottom w:val="0"/>
      <w:divBdr>
        <w:top w:val="none" w:sz="0" w:space="0" w:color="auto"/>
        <w:left w:val="none" w:sz="0" w:space="0" w:color="auto"/>
        <w:bottom w:val="none" w:sz="0" w:space="0" w:color="auto"/>
        <w:right w:val="none" w:sz="0" w:space="0" w:color="auto"/>
      </w:divBdr>
    </w:div>
    <w:div w:id="641036372">
      <w:bodyDiv w:val="1"/>
      <w:marLeft w:val="0"/>
      <w:marRight w:val="0"/>
      <w:marTop w:val="0"/>
      <w:marBottom w:val="0"/>
      <w:divBdr>
        <w:top w:val="none" w:sz="0" w:space="0" w:color="auto"/>
        <w:left w:val="none" w:sz="0" w:space="0" w:color="auto"/>
        <w:bottom w:val="none" w:sz="0" w:space="0" w:color="auto"/>
        <w:right w:val="none" w:sz="0" w:space="0" w:color="auto"/>
      </w:divBdr>
    </w:div>
    <w:div w:id="641271103">
      <w:bodyDiv w:val="1"/>
      <w:marLeft w:val="0"/>
      <w:marRight w:val="0"/>
      <w:marTop w:val="0"/>
      <w:marBottom w:val="0"/>
      <w:divBdr>
        <w:top w:val="none" w:sz="0" w:space="0" w:color="auto"/>
        <w:left w:val="none" w:sz="0" w:space="0" w:color="auto"/>
        <w:bottom w:val="none" w:sz="0" w:space="0" w:color="auto"/>
        <w:right w:val="none" w:sz="0" w:space="0" w:color="auto"/>
      </w:divBdr>
    </w:div>
    <w:div w:id="641351802">
      <w:bodyDiv w:val="1"/>
      <w:marLeft w:val="0"/>
      <w:marRight w:val="0"/>
      <w:marTop w:val="0"/>
      <w:marBottom w:val="0"/>
      <w:divBdr>
        <w:top w:val="none" w:sz="0" w:space="0" w:color="auto"/>
        <w:left w:val="none" w:sz="0" w:space="0" w:color="auto"/>
        <w:bottom w:val="none" w:sz="0" w:space="0" w:color="auto"/>
        <w:right w:val="none" w:sz="0" w:space="0" w:color="auto"/>
      </w:divBdr>
    </w:div>
    <w:div w:id="641426583">
      <w:bodyDiv w:val="1"/>
      <w:marLeft w:val="0"/>
      <w:marRight w:val="0"/>
      <w:marTop w:val="0"/>
      <w:marBottom w:val="0"/>
      <w:divBdr>
        <w:top w:val="none" w:sz="0" w:space="0" w:color="auto"/>
        <w:left w:val="none" w:sz="0" w:space="0" w:color="auto"/>
        <w:bottom w:val="none" w:sz="0" w:space="0" w:color="auto"/>
        <w:right w:val="none" w:sz="0" w:space="0" w:color="auto"/>
      </w:divBdr>
    </w:div>
    <w:div w:id="641541911">
      <w:bodyDiv w:val="1"/>
      <w:marLeft w:val="0"/>
      <w:marRight w:val="0"/>
      <w:marTop w:val="0"/>
      <w:marBottom w:val="0"/>
      <w:divBdr>
        <w:top w:val="none" w:sz="0" w:space="0" w:color="auto"/>
        <w:left w:val="none" w:sz="0" w:space="0" w:color="auto"/>
        <w:bottom w:val="none" w:sz="0" w:space="0" w:color="auto"/>
        <w:right w:val="none" w:sz="0" w:space="0" w:color="auto"/>
      </w:divBdr>
    </w:div>
    <w:div w:id="641618164">
      <w:bodyDiv w:val="1"/>
      <w:marLeft w:val="0"/>
      <w:marRight w:val="0"/>
      <w:marTop w:val="0"/>
      <w:marBottom w:val="0"/>
      <w:divBdr>
        <w:top w:val="none" w:sz="0" w:space="0" w:color="auto"/>
        <w:left w:val="none" w:sz="0" w:space="0" w:color="auto"/>
        <w:bottom w:val="none" w:sz="0" w:space="0" w:color="auto"/>
        <w:right w:val="none" w:sz="0" w:space="0" w:color="auto"/>
      </w:divBdr>
    </w:div>
    <w:div w:id="641735523">
      <w:bodyDiv w:val="1"/>
      <w:marLeft w:val="0"/>
      <w:marRight w:val="0"/>
      <w:marTop w:val="0"/>
      <w:marBottom w:val="0"/>
      <w:divBdr>
        <w:top w:val="none" w:sz="0" w:space="0" w:color="auto"/>
        <w:left w:val="none" w:sz="0" w:space="0" w:color="auto"/>
        <w:bottom w:val="none" w:sz="0" w:space="0" w:color="auto"/>
        <w:right w:val="none" w:sz="0" w:space="0" w:color="auto"/>
      </w:divBdr>
    </w:div>
    <w:div w:id="641735624">
      <w:bodyDiv w:val="1"/>
      <w:marLeft w:val="0"/>
      <w:marRight w:val="0"/>
      <w:marTop w:val="0"/>
      <w:marBottom w:val="0"/>
      <w:divBdr>
        <w:top w:val="none" w:sz="0" w:space="0" w:color="auto"/>
        <w:left w:val="none" w:sz="0" w:space="0" w:color="auto"/>
        <w:bottom w:val="none" w:sz="0" w:space="0" w:color="auto"/>
        <w:right w:val="none" w:sz="0" w:space="0" w:color="auto"/>
      </w:divBdr>
    </w:div>
    <w:div w:id="641808068">
      <w:bodyDiv w:val="1"/>
      <w:marLeft w:val="0"/>
      <w:marRight w:val="0"/>
      <w:marTop w:val="0"/>
      <w:marBottom w:val="0"/>
      <w:divBdr>
        <w:top w:val="none" w:sz="0" w:space="0" w:color="auto"/>
        <w:left w:val="none" w:sz="0" w:space="0" w:color="auto"/>
        <w:bottom w:val="none" w:sz="0" w:space="0" w:color="auto"/>
        <w:right w:val="none" w:sz="0" w:space="0" w:color="auto"/>
      </w:divBdr>
    </w:div>
    <w:div w:id="642200978">
      <w:bodyDiv w:val="1"/>
      <w:marLeft w:val="0"/>
      <w:marRight w:val="0"/>
      <w:marTop w:val="0"/>
      <w:marBottom w:val="0"/>
      <w:divBdr>
        <w:top w:val="none" w:sz="0" w:space="0" w:color="auto"/>
        <w:left w:val="none" w:sz="0" w:space="0" w:color="auto"/>
        <w:bottom w:val="none" w:sz="0" w:space="0" w:color="auto"/>
        <w:right w:val="none" w:sz="0" w:space="0" w:color="auto"/>
      </w:divBdr>
    </w:div>
    <w:div w:id="642392613">
      <w:bodyDiv w:val="1"/>
      <w:marLeft w:val="0"/>
      <w:marRight w:val="0"/>
      <w:marTop w:val="0"/>
      <w:marBottom w:val="0"/>
      <w:divBdr>
        <w:top w:val="none" w:sz="0" w:space="0" w:color="auto"/>
        <w:left w:val="none" w:sz="0" w:space="0" w:color="auto"/>
        <w:bottom w:val="none" w:sz="0" w:space="0" w:color="auto"/>
        <w:right w:val="none" w:sz="0" w:space="0" w:color="auto"/>
      </w:divBdr>
    </w:div>
    <w:div w:id="642396027">
      <w:bodyDiv w:val="1"/>
      <w:marLeft w:val="0"/>
      <w:marRight w:val="0"/>
      <w:marTop w:val="0"/>
      <w:marBottom w:val="0"/>
      <w:divBdr>
        <w:top w:val="none" w:sz="0" w:space="0" w:color="auto"/>
        <w:left w:val="none" w:sz="0" w:space="0" w:color="auto"/>
        <w:bottom w:val="none" w:sz="0" w:space="0" w:color="auto"/>
        <w:right w:val="none" w:sz="0" w:space="0" w:color="auto"/>
      </w:divBdr>
    </w:div>
    <w:div w:id="642546284">
      <w:bodyDiv w:val="1"/>
      <w:marLeft w:val="0"/>
      <w:marRight w:val="0"/>
      <w:marTop w:val="0"/>
      <w:marBottom w:val="0"/>
      <w:divBdr>
        <w:top w:val="none" w:sz="0" w:space="0" w:color="auto"/>
        <w:left w:val="none" w:sz="0" w:space="0" w:color="auto"/>
        <w:bottom w:val="none" w:sz="0" w:space="0" w:color="auto"/>
        <w:right w:val="none" w:sz="0" w:space="0" w:color="auto"/>
      </w:divBdr>
    </w:div>
    <w:div w:id="642738830">
      <w:bodyDiv w:val="1"/>
      <w:marLeft w:val="0"/>
      <w:marRight w:val="0"/>
      <w:marTop w:val="0"/>
      <w:marBottom w:val="0"/>
      <w:divBdr>
        <w:top w:val="none" w:sz="0" w:space="0" w:color="auto"/>
        <w:left w:val="none" w:sz="0" w:space="0" w:color="auto"/>
        <w:bottom w:val="none" w:sz="0" w:space="0" w:color="auto"/>
        <w:right w:val="none" w:sz="0" w:space="0" w:color="auto"/>
      </w:divBdr>
    </w:div>
    <w:div w:id="642976230">
      <w:bodyDiv w:val="1"/>
      <w:marLeft w:val="0"/>
      <w:marRight w:val="0"/>
      <w:marTop w:val="0"/>
      <w:marBottom w:val="0"/>
      <w:divBdr>
        <w:top w:val="none" w:sz="0" w:space="0" w:color="auto"/>
        <w:left w:val="none" w:sz="0" w:space="0" w:color="auto"/>
        <w:bottom w:val="none" w:sz="0" w:space="0" w:color="auto"/>
        <w:right w:val="none" w:sz="0" w:space="0" w:color="auto"/>
      </w:divBdr>
    </w:div>
    <w:div w:id="643119492">
      <w:bodyDiv w:val="1"/>
      <w:marLeft w:val="0"/>
      <w:marRight w:val="0"/>
      <w:marTop w:val="0"/>
      <w:marBottom w:val="0"/>
      <w:divBdr>
        <w:top w:val="none" w:sz="0" w:space="0" w:color="auto"/>
        <w:left w:val="none" w:sz="0" w:space="0" w:color="auto"/>
        <w:bottom w:val="none" w:sz="0" w:space="0" w:color="auto"/>
        <w:right w:val="none" w:sz="0" w:space="0" w:color="auto"/>
      </w:divBdr>
    </w:div>
    <w:div w:id="643199391">
      <w:bodyDiv w:val="1"/>
      <w:marLeft w:val="0"/>
      <w:marRight w:val="0"/>
      <w:marTop w:val="0"/>
      <w:marBottom w:val="0"/>
      <w:divBdr>
        <w:top w:val="none" w:sz="0" w:space="0" w:color="auto"/>
        <w:left w:val="none" w:sz="0" w:space="0" w:color="auto"/>
        <w:bottom w:val="none" w:sz="0" w:space="0" w:color="auto"/>
        <w:right w:val="none" w:sz="0" w:space="0" w:color="auto"/>
      </w:divBdr>
    </w:div>
    <w:div w:id="643316534">
      <w:bodyDiv w:val="1"/>
      <w:marLeft w:val="0"/>
      <w:marRight w:val="0"/>
      <w:marTop w:val="0"/>
      <w:marBottom w:val="0"/>
      <w:divBdr>
        <w:top w:val="none" w:sz="0" w:space="0" w:color="auto"/>
        <w:left w:val="none" w:sz="0" w:space="0" w:color="auto"/>
        <w:bottom w:val="none" w:sz="0" w:space="0" w:color="auto"/>
        <w:right w:val="none" w:sz="0" w:space="0" w:color="auto"/>
      </w:divBdr>
    </w:div>
    <w:div w:id="643660539">
      <w:bodyDiv w:val="1"/>
      <w:marLeft w:val="0"/>
      <w:marRight w:val="0"/>
      <w:marTop w:val="0"/>
      <w:marBottom w:val="0"/>
      <w:divBdr>
        <w:top w:val="none" w:sz="0" w:space="0" w:color="auto"/>
        <w:left w:val="none" w:sz="0" w:space="0" w:color="auto"/>
        <w:bottom w:val="none" w:sz="0" w:space="0" w:color="auto"/>
        <w:right w:val="none" w:sz="0" w:space="0" w:color="auto"/>
      </w:divBdr>
    </w:div>
    <w:div w:id="643781046">
      <w:bodyDiv w:val="1"/>
      <w:marLeft w:val="0"/>
      <w:marRight w:val="0"/>
      <w:marTop w:val="0"/>
      <w:marBottom w:val="0"/>
      <w:divBdr>
        <w:top w:val="none" w:sz="0" w:space="0" w:color="auto"/>
        <w:left w:val="none" w:sz="0" w:space="0" w:color="auto"/>
        <w:bottom w:val="none" w:sz="0" w:space="0" w:color="auto"/>
        <w:right w:val="none" w:sz="0" w:space="0" w:color="auto"/>
      </w:divBdr>
    </w:div>
    <w:div w:id="643896174">
      <w:bodyDiv w:val="1"/>
      <w:marLeft w:val="0"/>
      <w:marRight w:val="0"/>
      <w:marTop w:val="0"/>
      <w:marBottom w:val="0"/>
      <w:divBdr>
        <w:top w:val="none" w:sz="0" w:space="0" w:color="auto"/>
        <w:left w:val="none" w:sz="0" w:space="0" w:color="auto"/>
        <w:bottom w:val="none" w:sz="0" w:space="0" w:color="auto"/>
        <w:right w:val="none" w:sz="0" w:space="0" w:color="auto"/>
      </w:divBdr>
    </w:div>
    <w:div w:id="643968816">
      <w:bodyDiv w:val="1"/>
      <w:marLeft w:val="0"/>
      <w:marRight w:val="0"/>
      <w:marTop w:val="0"/>
      <w:marBottom w:val="0"/>
      <w:divBdr>
        <w:top w:val="none" w:sz="0" w:space="0" w:color="auto"/>
        <w:left w:val="none" w:sz="0" w:space="0" w:color="auto"/>
        <w:bottom w:val="none" w:sz="0" w:space="0" w:color="auto"/>
        <w:right w:val="none" w:sz="0" w:space="0" w:color="auto"/>
      </w:divBdr>
    </w:div>
    <w:div w:id="644315113">
      <w:bodyDiv w:val="1"/>
      <w:marLeft w:val="0"/>
      <w:marRight w:val="0"/>
      <w:marTop w:val="0"/>
      <w:marBottom w:val="0"/>
      <w:divBdr>
        <w:top w:val="none" w:sz="0" w:space="0" w:color="auto"/>
        <w:left w:val="none" w:sz="0" w:space="0" w:color="auto"/>
        <w:bottom w:val="none" w:sz="0" w:space="0" w:color="auto"/>
        <w:right w:val="none" w:sz="0" w:space="0" w:color="auto"/>
      </w:divBdr>
    </w:div>
    <w:div w:id="644698229">
      <w:bodyDiv w:val="1"/>
      <w:marLeft w:val="0"/>
      <w:marRight w:val="0"/>
      <w:marTop w:val="0"/>
      <w:marBottom w:val="0"/>
      <w:divBdr>
        <w:top w:val="none" w:sz="0" w:space="0" w:color="auto"/>
        <w:left w:val="none" w:sz="0" w:space="0" w:color="auto"/>
        <w:bottom w:val="none" w:sz="0" w:space="0" w:color="auto"/>
        <w:right w:val="none" w:sz="0" w:space="0" w:color="auto"/>
      </w:divBdr>
    </w:div>
    <w:div w:id="644698966">
      <w:bodyDiv w:val="1"/>
      <w:marLeft w:val="0"/>
      <w:marRight w:val="0"/>
      <w:marTop w:val="0"/>
      <w:marBottom w:val="0"/>
      <w:divBdr>
        <w:top w:val="none" w:sz="0" w:space="0" w:color="auto"/>
        <w:left w:val="none" w:sz="0" w:space="0" w:color="auto"/>
        <w:bottom w:val="none" w:sz="0" w:space="0" w:color="auto"/>
        <w:right w:val="none" w:sz="0" w:space="0" w:color="auto"/>
      </w:divBdr>
    </w:div>
    <w:div w:id="644705087">
      <w:bodyDiv w:val="1"/>
      <w:marLeft w:val="0"/>
      <w:marRight w:val="0"/>
      <w:marTop w:val="0"/>
      <w:marBottom w:val="0"/>
      <w:divBdr>
        <w:top w:val="none" w:sz="0" w:space="0" w:color="auto"/>
        <w:left w:val="none" w:sz="0" w:space="0" w:color="auto"/>
        <w:bottom w:val="none" w:sz="0" w:space="0" w:color="auto"/>
        <w:right w:val="none" w:sz="0" w:space="0" w:color="auto"/>
      </w:divBdr>
    </w:div>
    <w:div w:id="644898065">
      <w:bodyDiv w:val="1"/>
      <w:marLeft w:val="0"/>
      <w:marRight w:val="0"/>
      <w:marTop w:val="0"/>
      <w:marBottom w:val="0"/>
      <w:divBdr>
        <w:top w:val="none" w:sz="0" w:space="0" w:color="auto"/>
        <w:left w:val="none" w:sz="0" w:space="0" w:color="auto"/>
        <w:bottom w:val="none" w:sz="0" w:space="0" w:color="auto"/>
        <w:right w:val="none" w:sz="0" w:space="0" w:color="auto"/>
      </w:divBdr>
    </w:div>
    <w:div w:id="644970618">
      <w:bodyDiv w:val="1"/>
      <w:marLeft w:val="0"/>
      <w:marRight w:val="0"/>
      <w:marTop w:val="0"/>
      <w:marBottom w:val="0"/>
      <w:divBdr>
        <w:top w:val="none" w:sz="0" w:space="0" w:color="auto"/>
        <w:left w:val="none" w:sz="0" w:space="0" w:color="auto"/>
        <w:bottom w:val="none" w:sz="0" w:space="0" w:color="auto"/>
        <w:right w:val="none" w:sz="0" w:space="0" w:color="auto"/>
      </w:divBdr>
    </w:div>
    <w:div w:id="644971281">
      <w:bodyDiv w:val="1"/>
      <w:marLeft w:val="0"/>
      <w:marRight w:val="0"/>
      <w:marTop w:val="0"/>
      <w:marBottom w:val="0"/>
      <w:divBdr>
        <w:top w:val="none" w:sz="0" w:space="0" w:color="auto"/>
        <w:left w:val="none" w:sz="0" w:space="0" w:color="auto"/>
        <w:bottom w:val="none" w:sz="0" w:space="0" w:color="auto"/>
        <w:right w:val="none" w:sz="0" w:space="0" w:color="auto"/>
      </w:divBdr>
    </w:div>
    <w:div w:id="645009280">
      <w:bodyDiv w:val="1"/>
      <w:marLeft w:val="0"/>
      <w:marRight w:val="0"/>
      <w:marTop w:val="0"/>
      <w:marBottom w:val="0"/>
      <w:divBdr>
        <w:top w:val="none" w:sz="0" w:space="0" w:color="auto"/>
        <w:left w:val="none" w:sz="0" w:space="0" w:color="auto"/>
        <w:bottom w:val="none" w:sz="0" w:space="0" w:color="auto"/>
        <w:right w:val="none" w:sz="0" w:space="0" w:color="auto"/>
      </w:divBdr>
    </w:div>
    <w:div w:id="645013174">
      <w:bodyDiv w:val="1"/>
      <w:marLeft w:val="0"/>
      <w:marRight w:val="0"/>
      <w:marTop w:val="0"/>
      <w:marBottom w:val="0"/>
      <w:divBdr>
        <w:top w:val="none" w:sz="0" w:space="0" w:color="auto"/>
        <w:left w:val="none" w:sz="0" w:space="0" w:color="auto"/>
        <w:bottom w:val="none" w:sz="0" w:space="0" w:color="auto"/>
        <w:right w:val="none" w:sz="0" w:space="0" w:color="auto"/>
      </w:divBdr>
    </w:div>
    <w:div w:id="645281677">
      <w:bodyDiv w:val="1"/>
      <w:marLeft w:val="0"/>
      <w:marRight w:val="0"/>
      <w:marTop w:val="0"/>
      <w:marBottom w:val="0"/>
      <w:divBdr>
        <w:top w:val="none" w:sz="0" w:space="0" w:color="auto"/>
        <w:left w:val="none" w:sz="0" w:space="0" w:color="auto"/>
        <w:bottom w:val="none" w:sz="0" w:space="0" w:color="auto"/>
        <w:right w:val="none" w:sz="0" w:space="0" w:color="auto"/>
      </w:divBdr>
    </w:div>
    <w:div w:id="645282540">
      <w:bodyDiv w:val="1"/>
      <w:marLeft w:val="0"/>
      <w:marRight w:val="0"/>
      <w:marTop w:val="0"/>
      <w:marBottom w:val="0"/>
      <w:divBdr>
        <w:top w:val="none" w:sz="0" w:space="0" w:color="auto"/>
        <w:left w:val="none" w:sz="0" w:space="0" w:color="auto"/>
        <w:bottom w:val="none" w:sz="0" w:space="0" w:color="auto"/>
        <w:right w:val="none" w:sz="0" w:space="0" w:color="auto"/>
      </w:divBdr>
    </w:div>
    <w:div w:id="645355817">
      <w:bodyDiv w:val="1"/>
      <w:marLeft w:val="0"/>
      <w:marRight w:val="0"/>
      <w:marTop w:val="0"/>
      <w:marBottom w:val="0"/>
      <w:divBdr>
        <w:top w:val="none" w:sz="0" w:space="0" w:color="auto"/>
        <w:left w:val="none" w:sz="0" w:space="0" w:color="auto"/>
        <w:bottom w:val="none" w:sz="0" w:space="0" w:color="auto"/>
        <w:right w:val="none" w:sz="0" w:space="0" w:color="auto"/>
      </w:divBdr>
    </w:div>
    <w:div w:id="645474891">
      <w:bodyDiv w:val="1"/>
      <w:marLeft w:val="0"/>
      <w:marRight w:val="0"/>
      <w:marTop w:val="0"/>
      <w:marBottom w:val="0"/>
      <w:divBdr>
        <w:top w:val="none" w:sz="0" w:space="0" w:color="auto"/>
        <w:left w:val="none" w:sz="0" w:space="0" w:color="auto"/>
        <w:bottom w:val="none" w:sz="0" w:space="0" w:color="auto"/>
        <w:right w:val="none" w:sz="0" w:space="0" w:color="auto"/>
      </w:divBdr>
    </w:div>
    <w:div w:id="645625737">
      <w:bodyDiv w:val="1"/>
      <w:marLeft w:val="0"/>
      <w:marRight w:val="0"/>
      <w:marTop w:val="0"/>
      <w:marBottom w:val="0"/>
      <w:divBdr>
        <w:top w:val="none" w:sz="0" w:space="0" w:color="auto"/>
        <w:left w:val="none" w:sz="0" w:space="0" w:color="auto"/>
        <w:bottom w:val="none" w:sz="0" w:space="0" w:color="auto"/>
        <w:right w:val="none" w:sz="0" w:space="0" w:color="auto"/>
      </w:divBdr>
    </w:div>
    <w:div w:id="645741974">
      <w:bodyDiv w:val="1"/>
      <w:marLeft w:val="0"/>
      <w:marRight w:val="0"/>
      <w:marTop w:val="0"/>
      <w:marBottom w:val="0"/>
      <w:divBdr>
        <w:top w:val="none" w:sz="0" w:space="0" w:color="auto"/>
        <w:left w:val="none" w:sz="0" w:space="0" w:color="auto"/>
        <w:bottom w:val="none" w:sz="0" w:space="0" w:color="auto"/>
        <w:right w:val="none" w:sz="0" w:space="0" w:color="auto"/>
      </w:divBdr>
    </w:div>
    <w:div w:id="645933826">
      <w:bodyDiv w:val="1"/>
      <w:marLeft w:val="0"/>
      <w:marRight w:val="0"/>
      <w:marTop w:val="0"/>
      <w:marBottom w:val="0"/>
      <w:divBdr>
        <w:top w:val="none" w:sz="0" w:space="0" w:color="auto"/>
        <w:left w:val="none" w:sz="0" w:space="0" w:color="auto"/>
        <w:bottom w:val="none" w:sz="0" w:space="0" w:color="auto"/>
        <w:right w:val="none" w:sz="0" w:space="0" w:color="auto"/>
      </w:divBdr>
    </w:div>
    <w:div w:id="645938801">
      <w:bodyDiv w:val="1"/>
      <w:marLeft w:val="0"/>
      <w:marRight w:val="0"/>
      <w:marTop w:val="0"/>
      <w:marBottom w:val="0"/>
      <w:divBdr>
        <w:top w:val="none" w:sz="0" w:space="0" w:color="auto"/>
        <w:left w:val="none" w:sz="0" w:space="0" w:color="auto"/>
        <w:bottom w:val="none" w:sz="0" w:space="0" w:color="auto"/>
        <w:right w:val="none" w:sz="0" w:space="0" w:color="auto"/>
      </w:divBdr>
    </w:div>
    <w:div w:id="646059327">
      <w:bodyDiv w:val="1"/>
      <w:marLeft w:val="0"/>
      <w:marRight w:val="0"/>
      <w:marTop w:val="0"/>
      <w:marBottom w:val="0"/>
      <w:divBdr>
        <w:top w:val="none" w:sz="0" w:space="0" w:color="auto"/>
        <w:left w:val="none" w:sz="0" w:space="0" w:color="auto"/>
        <w:bottom w:val="none" w:sz="0" w:space="0" w:color="auto"/>
        <w:right w:val="none" w:sz="0" w:space="0" w:color="auto"/>
      </w:divBdr>
    </w:div>
    <w:div w:id="646126963">
      <w:bodyDiv w:val="1"/>
      <w:marLeft w:val="0"/>
      <w:marRight w:val="0"/>
      <w:marTop w:val="0"/>
      <w:marBottom w:val="0"/>
      <w:divBdr>
        <w:top w:val="none" w:sz="0" w:space="0" w:color="auto"/>
        <w:left w:val="none" w:sz="0" w:space="0" w:color="auto"/>
        <w:bottom w:val="none" w:sz="0" w:space="0" w:color="auto"/>
        <w:right w:val="none" w:sz="0" w:space="0" w:color="auto"/>
      </w:divBdr>
    </w:div>
    <w:div w:id="646472102">
      <w:bodyDiv w:val="1"/>
      <w:marLeft w:val="0"/>
      <w:marRight w:val="0"/>
      <w:marTop w:val="0"/>
      <w:marBottom w:val="0"/>
      <w:divBdr>
        <w:top w:val="none" w:sz="0" w:space="0" w:color="auto"/>
        <w:left w:val="none" w:sz="0" w:space="0" w:color="auto"/>
        <w:bottom w:val="none" w:sz="0" w:space="0" w:color="auto"/>
        <w:right w:val="none" w:sz="0" w:space="0" w:color="auto"/>
      </w:divBdr>
    </w:div>
    <w:div w:id="646473241">
      <w:bodyDiv w:val="1"/>
      <w:marLeft w:val="0"/>
      <w:marRight w:val="0"/>
      <w:marTop w:val="0"/>
      <w:marBottom w:val="0"/>
      <w:divBdr>
        <w:top w:val="none" w:sz="0" w:space="0" w:color="auto"/>
        <w:left w:val="none" w:sz="0" w:space="0" w:color="auto"/>
        <w:bottom w:val="none" w:sz="0" w:space="0" w:color="auto"/>
        <w:right w:val="none" w:sz="0" w:space="0" w:color="auto"/>
      </w:divBdr>
    </w:div>
    <w:div w:id="646587744">
      <w:bodyDiv w:val="1"/>
      <w:marLeft w:val="0"/>
      <w:marRight w:val="0"/>
      <w:marTop w:val="0"/>
      <w:marBottom w:val="0"/>
      <w:divBdr>
        <w:top w:val="none" w:sz="0" w:space="0" w:color="auto"/>
        <w:left w:val="none" w:sz="0" w:space="0" w:color="auto"/>
        <w:bottom w:val="none" w:sz="0" w:space="0" w:color="auto"/>
        <w:right w:val="none" w:sz="0" w:space="0" w:color="auto"/>
      </w:divBdr>
    </w:div>
    <w:div w:id="646596612">
      <w:bodyDiv w:val="1"/>
      <w:marLeft w:val="0"/>
      <w:marRight w:val="0"/>
      <w:marTop w:val="0"/>
      <w:marBottom w:val="0"/>
      <w:divBdr>
        <w:top w:val="none" w:sz="0" w:space="0" w:color="auto"/>
        <w:left w:val="none" w:sz="0" w:space="0" w:color="auto"/>
        <w:bottom w:val="none" w:sz="0" w:space="0" w:color="auto"/>
        <w:right w:val="none" w:sz="0" w:space="0" w:color="auto"/>
      </w:divBdr>
    </w:div>
    <w:div w:id="646664161">
      <w:bodyDiv w:val="1"/>
      <w:marLeft w:val="0"/>
      <w:marRight w:val="0"/>
      <w:marTop w:val="0"/>
      <w:marBottom w:val="0"/>
      <w:divBdr>
        <w:top w:val="none" w:sz="0" w:space="0" w:color="auto"/>
        <w:left w:val="none" w:sz="0" w:space="0" w:color="auto"/>
        <w:bottom w:val="none" w:sz="0" w:space="0" w:color="auto"/>
        <w:right w:val="none" w:sz="0" w:space="0" w:color="auto"/>
      </w:divBdr>
    </w:div>
    <w:div w:id="647128348">
      <w:bodyDiv w:val="1"/>
      <w:marLeft w:val="0"/>
      <w:marRight w:val="0"/>
      <w:marTop w:val="0"/>
      <w:marBottom w:val="0"/>
      <w:divBdr>
        <w:top w:val="none" w:sz="0" w:space="0" w:color="auto"/>
        <w:left w:val="none" w:sz="0" w:space="0" w:color="auto"/>
        <w:bottom w:val="none" w:sz="0" w:space="0" w:color="auto"/>
        <w:right w:val="none" w:sz="0" w:space="0" w:color="auto"/>
      </w:divBdr>
    </w:div>
    <w:div w:id="647130038">
      <w:bodyDiv w:val="1"/>
      <w:marLeft w:val="0"/>
      <w:marRight w:val="0"/>
      <w:marTop w:val="0"/>
      <w:marBottom w:val="0"/>
      <w:divBdr>
        <w:top w:val="none" w:sz="0" w:space="0" w:color="auto"/>
        <w:left w:val="none" w:sz="0" w:space="0" w:color="auto"/>
        <w:bottom w:val="none" w:sz="0" w:space="0" w:color="auto"/>
        <w:right w:val="none" w:sz="0" w:space="0" w:color="auto"/>
      </w:divBdr>
    </w:div>
    <w:div w:id="647244894">
      <w:bodyDiv w:val="1"/>
      <w:marLeft w:val="0"/>
      <w:marRight w:val="0"/>
      <w:marTop w:val="0"/>
      <w:marBottom w:val="0"/>
      <w:divBdr>
        <w:top w:val="none" w:sz="0" w:space="0" w:color="auto"/>
        <w:left w:val="none" w:sz="0" w:space="0" w:color="auto"/>
        <w:bottom w:val="none" w:sz="0" w:space="0" w:color="auto"/>
        <w:right w:val="none" w:sz="0" w:space="0" w:color="auto"/>
      </w:divBdr>
    </w:div>
    <w:div w:id="647248237">
      <w:bodyDiv w:val="1"/>
      <w:marLeft w:val="0"/>
      <w:marRight w:val="0"/>
      <w:marTop w:val="0"/>
      <w:marBottom w:val="0"/>
      <w:divBdr>
        <w:top w:val="none" w:sz="0" w:space="0" w:color="auto"/>
        <w:left w:val="none" w:sz="0" w:space="0" w:color="auto"/>
        <w:bottom w:val="none" w:sz="0" w:space="0" w:color="auto"/>
        <w:right w:val="none" w:sz="0" w:space="0" w:color="auto"/>
      </w:divBdr>
    </w:div>
    <w:div w:id="647589476">
      <w:bodyDiv w:val="1"/>
      <w:marLeft w:val="0"/>
      <w:marRight w:val="0"/>
      <w:marTop w:val="0"/>
      <w:marBottom w:val="0"/>
      <w:divBdr>
        <w:top w:val="none" w:sz="0" w:space="0" w:color="auto"/>
        <w:left w:val="none" w:sz="0" w:space="0" w:color="auto"/>
        <w:bottom w:val="none" w:sz="0" w:space="0" w:color="auto"/>
        <w:right w:val="none" w:sz="0" w:space="0" w:color="auto"/>
      </w:divBdr>
    </w:div>
    <w:div w:id="647707498">
      <w:bodyDiv w:val="1"/>
      <w:marLeft w:val="0"/>
      <w:marRight w:val="0"/>
      <w:marTop w:val="0"/>
      <w:marBottom w:val="0"/>
      <w:divBdr>
        <w:top w:val="none" w:sz="0" w:space="0" w:color="auto"/>
        <w:left w:val="none" w:sz="0" w:space="0" w:color="auto"/>
        <w:bottom w:val="none" w:sz="0" w:space="0" w:color="auto"/>
        <w:right w:val="none" w:sz="0" w:space="0" w:color="auto"/>
      </w:divBdr>
    </w:div>
    <w:div w:id="647779903">
      <w:bodyDiv w:val="1"/>
      <w:marLeft w:val="0"/>
      <w:marRight w:val="0"/>
      <w:marTop w:val="0"/>
      <w:marBottom w:val="0"/>
      <w:divBdr>
        <w:top w:val="none" w:sz="0" w:space="0" w:color="auto"/>
        <w:left w:val="none" w:sz="0" w:space="0" w:color="auto"/>
        <w:bottom w:val="none" w:sz="0" w:space="0" w:color="auto"/>
        <w:right w:val="none" w:sz="0" w:space="0" w:color="auto"/>
      </w:divBdr>
    </w:div>
    <w:div w:id="647784332">
      <w:bodyDiv w:val="1"/>
      <w:marLeft w:val="0"/>
      <w:marRight w:val="0"/>
      <w:marTop w:val="0"/>
      <w:marBottom w:val="0"/>
      <w:divBdr>
        <w:top w:val="none" w:sz="0" w:space="0" w:color="auto"/>
        <w:left w:val="none" w:sz="0" w:space="0" w:color="auto"/>
        <w:bottom w:val="none" w:sz="0" w:space="0" w:color="auto"/>
        <w:right w:val="none" w:sz="0" w:space="0" w:color="auto"/>
      </w:divBdr>
    </w:div>
    <w:div w:id="647831946">
      <w:bodyDiv w:val="1"/>
      <w:marLeft w:val="0"/>
      <w:marRight w:val="0"/>
      <w:marTop w:val="0"/>
      <w:marBottom w:val="0"/>
      <w:divBdr>
        <w:top w:val="none" w:sz="0" w:space="0" w:color="auto"/>
        <w:left w:val="none" w:sz="0" w:space="0" w:color="auto"/>
        <w:bottom w:val="none" w:sz="0" w:space="0" w:color="auto"/>
        <w:right w:val="none" w:sz="0" w:space="0" w:color="auto"/>
      </w:divBdr>
    </w:div>
    <w:div w:id="647976181">
      <w:bodyDiv w:val="1"/>
      <w:marLeft w:val="0"/>
      <w:marRight w:val="0"/>
      <w:marTop w:val="0"/>
      <w:marBottom w:val="0"/>
      <w:divBdr>
        <w:top w:val="none" w:sz="0" w:space="0" w:color="auto"/>
        <w:left w:val="none" w:sz="0" w:space="0" w:color="auto"/>
        <w:bottom w:val="none" w:sz="0" w:space="0" w:color="auto"/>
        <w:right w:val="none" w:sz="0" w:space="0" w:color="auto"/>
      </w:divBdr>
    </w:div>
    <w:div w:id="648021252">
      <w:bodyDiv w:val="1"/>
      <w:marLeft w:val="0"/>
      <w:marRight w:val="0"/>
      <w:marTop w:val="0"/>
      <w:marBottom w:val="0"/>
      <w:divBdr>
        <w:top w:val="none" w:sz="0" w:space="0" w:color="auto"/>
        <w:left w:val="none" w:sz="0" w:space="0" w:color="auto"/>
        <w:bottom w:val="none" w:sz="0" w:space="0" w:color="auto"/>
        <w:right w:val="none" w:sz="0" w:space="0" w:color="auto"/>
      </w:divBdr>
    </w:div>
    <w:div w:id="648023530">
      <w:bodyDiv w:val="1"/>
      <w:marLeft w:val="0"/>
      <w:marRight w:val="0"/>
      <w:marTop w:val="0"/>
      <w:marBottom w:val="0"/>
      <w:divBdr>
        <w:top w:val="none" w:sz="0" w:space="0" w:color="auto"/>
        <w:left w:val="none" w:sz="0" w:space="0" w:color="auto"/>
        <w:bottom w:val="none" w:sz="0" w:space="0" w:color="auto"/>
        <w:right w:val="none" w:sz="0" w:space="0" w:color="auto"/>
      </w:divBdr>
    </w:div>
    <w:div w:id="648090989">
      <w:bodyDiv w:val="1"/>
      <w:marLeft w:val="0"/>
      <w:marRight w:val="0"/>
      <w:marTop w:val="0"/>
      <w:marBottom w:val="0"/>
      <w:divBdr>
        <w:top w:val="none" w:sz="0" w:space="0" w:color="auto"/>
        <w:left w:val="none" w:sz="0" w:space="0" w:color="auto"/>
        <w:bottom w:val="none" w:sz="0" w:space="0" w:color="auto"/>
        <w:right w:val="none" w:sz="0" w:space="0" w:color="auto"/>
      </w:divBdr>
    </w:div>
    <w:div w:id="648098253">
      <w:bodyDiv w:val="1"/>
      <w:marLeft w:val="0"/>
      <w:marRight w:val="0"/>
      <w:marTop w:val="0"/>
      <w:marBottom w:val="0"/>
      <w:divBdr>
        <w:top w:val="none" w:sz="0" w:space="0" w:color="auto"/>
        <w:left w:val="none" w:sz="0" w:space="0" w:color="auto"/>
        <w:bottom w:val="none" w:sz="0" w:space="0" w:color="auto"/>
        <w:right w:val="none" w:sz="0" w:space="0" w:color="auto"/>
      </w:divBdr>
    </w:div>
    <w:div w:id="648365808">
      <w:bodyDiv w:val="1"/>
      <w:marLeft w:val="0"/>
      <w:marRight w:val="0"/>
      <w:marTop w:val="0"/>
      <w:marBottom w:val="0"/>
      <w:divBdr>
        <w:top w:val="none" w:sz="0" w:space="0" w:color="auto"/>
        <w:left w:val="none" w:sz="0" w:space="0" w:color="auto"/>
        <w:bottom w:val="none" w:sz="0" w:space="0" w:color="auto"/>
        <w:right w:val="none" w:sz="0" w:space="0" w:color="auto"/>
      </w:divBdr>
    </w:div>
    <w:div w:id="648553157">
      <w:bodyDiv w:val="1"/>
      <w:marLeft w:val="0"/>
      <w:marRight w:val="0"/>
      <w:marTop w:val="0"/>
      <w:marBottom w:val="0"/>
      <w:divBdr>
        <w:top w:val="none" w:sz="0" w:space="0" w:color="auto"/>
        <w:left w:val="none" w:sz="0" w:space="0" w:color="auto"/>
        <w:bottom w:val="none" w:sz="0" w:space="0" w:color="auto"/>
        <w:right w:val="none" w:sz="0" w:space="0" w:color="auto"/>
      </w:divBdr>
    </w:div>
    <w:div w:id="648630139">
      <w:bodyDiv w:val="1"/>
      <w:marLeft w:val="0"/>
      <w:marRight w:val="0"/>
      <w:marTop w:val="0"/>
      <w:marBottom w:val="0"/>
      <w:divBdr>
        <w:top w:val="none" w:sz="0" w:space="0" w:color="auto"/>
        <w:left w:val="none" w:sz="0" w:space="0" w:color="auto"/>
        <w:bottom w:val="none" w:sz="0" w:space="0" w:color="auto"/>
        <w:right w:val="none" w:sz="0" w:space="0" w:color="auto"/>
      </w:divBdr>
    </w:div>
    <w:div w:id="648747671">
      <w:bodyDiv w:val="1"/>
      <w:marLeft w:val="0"/>
      <w:marRight w:val="0"/>
      <w:marTop w:val="0"/>
      <w:marBottom w:val="0"/>
      <w:divBdr>
        <w:top w:val="none" w:sz="0" w:space="0" w:color="auto"/>
        <w:left w:val="none" w:sz="0" w:space="0" w:color="auto"/>
        <w:bottom w:val="none" w:sz="0" w:space="0" w:color="auto"/>
        <w:right w:val="none" w:sz="0" w:space="0" w:color="auto"/>
      </w:divBdr>
    </w:div>
    <w:div w:id="648754701">
      <w:bodyDiv w:val="1"/>
      <w:marLeft w:val="0"/>
      <w:marRight w:val="0"/>
      <w:marTop w:val="0"/>
      <w:marBottom w:val="0"/>
      <w:divBdr>
        <w:top w:val="none" w:sz="0" w:space="0" w:color="auto"/>
        <w:left w:val="none" w:sz="0" w:space="0" w:color="auto"/>
        <w:bottom w:val="none" w:sz="0" w:space="0" w:color="auto"/>
        <w:right w:val="none" w:sz="0" w:space="0" w:color="auto"/>
      </w:divBdr>
    </w:div>
    <w:div w:id="648755648">
      <w:bodyDiv w:val="1"/>
      <w:marLeft w:val="0"/>
      <w:marRight w:val="0"/>
      <w:marTop w:val="0"/>
      <w:marBottom w:val="0"/>
      <w:divBdr>
        <w:top w:val="none" w:sz="0" w:space="0" w:color="auto"/>
        <w:left w:val="none" w:sz="0" w:space="0" w:color="auto"/>
        <w:bottom w:val="none" w:sz="0" w:space="0" w:color="auto"/>
        <w:right w:val="none" w:sz="0" w:space="0" w:color="auto"/>
      </w:divBdr>
    </w:div>
    <w:div w:id="648821736">
      <w:bodyDiv w:val="1"/>
      <w:marLeft w:val="0"/>
      <w:marRight w:val="0"/>
      <w:marTop w:val="0"/>
      <w:marBottom w:val="0"/>
      <w:divBdr>
        <w:top w:val="none" w:sz="0" w:space="0" w:color="auto"/>
        <w:left w:val="none" w:sz="0" w:space="0" w:color="auto"/>
        <w:bottom w:val="none" w:sz="0" w:space="0" w:color="auto"/>
        <w:right w:val="none" w:sz="0" w:space="0" w:color="auto"/>
      </w:divBdr>
    </w:div>
    <w:div w:id="649018687">
      <w:bodyDiv w:val="1"/>
      <w:marLeft w:val="0"/>
      <w:marRight w:val="0"/>
      <w:marTop w:val="0"/>
      <w:marBottom w:val="0"/>
      <w:divBdr>
        <w:top w:val="none" w:sz="0" w:space="0" w:color="auto"/>
        <w:left w:val="none" w:sz="0" w:space="0" w:color="auto"/>
        <w:bottom w:val="none" w:sz="0" w:space="0" w:color="auto"/>
        <w:right w:val="none" w:sz="0" w:space="0" w:color="auto"/>
      </w:divBdr>
    </w:div>
    <w:div w:id="649138935">
      <w:bodyDiv w:val="1"/>
      <w:marLeft w:val="0"/>
      <w:marRight w:val="0"/>
      <w:marTop w:val="0"/>
      <w:marBottom w:val="0"/>
      <w:divBdr>
        <w:top w:val="none" w:sz="0" w:space="0" w:color="auto"/>
        <w:left w:val="none" w:sz="0" w:space="0" w:color="auto"/>
        <w:bottom w:val="none" w:sz="0" w:space="0" w:color="auto"/>
        <w:right w:val="none" w:sz="0" w:space="0" w:color="auto"/>
      </w:divBdr>
    </w:div>
    <w:div w:id="649140166">
      <w:bodyDiv w:val="1"/>
      <w:marLeft w:val="0"/>
      <w:marRight w:val="0"/>
      <w:marTop w:val="0"/>
      <w:marBottom w:val="0"/>
      <w:divBdr>
        <w:top w:val="none" w:sz="0" w:space="0" w:color="auto"/>
        <w:left w:val="none" w:sz="0" w:space="0" w:color="auto"/>
        <w:bottom w:val="none" w:sz="0" w:space="0" w:color="auto"/>
        <w:right w:val="none" w:sz="0" w:space="0" w:color="auto"/>
      </w:divBdr>
    </w:div>
    <w:div w:id="649288576">
      <w:bodyDiv w:val="1"/>
      <w:marLeft w:val="0"/>
      <w:marRight w:val="0"/>
      <w:marTop w:val="0"/>
      <w:marBottom w:val="0"/>
      <w:divBdr>
        <w:top w:val="none" w:sz="0" w:space="0" w:color="auto"/>
        <w:left w:val="none" w:sz="0" w:space="0" w:color="auto"/>
        <w:bottom w:val="none" w:sz="0" w:space="0" w:color="auto"/>
        <w:right w:val="none" w:sz="0" w:space="0" w:color="auto"/>
      </w:divBdr>
    </w:div>
    <w:div w:id="650254180">
      <w:bodyDiv w:val="1"/>
      <w:marLeft w:val="0"/>
      <w:marRight w:val="0"/>
      <w:marTop w:val="0"/>
      <w:marBottom w:val="0"/>
      <w:divBdr>
        <w:top w:val="none" w:sz="0" w:space="0" w:color="auto"/>
        <w:left w:val="none" w:sz="0" w:space="0" w:color="auto"/>
        <w:bottom w:val="none" w:sz="0" w:space="0" w:color="auto"/>
        <w:right w:val="none" w:sz="0" w:space="0" w:color="auto"/>
      </w:divBdr>
    </w:div>
    <w:div w:id="650329108">
      <w:bodyDiv w:val="1"/>
      <w:marLeft w:val="0"/>
      <w:marRight w:val="0"/>
      <w:marTop w:val="0"/>
      <w:marBottom w:val="0"/>
      <w:divBdr>
        <w:top w:val="none" w:sz="0" w:space="0" w:color="auto"/>
        <w:left w:val="none" w:sz="0" w:space="0" w:color="auto"/>
        <w:bottom w:val="none" w:sz="0" w:space="0" w:color="auto"/>
        <w:right w:val="none" w:sz="0" w:space="0" w:color="auto"/>
      </w:divBdr>
    </w:div>
    <w:div w:id="650521886">
      <w:bodyDiv w:val="1"/>
      <w:marLeft w:val="0"/>
      <w:marRight w:val="0"/>
      <w:marTop w:val="0"/>
      <w:marBottom w:val="0"/>
      <w:divBdr>
        <w:top w:val="none" w:sz="0" w:space="0" w:color="auto"/>
        <w:left w:val="none" w:sz="0" w:space="0" w:color="auto"/>
        <w:bottom w:val="none" w:sz="0" w:space="0" w:color="auto"/>
        <w:right w:val="none" w:sz="0" w:space="0" w:color="auto"/>
      </w:divBdr>
    </w:div>
    <w:div w:id="650793840">
      <w:bodyDiv w:val="1"/>
      <w:marLeft w:val="0"/>
      <w:marRight w:val="0"/>
      <w:marTop w:val="0"/>
      <w:marBottom w:val="0"/>
      <w:divBdr>
        <w:top w:val="none" w:sz="0" w:space="0" w:color="auto"/>
        <w:left w:val="none" w:sz="0" w:space="0" w:color="auto"/>
        <w:bottom w:val="none" w:sz="0" w:space="0" w:color="auto"/>
        <w:right w:val="none" w:sz="0" w:space="0" w:color="auto"/>
      </w:divBdr>
    </w:div>
    <w:div w:id="651132896">
      <w:bodyDiv w:val="1"/>
      <w:marLeft w:val="0"/>
      <w:marRight w:val="0"/>
      <w:marTop w:val="0"/>
      <w:marBottom w:val="0"/>
      <w:divBdr>
        <w:top w:val="none" w:sz="0" w:space="0" w:color="auto"/>
        <w:left w:val="none" w:sz="0" w:space="0" w:color="auto"/>
        <w:bottom w:val="none" w:sz="0" w:space="0" w:color="auto"/>
        <w:right w:val="none" w:sz="0" w:space="0" w:color="auto"/>
      </w:divBdr>
    </w:div>
    <w:div w:id="651177241">
      <w:bodyDiv w:val="1"/>
      <w:marLeft w:val="0"/>
      <w:marRight w:val="0"/>
      <w:marTop w:val="0"/>
      <w:marBottom w:val="0"/>
      <w:divBdr>
        <w:top w:val="none" w:sz="0" w:space="0" w:color="auto"/>
        <w:left w:val="none" w:sz="0" w:space="0" w:color="auto"/>
        <w:bottom w:val="none" w:sz="0" w:space="0" w:color="auto"/>
        <w:right w:val="none" w:sz="0" w:space="0" w:color="auto"/>
      </w:divBdr>
    </w:div>
    <w:div w:id="651301047">
      <w:bodyDiv w:val="1"/>
      <w:marLeft w:val="0"/>
      <w:marRight w:val="0"/>
      <w:marTop w:val="0"/>
      <w:marBottom w:val="0"/>
      <w:divBdr>
        <w:top w:val="none" w:sz="0" w:space="0" w:color="auto"/>
        <w:left w:val="none" w:sz="0" w:space="0" w:color="auto"/>
        <w:bottom w:val="none" w:sz="0" w:space="0" w:color="auto"/>
        <w:right w:val="none" w:sz="0" w:space="0" w:color="auto"/>
      </w:divBdr>
    </w:div>
    <w:div w:id="651566507">
      <w:bodyDiv w:val="1"/>
      <w:marLeft w:val="0"/>
      <w:marRight w:val="0"/>
      <w:marTop w:val="0"/>
      <w:marBottom w:val="0"/>
      <w:divBdr>
        <w:top w:val="none" w:sz="0" w:space="0" w:color="auto"/>
        <w:left w:val="none" w:sz="0" w:space="0" w:color="auto"/>
        <w:bottom w:val="none" w:sz="0" w:space="0" w:color="auto"/>
        <w:right w:val="none" w:sz="0" w:space="0" w:color="auto"/>
      </w:divBdr>
    </w:div>
    <w:div w:id="651643133">
      <w:bodyDiv w:val="1"/>
      <w:marLeft w:val="0"/>
      <w:marRight w:val="0"/>
      <w:marTop w:val="0"/>
      <w:marBottom w:val="0"/>
      <w:divBdr>
        <w:top w:val="none" w:sz="0" w:space="0" w:color="auto"/>
        <w:left w:val="none" w:sz="0" w:space="0" w:color="auto"/>
        <w:bottom w:val="none" w:sz="0" w:space="0" w:color="auto"/>
        <w:right w:val="none" w:sz="0" w:space="0" w:color="auto"/>
      </w:divBdr>
    </w:div>
    <w:div w:id="651837817">
      <w:bodyDiv w:val="1"/>
      <w:marLeft w:val="0"/>
      <w:marRight w:val="0"/>
      <w:marTop w:val="0"/>
      <w:marBottom w:val="0"/>
      <w:divBdr>
        <w:top w:val="none" w:sz="0" w:space="0" w:color="auto"/>
        <w:left w:val="none" w:sz="0" w:space="0" w:color="auto"/>
        <w:bottom w:val="none" w:sz="0" w:space="0" w:color="auto"/>
        <w:right w:val="none" w:sz="0" w:space="0" w:color="auto"/>
      </w:divBdr>
    </w:div>
    <w:div w:id="652878476">
      <w:bodyDiv w:val="1"/>
      <w:marLeft w:val="0"/>
      <w:marRight w:val="0"/>
      <w:marTop w:val="0"/>
      <w:marBottom w:val="0"/>
      <w:divBdr>
        <w:top w:val="none" w:sz="0" w:space="0" w:color="auto"/>
        <w:left w:val="none" w:sz="0" w:space="0" w:color="auto"/>
        <w:bottom w:val="none" w:sz="0" w:space="0" w:color="auto"/>
        <w:right w:val="none" w:sz="0" w:space="0" w:color="auto"/>
      </w:divBdr>
    </w:div>
    <w:div w:id="653337598">
      <w:bodyDiv w:val="1"/>
      <w:marLeft w:val="0"/>
      <w:marRight w:val="0"/>
      <w:marTop w:val="0"/>
      <w:marBottom w:val="0"/>
      <w:divBdr>
        <w:top w:val="none" w:sz="0" w:space="0" w:color="auto"/>
        <w:left w:val="none" w:sz="0" w:space="0" w:color="auto"/>
        <w:bottom w:val="none" w:sz="0" w:space="0" w:color="auto"/>
        <w:right w:val="none" w:sz="0" w:space="0" w:color="auto"/>
      </w:divBdr>
    </w:div>
    <w:div w:id="653753170">
      <w:bodyDiv w:val="1"/>
      <w:marLeft w:val="0"/>
      <w:marRight w:val="0"/>
      <w:marTop w:val="0"/>
      <w:marBottom w:val="0"/>
      <w:divBdr>
        <w:top w:val="none" w:sz="0" w:space="0" w:color="auto"/>
        <w:left w:val="none" w:sz="0" w:space="0" w:color="auto"/>
        <w:bottom w:val="none" w:sz="0" w:space="0" w:color="auto"/>
        <w:right w:val="none" w:sz="0" w:space="0" w:color="auto"/>
      </w:divBdr>
    </w:div>
    <w:div w:id="653797330">
      <w:bodyDiv w:val="1"/>
      <w:marLeft w:val="0"/>
      <w:marRight w:val="0"/>
      <w:marTop w:val="0"/>
      <w:marBottom w:val="0"/>
      <w:divBdr>
        <w:top w:val="none" w:sz="0" w:space="0" w:color="auto"/>
        <w:left w:val="none" w:sz="0" w:space="0" w:color="auto"/>
        <w:bottom w:val="none" w:sz="0" w:space="0" w:color="auto"/>
        <w:right w:val="none" w:sz="0" w:space="0" w:color="auto"/>
      </w:divBdr>
    </w:div>
    <w:div w:id="653919899">
      <w:bodyDiv w:val="1"/>
      <w:marLeft w:val="0"/>
      <w:marRight w:val="0"/>
      <w:marTop w:val="0"/>
      <w:marBottom w:val="0"/>
      <w:divBdr>
        <w:top w:val="none" w:sz="0" w:space="0" w:color="auto"/>
        <w:left w:val="none" w:sz="0" w:space="0" w:color="auto"/>
        <w:bottom w:val="none" w:sz="0" w:space="0" w:color="auto"/>
        <w:right w:val="none" w:sz="0" w:space="0" w:color="auto"/>
      </w:divBdr>
    </w:div>
    <w:div w:id="654265145">
      <w:bodyDiv w:val="1"/>
      <w:marLeft w:val="0"/>
      <w:marRight w:val="0"/>
      <w:marTop w:val="0"/>
      <w:marBottom w:val="0"/>
      <w:divBdr>
        <w:top w:val="none" w:sz="0" w:space="0" w:color="auto"/>
        <w:left w:val="none" w:sz="0" w:space="0" w:color="auto"/>
        <w:bottom w:val="none" w:sz="0" w:space="0" w:color="auto"/>
        <w:right w:val="none" w:sz="0" w:space="0" w:color="auto"/>
      </w:divBdr>
    </w:div>
    <w:div w:id="654454547">
      <w:bodyDiv w:val="1"/>
      <w:marLeft w:val="0"/>
      <w:marRight w:val="0"/>
      <w:marTop w:val="0"/>
      <w:marBottom w:val="0"/>
      <w:divBdr>
        <w:top w:val="none" w:sz="0" w:space="0" w:color="auto"/>
        <w:left w:val="none" w:sz="0" w:space="0" w:color="auto"/>
        <w:bottom w:val="none" w:sz="0" w:space="0" w:color="auto"/>
        <w:right w:val="none" w:sz="0" w:space="0" w:color="auto"/>
      </w:divBdr>
    </w:div>
    <w:div w:id="654795214">
      <w:bodyDiv w:val="1"/>
      <w:marLeft w:val="0"/>
      <w:marRight w:val="0"/>
      <w:marTop w:val="0"/>
      <w:marBottom w:val="0"/>
      <w:divBdr>
        <w:top w:val="none" w:sz="0" w:space="0" w:color="auto"/>
        <w:left w:val="none" w:sz="0" w:space="0" w:color="auto"/>
        <w:bottom w:val="none" w:sz="0" w:space="0" w:color="auto"/>
        <w:right w:val="none" w:sz="0" w:space="0" w:color="auto"/>
      </w:divBdr>
    </w:div>
    <w:div w:id="654797677">
      <w:bodyDiv w:val="1"/>
      <w:marLeft w:val="0"/>
      <w:marRight w:val="0"/>
      <w:marTop w:val="0"/>
      <w:marBottom w:val="0"/>
      <w:divBdr>
        <w:top w:val="none" w:sz="0" w:space="0" w:color="auto"/>
        <w:left w:val="none" w:sz="0" w:space="0" w:color="auto"/>
        <w:bottom w:val="none" w:sz="0" w:space="0" w:color="auto"/>
        <w:right w:val="none" w:sz="0" w:space="0" w:color="auto"/>
      </w:divBdr>
    </w:div>
    <w:div w:id="654842495">
      <w:bodyDiv w:val="1"/>
      <w:marLeft w:val="0"/>
      <w:marRight w:val="0"/>
      <w:marTop w:val="0"/>
      <w:marBottom w:val="0"/>
      <w:divBdr>
        <w:top w:val="none" w:sz="0" w:space="0" w:color="auto"/>
        <w:left w:val="none" w:sz="0" w:space="0" w:color="auto"/>
        <w:bottom w:val="none" w:sz="0" w:space="0" w:color="auto"/>
        <w:right w:val="none" w:sz="0" w:space="0" w:color="auto"/>
      </w:divBdr>
    </w:div>
    <w:div w:id="655033334">
      <w:bodyDiv w:val="1"/>
      <w:marLeft w:val="0"/>
      <w:marRight w:val="0"/>
      <w:marTop w:val="0"/>
      <w:marBottom w:val="0"/>
      <w:divBdr>
        <w:top w:val="none" w:sz="0" w:space="0" w:color="auto"/>
        <w:left w:val="none" w:sz="0" w:space="0" w:color="auto"/>
        <w:bottom w:val="none" w:sz="0" w:space="0" w:color="auto"/>
        <w:right w:val="none" w:sz="0" w:space="0" w:color="auto"/>
      </w:divBdr>
    </w:div>
    <w:div w:id="655037990">
      <w:bodyDiv w:val="1"/>
      <w:marLeft w:val="0"/>
      <w:marRight w:val="0"/>
      <w:marTop w:val="0"/>
      <w:marBottom w:val="0"/>
      <w:divBdr>
        <w:top w:val="none" w:sz="0" w:space="0" w:color="auto"/>
        <w:left w:val="none" w:sz="0" w:space="0" w:color="auto"/>
        <w:bottom w:val="none" w:sz="0" w:space="0" w:color="auto"/>
        <w:right w:val="none" w:sz="0" w:space="0" w:color="auto"/>
      </w:divBdr>
    </w:div>
    <w:div w:id="655375105">
      <w:bodyDiv w:val="1"/>
      <w:marLeft w:val="0"/>
      <w:marRight w:val="0"/>
      <w:marTop w:val="0"/>
      <w:marBottom w:val="0"/>
      <w:divBdr>
        <w:top w:val="none" w:sz="0" w:space="0" w:color="auto"/>
        <w:left w:val="none" w:sz="0" w:space="0" w:color="auto"/>
        <w:bottom w:val="none" w:sz="0" w:space="0" w:color="auto"/>
        <w:right w:val="none" w:sz="0" w:space="0" w:color="auto"/>
      </w:divBdr>
    </w:div>
    <w:div w:id="655693470">
      <w:bodyDiv w:val="1"/>
      <w:marLeft w:val="0"/>
      <w:marRight w:val="0"/>
      <w:marTop w:val="0"/>
      <w:marBottom w:val="0"/>
      <w:divBdr>
        <w:top w:val="none" w:sz="0" w:space="0" w:color="auto"/>
        <w:left w:val="none" w:sz="0" w:space="0" w:color="auto"/>
        <w:bottom w:val="none" w:sz="0" w:space="0" w:color="auto"/>
        <w:right w:val="none" w:sz="0" w:space="0" w:color="auto"/>
      </w:divBdr>
    </w:div>
    <w:div w:id="655762830">
      <w:bodyDiv w:val="1"/>
      <w:marLeft w:val="0"/>
      <w:marRight w:val="0"/>
      <w:marTop w:val="0"/>
      <w:marBottom w:val="0"/>
      <w:divBdr>
        <w:top w:val="none" w:sz="0" w:space="0" w:color="auto"/>
        <w:left w:val="none" w:sz="0" w:space="0" w:color="auto"/>
        <w:bottom w:val="none" w:sz="0" w:space="0" w:color="auto"/>
        <w:right w:val="none" w:sz="0" w:space="0" w:color="auto"/>
      </w:divBdr>
    </w:div>
    <w:div w:id="655766524">
      <w:bodyDiv w:val="1"/>
      <w:marLeft w:val="0"/>
      <w:marRight w:val="0"/>
      <w:marTop w:val="0"/>
      <w:marBottom w:val="0"/>
      <w:divBdr>
        <w:top w:val="none" w:sz="0" w:space="0" w:color="auto"/>
        <w:left w:val="none" w:sz="0" w:space="0" w:color="auto"/>
        <w:bottom w:val="none" w:sz="0" w:space="0" w:color="auto"/>
        <w:right w:val="none" w:sz="0" w:space="0" w:color="auto"/>
      </w:divBdr>
    </w:div>
    <w:div w:id="655837543">
      <w:bodyDiv w:val="1"/>
      <w:marLeft w:val="0"/>
      <w:marRight w:val="0"/>
      <w:marTop w:val="0"/>
      <w:marBottom w:val="0"/>
      <w:divBdr>
        <w:top w:val="none" w:sz="0" w:space="0" w:color="auto"/>
        <w:left w:val="none" w:sz="0" w:space="0" w:color="auto"/>
        <w:bottom w:val="none" w:sz="0" w:space="0" w:color="auto"/>
        <w:right w:val="none" w:sz="0" w:space="0" w:color="auto"/>
      </w:divBdr>
    </w:div>
    <w:div w:id="656151825">
      <w:bodyDiv w:val="1"/>
      <w:marLeft w:val="0"/>
      <w:marRight w:val="0"/>
      <w:marTop w:val="0"/>
      <w:marBottom w:val="0"/>
      <w:divBdr>
        <w:top w:val="none" w:sz="0" w:space="0" w:color="auto"/>
        <w:left w:val="none" w:sz="0" w:space="0" w:color="auto"/>
        <w:bottom w:val="none" w:sz="0" w:space="0" w:color="auto"/>
        <w:right w:val="none" w:sz="0" w:space="0" w:color="auto"/>
      </w:divBdr>
    </w:div>
    <w:div w:id="656303834">
      <w:bodyDiv w:val="1"/>
      <w:marLeft w:val="0"/>
      <w:marRight w:val="0"/>
      <w:marTop w:val="0"/>
      <w:marBottom w:val="0"/>
      <w:divBdr>
        <w:top w:val="none" w:sz="0" w:space="0" w:color="auto"/>
        <w:left w:val="none" w:sz="0" w:space="0" w:color="auto"/>
        <w:bottom w:val="none" w:sz="0" w:space="0" w:color="auto"/>
        <w:right w:val="none" w:sz="0" w:space="0" w:color="auto"/>
      </w:divBdr>
    </w:div>
    <w:div w:id="656499616">
      <w:bodyDiv w:val="1"/>
      <w:marLeft w:val="0"/>
      <w:marRight w:val="0"/>
      <w:marTop w:val="0"/>
      <w:marBottom w:val="0"/>
      <w:divBdr>
        <w:top w:val="none" w:sz="0" w:space="0" w:color="auto"/>
        <w:left w:val="none" w:sz="0" w:space="0" w:color="auto"/>
        <w:bottom w:val="none" w:sz="0" w:space="0" w:color="auto"/>
        <w:right w:val="none" w:sz="0" w:space="0" w:color="auto"/>
      </w:divBdr>
    </w:div>
    <w:div w:id="656610618">
      <w:bodyDiv w:val="1"/>
      <w:marLeft w:val="0"/>
      <w:marRight w:val="0"/>
      <w:marTop w:val="0"/>
      <w:marBottom w:val="0"/>
      <w:divBdr>
        <w:top w:val="none" w:sz="0" w:space="0" w:color="auto"/>
        <w:left w:val="none" w:sz="0" w:space="0" w:color="auto"/>
        <w:bottom w:val="none" w:sz="0" w:space="0" w:color="auto"/>
        <w:right w:val="none" w:sz="0" w:space="0" w:color="auto"/>
      </w:divBdr>
    </w:div>
    <w:div w:id="656736334">
      <w:bodyDiv w:val="1"/>
      <w:marLeft w:val="0"/>
      <w:marRight w:val="0"/>
      <w:marTop w:val="0"/>
      <w:marBottom w:val="0"/>
      <w:divBdr>
        <w:top w:val="none" w:sz="0" w:space="0" w:color="auto"/>
        <w:left w:val="none" w:sz="0" w:space="0" w:color="auto"/>
        <w:bottom w:val="none" w:sz="0" w:space="0" w:color="auto"/>
        <w:right w:val="none" w:sz="0" w:space="0" w:color="auto"/>
      </w:divBdr>
    </w:div>
    <w:div w:id="656761581">
      <w:bodyDiv w:val="1"/>
      <w:marLeft w:val="0"/>
      <w:marRight w:val="0"/>
      <w:marTop w:val="0"/>
      <w:marBottom w:val="0"/>
      <w:divBdr>
        <w:top w:val="none" w:sz="0" w:space="0" w:color="auto"/>
        <w:left w:val="none" w:sz="0" w:space="0" w:color="auto"/>
        <w:bottom w:val="none" w:sz="0" w:space="0" w:color="auto"/>
        <w:right w:val="none" w:sz="0" w:space="0" w:color="auto"/>
      </w:divBdr>
    </w:div>
    <w:div w:id="657076932">
      <w:bodyDiv w:val="1"/>
      <w:marLeft w:val="0"/>
      <w:marRight w:val="0"/>
      <w:marTop w:val="0"/>
      <w:marBottom w:val="0"/>
      <w:divBdr>
        <w:top w:val="none" w:sz="0" w:space="0" w:color="auto"/>
        <w:left w:val="none" w:sz="0" w:space="0" w:color="auto"/>
        <w:bottom w:val="none" w:sz="0" w:space="0" w:color="auto"/>
        <w:right w:val="none" w:sz="0" w:space="0" w:color="auto"/>
      </w:divBdr>
    </w:div>
    <w:div w:id="657154012">
      <w:bodyDiv w:val="1"/>
      <w:marLeft w:val="0"/>
      <w:marRight w:val="0"/>
      <w:marTop w:val="0"/>
      <w:marBottom w:val="0"/>
      <w:divBdr>
        <w:top w:val="none" w:sz="0" w:space="0" w:color="auto"/>
        <w:left w:val="none" w:sz="0" w:space="0" w:color="auto"/>
        <w:bottom w:val="none" w:sz="0" w:space="0" w:color="auto"/>
        <w:right w:val="none" w:sz="0" w:space="0" w:color="auto"/>
      </w:divBdr>
    </w:div>
    <w:div w:id="657272869">
      <w:bodyDiv w:val="1"/>
      <w:marLeft w:val="0"/>
      <w:marRight w:val="0"/>
      <w:marTop w:val="0"/>
      <w:marBottom w:val="0"/>
      <w:divBdr>
        <w:top w:val="none" w:sz="0" w:space="0" w:color="auto"/>
        <w:left w:val="none" w:sz="0" w:space="0" w:color="auto"/>
        <w:bottom w:val="none" w:sz="0" w:space="0" w:color="auto"/>
        <w:right w:val="none" w:sz="0" w:space="0" w:color="auto"/>
      </w:divBdr>
    </w:div>
    <w:div w:id="657734723">
      <w:bodyDiv w:val="1"/>
      <w:marLeft w:val="0"/>
      <w:marRight w:val="0"/>
      <w:marTop w:val="0"/>
      <w:marBottom w:val="0"/>
      <w:divBdr>
        <w:top w:val="none" w:sz="0" w:space="0" w:color="auto"/>
        <w:left w:val="none" w:sz="0" w:space="0" w:color="auto"/>
        <w:bottom w:val="none" w:sz="0" w:space="0" w:color="auto"/>
        <w:right w:val="none" w:sz="0" w:space="0" w:color="auto"/>
      </w:divBdr>
    </w:div>
    <w:div w:id="657999883">
      <w:bodyDiv w:val="1"/>
      <w:marLeft w:val="0"/>
      <w:marRight w:val="0"/>
      <w:marTop w:val="0"/>
      <w:marBottom w:val="0"/>
      <w:divBdr>
        <w:top w:val="none" w:sz="0" w:space="0" w:color="auto"/>
        <w:left w:val="none" w:sz="0" w:space="0" w:color="auto"/>
        <w:bottom w:val="none" w:sz="0" w:space="0" w:color="auto"/>
        <w:right w:val="none" w:sz="0" w:space="0" w:color="auto"/>
      </w:divBdr>
    </w:div>
    <w:div w:id="658074603">
      <w:bodyDiv w:val="1"/>
      <w:marLeft w:val="0"/>
      <w:marRight w:val="0"/>
      <w:marTop w:val="0"/>
      <w:marBottom w:val="0"/>
      <w:divBdr>
        <w:top w:val="none" w:sz="0" w:space="0" w:color="auto"/>
        <w:left w:val="none" w:sz="0" w:space="0" w:color="auto"/>
        <w:bottom w:val="none" w:sz="0" w:space="0" w:color="auto"/>
        <w:right w:val="none" w:sz="0" w:space="0" w:color="auto"/>
      </w:divBdr>
    </w:div>
    <w:div w:id="658312006">
      <w:bodyDiv w:val="1"/>
      <w:marLeft w:val="0"/>
      <w:marRight w:val="0"/>
      <w:marTop w:val="0"/>
      <w:marBottom w:val="0"/>
      <w:divBdr>
        <w:top w:val="none" w:sz="0" w:space="0" w:color="auto"/>
        <w:left w:val="none" w:sz="0" w:space="0" w:color="auto"/>
        <w:bottom w:val="none" w:sz="0" w:space="0" w:color="auto"/>
        <w:right w:val="none" w:sz="0" w:space="0" w:color="auto"/>
      </w:divBdr>
    </w:div>
    <w:div w:id="658316155">
      <w:bodyDiv w:val="1"/>
      <w:marLeft w:val="0"/>
      <w:marRight w:val="0"/>
      <w:marTop w:val="0"/>
      <w:marBottom w:val="0"/>
      <w:divBdr>
        <w:top w:val="none" w:sz="0" w:space="0" w:color="auto"/>
        <w:left w:val="none" w:sz="0" w:space="0" w:color="auto"/>
        <w:bottom w:val="none" w:sz="0" w:space="0" w:color="auto"/>
        <w:right w:val="none" w:sz="0" w:space="0" w:color="auto"/>
      </w:divBdr>
    </w:div>
    <w:div w:id="658506714">
      <w:bodyDiv w:val="1"/>
      <w:marLeft w:val="0"/>
      <w:marRight w:val="0"/>
      <w:marTop w:val="0"/>
      <w:marBottom w:val="0"/>
      <w:divBdr>
        <w:top w:val="none" w:sz="0" w:space="0" w:color="auto"/>
        <w:left w:val="none" w:sz="0" w:space="0" w:color="auto"/>
        <w:bottom w:val="none" w:sz="0" w:space="0" w:color="auto"/>
        <w:right w:val="none" w:sz="0" w:space="0" w:color="auto"/>
      </w:divBdr>
    </w:div>
    <w:div w:id="658535537">
      <w:bodyDiv w:val="1"/>
      <w:marLeft w:val="0"/>
      <w:marRight w:val="0"/>
      <w:marTop w:val="0"/>
      <w:marBottom w:val="0"/>
      <w:divBdr>
        <w:top w:val="none" w:sz="0" w:space="0" w:color="auto"/>
        <w:left w:val="none" w:sz="0" w:space="0" w:color="auto"/>
        <w:bottom w:val="none" w:sz="0" w:space="0" w:color="auto"/>
        <w:right w:val="none" w:sz="0" w:space="0" w:color="auto"/>
      </w:divBdr>
    </w:div>
    <w:div w:id="658660167">
      <w:bodyDiv w:val="1"/>
      <w:marLeft w:val="0"/>
      <w:marRight w:val="0"/>
      <w:marTop w:val="0"/>
      <w:marBottom w:val="0"/>
      <w:divBdr>
        <w:top w:val="none" w:sz="0" w:space="0" w:color="auto"/>
        <w:left w:val="none" w:sz="0" w:space="0" w:color="auto"/>
        <w:bottom w:val="none" w:sz="0" w:space="0" w:color="auto"/>
        <w:right w:val="none" w:sz="0" w:space="0" w:color="auto"/>
      </w:divBdr>
    </w:div>
    <w:div w:id="658853129">
      <w:bodyDiv w:val="1"/>
      <w:marLeft w:val="0"/>
      <w:marRight w:val="0"/>
      <w:marTop w:val="0"/>
      <w:marBottom w:val="0"/>
      <w:divBdr>
        <w:top w:val="none" w:sz="0" w:space="0" w:color="auto"/>
        <w:left w:val="none" w:sz="0" w:space="0" w:color="auto"/>
        <w:bottom w:val="none" w:sz="0" w:space="0" w:color="auto"/>
        <w:right w:val="none" w:sz="0" w:space="0" w:color="auto"/>
      </w:divBdr>
    </w:div>
    <w:div w:id="659040556">
      <w:bodyDiv w:val="1"/>
      <w:marLeft w:val="0"/>
      <w:marRight w:val="0"/>
      <w:marTop w:val="0"/>
      <w:marBottom w:val="0"/>
      <w:divBdr>
        <w:top w:val="none" w:sz="0" w:space="0" w:color="auto"/>
        <w:left w:val="none" w:sz="0" w:space="0" w:color="auto"/>
        <w:bottom w:val="none" w:sz="0" w:space="0" w:color="auto"/>
        <w:right w:val="none" w:sz="0" w:space="0" w:color="auto"/>
      </w:divBdr>
    </w:div>
    <w:div w:id="659045385">
      <w:bodyDiv w:val="1"/>
      <w:marLeft w:val="0"/>
      <w:marRight w:val="0"/>
      <w:marTop w:val="0"/>
      <w:marBottom w:val="0"/>
      <w:divBdr>
        <w:top w:val="none" w:sz="0" w:space="0" w:color="auto"/>
        <w:left w:val="none" w:sz="0" w:space="0" w:color="auto"/>
        <w:bottom w:val="none" w:sz="0" w:space="0" w:color="auto"/>
        <w:right w:val="none" w:sz="0" w:space="0" w:color="auto"/>
      </w:divBdr>
    </w:div>
    <w:div w:id="659309620">
      <w:bodyDiv w:val="1"/>
      <w:marLeft w:val="0"/>
      <w:marRight w:val="0"/>
      <w:marTop w:val="0"/>
      <w:marBottom w:val="0"/>
      <w:divBdr>
        <w:top w:val="none" w:sz="0" w:space="0" w:color="auto"/>
        <w:left w:val="none" w:sz="0" w:space="0" w:color="auto"/>
        <w:bottom w:val="none" w:sz="0" w:space="0" w:color="auto"/>
        <w:right w:val="none" w:sz="0" w:space="0" w:color="auto"/>
      </w:divBdr>
    </w:div>
    <w:div w:id="659384418">
      <w:bodyDiv w:val="1"/>
      <w:marLeft w:val="0"/>
      <w:marRight w:val="0"/>
      <w:marTop w:val="0"/>
      <w:marBottom w:val="0"/>
      <w:divBdr>
        <w:top w:val="none" w:sz="0" w:space="0" w:color="auto"/>
        <w:left w:val="none" w:sz="0" w:space="0" w:color="auto"/>
        <w:bottom w:val="none" w:sz="0" w:space="0" w:color="auto"/>
        <w:right w:val="none" w:sz="0" w:space="0" w:color="auto"/>
      </w:divBdr>
    </w:div>
    <w:div w:id="659428466">
      <w:bodyDiv w:val="1"/>
      <w:marLeft w:val="0"/>
      <w:marRight w:val="0"/>
      <w:marTop w:val="0"/>
      <w:marBottom w:val="0"/>
      <w:divBdr>
        <w:top w:val="none" w:sz="0" w:space="0" w:color="auto"/>
        <w:left w:val="none" w:sz="0" w:space="0" w:color="auto"/>
        <w:bottom w:val="none" w:sz="0" w:space="0" w:color="auto"/>
        <w:right w:val="none" w:sz="0" w:space="0" w:color="auto"/>
      </w:divBdr>
    </w:div>
    <w:div w:id="659429587">
      <w:bodyDiv w:val="1"/>
      <w:marLeft w:val="0"/>
      <w:marRight w:val="0"/>
      <w:marTop w:val="0"/>
      <w:marBottom w:val="0"/>
      <w:divBdr>
        <w:top w:val="none" w:sz="0" w:space="0" w:color="auto"/>
        <w:left w:val="none" w:sz="0" w:space="0" w:color="auto"/>
        <w:bottom w:val="none" w:sz="0" w:space="0" w:color="auto"/>
        <w:right w:val="none" w:sz="0" w:space="0" w:color="auto"/>
      </w:divBdr>
    </w:div>
    <w:div w:id="659430020">
      <w:bodyDiv w:val="1"/>
      <w:marLeft w:val="0"/>
      <w:marRight w:val="0"/>
      <w:marTop w:val="0"/>
      <w:marBottom w:val="0"/>
      <w:divBdr>
        <w:top w:val="none" w:sz="0" w:space="0" w:color="auto"/>
        <w:left w:val="none" w:sz="0" w:space="0" w:color="auto"/>
        <w:bottom w:val="none" w:sz="0" w:space="0" w:color="auto"/>
        <w:right w:val="none" w:sz="0" w:space="0" w:color="auto"/>
      </w:divBdr>
    </w:div>
    <w:div w:id="659575382">
      <w:bodyDiv w:val="1"/>
      <w:marLeft w:val="0"/>
      <w:marRight w:val="0"/>
      <w:marTop w:val="0"/>
      <w:marBottom w:val="0"/>
      <w:divBdr>
        <w:top w:val="none" w:sz="0" w:space="0" w:color="auto"/>
        <w:left w:val="none" w:sz="0" w:space="0" w:color="auto"/>
        <w:bottom w:val="none" w:sz="0" w:space="0" w:color="auto"/>
        <w:right w:val="none" w:sz="0" w:space="0" w:color="auto"/>
      </w:divBdr>
    </w:div>
    <w:div w:id="659696378">
      <w:bodyDiv w:val="1"/>
      <w:marLeft w:val="0"/>
      <w:marRight w:val="0"/>
      <w:marTop w:val="0"/>
      <w:marBottom w:val="0"/>
      <w:divBdr>
        <w:top w:val="none" w:sz="0" w:space="0" w:color="auto"/>
        <w:left w:val="none" w:sz="0" w:space="0" w:color="auto"/>
        <w:bottom w:val="none" w:sz="0" w:space="0" w:color="auto"/>
        <w:right w:val="none" w:sz="0" w:space="0" w:color="auto"/>
      </w:divBdr>
    </w:div>
    <w:div w:id="659696467">
      <w:bodyDiv w:val="1"/>
      <w:marLeft w:val="0"/>
      <w:marRight w:val="0"/>
      <w:marTop w:val="0"/>
      <w:marBottom w:val="0"/>
      <w:divBdr>
        <w:top w:val="none" w:sz="0" w:space="0" w:color="auto"/>
        <w:left w:val="none" w:sz="0" w:space="0" w:color="auto"/>
        <w:bottom w:val="none" w:sz="0" w:space="0" w:color="auto"/>
        <w:right w:val="none" w:sz="0" w:space="0" w:color="auto"/>
      </w:divBdr>
    </w:div>
    <w:div w:id="659846859">
      <w:bodyDiv w:val="1"/>
      <w:marLeft w:val="0"/>
      <w:marRight w:val="0"/>
      <w:marTop w:val="0"/>
      <w:marBottom w:val="0"/>
      <w:divBdr>
        <w:top w:val="none" w:sz="0" w:space="0" w:color="auto"/>
        <w:left w:val="none" w:sz="0" w:space="0" w:color="auto"/>
        <w:bottom w:val="none" w:sz="0" w:space="0" w:color="auto"/>
        <w:right w:val="none" w:sz="0" w:space="0" w:color="auto"/>
      </w:divBdr>
    </w:div>
    <w:div w:id="660079079">
      <w:bodyDiv w:val="1"/>
      <w:marLeft w:val="0"/>
      <w:marRight w:val="0"/>
      <w:marTop w:val="0"/>
      <w:marBottom w:val="0"/>
      <w:divBdr>
        <w:top w:val="none" w:sz="0" w:space="0" w:color="auto"/>
        <w:left w:val="none" w:sz="0" w:space="0" w:color="auto"/>
        <w:bottom w:val="none" w:sz="0" w:space="0" w:color="auto"/>
        <w:right w:val="none" w:sz="0" w:space="0" w:color="auto"/>
      </w:divBdr>
    </w:div>
    <w:div w:id="660229918">
      <w:bodyDiv w:val="1"/>
      <w:marLeft w:val="0"/>
      <w:marRight w:val="0"/>
      <w:marTop w:val="0"/>
      <w:marBottom w:val="0"/>
      <w:divBdr>
        <w:top w:val="none" w:sz="0" w:space="0" w:color="auto"/>
        <w:left w:val="none" w:sz="0" w:space="0" w:color="auto"/>
        <w:bottom w:val="none" w:sz="0" w:space="0" w:color="auto"/>
        <w:right w:val="none" w:sz="0" w:space="0" w:color="auto"/>
      </w:divBdr>
    </w:div>
    <w:div w:id="660234755">
      <w:bodyDiv w:val="1"/>
      <w:marLeft w:val="0"/>
      <w:marRight w:val="0"/>
      <w:marTop w:val="0"/>
      <w:marBottom w:val="0"/>
      <w:divBdr>
        <w:top w:val="none" w:sz="0" w:space="0" w:color="auto"/>
        <w:left w:val="none" w:sz="0" w:space="0" w:color="auto"/>
        <w:bottom w:val="none" w:sz="0" w:space="0" w:color="auto"/>
        <w:right w:val="none" w:sz="0" w:space="0" w:color="auto"/>
      </w:divBdr>
    </w:div>
    <w:div w:id="660427009">
      <w:bodyDiv w:val="1"/>
      <w:marLeft w:val="0"/>
      <w:marRight w:val="0"/>
      <w:marTop w:val="0"/>
      <w:marBottom w:val="0"/>
      <w:divBdr>
        <w:top w:val="none" w:sz="0" w:space="0" w:color="auto"/>
        <w:left w:val="none" w:sz="0" w:space="0" w:color="auto"/>
        <w:bottom w:val="none" w:sz="0" w:space="0" w:color="auto"/>
        <w:right w:val="none" w:sz="0" w:space="0" w:color="auto"/>
      </w:divBdr>
    </w:div>
    <w:div w:id="660473184">
      <w:bodyDiv w:val="1"/>
      <w:marLeft w:val="0"/>
      <w:marRight w:val="0"/>
      <w:marTop w:val="0"/>
      <w:marBottom w:val="0"/>
      <w:divBdr>
        <w:top w:val="none" w:sz="0" w:space="0" w:color="auto"/>
        <w:left w:val="none" w:sz="0" w:space="0" w:color="auto"/>
        <w:bottom w:val="none" w:sz="0" w:space="0" w:color="auto"/>
        <w:right w:val="none" w:sz="0" w:space="0" w:color="auto"/>
      </w:divBdr>
    </w:div>
    <w:div w:id="661011174">
      <w:bodyDiv w:val="1"/>
      <w:marLeft w:val="0"/>
      <w:marRight w:val="0"/>
      <w:marTop w:val="0"/>
      <w:marBottom w:val="0"/>
      <w:divBdr>
        <w:top w:val="none" w:sz="0" w:space="0" w:color="auto"/>
        <w:left w:val="none" w:sz="0" w:space="0" w:color="auto"/>
        <w:bottom w:val="none" w:sz="0" w:space="0" w:color="auto"/>
        <w:right w:val="none" w:sz="0" w:space="0" w:color="auto"/>
      </w:divBdr>
    </w:div>
    <w:div w:id="661197785">
      <w:bodyDiv w:val="1"/>
      <w:marLeft w:val="0"/>
      <w:marRight w:val="0"/>
      <w:marTop w:val="0"/>
      <w:marBottom w:val="0"/>
      <w:divBdr>
        <w:top w:val="none" w:sz="0" w:space="0" w:color="auto"/>
        <w:left w:val="none" w:sz="0" w:space="0" w:color="auto"/>
        <w:bottom w:val="none" w:sz="0" w:space="0" w:color="auto"/>
        <w:right w:val="none" w:sz="0" w:space="0" w:color="auto"/>
      </w:divBdr>
    </w:div>
    <w:div w:id="661349816">
      <w:bodyDiv w:val="1"/>
      <w:marLeft w:val="0"/>
      <w:marRight w:val="0"/>
      <w:marTop w:val="0"/>
      <w:marBottom w:val="0"/>
      <w:divBdr>
        <w:top w:val="none" w:sz="0" w:space="0" w:color="auto"/>
        <w:left w:val="none" w:sz="0" w:space="0" w:color="auto"/>
        <w:bottom w:val="none" w:sz="0" w:space="0" w:color="auto"/>
        <w:right w:val="none" w:sz="0" w:space="0" w:color="auto"/>
      </w:divBdr>
    </w:div>
    <w:div w:id="661353424">
      <w:bodyDiv w:val="1"/>
      <w:marLeft w:val="0"/>
      <w:marRight w:val="0"/>
      <w:marTop w:val="0"/>
      <w:marBottom w:val="0"/>
      <w:divBdr>
        <w:top w:val="none" w:sz="0" w:space="0" w:color="auto"/>
        <w:left w:val="none" w:sz="0" w:space="0" w:color="auto"/>
        <w:bottom w:val="none" w:sz="0" w:space="0" w:color="auto"/>
        <w:right w:val="none" w:sz="0" w:space="0" w:color="auto"/>
      </w:divBdr>
    </w:div>
    <w:div w:id="661588224">
      <w:bodyDiv w:val="1"/>
      <w:marLeft w:val="0"/>
      <w:marRight w:val="0"/>
      <w:marTop w:val="0"/>
      <w:marBottom w:val="0"/>
      <w:divBdr>
        <w:top w:val="none" w:sz="0" w:space="0" w:color="auto"/>
        <w:left w:val="none" w:sz="0" w:space="0" w:color="auto"/>
        <w:bottom w:val="none" w:sz="0" w:space="0" w:color="auto"/>
        <w:right w:val="none" w:sz="0" w:space="0" w:color="auto"/>
      </w:divBdr>
    </w:div>
    <w:div w:id="661588556">
      <w:bodyDiv w:val="1"/>
      <w:marLeft w:val="0"/>
      <w:marRight w:val="0"/>
      <w:marTop w:val="0"/>
      <w:marBottom w:val="0"/>
      <w:divBdr>
        <w:top w:val="none" w:sz="0" w:space="0" w:color="auto"/>
        <w:left w:val="none" w:sz="0" w:space="0" w:color="auto"/>
        <w:bottom w:val="none" w:sz="0" w:space="0" w:color="auto"/>
        <w:right w:val="none" w:sz="0" w:space="0" w:color="auto"/>
      </w:divBdr>
    </w:div>
    <w:div w:id="661591932">
      <w:bodyDiv w:val="1"/>
      <w:marLeft w:val="0"/>
      <w:marRight w:val="0"/>
      <w:marTop w:val="0"/>
      <w:marBottom w:val="0"/>
      <w:divBdr>
        <w:top w:val="none" w:sz="0" w:space="0" w:color="auto"/>
        <w:left w:val="none" w:sz="0" w:space="0" w:color="auto"/>
        <w:bottom w:val="none" w:sz="0" w:space="0" w:color="auto"/>
        <w:right w:val="none" w:sz="0" w:space="0" w:color="auto"/>
      </w:divBdr>
    </w:div>
    <w:div w:id="661592070">
      <w:bodyDiv w:val="1"/>
      <w:marLeft w:val="0"/>
      <w:marRight w:val="0"/>
      <w:marTop w:val="0"/>
      <w:marBottom w:val="0"/>
      <w:divBdr>
        <w:top w:val="none" w:sz="0" w:space="0" w:color="auto"/>
        <w:left w:val="none" w:sz="0" w:space="0" w:color="auto"/>
        <w:bottom w:val="none" w:sz="0" w:space="0" w:color="auto"/>
        <w:right w:val="none" w:sz="0" w:space="0" w:color="auto"/>
      </w:divBdr>
    </w:div>
    <w:div w:id="661931078">
      <w:bodyDiv w:val="1"/>
      <w:marLeft w:val="0"/>
      <w:marRight w:val="0"/>
      <w:marTop w:val="0"/>
      <w:marBottom w:val="0"/>
      <w:divBdr>
        <w:top w:val="none" w:sz="0" w:space="0" w:color="auto"/>
        <w:left w:val="none" w:sz="0" w:space="0" w:color="auto"/>
        <w:bottom w:val="none" w:sz="0" w:space="0" w:color="auto"/>
        <w:right w:val="none" w:sz="0" w:space="0" w:color="auto"/>
      </w:divBdr>
    </w:div>
    <w:div w:id="662049401">
      <w:bodyDiv w:val="1"/>
      <w:marLeft w:val="0"/>
      <w:marRight w:val="0"/>
      <w:marTop w:val="0"/>
      <w:marBottom w:val="0"/>
      <w:divBdr>
        <w:top w:val="none" w:sz="0" w:space="0" w:color="auto"/>
        <w:left w:val="none" w:sz="0" w:space="0" w:color="auto"/>
        <w:bottom w:val="none" w:sz="0" w:space="0" w:color="auto"/>
        <w:right w:val="none" w:sz="0" w:space="0" w:color="auto"/>
      </w:divBdr>
    </w:div>
    <w:div w:id="662204980">
      <w:bodyDiv w:val="1"/>
      <w:marLeft w:val="0"/>
      <w:marRight w:val="0"/>
      <w:marTop w:val="0"/>
      <w:marBottom w:val="0"/>
      <w:divBdr>
        <w:top w:val="none" w:sz="0" w:space="0" w:color="auto"/>
        <w:left w:val="none" w:sz="0" w:space="0" w:color="auto"/>
        <w:bottom w:val="none" w:sz="0" w:space="0" w:color="auto"/>
        <w:right w:val="none" w:sz="0" w:space="0" w:color="auto"/>
      </w:divBdr>
    </w:div>
    <w:div w:id="662314847">
      <w:bodyDiv w:val="1"/>
      <w:marLeft w:val="0"/>
      <w:marRight w:val="0"/>
      <w:marTop w:val="0"/>
      <w:marBottom w:val="0"/>
      <w:divBdr>
        <w:top w:val="none" w:sz="0" w:space="0" w:color="auto"/>
        <w:left w:val="none" w:sz="0" w:space="0" w:color="auto"/>
        <w:bottom w:val="none" w:sz="0" w:space="0" w:color="auto"/>
        <w:right w:val="none" w:sz="0" w:space="0" w:color="auto"/>
      </w:divBdr>
    </w:div>
    <w:div w:id="662397837">
      <w:bodyDiv w:val="1"/>
      <w:marLeft w:val="0"/>
      <w:marRight w:val="0"/>
      <w:marTop w:val="0"/>
      <w:marBottom w:val="0"/>
      <w:divBdr>
        <w:top w:val="none" w:sz="0" w:space="0" w:color="auto"/>
        <w:left w:val="none" w:sz="0" w:space="0" w:color="auto"/>
        <w:bottom w:val="none" w:sz="0" w:space="0" w:color="auto"/>
        <w:right w:val="none" w:sz="0" w:space="0" w:color="auto"/>
      </w:divBdr>
    </w:div>
    <w:div w:id="662438735">
      <w:bodyDiv w:val="1"/>
      <w:marLeft w:val="0"/>
      <w:marRight w:val="0"/>
      <w:marTop w:val="0"/>
      <w:marBottom w:val="0"/>
      <w:divBdr>
        <w:top w:val="none" w:sz="0" w:space="0" w:color="auto"/>
        <w:left w:val="none" w:sz="0" w:space="0" w:color="auto"/>
        <w:bottom w:val="none" w:sz="0" w:space="0" w:color="auto"/>
        <w:right w:val="none" w:sz="0" w:space="0" w:color="auto"/>
      </w:divBdr>
    </w:div>
    <w:div w:id="662511459">
      <w:bodyDiv w:val="1"/>
      <w:marLeft w:val="0"/>
      <w:marRight w:val="0"/>
      <w:marTop w:val="0"/>
      <w:marBottom w:val="0"/>
      <w:divBdr>
        <w:top w:val="none" w:sz="0" w:space="0" w:color="auto"/>
        <w:left w:val="none" w:sz="0" w:space="0" w:color="auto"/>
        <w:bottom w:val="none" w:sz="0" w:space="0" w:color="auto"/>
        <w:right w:val="none" w:sz="0" w:space="0" w:color="auto"/>
      </w:divBdr>
    </w:div>
    <w:div w:id="662658345">
      <w:bodyDiv w:val="1"/>
      <w:marLeft w:val="0"/>
      <w:marRight w:val="0"/>
      <w:marTop w:val="0"/>
      <w:marBottom w:val="0"/>
      <w:divBdr>
        <w:top w:val="none" w:sz="0" w:space="0" w:color="auto"/>
        <w:left w:val="none" w:sz="0" w:space="0" w:color="auto"/>
        <w:bottom w:val="none" w:sz="0" w:space="0" w:color="auto"/>
        <w:right w:val="none" w:sz="0" w:space="0" w:color="auto"/>
      </w:divBdr>
    </w:div>
    <w:div w:id="662971557">
      <w:bodyDiv w:val="1"/>
      <w:marLeft w:val="0"/>
      <w:marRight w:val="0"/>
      <w:marTop w:val="0"/>
      <w:marBottom w:val="0"/>
      <w:divBdr>
        <w:top w:val="none" w:sz="0" w:space="0" w:color="auto"/>
        <w:left w:val="none" w:sz="0" w:space="0" w:color="auto"/>
        <w:bottom w:val="none" w:sz="0" w:space="0" w:color="auto"/>
        <w:right w:val="none" w:sz="0" w:space="0" w:color="auto"/>
      </w:divBdr>
    </w:div>
    <w:div w:id="663052034">
      <w:bodyDiv w:val="1"/>
      <w:marLeft w:val="0"/>
      <w:marRight w:val="0"/>
      <w:marTop w:val="0"/>
      <w:marBottom w:val="0"/>
      <w:divBdr>
        <w:top w:val="none" w:sz="0" w:space="0" w:color="auto"/>
        <w:left w:val="none" w:sz="0" w:space="0" w:color="auto"/>
        <w:bottom w:val="none" w:sz="0" w:space="0" w:color="auto"/>
        <w:right w:val="none" w:sz="0" w:space="0" w:color="auto"/>
      </w:divBdr>
    </w:div>
    <w:div w:id="663316152">
      <w:bodyDiv w:val="1"/>
      <w:marLeft w:val="0"/>
      <w:marRight w:val="0"/>
      <w:marTop w:val="0"/>
      <w:marBottom w:val="0"/>
      <w:divBdr>
        <w:top w:val="none" w:sz="0" w:space="0" w:color="auto"/>
        <w:left w:val="none" w:sz="0" w:space="0" w:color="auto"/>
        <w:bottom w:val="none" w:sz="0" w:space="0" w:color="auto"/>
        <w:right w:val="none" w:sz="0" w:space="0" w:color="auto"/>
      </w:divBdr>
    </w:div>
    <w:div w:id="663357607">
      <w:bodyDiv w:val="1"/>
      <w:marLeft w:val="0"/>
      <w:marRight w:val="0"/>
      <w:marTop w:val="0"/>
      <w:marBottom w:val="0"/>
      <w:divBdr>
        <w:top w:val="none" w:sz="0" w:space="0" w:color="auto"/>
        <w:left w:val="none" w:sz="0" w:space="0" w:color="auto"/>
        <w:bottom w:val="none" w:sz="0" w:space="0" w:color="auto"/>
        <w:right w:val="none" w:sz="0" w:space="0" w:color="auto"/>
      </w:divBdr>
    </w:div>
    <w:div w:id="663359873">
      <w:bodyDiv w:val="1"/>
      <w:marLeft w:val="0"/>
      <w:marRight w:val="0"/>
      <w:marTop w:val="0"/>
      <w:marBottom w:val="0"/>
      <w:divBdr>
        <w:top w:val="none" w:sz="0" w:space="0" w:color="auto"/>
        <w:left w:val="none" w:sz="0" w:space="0" w:color="auto"/>
        <w:bottom w:val="none" w:sz="0" w:space="0" w:color="auto"/>
        <w:right w:val="none" w:sz="0" w:space="0" w:color="auto"/>
      </w:divBdr>
    </w:div>
    <w:div w:id="663431731">
      <w:bodyDiv w:val="1"/>
      <w:marLeft w:val="0"/>
      <w:marRight w:val="0"/>
      <w:marTop w:val="0"/>
      <w:marBottom w:val="0"/>
      <w:divBdr>
        <w:top w:val="none" w:sz="0" w:space="0" w:color="auto"/>
        <w:left w:val="none" w:sz="0" w:space="0" w:color="auto"/>
        <w:bottom w:val="none" w:sz="0" w:space="0" w:color="auto"/>
        <w:right w:val="none" w:sz="0" w:space="0" w:color="auto"/>
      </w:divBdr>
    </w:div>
    <w:div w:id="663432085">
      <w:bodyDiv w:val="1"/>
      <w:marLeft w:val="0"/>
      <w:marRight w:val="0"/>
      <w:marTop w:val="0"/>
      <w:marBottom w:val="0"/>
      <w:divBdr>
        <w:top w:val="none" w:sz="0" w:space="0" w:color="auto"/>
        <w:left w:val="none" w:sz="0" w:space="0" w:color="auto"/>
        <w:bottom w:val="none" w:sz="0" w:space="0" w:color="auto"/>
        <w:right w:val="none" w:sz="0" w:space="0" w:color="auto"/>
      </w:divBdr>
    </w:div>
    <w:div w:id="663434306">
      <w:bodyDiv w:val="1"/>
      <w:marLeft w:val="0"/>
      <w:marRight w:val="0"/>
      <w:marTop w:val="0"/>
      <w:marBottom w:val="0"/>
      <w:divBdr>
        <w:top w:val="none" w:sz="0" w:space="0" w:color="auto"/>
        <w:left w:val="none" w:sz="0" w:space="0" w:color="auto"/>
        <w:bottom w:val="none" w:sz="0" w:space="0" w:color="auto"/>
        <w:right w:val="none" w:sz="0" w:space="0" w:color="auto"/>
      </w:divBdr>
    </w:div>
    <w:div w:id="663435084">
      <w:bodyDiv w:val="1"/>
      <w:marLeft w:val="0"/>
      <w:marRight w:val="0"/>
      <w:marTop w:val="0"/>
      <w:marBottom w:val="0"/>
      <w:divBdr>
        <w:top w:val="none" w:sz="0" w:space="0" w:color="auto"/>
        <w:left w:val="none" w:sz="0" w:space="0" w:color="auto"/>
        <w:bottom w:val="none" w:sz="0" w:space="0" w:color="auto"/>
        <w:right w:val="none" w:sz="0" w:space="0" w:color="auto"/>
      </w:divBdr>
    </w:div>
    <w:div w:id="663436158">
      <w:bodyDiv w:val="1"/>
      <w:marLeft w:val="0"/>
      <w:marRight w:val="0"/>
      <w:marTop w:val="0"/>
      <w:marBottom w:val="0"/>
      <w:divBdr>
        <w:top w:val="none" w:sz="0" w:space="0" w:color="auto"/>
        <w:left w:val="none" w:sz="0" w:space="0" w:color="auto"/>
        <w:bottom w:val="none" w:sz="0" w:space="0" w:color="auto"/>
        <w:right w:val="none" w:sz="0" w:space="0" w:color="auto"/>
      </w:divBdr>
    </w:div>
    <w:div w:id="664092055">
      <w:bodyDiv w:val="1"/>
      <w:marLeft w:val="0"/>
      <w:marRight w:val="0"/>
      <w:marTop w:val="0"/>
      <w:marBottom w:val="0"/>
      <w:divBdr>
        <w:top w:val="none" w:sz="0" w:space="0" w:color="auto"/>
        <w:left w:val="none" w:sz="0" w:space="0" w:color="auto"/>
        <w:bottom w:val="none" w:sz="0" w:space="0" w:color="auto"/>
        <w:right w:val="none" w:sz="0" w:space="0" w:color="auto"/>
      </w:divBdr>
    </w:div>
    <w:div w:id="664208692">
      <w:bodyDiv w:val="1"/>
      <w:marLeft w:val="0"/>
      <w:marRight w:val="0"/>
      <w:marTop w:val="0"/>
      <w:marBottom w:val="0"/>
      <w:divBdr>
        <w:top w:val="none" w:sz="0" w:space="0" w:color="auto"/>
        <w:left w:val="none" w:sz="0" w:space="0" w:color="auto"/>
        <w:bottom w:val="none" w:sz="0" w:space="0" w:color="auto"/>
        <w:right w:val="none" w:sz="0" w:space="0" w:color="auto"/>
      </w:divBdr>
    </w:div>
    <w:div w:id="664474851">
      <w:bodyDiv w:val="1"/>
      <w:marLeft w:val="0"/>
      <w:marRight w:val="0"/>
      <w:marTop w:val="0"/>
      <w:marBottom w:val="0"/>
      <w:divBdr>
        <w:top w:val="none" w:sz="0" w:space="0" w:color="auto"/>
        <w:left w:val="none" w:sz="0" w:space="0" w:color="auto"/>
        <w:bottom w:val="none" w:sz="0" w:space="0" w:color="auto"/>
        <w:right w:val="none" w:sz="0" w:space="0" w:color="auto"/>
      </w:divBdr>
    </w:div>
    <w:div w:id="664630873">
      <w:bodyDiv w:val="1"/>
      <w:marLeft w:val="0"/>
      <w:marRight w:val="0"/>
      <w:marTop w:val="0"/>
      <w:marBottom w:val="0"/>
      <w:divBdr>
        <w:top w:val="none" w:sz="0" w:space="0" w:color="auto"/>
        <w:left w:val="none" w:sz="0" w:space="0" w:color="auto"/>
        <w:bottom w:val="none" w:sz="0" w:space="0" w:color="auto"/>
        <w:right w:val="none" w:sz="0" w:space="0" w:color="auto"/>
      </w:divBdr>
    </w:div>
    <w:div w:id="664668339">
      <w:bodyDiv w:val="1"/>
      <w:marLeft w:val="0"/>
      <w:marRight w:val="0"/>
      <w:marTop w:val="0"/>
      <w:marBottom w:val="0"/>
      <w:divBdr>
        <w:top w:val="none" w:sz="0" w:space="0" w:color="auto"/>
        <w:left w:val="none" w:sz="0" w:space="0" w:color="auto"/>
        <w:bottom w:val="none" w:sz="0" w:space="0" w:color="auto"/>
        <w:right w:val="none" w:sz="0" w:space="0" w:color="auto"/>
      </w:divBdr>
    </w:div>
    <w:div w:id="664669630">
      <w:bodyDiv w:val="1"/>
      <w:marLeft w:val="0"/>
      <w:marRight w:val="0"/>
      <w:marTop w:val="0"/>
      <w:marBottom w:val="0"/>
      <w:divBdr>
        <w:top w:val="none" w:sz="0" w:space="0" w:color="auto"/>
        <w:left w:val="none" w:sz="0" w:space="0" w:color="auto"/>
        <w:bottom w:val="none" w:sz="0" w:space="0" w:color="auto"/>
        <w:right w:val="none" w:sz="0" w:space="0" w:color="auto"/>
      </w:divBdr>
    </w:div>
    <w:div w:id="664893071">
      <w:bodyDiv w:val="1"/>
      <w:marLeft w:val="0"/>
      <w:marRight w:val="0"/>
      <w:marTop w:val="0"/>
      <w:marBottom w:val="0"/>
      <w:divBdr>
        <w:top w:val="none" w:sz="0" w:space="0" w:color="auto"/>
        <w:left w:val="none" w:sz="0" w:space="0" w:color="auto"/>
        <w:bottom w:val="none" w:sz="0" w:space="0" w:color="auto"/>
        <w:right w:val="none" w:sz="0" w:space="0" w:color="auto"/>
      </w:divBdr>
    </w:div>
    <w:div w:id="665472762">
      <w:bodyDiv w:val="1"/>
      <w:marLeft w:val="0"/>
      <w:marRight w:val="0"/>
      <w:marTop w:val="0"/>
      <w:marBottom w:val="0"/>
      <w:divBdr>
        <w:top w:val="none" w:sz="0" w:space="0" w:color="auto"/>
        <w:left w:val="none" w:sz="0" w:space="0" w:color="auto"/>
        <w:bottom w:val="none" w:sz="0" w:space="0" w:color="auto"/>
        <w:right w:val="none" w:sz="0" w:space="0" w:color="auto"/>
      </w:divBdr>
    </w:div>
    <w:div w:id="665474311">
      <w:bodyDiv w:val="1"/>
      <w:marLeft w:val="0"/>
      <w:marRight w:val="0"/>
      <w:marTop w:val="0"/>
      <w:marBottom w:val="0"/>
      <w:divBdr>
        <w:top w:val="none" w:sz="0" w:space="0" w:color="auto"/>
        <w:left w:val="none" w:sz="0" w:space="0" w:color="auto"/>
        <w:bottom w:val="none" w:sz="0" w:space="0" w:color="auto"/>
        <w:right w:val="none" w:sz="0" w:space="0" w:color="auto"/>
      </w:divBdr>
    </w:div>
    <w:div w:id="665522671">
      <w:bodyDiv w:val="1"/>
      <w:marLeft w:val="0"/>
      <w:marRight w:val="0"/>
      <w:marTop w:val="0"/>
      <w:marBottom w:val="0"/>
      <w:divBdr>
        <w:top w:val="none" w:sz="0" w:space="0" w:color="auto"/>
        <w:left w:val="none" w:sz="0" w:space="0" w:color="auto"/>
        <w:bottom w:val="none" w:sz="0" w:space="0" w:color="auto"/>
        <w:right w:val="none" w:sz="0" w:space="0" w:color="auto"/>
      </w:divBdr>
    </w:div>
    <w:div w:id="665674335">
      <w:bodyDiv w:val="1"/>
      <w:marLeft w:val="0"/>
      <w:marRight w:val="0"/>
      <w:marTop w:val="0"/>
      <w:marBottom w:val="0"/>
      <w:divBdr>
        <w:top w:val="none" w:sz="0" w:space="0" w:color="auto"/>
        <w:left w:val="none" w:sz="0" w:space="0" w:color="auto"/>
        <w:bottom w:val="none" w:sz="0" w:space="0" w:color="auto"/>
        <w:right w:val="none" w:sz="0" w:space="0" w:color="auto"/>
      </w:divBdr>
    </w:div>
    <w:div w:id="665938719">
      <w:bodyDiv w:val="1"/>
      <w:marLeft w:val="0"/>
      <w:marRight w:val="0"/>
      <w:marTop w:val="0"/>
      <w:marBottom w:val="0"/>
      <w:divBdr>
        <w:top w:val="none" w:sz="0" w:space="0" w:color="auto"/>
        <w:left w:val="none" w:sz="0" w:space="0" w:color="auto"/>
        <w:bottom w:val="none" w:sz="0" w:space="0" w:color="auto"/>
        <w:right w:val="none" w:sz="0" w:space="0" w:color="auto"/>
      </w:divBdr>
    </w:div>
    <w:div w:id="665981752">
      <w:bodyDiv w:val="1"/>
      <w:marLeft w:val="0"/>
      <w:marRight w:val="0"/>
      <w:marTop w:val="0"/>
      <w:marBottom w:val="0"/>
      <w:divBdr>
        <w:top w:val="none" w:sz="0" w:space="0" w:color="auto"/>
        <w:left w:val="none" w:sz="0" w:space="0" w:color="auto"/>
        <w:bottom w:val="none" w:sz="0" w:space="0" w:color="auto"/>
        <w:right w:val="none" w:sz="0" w:space="0" w:color="auto"/>
      </w:divBdr>
    </w:div>
    <w:div w:id="666132326">
      <w:bodyDiv w:val="1"/>
      <w:marLeft w:val="0"/>
      <w:marRight w:val="0"/>
      <w:marTop w:val="0"/>
      <w:marBottom w:val="0"/>
      <w:divBdr>
        <w:top w:val="none" w:sz="0" w:space="0" w:color="auto"/>
        <w:left w:val="none" w:sz="0" w:space="0" w:color="auto"/>
        <w:bottom w:val="none" w:sz="0" w:space="0" w:color="auto"/>
        <w:right w:val="none" w:sz="0" w:space="0" w:color="auto"/>
      </w:divBdr>
    </w:div>
    <w:div w:id="666328778">
      <w:bodyDiv w:val="1"/>
      <w:marLeft w:val="0"/>
      <w:marRight w:val="0"/>
      <w:marTop w:val="0"/>
      <w:marBottom w:val="0"/>
      <w:divBdr>
        <w:top w:val="none" w:sz="0" w:space="0" w:color="auto"/>
        <w:left w:val="none" w:sz="0" w:space="0" w:color="auto"/>
        <w:bottom w:val="none" w:sz="0" w:space="0" w:color="auto"/>
        <w:right w:val="none" w:sz="0" w:space="0" w:color="auto"/>
      </w:divBdr>
    </w:div>
    <w:div w:id="666521212">
      <w:bodyDiv w:val="1"/>
      <w:marLeft w:val="0"/>
      <w:marRight w:val="0"/>
      <w:marTop w:val="0"/>
      <w:marBottom w:val="0"/>
      <w:divBdr>
        <w:top w:val="none" w:sz="0" w:space="0" w:color="auto"/>
        <w:left w:val="none" w:sz="0" w:space="0" w:color="auto"/>
        <w:bottom w:val="none" w:sz="0" w:space="0" w:color="auto"/>
        <w:right w:val="none" w:sz="0" w:space="0" w:color="auto"/>
      </w:divBdr>
    </w:div>
    <w:div w:id="666592186">
      <w:bodyDiv w:val="1"/>
      <w:marLeft w:val="0"/>
      <w:marRight w:val="0"/>
      <w:marTop w:val="0"/>
      <w:marBottom w:val="0"/>
      <w:divBdr>
        <w:top w:val="none" w:sz="0" w:space="0" w:color="auto"/>
        <w:left w:val="none" w:sz="0" w:space="0" w:color="auto"/>
        <w:bottom w:val="none" w:sz="0" w:space="0" w:color="auto"/>
        <w:right w:val="none" w:sz="0" w:space="0" w:color="auto"/>
      </w:divBdr>
    </w:div>
    <w:div w:id="666640210">
      <w:bodyDiv w:val="1"/>
      <w:marLeft w:val="0"/>
      <w:marRight w:val="0"/>
      <w:marTop w:val="0"/>
      <w:marBottom w:val="0"/>
      <w:divBdr>
        <w:top w:val="none" w:sz="0" w:space="0" w:color="auto"/>
        <w:left w:val="none" w:sz="0" w:space="0" w:color="auto"/>
        <w:bottom w:val="none" w:sz="0" w:space="0" w:color="auto"/>
        <w:right w:val="none" w:sz="0" w:space="0" w:color="auto"/>
      </w:divBdr>
    </w:div>
    <w:div w:id="666711053">
      <w:bodyDiv w:val="1"/>
      <w:marLeft w:val="0"/>
      <w:marRight w:val="0"/>
      <w:marTop w:val="0"/>
      <w:marBottom w:val="0"/>
      <w:divBdr>
        <w:top w:val="none" w:sz="0" w:space="0" w:color="auto"/>
        <w:left w:val="none" w:sz="0" w:space="0" w:color="auto"/>
        <w:bottom w:val="none" w:sz="0" w:space="0" w:color="auto"/>
        <w:right w:val="none" w:sz="0" w:space="0" w:color="auto"/>
      </w:divBdr>
    </w:div>
    <w:div w:id="667294590">
      <w:bodyDiv w:val="1"/>
      <w:marLeft w:val="0"/>
      <w:marRight w:val="0"/>
      <w:marTop w:val="0"/>
      <w:marBottom w:val="0"/>
      <w:divBdr>
        <w:top w:val="none" w:sz="0" w:space="0" w:color="auto"/>
        <w:left w:val="none" w:sz="0" w:space="0" w:color="auto"/>
        <w:bottom w:val="none" w:sz="0" w:space="0" w:color="auto"/>
        <w:right w:val="none" w:sz="0" w:space="0" w:color="auto"/>
      </w:divBdr>
    </w:div>
    <w:div w:id="667441072">
      <w:bodyDiv w:val="1"/>
      <w:marLeft w:val="0"/>
      <w:marRight w:val="0"/>
      <w:marTop w:val="0"/>
      <w:marBottom w:val="0"/>
      <w:divBdr>
        <w:top w:val="none" w:sz="0" w:space="0" w:color="auto"/>
        <w:left w:val="none" w:sz="0" w:space="0" w:color="auto"/>
        <w:bottom w:val="none" w:sz="0" w:space="0" w:color="auto"/>
        <w:right w:val="none" w:sz="0" w:space="0" w:color="auto"/>
      </w:divBdr>
    </w:div>
    <w:div w:id="667711203">
      <w:bodyDiv w:val="1"/>
      <w:marLeft w:val="0"/>
      <w:marRight w:val="0"/>
      <w:marTop w:val="0"/>
      <w:marBottom w:val="0"/>
      <w:divBdr>
        <w:top w:val="none" w:sz="0" w:space="0" w:color="auto"/>
        <w:left w:val="none" w:sz="0" w:space="0" w:color="auto"/>
        <w:bottom w:val="none" w:sz="0" w:space="0" w:color="auto"/>
        <w:right w:val="none" w:sz="0" w:space="0" w:color="auto"/>
      </w:divBdr>
    </w:div>
    <w:div w:id="667902071">
      <w:bodyDiv w:val="1"/>
      <w:marLeft w:val="0"/>
      <w:marRight w:val="0"/>
      <w:marTop w:val="0"/>
      <w:marBottom w:val="0"/>
      <w:divBdr>
        <w:top w:val="none" w:sz="0" w:space="0" w:color="auto"/>
        <w:left w:val="none" w:sz="0" w:space="0" w:color="auto"/>
        <w:bottom w:val="none" w:sz="0" w:space="0" w:color="auto"/>
        <w:right w:val="none" w:sz="0" w:space="0" w:color="auto"/>
      </w:divBdr>
    </w:div>
    <w:div w:id="667904175">
      <w:bodyDiv w:val="1"/>
      <w:marLeft w:val="0"/>
      <w:marRight w:val="0"/>
      <w:marTop w:val="0"/>
      <w:marBottom w:val="0"/>
      <w:divBdr>
        <w:top w:val="none" w:sz="0" w:space="0" w:color="auto"/>
        <w:left w:val="none" w:sz="0" w:space="0" w:color="auto"/>
        <w:bottom w:val="none" w:sz="0" w:space="0" w:color="auto"/>
        <w:right w:val="none" w:sz="0" w:space="0" w:color="auto"/>
      </w:divBdr>
    </w:div>
    <w:div w:id="668024246">
      <w:bodyDiv w:val="1"/>
      <w:marLeft w:val="0"/>
      <w:marRight w:val="0"/>
      <w:marTop w:val="0"/>
      <w:marBottom w:val="0"/>
      <w:divBdr>
        <w:top w:val="none" w:sz="0" w:space="0" w:color="auto"/>
        <w:left w:val="none" w:sz="0" w:space="0" w:color="auto"/>
        <w:bottom w:val="none" w:sz="0" w:space="0" w:color="auto"/>
        <w:right w:val="none" w:sz="0" w:space="0" w:color="auto"/>
      </w:divBdr>
    </w:div>
    <w:div w:id="668102746">
      <w:bodyDiv w:val="1"/>
      <w:marLeft w:val="0"/>
      <w:marRight w:val="0"/>
      <w:marTop w:val="0"/>
      <w:marBottom w:val="0"/>
      <w:divBdr>
        <w:top w:val="none" w:sz="0" w:space="0" w:color="auto"/>
        <w:left w:val="none" w:sz="0" w:space="0" w:color="auto"/>
        <w:bottom w:val="none" w:sz="0" w:space="0" w:color="auto"/>
        <w:right w:val="none" w:sz="0" w:space="0" w:color="auto"/>
      </w:divBdr>
    </w:div>
    <w:div w:id="668364206">
      <w:bodyDiv w:val="1"/>
      <w:marLeft w:val="0"/>
      <w:marRight w:val="0"/>
      <w:marTop w:val="0"/>
      <w:marBottom w:val="0"/>
      <w:divBdr>
        <w:top w:val="none" w:sz="0" w:space="0" w:color="auto"/>
        <w:left w:val="none" w:sz="0" w:space="0" w:color="auto"/>
        <w:bottom w:val="none" w:sz="0" w:space="0" w:color="auto"/>
        <w:right w:val="none" w:sz="0" w:space="0" w:color="auto"/>
      </w:divBdr>
    </w:div>
    <w:div w:id="668603700">
      <w:bodyDiv w:val="1"/>
      <w:marLeft w:val="0"/>
      <w:marRight w:val="0"/>
      <w:marTop w:val="0"/>
      <w:marBottom w:val="0"/>
      <w:divBdr>
        <w:top w:val="none" w:sz="0" w:space="0" w:color="auto"/>
        <w:left w:val="none" w:sz="0" w:space="0" w:color="auto"/>
        <w:bottom w:val="none" w:sz="0" w:space="0" w:color="auto"/>
        <w:right w:val="none" w:sz="0" w:space="0" w:color="auto"/>
      </w:divBdr>
    </w:div>
    <w:div w:id="668630337">
      <w:bodyDiv w:val="1"/>
      <w:marLeft w:val="0"/>
      <w:marRight w:val="0"/>
      <w:marTop w:val="0"/>
      <w:marBottom w:val="0"/>
      <w:divBdr>
        <w:top w:val="none" w:sz="0" w:space="0" w:color="auto"/>
        <w:left w:val="none" w:sz="0" w:space="0" w:color="auto"/>
        <w:bottom w:val="none" w:sz="0" w:space="0" w:color="auto"/>
        <w:right w:val="none" w:sz="0" w:space="0" w:color="auto"/>
      </w:divBdr>
    </w:div>
    <w:div w:id="668675867">
      <w:bodyDiv w:val="1"/>
      <w:marLeft w:val="0"/>
      <w:marRight w:val="0"/>
      <w:marTop w:val="0"/>
      <w:marBottom w:val="0"/>
      <w:divBdr>
        <w:top w:val="none" w:sz="0" w:space="0" w:color="auto"/>
        <w:left w:val="none" w:sz="0" w:space="0" w:color="auto"/>
        <w:bottom w:val="none" w:sz="0" w:space="0" w:color="auto"/>
        <w:right w:val="none" w:sz="0" w:space="0" w:color="auto"/>
      </w:divBdr>
    </w:div>
    <w:div w:id="668991661">
      <w:bodyDiv w:val="1"/>
      <w:marLeft w:val="0"/>
      <w:marRight w:val="0"/>
      <w:marTop w:val="0"/>
      <w:marBottom w:val="0"/>
      <w:divBdr>
        <w:top w:val="none" w:sz="0" w:space="0" w:color="auto"/>
        <w:left w:val="none" w:sz="0" w:space="0" w:color="auto"/>
        <w:bottom w:val="none" w:sz="0" w:space="0" w:color="auto"/>
        <w:right w:val="none" w:sz="0" w:space="0" w:color="auto"/>
      </w:divBdr>
    </w:div>
    <w:div w:id="669139488">
      <w:bodyDiv w:val="1"/>
      <w:marLeft w:val="0"/>
      <w:marRight w:val="0"/>
      <w:marTop w:val="0"/>
      <w:marBottom w:val="0"/>
      <w:divBdr>
        <w:top w:val="none" w:sz="0" w:space="0" w:color="auto"/>
        <w:left w:val="none" w:sz="0" w:space="0" w:color="auto"/>
        <w:bottom w:val="none" w:sz="0" w:space="0" w:color="auto"/>
        <w:right w:val="none" w:sz="0" w:space="0" w:color="auto"/>
      </w:divBdr>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669717042">
      <w:bodyDiv w:val="1"/>
      <w:marLeft w:val="0"/>
      <w:marRight w:val="0"/>
      <w:marTop w:val="0"/>
      <w:marBottom w:val="0"/>
      <w:divBdr>
        <w:top w:val="none" w:sz="0" w:space="0" w:color="auto"/>
        <w:left w:val="none" w:sz="0" w:space="0" w:color="auto"/>
        <w:bottom w:val="none" w:sz="0" w:space="0" w:color="auto"/>
        <w:right w:val="none" w:sz="0" w:space="0" w:color="auto"/>
      </w:divBdr>
    </w:div>
    <w:div w:id="669722314">
      <w:bodyDiv w:val="1"/>
      <w:marLeft w:val="0"/>
      <w:marRight w:val="0"/>
      <w:marTop w:val="0"/>
      <w:marBottom w:val="0"/>
      <w:divBdr>
        <w:top w:val="none" w:sz="0" w:space="0" w:color="auto"/>
        <w:left w:val="none" w:sz="0" w:space="0" w:color="auto"/>
        <w:bottom w:val="none" w:sz="0" w:space="0" w:color="auto"/>
        <w:right w:val="none" w:sz="0" w:space="0" w:color="auto"/>
      </w:divBdr>
    </w:div>
    <w:div w:id="669874998">
      <w:bodyDiv w:val="1"/>
      <w:marLeft w:val="0"/>
      <w:marRight w:val="0"/>
      <w:marTop w:val="0"/>
      <w:marBottom w:val="0"/>
      <w:divBdr>
        <w:top w:val="none" w:sz="0" w:space="0" w:color="auto"/>
        <w:left w:val="none" w:sz="0" w:space="0" w:color="auto"/>
        <w:bottom w:val="none" w:sz="0" w:space="0" w:color="auto"/>
        <w:right w:val="none" w:sz="0" w:space="0" w:color="auto"/>
      </w:divBdr>
    </w:div>
    <w:div w:id="670058959">
      <w:bodyDiv w:val="1"/>
      <w:marLeft w:val="0"/>
      <w:marRight w:val="0"/>
      <w:marTop w:val="0"/>
      <w:marBottom w:val="0"/>
      <w:divBdr>
        <w:top w:val="none" w:sz="0" w:space="0" w:color="auto"/>
        <w:left w:val="none" w:sz="0" w:space="0" w:color="auto"/>
        <w:bottom w:val="none" w:sz="0" w:space="0" w:color="auto"/>
        <w:right w:val="none" w:sz="0" w:space="0" w:color="auto"/>
      </w:divBdr>
    </w:div>
    <w:div w:id="670565917">
      <w:bodyDiv w:val="1"/>
      <w:marLeft w:val="0"/>
      <w:marRight w:val="0"/>
      <w:marTop w:val="0"/>
      <w:marBottom w:val="0"/>
      <w:divBdr>
        <w:top w:val="none" w:sz="0" w:space="0" w:color="auto"/>
        <w:left w:val="none" w:sz="0" w:space="0" w:color="auto"/>
        <w:bottom w:val="none" w:sz="0" w:space="0" w:color="auto"/>
        <w:right w:val="none" w:sz="0" w:space="0" w:color="auto"/>
      </w:divBdr>
    </w:div>
    <w:div w:id="670721753">
      <w:bodyDiv w:val="1"/>
      <w:marLeft w:val="0"/>
      <w:marRight w:val="0"/>
      <w:marTop w:val="0"/>
      <w:marBottom w:val="0"/>
      <w:divBdr>
        <w:top w:val="none" w:sz="0" w:space="0" w:color="auto"/>
        <w:left w:val="none" w:sz="0" w:space="0" w:color="auto"/>
        <w:bottom w:val="none" w:sz="0" w:space="0" w:color="auto"/>
        <w:right w:val="none" w:sz="0" w:space="0" w:color="auto"/>
      </w:divBdr>
    </w:div>
    <w:div w:id="670986405">
      <w:bodyDiv w:val="1"/>
      <w:marLeft w:val="0"/>
      <w:marRight w:val="0"/>
      <w:marTop w:val="0"/>
      <w:marBottom w:val="0"/>
      <w:divBdr>
        <w:top w:val="none" w:sz="0" w:space="0" w:color="auto"/>
        <w:left w:val="none" w:sz="0" w:space="0" w:color="auto"/>
        <w:bottom w:val="none" w:sz="0" w:space="0" w:color="auto"/>
        <w:right w:val="none" w:sz="0" w:space="0" w:color="auto"/>
      </w:divBdr>
    </w:div>
    <w:div w:id="671226214">
      <w:bodyDiv w:val="1"/>
      <w:marLeft w:val="0"/>
      <w:marRight w:val="0"/>
      <w:marTop w:val="0"/>
      <w:marBottom w:val="0"/>
      <w:divBdr>
        <w:top w:val="none" w:sz="0" w:space="0" w:color="auto"/>
        <w:left w:val="none" w:sz="0" w:space="0" w:color="auto"/>
        <w:bottom w:val="none" w:sz="0" w:space="0" w:color="auto"/>
        <w:right w:val="none" w:sz="0" w:space="0" w:color="auto"/>
      </w:divBdr>
    </w:div>
    <w:div w:id="671419912">
      <w:bodyDiv w:val="1"/>
      <w:marLeft w:val="0"/>
      <w:marRight w:val="0"/>
      <w:marTop w:val="0"/>
      <w:marBottom w:val="0"/>
      <w:divBdr>
        <w:top w:val="none" w:sz="0" w:space="0" w:color="auto"/>
        <w:left w:val="none" w:sz="0" w:space="0" w:color="auto"/>
        <w:bottom w:val="none" w:sz="0" w:space="0" w:color="auto"/>
        <w:right w:val="none" w:sz="0" w:space="0" w:color="auto"/>
      </w:divBdr>
    </w:div>
    <w:div w:id="671446042">
      <w:bodyDiv w:val="1"/>
      <w:marLeft w:val="0"/>
      <w:marRight w:val="0"/>
      <w:marTop w:val="0"/>
      <w:marBottom w:val="0"/>
      <w:divBdr>
        <w:top w:val="none" w:sz="0" w:space="0" w:color="auto"/>
        <w:left w:val="none" w:sz="0" w:space="0" w:color="auto"/>
        <w:bottom w:val="none" w:sz="0" w:space="0" w:color="auto"/>
        <w:right w:val="none" w:sz="0" w:space="0" w:color="auto"/>
      </w:divBdr>
    </w:div>
    <w:div w:id="671836960">
      <w:bodyDiv w:val="1"/>
      <w:marLeft w:val="0"/>
      <w:marRight w:val="0"/>
      <w:marTop w:val="0"/>
      <w:marBottom w:val="0"/>
      <w:divBdr>
        <w:top w:val="none" w:sz="0" w:space="0" w:color="auto"/>
        <w:left w:val="none" w:sz="0" w:space="0" w:color="auto"/>
        <w:bottom w:val="none" w:sz="0" w:space="0" w:color="auto"/>
        <w:right w:val="none" w:sz="0" w:space="0" w:color="auto"/>
      </w:divBdr>
    </w:div>
    <w:div w:id="671838078">
      <w:bodyDiv w:val="1"/>
      <w:marLeft w:val="0"/>
      <w:marRight w:val="0"/>
      <w:marTop w:val="0"/>
      <w:marBottom w:val="0"/>
      <w:divBdr>
        <w:top w:val="none" w:sz="0" w:space="0" w:color="auto"/>
        <w:left w:val="none" w:sz="0" w:space="0" w:color="auto"/>
        <w:bottom w:val="none" w:sz="0" w:space="0" w:color="auto"/>
        <w:right w:val="none" w:sz="0" w:space="0" w:color="auto"/>
      </w:divBdr>
    </w:div>
    <w:div w:id="672101601">
      <w:bodyDiv w:val="1"/>
      <w:marLeft w:val="0"/>
      <w:marRight w:val="0"/>
      <w:marTop w:val="0"/>
      <w:marBottom w:val="0"/>
      <w:divBdr>
        <w:top w:val="none" w:sz="0" w:space="0" w:color="auto"/>
        <w:left w:val="none" w:sz="0" w:space="0" w:color="auto"/>
        <w:bottom w:val="none" w:sz="0" w:space="0" w:color="auto"/>
        <w:right w:val="none" w:sz="0" w:space="0" w:color="auto"/>
      </w:divBdr>
    </w:div>
    <w:div w:id="672104275">
      <w:bodyDiv w:val="1"/>
      <w:marLeft w:val="0"/>
      <w:marRight w:val="0"/>
      <w:marTop w:val="0"/>
      <w:marBottom w:val="0"/>
      <w:divBdr>
        <w:top w:val="none" w:sz="0" w:space="0" w:color="auto"/>
        <w:left w:val="none" w:sz="0" w:space="0" w:color="auto"/>
        <w:bottom w:val="none" w:sz="0" w:space="0" w:color="auto"/>
        <w:right w:val="none" w:sz="0" w:space="0" w:color="auto"/>
      </w:divBdr>
    </w:div>
    <w:div w:id="672147163">
      <w:bodyDiv w:val="1"/>
      <w:marLeft w:val="0"/>
      <w:marRight w:val="0"/>
      <w:marTop w:val="0"/>
      <w:marBottom w:val="0"/>
      <w:divBdr>
        <w:top w:val="none" w:sz="0" w:space="0" w:color="auto"/>
        <w:left w:val="none" w:sz="0" w:space="0" w:color="auto"/>
        <w:bottom w:val="none" w:sz="0" w:space="0" w:color="auto"/>
        <w:right w:val="none" w:sz="0" w:space="0" w:color="auto"/>
      </w:divBdr>
    </w:div>
    <w:div w:id="672342014">
      <w:bodyDiv w:val="1"/>
      <w:marLeft w:val="0"/>
      <w:marRight w:val="0"/>
      <w:marTop w:val="0"/>
      <w:marBottom w:val="0"/>
      <w:divBdr>
        <w:top w:val="none" w:sz="0" w:space="0" w:color="auto"/>
        <w:left w:val="none" w:sz="0" w:space="0" w:color="auto"/>
        <w:bottom w:val="none" w:sz="0" w:space="0" w:color="auto"/>
        <w:right w:val="none" w:sz="0" w:space="0" w:color="auto"/>
      </w:divBdr>
    </w:div>
    <w:div w:id="672417089">
      <w:bodyDiv w:val="1"/>
      <w:marLeft w:val="0"/>
      <w:marRight w:val="0"/>
      <w:marTop w:val="0"/>
      <w:marBottom w:val="0"/>
      <w:divBdr>
        <w:top w:val="none" w:sz="0" w:space="0" w:color="auto"/>
        <w:left w:val="none" w:sz="0" w:space="0" w:color="auto"/>
        <w:bottom w:val="none" w:sz="0" w:space="0" w:color="auto"/>
        <w:right w:val="none" w:sz="0" w:space="0" w:color="auto"/>
      </w:divBdr>
    </w:div>
    <w:div w:id="672758912">
      <w:bodyDiv w:val="1"/>
      <w:marLeft w:val="0"/>
      <w:marRight w:val="0"/>
      <w:marTop w:val="0"/>
      <w:marBottom w:val="0"/>
      <w:divBdr>
        <w:top w:val="none" w:sz="0" w:space="0" w:color="auto"/>
        <w:left w:val="none" w:sz="0" w:space="0" w:color="auto"/>
        <w:bottom w:val="none" w:sz="0" w:space="0" w:color="auto"/>
        <w:right w:val="none" w:sz="0" w:space="0" w:color="auto"/>
      </w:divBdr>
    </w:div>
    <w:div w:id="673146431">
      <w:bodyDiv w:val="1"/>
      <w:marLeft w:val="0"/>
      <w:marRight w:val="0"/>
      <w:marTop w:val="0"/>
      <w:marBottom w:val="0"/>
      <w:divBdr>
        <w:top w:val="none" w:sz="0" w:space="0" w:color="auto"/>
        <w:left w:val="none" w:sz="0" w:space="0" w:color="auto"/>
        <w:bottom w:val="none" w:sz="0" w:space="0" w:color="auto"/>
        <w:right w:val="none" w:sz="0" w:space="0" w:color="auto"/>
      </w:divBdr>
    </w:div>
    <w:div w:id="673415167">
      <w:bodyDiv w:val="1"/>
      <w:marLeft w:val="0"/>
      <w:marRight w:val="0"/>
      <w:marTop w:val="0"/>
      <w:marBottom w:val="0"/>
      <w:divBdr>
        <w:top w:val="none" w:sz="0" w:space="0" w:color="auto"/>
        <w:left w:val="none" w:sz="0" w:space="0" w:color="auto"/>
        <w:bottom w:val="none" w:sz="0" w:space="0" w:color="auto"/>
        <w:right w:val="none" w:sz="0" w:space="0" w:color="auto"/>
      </w:divBdr>
    </w:div>
    <w:div w:id="673611689">
      <w:bodyDiv w:val="1"/>
      <w:marLeft w:val="0"/>
      <w:marRight w:val="0"/>
      <w:marTop w:val="0"/>
      <w:marBottom w:val="0"/>
      <w:divBdr>
        <w:top w:val="none" w:sz="0" w:space="0" w:color="auto"/>
        <w:left w:val="none" w:sz="0" w:space="0" w:color="auto"/>
        <w:bottom w:val="none" w:sz="0" w:space="0" w:color="auto"/>
        <w:right w:val="none" w:sz="0" w:space="0" w:color="auto"/>
      </w:divBdr>
    </w:div>
    <w:div w:id="673841944">
      <w:bodyDiv w:val="1"/>
      <w:marLeft w:val="0"/>
      <w:marRight w:val="0"/>
      <w:marTop w:val="0"/>
      <w:marBottom w:val="0"/>
      <w:divBdr>
        <w:top w:val="none" w:sz="0" w:space="0" w:color="auto"/>
        <w:left w:val="none" w:sz="0" w:space="0" w:color="auto"/>
        <w:bottom w:val="none" w:sz="0" w:space="0" w:color="auto"/>
        <w:right w:val="none" w:sz="0" w:space="0" w:color="auto"/>
      </w:divBdr>
    </w:div>
    <w:div w:id="674042195">
      <w:bodyDiv w:val="1"/>
      <w:marLeft w:val="0"/>
      <w:marRight w:val="0"/>
      <w:marTop w:val="0"/>
      <w:marBottom w:val="0"/>
      <w:divBdr>
        <w:top w:val="none" w:sz="0" w:space="0" w:color="auto"/>
        <w:left w:val="none" w:sz="0" w:space="0" w:color="auto"/>
        <w:bottom w:val="none" w:sz="0" w:space="0" w:color="auto"/>
        <w:right w:val="none" w:sz="0" w:space="0" w:color="auto"/>
      </w:divBdr>
    </w:div>
    <w:div w:id="674188051">
      <w:bodyDiv w:val="1"/>
      <w:marLeft w:val="0"/>
      <w:marRight w:val="0"/>
      <w:marTop w:val="0"/>
      <w:marBottom w:val="0"/>
      <w:divBdr>
        <w:top w:val="none" w:sz="0" w:space="0" w:color="auto"/>
        <w:left w:val="none" w:sz="0" w:space="0" w:color="auto"/>
        <w:bottom w:val="none" w:sz="0" w:space="0" w:color="auto"/>
        <w:right w:val="none" w:sz="0" w:space="0" w:color="auto"/>
      </w:divBdr>
    </w:div>
    <w:div w:id="674307320">
      <w:bodyDiv w:val="1"/>
      <w:marLeft w:val="0"/>
      <w:marRight w:val="0"/>
      <w:marTop w:val="0"/>
      <w:marBottom w:val="0"/>
      <w:divBdr>
        <w:top w:val="none" w:sz="0" w:space="0" w:color="auto"/>
        <w:left w:val="none" w:sz="0" w:space="0" w:color="auto"/>
        <w:bottom w:val="none" w:sz="0" w:space="0" w:color="auto"/>
        <w:right w:val="none" w:sz="0" w:space="0" w:color="auto"/>
      </w:divBdr>
    </w:div>
    <w:div w:id="674379626">
      <w:bodyDiv w:val="1"/>
      <w:marLeft w:val="0"/>
      <w:marRight w:val="0"/>
      <w:marTop w:val="0"/>
      <w:marBottom w:val="0"/>
      <w:divBdr>
        <w:top w:val="none" w:sz="0" w:space="0" w:color="auto"/>
        <w:left w:val="none" w:sz="0" w:space="0" w:color="auto"/>
        <w:bottom w:val="none" w:sz="0" w:space="0" w:color="auto"/>
        <w:right w:val="none" w:sz="0" w:space="0" w:color="auto"/>
      </w:divBdr>
    </w:div>
    <w:div w:id="674768480">
      <w:bodyDiv w:val="1"/>
      <w:marLeft w:val="0"/>
      <w:marRight w:val="0"/>
      <w:marTop w:val="0"/>
      <w:marBottom w:val="0"/>
      <w:divBdr>
        <w:top w:val="none" w:sz="0" w:space="0" w:color="auto"/>
        <w:left w:val="none" w:sz="0" w:space="0" w:color="auto"/>
        <w:bottom w:val="none" w:sz="0" w:space="0" w:color="auto"/>
        <w:right w:val="none" w:sz="0" w:space="0" w:color="auto"/>
      </w:divBdr>
    </w:div>
    <w:div w:id="674771616">
      <w:bodyDiv w:val="1"/>
      <w:marLeft w:val="0"/>
      <w:marRight w:val="0"/>
      <w:marTop w:val="0"/>
      <w:marBottom w:val="0"/>
      <w:divBdr>
        <w:top w:val="none" w:sz="0" w:space="0" w:color="auto"/>
        <w:left w:val="none" w:sz="0" w:space="0" w:color="auto"/>
        <w:bottom w:val="none" w:sz="0" w:space="0" w:color="auto"/>
        <w:right w:val="none" w:sz="0" w:space="0" w:color="auto"/>
      </w:divBdr>
    </w:div>
    <w:div w:id="674917777">
      <w:bodyDiv w:val="1"/>
      <w:marLeft w:val="0"/>
      <w:marRight w:val="0"/>
      <w:marTop w:val="0"/>
      <w:marBottom w:val="0"/>
      <w:divBdr>
        <w:top w:val="none" w:sz="0" w:space="0" w:color="auto"/>
        <w:left w:val="none" w:sz="0" w:space="0" w:color="auto"/>
        <w:bottom w:val="none" w:sz="0" w:space="0" w:color="auto"/>
        <w:right w:val="none" w:sz="0" w:space="0" w:color="auto"/>
      </w:divBdr>
    </w:div>
    <w:div w:id="675036643">
      <w:bodyDiv w:val="1"/>
      <w:marLeft w:val="0"/>
      <w:marRight w:val="0"/>
      <w:marTop w:val="0"/>
      <w:marBottom w:val="0"/>
      <w:divBdr>
        <w:top w:val="none" w:sz="0" w:space="0" w:color="auto"/>
        <w:left w:val="none" w:sz="0" w:space="0" w:color="auto"/>
        <w:bottom w:val="none" w:sz="0" w:space="0" w:color="auto"/>
        <w:right w:val="none" w:sz="0" w:space="0" w:color="auto"/>
      </w:divBdr>
    </w:div>
    <w:div w:id="675501251">
      <w:bodyDiv w:val="1"/>
      <w:marLeft w:val="0"/>
      <w:marRight w:val="0"/>
      <w:marTop w:val="0"/>
      <w:marBottom w:val="0"/>
      <w:divBdr>
        <w:top w:val="none" w:sz="0" w:space="0" w:color="auto"/>
        <w:left w:val="none" w:sz="0" w:space="0" w:color="auto"/>
        <w:bottom w:val="none" w:sz="0" w:space="0" w:color="auto"/>
        <w:right w:val="none" w:sz="0" w:space="0" w:color="auto"/>
      </w:divBdr>
    </w:div>
    <w:div w:id="675621434">
      <w:bodyDiv w:val="1"/>
      <w:marLeft w:val="0"/>
      <w:marRight w:val="0"/>
      <w:marTop w:val="0"/>
      <w:marBottom w:val="0"/>
      <w:divBdr>
        <w:top w:val="none" w:sz="0" w:space="0" w:color="auto"/>
        <w:left w:val="none" w:sz="0" w:space="0" w:color="auto"/>
        <w:bottom w:val="none" w:sz="0" w:space="0" w:color="auto"/>
        <w:right w:val="none" w:sz="0" w:space="0" w:color="auto"/>
      </w:divBdr>
    </w:div>
    <w:div w:id="675695683">
      <w:bodyDiv w:val="1"/>
      <w:marLeft w:val="0"/>
      <w:marRight w:val="0"/>
      <w:marTop w:val="0"/>
      <w:marBottom w:val="0"/>
      <w:divBdr>
        <w:top w:val="none" w:sz="0" w:space="0" w:color="auto"/>
        <w:left w:val="none" w:sz="0" w:space="0" w:color="auto"/>
        <w:bottom w:val="none" w:sz="0" w:space="0" w:color="auto"/>
        <w:right w:val="none" w:sz="0" w:space="0" w:color="auto"/>
      </w:divBdr>
    </w:div>
    <w:div w:id="675882299">
      <w:bodyDiv w:val="1"/>
      <w:marLeft w:val="0"/>
      <w:marRight w:val="0"/>
      <w:marTop w:val="0"/>
      <w:marBottom w:val="0"/>
      <w:divBdr>
        <w:top w:val="none" w:sz="0" w:space="0" w:color="auto"/>
        <w:left w:val="none" w:sz="0" w:space="0" w:color="auto"/>
        <w:bottom w:val="none" w:sz="0" w:space="0" w:color="auto"/>
        <w:right w:val="none" w:sz="0" w:space="0" w:color="auto"/>
      </w:divBdr>
    </w:div>
    <w:div w:id="676035819">
      <w:bodyDiv w:val="1"/>
      <w:marLeft w:val="0"/>
      <w:marRight w:val="0"/>
      <w:marTop w:val="0"/>
      <w:marBottom w:val="0"/>
      <w:divBdr>
        <w:top w:val="none" w:sz="0" w:space="0" w:color="auto"/>
        <w:left w:val="none" w:sz="0" w:space="0" w:color="auto"/>
        <w:bottom w:val="none" w:sz="0" w:space="0" w:color="auto"/>
        <w:right w:val="none" w:sz="0" w:space="0" w:color="auto"/>
      </w:divBdr>
    </w:div>
    <w:div w:id="676226921">
      <w:bodyDiv w:val="1"/>
      <w:marLeft w:val="0"/>
      <w:marRight w:val="0"/>
      <w:marTop w:val="0"/>
      <w:marBottom w:val="0"/>
      <w:divBdr>
        <w:top w:val="none" w:sz="0" w:space="0" w:color="auto"/>
        <w:left w:val="none" w:sz="0" w:space="0" w:color="auto"/>
        <w:bottom w:val="none" w:sz="0" w:space="0" w:color="auto"/>
        <w:right w:val="none" w:sz="0" w:space="0" w:color="auto"/>
      </w:divBdr>
    </w:div>
    <w:div w:id="676228378">
      <w:bodyDiv w:val="1"/>
      <w:marLeft w:val="0"/>
      <w:marRight w:val="0"/>
      <w:marTop w:val="0"/>
      <w:marBottom w:val="0"/>
      <w:divBdr>
        <w:top w:val="none" w:sz="0" w:space="0" w:color="auto"/>
        <w:left w:val="none" w:sz="0" w:space="0" w:color="auto"/>
        <w:bottom w:val="none" w:sz="0" w:space="0" w:color="auto"/>
        <w:right w:val="none" w:sz="0" w:space="0" w:color="auto"/>
      </w:divBdr>
    </w:div>
    <w:div w:id="676344354">
      <w:bodyDiv w:val="1"/>
      <w:marLeft w:val="0"/>
      <w:marRight w:val="0"/>
      <w:marTop w:val="0"/>
      <w:marBottom w:val="0"/>
      <w:divBdr>
        <w:top w:val="none" w:sz="0" w:space="0" w:color="auto"/>
        <w:left w:val="none" w:sz="0" w:space="0" w:color="auto"/>
        <w:bottom w:val="none" w:sz="0" w:space="0" w:color="auto"/>
        <w:right w:val="none" w:sz="0" w:space="0" w:color="auto"/>
      </w:divBdr>
    </w:div>
    <w:div w:id="676425584">
      <w:bodyDiv w:val="1"/>
      <w:marLeft w:val="0"/>
      <w:marRight w:val="0"/>
      <w:marTop w:val="0"/>
      <w:marBottom w:val="0"/>
      <w:divBdr>
        <w:top w:val="none" w:sz="0" w:space="0" w:color="auto"/>
        <w:left w:val="none" w:sz="0" w:space="0" w:color="auto"/>
        <w:bottom w:val="none" w:sz="0" w:space="0" w:color="auto"/>
        <w:right w:val="none" w:sz="0" w:space="0" w:color="auto"/>
      </w:divBdr>
    </w:div>
    <w:div w:id="676620250">
      <w:bodyDiv w:val="1"/>
      <w:marLeft w:val="0"/>
      <w:marRight w:val="0"/>
      <w:marTop w:val="0"/>
      <w:marBottom w:val="0"/>
      <w:divBdr>
        <w:top w:val="none" w:sz="0" w:space="0" w:color="auto"/>
        <w:left w:val="none" w:sz="0" w:space="0" w:color="auto"/>
        <w:bottom w:val="none" w:sz="0" w:space="0" w:color="auto"/>
        <w:right w:val="none" w:sz="0" w:space="0" w:color="auto"/>
      </w:divBdr>
    </w:div>
    <w:div w:id="676805615">
      <w:bodyDiv w:val="1"/>
      <w:marLeft w:val="0"/>
      <w:marRight w:val="0"/>
      <w:marTop w:val="0"/>
      <w:marBottom w:val="0"/>
      <w:divBdr>
        <w:top w:val="none" w:sz="0" w:space="0" w:color="auto"/>
        <w:left w:val="none" w:sz="0" w:space="0" w:color="auto"/>
        <w:bottom w:val="none" w:sz="0" w:space="0" w:color="auto"/>
        <w:right w:val="none" w:sz="0" w:space="0" w:color="auto"/>
      </w:divBdr>
    </w:div>
    <w:div w:id="677121648">
      <w:bodyDiv w:val="1"/>
      <w:marLeft w:val="0"/>
      <w:marRight w:val="0"/>
      <w:marTop w:val="0"/>
      <w:marBottom w:val="0"/>
      <w:divBdr>
        <w:top w:val="none" w:sz="0" w:space="0" w:color="auto"/>
        <w:left w:val="none" w:sz="0" w:space="0" w:color="auto"/>
        <w:bottom w:val="none" w:sz="0" w:space="0" w:color="auto"/>
        <w:right w:val="none" w:sz="0" w:space="0" w:color="auto"/>
      </w:divBdr>
    </w:div>
    <w:div w:id="677123391">
      <w:bodyDiv w:val="1"/>
      <w:marLeft w:val="0"/>
      <w:marRight w:val="0"/>
      <w:marTop w:val="0"/>
      <w:marBottom w:val="0"/>
      <w:divBdr>
        <w:top w:val="none" w:sz="0" w:space="0" w:color="auto"/>
        <w:left w:val="none" w:sz="0" w:space="0" w:color="auto"/>
        <w:bottom w:val="none" w:sz="0" w:space="0" w:color="auto"/>
        <w:right w:val="none" w:sz="0" w:space="0" w:color="auto"/>
      </w:divBdr>
    </w:div>
    <w:div w:id="677274932">
      <w:bodyDiv w:val="1"/>
      <w:marLeft w:val="0"/>
      <w:marRight w:val="0"/>
      <w:marTop w:val="0"/>
      <w:marBottom w:val="0"/>
      <w:divBdr>
        <w:top w:val="none" w:sz="0" w:space="0" w:color="auto"/>
        <w:left w:val="none" w:sz="0" w:space="0" w:color="auto"/>
        <w:bottom w:val="none" w:sz="0" w:space="0" w:color="auto"/>
        <w:right w:val="none" w:sz="0" w:space="0" w:color="auto"/>
      </w:divBdr>
    </w:div>
    <w:div w:id="677662479">
      <w:bodyDiv w:val="1"/>
      <w:marLeft w:val="0"/>
      <w:marRight w:val="0"/>
      <w:marTop w:val="0"/>
      <w:marBottom w:val="0"/>
      <w:divBdr>
        <w:top w:val="none" w:sz="0" w:space="0" w:color="auto"/>
        <w:left w:val="none" w:sz="0" w:space="0" w:color="auto"/>
        <w:bottom w:val="none" w:sz="0" w:space="0" w:color="auto"/>
        <w:right w:val="none" w:sz="0" w:space="0" w:color="auto"/>
      </w:divBdr>
    </w:div>
    <w:div w:id="677737587">
      <w:bodyDiv w:val="1"/>
      <w:marLeft w:val="0"/>
      <w:marRight w:val="0"/>
      <w:marTop w:val="0"/>
      <w:marBottom w:val="0"/>
      <w:divBdr>
        <w:top w:val="none" w:sz="0" w:space="0" w:color="auto"/>
        <w:left w:val="none" w:sz="0" w:space="0" w:color="auto"/>
        <w:bottom w:val="none" w:sz="0" w:space="0" w:color="auto"/>
        <w:right w:val="none" w:sz="0" w:space="0" w:color="auto"/>
      </w:divBdr>
    </w:div>
    <w:div w:id="678040123">
      <w:bodyDiv w:val="1"/>
      <w:marLeft w:val="0"/>
      <w:marRight w:val="0"/>
      <w:marTop w:val="0"/>
      <w:marBottom w:val="0"/>
      <w:divBdr>
        <w:top w:val="none" w:sz="0" w:space="0" w:color="auto"/>
        <w:left w:val="none" w:sz="0" w:space="0" w:color="auto"/>
        <w:bottom w:val="none" w:sz="0" w:space="0" w:color="auto"/>
        <w:right w:val="none" w:sz="0" w:space="0" w:color="auto"/>
      </w:divBdr>
    </w:div>
    <w:div w:id="678166764">
      <w:bodyDiv w:val="1"/>
      <w:marLeft w:val="0"/>
      <w:marRight w:val="0"/>
      <w:marTop w:val="0"/>
      <w:marBottom w:val="0"/>
      <w:divBdr>
        <w:top w:val="none" w:sz="0" w:space="0" w:color="auto"/>
        <w:left w:val="none" w:sz="0" w:space="0" w:color="auto"/>
        <w:bottom w:val="none" w:sz="0" w:space="0" w:color="auto"/>
        <w:right w:val="none" w:sz="0" w:space="0" w:color="auto"/>
      </w:divBdr>
    </w:div>
    <w:div w:id="678697313">
      <w:bodyDiv w:val="1"/>
      <w:marLeft w:val="0"/>
      <w:marRight w:val="0"/>
      <w:marTop w:val="0"/>
      <w:marBottom w:val="0"/>
      <w:divBdr>
        <w:top w:val="none" w:sz="0" w:space="0" w:color="auto"/>
        <w:left w:val="none" w:sz="0" w:space="0" w:color="auto"/>
        <w:bottom w:val="none" w:sz="0" w:space="0" w:color="auto"/>
        <w:right w:val="none" w:sz="0" w:space="0" w:color="auto"/>
      </w:divBdr>
    </w:div>
    <w:div w:id="678703519">
      <w:bodyDiv w:val="1"/>
      <w:marLeft w:val="0"/>
      <w:marRight w:val="0"/>
      <w:marTop w:val="0"/>
      <w:marBottom w:val="0"/>
      <w:divBdr>
        <w:top w:val="none" w:sz="0" w:space="0" w:color="auto"/>
        <w:left w:val="none" w:sz="0" w:space="0" w:color="auto"/>
        <w:bottom w:val="none" w:sz="0" w:space="0" w:color="auto"/>
        <w:right w:val="none" w:sz="0" w:space="0" w:color="auto"/>
      </w:divBdr>
    </w:div>
    <w:div w:id="678777607">
      <w:bodyDiv w:val="1"/>
      <w:marLeft w:val="0"/>
      <w:marRight w:val="0"/>
      <w:marTop w:val="0"/>
      <w:marBottom w:val="0"/>
      <w:divBdr>
        <w:top w:val="none" w:sz="0" w:space="0" w:color="auto"/>
        <w:left w:val="none" w:sz="0" w:space="0" w:color="auto"/>
        <w:bottom w:val="none" w:sz="0" w:space="0" w:color="auto"/>
        <w:right w:val="none" w:sz="0" w:space="0" w:color="auto"/>
      </w:divBdr>
    </w:div>
    <w:div w:id="678846831">
      <w:bodyDiv w:val="1"/>
      <w:marLeft w:val="0"/>
      <w:marRight w:val="0"/>
      <w:marTop w:val="0"/>
      <w:marBottom w:val="0"/>
      <w:divBdr>
        <w:top w:val="none" w:sz="0" w:space="0" w:color="auto"/>
        <w:left w:val="none" w:sz="0" w:space="0" w:color="auto"/>
        <w:bottom w:val="none" w:sz="0" w:space="0" w:color="auto"/>
        <w:right w:val="none" w:sz="0" w:space="0" w:color="auto"/>
      </w:divBdr>
    </w:div>
    <w:div w:id="678892251">
      <w:bodyDiv w:val="1"/>
      <w:marLeft w:val="0"/>
      <w:marRight w:val="0"/>
      <w:marTop w:val="0"/>
      <w:marBottom w:val="0"/>
      <w:divBdr>
        <w:top w:val="none" w:sz="0" w:space="0" w:color="auto"/>
        <w:left w:val="none" w:sz="0" w:space="0" w:color="auto"/>
        <w:bottom w:val="none" w:sz="0" w:space="0" w:color="auto"/>
        <w:right w:val="none" w:sz="0" w:space="0" w:color="auto"/>
      </w:divBdr>
    </w:div>
    <w:div w:id="679040575">
      <w:bodyDiv w:val="1"/>
      <w:marLeft w:val="0"/>
      <w:marRight w:val="0"/>
      <w:marTop w:val="0"/>
      <w:marBottom w:val="0"/>
      <w:divBdr>
        <w:top w:val="none" w:sz="0" w:space="0" w:color="auto"/>
        <w:left w:val="none" w:sz="0" w:space="0" w:color="auto"/>
        <w:bottom w:val="none" w:sz="0" w:space="0" w:color="auto"/>
        <w:right w:val="none" w:sz="0" w:space="0" w:color="auto"/>
      </w:divBdr>
    </w:div>
    <w:div w:id="679047081">
      <w:bodyDiv w:val="1"/>
      <w:marLeft w:val="0"/>
      <w:marRight w:val="0"/>
      <w:marTop w:val="0"/>
      <w:marBottom w:val="0"/>
      <w:divBdr>
        <w:top w:val="none" w:sz="0" w:space="0" w:color="auto"/>
        <w:left w:val="none" w:sz="0" w:space="0" w:color="auto"/>
        <w:bottom w:val="none" w:sz="0" w:space="0" w:color="auto"/>
        <w:right w:val="none" w:sz="0" w:space="0" w:color="auto"/>
      </w:divBdr>
    </w:div>
    <w:div w:id="679163622">
      <w:bodyDiv w:val="1"/>
      <w:marLeft w:val="0"/>
      <w:marRight w:val="0"/>
      <w:marTop w:val="0"/>
      <w:marBottom w:val="0"/>
      <w:divBdr>
        <w:top w:val="none" w:sz="0" w:space="0" w:color="auto"/>
        <w:left w:val="none" w:sz="0" w:space="0" w:color="auto"/>
        <w:bottom w:val="none" w:sz="0" w:space="0" w:color="auto"/>
        <w:right w:val="none" w:sz="0" w:space="0" w:color="auto"/>
      </w:divBdr>
    </w:div>
    <w:div w:id="679308467">
      <w:bodyDiv w:val="1"/>
      <w:marLeft w:val="0"/>
      <w:marRight w:val="0"/>
      <w:marTop w:val="0"/>
      <w:marBottom w:val="0"/>
      <w:divBdr>
        <w:top w:val="none" w:sz="0" w:space="0" w:color="auto"/>
        <w:left w:val="none" w:sz="0" w:space="0" w:color="auto"/>
        <w:bottom w:val="none" w:sz="0" w:space="0" w:color="auto"/>
        <w:right w:val="none" w:sz="0" w:space="0" w:color="auto"/>
      </w:divBdr>
    </w:div>
    <w:div w:id="679431736">
      <w:bodyDiv w:val="1"/>
      <w:marLeft w:val="0"/>
      <w:marRight w:val="0"/>
      <w:marTop w:val="0"/>
      <w:marBottom w:val="0"/>
      <w:divBdr>
        <w:top w:val="none" w:sz="0" w:space="0" w:color="auto"/>
        <w:left w:val="none" w:sz="0" w:space="0" w:color="auto"/>
        <w:bottom w:val="none" w:sz="0" w:space="0" w:color="auto"/>
        <w:right w:val="none" w:sz="0" w:space="0" w:color="auto"/>
      </w:divBdr>
    </w:div>
    <w:div w:id="679890678">
      <w:bodyDiv w:val="1"/>
      <w:marLeft w:val="0"/>
      <w:marRight w:val="0"/>
      <w:marTop w:val="0"/>
      <w:marBottom w:val="0"/>
      <w:divBdr>
        <w:top w:val="none" w:sz="0" w:space="0" w:color="auto"/>
        <w:left w:val="none" w:sz="0" w:space="0" w:color="auto"/>
        <w:bottom w:val="none" w:sz="0" w:space="0" w:color="auto"/>
        <w:right w:val="none" w:sz="0" w:space="0" w:color="auto"/>
      </w:divBdr>
    </w:div>
    <w:div w:id="679938296">
      <w:bodyDiv w:val="1"/>
      <w:marLeft w:val="0"/>
      <w:marRight w:val="0"/>
      <w:marTop w:val="0"/>
      <w:marBottom w:val="0"/>
      <w:divBdr>
        <w:top w:val="none" w:sz="0" w:space="0" w:color="auto"/>
        <w:left w:val="none" w:sz="0" w:space="0" w:color="auto"/>
        <w:bottom w:val="none" w:sz="0" w:space="0" w:color="auto"/>
        <w:right w:val="none" w:sz="0" w:space="0" w:color="auto"/>
      </w:divBdr>
    </w:div>
    <w:div w:id="680008580">
      <w:bodyDiv w:val="1"/>
      <w:marLeft w:val="0"/>
      <w:marRight w:val="0"/>
      <w:marTop w:val="0"/>
      <w:marBottom w:val="0"/>
      <w:divBdr>
        <w:top w:val="none" w:sz="0" w:space="0" w:color="auto"/>
        <w:left w:val="none" w:sz="0" w:space="0" w:color="auto"/>
        <w:bottom w:val="none" w:sz="0" w:space="0" w:color="auto"/>
        <w:right w:val="none" w:sz="0" w:space="0" w:color="auto"/>
      </w:divBdr>
    </w:div>
    <w:div w:id="680165196">
      <w:bodyDiv w:val="1"/>
      <w:marLeft w:val="0"/>
      <w:marRight w:val="0"/>
      <w:marTop w:val="0"/>
      <w:marBottom w:val="0"/>
      <w:divBdr>
        <w:top w:val="none" w:sz="0" w:space="0" w:color="auto"/>
        <w:left w:val="none" w:sz="0" w:space="0" w:color="auto"/>
        <w:bottom w:val="none" w:sz="0" w:space="0" w:color="auto"/>
        <w:right w:val="none" w:sz="0" w:space="0" w:color="auto"/>
      </w:divBdr>
    </w:div>
    <w:div w:id="680357974">
      <w:bodyDiv w:val="1"/>
      <w:marLeft w:val="0"/>
      <w:marRight w:val="0"/>
      <w:marTop w:val="0"/>
      <w:marBottom w:val="0"/>
      <w:divBdr>
        <w:top w:val="none" w:sz="0" w:space="0" w:color="auto"/>
        <w:left w:val="none" w:sz="0" w:space="0" w:color="auto"/>
        <w:bottom w:val="none" w:sz="0" w:space="0" w:color="auto"/>
        <w:right w:val="none" w:sz="0" w:space="0" w:color="auto"/>
      </w:divBdr>
    </w:div>
    <w:div w:id="680400699">
      <w:bodyDiv w:val="1"/>
      <w:marLeft w:val="0"/>
      <w:marRight w:val="0"/>
      <w:marTop w:val="0"/>
      <w:marBottom w:val="0"/>
      <w:divBdr>
        <w:top w:val="none" w:sz="0" w:space="0" w:color="auto"/>
        <w:left w:val="none" w:sz="0" w:space="0" w:color="auto"/>
        <w:bottom w:val="none" w:sz="0" w:space="0" w:color="auto"/>
        <w:right w:val="none" w:sz="0" w:space="0" w:color="auto"/>
      </w:divBdr>
    </w:div>
    <w:div w:id="680737303">
      <w:bodyDiv w:val="1"/>
      <w:marLeft w:val="0"/>
      <w:marRight w:val="0"/>
      <w:marTop w:val="0"/>
      <w:marBottom w:val="0"/>
      <w:divBdr>
        <w:top w:val="none" w:sz="0" w:space="0" w:color="auto"/>
        <w:left w:val="none" w:sz="0" w:space="0" w:color="auto"/>
        <w:bottom w:val="none" w:sz="0" w:space="0" w:color="auto"/>
        <w:right w:val="none" w:sz="0" w:space="0" w:color="auto"/>
      </w:divBdr>
    </w:div>
    <w:div w:id="680745246">
      <w:bodyDiv w:val="1"/>
      <w:marLeft w:val="0"/>
      <w:marRight w:val="0"/>
      <w:marTop w:val="0"/>
      <w:marBottom w:val="0"/>
      <w:divBdr>
        <w:top w:val="none" w:sz="0" w:space="0" w:color="auto"/>
        <w:left w:val="none" w:sz="0" w:space="0" w:color="auto"/>
        <w:bottom w:val="none" w:sz="0" w:space="0" w:color="auto"/>
        <w:right w:val="none" w:sz="0" w:space="0" w:color="auto"/>
      </w:divBdr>
    </w:div>
    <w:div w:id="680936693">
      <w:bodyDiv w:val="1"/>
      <w:marLeft w:val="0"/>
      <w:marRight w:val="0"/>
      <w:marTop w:val="0"/>
      <w:marBottom w:val="0"/>
      <w:divBdr>
        <w:top w:val="none" w:sz="0" w:space="0" w:color="auto"/>
        <w:left w:val="none" w:sz="0" w:space="0" w:color="auto"/>
        <w:bottom w:val="none" w:sz="0" w:space="0" w:color="auto"/>
        <w:right w:val="none" w:sz="0" w:space="0" w:color="auto"/>
      </w:divBdr>
    </w:div>
    <w:div w:id="681013086">
      <w:bodyDiv w:val="1"/>
      <w:marLeft w:val="0"/>
      <w:marRight w:val="0"/>
      <w:marTop w:val="0"/>
      <w:marBottom w:val="0"/>
      <w:divBdr>
        <w:top w:val="none" w:sz="0" w:space="0" w:color="auto"/>
        <w:left w:val="none" w:sz="0" w:space="0" w:color="auto"/>
        <w:bottom w:val="none" w:sz="0" w:space="0" w:color="auto"/>
        <w:right w:val="none" w:sz="0" w:space="0" w:color="auto"/>
      </w:divBdr>
    </w:div>
    <w:div w:id="681053978">
      <w:bodyDiv w:val="1"/>
      <w:marLeft w:val="0"/>
      <w:marRight w:val="0"/>
      <w:marTop w:val="0"/>
      <w:marBottom w:val="0"/>
      <w:divBdr>
        <w:top w:val="none" w:sz="0" w:space="0" w:color="auto"/>
        <w:left w:val="none" w:sz="0" w:space="0" w:color="auto"/>
        <w:bottom w:val="none" w:sz="0" w:space="0" w:color="auto"/>
        <w:right w:val="none" w:sz="0" w:space="0" w:color="auto"/>
      </w:divBdr>
    </w:div>
    <w:div w:id="681055624">
      <w:bodyDiv w:val="1"/>
      <w:marLeft w:val="0"/>
      <w:marRight w:val="0"/>
      <w:marTop w:val="0"/>
      <w:marBottom w:val="0"/>
      <w:divBdr>
        <w:top w:val="none" w:sz="0" w:space="0" w:color="auto"/>
        <w:left w:val="none" w:sz="0" w:space="0" w:color="auto"/>
        <w:bottom w:val="none" w:sz="0" w:space="0" w:color="auto"/>
        <w:right w:val="none" w:sz="0" w:space="0" w:color="auto"/>
      </w:divBdr>
    </w:div>
    <w:div w:id="681202316">
      <w:bodyDiv w:val="1"/>
      <w:marLeft w:val="0"/>
      <w:marRight w:val="0"/>
      <w:marTop w:val="0"/>
      <w:marBottom w:val="0"/>
      <w:divBdr>
        <w:top w:val="none" w:sz="0" w:space="0" w:color="auto"/>
        <w:left w:val="none" w:sz="0" w:space="0" w:color="auto"/>
        <w:bottom w:val="none" w:sz="0" w:space="0" w:color="auto"/>
        <w:right w:val="none" w:sz="0" w:space="0" w:color="auto"/>
      </w:divBdr>
    </w:div>
    <w:div w:id="681322993">
      <w:bodyDiv w:val="1"/>
      <w:marLeft w:val="0"/>
      <w:marRight w:val="0"/>
      <w:marTop w:val="0"/>
      <w:marBottom w:val="0"/>
      <w:divBdr>
        <w:top w:val="none" w:sz="0" w:space="0" w:color="auto"/>
        <w:left w:val="none" w:sz="0" w:space="0" w:color="auto"/>
        <w:bottom w:val="none" w:sz="0" w:space="0" w:color="auto"/>
        <w:right w:val="none" w:sz="0" w:space="0" w:color="auto"/>
      </w:divBdr>
    </w:div>
    <w:div w:id="681325535">
      <w:bodyDiv w:val="1"/>
      <w:marLeft w:val="0"/>
      <w:marRight w:val="0"/>
      <w:marTop w:val="0"/>
      <w:marBottom w:val="0"/>
      <w:divBdr>
        <w:top w:val="none" w:sz="0" w:space="0" w:color="auto"/>
        <w:left w:val="none" w:sz="0" w:space="0" w:color="auto"/>
        <w:bottom w:val="none" w:sz="0" w:space="0" w:color="auto"/>
        <w:right w:val="none" w:sz="0" w:space="0" w:color="auto"/>
      </w:divBdr>
    </w:div>
    <w:div w:id="681592011">
      <w:bodyDiv w:val="1"/>
      <w:marLeft w:val="0"/>
      <w:marRight w:val="0"/>
      <w:marTop w:val="0"/>
      <w:marBottom w:val="0"/>
      <w:divBdr>
        <w:top w:val="none" w:sz="0" w:space="0" w:color="auto"/>
        <w:left w:val="none" w:sz="0" w:space="0" w:color="auto"/>
        <w:bottom w:val="none" w:sz="0" w:space="0" w:color="auto"/>
        <w:right w:val="none" w:sz="0" w:space="0" w:color="auto"/>
      </w:divBdr>
    </w:div>
    <w:div w:id="681592064">
      <w:bodyDiv w:val="1"/>
      <w:marLeft w:val="0"/>
      <w:marRight w:val="0"/>
      <w:marTop w:val="0"/>
      <w:marBottom w:val="0"/>
      <w:divBdr>
        <w:top w:val="none" w:sz="0" w:space="0" w:color="auto"/>
        <w:left w:val="none" w:sz="0" w:space="0" w:color="auto"/>
        <w:bottom w:val="none" w:sz="0" w:space="0" w:color="auto"/>
        <w:right w:val="none" w:sz="0" w:space="0" w:color="auto"/>
      </w:divBdr>
    </w:div>
    <w:div w:id="681786147">
      <w:bodyDiv w:val="1"/>
      <w:marLeft w:val="0"/>
      <w:marRight w:val="0"/>
      <w:marTop w:val="0"/>
      <w:marBottom w:val="0"/>
      <w:divBdr>
        <w:top w:val="none" w:sz="0" w:space="0" w:color="auto"/>
        <w:left w:val="none" w:sz="0" w:space="0" w:color="auto"/>
        <w:bottom w:val="none" w:sz="0" w:space="0" w:color="auto"/>
        <w:right w:val="none" w:sz="0" w:space="0" w:color="auto"/>
      </w:divBdr>
    </w:div>
    <w:div w:id="682048092">
      <w:bodyDiv w:val="1"/>
      <w:marLeft w:val="0"/>
      <w:marRight w:val="0"/>
      <w:marTop w:val="0"/>
      <w:marBottom w:val="0"/>
      <w:divBdr>
        <w:top w:val="none" w:sz="0" w:space="0" w:color="auto"/>
        <w:left w:val="none" w:sz="0" w:space="0" w:color="auto"/>
        <w:bottom w:val="none" w:sz="0" w:space="0" w:color="auto"/>
        <w:right w:val="none" w:sz="0" w:space="0" w:color="auto"/>
      </w:divBdr>
    </w:div>
    <w:div w:id="682173924">
      <w:bodyDiv w:val="1"/>
      <w:marLeft w:val="0"/>
      <w:marRight w:val="0"/>
      <w:marTop w:val="0"/>
      <w:marBottom w:val="0"/>
      <w:divBdr>
        <w:top w:val="none" w:sz="0" w:space="0" w:color="auto"/>
        <w:left w:val="none" w:sz="0" w:space="0" w:color="auto"/>
        <w:bottom w:val="none" w:sz="0" w:space="0" w:color="auto"/>
        <w:right w:val="none" w:sz="0" w:space="0" w:color="auto"/>
      </w:divBdr>
    </w:div>
    <w:div w:id="682322122">
      <w:bodyDiv w:val="1"/>
      <w:marLeft w:val="0"/>
      <w:marRight w:val="0"/>
      <w:marTop w:val="0"/>
      <w:marBottom w:val="0"/>
      <w:divBdr>
        <w:top w:val="none" w:sz="0" w:space="0" w:color="auto"/>
        <w:left w:val="none" w:sz="0" w:space="0" w:color="auto"/>
        <w:bottom w:val="none" w:sz="0" w:space="0" w:color="auto"/>
        <w:right w:val="none" w:sz="0" w:space="0" w:color="auto"/>
      </w:divBdr>
    </w:div>
    <w:div w:id="682322981">
      <w:bodyDiv w:val="1"/>
      <w:marLeft w:val="0"/>
      <w:marRight w:val="0"/>
      <w:marTop w:val="0"/>
      <w:marBottom w:val="0"/>
      <w:divBdr>
        <w:top w:val="none" w:sz="0" w:space="0" w:color="auto"/>
        <w:left w:val="none" w:sz="0" w:space="0" w:color="auto"/>
        <w:bottom w:val="none" w:sz="0" w:space="0" w:color="auto"/>
        <w:right w:val="none" w:sz="0" w:space="0" w:color="auto"/>
      </w:divBdr>
    </w:div>
    <w:div w:id="682509992">
      <w:bodyDiv w:val="1"/>
      <w:marLeft w:val="0"/>
      <w:marRight w:val="0"/>
      <w:marTop w:val="0"/>
      <w:marBottom w:val="0"/>
      <w:divBdr>
        <w:top w:val="none" w:sz="0" w:space="0" w:color="auto"/>
        <w:left w:val="none" w:sz="0" w:space="0" w:color="auto"/>
        <w:bottom w:val="none" w:sz="0" w:space="0" w:color="auto"/>
        <w:right w:val="none" w:sz="0" w:space="0" w:color="auto"/>
      </w:divBdr>
    </w:div>
    <w:div w:id="682517526">
      <w:bodyDiv w:val="1"/>
      <w:marLeft w:val="0"/>
      <w:marRight w:val="0"/>
      <w:marTop w:val="0"/>
      <w:marBottom w:val="0"/>
      <w:divBdr>
        <w:top w:val="none" w:sz="0" w:space="0" w:color="auto"/>
        <w:left w:val="none" w:sz="0" w:space="0" w:color="auto"/>
        <w:bottom w:val="none" w:sz="0" w:space="0" w:color="auto"/>
        <w:right w:val="none" w:sz="0" w:space="0" w:color="auto"/>
      </w:divBdr>
    </w:div>
    <w:div w:id="682629607">
      <w:bodyDiv w:val="1"/>
      <w:marLeft w:val="0"/>
      <w:marRight w:val="0"/>
      <w:marTop w:val="0"/>
      <w:marBottom w:val="0"/>
      <w:divBdr>
        <w:top w:val="none" w:sz="0" w:space="0" w:color="auto"/>
        <w:left w:val="none" w:sz="0" w:space="0" w:color="auto"/>
        <w:bottom w:val="none" w:sz="0" w:space="0" w:color="auto"/>
        <w:right w:val="none" w:sz="0" w:space="0" w:color="auto"/>
      </w:divBdr>
    </w:div>
    <w:div w:id="682710009">
      <w:bodyDiv w:val="1"/>
      <w:marLeft w:val="0"/>
      <w:marRight w:val="0"/>
      <w:marTop w:val="0"/>
      <w:marBottom w:val="0"/>
      <w:divBdr>
        <w:top w:val="none" w:sz="0" w:space="0" w:color="auto"/>
        <w:left w:val="none" w:sz="0" w:space="0" w:color="auto"/>
        <w:bottom w:val="none" w:sz="0" w:space="0" w:color="auto"/>
        <w:right w:val="none" w:sz="0" w:space="0" w:color="auto"/>
      </w:divBdr>
    </w:div>
    <w:div w:id="682825395">
      <w:bodyDiv w:val="1"/>
      <w:marLeft w:val="0"/>
      <w:marRight w:val="0"/>
      <w:marTop w:val="0"/>
      <w:marBottom w:val="0"/>
      <w:divBdr>
        <w:top w:val="none" w:sz="0" w:space="0" w:color="auto"/>
        <w:left w:val="none" w:sz="0" w:space="0" w:color="auto"/>
        <w:bottom w:val="none" w:sz="0" w:space="0" w:color="auto"/>
        <w:right w:val="none" w:sz="0" w:space="0" w:color="auto"/>
      </w:divBdr>
    </w:div>
    <w:div w:id="682973870">
      <w:bodyDiv w:val="1"/>
      <w:marLeft w:val="0"/>
      <w:marRight w:val="0"/>
      <w:marTop w:val="0"/>
      <w:marBottom w:val="0"/>
      <w:divBdr>
        <w:top w:val="none" w:sz="0" w:space="0" w:color="auto"/>
        <w:left w:val="none" w:sz="0" w:space="0" w:color="auto"/>
        <w:bottom w:val="none" w:sz="0" w:space="0" w:color="auto"/>
        <w:right w:val="none" w:sz="0" w:space="0" w:color="auto"/>
      </w:divBdr>
    </w:div>
    <w:div w:id="683169243">
      <w:bodyDiv w:val="1"/>
      <w:marLeft w:val="0"/>
      <w:marRight w:val="0"/>
      <w:marTop w:val="0"/>
      <w:marBottom w:val="0"/>
      <w:divBdr>
        <w:top w:val="none" w:sz="0" w:space="0" w:color="auto"/>
        <w:left w:val="none" w:sz="0" w:space="0" w:color="auto"/>
        <w:bottom w:val="none" w:sz="0" w:space="0" w:color="auto"/>
        <w:right w:val="none" w:sz="0" w:space="0" w:color="auto"/>
      </w:divBdr>
    </w:div>
    <w:div w:id="683363127">
      <w:bodyDiv w:val="1"/>
      <w:marLeft w:val="0"/>
      <w:marRight w:val="0"/>
      <w:marTop w:val="0"/>
      <w:marBottom w:val="0"/>
      <w:divBdr>
        <w:top w:val="none" w:sz="0" w:space="0" w:color="auto"/>
        <w:left w:val="none" w:sz="0" w:space="0" w:color="auto"/>
        <w:bottom w:val="none" w:sz="0" w:space="0" w:color="auto"/>
        <w:right w:val="none" w:sz="0" w:space="0" w:color="auto"/>
      </w:divBdr>
    </w:div>
    <w:div w:id="683481333">
      <w:bodyDiv w:val="1"/>
      <w:marLeft w:val="0"/>
      <w:marRight w:val="0"/>
      <w:marTop w:val="0"/>
      <w:marBottom w:val="0"/>
      <w:divBdr>
        <w:top w:val="none" w:sz="0" w:space="0" w:color="auto"/>
        <w:left w:val="none" w:sz="0" w:space="0" w:color="auto"/>
        <w:bottom w:val="none" w:sz="0" w:space="0" w:color="auto"/>
        <w:right w:val="none" w:sz="0" w:space="0" w:color="auto"/>
      </w:divBdr>
    </w:div>
    <w:div w:id="683557289">
      <w:bodyDiv w:val="1"/>
      <w:marLeft w:val="0"/>
      <w:marRight w:val="0"/>
      <w:marTop w:val="0"/>
      <w:marBottom w:val="0"/>
      <w:divBdr>
        <w:top w:val="none" w:sz="0" w:space="0" w:color="auto"/>
        <w:left w:val="none" w:sz="0" w:space="0" w:color="auto"/>
        <w:bottom w:val="none" w:sz="0" w:space="0" w:color="auto"/>
        <w:right w:val="none" w:sz="0" w:space="0" w:color="auto"/>
      </w:divBdr>
    </w:div>
    <w:div w:id="683938900">
      <w:bodyDiv w:val="1"/>
      <w:marLeft w:val="0"/>
      <w:marRight w:val="0"/>
      <w:marTop w:val="0"/>
      <w:marBottom w:val="0"/>
      <w:divBdr>
        <w:top w:val="none" w:sz="0" w:space="0" w:color="auto"/>
        <w:left w:val="none" w:sz="0" w:space="0" w:color="auto"/>
        <w:bottom w:val="none" w:sz="0" w:space="0" w:color="auto"/>
        <w:right w:val="none" w:sz="0" w:space="0" w:color="auto"/>
      </w:divBdr>
    </w:div>
    <w:div w:id="683946627">
      <w:bodyDiv w:val="1"/>
      <w:marLeft w:val="0"/>
      <w:marRight w:val="0"/>
      <w:marTop w:val="0"/>
      <w:marBottom w:val="0"/>
      <w:divBdr>
        <w:top w:val="none" w:sz="0" w:space="0" w:color="auto"/>
        <w:left w:val="none" w:sz="0" w:space="0" w:color="auto"/>
        <w:bottom w:val="none" w:sz="0" w:space="0" w:color="auto"/>
        <w:right w:val="none" w:sz="0" w:space="0" w:color="auto"/>
      </w:divBdr>
    </w:div>
    <w:div w:id="684096629">
      <w:bodyDiv w:val="1"/>
      <w:marLeft w:val="0"/>
      <w:marRight w:val="0"/>
      <w:marTop w:val="0"/>
      <w:marBottom w:val="0"/>
      <w:divBdr>
        <w:top w:val="none" w:sz="0" w:space="0" w:color="auto"/>
        <w:left w:val="none" w:sz="0" w:space="0" w:color="auto"/>
        <w:bottom w:val="none" w:sz="0" w:space="0" w:color="auto"/>
        <w:right w:val="none" w:sz="0" w:space="0" w:color="auto"/>
      </w:divBdr>
    </w:div>
    <w:div w:id="684331103">
      <w:bodyDiv w:val="1"/>
      <w:marLeft w:val="0"/>
      <w:marRight w:val="0"/>
      <w:marTop w:val="0"/>
      <w:marBottom w:val="0"/>
      <w:divBdr>
        <w:top w:val="none" w:sz="0" w:space="0" w:color="auto"/>
        <w:left w:val="none" w:sz="0" w:space="0" w:color="auto"/>
        <w:bottom w:val="none" w:sz="0" w:space="0" w:color="auto"/>
        <w:right w:val="none" w:sz="0" w:space="0" w:color="auto"/>
      </w:divBdr>
    </w:div>
    <w:div w:id="684405582">
      <w:bodyDiv w:val="1"/>
      <w:marLeft w:val="0"/>
      <w:marRight w:val="0"/>
      <w:marTop w:val="0"/>
      <w:marBottom w:val="0"/>
      <w:divBdr>
        <w:top w:val="none" w:sz="0" w:space="0" w:color="auto"/>
        <w:left w:val="none" w:sz="0" w:space="0" w:color="auto"/>
        <w:bottom w:val="none" w:sz="0" w:space="0" w:color="auto"/>
        <w:right w:val="none" w:sz="0" w:space="0" w:color="auto"/>
      </w:divBdr>
    </w:div>
    <w:div w:id="684555461">
      <w:bodyDiv w:val="1"/>
      <w:marLeft w:val="0"/>
      <w:marRight w:val="0"/>
      <w:marTop w:val="0"/>
      <w:marBottom w:val="0"/>
      <w:divBdr>
        <w:top w:val="none" w:sz="0" w:space="0" w:color="auto"/>
        <w:left w:val="none" w:sz="0" w:space="0" w:color="auto"/>
        <w:bottom w:val="none" w:sz="0" w:space="0" w:color="auto"/>
        <w:right w:val="none" w:sz="0" w:space="0" w:color="auto"/>
      </w:divBdr>
    </w:div>
    <w:div w:id="684669324">
      <w:bodyDiv w:val="1"/>
      <w:marLeft w:val="0"/>
      <w:marRight w:val="0"/>
      <w:marTop w:val="0"/>
      <w:marBottom w:val="0"/>
      <w:divBdr>
        <w:top w:val="none" w:sz="0" w:space="0" w:color="auto"/>
        <w:left w:val="none" w:sz="0" w:space="0" w:color="auto"/>
        <w:bottom w:val="none" w:sz="0" w:space="0" w:color="auto"/>
        <w:right w:val="none" w:sz="0" w:space="0" w:color="auto"/>
      </w:divBdr>
    </w:div>
    <w:div w:id="684793638">
      <w:bodyDiv w:val="1"/>
      <w:marLeft w:val="0"/>
      <w:marRight w:val="0"/>
      <w:marTop w:val="0"/>
      <w:marBottom w:val="0"/>
      <w:divBdr>
        <w:top w:val="none" w:sz="0" w:space="0" w:color="auto"/>
        <w:left w:val="none" w:sz="0" w:space="0" w:color="auto"/>
        <w:bottom w:val="none" w:sz="0" w:space="0" w:color="auto"/>
        <w:right w:val="none" w:sz="0" w:space="0" w:color="auto"/>
      </w:divBdr>
    </w:div>
    <w:div w:id="685791176">
      <w:bodyDiv w:val="1"/>
      <w:marLeft w:val="0"/>
      <w:marRight w:val="0"/>
      <w:marTop w:val="0"/>
      <w:marBottom w:val="0"/>
      <w:divBdr>
        <w:top w:val="none" w:sz="0" w:space="0" w:color="auto"/>
        <w:left w:val="none" w:sz="0" w:space="0" w:color="auto"/>
        <w:bottom w:val="none" w:sz="0" w:space="0" w:color="auto"/>
        <w:right w:val="none" w:sz="0" w:space="0" w:color="auto"/>
      </w:divBdr>
    </w:div>
    <w:div w:id="686323154">
      <w:bodyDiv w:val="1"/>
      <w:marLeft w:val="0"/>
      <w:marRight w:val="0"/>
      <w:marTop w:val="0"/>
      <w:marBottom w:val="0"/>
      <w:divBdr>
        <w:top w:val="none" w:sz="0" w:space="0" w:color="auto"/>
        <w:left w:val="none" w:sz="0" w:space="0" w:color="auto"/>
        <w:bottom w:val="none" w:sz="0" w:space="0" w:color="auto"/>
        <w:right w:val="none" w:sz="0" w:space="0" w:color="auto"/>
      </w:divBdr>
    </w:div>
    <w:div w:id="686563362">
      <w:bodyDiv w:val="1"/>
      <w:marLeft w:val="0"/>
      <w:marRight w:val="0"/>
      <w:marTop w:val="0"/>
      <w:marBottom w:val="0"/>
      <w:divBdr>
        <w:top w:val="none" w:sz="0" w:space="0" w:color="auto"/>
        <w:left w:val="none" w:sz="0" w:space="0" w:color="auto"/>
        <w:bottom w:val="none" w:sz="0" w:space="0" w:color="auto"/>
        <w:right w:val="none" w:sz="0" w:space="0" w:color="auto"/>
      </w:divBdr>
    </w:div>
    <w:div w:id="686639554">
      <w:bodyDiv w:val="1"/>
      <w:marLeft w:val="0"/>
      <w:marRight w:val="0"/>
      <w:marTop w:val="0"/>
      <w:marBottom w:val="0"/>
      <w:divBdr>
        <w:top w:val="none" w:sz="0" w:space="0" w:color="auto"/>
        <w:left w:val="none" w:sz="0" w:space="0" w:color="auto"/>
        <w:bottom w:val="none" w:sz="0" w:space="0" w:color="auto"/>
        <w:right w:val="none" w:sz="0" w:space="0" w:color="auto"/>
      </w:divBdr>
    </w:div>
    <w:div w:id="687104057">
      <w:bodyDiv w:val="1"/>
      <w:marLeft w:val="0"/>
      <w:marRight w:val="0"/>
      <w:marTop w:val="0"/>
      <w:marBottom w:val="0"/>
      <w:divBdr>
        <w:top w:val="none" w:sz="0" w:space="0" w:color="auto"/>
        <w:left w:val="none" w:sz="0" w:space="0" w:color="auto"/>
        <w:bottom w:val="none" w:sz="0" w:space="0" w:color="auto"/>
        <w:right w:val="none" w:sz="0" w:space="0" w:color="auto"/>
      </w:divBdr>
    </w:div>
    <w:div w:id="687215561">
      <w:bodyDiv w:val="1"/>
      <w:marLeft w:val="0"/>
      <w:marRight w:val="0"/>
      <w:marTop w:val="0"/>
      <w:marBottom w:val="0"/>
      <w:divBdr>
        <w:top w:val="none" w:sz="0" w:space="0" w:color="auto"/>
        <w:left w:val="none" w:sz="0" w:space="0" w:color="auto"/>
        <w:bottom w:val="none" w:sz="0" w:space="0" w:color="auto"/>
        <w:right w:val="none" w:sz="0" w:space="0" w:color="auto"/>
      </w:divBdr>
    </w:div>
    <w:div w:id="687635302">
      <w:bodyDiv w:val="1"/>
      <w:marLeft w:val="0"/>
      <w:marRight w:val="0"/>
      <w:marTop w:val="0"/>
      <w:marBottom w:val="0"/>
      <w:divBdr>
        <w:top w:val="none" w:sz="0" w:space="0" w:color="auto"/>
        <w:left w:val="none" w:sz="0" w:space="0" w:color="auto"/>
        <w:bottom w:val="none" w:sz="0" w:space="0" w:color="auto"/>
        <w:right w:val="none" w:sz="0" w:space="0" w:color="auto"/>
      </w:divBdr>
    </w:div>
    <w:div w:id="687828812">
      <w:bodyDiv w:val="1"/>
      <w:marLeft w:val="0"/>
      <w:marRight w:val="0"/>
      <w:marTop w:val="0"/>
      <w:marBottom w:val="0"/>
      <w:divBdr>
        <w:top w:val="none" w:sz="0" w:space="0" w:color="auto"/>
        <w:left w:val="none" w:sz="0" w:space="0" w:color="auto"/>
        <w:bottom w:val="none" w:sz="0" w:space="0" w:color="auto"/>
        <w:right w:val="none" w:sz="0" w:space="0" w:color="auto"/>
      </w:divBdr>
    </w:div>
    <w:div w:id="688070983">
      <w:bodyDiv w:val="1"/>
      <w:marLeft w:val="0"/>
      <w:marRight w:val="0"/>
      <w:marTop w:val="0"/>
      <w:marBottom w:val="0"/>
      <w:divBdr>
        <w:top w:val="none" w:sz="0" w:space="0" w:color="auto"/>
        <w:left w:val="none" w:sz="0" w:space="0" w:color="auto"/>
        <w:bottom w:val="none" w:sz="0" w:space="0" w:color="auto"/>
        <w:right w:val="none" w:sz="0" w:space="0" w:color="auto"/>
      </w:divBdr>
    </w:div>
    <w:div w:id="688675236">
      <w:bodyDiv w:val="1"/>
      <w:marLeft w:val="0"/>
      <w:marRight w:val="0"/>
      <w:marTop w:val="0"/>
      <w:marBottom w:val="0"/>
      <w:divBdr>
        <w:top w:val="none" w:sz="0" w:space="0" w:color="auto"/>
        <w:left w:val="none" w:sz="0" w:space="0" w:color="auto"/>
        <w:bottom w:val="none" w:sz="0" w:space="0" w:color="auto"/>
        <w:right w:val="none" w:sz="0" w:space="0" w:color="auto"/>
      </w:divBdr>
    </w:div>
    <w:div w:id="689138008">
      <w:bodyDiv w:val="1"/>
      <w:marLeft w:val="0"/>
      <w:marRight w:val="0"/>
      <w:marTop w:val="0"/>
      <w:marBottom w:val="0"/>
      <w:divBdr>
        <w:top w:val="none" w:sz="0" w:space="0" w:color="auto"/>
        <w:left w:val="none" w:sz="0" w:space="0" w:color="auto"/>
        <w:bottom w:val="none" w:sz="0" w:space="0" w:color="auto"/>
        <w:right w:val="none" w:sz="0" w:space="0" w:color="auto"/>
      </w:divBdr>
    </w:div>
    <w:div w:id="689338318">
      <w:bodyDiv w:val="1"/>
      <w:marLeft w:val="0"/>
      <w:marRight w:val="0"/>
      <w:marTop w:val="0"/>
      <w:marBottom w:val="0"/>
      <w:divBdr>
        <w:top w:val="none" w:sz="0" w:space="0" w:color="auto"/>
        <w:left w:val="none" w:sz="0" w:space="0" w:color="auto"/>
        <w:bottom w:val="none" w:sz="0" w:space="0" w:color="auto"/>
        <w:right w:val="none" w:sz="0" w:space="0" w:color="auto"/>
      </w:divBdr>
    </w:div>
    <w:div w:id="689526485">
      <w:bodyDiv w:val="1"/>
      <w:marLeft w:val="0"/>
      <w:marRight w:val="0"/>
      <w:marTop w:val="0"/>
      <w:marBottom w:val="0"/>
      <w:divBdr>
        <w:top w:val="none" w:sz="0" w:space="0" w:color="auto"/>
        <w:left w:val="none" w:sz="0" w:space="0" w:color="auto"/>
        <w:bottom w:val="none" w:sz="0" w:space="0" w:color="auto"/>
        <w:right w:val="none" w:sz="0" w:space="0" w:color="auto"/>
      </w:divBdr>
    </w:div>
    <w:div w:id="689649456">
      <w:bodyDiv w:val="1"/>
      <w:marLeft w:val="0"/>
      <w:marRight w:val="0"/>
      <w:marTop w:val="0"/>
      <w:marBottom w:val="0"/>
      <w:divBdr>
        <w:top w:val="none" w:sz="0" w:space="0" w:color="auto"/>
        <w:left w:val="none" w:sz="0" w:space="0" w:color="auto"/>
        <w:bottom w:val="none" w:sz="0" w:space="0" w:color="auto"/>
        <w:right w:val="none" w:sz="0" w:space="0" w:color="auto"/>
      </w:divBdr>
    </w:div>
    <w:div w:id="689722353">
      <w:bodyDiv w:val="1"/>
      <w:marLeft w:val="0"/>
      <w:marRight w:val="0"/>
      <w:marTop w:val="0"/>
      <w:marBottom w:val="0"/>
      <w:divBdr>
        <w:top w:val="none" w:sz="0" w:space="0" w:color="auto"/>
        <w:left w:val="none" w:sz="0" w:space="0" w:color="auto"/>
        <w:bottom w:val="none" w:sz="0" w:space="0" w:color="auto"/>
        <w:right w:val="none" w:sz="0" w:space="0" w:color="auto"/>
      </w:divBdr>
    </w:div>
    <w:div w:id="689793602">
      <w:bodyDiv w:val="1"/>
      <w:marLeft w:val="0"/>
      <w:marRight w:val="0"/>
      <w:marTop w:val="0"/>
      <w:marBottom w:val="0"/>
      <w:divBdr>
        <w:top w:val="none" w:sz="0" w:space="0" w:color="auto"/>
        <w:left w:val="none" w:sz="0" w:space="0" w:color="auto"/>
        <w:bottom w:val="none" w:sz="0" w:space="0" w:color="auto"/>
        <w:right w:val="none" w:sz="0" w:space="0" w:color="auto"/>
      </w:divBdr>
    </w:div>
    <w:div w:id="689842081">
      <w:bodyDiv w:val="1"/>
      <w:marLeft w:val="0"/>
      <w:marRight w:val="0"/>
      <w:marTop w:val="0"/>
      <w:marBottom w:val="0"/>
      <w:divBdr>
        <w:top w:val="none" w:sz="0" w:space="0" w:color="auto"/>
        <w:left w:val="none" w:sz="0" w:space="0" w:color="auto"/>
        <w:bottom w:val="none" w:sz="0" w:space="0" w:color="auto"/>
        <w:right w:val="none" w:sz="0" w:space="0" w:color="auto"/>
      </w:divBdr>
    </w:div>
    <w:div w:id="689913767">
      <w:bodyDiv w:val="1"/>
      <w:marLeft w:val="0"/>
      <w:marRight w:val="0"/>
      <w:marTop w:val="0"/>
      <w:marBottom w:val="0"/>
      <w:divBdr>
        <w:top w:val="none" w:sz="0" w:space="0" w:color="auto"/>
        <w:left w:val="none" w:sz="0" w:space="0" w:color="auto"/>
        <w:bottom w:val="none" w:sz="0" w:space="0" w:color="auto"/>
        <w:right w:val="none" w:sz="0" w:space="0" w:color="auto"/>
      </w:divBdr>
    </w:div>
    <w:div w:id="689917585">
      <w:bodyDiv w:val="1"/>
      <w:marLeft w:val="0"/>
      <w:marRight w:val="0"/>
      <w:marTop w:val="0"/>
      <w:marBottom w:val="0"/>
      <w:divBdr>
        <w:top w:val="none" w:sz="0" w:space="0" w:color="auto"/>
        <w:left w:val="none" w:sz="0" w:space="0" w:color="auto"/>
        <w:bottom w:val="none" w:sz="0" w:space="0" w:color="auto"/>
        <w:right w:val="none" w:sz="0" w:space="0" w:color="auto"/>
      </w:divBdr>
    </w:div>
    <w:div w:id="689918558">
      <w:bodyDiv w:val="1"/>
      <w:marLeft w:val="0"/>
      <w:marRight w:val="0"/>
      <w:marTop w:val="0"/>
      <w:marBottom w:val="0"/>
      <w:divBdr>
        <w:top w:val="none" w:sz="0" w:space="0" w:color="auto"/>
        <w:left w:val="none" w:sz="0" w:space="0" w:color="auto"/>
        <w:bottom w:val="none" w:sz="0" w:space="0" w:color="auto"/>
        <w:right w:val="none" w:sz="0" w:space="0" w:color="auto"/>
      </w:divBdr>
    </w:div>
    <w:div w:id="690643266">
      <w:bodyDiv w:val="1"/>
      <w:marLeft w:val="0"/>
      <w:marRight w:val="0"/>
      <w:marTop w:val="0"/>
      <w:marBottom w:val="0"/>
      <w:divBdr>
        <w:top w:val="none" w:sz="0" w:space="0" w:color="auto"/>
        <w:left w:val="none" w:sz="0" w:space="0" w:color="auto"/>
        <w:bottom w:val="none" w:sz="0" w:space="0" w:color="auto"/>
        <w:right w:val="none" w:sz="0" w:space="0" w:color="auto"/>
      </w:divBdr>
    </w:div>
    <w:div w:id="690767674">
      <w:bodyDiv w:val="1"/>
      <w:marLeft w:val="0"/>
      <w:marRight w:val="0"/>
      <w:marTop w:val="0"/>
      <w:marBottom w:val="0"/>
      <w:divBdr>
        <w:top w:val="none" w:sz="0" w:space="0" w:color="auto"/>
        <w:left w:val="none" w:sz="0" w:space="0" w:color="auto"/>
        <w:bottom w:val="none" w:sz="0" w:space="0" w:color="auto"/>
        <w:right w:val="none" w:sz="0" w:space="0" w:color="auto"/>
      </w:divBdr>
    </w:div>
    <w:div w:id="690885180">
      <w:bodyDiv w:val="1"/>
      <w:marLeft w:val="0"/>
      <w:marRight w:val="0"/>
      <w:marTop w:val="0"/>
      <w:marBottom w:val="0"/>
      <w:divBdr>
        <w:top w:val="none" w:sz="0" w:space="0" w:color="auto"/>
        <w:left w:val="none" w:sz="0" w:space="0" w:color="auto"/>
        <w:bottom w:val="none" w:sz="0" w:space="0" w:color="auto"/>
        <w:right w:val="none" w:sz="0" w:space="0" w:color="auto"/>
      </w:divBdr>
    </w:div>
    <w:div w:id="691034189">
      <w:bodyDiv w:val="1"/>
      <w:marLeft w:val="0"/>
      <w:marRight w:val="0"/>
      <w:marTop w:val="0"/>
      <w:marBottom w:val="0"/>
      <w:divBdr>
        <w:top w:val="none" w:sz="0" w:space="0" w:color="auto"/>
        <w:left w:val="none" w:sz="0" w:space="0" w:color="auto"/>
        <w:bottom w:val="none" w:sz="0" w:space="0" w:color="auto"/>
        <w:right w:val="none" w:sz="0" w:space="0" w:color="auto"/>
      </w:divBdr>
    </w:div>
    <w:div w:id="691150184">
      <w:bodyDiv w:val="1"/>
      <w:marLeft w:val="0"/>
      <w:marRight w:val="0"/>
      <w:marTop w:val="0"/>
      <w:marBottom w:val="0"/>
      <w:divBdr>
        <w:top w:val="none" w:sz="0" w:space="0" w:color="auto"/>
        <w:left w:val="none" w:sz="0" w:space="0" w:color="auto"/>
        <w:bottom w:val="none" w:sz="0" w:space="0" w:color="auto"/>
        <w:right w:val="none" w:sz="0" w:space="0" w:color="auto"/>
      </w:divBdr>
    </w:div>
    <w:div w:id="691152792">
      <w:bodyDiv w:val="1"/>
      <w:marLeft w:val="0"/>
      <w:marRight w:val="0"/>
      <w:marTop w:val="0"/>
      <w:marBottom w:val="0"/>
      <w:divBdr>
        <w:top w:val="none" w:sz="0" w:space="0" w:color="auto"/>
        <w:left w:val="none" w:sz="0" w:space="0" w:color="auto"/>
        <w:bottom w:val="none" w:sz="0" w:space="0" w:color="auto"/>
        <w:right w:val="none" w:sz="0" w:space="0" w:color="auto"/>
      </w:divBdr>
    </w:div>
    <w:div w:id="691153069">
      <w:bodyDiv w:val="1"/>
      <w:marLeft w:val="0"/>
      <w:marRight w:val="0"/>
      <w:marTop w:val="0"/>
      <w:marBottom w:val="0"/>
      <w:divBdr>
        <w:top w:val="none" w:sz="0" w:space="0" w:color="auto"/>
        <w:left w:val="none" w:sz="0" w:space="0" w:color="auto"/>
        <w:bottom w:val="none" w:sz="0" w:space="0" w:color="auto"/>
        <w:right w:val="none" w:sz="0" w:space="0" w:color="auto"/>
      </w:divBdr>
    </w:div>
    <w:div w:id="691153700">
      <w:bodyDiv w:val="1"/>
      <w:marLeft w:val="0"/>
      <w:marRight w:val="0"/>
      <w:marTop w:val="0"/>
      <w:marBottom w:val="0"/>
      <w:divBdr>
        <w:top w:val="none" w:sz="0" w:space="0" w:color="auto"/>
        <w:left w:val="none" w:sz="0" w:space="0" w:color="auto"/>
        <w:bottom w:val="none" w:sz="0" w:space="0" w:color="auto"/>
        <w:right w:val="none" w:sz="0" w:space="0" w:color="auto"/>
      </w:divBdr>
    </w:div>
    <w:div w:id="691297384">
      <w:bodyDiv w:val="1"/>
      <w:marLeft w:val="0"/>
      <w:marRight w:val="0"/>
      <w:marTop w:val="0"/>
      <w:marBottom w:val="0"/>
      <w:divBdr>
        <w:top w:val="none" w:sz="0" w:space="0" w:color="auto"/>
        <w:left w:val="none" w:sz="0" w:space="0" w:color="auto"/>
        <w:bottom w:val="none" w:sz="0" w:space="0" w:color="auto"/>
        <w:right w:val="none" w:sz="0" w:space="0" w:color="auto"/>
      </w:divBdr>
    </w:div>
    <w:div w:id="691423234">
      <w:bodyDiv w:val="1"/>
      <w:marLeft w:val="0"/>
      <w:marRight w:val="0"/>
      <w:marTop w:val="0"/>
      <w:marBottom w:val="0"/>
      <w:divBdr>
        <w:top w:val="none" w:sz="0" w:space="0" w:color="auto"/>
        <w:left w:val="none" w:sz="0" w:space="0" w:color="auto"/>
        <w:bottom w:val="none" w:sz="0" w:space="0" w:color="auto"/>
        <w:right w:val="none" w:sz="0" w:space="0" w:color="auto"/>
      </w:divBdr>
    </w:div>
    <w:div w:id="691611942">
      <w:bodyDiv w:val="1"/>
      <w:marLeft w:val="0"/>
      <w:marRight w:val="0"/>
      <w:marTop w:val="0"/>
      <w:marBottom w:val="0"/>
      <w:divBdr>
        <w:top w:val="none" w:sz="0" w:space="0" w:color="auto"/>
        <w:left w:val="none" w:sz="0" w:space="0" w:color="auto"/>
        <w:bottom w:val="none" w:sz="0" w:space="0" w:color="auto"/>
        <w:right w:val="none" w:sz="0" w:space="0" w:color="auto"/>
      </w:divBdr>
    </w:div>
    <w:div w:id="692071191">
      <w:bodyDiv w:val="1"/>
      <w:marLeft w:val="0"/>
      <w:marRight w:val="0"/>
      <w:marTop w:val="0"/>
      <w:marBottom w:val="0"/>
      <w:divBdr>
        <w:top w:val="none" w:sz="0" w:space="0" w:color="auto"/>
        <w:left w:val="none" w:sz="0" w:space="0" w:color="auto"/>
        <w:bottom w:val="none" w:sz="0" w:space="0" w:color="auto"/>
        <w:right w:val="none" w:sz="0" w:space="0" w:color="auto"/>
      </w:divBdr>
    </w:div>
    <w:div w:id="692071985">
      <w:bodyDiv w:val="1"/>
      <w:marLeft w:val="0"/>
      <w:marRight w:val="0"/>
      <w:marTop w:val="0"/>
      <w:marBottom w:val="0"/>
      <w:divBdr>
        <w:top w:val="none" w:sz="0" w:space="0" w:color="auto"/>
        <w:left w:val="none" w:sz="0" w:space="0" w:color="auto"/>
        <w:bottom w:val="none" w:sz="0" w:space="0" w:color="auto"/>
        <w:right w:val="none" w:sz="0" w:space="0" w:color="auto"/>
      </w:divBdr>
    </w:div>
    <w:div w:id="692338308">
      <w:bodyDiv w:val="1"/>
      <w:marLeft w:val="0"/>
      <w:marRight w:val="0"/>
      <w:marTop w:val="0"/>
      <w:marBottom w:val="0"/>
      <w:divBdr>
        <w:top w:val="none" w:sz="0" w:space="0" w:color="auto"/>
        <w:left w:val="none" w:sz="0" w:space="0" w:color="auto"/>
        <w:bottom w:val="none" w:sz="0" w:space="0" w:color="auto"/>
        <w:right w:val="none" w:sz="0" w:space="0" w:color="auto"/>
      </w:divBdr>
    </w:div>
    <w:div w:id="692803385">
      <w:bodyDiv w:val="1"/>
      <w:marLeft w:val="0"/>
      <w:marRight w:val="0"/>
      <w:marTop w:val="0"/>
      <w:marBottom w:val="0"/>
      <w:divBdr>
        <w:top w:val="none" w:sz="0" w:space="0" w:color="auto"/>
        <w:left w:val="none" w:sz="0" w:space="0" w:color="auto"/>
        <w:bottom w:val="none" w:sz="0" w:space="0" w:color="auto"/>
        <w:right w:val="none" w:sz="0" w:space="0" w:color="auto"/>
      </w:divBdr>
    </w:div>
    <w:div w:id="692920625">
      <w:bodyDiv w:val="1"/>
      <w:marLeft w:val="0"/>
      <w:marRight w:val="0"/>
      <w:marTop w:val="0"/>
      <w:marBottom w:val="0"/>
      <w:divBdr>
        <w:top w:val="none" w:sz="0" w:space="0" w:color="auto"/>
        <w:left w:val="none" w:sz="0" w:space="0" w:color="auto"/>
        <w:bottom w:val="none" w:sz="0" w:space="0" w:color="auto"/>
        <w:right w:val="none" w:sz="0" w:space="0" w:color="auto"/>
      </w:divBdr>
    </w:div>
    <w:div w:id="693044516">
      <w:bodyDiv w:val="1"/>
      <w:marLeft w:val="0"/>
      <w:marRight w:val="0"/>
      <w:marTop w:val="0"/>
      <w:marBottom w:val="0"/>
      <w:divBdr>
        <w:top w:val="none" w:sz="0" w:space="0" w:color="auto"/>
        <w:left w:val="none" w:sz="0" w:space="0" w:color="auto"/>
        <w:bottom w:val="none" w:sz="0" w:space="0" w:color="auto"/>
        <w:right w:val="none" w:sz="0" w:space="0" w:color="auto"/>
      </w:divBdr>
    </w:div>
    <w:div w:id="693195800">
      <w:bodyDiv w:val="1"/>
      <w:marLeft w:val="0"/>
      <w:marRight w:val="0"/>
      <w:marTop w:val="0"/>
      <w:marBottom w:val="0"/>
      <w:divBdr>
        <w:top w:val="none" w:sz="0" w:space="0" w:color="auto"/>
        <w:left w:val="none" w:sz="0" w:space="0" w:color="auto"/>
        <w:bottom w:val="none" w:sz="0" w:space="0" w:color="auto"/>
        <w:right w:val="none" w:sz="0" w:space="0" w:color="auto"/>
      </w:divBdr>
    </w:div>
    <w:div w:id="693462510">
      <w:bodyDiv w:val="1"/>
      <w:marLeft w:val="0"/>
      <w:marRight w:val="0"/>
      <w:marTop w:val="0"/>
      <w:marBottom w:val="0"/>
      <w:divBdr>
        <w:top w:val="none" w:sz="0" w:space="0" w:color="auto"/>
        <w:left w:val="none" w:sz="0" w:space="0" w:color="auto"/>
        <w:bottom w:val="none" w:sz="0" w:space="0" w:color="auto"/>
        <w:right w:val="none" w:sz="0" w:space="0" w:color="auto"/>
      </w:divBdr>
    </w:div>
    <w:div w:id="693507295">
      <w:bodyDiv w:val="1"/>
      <w:marLeft w:val="0"/>
      <w:marRight w:val="0"/>
      <w:marTop w:val="0"/>
      <w:marBottom w:val="0"/>
      <w:divBdr>
        <w:top w:val="none" w:sz="0" w:space="0" w:color="auto"/>
        <w:left w:val="none" w:sz="0" w:space="0" w:color="auto"/>
        <w:bottom w:val="none" w:sz="0" w:space="0" w:color="auto"/>
        <w:right w:val="none" w:sz="0" w:space="0" w:color="auto"/>
      </w:divBdr>
    </w:div>
    <w:div w:id="693774476">
      <w:bodyDiv w:val="1"/>
      <w:marLeft w:val="0"/>
      <w:marRight w:val="0"/>
      <w:marTop w:val="0"/>
      <w:marBottom w:val="0"/>
      <w:divBdr>
        <w:top w:val="none" w:sz="0" w:space="0" w:color="auto"/>
        <w:left w:val="none" w:sz="0" w:space="0" w:color="auto"/>
        <w:bottom w:val="none" w:sz="0" w:space="0" w:color="auto"/>
        <w:right w:val="none" w:sz="0" w:space="0" w:color="auto"/>
      </w:divBdr>
    </w:div>
    <w:div w:id="693921524">
      <w:bodyDiv w:val="1"/>
      <w:marLeft w:val="0"/>
      <w:marRight w:val="0"/>
      <w:marTop w:val="0"/>
      <w:marBottom w:val="0"/>
      <w:divBdr>
        <w:top w:val="none" w:sz="0" w:space="0" w:color="auto"/>
        <w:left w:val="none" w:sz="0" w:space="0" w:color="auto"/>
        <w:bottom w:val="none" w:sz="0" w:space="0" w:color="auto"/>
        <w:right w:val="none" w:sz="0" w:space="0" w:color="auto"/>
      </w:divBdr>
    </w:div>
    <w:div w:id="694040164">
      <w:bodyDiv w:val="1"/>
      <w:marLeft w:val="0"/>
      <w:marRight w:val="0"/>
      <w:marTop w:val="0"/>
      <w:marBottom w:val="0"/>
      <w:divBdr>
        <w:top w:val="none" w:sz="0" w:space="0" w:color="auto"/>
        <w:left w:val="none" w:sz="0" w:space="0" w:color="auto"/>
        <w:bottom w:val="none" w:sz="0" w:space="0" w:color="auto"/>
        <w:right w:val="none" w:sz="0" w:space="0" w:color="auto"/>
      </w:divBdr>
    </w:div>
    <w:div w:id="694238085">
      <w:bodyDiv w:val="1"/>
      <w:marLeft w:val="0"/>
      <w:marRight w:val="0"/>
      <w:marTop w:val="0"/>
      <w:marBottom w:val="0"/>
      <w:divBdr>
        <w:top w:val="none" w:sz="0" w:space="0" w:color="auto"/>
        <w:left w:val="none" w:sz="0" w:space="0" w:color="auto"/>
        <w:bottom w:val="none" w:sz="0" w:space="0" w:color="auto"/>
        <w:right w:val="none" w:sz="0" w:space="0" w:color="auto"/>
      </w:divBdr>
    </w:div>
    <w:div w:id="694304247">
      <w:bodyDiv w:val="1"/>
      <w:marLeft w:val="0"/>
      <w:marRight w:val="0"/>
      <w:marTop w:val="0"/>
      <w:marBottom w:val="0"/>
      <w:divBdr>
        <w:top w:val="none" w:sz="0" w:space="0" w:color="auto"/>
        <w:left w:val="none" w:sz="0" w:space="0" w:color="auto"/>
        <w:bottom w:val="none" w:sz="0" w:space="0" w:color="auto"/>
        <w:right w:val="none" w:sz="0" w:space="0" w:color="auto"/>
      </w:divBdr>
    </w:div>
    <w:div w:id="694577011">
      <w:bodyDiv w:val="1"/>
      <w:marLeft w:val="0"/>
      <w:marRight w:val="0"/>
      <w:marTop w:val="0"/>
      <w:marBottom w:val="0"/>
      <w:divBdr>
        <w:top w:val="none" w:sz="0" w:space="0" w:color="auto"/>
        <w:left w:val="none" w:sz="0" w:space="0" w:color="auto"/>
        <w:bottom w:val="none" w:sz="0" w:space="0" w:color="auto"/>
        <w:right w:val="none" w:sz="0" w:space="0" w:color="auto"/>
      </w:divBdr>
    </w:div>
    <w:div w:id="694692406">
      <w:bodyDiv w:val="1"/>
      <w:marLeft w:val="0"/>
      <w:marRight w:val="0"/>
      <w:marTop w:val="0"/>
      <w:marBottom w:val="0"/>
      <w:divBdr>
        <w:top w:val="none" w:sz="0" w:space="0" w:color="auto"/>
        <w:left w:val="none" w:sz="0" w:space="0" w:color="auto"/>
        <w:bottom w:val="none" w:sz="0" w:space="0" w:color="auto"/>
        <w:right w:val="none" w:sz="0" w:space="0" w:color="auto"/>
      </w:divBdr>
    </w:div>
    <w:div w:id="694813560">
      <w:bodyDiv w:val="1"/>
      <w:marLeft w:val="0"/>
      <w:marRight w:val="0"/>
      <w:marTop w:val="0"/>
      <w:marBottom w:val="0"/>
      <w:divBdr>
        <w:top w:val="none" w:sz="0" w:space="0" w:color="auto"/>
        <w:left w:val="none" w:sz="0" w:space="0" w:color="auto"/>
        <w:bottom w:val="none" w:sz="0" w:space="0" w:color="auto"/>
        <w:right w:val="none" w:sz="0" w:space="0" w:color="auto"/>
      </w:divBdr>
    </w:div>
    <w:div w:id="695153508">
      <w:bodyDiv w:val="1"/>
      <w:marLeft w:val="0"/>
      <w:marRight w:val="0"/>
      <w:marTop w:val="0"/>
      <w:marBottom w:val="0"/>
      <w:divBdr>
        <w:top w:val="none" w:sz="0" w:space="0" w:color="auto"/>
        <w:left w:val="none" w:sz="0" w:space="0" w:color="auto"/>
        <w:bottom w:val="none" w:sz="0" w:space="0" w:color="auto"/>
        <w:right w:val="none" w:sz="0" w:space="0" w:color="auto"/>
      </w:divBdr>
    </w:div>
    <w:div w:id="695277757">
      <w:bodyDiv w:val="1"/>
      <w:marLeft w:val="0"/>
      <w:marRight w:val="0"/>
      <w:marTop w:val="0"/>
      <w:marBottom w:val="0"/>
      <w:divBdr>
        <w:top w:val="none" w:sz="0" w:space="0" w:color="auto"/>
        <w:left w:val="none" w:sz="0" w:space="0" w:color="auto"/>
        <w:bottom w:val="none" w:sz="0" w:space="0" w:color="auto"/>
        <w:right w:val="none" w:sz="0" w:space="0" w:color="auto"/>
      </w:divBdr>
    </w:div>
    <w:div w:id="695546608">
      <w:bodyDiv w:val="1"/>
      <w:marLeft w:val="0"/>
      <w:marRight w:val="0"/>
      <w:marTop w:val="0"/>
      <w:marBottom w:val="0"/>
      <w:divBdr>
        <w:top w:val="none" w:sz="0" w:space="0" w:color="auto"/>
        <w:left w:val="none" w:sz="0" w:space="0" w:color="auto"/>
        <w:bottom w:val="none" w:sz="0" w:space="0" w:color="auto"/>
        <w:right w:val="none" w:sz="0" w:space="0" w:color="auto"/>
      </w:divBdr>
    </w:div>
    <w:div w:id="696272967">
      <w:bodyDiv w:val="1"/>
      <w:marLeft w:val="0"/>
      <w:marRight w:val="0"/>
      <w:marTop w:val="0"/>
      <w:marBottom w:val="0"/>
      <w:divBdr>
        <w:top w:val="none" w:sz="0" w:space="0" w:color="auto"/>
        <w:left w:val="none" w:sz="0" w:space="0" w:color="auto"/>
        <w:bottom w:val="none" w:sz="0" w:space="0" w:color="auto"/>
        <w:right w:val="none" w:sz="0" w:space="0" w:color="auto"/>
      </w:divBdr>
    </w:div>
    <w:div w:id="696274406">
      <w:bodyDiv w:val="1"/>
      <w:marLeft w:val="0"/>
      <w:marRight w:val="0"/>
      <w:marTop w:val="0"/>
      <w:marBottom w:val="0"/>
      <w:divBdr>
        <w:top w:val="none" w:sz="0" w:space="0" w:color="auto"/>
        <w:left w:val="none" w:sz="0" w:space="0" w:color="auto"/>
        <w:bottom w:val="none" w:sz="0" w:space="0" w:color="auto"/>
        <w:right w:val="none" w:sz="0" w:space="0" w:color="auto"/>
      </w:divBdr>
    </w:div>
    <w:div w:id="696345468">
      <w:bodyDiv w:val="1"/>
      <w:marLeft w:val="0"/>
      <w:marRight w:val="0"/>
      <w:marTop w:val="0"/>
      <w:marBottom w:val="0"/>
      <w:divBdr>
        <w:top w:val="none" w:sz="0" w:space="0" w:color="auto"/>
        <w:left w:val="none" w:sz="0" w:space="0" w:color="auto"/>
        <w:bottom w:val="none" w:sz="0" w:space="0" w:color="auto"/>
        <w:right w:val="none" w:sz="0" w:space="0" w:color="auto"/>
      </w:divBdr>
    </w:div>
    <w:div w:id="696388407">
      <w:bodyDiv w:val="1"/>
      <w:marLeft w:val="0"/>
      <w:marRight w:val="0"/>
      <w:marTop w:val="0"/>
      <w:marBottom w:val="0"/>
      <w:divBdr>
        <w:top w:val="none" w:sz="0" w:space="0" w:color="auto"/>
        <w:left w:val="none" w:sz="0" w:space="0" w:color="auto"/>
        <w:bottom w:val="none" w:sz="0" w:space="0" w:color="auto"/>
        <w:right w:val="none" w:sz="0" w:space="0" w:color="auto"/>
      </w:divBdr>
    </w:div>
    <w:div w:id="696393529">
      <w:bodyDiv w:val="1"/>
      <w:marLeft w:val="0"/>
      <w:marRight w:val="0"/>
      <w:marTop w:val="0"/>
      <w:marBottom w:val="0"/>
      <w:divBdr>
        <w:top w:val="none" w:sz="0" w:space="0" w:color="auto"/>
        <w:left w:val="none" w:sz="0" w:space="0" w:color="auto"/>
        <w:bottom w:val="none" w:sz="0" w:space="0" w:color="auto"/>
        <w:right w:val="none" w:sz="0" w:space="0" w:color="auto"/>
      </w:divBdr>
    </w:div>
    <w:div w:id="696393664">
      <w:bodyDiv w:val="1"/>
      <w:marLeft w:val="0"/>
      <w:marRight w:val="0"/>
      <w:marTop w:val="0"/>
      <w:marBottom w:val="0"/>
      <w:divBdr>
        <w:top w:val="none" w:sz="0" w:space="0" w:color="auto"/>
        <w:left w:val="none" w:sz="0" w:space="0" w:color="auto"/>
        <w:bottom w:val="none" w:sz="0" w:space="0" w:color="auto"/>
        <w:right w:val="none" w:sz="0" w:space="0" w:color="auto"/>
      </w:divBdr>
    </w:div>
    <w:div w:id="696657157">
      <w:bodyDiv w:val="1"/>
      <w:marLeft w:val="0"/>
      <w:marRight w:val="0"/>
      <w:marTop w:val="0"/>
      <w:marBottom w:val="0"/>
      <w:divBdr>
        <w:top w:val="none" w:sz="0" w:space="0" w:color="auto"/>
        <w:left w:val="none" w:sz="0" w:space="0" w:color="auto"/>
        <w:bottom w:val="none" w:sz="0" w:space="0" w:color="auto"/>
        <w:right w:val="none" w:sz="0" w:space="0" w:color="auto"/>
      </w:divBdr>
    </w:div>
    <w:div w:id="696731696">
      <w:bodyDiv w:val="1"/>
      <w:marLeft w:val="0"/>
      <w:marRight w:val="0"/>
      <w:marTop w:val="0"/>
      <w:marBottom w:val="0"/>
      <w:divBdr>
        <w:top w:val="none" w:sz="0" w:space="0" w:color="auto"/>
        <w:left w:val="none" w:sz="0" w:space="0" w:color="auto"/>
        <w:bottom w:val="none" w:sz="0" w:space="0" w:color="auto"/>
        <w:right w:val="none" w:sz="0" w:space="0" w:color="auto"/>
      </w:divBdr>
    </w:div>
    <w:div w:id="696928843">
      <w:bodyDiv w:val="1"/>
      <w:marLeft w:val="0"/>
      <w:marRight w:val="0"/>
      <w:marTop w:val="0"/>
      <w:marBottom w:val="0"/>
      <w:divBdr>
        <w:top w:val="none" w:sz="0" w:space="0" w:color="auto"/>
        <w:left w:val="none" w:sz="0" w:space="0" w:color="auto"/>
        <w:bottom w:val="none" w:sz="0" w:space="0" w:color="auto"/>
        <w:right w:val="none" w:sz="0" w:space="0" w:color="auto"/>
      </w:divBdr>
    </w:div>
    <w:div w:id="697051246">
      <w:bodyDiv w:val="1"/>
      <w:marLeft w:val="0"/>
      <w:marRight w:val="0"/>
      <w:marTop w:val="0"/>
      <w:marBottom w:val="0"/>
      <w:divBdr>
        <w:top w:val="none" w:sz="0" w:space="0" w:color="auto"/>
        <w:left w:val="none" w:sz="0" w:space="0" w:color="auto"/>
        <w:bottom w:val="none" w:sz="0" w:space="0" w:color="auto"/>
        <w:right w:val="none" w:sz="0" w:space="0" w:color="auto"/>
      </w:divBdr>
    </w:div>
    <w:div w:id="697199342">
      <w:bodyDiv w:val="1"/>
      <w:marLeft w:val="0"/>
      <w:marRight w:val="0"/>
      <w:marTop w:val="0"/>
      <w:marBottom w:val="0"/>
      <w:divBdr>
        <w:top w:val="none" w:sz="0" w:space="0" w:color="auto"/>
        <w:left w:val="none" w:sz="0" w:space="0" w:color="auto"/>
        <w:bottom w:val="none" w:sz="0" w:space="0" w:color="auto"/>
        <w:right w:val="none" w:sz="0" w:space="0" w:color="auto"/>
      </w:divBdr>
    </w:div>
    <w:div w:id="697242508">
      <w:bodyDiv w:val="1"/>
      <w:marLeft w:val="0"/>
      <w:marRight w:val="0"/>
      <w:marTop w:val="0"/>
      <w:marBottom w:val="0"/>
      <w:divBdr>
        <w:top w:val="none" w:sz="0" w:space="0" w:color="auto"/>
        <w:left w:val="none" w:sz="0" w:space="0" w:color="auto"/>
        <w:bottom w:val="none" w:sz="0" w:space="0" w:color="auto"/>
        <w:right w:val="none" w:sz="0" w:space="0" w:color="auto"/>
      </w:divBdr>
    </w:div>
    <w:div w:id="697389919">
      <w:bodyDiv w:val="1"/>
      <w:marLeft w:val="0"/>
      <w:marRight w:val="0"/>
      <w:marTop w:val="0"/>
      <w:marBottom w:val="0"/>
      <w:divBdr>
        <w:top w:val="none" w:sz="0" w:space="0" w:color="auto"/>
        <w:left w:val="none" w:sz="0" w:space="0" w:color="auto"/>
        <w:bottom w:val="none" w:sz="0" w:space="0" w:color="auto"/>
        <w:right w:val="none" w:sz="0" w:space="0" w:color="auto"/>
      </w:divBdr>
    </w:div>
    <w:div w:id="697462600">
      <w:bodyDiv w:val="1"/>
      <w:marLeft w:val="0"/>
      <w:marRight w:val="0"/>
      <w:marTop w:val="0"/>
      <w:marBottom w:val="0"/>
      <w:divBdr>
        <w:top w:val="none" w:sz="0" w:space="0" w:color="auto"/>
        <w:left w:val="none" w:sz="0" w:space="0" w:color="auto"/>
        <w:bottom w:val="none" w:sz="0" w:space="0" w:color="auto"/>
        <w:right w:val="none" w:sz="0" w:space="0" w:color="auto"/>
      </w:divBdr>
    </w:div>
    <w:div w:id="697512637">
      <w:bodyDiv w:val="1"/>
      <w:marLeft w:val="0"/>
      <w:marRight w:val="0"/>
      <w:marTop w:val="0"/>
      <w:marBottom w:val="0"/>
      <w:divBdr>
        <w:top w:val="none" w:sz="0" w:space="0" w:color="auto"/>
        <w:left w:val="none" w:sz="0" w:space="0" w:color="auto"/>
        <w:bottom w:val="none" w:sz="0" w:space="0" w:color="auto"/>
        <w:right w:val="none" w:sz="0" w:space="0" w:color="auto"/>
      </w:divBdr>
    </w:div>
    <w:div w:id="697585169">
      <w:bodyDiv w:val="1"/>
      <w:marLeft w:val="0"/>
      <w:marRight w:val="0"/>
      <w:marTop w:val="0"/>
      <w:marBottom w:val="0"/>
      <w:divBdr>
        <w:top w:val="none" w:sz="0" w:space="0" w:color="auto"/>
        <w:left w:val="none" w:sz="0" w:space="0" w:color="auto"/>
        <w:bottom w:val="none" w:sz="0" w:space="0" w:color="auto"/>
        <w:right w:val="none" w:sz="0" w:space="0" w:color="auto"/>
      </w:divBdr>
    </w:div>
    <w:div w:id="697707820">
      <w:bodyDiv w:val="1"/>
      <w:marLeft w:val="0"/>
      <w:marRight w:val="0"/>
      <w:marTop w:val="0"/>
      <w:marBottom w:val="0"/>
      <w:divBdr>
        <w:top w:val="none" w:sz="0" w:space="0" w:color="auto"/>
        <w:left w:val="none" w:sz="0" w:space="0" w:color="auto"/>
        <w:bottom w:val="none" w:sz="0" w:space="0" w:color="auto"/>
        <w:right w:val="none" w:sz="0" w:space="0" w:color="auto"/>
      </w:divBdr>
    </w:div>
    <w:div w:id="697850332">
      <w:bodyDiv w:val="1"/>
      <w:marLeft w:val="0"/>
      <w:marRight w:val="0"/>
      <w:marTop w:val="0"/>
      <w:marBottom w:val="0"/>
      <w:divBdr>
        <w:top w:val="none" w:sz="0" w:space="0" w:color="auto"/>
        <w:left w:val="none" w:sz="0" w:space="0" w:color="auto"/>
        <w:bottom w:val="none" w:sz="0" w:space="0" w:color="auto"/>
        <w:right w:val="none" w:sz="0" w:space="0" w:color="auto"/>
      </w:divBdr>
    </w:div>
    <w:div w:id="697970885">
      <w:bodyDiv w:val="1"/>
      <w:marLeft w:val="0"/>
      <w:marRight w:val="0"/>
      <w:marTop w:val="0"/>
      <w:marBottom w:val="0"/>
      <w:divBdr>
        <w:top w:val="none" w:sz="0" w:space="0" w:color="auto"/>
        <w:left w:val="none" w:sz="0" w:space="0" w:color="auto"/>
        <w:bottom w:val="none" w:sz="0" w:space="0" w:color="auto"/>
        <w:right w:val="none" w:sz="0" w:space="0" w:color="auto"/>
      </w:divBdr>
    </w:div>
    <w:div w:id="697974113">
      <w:bodyDiv w:val="1"/>
      <w:marLeft w:val="0"/>
      <w:marRight w:val="0"/>
      <w:marTop w:val="0"/>
      <w:marBottom w:val="0"/>
      <w:divBdr>
        <w:top w:val="none" w:sz="0" w:space="0" w:color="auto"/>
        <w:left w:val="none" w:sz="0" w:space="0" w:color="auto"/>
        <w:bottom w:val="none" w:sz="0" w:space="0" w:color="auto"/>
        <w:right w:val="none" w:sz="0" w:space="0" w:color="auto"/>
      </w:divBdr>
    </w:div>
    <w:div w:id="698312546">
      <w:bodyDiv w:val="1"/>
      <w:marLeft w:val="0"/>
      <w:marRight w:val="0"/>
      <w:marTop w:val="0"/>
      <w:marBottom w:val="0"/>
      <w:divBdr>
        <w:top w:val="none" w:sz="0" w:space="0" w:color="auto"/>
        <w:left w:val="none" w:sz="0" w:space="0" w:color="auto"/>
        <w:bottom w:val="none" w:sz="0" w:space="0" w:color="auto"/>
        <w:right w:val="none" w:sz="0" w:space="0" w:color="auto"/>
      </w:divBdr>
    </w:div>
    <w:div w:id="698361831">
      <w:bodyDiv w:val="1"/>
      <w:marLeft w:val="0"/>
      <w:marRight w:val="0"/>
      <w:marTop w:val="0"/>
      <w:marBottom w:val="0"/>
      <w:divBdr>
        <w:top w:val="none" w:sz="0" w:space="0" w:color="auto"/>
        <w:left w:val="none" w:sz="0" w:space="0" w:color="auto"/>
        <w:bottom w:val="none" w:sz="0" w:space="0" w:color="auto"/>
        <w:right w:val="none" w:sz="0" w:space="0" w:color="auto"/>
      </w:divBdr>
    </w:div>
    <w:div w:id="698625419">
      <w:bodyDiv w:val="1"/>
      <w:marLeft w:val="0"/>
      <w:marRight w:val="0"/>
      <w:marTop w:val="0"/>
      <w:marBottom w:val="0"/>
      <w:divBdr>
        <w:top w:val="none" w:sz="0" w:space="0" w:color="auto"/>
        <w:left w:val="none" w:sz="0" w:space="0" w:color="auto"/>
        <w:bottom w:val="none" w:sz="0" w:space="0" w:color="auto"/>
        <w:right w:val="none" w:sz="0" w:space="0" w:color="auto"/>
      </w:divBdr>
    </w:div>
    <w:div w:id="698824941">
      <w:bodyDiv w:val="1"/>
      <w:marLeft w:val="0"/>
      <w:marRight w:val="0"/>
      <w:marTop w:val="0"/>
      <w:marBottom w:val="0"/>
      <w:divBdr>
        <w:top w:val="none" w:sz="0" w:space="0" w:color="auto"/>
        <w:left w:val="none" w:sz="0" w:space="0" w:color="auto"/>
        <w:bottom w:val="none" w:sz="0" w:space="0" w:color="auto"/>
        <w:right w:val="none" w:sz="0" w:space="0" w:color="auto"/>
      </w:divBdr>
    </w:div>
    <w:div w:id="698894295">
      <w:bodyDiv w:val="1"/>
      <w:marLeft w:val="0"/>
      <w:marRight w:val="0"/>
      <w:marTop w:val="0"/>
      <w:marBottom w:val="0"/>
      <w:divBdr>
        <w:top w:val="none" w:sz="0" w:space="0" w:color="auto"/>
        <w:left w:val="none" w:sz="0" w:space="0" w:color="auto"/>
        <w:bottom w:val="none" w:sz="0" w:space="0" w:color="auto"/>
        <w:right w:val="none" w:sz="0" w:space="0" w:color="auto"/>
      </w:divBdr>
    </w:div>
    <w:div w:id="699159729">
      <w:bodyDiv w:val="1"/>
      <w:marLeft w:val="0"/>
      <w:marRight w:val="0"/>
      <w:marTop w:val="0"/>
      <w:marBottom w:val="0"/>
      <w:divBdr>
        <w:top w:val="none" w:sz="0" w:space="0" w:color="auto"/>
        <w:left w:val="none" w:sz="0" w:space="0" w:color="auto"/>
        <w:bottom w:val="none" w:sz="0" w:space="0" w:color="auto"/>
        <w:right w:val="none" w:sz="0" w:space="0" w:color="auto"/>
      </w:divBdr>
    </w:div>
    <w:div w:id="699204150">
      <w:bodyDiv w:val="1"/>
      <w:marLeft w:val="0"/>
      <w:marRight w:val="0"/>
      <w:marTop w:val="0"/>
      <w:marBottom w:val="0"/>
      <w:divBdr>
        <w:top w:val="none" w:sz="0" w:space="0" w:color="auto"/>
        <w:left w:val="none" w:sz="0" w:space="0" w:color="auto"/>
        <w:bottom w:val="none" w:sz="0" w:space="0" w:color="auto"/>
        <w:right w:val="none" w:sz="0" w:space="0" w:color="auto"/>
      </w:divBdr>
    </w:div>
    <w:div w:id="699204395">
      <w:bodyDiv w:val="1"/>
      <w:marLeft w:val="0"/>
      <w:marRight w:val="0"/>
      <w:marTop w:val="0"/>
      <w:marBottom w:val="0"/>
      <w:divBdr>
        <w:top w:val="none" w:sz="0" w:space="0" w:color="auto"/>
        <w:left w:val="none" w:sz="0" w:space="0" w:color="auto"/>
        <w:bottom w:val="none" w:sz="0" w:space="0" w:color="auto"/>
        <w:right w:val="none" w:sz="0" w:space="0" w:color="auto"/>
      </w:divBdr>
    </w:div>
    <w:div w:id="699551320">
      <w:bodyDiv w:val="1"/>
      <w:marLeft w:val="0"/>
      <w:marRight w:val="0"/>
      <w:marTop w:val="0"/>
      <w:marBottom w:val="0"/>
      <w:divBdr>
        <w:top w:val="none" w:sz="0" w:space="0" w:color="auto"/>
        <w:left w:val="none" w:sz="0" w:space="0" w:color="auto"/>
        <w:bottom w:val="none" w:sz="0" w:space="0" w:color="auto"/>
        <w:right w:val="none" w:sz="0" w:space="0" w:color="auto"/>
      </w:divBdr>
    </w:div>
    <w:div w:id="700203208">
      <w:bodyDiv w:val="1"/>
      <w:marLeft w:val="0"/>
      <w:marRight w:val="0"/>
      <w:marTop w:val="0"/>
      <w:marBottom w:val="0"/>
      <w:divBdr>
        <w:top w:val="none" w:sz="0" w:space="0" w:color="auto"/>
        <w:left w:val="none" w:sz="0" w:space="0" w:color="auto"/>
        <w:bottom w:val="none" w:sz="0" w:space="0" w:color="auto"/>
        <w:right w:val="none" w:sz="0" w:space="0" w:color="auto"/>
      </w:divBdr>
    </w:div>
    <w:div w:id="700323957">
      <w:bodyDiv w:val="1"/>
      <w:marLeft w:val="0"/>
      <w:marRight w:val="0"/>
      <w:marTop w:val="0"/>
      <w:marBottom w:val="0"/>
      <w:divBdr>
        <w:top w:val="none" w:sz="0" w:space="0" w:color="auto"/>
        <w:left w:val="none" w:sz="0" w:space="0" w:color="auto"/>
        <w:bottom w:val="none" w:sz="0" w:space="0" w:color="auto"/>
        <w:right w:val="none" w:sz="0" w:space="0" w:color="auto"/>
      </w:divBdr>
    </w:div>
    <w:div w:id="700397871">
      <w:bodyDiv w:val="1"/>
      <w:marLeft w:val="0"/>
      <w:marRight w:val="0"/>
      <w:marTop w:val="0"/>
      <w:marBottom w:val="0"/>
      <w:divBdr>
        <w:top w:val="none" w:sz="0" w:space="0" w:color="auto"/>
        <w:left w:val="none" w:sz="0" w:space="0" w:color="auto"/>
        <w:bottom w:val="none" w:sz="0" w:space="0" w:color="auto"/>
        <w:right w:val="none" w:sz="0" w:space="0" w:color="auto"/>
      </w:divBdr>
    </w:div>
    <w:div w:id="700939259">
      <w:bodyDiv w:val="1"/>
      <w:marLeft w:val="0"/>
      <w:marRight w:val="0"/>
      <w:marTop w:val="0"/>
      <w:marBottom w:val="0"/>
      <w:divBdr>
        <w:top w:val="none" w:sz="0" w:space="0" w:color="auto"/>
        <w:left w:val="none" w:sz="0" w:space="0" w:color="auto"/>
        <w:bottom w:val="none" w:sz="0" w:space="0" w:color="auto"/>
        <w:right w:val="none" w:sz="0" w:space="0" w:color="auto"/>
      </w:divBdr>
    </w:div>
    <w:div w:id="701172309">
      <w:bodyDiv w:val="1"/>
      <w:marLeft w:val="0"/>
      <w:marRight w:val="0"/>
      <w:marTop w:val="0"/>
      <w:marBottom w:val="0"/>
      <w:divBdr>
        <w:top w:val="none" w:sz="0" w:space="0" w:color="auto"/>
        <w:left w:val="none" w:sz="0" w:space="0" w:color="auto"/>
        <w:bottom w:val="none" w:sz="0" w:space="0" w:color="auto"/>
        <w:right w:val="none" w:sz="0" w:space="0" w:color="auto"/>
      </w:divBdr>
    </w:div>
    <w:div w:id="701326367">
      <w:bodyDiv w:val="1"/>
      <w:marLeft w:val="0"/>
      <w:marRight w:val="0"/>
      <w:marTop w:val="0"/>
      <w:marBottom w:val="0"/>
      <w:divBdr>
        <w:top w:val="none" w:sz="0" w:space="0" w:color="auto"/>
        <w:left w:val="none" w:sz="0" w:space="0" w:color="auto"/>
        <w:bottom w:val="none" w:sz="0" w:space="0" w:color="auto"/>
        <w:right w:val="none" w:sz="0" w:space="0" w:color="auto"/>
      </w:divBdr>
    </w:div>
    <w:div w:id="701788801">
      <w:bodyDiv w:val="1"/>
      <w:marLeft w:val="0"/>
      <w:marRight w:val="0"/>
      <w:marTop w:val="0"/>
      <w:marBottom w:val="0"/>
      <w:divBdr>
        <w:top w:val="none" w:sz="0" w:space="0" w:color="auto"/>
        <w:left w:val="none" w:sz="0" w:space="0" w:color="auto"/>
        <w:bottom w:val="none" w:sz="0" w:space="0" w:color="auto"/>
        <w:right w:val="none" w:sz="0" w:space="0" w:color="auto"/>
      </w:divBdr>
    </w:div>
    <w:div w:id="701789267">
      <w:bodyDiv w:val="1"/>
      <w:marLeft w:val="0"/>
      <w:marRight w:val="0"/>
      <w:marTop w:val="0"/>
      <w:marBottom w:val="0"/>
      <w:divBdr>
        <w:top w:val="none" w:sz="0" w:space="0" w:color="auto"/>
        <w:left w:val="none" w:sz="0" w:space="0" w:color="auto"/>
        <w:bottom w:val="none" w:sz="0" w:space="0" w:color="auto"/>
        <w:right w:val="none" w:sz="0" w:space="0" w:color="auto"/>
      </w:divBdr>
    </w:div>
    <w:div w:id="702023613">
      <w:bodyDiv w:val="1"/>
      <w:marLeft w:val="0"/>
      <w:marRight w:val="0"/>
      <w:marTop w:val="0"/>
      <w:marBottom w:val="0"/>
      <w:divBdr>
        <w:top w:val="none" w:sz="0" w:space="0" w:color="auto"/>
        <w:left w:val="none" w:sz="0" w:space="0" w:color="auto"/>
        <w:bottom w:val="none" w:sz="0" w:space="0" w:color="auto"/>
        <w:right w:val="none" w:sz="0" w:space="0" w:color="auto"/>
      </w:divBdr>
    </w:div>
    <w:div w:id="702049964">
      <w:bodyDiv w:val="1"/>
      <w:marLeft w:val="0"/>
      <w:marRight w:val="0"/>
      <w:marTop w:val="0"/>
      <w:marBottom w:val="0"/>
      <w:divBdr>
        <w:top w:val="none" w:sz="0" w:space="0" w:color="auto"/>
        <w:left w:val="none" w:sz="0" w:space="0" w:color="auto"/>
        <w:bottom w:val="none" w:sz="0" w:space="0" w:color="auto"/>
        <w:right w:val="none" w:sz="0" w:space="0" w:color="auto"/>
      </w:divBdr>
    </w:div>
    <w:div w:id="702442907">
      <w:bodyDiv w:val="1"/>
      <w:marLeft w:val="0"/>
      <w:marRight w:val="0"/>
      <w:marTop w:val="0"/>
      <w:marBottom w:val="0"/>
      <w:divBdr>
        <w:top w:val="none" w:sz="0" w:space="0" w:color="auto"/>
        <w:left w:val="none" w:sz="0" w:space="0" w:color="auto"/>
        <w:bottom w:val="none" w:sz="0" w:space="0" w:color="auto"/>
        <w:right w:val="none" w:sz="0" w:space="0" w:color="auto"/>
      </w:divBdr>
    </w:div>
    <w:div w:id="702634274">
      <w:bodyDiv w:val="1"/>
      <w:marLeft w:val="0"/>
      <w:marRight w:val="0"/>
      <w:marTop w:val="0"/>
      <w:marBottom w:val="0"/>
      <w:divBdr>
        <w:top w:val="none" w:sz="0" w:space="0" w:color="auto"/>
        <w:left w:val="none" w:sz="0" w:space="0" w:color="auto"/>
        <w:bottom w:val="none" w:sz="0" w:space="0" w:color="auto"/>
        <w:right w:val="none" w:sz="0" w:space="0" w:color="auto"/>
      </w:divBdr>
    </w:div>
    <w:div w:id="702751342">
      <w:bodyDiv w:val="1"/>
      <w:marLeft w:val="0"/>
      <w:marRight w:val="0"/>
      <w:marTop w:val="0"/>
      <w:marBottom w:val="0"/>
      <w:divBdr>
        <w:top w:val="none" w:sz="0" w:space="0" w:color="auto"/>
        <w:left w:val="none" w:sz="0" w:space="0" w:color="auto"/>
        <w:bottom w:val="none" w:sz="0" w:space="0" w:color="auto"/>
        <w:right w:val="none" w:sz="0" w:space="0" w:color="auto"/>
      </w:divBdr>
    </w:div>
    <w:div w:id="703209165">
      <w:bodyDiv w:val="1"/>
      <w:marLeft w:val="0"/>
      <w:marRight w:val="0"/>
      <w:marTop w:val="0"/>
      <w:marBottom w:val="0"/>
      <w:divBdr>
        <w:top w:val="none" w:sz="0" w:space="0" w:color="auto"/>
        <w:left w:val="none" w:sz="0" w:space="0" w:color="auto"/>
        <w:bottom w:val="none" w:sz="0" w:space="0" w:color="auto"/>
        <w:right w:val="none" w:sz="0" w:space="0" w:color="auto"/>
      </w:divBdr>
    </w:div>
    <w:div w:id="703333362">
      <w:bodyDiv w:val="1"/>
      <w:marLeft w:val="0"/>
      <w:marRight w:val="0"/>
      <w:marTop w:val="0"/>
      <w:marBottom w:val="0"/>
      <w:divBdr>
        <w:top w:val="none" w:sz="0" w:space="0" w:color="auto"/>
        <w:left w:val="none" w:sz="0" w:space="0" w:color="auto"/>
        <w:bottom w:val="none" w:sz="0" w:space="0" w:color="auto"/>
        <w:right w:val="none" w:sz="0" w:space="0" w:color="auto"/>
      </w:divBdr>
    </w:div>
    <w:div w:id="703411809">
      <w:bodyDiv w:val="1"/>
      <w:marLeft w:val="0"/>
      <w:marRight w:val="0"/>
      <w:marTop w:val="0"/>
      <w:marBottom w:val="0"/>
      <w:divBdr>
        <w:top w:val="none" w:sz="0" w:space="0" w:color="auto"/>
        <w:left w:val="none" w:sz="0" w:space="0" w:color="auto"/>
        <w:bottom w:val="none" w:sz="0" w:space="0" w:color="auto"/>
        <w:right w:val="none" w:sz="0" w:space="0" w:color="auto"/>
      </w:divBdr>
    </w:div>
    <w:div w:id="703554497">
      <w:bodyDiv w:val="1"/>
      <w:marLeft w:val="0"/>
      <w:marRight w:val="0"/>
      <w:marTop w:val="0"/>
      <w:marBottom w:val="0"/>
      <w:divBdr>
        <w:top w:val="none" w:sz="0" w:space="0" w:color="auto"/>
        <w:left w:val="none" w:sz="0" w:space="0" w:color="auto"/>
        <w:bottom w:val="none" w:sz="0" w:space="0" w:color="auto"/>
        <w:right w:val="none" w:sz="0" w:space="0" w:color="auto"/>
      </w:divBdr>
    </w:div>
    <w:div w:id="703557925">
      <w:bodyDiv w:val="1"/>
      <w:marLeft w:val="0"/>
      <w:marRight w:val="0"/>
      <w:marTop w:val="0"/>
      <w:marBottom w:val="0"/>
      <w:divBdr>
        <w:top w:val="none" w:sz="0" w:space="0" w:color="auto"/>
        <w:left w:val="none" w:sz="0" w:space="0" w:color="auto"/>
        <w:bottom w:val="none" w:sz="0" w:space="0" w:color="auto"/>
        <w:right w:val="none" w:sz="0" w:space="0" w:color="auto"/>
      </w:divBdr>
    </w:div>
    <w:div w:id="703597892">
      <w:bodyDiv w:val="1"/>
      <w:marLeft w:val="0"/>
      <w:marRight w:val="0"/>
      <w:marTop w:val="0"/>
      <w:marBottom w:val="0"/>
      <w:divBdr>
        <w:top w:val="none" w:sz="0" w:space="0" w:color="auto"/>
        <w:left w:val="none" w:sz="0" w:space="0" w:color="auto"/>
        <w:bottom w:val="none" w:sz="0" w:space="0" w:color="auto"/>
        <w:right w:val="none" w:sz="0" w:space="0" w:color="auto"/>
      </w:divBdr>
    </w:div>
    <w:div w:id="703674465">
      <w:bodyDiv w:val="1"/>
      <w:marLeft w:val="0"/>
      <w:marRight w:val="0"/>
      <w:marTop w:val="0"/>
      <w:marBottom w:val="0"/>
      <w:divBdr>
        <w:top w:val="none" w:sz="0" w:space="0" w:color="auto"/>
        <w:left w:val="none" w:sz="0" w:space="0" w:color="auto"/>
        <w:bottom w:val="none" w:sz="0" w:space="0" w:color="auto"/>
        <w:right w:val="none" w:sz="0" w:space="0" w:color="auto"/>
      </w:divBdr>
    </w:div>
    <w:div w:id="703991406">
      <w:bodyDiv w:val="1"/>
      <w:marLeft w:val="0"/>
      <w:marRight w:val="0"/>
      <w:marTop w:val="0"/>
      <w:marBottom w:val="0"/>
      <w:divBdr>
        <w:top w:val="none" w:sz="0" w:space="0" w:color="auto"/>
        <w:left w:val="none" w:sz="0" w:space="0" w:color="auto"/>
        <w:bottom w:val="none" w:sz="0" w:space="0" w:color="auto"/>
        <w:right w:val="none" w:sz="0" w:space="0" w:color="auto"/>
      </w:divBdr>
    </w:div>
    <w:div w:id="704064117">
      <w:bodyDiv w:val="1"/>
      <w:marLeft w:val="0"/>
      <w:marRight w:val="0"/>
      <w:marTop w:val="0"/>
      <w:marBottom w:val="0"/>
      <w:divBdr>
        <w:top w:val="none" w:sz="0" w:space="0" w:color="auto"/>
        <w:left w:val="none" w:sz="0" w:space="0" w:color="auto"/>
        <w:bottom w:val="none" w:sz="0" w:space="0" w:color="auto"/>
        <w:right w:val="none" w:sz="0" w:space="0" w:color="auto"/>
      </w:divBdr>
    </w:div>
    <w:div w:id="704331518">
      <w:bodyDiv w:val="1"/>
      <w:marLeft w:val="0"/>
      <w:marRight w:val="0"/>
      <w:marTop w:val="0"/>
      <w:marBottom w:val="0"/>
      <w:divBdr>
        <w:top w:val="none" w:sz="0" w:space="0" w:color="auto"/>
        <w:left w:val="none" w:sz="0" w:space="0" w:color="auto"/>
        <w:bottom w:val="none" w:sz="0" w:space="0" w:color="auto"/>
        <w:right w:val="none" w:sz="0" w:space="0" w:color="auto"/>
      </w:divBdr>
    </w:div>
    <w:div w:id="704403348">
      <w:bodyDiv w:val="1"/>
      <w:marLeft w:val="0"/>
      <w:marRight w:val="0"/>
      <w:marTop w:val="0"/>
      <w:marBottom w:val="0"/>
      <w:divBdr>
        <w:top w:val="none" w:sz="0" w:space="0" w:color="auto"/>
        <w:left w:val="none" w:sz="0" w:space="0" w:color="auto"/>
        <w:bottom w:val="none" w:sz="0" w:space="0" w:color="auto"/>
        <w:right w:val="none" w:sz="0" w:space="0" w:color="auto"/>
      </w:divBdr>
    </w:div>
    <w:div w:id="704409217">
      <w:bodyDiv w:val="1"/>
      <w:marLeft w:val="0"/>
      <w:marRight w:val="0"/>
      <w:marTop w:val="0"/>
      <w:marBottom w:val="0"/>
      <w:divBdr>
        <w:top w:val="none" w:sz="0" w:space="0" w:color="auto"/>
        <w:left w:val="none" w:sz="0" w:space="0" w:color="auto"/>
        <w:bottom w:val="none" w:sz="0" w:space="0" w:color="auto"/>
        <w:right w:val="none" w:sz="0" w:space="0" w:color="auto"/>
      </w:divBdr>
    </w:div>
    <w:div w:id="704595527">
      <w:bodyDiv w:val="1"/>
      <w:marLeft w:val="0"/>
      <w:marRight w:val="0"/>
      <w:marTop w:val="0"/>
      <w:marBottom w:val="0"/>
      <w:divBdr>
        <w:top w:val="none" w:sz="0" w:space="0" w:color="auto"/>
        <w:left w:val="none" w:sz="0" w:space="0" w:color="auto"/>
        <w:bottom w:val="none" w:sz="0" w:space="0" w:color="auto"/>
        <w:right w:val="none" w:sz="0" w:space="0" w:color="auto"/>
      </w:divBdr>
    </w:div>
    <w:div w:id="704595629">
      <w:bodyDiv w:val="1"/>
      <w:marLeft w:val="0"/>
      <w:marRight w:val="0"/>
      <w:marTop w:val="0"/>
      <w:marBottom w:val="0"/>
      <w:divBdr>
        <w:top w:val="none" w:sz="0" w:space="0" w:color="auto"/>
        <w:left w:val="none" w:sz="0" w:space="0" w:color="auto"/>
        <w:bottom w:val="none" w:sz="0" w:space="0" w:color="auto"/>
        <w:right w:val="none" w:sz="0" w:space="0" w:color="auto"/>
      </w:divBdr>
    </w:div>
    <w:div w:id="704868310">
      <w:bodyDiv w:val="1"/>
      <w:marLeft w:val="0"/>
      <w:marRight w:val="0"/>
      <w:marTop w:val="0"/>
      <w:marBottom w:val="0"/>
      <w:divBdr>
        <w:top w:val="none" w:sz="0" w:space="0" w:color="auto"/>
        <w:left w:val="none" w:sz="0" w:space="0" w:color="auto"/>
        <w:bottom w:val="none" w:sz="0" w:space="0" w:color="auto"/>
        <w:right w:val="none" w:sz="0" w:space="0" w:color="auto"/>
      </w:divBdr>
    </w:div>
    <w:div w:id="705059915">
      <w:bodyDiv w:val="1"/>
      <w:marLeft w:val="0"/>
      <w:marRight w:val="0"/>
      <w:marTop w:val="0"/>
      <w:marBottom w:val="0"/>
      <w:divBdr>
        <w:top w:val="none" w:sz="0" w:space="0" w:color="auto"/>
        <w:left w:val="none" w:sz="0" w:space="0" w:color="auto"/>
        <w:bottom w:val="none" w:sz="0" w:space="0" w:color="auto"/>
        <w:right w:val="none" w:sz="0" w:space="0" w:color="auto"/>
      </w:divBdr>
    </w:div>
    <w:div w:id="705060024">
      <w:bodyDiv w:val="1"/>
      <w:marLeft w:val="0"/>
      <w:marRight w:val="0"/>
      <w:marTop w:val="0"/>
      <w:marBottom w:val="0"/>
      <w:divBdr>
        <w:top w:val="none" w:sz="0" w:space="0" w:color="auto"/>
        <w:left w:val="none" w:sz="0" w:space="0" w:color="auto"/>
        <w:bottom w:val="none" w:sz="0" w:space="0" w:color="auto"/>
        <w:right w:val="none" w:sz="0" w:space="0" w:color="auto"/>
      </w:divBdr>
    </w:div>
    <w:div w:id="705258305">
      <w:bodyDiv w:val="1"/>
      <w:marLeft w:val="0"/>
      <w:marRight w:val="0"/>
      <w:marTop w:val="0"/>
      <w:marBottom w:val="0"/>
      <w:divBdr>
        <w:top w:val="none" w:sz="0" w:space="0" w:color="auto"/>
        <w:left w:val="none" w:sz="0" w:space="0" w:color="auto"/>
        <w:bottom w:val="none" w:sz="0" w:space="0" w:color="auto"/>
        <w:right w:val="none" w:sz="0" w:space="0" w:color="auto"/>
      </w:divBdr>
    </w:div>
    <w:div w:id="705524672">
      <w:bodyDiv w:val="1"/>
      <w:marLeft w:val="0"/>
      <w:marRight w:val="0"/>
      <w:marTop w:val="0"/>
      <w:marBottom w:val="0"/>
      <w:divBdr>
        <w:top w:val="none" w:sz="0" w:space="0" w:color="auto"/>
        <w:left w:val="none" w:sz="0" w:space="0" w:color="auto"/>
        <w:bottom w:val="none" w:sz="0" w:space="0" w:color="auto"/>
        <w:right w:val="none" w:sz="0" w:space="0" w:color="auto"/>
      </w:divBdr>
    </w:div>
    <w:div w:id="705832130">
      <w:bodyDiv w:val="1"/>
      <w:marLeft w:val="0"/>
      <w:marRight w:val="0"/>
      <w:marTop w:val="0"/>
      <w:marBottom w:val="0"/>
      <w:divBdr>
        <w:top w:val="none" w:sz="0" w:space="0" w:color="auto"/>
        <w:left w:val="none" w:sz="0" w:space="0" w:color="auto"/>
        <w:bottom w:val="none" w:sz="0" w:space="0" w:color="auto"/>
        <w:right w:val="none" w:sz="0" w:space="0" w:color="auto"/>
      </w:divBdr>
    </w:div>
    <w:div w:id="705833919">
      <w:bodyDiv w:val="1"/>
      <w:marLeft w:val="0"/>
      <w:marRight w:val="0"/>
      <w:marTop w:val="0"/>
      <w:marBottom w:val="0"/>
      <w:divBdr>
        <w:top w:val="none" w:sz="0" w:space="0" w:color="auto"/>
        <w:left w:val="none" w:sz="0" w:space="0" w:color="auto"/>
        <w:bottom w:val="none" w:sz="0" w:space="0" w:color="auto"/>
        <w:right w:val="none" w:sz="0" w:space="0" w:color="auto"/>
      </w:divBdr>
    </w:div>
    <w:div w:id="705910639">
      <w:bodyDiv w:val="1"/>
      <w:marLeft w:val="0"/>
      <w:marRight w:val="0"/>
      <w:marTop w:val="0"/>
      <w:marBottom w:val="0"/>
      <w:divBdr>
        <w:top w:val="none" w:sz="0" w:space="0" w:color="auto"/>
        <w:left w:val="none" w:sz="0" w:space="0" w:color="auto"/>
        <w:bottom w:val="none" w:sz="0" w:space="0" w:color="auto"/>
        <w:right w:val="none" w:sz="0" w:space="0" w:color="auto"/>
      </w:divBdr>
    </w:div>
    <w:div w:id="706299033">
      <w:bodyDiv w:val="1"/>
      <w:marLeft w:val="0"/>
      <w:marRight w:val="0"/>
      <w:marTop w:val="0"/>
      <w:marBottom w:val="0"/>
      <w:divBdr>
        <w:top w:val="none" w:sz="0" w:space="0" w:color="auto"/>
        <w:left w:val="none" w:sz="0" w:space="0" w:color="auto"/>
        <w:bottom w:val="none" w:sz="0" w:space="0" w:color="auto"/>
        <w:right w:val="none" w:sz="0" w:space="0" w:color="auto"/>
      </w:divBdr>
    </w:div>
    <w:div w:id="706374756">
      <w:bodyDiv w:val="1"/>
      <w:marLeft w:val="0"/>
      <w:marRight w:val="0"/>
      <w:marTop w:val="0"/>
      <w:marBottom w:val="0"/>
      <w:divBdr>
        <w:top w:val="none" w:sz="0" w:space="0" w:color="auto"/>
        <w:left w:val="none" w:sz="0" w:space="0" w:color="auto"/>
        <w:bottom w:val="none" w:sz="0" w:space="0" w:color="auto"/>
        <w:right w:val="none" w:sz="0" w:space="0" w:color="auto"/>
      </w:divBdr>
    </w:div>
    <w:div w:id="707336561">
      <w:bodyDiv w:val="1"/>
      <w:marLeft w:val="0"/>
      <w:marRight w:val="0"/>
      <w:marTop w:val="0"/>
      <w:marBottom w:val="0"/>
      <w:divBdr>
        <w:top w:val="none" w:sz="0" w:space="0" w:color="auto"/>
        <w:left w:val="none" w:sz="0" w:space="0" w:color="auto"/>
        <w:bottom w:val="none" w:sz="0" w:space="0" w:color="auto"/>
        <w:right w:val="none" w:sz="0" w:space="0" w:color="auto"/>
      </w:divBdr>
    </w:div>
    <w:div w:id="707418424">
      <w:bodyDiv w:val="1"/>
      <w:marLeft w:val="0"/>
      <w:marRight w:val="0"/>
      <w:marTop w:val="0"/>
      <w:marBottom w:val="0"/>
      <w:divBdr>
        <w:top w:val="none" w:sz="0" w:space="0" w:color="auto"/>
        <w:left w:val="none" w:sz="0" w:space="0" w:color="auto"/>
        <w:bottom w:val="none" w:sz="0" w:space="0" w:color="auto"/>
        <w:right w:val="none" w:sz="0" w:space="0" w:color="auto"/>
      </w:divBdr>
    </w:div>
    <w:div w:id="707535179">
      <w:bodyDiv w:val="1"/>
      <w:marLeft w:val="0"/>
      <w:marRight w:val="0"/>
      <w:marTop w:val="0"/>
      <w:marBottom w:val="0"/>
      <w:divBdr>
        <w:top w:val="none" w:sz="0" w:space="0" w:color="auto"/>
        <w:left w:val="none" w:sz="0" w:space="0" w:color="auto"/>
        <w:bottom w:val="none" w:sz="0" w:space="0" w:color="auto"/>
        <w:right w:val="none" w:sz="0" w:space="0" w:color="auto"/>
      </w:divBdr>
    </w:div>
    <w:div w:id="707879272">
      <w:bodyDiv w:val="1"/>
      <w:marLeft w:val="0"/>
      <w:marRight w:val="0"/>
      <w:marTop w:val="0"/>
      <w:marBottom w:val="0"/>
      <w:divBdr>
        <w:top w:val="none" w:sz="0" w:space="0" w:color="auto"/>
        <w:left w:val="none" w:sz="0" w:space="0" w:color="auto"/>
        <w:bottom w:val="none" w:sz="0" w:space="0" w:color="auto"/>
        <w:right w:val="none" w:sz="0" w:space="0" w:color="auto"/>
      </w:divBdr>
    </w:div>
    <w:div w:id="707993373">
      <w:bodyDiv w:val="1"/>
      <w:marLeft w:val="0"/>
      <w:marRight w:val="0"/>
      <w:marTop w:val="0"/>
      <w:marBottom w:val="0"/>
      <w:divBdr>
        <w:top w:val="none" w:sz="0" w:space="0" w:color="auto"/>
        <w:left w:val="none" w:sz="0" w:space="0" w:color="auto"/>
        <w:bottom w:val="none" w:sz="0" w:space="0" w:color="auto"/>
        <w:right w:val="none" w:sz="0" w:space="0" w:color="auto"/>
      </w:divBdr>
    </w:div>
    <w:div w:id="708070000">
      <w:bodyDiv w:val="1"/>
      <w:marLeft w:val="0"/>
      <w:marRight w:val="0"/>
      <w:marTop w:val="0"/>
      <w:marBottom w:val="0"/>
      <w:divBdr>
        <w:top w:val="none" w:sz="0" w:space="0" w:color="auto"/>
        <w:left w:val="none" w:sz="0" w:space="0" w:color="auto"/>
        <w:bottom w:val="none" w:sz="0" w:space="0" w:color="auto"/>
        <w:right w:val="none" w:sz="0" w:space="0" w:color="auto"/>
      </w:divBdr>
    </w:div>
    <w:div w:id="708190779">
      <w:bodyDiv w:val="1"/>
      <w:marLeft w:val="0"/>
      <w:marRight w:val="0"/>
      <w:marTop w:val="0"/>
      <w:marBottom w:val="0"/>
      <w:divBdr>
        <w:top w:val="none" w:sz="0" w:space="0" w:color="auto"/>
        <w:left w:val="none" w:sz="0" w:space="0" w:color="auto"/>
        <w:bottom w:val="none" w:sz="0" w:space="0" w:color="auto"/>
        <w:right w:val="none" w:sz="0" w:space="0" w:color="auto"/>
      </w:divBdr>
    </w:div>
    <w:div w:id="708459292">
      <w:bodyDiv w:val="1"/>
      <w:marLeft w:val="0"/>
      <w:marRight w:val="0"/>
      <w:marTop w:val="0"/>
      <w:marBottom w:val="0"/>
      <w:divBdr>
        <w:top w:val="none" w:sz="0" w:space="0" w:color="auto"/>
        <w:left w:val="none" w:sz="0" w:space="0" w:color="auto"/>
        <w:bottom w:val="none" w:sz="0" w:space="0" w:color="auto"/>
        <w:right w:val="none" w:sz="0" w:space="0" w:color="auto"/>
      </w:divBdr>
    </w:div>
    <w:div w:id="708531724">
      <w:bodyDiv w:val="1"/>
      <w:marLeft w:val="0"/>
      <w:marRight w:val="0"/>
      <w:marTop w:val="0"/>
      <w:marBottom w:val="0"/>
      <w:divBdr>
        <w:top w:val="none" w:sz="0" w:space="0" w:color="auto"/>
        <w:left w:val="none" w:sz="0" w:space="0" w:color="auto"/>
        <w:bottom w:val="none" w:sz="0" w:space="0" w:color="auto"/>
        <w:right w:val="none" w:sz="0" w:space="0" w:color="auto"/>
      </w:divBdr>
    </w:div>
    <w:div w:id="708648401">
      <w:bodyDiv w:val="1"/>
      <w:marLeft w:val="0"/>
      <w:marRight w:val="0"/>
      <w:marTop w:val="0"/>
      <w:marBottom w:val="0"/>
      <w:divBdr>
        <w:top w:val="none" w:sz="0" w:space="0" w:color="auto"/>
        <w:left w:val="none" w:sz="0" w:space="0" w:color="auto"/>
        <w:bottom w:val="none" w:sz="0" w:space="0" w:color="auto"/>
        <w:right w:val="none" w:sz="0" w:space="0" w:color="auto"/>
      </w:divBdr>
    </w:div>
    <w:div w:id="709040069">
      <w:bodyDiv w:val="1"/>
      <w:marLeft w:val="0"/>
      <w:marRight w:val="0"/>
      <w:marTop w:val="0"/>
      <w:marBottom w:val="0"/>
      <w:divBdr>
        <w:top w:val="none" w:sz="0" w:space="0" w:color="auto"/>
        <w:left w:val="none" w:sz="0" w:space="0" w:color="auto"/>
        <w:bottom w:val="none" w:sz="0" w:space="0" w:color="auto"/>
        <w:right w:val="none" w:sz="0" w:space="0" w:color="auto"/>
      </w:divBdr>
    </w:div>
    <w:div w:id="709262888">
      <w:bodyDiv w:val="1"/>
      <w:marLeft w:val="0"/>
      <w:marRight w:val="0"/>
      <w:marTop w:val="0"/>
      <w:marBottom w:val="0"/>
      <w:divBdr>
        <w:top w:val="none" w:sz="0" w:space="0" w:color="auto"/>
        <w:left w:val="none" w:sz="0" w:space="0" w:color="auto"/>
        <w:bottom w:val="none" w:sz="0" w:space="0" w:color="auto"/>
        <w:right w:val="none" w:sz="0" w:space="0" w:color="auto"/>
      </w:divBdr>
    </w:div>
    <w:div w:id="709691849">
      <w:bodyDiv w:val="1"/>
      <w:marLeft w:val="0"/>
      <w:marRight w:val="0"/>
      <w:marTop w:val="0"/>
      <w:marBottom w:val="0"/>
      <w:divBdr>
        <w:top w:val="none" w:sz="0" w:space="0" w:color="auto"/>
        <w:left w:val="none" w:sz="0" w:space="0" w:color="auto"/>
        <w:bottom w:val="none" w:sz="0" w:space="0" w:color="auto"/>
        <w:right w:val="none" w:sz="0" w:space="0" w:color="auto"/>
      </w:divBdr>
    </w:div>
    <w:div w:id="709843587">
      <w:bodyDiv w:val="1"/>
      <w:marLeft w:val="0"/>
      <w:marRight w:val="0"/>
      <w:marTop w:val="0"/>
      <w:marBottom w:val="0"/>
      <w:divBdr>
        <w:top w:val="none" w:sz="0" w:space="0" w:color="auto"/>
        <w:left w:val="none" w:sz="0" w:space="0" w:color="auto"/>
        <w:bottom w:val="none" w:sz="0" w:space="0" w:color="auto"/>
        <w:right w:val="none" w:sz="0" w:space="0" w:color="auto"/>
      </w:divBdr>
    </w:div>
    <w:div w:id="709913426">
      <w:bodyDiv w:val="1"/>
      <w:marLeft w:val="0"/>
      <w:marRight w:val="0"/>
      <w:marTop w:val="0"/>
      <w:marBottom w:val="0"/>
      <w:divBdr>
        <w:top w:val="none" w:sz="0" w:space="0" w:color="auto"/>
        <w:left w:val="none" w:sz="0" w:space="0" w:color="auto"/>
        <w:bottom w:val="none" w:sz="0" w:space="0" w:color="auto"/>
        <w:right w:val="none" w:sz="0" w:space="0" w:color="auto"/>
      </w:divBdr>
    </w:div>
    <w:div w:id="710495009">
      <w:bodyDiv w:val="1"/>
      <w:marLeft w:val="0"/>
      <w:marRight w:val="0"/>
      <w:marTop w:val="0"/>
      <w:marBottom w:val="0"/>
      <w:divBdr>
        <w:top w:val="none" w:sz="0" w:space="0" w:color="auto"/>
        <w:left w:val="none" w:sz="0" w:space="0" w:color="auto"/>
        <w:bottom w:val="none" w:sz="0" w:space="0" w:color="auto"/>
        <w:right w:val="none" w:sz="0" w:space="0" w:color="auto"/>
      </w:divBdr>
    </w:div>
    <w:div w:id="710615687">
      <w:bodyDiv w:val="1"/>
      <w:marLeft w:val="0"/>
      <w:marRight w:val="0"/>
      <w:marTop w:val="0"/>
      <w:marBottom w:val="0"/>
      <w:divBdr>
        <w:top w:val="none" w:sz="0" w:space="0" w:color="auto"/>
        <w:left w:val="none" w:sz="0" w:space="0" w:color="auto"/>
        <w:bottom w:val="none" w:sz="0" w:space="0" w:color="auto"/>
        <w:right w:val="none" w:sz="0" w:space="0" w:color="auto"/>
      </w:divBdr>
    </w:div>
    <w:div w:id="710805795">
      <w:bodyDiv w:val="1"/>
      <w:marLeft w:val="0"/>
      <w:marRight w:val="0"/>
      <w:marTop w:val="0"/>
      <w:marBottom w:val="0"/>
      <w:divBdr>
        <w:top w:val="none" w:sz="0" w:space="0" w:color="auto"/>
        <w:left w:val="none" w:sz="0" w:space="0" w:color="auto"/>
        <w:bottom w:val="none" w:sz="0" w:space="0" w:color="auto"/>
        <w:right w:val="none" w:sz="0" w:space="0" w:color="auto"/>
      </w:divBdr>
    </w:div>
    <w:div w:id="710809077">
      <w:bodyDiv w:val="1"/>
      <w:marLeft w:val="0"/>
      <w:marRight w:val="0"/>
      <w:marTop w:val="0"/>
      <w:marBottom w:val="0"/>
      <w:divBdr>
        <w:top w:val="none" w:sz="0" w:space="0" w:color="auto"/>
        <w:left w:val="none" w:sz="0" w:space="0" w:color="auto"/>
        <w:bottom w:val="none" w:sz="0" w:space="0" w:color="auto"/>
        <w:right w:val="none" w:sz="0" w:space="0" w:color="auto"/>
      </w:divBdr>
    </w:div>
    <w:div w:id="711225848">
      <w:bodyDiv w:val="1"/>
      <w:marLeft w:val="0"/>
      <w:marRight w:val="0"/>
      <w:marTop w:val="0"/>
      <w:marBottom w:val="0"/>
      <w:divBdr>
        <w:top w:val="none" w:sz="0" w:space="0" w:color="auto"/>
        <w:left w:val="none" w:sz="0" w:space="0" w:color="auto"/>
        <w:bottom w:val="none" w:sz="0" w:space="0" w:color="auto"/>
        <w:right w:val="none" w:sz="0" w:space="0" w:color="auto"/>
      </w:divBdr>
    </w:div>
    <w:div w:id="711343111">
      <w:bodyDiv w:val="1"/>
      <w:marLeft w:val="0"/>
      <w:marRight w:val="0"/>
      <w:marTop w:val="0"/>
      <w:marBottom w:val="0"/>
      <w:divBdr>
        <w:top w:val="none" w:sz="0" w:space="0" w:color="auto"/>
        <w:left w:val="none" w:sz="0" w:space="0" w:color="auto"/>
        <w:bottom w:val="none" w:sz="0" w:space="0" w:color="auto"/>
        <w:right w:val="none" w:sz="0" w:space="0" w:color="auto"/>
      </w:divBdr>
    </w:div>
    <w:div w:id="711423999">
      <w:bodyDiv w:val="1"/>
      <w:marLeft w:val="0"/>
      <w:marRight w:val="0"/>
      <w:marTop w:val="0"/>
      <w:marBottom w:val="0"/>
      <w:divBdr>
        <w:top w:val="none" w:sz="0" w:space="0" w:color="auto"/>
        <w:left w:val="none" w:sz="0" w:space="0" w:color="auto"/>
        <w:bottom w:val="none" w:sz="0" w:space="0" w:color="auto"/>
        <w:right w:val="none" w:sz="0" w:space="0" w:color="auto"/>
      </w:divBdr>
    </w:div>
    <w:div w:id="711732675">
      <w:bodyDiv w:val="1"/>
      <w:marLeft w:val="0"/>
      <w:marRight w:val="0"/>
      <w:marTop w:val="0"/>
      <w:marBottom w:val="0"/>
      <w:divBdr>
        <w:top w:val="none" w:sz="0" w:space="0" w:color="auto"/>
        <w:left w:val="none" w:sz="0" w:space="0" w:color="auto"/>
        <w:bottom w:val="none" w:sz="0" w:space="0" w:color="auto"/>
        <w:right w:val="none" w:sz="0" w:space="0" w:color="auto"/>
      </w:divBdr>
    </w:div>
    <w:div w:id="711807707">
      <w:bodyDiv w:val="1"/>
      <w:marLeft w:val="0"/>
      <w:marRight w:val="0"/>
      <w:marTop w:val="0"/>
      <w:marBottom w:val="0"/>
      <w:divBdr>
        <w:top w:val="none" w:sz="0" w:space="0" w:color="auto"/>
        <w:left w:val="none" w:sz="0" w:space="0" w:color="auto"/>
        <w:bottom w:val="none" w:sz="0" w:space="0" w:color="auto"/>
        <w:right w:val="none" w:sz="0" w:space="0" w:color="auto"/>
      </w:divBdr>
    </w:div>
    <w:div w:id="711811926">
      <w:bodyDiv w:val="1"/>
      <w:marLeft w:val="0"/>
      <w:marRight w:val="0"/>
      <w:marTop w:val="0"/>
      <w:marBottom w:val="0"/>
      <w:divBdr>
        <w:top w:val="none" w:sz="0" w:space="0" w:color="auto"/>
        <w:left w:val="none" w:sz="0" w:space="0" w:color="auto"/>
        <w:bottom w:val="none" w:sz="0" w:space="0" w:color="auto"/>
        <w:right w:val="none" w:sz="0" w:space="0" w:color="auto"/>
      </w:divBdr>
    </w:div>
    <w:div w:id="712003917">
      <w:bodyDiv w:val="1"/>
      <w:marLeft w:val="0"/>
      <w:marRight w:val="0"/>
      <w:marTop w:val="0"/>
      <w:marBottom w:val="0"/>
      <w:divBdr>
        <w:top w:val="none" w:sz="0" w:space="0" w:color="auto"/>
        <w:left w:val="none" w:sz="0" w:space="0" w:color="auto"/>
        <w:bottom w:val="none" w:sz="0" w:space="0" w:color="auto"/>
        <w:right w:val="none" w:sz="0" w:space="0" w:color="auto"/>
      </w:divBdr>
    </w:div>
    <w:div w:id="712272022">
      <w:bodyDiv w:val="1"/>
      <w:marLeft w:val="0"/>
      <w:marRight w:val="0"/>
      <w:marTop w:val="0"/>
      <w:marBottom w:val="0"/>
      <w:divBdr>
        <w:top w:val="none" w:sz="0" w:space="0" w:color="auto"/>
        <w:left w:val="none" w:sz="0" w:space="0" w:color="auto"/>
        <w:bottom w:val="none" w:sz="0" w:space="0" w:color="auto"/>
        <w:right w:val="none" w:sz="0" w:space="0" w:color="auto"/>
      </w:divBdr>
    </w:div>
    <w:div w:id="712578058">
      <w:bodyDiv w:val="1"/>
      <w:marLeft w:val="0"/>
      <w:marRight w:val="0"/>
      <w:marTop w:val="0"/>
      <w:marBottom w:val="0"/>
      <w:divBdr>
        <w:top w:val="none" w:sz="0" w:space="0" w:color="auto"/>
        <w:left w:val="none" w:sz="0" w:space="0" w:color="auto"/>
        <w:bottom w:val="none" w:sz="0" w:space="0" w:color="auto"/>
        <w:right w:val="none" w:sz="0" w:space="0" w:color="auto"/>
      </w:divBdr>
    </w:div>
    <w:div w:id="712580726">
      <w:bodyDiv w:val="1"/>
      <w:marLeft w:val="0"/>
      <w:marRight w:val="0"/>
      <w:marTop w:val="0"/>
      <w:marBottom w:val="0"/>
      <w:divBdr>
        <w:top w:val="none" w:sz="0" w:space="0" w:color="auto"/>
        <w:left w:val="none" w:sz="0" w:space="0" w:color="auto"/>
        <w:bottom w:val="none" w:sz="0" w:space="0" w:color="auto"/>
        <w:right w:val="none" w:sz="0" w:space="0" w:color="auto"/>
      </w:divBdr>
    </w:div>
    <w:div w:id="712771193">
      <w:bodyDiv w:val="1"/>
      <w:marLeft w:val="0"/>
      <w:marRight w:val="0"/>
      <w:marTop w:val="0"/>
      <w:marBottom w:val="0"/>
      <w:divBdr>
        <w:top w:val="none" w:sz="0" w:space="0" w:color="auto"/>
        <w:left w:val="none" w:sz="0" w:space="0" w:color="auto"/>
        <w:bottom w:val="none" w:sz="0" w:space="0" w:color="auto"/>
        <w:right w:val="none" w:sz="0" w:space="0" w:color="auto"/>
      </w:divBdr>
    </w:div>
    <w:div w:id="712777542">
      <w:bodyDiv w:val="1"/>
      <w:marLeft w:val="0"/>
      <w:marRight w:val="0"/>
      <w:marTop w:val="0"/>
      <w:marBottom w:val="0"/>
      <w:divBdr>
        <w:top w:val="none" w:sz="0" w:space="0" w:color="auto"/>
        <w:left w:val="none" w:sz="0" w:space="0" w:color="auto"/>
        <w:bottom w:val="none" w:sz="0" w:space="0" w:color="auto"/>
        <w:right w:val="none" w:sz="0" w:space="0" w:color="auto"/>
      </w:divBdr>
    </w:div>
    <w:div w:id="713314071">
      <w:bodyDiv w:val="1"/>
      <w:marLeft w:val="0"/>
      <w:marRight w:val="0"/>
      <w:marTop w:val="0"/>
      <w:marBottom w:val="0"/>
      <w:divBdr>
        <w:top w:val="none" w:sz="0" w:space="0" w:color="auto"/>
        <w:left w:val="none" w:sz="0" w:space="0" w:color="auto"/>
        <w:bottom w:val="none" w:sz="0" w:space="0" w:color="auto"/>
        <w:right w:val="none" w:sz="0" w:space="0" w:color="auto"/>
      </w:divBdr>
    </w:div>
    <w:div w:id="713426709">
      <w:bodyDiv w:val="1"/>
      <w:marLeft w:val="0"/>
      <w:marRight w:val="0"/>
      <w:marTop w:val="0"/>
      <w:marBottom w:val="0"/>
      <w:divBdr>
        <w:top w:val="none" w:sz="0" w:space="0" w:color="auto"/>
        <w:left w:val="none" w:sz="0" w:space="0" w:color="auto"/>
        <w:bottom w:val="none" w:sz="0" w:space="0" w:color="auto"/>
        <w:right w:val="none" w:sz="0" w:space="0" w:color="auto"/>
      </w:divBdr>
    </w:div>
    <w:div w:id="713575632">
      <w:bodyDiv w:val="1"/>
      <w:marLeft w:val="0"/>
      <w:marRight w:val="0"/>
      <w:marTop w:val="0"/>
      <w:marBottom w:val="0"/>
      <w:divBdr>
        <w:top w:val="none" w:sz="0" w:space="0" w:color="auto"/>
        <w:left w:val="none" w:sz="0" w:space="0" w:color="auto"/>
        <w:bottom w:val="none" w:sz="0" w:space="0" w:color="auto"/>
        <w:right w:val="none" w:sz="0" w:space="0" w:color="auto"/>
      </w:divBdr>
    </w:div>
    <w:div w:id="713695719">
      <w:bodyDiv w:val="1"/>
      <w:marLeft w:val="0"/>
      <w:marRight w:val="0"/>
      <w:marTop w:val="0"/>
      <w:marBottom w:val="0"/>
      <w:divBdr>
        <w:top w:val="none" w:sz="0" w:space="0" w:color="auto"/>
        <w:left w:val="none" w:sz="0" w:space="0" w:color="auto"/>
        <w:bottom w:val="none" w:sz="0" w:space="0" w:color="auto"/>
        <w:right w:val="none" w:sz="0" w:space="0" w:color="auto"/>
      </w:divBdr>
    </w:div>
    <w:div w:id="714039317">
      <w:bodyDiv w:val="1"/>
      <w:marLeft w:val="0"/>
      <w:marRight w:val="0"/>
      <w:marTop w:val="0"/>
      <w:marBottom w:val="0"/>
      <w:divBdr>
        <w:top w:val="none" w:sz="0" w:space="0" w:color="auto"/>
        <w:left w:val="none" w:sz="0" w:space="0" w:color="auto"/>
        <w:bottom w:val="none" w:sz="0" w:space="0" w:color="auto"/>
        <w:right w:val="none" w:sz="0" w:space="0" w:color="auto"/>
      </w:divBdr>
    </w:div>
    <w:div w:id="714046525">
      <w:bodyDiv w:val="1"/>
      <w:marLeft w:val="0"/>
      <w:marRight w:val="0"/>
      <w:marTop w:val="0"/>
      <w:marBottom w:val="0"/>
      <w:divBdr>
        <w:top w:val="none" w:sz="0" w:space="0" w:color="auto"/>
        <w:left w:val="none" w:sz="0" w:space="0" w:color="auto"/>
        <w:bottom w:val="none" w:sz="0" w:space="0" w:color="auto"/>
        <w:right w:val="none" w:sz="0" w:space="0" w:color="auto"/>
      </w:divBdr>
    </w:div>
    <w:div w:id="714546249">
      <w:bodyDiv w:val="1"/>
      <w:marLeft w:val="0"/>
      <w:marRight w:val="0"/>
      <w:marTop w:val="0"/>
      <w:marBottom w:val="0"/>
      <w:divBdr>
        <w:top w:val="none" w:sz="0" w:space="0" w:color="auto"/>
        <w:left w:val="none" w:sz="0" w:space="0" w:color="auto"/>
        <w:bottom w:val="none" w:sz="0" w:space="0" w:color="auto"/>
        <w:right w:val="none" w:sz="0" w:space="0" w:color="auto"/>
      </w:divBdr>
    </w:div>
    <w:div w:id="714735774">
      <w:bodyDiv w:val="1"/>
      <w:marLeft w:val="0"/>
      <w:marRight w:val="0"/>
      <w:marTop w:val="0"/>
      <w:marBottom w:val="0"/>
      <w:divBdr>
        <w:top w:val="none" w:sz="0" w:space="0" w:color="auto"/>
        <w:left w:val="none" w:sz="0" w:space="0" w:color="auto"/>
        <w:bottom w:val="none" w:sz="0" w:space="0" w:color="auto"/>
        <w:right w:val="none" w:sz="0" w:space="0" w:color="auto"/>
      </w:divBdr>
    </w:div>
    <w:div w:id="714886020">
      <w:bodyDiv w:val="1"/>
      <w:marLeft w:val="0"/>
      <w:marRight w:val="0"/>
      <w:marTop w:val="0"/>
      <w:marBottom w:val="0"/>
      <w:divBdr>
        <w:top w:val="none" w:sz="0" w:space="0" w:color="auto"/>
        <w:left w:val="none" w:sz="0" w:space="0" w:color="auto"/>
        <w:bottom w:val="none" w:sz="0" w:space="0" w:color="auto"/>
        <w:right w:val="none" w:sz="0" w:space="0" w:color="auto"/>
      </w:divBdr>
    </w:div>
    <w:div w:id="714963124">
      <w:bodyDiv w:val="1"/>
      <w:marLeft w:val="0"/>
      <w:marRight w:val="0"/>
      <w:marTop w:val="0"/>
      <w:marBottom w:val="0"/>
      <w:divBdr>
        <w:top w:val="none" w:sz="0" w:space="0" w:color="auto"/>
        <w:left w:val="none" w:sz="0" w:space="0" w:color="auto"/>
        <w:bottom w:val="none" w:sz="0" w:space="0" w:color="auto"/>
        <w:right w:val="none" w:sz="0" w:space="0" w:color="auto"/>
      </w:divBdr>
    </w:div>
    <w:div w:id="715158638">
      <w:bodyDiv w:val="1"/>
      <w:marLeft w:val="0"/>
      <w:marRight w:val="0"/>
      <w:marTop w:val="0"/>
      <w:marBottom w:val="0"/>
      <w:divBdr>
        <w:top w:val="none" w:sz="0" w:space="0" w:color="auto"/>
        <w:left w:val="none" w:sz="0" w:space="0" w:color="auto"/>
        <w:bottom w:val="none" w:sz="0" w:space="0" w:color="auto"/>
        <w:right w:val="none" w:sz="0" w:space="0" w:color="auto"/>
      </w:divBdr>
    </w:div>
    <w:div w:id="715199754">
      <w:bodyDiv w:val="1"/>
      <w:marLeft w:val="0"/>
      <w:marRight w:val="0"/>
      <w:marTop w:val="0"/>
      <w:marBottom w:val="0"/>
      <w:divBdr>
        <w:top w:val="none" w:sz="0" w:space="0" w:color="auto"/>
        <w:left w:val="none" w:sz="0" w:space="0" w:color="auto"/>
        <w:bottom w:val="none" w:sz="0" w:space="0" w:color="auto"/>
        <w:right w:val="none" w:sz="0" w:space="0" w:color="auto"/>
      </w:divBdr>
    </w:div>
    <w:div w:id="715466584">
      <w:bodyDiv w:val="1"/>
      <w:marLeft w:val="0"/>
      <w:marRight w:val="0"/>
      <w:marTop w:val="0"/>
      <w:marBottom w:val="0"/>
      <w:divBdr>
        <w:top w:val="none" w:sz="0" w:space="0" w:color="auto"/>
        <w:left w:val="none" w:sz="0" w:space="0" w:color="auto"/>
        <w:bottom w:val="none" w:sz="0" w:space="0" w:color="auto"/>
        <w:right w:val="none" w:sz="0" w:space="0" w:color="auto"/>
      </w:divBdr>
    </w:div>
    <w:div w:id="715468363">
      <w:bodyDiv w:val="1"/>
      <w:marLeft w:val="0"/>
      <w:marRight w:val="0"/>
      <w:marTop w:val="0"/>
      <w:marBottom w:val="0"/>
      <w:divBdr>
        <w:top w:val="none" w:sz="0" w:space="0" w:color="auto"/>
        <w:left w:val="none" w:sz="0" w:space="0" w:color="auto"/>
        <w:bottom w:val="none" w:sz="0" w:space="0" w:color="auto"/>
        <w:right w:val="none" w:sz="0" w:space="0" w:color="auto"/>
      </w:divBdr>
    </w:div>
    <w:div w:id="715661985">
      <w:bodyDiv w:val="1"/>
      <w:marLeft w:val="0"/>
      <w:marRight w:val="0"/>
      <w:marTop w:val="0"/>
      <w:marBottom w:val="0"/>
      <w:divBdr>
        <w:top w:val="none" w:sz="0" w:space="0" w:color="auto"/>
        <w:left w:val="none" w:sz="0" w:space="0" w:color="auto"/>
        <w:bottom w:val="none" w:sz="0" w:space="0" w:color="auto"/>
        <w:right w:val="none" w:sz="0" w:space="0" w:color="auto"/>
      </w:divBdr>
    </w:div>
    <w:div w:id="715736318">
      <w:bodyDiv w:val="1"/>
      <w:marLeft w:val="0"/>
      <w:marRight w:val="0"/>
      <w:marTop w:val="0"/>
      <w:marBottom w:val="0"/>
      <w:divBdr>
        <w:top w:val="none" w:sz="0" w:space="0" w:color="auto"/>
        <w:left w:val="none" w:sz="0" w:space="0" w:color="auto"/>
        <w:bottom w:val="none" w:sz="0" w:space="0" w:color="auto"/>
        <w:right w:val="none" w:sz="0" w:space="0" w:color="auto"/>
      </w:divBdr>
    </w:div>
    <w:div w:id="715742847">
      <w:bodyDiv w:val="1"/>
      <w:marLeft w:val="0"/>
      <w:marRight w:val="0"/>
      <w:marTop w:val="0"/>
      <w:marBottom w:val="0"/>
      <w:divBdr>
        <w:top w:val="none" w:sz="0" w:space="0" w:color="auto"/>
        <w:left w:val="none" w:sz="0" w:space="0" w:color="auto"/>
        <w:bottom w:val="none" w:sz="0" w:space="0" w:color="auto"/>
        <w:right w:val="none" w:sz="0" w:space="0" w:color="auto"/>
      </w:divBdr>
    </w:div>
    <w:div w:id="715815413">
      <w:bodyDiv w:val="1"/>
      <w:marLeft w:val="0"/>
      <w:marRight w:val="0"/>
      <w:marTop w:val="0"/>
      <w:marBottom w:val="0"/>
      <w:divBdr>
        <w:top w:val="none" w:sz="0" w:space="0" w:color="auto"/>
        <w:left w:val="none" w:sz="0" w:space="0" w:color="auto"/>
        <w:bottom w:val="none" w:sz="0" w:space="0" w:color="auto"/>
        <w:right w:val="none" w:sz="0" w:space="0" w:color="auto"/>
      </w:divBdr>
    </w:div>
    <w:div w:id="715933471">
      <w:bodyDiv w:val="1"/>
      <w:marLeft w:val="0"/>
      <w:marRight w:val="0"/>
      <w:marTop w:val="0"/>
      <w:marBottom w:val="0"/>
      <w:divBdr>
        <w:top w:val="none" w:sz="0" w:space="0" w:color="auto"/>
        <w:left w:val="none" w:sz="0" w:space="0" w:color="auto"/>
        <w:bottom w:val="none" w:sz="0" w:space="0" w:color="auto"/>
        <w:right w:val="none" w:sz="0" w:space="0" w:color="auto"/>
      </w:divBdr>
    </w:div>
    <w:div w:id="716196677">
      <w:bodyDiv w:val="1"/>
      <w:marLeft w:val="0"/>
      <w:marRight w:val="0"/>
      <w:marTop w:val="0"/>
      <w:marBottom w:val="0"/>
      <w:divBdr>
        <w:top w:val="none" w:sz="0" w:space="0" w:color="auto"/>
        <w:left w:val="none" w:sz="0" w:space="0" w:color="auto"/>
        <w:bottom w:val="none" w:sz="0" w:space="0" w:color="auto"/>
        <w:right w:val="none" w:sz="0" w:space="0" w:color="auto"/>
      </w:divBdr>
    </w:div>
    <w:div w:id="716271669">
      <w:bodyDiv w:val="1"/>
      <w:marLeft w:val="0"/>
      <w:marRight w:val="0"/>
      <w:marTop w:val="0"/>
      <w:marBottom w:val="0"/>
      <w:divBdr>
        <w:top w:val="none" w:sz="0" w:space="0" w:color="auto"/>
        <w:left w:val="none" w:sz="0" w:space="0" w:color="auto"/>
        <w:bottom w:val="none" w:sz="0" w:space="0" w:color="auto"/>
        <w:right w:val="none" w:sz="0" w:space="0" w:color="auto"/>
      </w:divBdr>
    </w:div>
    <w:div w:id="716587534">
      <w:bodyDiv w:val="1"/>
      <w:marLeft w:val="0"/>
      <w:marRight w:val="0"/>
      <w:marTop w:val="0"/>
      <w:marBottom w:val="0"/>
      <w:divBdr>
        <w:top w:val="none" w:sz="0" w:space="0" w:color="auto"/>
        <w:left w:val="none" w:sz="0" w:space="0" w:color="auto"/>
        <w:bottom w:val="none" w:sz="0" w:space="0" w:color="auto"/>
        <w:right w:val="none" w:sz="0" w:space="0" w:color="auto"/>
      </w:divBdr>
    </w:div>
    <w:div w:id="716590398">
      <w:bodyDiv w:val="1"/>
      <w:marLeft w:val="0"/>
      <w:marRight w:val="0"/>
      <w:marTop w:val="0"/>
      <w:marBottom w:val="0"/>
      <w:divBdr>
        <w:top w:val="none" w:sz="0" w:space="0" w:color="auto"/>
        <w:left w:val="none" w:sz="0" w:space="0" w:color="auto"/>
        <w:bottom w:val="none" w:sz="0" w:space="0" w:color="auto"/>
        <w:right w:val="none" w:sz="0" w:space="0" w:color="auto"/>
      </w:divBdr>
    </w:div>
    <w:div w:id="716592514">
      <w:bodyDiv w:val="1"/>
      <w:marLeft w:val="0"/>
      <w:marRight w:val="0"/>
      <w:marTop w:val="0"/>
      <w:marBottom w:val="0"/>
      <w:divBdr>
        <w:top w:val="none" w:sz="0" w:space="0" w:color="auto"/>
        <w:left w:val="none" w:sz="0" w:space="0" w:color="auto"/>
        <w:bottom w:val="none" w:sz="0" w:space="0" w:color="auto"/>
        <w:right w:val="none" w:sz="0" w:space="0" w:color="auto"/>
      </w:divBdr>
    </w:div>
    <w:div w:id="716707152">
      <w:bodyDiv w:val="1"/>
      <w:marLeft w:val="0"/>
      <w:marRight w:val="0"/>
      <w:marTop w:val="0"/>
      <w:marBottom w:val="0"/>
      <w:divBdr>
        <w:top w:val="none" w:sz="0" w:space="0" w:color="auto"/>
        <w:left w:val="none" w:sz="0" w:space="0" w:color="auto"/>
        <w:bottom w:val="none" w:sz="0" w:space="0" w:color="auto"/>
        <w:right w:val="none" w:sz="0" w:space="0" w:color="auto"/>
      </w:divBdr>
    </w:div>
    <w:div w:id="716776447">
      <w:bodyDiv w:val="1"/>
      <w:marLeft w:val="0"/>
      <w:marRight w:val="0"/>
      <w:marTop w:val="0"/>
      <w:marBottom w:val="0"/>
      <w:divBdr>
        <w:top w:val="none" w:sz="0" w:space="0" w:color="auto"/>
        <w:left w:val="none" w:sz="0" w:space="0" w:color="auto"/>
        <w:bottom w:val="none" w:sz="0" w:space="0" w:color="auto"/>
        <w:right w:val="none" w:sz="0" w:space="0" w:color="auto"/>
      </w:divBdr>
    </w:div>
    <w:div w:id="716781018">
      <w:bodyDiv w:val="1"/>
      <w:marLeft w:val="0"/>
      <w:marRight w:val="0"/>
      <w:marTop w:val="0"/>
      <w:marBottom w:val="0"/>
      <w:divBdr>
        <w:top w:val="none" w:sz="0" w:space="0" w:color="auto"/>
        <w:left w:val="none" w:sz="0" w:space="0" w:color="auto"/>
        <w:bottom w:val="none" w:sz="0" w:space="0" w:color="auto"/>
        <w:right w:val="none" w:sz="0" w:space="0" w:color="auto"/>
      </w:divBdr>
    </w:div>
    <w:div w:id="716927507">
      <w:bodyDiv w:val="1"/>
      <w:marLeft w:val="0"/>
      <w:marRight w:val="0"/>
      <w:marTop w:val="0"/>
      <w:marBottom w:val="0"/>
      <w:divBdr>
        <w:top w:val="none" w:sz="0" w:space="0" w:color="auto"/>
        <w:left w:val="none" w:sz="0" w:space="0" w:color="auto"/>
        <w:bottom w:val="none" w:sz="0" w:space="0" w:color="auto"/>
        <w:right w:val="none" w:sz="0" w:space="0" w:color="auto"/>
      </w:divBdr>
    </w:div>
    <w:div w:id="717246409">
      <w:bodyDiv w:val="1"/>
      <w:marLeft w:val="0"/>
      <w:marRight w:val="0"/>
      <w:marTop w:val="0"/>
      <w:marBottom w:val="0"/>
      <w:divBdr>
        <w:top w:val="none" w:sz="0" w:space="0" w:color="auto"/>
        <w:left w:val="none" w:sz="0" w:space="0" w:color="auto"/>
        <w:bottom w:val="none" w:sz="0" w:space="0" w:color="auto"/>
        <w:right w:val="none" w:sz="0" w:space="0" w:color="auto"/>
      </w:divBdr>
    </w:div>
    <w:div w:id="717556967">
      <w:bodyDiv w:val="1"/>
      <w:marLeft w:val="0"/>
      <w:marRight w:val="0"/>
      <w:marTop w:val="0"/>
      <w:marBottom w:val="0"/>
      <w:divBdr>
        <w:top w:val="none" w:sz="0" w:space="0" w:color="auto"/>
        <w:left w:val="none" w:sz="0" w:space="0" w:color="auto"/>
        <w:bottom w:val="none" w:sz="0" w:space="0" w:color="auto"/>
        <w:right w:val="none" w:sz="0" w:space="0" w:color="auto"/>
      </w:divBdr>
    </w:div>
    <w:div w:id="717628263">
      <w:bodyDiv w:val="1"/>
      <w:marLeft w:val="0"/>
      <w:marRight w:val="0"/>
      <w:marTop w:val="0"/>
      <w:marBottom w:val="0"/>
      <w:divBdr>
        <w:top w:val="none" w:sz="0" w:space="0" w:color="auto"/>
        <w:left w:val="none" w:sz="0" w:space="0" w:color="auto"/>
        <w:bottom w:val="none" w:sz="0" w:space="0" w:color="auto"/>
        <w:right w:val="none" w:sz="0" w:space="0" w:color="auto"/>
      </w:divBdr>
    </w:div>
    <w:div w:id="717896234">
      <w:bodyDiv w:val="1"/>
      <w:marLeft w:val="0"/>
      <w:marRight w:val="0"/>
      <w:marTop w:val="0"/>
      <w:marBottom w:val="0"/>
      <w:divBdr>
        <w:top w:val="none" w:sz="0" w:space="0" w:color="auto"/>
        <w:left w:val="none" w:sz="0" w:space="0" w:color="auto"/>
        <w:bottom w:val="none" w:sz="0" w:space="0" w:color="auto"/>
        <w:right w:val="none" w:sz="0" w:space="0" w:color="auto"/>
      </w:divBdr>
    </w:div>
    <w:div w:id="718016927">
      <w:bodyDiv w:val="1"/>
      <w:marLeft w:val="0"/>
      <w:marRight w:val="0"/>
      <w:marTop w:val="0"/>
      <w:marBottom w:val="0"/>
      <w:divBdr>
        <w:top w:val="none" w:sz="0" w:space="0" w:color="auto"/>
        <w:left w:val="none" w:sz="0" w:space="0" w:color="auto"/>
        <w:bottom w:val="none" w:sz="0" w:space="0" w:color="auto"/>
        <w:right w:val="none" w:sz="0" w:space="0" w:color="auto"/>
      </w:divBdr>
    </w:div>
    <w:div w:id="718044832">
      <w:bodyDiv w:val="1"/>
      <w:marLeft w:val="0"/>
      <w:marRight w:val="0"/>
      <w:marTop w:val="0"/>
      <w:marBottom w:val="0"/>
      <w:divBdr>
        <w:top w:val="none" w:sz="0" w:space="0" w:color="auto"/>
        <w:left w:val="none" w:sz="0" w:space="0" w:color="auto"/>
        <w:bottom w:val="none" w:sz="0" w:space="0" w:color="auto"/>
        <w:right w:val="none" w:sz="0" w:space="0" w:color="auto"/>
      </w:divBdr>
    </w:div>
    <w:div w:id="718088093">
      <w:bodyDiv w:val="1"/>
      <w:marLeft w:val="0"/>
      <w:marRight w:val="0"/>
      <w:marTop w:val="0"/>
      <w:marBottom w:val="0"/>
      <w:divBdr>
        <w:top w:val="none" w:sz="0" w:space="0" w:color="auto"/>
        <w:left w:val="none" w:sz="0" w:space="0" w:color="auto"/>
        <w:bottom w:val="none" w:sz="0" w:space="0" w:color="auto"/>
        <w:right w:val="none" w:sz="0" w:space="0" w:color="auto"/>
      </w:divBdr>
    </w:div>
    <w:div w:id="718280586">
      <w:bodyDiv w:val="1"/>
      <w:marLeft w:val="0"/>
      <w:marRight w:val="0"/>
      <w:marTop w:val="0"/>
      <w:marBottom w:val="0"/>
      <w:divBdr>
        <w:top w:val="none" w:sz="0" w:space="0" w:color="auto"/>
        <w:left w:val="none" w:sz="0" w:space="0" w:color="auto"/>
        <w:bottom w:val="none" w:sz="0" w:space="0" w:color="auto"/>
        <w:right w:val="none" w:sz="0" w:space="0" w:color="auto"/>
      </w:divBdr>
    </w:div>
    <w:div w:id="718356426">
      <w:bodyDiv w:val="1"/>
      <w:marLeft w:val="0"/>
      <w:marRight w:val="0"/>
      <w:marTop w:val="0"/>
      <w:marBottom w:val="0"/>
      <w:divBdr>
        <w:top w:val="none" w:sz="0" w:space="0" w:color="auto"/>
        <w:left w:val="none" w:sz="0" w:space="0" w:color="auto"/>
        <w:bottom w:val="none" w:sz="0" w:space="0" w:color="auto"/>
        <w:right w:val="none" w:sz="0" w:space="0" w:color="auto"/>
      </w:divBdr>
    </w:div>
    <w:div w:id="718361275">
      <w:bodyDiv w:val="1"/>
      <w:marLeft w:val="0"/>
      <w:marRight w:val="0"/>
      <w:marTop w:val="0"/>
      <w:marBottom w:val="0"/>
      <w:divBdr>
        <w:top w:val="none" w:sz="0" w:space="0" w:color="auto"/>
        <w:left w:val="none" w:sz="0" w:space="0" w:color="auto"/>
        <w:bottom w:val="none" w:sz="0" w:space="0" w:color="auto"/>
        <w:right w:val="none" w:sz="0" w:space="0" w:color="auto"/>
      </w:divBdr>
    </w:div>
    <w:div w:id="718555992">
      <w:bodyDiv w:val="1"/>
      <w:marLeft w:val="0"/>
      <w:marRight w:val="0"/>
      <w:marTop w:val="0"/>
      <w:marBottom w:val="0"/>
      <w:divBdr>
        <w:top w:val="none" w:sz="0" w:space="0" w:color="auto"/>
        <w:left w:val="none" w:sz="0" w:space="0" w:color="auto"/>
        <w:bottom w:val="none" w:sz="0" w:space="0" w:color="auto"/>
        <w:right w:val="none" w:sz="0" w:space="0" w:color="auto"/>
      </w:divBdr>
    </w:div>
    <w:div w:id="718630948">
      <w:bodyDiv w:val="1"/>
      <w:marLeft w:val="0"/>
      <w:marRight w:val="0"/>
      <w:marTop w:val="0"/>
      <w:marBottom w:val="0"/>
      <w:divBdr>
        <w:top w:val="none" w:sz="0" w:space="0" w:color="auto"/>
        <w:left w:val="none" w:sz="0" w:space="0" w:color="auto"/>
        <w:bottom w:val="none" w:sz="0" w:space="0" w:color="auto"/>
        <w:right w:val="none" w:sz="0" w:space="0" w:color="auto"/>
      </w:divBdr>
    </w:div>
    <w:div w:id="718633577">
      <w:bodyDiv w:val="1"/>
      <w:marLeft w:val="0"/>
      <w:marRight w:val="0"/>
      <w:marTop w:val="0"/>
      <w:marBottom w:val="0"/>
      <w:divBdr>
        <w:top w:val="none" w:sz="0" w:space="0" w:color="auto"/>
        <w:left w:val="none" w:sz="0" w:space="0" w:color="auto"/>
        <w:bottom w:val="none" w:sz="0" w:space="0" w:color="auto"/>
        <w:right w:val="none" w:sz="0" w:space="0" w:color="auto"/>
      </w:divBdr>
    </w:div>
    <w:div w:id="718865442">
      <w:bodyDiv w:val="1"/>
      <w:marLeft w:val="0"/>
      <w:marRight w:val="0"/>
      <w:marTop w:val="0"/>
      <w:marBottom w:val="0"/>
      <w:divBdr>
        <w:top w:val="none" w:sz="0" w:space="0" w:color="auto"/>
        <w:left w:val="none" w:sz="0" w:space="0" w:color="auto"/>
        <w:bottom w:val="none" w:sz="0" w:space="0" w:color="auto"/>
        <w:right w:val="none" w:sz="0" w:space="0" w:color="auto"/>
      </w:divBdr>
    </w:div>
    <w:div w:id="718866479">
      <w:bodyDiv w:val="1"/>
      <w:marLeft w:val="0"/>
      <w:marRight w:val="0"/>
      <w:marTop w:val="0"/>
      <w:marBottom w:val="0"/>
      <w:divBdr>
        <w:top w:val="none" w:sz="0" w:space="0" w:color="auto"/>
        <w:left w:val="none" w:sz="0" w:space="0" w:color="auto"/>
        <w:bottom w:val="none" w:sz="0" w:space="0" w:color="auto"/>
        <w:right w:val="none" w:sz="0" w:space="0" w:color="auto"/>
      </w:divBdr>
    </w:div>
    <w:div w:id="719327606">
      <w:bodyDiv w:val="1"/>
      <w:marLeft w:val="0"/>
      <w:marRight w:val="0"/>
      <w:marTop w:val="0"/>
      <w:marBottom w:val="0"/>
      <w:divBdr>
        <w:top w:val="none" w:sz="0" w:space="0" w:color="auto"/>
        <w:left w:val="none" w:sz="0" w:space="0" w:color="auto"/>
        <w:bottom w:val="none" w:sz="0" w:space="0" w:color="auto"/>
        <w:right w:val="none" w:sz="0" w:space="0" w:color="auto"/>
      </w:divBdr>
    </w:div>
    <w:div w:id="719596646">
      <w:bodyDiv w:val="1"/>
      <w:marLeft w:val="0"/>
      <w:marRight w:val="0"/>
      <w:marTop w:val="0"/>
      <w:marBottom w:val="0"/>
      <w:divBdr>
        <w:top w:val="none" w:sz="0" w:space="0" w:color="auto"/>
        <w:left w:val="none" w:sz="0" w:space="0" w:color="auto"/>
        <w:bottom w:val="none" w:sz="0" w:space="0" w:color="auto"/>
        <w:right w:val="none" w:sz="0" w:space="0" w:color="auto"/>
      </w:divBdr>
    </w:div>
    <w:div w:id="719746627">
      <w:bodyDiv w:val="1"/>
      <w:marLeft w:val="0"/>
      <w:marRight w:val="0"/>
      <w:marTop w:val="0"/>
      <w:marBottom w:val="0"/>
      <w:divBdr>
        <w:top w:val="none" w:sz="0" w:space="0" w:color="auto"/>
        <w:left w:val="none" w:sz="0" w:space="0" w:color="auto"/>
        <w:bottom w:val="none" w:sz="0" w:space="0" w:color="auto"/>
        <w:right w:val="none" w:sz="0" w:space="0" w:color="auto"/>
      </w:divBdr>
    </w:div>
    <w:div w:id="720397383">
      <w:bodyDiv w:val="1"/>
      <w:marLeft w:val="0"/>
      <w:marRight w:val="0"/>
      <w:marTop w:val="0"/>
      <w:marBottom w:val="0"/>
      <w:divBdr>
        <w:top w:val="none" w:sz="0" w:space="0" w:color="auto"/>
        <w:left w:val="none" w:sz="0" w:space="0" w:color="auto"/>
        <w:bottom w:val="none" w:sz="0" w:space="0" w:color="auto"/>
        <w:right w:val="none" w:sz="0" w:space="0" w:color="auto"/>
      </w:divBdr>
    </w:div>
    <w:div w:id="720638743">
      <w:bodyDiv w:val="1"/>
      <w:marLeft w:val="0"/>
      <w:marRight w:val="0"/>
      <w:marTop w:val="0"/>
      <w:marBottom w:val="0"/>
      <w:divBdr>
        <w:top w:val="none" w:sz="0" w:space="0" w:color="auto"/>
        <w:left w:val="none" w:sz="0" w:space="0" w:color="auto"/>
        <w:bottom w:val="none" w:sz="0" w:space="0" w:color="auto"/>
        <w:right w:val="none" w:sz="0" w:space="0" w:color="auto"/>
      </w:divBdr>
    </w:div>
    <w:div w:id="720983089">
      <w:bodyDiv w:val="1"/>
      <w:marLeft w:val="0"/>
      <w:marRight w:val="0"/>
      <w:marTop w:val="0"/>
      <w:marBottom w:val="0"/>
      <w:divBdr>
        <w:top w:val="none" w:sz="0" w:space="0" w:color="auto"/>
        <w:left w:val="none" w:sz="0" w:space="0" w:color="auto"/>
        <w:bottom w:val="none" w:sz="0" w:space="0" w:color="auto"/>
        <w:right w:val="none" w:sz="0" w:space="0" w:color="auto"/>
      </w:divBdr>
    </w:div>
    <w:div w:id="720985402">
      <w:bodyDiv w:val="1"/>
      <w:marLeft w:val="0"/>
      <w:marRight w:val="0"/>
      <w:marTop w:val="0"/>
      <w:marBottom w:val="0"/>
      <w:divBdr>
        <w:top w:val="none" w:sz="0" w:space="0" w:color="auto"/>
        <w:left w:val="none" w:sz="0" w:space="0" w:color="auto"/>
        <w:bottom w:val="none" w:sz="0" w:space="0" w:color="auto"/>
        <w:right w:val="none" w:sz="0" w:space="0" w:color="auto"/>
      </w:divBdr>
    </w:div>
    <w:div w:id="721247933">
      <w:bodyDiv w:val="1"/>
      <w:marLeft w:val="0"/>
      <w:marRight w:val="0"/>
      <w:marTop w:val="0"/>
      <w:marBottom w:val="0"/>
      <w:divBdr>
        <w:top w:val="none" w:sz="0" w:space="0" w:color="auto"/>
        <w:left w:val="none" w:sz="0" w:space="0" w:color="auto"/>
        <w:bottom w:val="none" w:sz="0" w:space="0" w:color="auto"/>
        <w:right w:val="none" w:sz="0" w:space="0" w:color="auto"/>
      </w:divBdr>
    </w:div>
    <w:div w:id="721440366">
      <w:bodyDiv w:val="1"/>
      <w:marLeft w:val="0"/>
      <w:marRight w:val="0"/>
      <w:marTop w:val="0"/>
      <w:marBottom w:val="0"/>
      <w:divBdr>
        <w:top w:val="none" w:sz="0" w:space="0" w:color="auto"/>
        <w:left w:val="none" w:sz="0" w:space="0" w:color="auto"/>
        <w:bottom w:val="none" w:sz="0" w:space="0" w:color="auto"/>
        <w:right w:val="none" w:sz="0" w:space="0" w:color="auto"/>
      </w:divBdr>
    </w:div>
    <w:div w:id="721489840">
      <w:bodyDiv w:val="1"/>
      <w:marLeft w:val="0"/>
      <w:marRight w:val="0"/>
      <w:marTop w:val="0"/>
      <w:marBottom w:val="0"/>
      <w:divBdr>
        <w:top w:val="none" w:sz="0" w:space="0" w:color="auto"/>
        <w:left w:val="none" w:sz="0" w:space="0" w:color="auto"/>
        <w:bottom w:val="none" w:sz="0" w:space="0" w:color="auto"/>
        <w:right w:val="none" w:sz="0" w:space="0" w:color="auto"/>
      </w:divBdr>
    </w:div>
    <w:div w:id="721513860">
      <w:bodyDiv w:val="1"/>
      <w:marLeft w:val="0"/>
      <w:marRight w:val="0"/>
      <w:marTop w:val="0"/>
      <w:marBottom w:val="0"/>
      <w:divBdr>
        <w:top w:val="none" w:sz="0" w:space="0" w:color="auto"/>
        <w:left w:val="none" w:sz="0" w:space="0" w:color="auto"/>
        <w:bottom w:val="none" w:sz="0" w:space="0" w:color="auto"/>
        <w:right w:val="none" w:sz="0" w:space="0" w:color="auto"/>
      </w:divBdr>
    </w:div>
    <w:div w:id="721564043">
      <w:bodyDiv w:val="1"/>
      <w:marLeft w:val="0"/>
      <w:marRight w:val="0"/>
      <w:marTop w:val="0"/>
      <w:marBottom w:val="0"/>
      <w:divBdr>
        <w:top w:val="none" w:sz="0" w:space="0" w:color="auto"/>
        <w:left w:val="none" w:sz="0" w:space="0" w:color="auto"/>
        <w:bottom w:val="none" w:sz="0" w:space="0" w:color="auto"/>
        <w:right w:val="none" w:sz="0" w:space="0" w:color="auto"/>
      </w:divBdr>
    </w:div>
    <w:div w:id="721751963">
      <w:bodyDiv w:val="1"/>
      <w:marLeft w:val="0"/>
      <w:marRight w:val="0"/>
      <w:marTop w:val="0"/>
      <w:marBottom w:val="0"/>
      <w:divBdr>
        <w:top w:val="none" w:sz="0" w:space="0" w:color="auto"/>
        <w:left w:val="none" w:sz="0" w:space="0" w:color="auto"/>
        <w:bottom w:val="none" w:sz="0" w:space="0" w:color="auto"/>
        <w:right w:val="none" w:sz="0" w:space="0" w:color="auto"/>
      </w:divBdr>
    </w:div>
    <w:div w:id="721831115">
      <w:bodyDiv w:val="1"/>
      <w:marLeft w:val="0"/>
      <w:marRight w:val="0"/>
      <w:marTop w:val="0"/>
      <w:marBottom w:val="0"/>
      <w:divBdr>
        <w:top w:val="none" w:sz="0" w:space="0" w:color="auto"/>
        <w:left w:val="none" w:sz="0" w:space="0" w:color="auto"/>
        <w:bottom w:val="none" w:sz="0" w:space="0" w:color="auto"/>
        <w:right w:val="none" w:sz="0" w:space="0" w:color="auto"/>
      </w:divBdr>
    </w:div>
    <w:div w:id="721900886">
      <w:bodyDiv w:val="1"/>
      <w:marLeft w:val="0"/>
      <w:marRight w:val="0"/>
      <w:marTop w:val="0"/>
      <w:marBottom w:val="0"/>
      <w:divBdr>
        <w:top w:val="none" w:sz="0" w:space="0" w:color="auto"/>
        <w:left w:val="none" w:sz="0" w:space="0" w:color="auto"/>
        <w:bottom w:val="none" w:sz="0" w:space="0" w:color="auto"/>
        <w:right w:val="none" w:sz="0" w:space="0" w:color="auto"/>
      </w:divBdr>
    </w:div>
    <w:div w:id="721906571">
      <w:bodyDiv w:val="1"/>
      <w:marLeft w:val="0"/>
      <w:marRight w:val="0"/>
      <w:marTop w:val="0"/>
      <w:marBottom w:val="0"/>
      <w:divBdr>
        <w:top w:val="none" w:sz="0" w:space="0" w:color="auto"/>
        <w:left w:val="none" w:sz="0" w:space="0" w:color="auto"/>
        <w:bottom w:val="none" w:sz="0" w:space="0" w:color="auto"/>
        <w:right w:val="none" w:sz="0" w:space="0" w:color="auto"/>
      </w:divBdr>
    </w:div>
    <w:div w:id="722143428">
      <w:bodyDiv w:val="1"/>
      <w:marLeft w:val="0"/>
      <w:marRight w:val="0"/>
      <w:marTop w:val="0"/>
      <w:marBottom w:val="0"/>
      <w:divBdr>
        <w:top w:val="none" w:sz="0" w:space="0" w:color="auto"/>
        <w:left w:val="none" w:sz="0" w:space="0" w:color="auto"/>
        <w:bottom w:val="none" w:sz="0" w:space="0" w:color="auto"/>
        <w:right w:val="none" w:sz="0" w:space="0" w:color="auto"/>
      </w:divBdr>
    </w:div>
    <w:div w:id="722218257">
      <w:bodyDiv w:val="1"/>
      <w:marLeft w:val="0"/>
      <w:marRight w:val="0"/>
      <w:marTop w:val="0"/>
      <w:marBottom w:val="0"/>
      <w:divBdr>
        <w:top w:val="none" w:sz="0" w:space="0" w:color="auto"/>
        <w:left w:val="none" w:sz="0" w:space="0" w:color="auto"/>
        <w:bottom w:val="none" w:sz="0" w:space="0" w:color="auto"/>
        <w:right w:val="none" w:sz="0" w:space="0" w:color="auto"/>
      </w:divBdr>
    </w:div>
    <w:div w:id="722368177">
      <w:bodyDiv w:val="1"/>
      <w:marLeft w:val="0"/>
      <w:marRight w:val="0"/>
      <w:marTop w:val="0"/>
      <w:marBottom w:val="0"/>
      <w:divBdr>
        <w:top w:val="none" w:sz="0" w:space="0" w:color="auto"/>
        <w:left w:val="none" w:sz="0" w:space="0" w:color="auto"/>
        <w:bottom w:val="none" w:sz="0" w:space="0" w:color="auto"/>
        <w:right w:val="none" w:sz="0" w:space="0" w:color="auto"/>
      </w:divBdr>
    </w:div>
    <w:div w:id="722484366">
      <w:bodyDiv w:val="1"/>
      <w:marLeft w:val="0"/>
      <w:marRight w:val="0"/>
      <w:marTop w:val="0"/>
      <w:marBottom w:val="0"/>
      <w:divBdr>
        <w:top w:val="none" w:sz="0" w:space="0" w:color="auto"/>
        <w:left w:val="none" w:sz="0" w:space="0" w:color="auto"/>
        <w:bottom w:val="none" w:sz="0" w:space="0" w:color="auto"/>
        <w:right w:val="none" w:sz="0" w:space="0" w:color="auto"/>
      </w:divBdr>
    </w:div>
    <w:div w:id="722606287">
      <w:bodyDiv w:val="1"/>
      <w:marLeft w:val="0"/>
      <w:marRight w:val="0"/>
      <w:marTop w:val="0"/>
      <w:marBottom w:val="0"/>
      <w:divBdr>
        <w:top w:val="none" w:sz="0" w:space="0" w:color="auto"/>
        <w:left w:val="none" w:sz="0" w:space="0" w:color="auto"/>
        <w:bottom w:val="none" w:sz="0" w:space="0" w:color="auto"/>
        <w:right w:val="none" w:sz="0" w:space="0" w:color="auto"/>
      </w:divBdr>
    </w:div>
    <w:div w:id="722876025">
      <w:bodyDiv w:val="1"/>
      <w:marLeft w:val="0"/>
      <w:marRight w:val="0"/>
      <w:marTop w:val="0"/>
      <w:marBottom w:val="0"/>
      <w:divBdr>
        <w:top w:val="none" w:sz="0" w:space="0" w:color="auto"/>
        <w:left w:val="none" w:sz="0" w:space="0" w:color="auto"/>
        <w:bottom w:val="none" w:sz="0" w:space="0" w:color="auto"/>
        <w:right w:val="none" w:sz="0" w:space="0" w:color="auto"/>
      </w:divBdr>
    </w:div>
    <w:div w:id="723063103">
      <w:bodyDiv w:val="1"/>
      <w:marLeft w:val="0"/>
      <w:marRight w:val="0"/>
      <w:marTop w:val="0"/>
      <w:marBottom w:val="0"/>
      <w:divBdr>
        <w:top w:val="none" w:sz="0" w:space="0" w:color="auto"/>
        <w:left w:val="none" w:sz="0" w:space="0" w:color="auto"/>
        <w:bottom w:val="none" w:sz="0" w:space="0" w:color="auto"/>
        <w:right w:val="none" w:sz="0" w:space="0" w:color="auto"/>
      </w:divBdr>
    </w:div>
    <w:div w:id="723220595">
      <w:bodyDiv w:val="1"/>
      <w:marLeft w:val="0"/>
      <w:marRight w:val="0"/>
      <w:marTop w:val="0"/>
      <w:marBottom w:val="0"/>
      <w:divBdr>
        <w:top w:val="none" w:sz="0" w:space="0" w:color="auto"/>
        <w:left w:val="none" w:sz="0" w:space="0" w:color="auto"/>
        <w:bottom w:val="none" w:sz="0" w:space="0" w:color="auto"/>
        <w:right w:val="none" w:sz="0" w:space="0" w:color="auto"/>
      </w:divBdr>
    </w:div>
    <w:div w:id="723257104">
      <w:bodyDiv w:val="1"/>
      <w:marLeft w:val="0"/>
      <w:marRight w:val="0"/>
      <w:marTop w:val="0"/>
      <w:marBottom w:val="0"/>
      <w:divBdr>
        <w:top w:val="none" w:sz="0" w:space="0" w:color="auto"/>
        <w:left w:val="none" w:sz="0" w:space="0" w:color="auto"/>
        <w:bottom w:val="none" w:sz="0" w:space="0" w:color="auto"/>
        <w:right w:val="none" w:sz="0" w:space="0" w:color="auto"/>
      </w:divBdr>
    </w:div>
    <w:div w:id="723286308">
      <w:bodyDiv w:val="1"/>
      <w:marLeft w:val="0"/>
      <w:marRight w:val="0"/>
      <w:marTop w:val="0"/>
      <w:marBottom w:val="0"/>
      <w:divBdr>
        <w:top w:val="none" w:sz="0" w:space="0" w:color="auto"/>
        <w:left w:val="none" w:sz="0" w:space="0" w:color="auto"/>
        <w:bottom w:val="none" w:sz="0" w:space="0" w:color="auto"/>
        <w:right w:val="none" w:sz="0" w:space="0" w:color="auto"/>
      </w:divBdr>
    </w:div>
    <w:div w:id="723874632">
      <w:bodyDiv w:val="1"/>
      <w:marLeft w:val="0"/>
      <w:marRight w:val="0"/>
      <w:marTop w:val="0"/>
      <w:marBottom w:val="0"/>
      <w:divBdr>
        <w:top w:val="none" w:sz="0" w:space="0" w:color="auto"/>
        <w:left w:val="none" w:sz="0" w:space="0" w:color="auto"/>
        <w:bottom w:val="none" w:sz="0" w:space="0" w:color="auto"/>
        <w:right w:val="none" w:sz="0" w:space="0" w:color="auto"/>
      </w:divBdr>
    </w:div>
    <w:div w:id="723915509">
      <w:bodyDiv w:val="1"/>
      <w:marLeft w:val="0"/>
      <w:marRight w:val="0"/>
      <w:marTop w:val="0"/>
      <w:marBottom w:val="0"/>
      <w:divBdr>
        <w:top w:val="none" w:sz="0" w:space="0" w:color="auto"/>
        <w:left w:val="none" w:sz="0" w:space="0" w:color="auto"/>
        <w:bottom w:val="none" w:sz="0" w:space="0" w:color="auto"/>
        <w:right w:val="none" w:sz="0" w:space="0" w:color="auto"/>
      </w:divBdr>
    </w:div>
    <w:div w:id="724107409">
      <w:bodyDiv w:val="1"/>
      <w:marLeft w:val="0"/>
      <w:marRight w:val="0"/>
      <w:marTop w:val="0"/>
      <w:marBottom w:val="0"/>
      <w:divBdr>
        <w:top w:val="none" w:sz="0" w:space="0" w:color="auto"/>
        <w:left w:val="none" w:sz="0" w:space="0" w:color="auto"/>
        <w:bottom w:val="none" w:sz="0" w:space="0" w:color="auto"/>
        <w:right w:val="none" w:sz="0" w:space="0" w:color="auto"/>
      </w:divBdr>
    </w:div>
    <w:div w:id="724182323">
      <w:bodyDiv w:val="1"/>
      <w:marLeft w:val="0"/>
      <w:marRight w:val="0"/>
      <w:marTop w:val="0"/>
      <w:marBottom w:val="0"/>
      <w:divBdr>
        <w:top w:val="none" w:sz="0" w:space="0" w:color="auto"/>
        <w:left w:val="none" w:sz="0" w:space="0" w:color="auto"/>
        <w:bottom w:val="none" w:sz="0" w:space="0" w:color="auto"/>
        <w:right w:val="none" w:sz="0" w:space="0" w:color="auto"/>
      </w:divBdr>
    </w:div>
    <w:div w:id="724253458">
      <w:bodyDiv w:val="1"/>
      <w:marLeft w:val="0"/>
      <w:marRight w:val="0"/>
      <w:marTop w:val="0"/>
      <w:marBottom w:val="0"/>
      <w:divBdr>
        <w:top w:val="none" w:sz="0" w:space="0" w:color="auto"/>
        <w:left w:val="none" w:sz="0" w:space="0" w:color="auto"/>
        <w:bottom w:val="none" w:sz="0" w:space="0" w:color="auto"/>
        <w:right w:val="none" w:sz="0" w:space="0" w:color="auto"/>
      </w:divBdr>
    </w:div>
    <w:div w:id="724452832">
      <w:bodyDiv w:val="1"/>
      <w:marLeft w:val="0"/>
      <w:marRight w:val="0"/>
      <w:marTop w:val="0"/>
      <w:marBottom w:val="0"/>
      <w:divBdr>
        <w:top w:val="none" w:sz="0" w:space="0" w:color="auto"/>
        <w:left w:val="none" w:sz="0" w:space="0" w:color="auto"/>
        <w:bottom w:val="none" w:sz="0" w:space="0" w:color="auto"/>
        <w:right w:val="none" w:sz="0" w:space="0" w:color="auto"/>
      </w:divBdr>
    </w:div>
    <w:div w:id="724643552">
      <w:bodyDiv w:val="1"/>
      <w:marLeft w:val="0"/>
      <w:marRight w:val="0"/>
      <w:marTop w:val="0"/>
      <w:marBottom w:val="0"/>
      <w:divBdr>
        <w:top w:val="none" w:sz="0" w:space="0" w:color="auto"/>
        <w:left w:val="none" w:sz="0" w:space="0" w:color="auto"/>
        <w:bottom w:val="none" w:sz="0" w:space="0" w:color="auto"/>
        <w:right w:val="none" w:sz="0" w:space="0" w:color="auto"/>
      </w:divBdr>
    </w:div>
    <w:div w:id="724915381">
      <w:bodyDiv w:val="1"/>
      <w:marLeft w:val="0"/>
      <w:marRight w:val="0"/>
      <w:marTop w:val="0"/>
      <w:marBottom w:val="0"/>
      <w:divBdr>
        <w:top w:val="none" w:sz="0" w:space="0" w:color="auto"/>
        <w:left w:val="none" w:sz="0" w:space="0" w:color="auto"/>
        <w:bottom w:val="none" w:sz="0" w:space="0" w:color="auto"/>
        <w:right w:val="none" w:sz="0" w:space="0" w:color="auto"/>
      </w:divBdr>
    </w:div>
    <w:div w:id="724916830">
      <w:bodyDiv w:val="1"/>
      <w:marLeft w:val="0"/>
      <w:marRight w:val="0"/>
      <w:marTop w:val="0"/>
      <w:marBottom w:val="0"/>
      <w:divBdr>
        <w:top w:val="none" w:sz="0" w:space="0" w:color="auto"/>
        <w:left w:val="none" w:sz="0" w:space="0" w:color="auto"/>
        <w:bottom w:val="none" w:sz="0" w:space="0" w:color="auto"/>
        <w:right w:val="none" w:sz="0" w:space="0" w:color="auto"/>
      </w:divBdr>
    </w:div>
    <w:div w:id="724991240">
      <w:bodyDiv w:val="1"/>
      <w:marLeft w:val="0"/>
      <w:marRight w:val="0"/>
      <w:marTop w:val="0"/>
      <w:marBottom w:val="0"/>
      <w:divBdr>
        <w:top w:val="none" w:sz="0" w:space="0" w:color="auto"/>
        <w:left w:val="none" w:sz="0" w:space="0" w:color="auto"/>
        <w:bottom w:val="none" w:sz="0" w:space="0" w:color="auto"/>
        <w:right w:val="none" w:sz="0" w:space="0" w:color="auto"/>
      </w:divBdr>
    </w:div>
    <w:div w:id="725227117">
      <w:bodyDiv w:val="1"/>
      <w:marLeft w:val="0"/>
      <w:marRight w:val="0"/>
      <w:marTop w:val="0"/>
      <w:marBottom w:val="0"/>
      <w:divBdr>
        <w:top w:val="none" w:sz="0" w:space="0" w:color="auto"/>
        <w:left w:val="none" w:sz="0" w:space="0" w:color="auto"/>
        <w:bottom w:val="none" w:sz="0" w:space="0" w:color="auto"/>
        <w:right w:val="none" w:sz="0" w:space="0" w:color="auto"/>
      </w:divBdr>
    </w:div>
    <w:div w:id="725682953">
      <w:bodyDiv w:val="1"/>
      <w:marLeft w:val="0"/>
      <w:marRight w:val="0"/>
      <w:marTop w:val="0"/>
      <w:marBottom w:val="0"/>
      <w:divBdr>
        <w:top w:val="none" w:sz="0" w:space="0" w:color="auto"/>
        <w:left w:val="none" w:sz="0" w:space="0" w:color="auto"/>
        <w:bottom w:val="none" w:sz="0" w:space="0" w:color="auto"/>
        <w:right w:val="none" w:sz="0" w:space="0" w:color="auto"/>
      </w:divBdr>
    </w:div>
    <w:div w:id="725760980">
      <w:bodyDiv w:val="1"/>
      <w:marLeft w:val="0"/>
      <w:marRight w:val="0"/>
      <w:marTop w:val="0"/>
      <w:marBottom w:val="0"/>
      <w:divBdr>
        <w:top w:val="none" w:sz="0" w:space="0" w:color="auto"/>
        <w:left w:val="none" w:sz="0" w:space="0" w:color="auto"/>
        <w:bottom w:val="none" w:sz="0" w:space="0" w:color="auto"/>
        <w:right w:val="none" w:sz="0" w:space="0" w:color="auto"/>
      </w:divBdr>
    </w:div>
    <w:div w:id="726027807">
      <w:bodyDiv w:val="1"/>
      <w:marLeft w:val="0"/>
      <w:marRight w:val="0"/>
      <w:marTop w:val="0"/>
      <w:marBottom w:val="0"/>
      <w:divBdr>
        <w:top w:val="none" w:sz="0" w:space="0" w:color="auto"/>
        <w:left w:val="none" w:sz="0" w:space="0" w:color="auto"/>
        <w:bottom w:val="none" w:sz="0" w:space="0" w:color="auto"/>
        <w:right w:val="none" w:sz="0" w:space="0" w:color="auto"/>
      </w:divBdr>
    </w:div>
    <w:div w:id="726105461">
      <w:bodyDiv w:val="1"/>
      <w:marLeft w:val="0"/>
      <w:marRight w:val="0"/>
      <w:marTop w:val="0"/>
      <w:marBottom w:val="0"/>
      <w:divBdr>
        <w:top w:val="none" w:sz="0" w:space="0" w:color="auto"/>
        <w:left w:val="none" w:sz="0" w:space="0" w:color="auto"/>
        <w:bottom w:val="none" w:sz="0" w:space="0" w:color="auto"/>
        <w:right w:val="none" w:sz="0" w:space="0" w:color="auto"/>
      </w:divBdr>
    </w:div>
    <w:div w:id="726493985">
      <w:bodyDiv w:val="1"/>
      <w:marLeft w:val="0"/>
      <w:marRight w:val="0"/>
      <w:marTop w:val="0"/>
      <w:marBottom w:val="0"/>
      <w:divBdr>
        <w:top w:val="none" w:sz="0" w:space="0" w:color="auto"/>
        <w:left w:val="none" w:sz="0" w:space="0" w:color="auto"/>
        <w:bottom w:val="none" w:sz="0" w:space="0" w:color="auto"/>
        <w:right w:val="none" w:sz="0" w:space="0" w:color="auto"/>
      </w:divBdr>
    </w:div>
    <w:div w:id="726496488">
      <w:bodyDiv w:val="1"/>
      <w:marLeft w:val="0"/>
      <w:marRight w:val="0"/>
      <w:marTop w:val="0"/>
      <w:marBottom w:val="0"/>
      <w:divBdr>
        <w:top w:val="none" w:sz="0" w:space="0" w:color="auto"/>
        <w:left w:val="none" w:sz="0" w:space="0" w:color="auto"/>
        <w:bottom w:val="none" w:sz="0" w:space="0" w:color="auto"/>
        <w:right w:val="none" w:sz="0" w:space="0" w:color="auto"/>
      </w:divBdr>
    </w:div>
    <w:div w:id="727190573">
      <w:bodyDiv w:val="1"/>
      <w:marLeft w:val="0"/>
      <w:marRight w:val="0"/>
      <w:marTop w:val="0"/>
      <w:marBottom w:val="0"/>
      <w:divBdr>
        <w:top w:val="none" w:sz="0" w:space="0" w:color="auto"/>
        <w:left w:val="none" w:sz="0" w:space="0" w:color="auto"/>
        <w:bottom w:val="none" w:sz="0" w:space="0" w:color="auto"/>
        <w:right w:val="none" w:sz="0" w:space="0" w:color="auto"/>
      </w:divBdr>
    </w:div>
    <w:div w:id="727653322">
      <w:bodyDiv w:val="1"/>
      <w:marLeft w:val="0"/>
      <w:marRight w:val="0"/>
      <w:marTop w:val="0"/>
      <w:marBottom w:val="0"/>
      <w:divBdr>
        <w:top w:val="none" w:sz="0" w:space="0" w:color="auto"/>
        <w:left w:val="none" w:sz="0" w:space="0" w:color="auto"/>
        <w:bottom w:val="none" w:sz="0" w:space="0" w:color="auto"/>
        <w:right w:val="none" w:sz="0" w:space="0" w:color="auto"/>
      </w:divBdr>
    </w:div>
    <w:div w:id="727924693">
      <w:bodyDiv w:val="1"/>
      <w:marLeft w:val="0"/>
      <w:marRight w:val="0"/>
      <w:marTop w:val="0"/>
      <w:marBottom w:val="0"/>
      <w:divBdr>
        <w:top w:val="none" w:sz="0" w:space="0" w:color="auto"/>
        <w:left w:val="none" w:sz="0" w:space="0" w:color="auto"/>
        <w:bottom w:val="none" w:sz="0" w:space="0" w:color="auto"/>
        <w:right w:val="none" w:sz="0" w:space="0" w:color="auto"/>
      </w:divBdr>
    </w:div>
    <w:div w:id="728193003">
      <w:bodyDiv w:val="1"/>
      <w:marLeft w:val="0"/>
      <w:marRight w:val="0"/>
      <w:marTop w:val="0"/>
      <w:marBottom w:val="0"/>
      <w:divBdr>
        <w:top w:val="none" w:sz="0" w:space="0" w:color="auto"/>
        <w:left w:val="none" w:sz="0" w:space="0" w:color="auto"/>
        <w:bottom w:val="none" w:sz="0" w:space="0" w:color="auto"/>
        <w:right w:val="none" w:sz="0" w:space="0" w:color="auto"/>
      </w:divBdr>
    </w:div>
    <w:div w:id="728260789">
      <w:bodyDiv w:val="1"/>
      <w:marLeft w:val="0"/>
      <w:marRight w:val="0"/>
      <w:marTop w:val="0"/>
      <w:marBottom w:val="0"/>
      <w:divBdr>
        <w:top w:val="none" w:sz="0" w:space="0" w:color="auto"/>
        <w:left w:val="none" w:sz="0" w:space="0" w:color="auto"/>
        <w:bottom w:val="none" w:sz="0" w:space="0" w:color="auto"/>
        <w:right w:val="none" w:sz="0" w:space="0" w:color="auto"/>
      </w:divBdr>
    </w:div>
    <w:div w:id="728264481">
      <w:bodyDiv w:val="1"/>
      <w:marLeft w:val="0"/>
      <w:marRight w:val="0"/>
      <w:marTop w:val="0"/>
      <w:marBottom w:val="0"/>
      <w:divBdr>
        <w:top w:val="none" w:sz="0" w:space="0" w:color="auto"/>
        <w:left w:val="none" w:sz="0" w:space="0" w:color="auto"/>
        <w:bottom w:val="none" w:sz="0" w:space="0" w:color="auto"/>
        <w:right w:val="none" w:sz="0" w:space="0" w:color="auto"/>
      </w:divBdr>
    </w:div>
    <w:div w:id="728268549">
      <w:bodyDiv w:val="1"/>
      <w:marLeft w:val="0"/>
      <w:marRight w:val="0"/>
      <w:marTop w:val="0"/>
      <w:marBottom w:val="0"/>
      <w:divBdr>
        <w:top w:val="none" w:sz="0" w:space="0" w:color="auto"/>
        <w:left w:val="none" w:sz="0" w:space="0" w:color="auto"/>
        <w:bottom w:val="none" w:sz="0" w:space="0" w:color="auto"/>
        <w:right w:val="none" w:sz="0" w:space="0" w:color="auto"/>
      </w:divBdr>
    </w:div>
    <w:div w:id="728460798">
      <w:bodyDiv w:val="1"/>
      <w:marLeft w:val="0"/>
      <w:marRight w:val="0"/>
      <w:marTop w:val="0"/>
      <w:marBottom w:val="0"/>
      <w:divBdr>
        <w:top w:val="none" w:sz="0" w:space="0" w:color="auto"/>
        <w:left w:val="none" w:sz="0" w:space="0" w:color="auto"/>
        <w:bottom w:val="none" w:sz="0" w:space="0" w:color="auto"/>
        <w:right w:val="none" w:sz="0" w:space="0" w:color="auto"/>
      </w:divBdr>
    </w:div>
    <w:div w:id="728528814">
      <w:bodyDiv w:val="1"/>
      <w:marLeft w:val="0"/>
      <w:marRight w:val="0"/>
      <w:marTop w:val="0"/>
      <w:marBottom w:val="0"/>
      <w:divBdr>
        <w:top w:val="none" w:sz="0" w:space="0" w:color="auto"/>
        <w:left w:val="none" w:sz="0" w:space="0" w:color="auto"/>
        <w:bottom w:val="none" w:sz="0" w:space="0" w:color="auto"/>
        <w:right w:val="none" w:sz="0" w:space="0" w:color="auto"/>
      </w:divBdr>
    </w:div>
    <w:div w:id="728722740">
      <w:bodyDiv w:val="1"/>
      <w:marLeft w:val="0"/>
      <w:marRight w:val="0"/>
      <w:marTop w:val="0"/>
      <w:marBottom w:val="0"/>
      <w:divBdr>
        <w:top w:val="none" w:sz="0" w:space="0" w:color="auto"/>
        <w:left w:val="none" w:sz="0" w:space="0" w:color="auto"/>
        <w:bottom w:val="none" w:sz="0" w:space="0" w:color="auto"/>
        <w:right w:val="none" w:sz="0" w:space="0" w:color="auto"/>
      </w:divBdr>
    </w:div>
    <w:div w:id="729156897">
      <w:bodyDiv w:val="1"/>
      <w:marLeft w:val="0"/>
      <w:marRight w:val="0"/>
      <w:marTop w:val="0"/>
      <w:marBottom w:val="0"/>
      <w:divBdr>
        <w:top w:val="none" w:sz="0" w:space="0" w:color="auto"/>
        <w:left w:val="none" w:sz="0" w:space="0" w:color="auto"/>
        <w:bottom w:val="none" w:sz="0" w:space="0" w:color="auto"/>
        <w:right w:val="none" w:sz="0" w:space="0" w:color="auto"/>
      </w:divBdr>
    </w:div>
    <w:div w:id="729377247">
      <w:bodyDiv w:val="1"/>
      <w:marLeft w:val="0"/>
      <w:marRight w:val="0"/>
      <w:marTop w:val="0"/>
      <w:marBottom w:val="0"/>
      <w:divBdr>
        <w:top w:val="none" w:sz="0" w:space="0" w:color="auto"/>
        <w:left w:val="none" w:sz="0" w:space="0" w:color="auto"/>
        <w:bottom w:val="none" w:sz="0" w:space="0" w:color="auto"/>
        <w:right w:val="none" w:sz="0" w:space="0" w:color="auto"/>
      </w:divBdr>
    </w:div>
    <w:div w:id="729497187">
      <w:bodyDiv w:val="1"/>
      <w:marLeft w:val="0"/>
      <w:marRight w:val="0"/>
      <w:marTop w:val="0"/>
      <w:marBottom w:val="0"/>
      <w:divBdr>
        <w:top w:val="none" w:sz="0" w:space="0" w:color="auto"/>
        <w:left w:val="none" w:sz="0" w:space="0" w:color="auto"/>
        <w:bottom w:val="none" w:sz="0" w:space="0" w:color="auto"/>
        <w:right w:val="none" w:sz="0" w:space="0" w:color="auto"/>
      </w:divBdr>
    </w:div>
    <w:div w:id="729574827">
      <w:bodyDiv w:val="1"/>
      <w:marLeft w:val="0"/>
      <w:marRight w:val="0"/>
      <w:marTop w:val="0"/>
      <w:marBottom w:val="0"/>
      <w:divBdr>
        <w:top w:val="none" w:sz="0" w:space="0" w:color="auto"/>
        <w:left w:val="none" w:sz="0" w:space="0" w:color="auto"/>
        <w:bottom w:val="none" w:sz="0" w:space="0" w:color="auto"/>
        <w:right w:val="none" w:sz="0" w:space="0" w:color="auto"/>
      </w:divBdr>
    </w:div>
    <w:div w:id="730233165">
      <w:bodyDiv w:val="1"/>
      <w:marLeft w:val="0"/>
      <w:marRight w:val="0"/>
      <w:marTop w:val="0"/>
      <w:marBottom w:val="0"/>
      <w:divBdr>
        <w:top w:val="none" w:sz="0" w:space="0" w:color="auto"/>
        <w:left w:val="none" w:sz="0" w:space="0" w:color="auto"/>
        <w:bottom w:val="none" w:sz="0" w:space="0" w:color="auto"/>
        <w:right w:val="none" w:sz="0" w:space="0" w:color="auto"/>
      </w:divBdr>
    </w:div>
    <w:div w:id="730543468">
      <w:bodyDiv w:val="1"/>
      <w:marLeft w:val="0"/>
      <w:marRight w:val="0"/>
      <w:marTop w:val="0"/>
      <w:marBottom w:val="0"/>
      <w:divBdr>
        <w:top w:val="none" w:sz="0" w:space="0" w:color="auto"/>
        <w:left w:val="none" w:sz="0" w:space="0" w:color="auto"/>
        <w:bottom w:val="none" w:sz="0" w:space="0" w:color="auto"/>
        <w:right w:val="none" w:sz="0" w:space="0" w:color="auto"/>
      </w:divBdr>
    </w:div>
    <w:div w:id="730544871">
      <w:bodyDiv w:val="1"/>
      <w:marLeft w:val="0"/>
      <w:marRight w:val="0"/>
      <w:marTop w:val="0"/>
      <w:marBottom w:val="0"/>
      <w:divBdr>
        <w:top w:val="none" w:sz="0" w:space="0" w:color="auto"/>
        <w:left w:val="none" w:sz="0" w:space="0" w:color="auto"/>
        <w:bottom w:val="none" w:sz="0" w:space="0" w:color="auto"/>
        <w:right w:val="none" w:sz="0" w:space="0" w:color="auto"/>
      </w:divBdr>
    </w:div>
    <w:div w:id="730815216">
      <w:bodyDiv w:val="1"/>
      <w:marLeft w:val="0"/>
      <w:marRight w:val="0"/>
      <w:marTop w:val="0"/>
      <w:marBottom w:val="0"/>
      <w:divBdr>
        <w:top w:val="none" w:sz="0" w:space="0" w:color="auto"/>
        <w:left w:val="none" w:sz="0" w:space="0" w:color="auto"/>
        <w:bottom w:val="none" w:sz="0" w:space="0" w:color="auto"/>
        <w:right w:val="none" w:sz="0" w:space="0" w:color="auto"/>
      </w:divBdr>
    </w:div>
    <w:div w:id="730882068">
      <w:bodyDiv w:val="1"/>
      <w:marLeft w:val="0"/>
      <w:marRight w:val="0"/>
      <w:marTop w:val="0"/>
      <w:marBottom w:val="0"/>
      <w:divBdr>
        <w:top w:val="none" w:sz="0" w:space="0" w:color="auto"/>
        <w:left w:val="none" w:sz="0" w:space="0" w:color="auto"/>
        <w:bottom w:val="none" w:sz="0" w:space="0" w:color="auto"/>
        <w:right w:val="none" w:sz="0" w:space="0" w:color="auto"/>
      </w:divBdr>
    </w:div>
    <w:div w:id="730925435">
      <w:bodyDiv w:val="1"/>
      <w:marLeft w:val="0"/>
      <w:marRight w:val="0"/>
      <w:marTop w:val="0"/>
      <w:marBottom w:val="0"/>
      <w:divBdr>
        <w:top w:val="none" w:sz="0" w:space="0" w:color="auto"/>
        <w:left w:val="none" w:sz="0" w:space="0" w:color="auto"/>
        <w:bottom w:val="none" w:sz="0" w:space="0" w:color="auto"/>
        <w:right w:val="none" w:sz="0" w:space="0" w:color="auto"/>
      </w:divBdr>
    </w:div>
    <w:div w:id="731587398">
      <w:bodyDiv w:val="1"/>
      <w:marLeft w:val="0"/>
      <w:marRight w:val="0"/>
      <w:marTop w:val="0"/>
      <w:marBottom w:val="0"/>
      <w:divBdr>
        <w:top w:val="none" w:sz="0" w:space="0" w:color="auto"/>
        <w:left w:val="none" w:sz="0" w:space="0" w:color="auto"/>
        <w:bottom w:val="none" w:sz="0" w:space="0" w:color="auto"/>
        <w:right w:val="none" w:sz="0" w:space="0" w:color="auto"/>
      </w:divBdr>
    </w:div>
    <w:div w:id="731658364">
      <w:bodyDiv w:val="1"/>
      <w:marLeft w:val="0"/>
      <w:marRight w:val="0"/>
      <w:marTop w:val="0"/>
      <w:marBottom w:val="0"/>
      <w:divBdr>
        <w:top w:val="none" w:sz="0" w:space="0" w:color="auto"/>
        <w:left w:val="none" w:sz="0" w:space="0" w:color="auto"/>
        <w:bottom w:val="none" w:sz="0" w:space="0" w:color="auto"/>
        <w:right w:val="none" w:sz="0" w:space="0" w:color="auto"/>
      </w:divBdr>
    </w:div>
    <w:div w:id="731924264">
      <w:bodyDiv w:val="1"/>
      <w:marLeft w:val="0"/>
      <w:marRight w:val="0"/>
      <w:marTop w:val="0"/>
      <w:marBottom w:val="0"/>
      <w:divBdr>
        <w:top w:val="none" w:sz="0" w:space="0" w:color="auto"/>
        <w:left w:val="none" w:sz="0" w:space="0" w:color="auto"/>
        <w:bottom w:val="none" w:sz="0" w:space="0" w:color="auto"/>
        <w:right w:val="none" w:sz="0" w:space="0" w:color="auto"/>
      </w:divBdr>
    </w:div>
    <w:div w:id="732003776">
      <w:bodyDiv w:val="1"/>
      <w:marLeft w:val="0"/>
      <w:marRight w:val="0"/>
      <w:marTop w:val="0"/>
      <w:marBottom w:val="0"/>
      <w:divBdr>
        <w:top w:val="none" w:sz="0" w:space="0" w:color="auto"/>
        <w:left w:val="none" w:sz="0" w:space="0" w:color="auto"/>
        <w:bottom w:val="none" w:sz="0" w:space="0" w:color="auto"/>
        <w:right w:val="none" w:sz="0" w:space="0" w:color="auto"/>
      </w:divBdr>
    </w:div>
    <w:div w:id="732044448">
      <w:bodyDiv w:val="1"/>
      <w:marLeft w:val="0"/>
      <w:marRight w:val="0"/>
      <w:marTop w:val="0"/>
      <w:marBottom w:val="0"/>
      <w:divBdr>
        <w:top w:val="none" w:sz="0" w:space="0" w:color="auto"/>
        <w:left w:val="none" w:sz="0" w:space="0" w:color="auto"/>
        <w:bottom w:val="none" w:sz="0" w:space="0" w:color="auto"/>
        <w:right w:val="none" w:sz="0" w:space="0" w:color="auto"/>
      </w:divBdr>
    </w:div>
    <w:div w:id="732116445">
      <w:bodyDiv w:val="1"/>
      <w:marLeft w:val="0"/>
      <w:marRight w:val="0"/>
      <w:marTop w:val="0"/>
      <w:marBottom w:val="0"/>
      <w:divBdr>
        <w:top w:val="none" w:sz="0" w:space="0" w:color="auto"/>
        <w:left w:val="none" w:sz="0" w:space="0" w:color="auto"/>
        <w:bottom w:val="none" w:sz="0" w:space="0" w:color="auto"/>
        <w:right w:val="none" w:sz="0" w:space="0" w:color="auto"/>
      </w:divBdr>
    </w:div>
    <w:div w:id="732198249">
      <w:bodyDiv w:val="1"/>
      <w:marLeft w:val="0"/>
      <w:marRight w:val="0"/>
      <w:marTop w:val="0"/>
      <w:marBottom w:val="0"/>
      <w:divBdr>
        <w:top w:val="none" w:sz="0" w:space="0" w:color="auto"/>
        <w:left w:val="none" w:sz="0" w:space="0" w:color="auto"/>
        <w:bottom w:val="none" w:sz="0" w:space="0" w:color="auto"/>
        <w:right w:val="none" w:sz="0" w:space="0" w:color="auto"/>
      </w:divBdr>
    </w:div>
    <w:div w:id="732240980">
      <w:bodyDiv w:val="1"/>
      <w:marLeft w:val="0"/>
      <w:marRight w:val="0"/>
      <w:marTop w:val="0"/>
      <w:marBottom w:val="0"/>
      <w:divBdr>
        <w:top w:val="none" w:sz="0" w:space="0" w:color="auto"/>
        <w:left w:val="none" w:sz="0" w:space="0" w:color="auto"/>
        <w:bottom w:val="none" w:sz="0" w:space="0" w:color="auto"/>
        <w:right w:val="none" w:sz="0" w:space="0" w:color="auto"/>
      </w:divBdr>
    </w:div>
    <w:div w:id="732629627">
      <w:bodyDiv w:val="1"/>
      <w:marLeft w:val="0"/>
      <w:marRight w:val="0"/>
      <w:marTop w:val="0"/>
      <w:marBottom w:val="0"/>
      <w:divBdr>
        <w:top w:val="none" w:sz="0" w:space="0" w:color="auto"/>
        <w:left w:val="none" w:sz="0" w:space="0" w:color="auto"/>
        <w:bottom w:val="none" w:sz="0" w:space="0" w:color="auto"/>
        <w:right w:val="none" w:sz="0" w:space="0" w:color="auto"/>
      </w:divBdr>
    </w:div>
    <w:div w:id="732848527">
      <w:bodyDiv w:val="1"/>
      <w:marLeft w:val="0"/>
      <w:marRight w:val="0"/>
      <w:marTop w:val="0"/>
      <w:marBottom w:val="0"/>
      <w:divBdr>
        <w:top w:val="none" w:sz="0" w:space="0" w:color="auto"/>
        <w:left w:val="none" w:sz="0" w:space="0" w:color="auto"/>
        <w:bottom w:val="none" w:sz="0" w:space="0" w:color="auto"/>
        <w:right w:val="none" w:sz="0" w:space="0" w:color="auto"/>
      </w:divBdr>
    </w:div>
    <w:div w:id="733086528">
      <w:bodyDiv w:val="1"/>
      <w:marLeft w:val="0"/>
      <w:marRight w:val="0"/>
      <w:marTop w:val="0"/>
      <w:marBottom w:val="0"/>
      <w:divBdr>
        <w:top w:val="none" w:sz="0" w:space="0" w:color="auto"/>
        <w:left w:val="none" w:sz="0" w:space="0" w:color="auto"/>
        <w:bottom w:val="none" w:sz="0" w:space="0" w:color="auto"/>
        <w:right w:val="none" w:sz="0" w:space="0" w:color="auto"/>
      </w:divBdr>
    </w:div>
    <w:div w:id="733237440">
      <w:bodyDiv w:val="1"/>
      <w:marLeft w:val="0"/>
      <w:marRight w:val="0"/>
      <w:marTop w:val="0"/>
      <w:marBottom w:val="0"/>
      <w:divBdr>
        <w:top w:val="none" w:sz="0" w:space="0" w:color="auto"/>
        <w:left w:val="none" w:sz="0" w:space="0" w:color="auto"/>
        <w:bottom w:val="none" w:sz="0" w:space="0" w:color="auto"/>
        <w:right w:val="none" w:sz="0" w:space="0" w:color="auto"/>
      </w:divBdr>
    </w:div>
    <w:div w:id="733240217">
      <w:bodyDiv w:val="1"/>
      <w:marLeft w:val="0"/>
      <w:marRight w:val="0"/>
      <w:marTop w:val="0"/>
      <w:marBottom w:val="0"/>
      <w:divBdr>
        <w:top w:val="none" w:sz="0" w:space="0" w:color="auto"/>
        <w:left w:val="none" w:sz="0" w:space="0" w:color="auto"/>
        <w:bottom w:val="none" w:sz="0" w:space="0" w:color="auto"/>
        <w:right w:val="none" w:sz="0" w:space="0" w:color="auto"/>
      </w:divBdr>
    </w:div>
    <w:div w:id="733308911">
      <w:bodyDiv w:val="1"/>
      <w:marLeft w:val="0"/>
      <w:marRight w:val="0"/>
      <w:marTop w:val="0"/>
      <w:marBottom w:val="0"/>
      <w:divBdr>
        <w:top w:val="none" w:sz="0" w:space="0" w:color="auto"/>
        <w:left w:val="none" w:sz="0" w:space="0" w:color="auto"/>
        <w:bottom w:val="none" w:sz="0" w:space="0" w:color="auto"/>
        <w:right w:val="none" w:sz="0" w:space="0" w:color="auto"/>
      </w:divBdr>
    </w:div>
    <w:div w:id="733506571">
      <w:bodyDiv w:val="1"/>
      <w:marLeft w:val="0"/>
      <w:marRight w:val="0"/>
      <w:marTop w:val="0"/>
      <w:marBottom w:val="0"/>
      <w:divBdr>
        <w:top w:val="none" w:sz="0" w:space="0" w:color="auto"/>
        <w:left w:val="none" w:sz="0" w:space="0" w:color="auto"/>
        <w:bottom w:val="none" w:sz="0" w:space="0" w:color="auto"/>
        <w:right w:val="none" w:sz="0" w:space="0" w:color="auto"/>
      </w:divBdr>
    </w:div>
    <w:div w:id="733550448">
      <w:bodyDiv w:val="1"/>
      <w:marLeft w:val="0"/>
      <w:marRight w:val="0"/>
      <w:marTop w:val="0"/>
      <w:marBottom w:val="0"/>
      <w:divBdr>
        <w:top w:val="none" w:sz="0" w:space="0" w:color="auto"/>
        <w:left w:val="none" w:sz="0" w:space="0" w:color="auto"/>
        <w:bottom w:val="none" w:sz="0" w:space="0" w:color="auto"/>
        <w:right w:val="none" w:sz="0" w:space="0" w:color="auto"/>
      </w:divBdr>
    </w:div>
    <w:div w:id="733620934">
      <w:bodyDiv w:val="1"/>
      <w:marLeft w:val="0"/>
      <w:marRight w:val="0"/>
      <w:marTop w:val="0"/>
      <w:marBottom w:val="0"/>
      <w:divBdr>
        <w:top w:val="none" w:sz="0" w:space="0" w:color="auto"/>
        <w:left w:val="none" w:sz="0" w:space="0" w:color="auto"/>
        <w:bottom w:val="none" w:sz="0" w:space="0" w:color="auto"/>
        <w:right w:val="none" w:sz="0" w:space="0" w:color="auto"/>
      </w:divBdr>
    </w:div>
    <w:div w:id="734010820">
      <w:bodyDiv w:val="1"/>
      <w:marLeft w:val="0"/>
      <w:marRight w:val="0"/>
      <w:marTop w:val="0"/>
      <w:marBottom w:val="0"/>
      <w:divBdr>
        <w:top w:val="none" w:sz="0" w:space="0" w:color="auto"/>
        <w:left w:val="none" w:sz="0" w:space="0" w:color="auto"/>
        <w:bottom w:val="none" w:sz="0" w:space="0" w:color="auto"/>
        <w:right w:val="none" w:sz="0" w:space="0" w:color="auto"/>
      </w:divBdr>
    </w:div>
    <w:div w:id="734202160">
      <w:bodyDiv w:val="1"/>
      <w:marLeft w:val="0"/>
      <w:marRight w:val="0"/>
      <w:marTop w:val="0"/>
      <w:marBottom w:val="0"/>
      <w:divBdr>
        <w:top w:val="none" w:sz="0" w:space="0" w:color="auto"/>
        <w:left w:val="none" w:sz="0" w:space="0" w:color="auto"/>
        <w:bottom w:val="none" w:sz="0" w:space="0" w:color="auto"/>
        <w:right w:val="none" w:sz="0" w:space="0" w:color="auto"/>
      </w:divBdr>
    </w:div>
    <w:div w:id="734278060">
      <w:bodyDiv w:val="1"/>
      <w:marLeft w:val="0"/>
      <w:marRight w:val="0"/>
      <w:marTop w:val="0"/>
      <w:marBottom w:val="0"/>
      <w:divBdr>
        <w:top w:val="none" w:sz="0" w:space="0" w:color="auto"/>
        <w:left w:val="none" w:sz="0" w:space="0" w:color="auto"/>
        <w:bottom w:val="none" w:sz="0" w:space="0" w:color="auto"/>
        <w:right w:val="none" w:sz="0" w:space="0" w:color="auto"/>
      </w:divBdr>
    </w:div>
    <w:div w:id="734279369">
      <w:bodyDiv w:val="1"/>
      <w:marLeft w:val="0"/>
      <w:marRight w:val="0"/>
      <w:marTop w:val="0"/>
      <w:marBottom w:val="0"/>
      <w:divBdr>
        <w:top w:val="none" w:sz="0" w:space="0" w:color="auto"/>
        <w:left w:val="none" w:sz="0" w:space="0" w:color="auto"/>
        <w:bottom w:val="none" w:sz="0" w:space="0" w:color="auto"/>
        <w:right w:val="none" w:sz="0" w:space="0" w:color="auto"/>
      </w:divBdr>
    </w:div>
    <w:div w:id="734396645">
      <w:bodyDiv w:val="1"/>
      <w:marLeft w:val="0"/>
      <w:marRight w:val="0"/>
      <w:marTop w:val="0"/>
      <w:marBottom w:val="0"/>
      <w:divBdr>
        <w:top w:val="none" w:sz="0" w:space="0" w:color="auto"/>
        <w:left w:val="none" w:sz="0" w:space="0" w:color="auto"/>
        <w:bottom w:val="none" w:sz="0" w:space="0" w:color="auto"/>
        <w:right w:val="none" w:sz="0" w:space="0" w:color="auto"/>
      </w:divBdr>
    </w:div>
    <w:div w:id="734549170">
      <w:bodyDiv w:val="1"/>
      <w:marLeft w:val="0"/>
      <w:marRight w:val="0"/>
      <w:marTop w:val="0"/>
      <w:marBottom w:val="0"/>
      <w:divBdr>
        <w:top w:val="none" w:sz="0" w:space="0" w:color="auto"/>
        <w:left w:val="none" w:sz="0" w:space="0" w:color="auto"/>
        <w:bottom w:val="none" w:sz="0" w:space="0" w:color="auto"/>
        <w:right w:val="none" w:sz="0" w:space="0" w:color="auto"/>
      </w:divBdr>
    </w:div>
    <w:div w:id="734856816">
      <w:bodyDiv w:val="1"/>
      <w:marLeft w:val="0"/>
      <w:marRight w:val="0"/>
      <w:marTop w:val="0"/>
      <w:marBottom w:val="0"/>
      <w:divBdr>
        <w:top w:val="none" w:sz="0" w:space="0" w:color="auto"/>
        <w:left w:val="none" w:sz="0" w:space="0" w:color="auto"/>
        <w:bottom w:val="none" w:sz="0" w:space="0" w:color="auto"/>
        <w:right w:val="none" w:sz="0" w:space="0" w:color="auto"/>
      </w:divBdr>
    </w:div>
    <w:div w:id="734933871">
      <w:bodyDiv w:val="1"/>
      <w:marLeft w:val="0"/>
      <w:marRight w:val="0"/>
      <w:marTop w:val="0"/>
      <w:marBottom w:val="0"/>
      <w:divBdr>
        <w:top w:val="none" w:sz="0" w:space="0" w:color="auto"/>
        <w:left w:val="none" w:sz="0" w:space="0" w:color="auto"/>
        <w:bottom w:val="none" w:sz="0" w:space="0" w:color="auto"/>
        <w:right w:val="none" w:sz="0" w:space="0" w:color="auto"/>
      </w:divBdr>
    </w:div>
    <w:div w:id="734937224">
      <w:bodyDiv w:val="1"/>
      <w:marLeft w:val="0"/>
      <w:marRight w:val="0"/>
      <w:marTop w:val="0"/>
      <w:marBottom w:val="0"/>
      <w:divBdr>
        <w:top w:val="none" w:sz="0" w:space="0" w:color="auto"/>
        <w:left w:val="none" w:sz="0" w:space="0" w:color="auto"/>
        <w:bottom w:val="none" w:sz="0" w:space="0" w:color="auto"/>
        <w:right w:val="none" w:sz="0" w:space="0" w:color="auto"/>
      </w:divBdr>
    </w:div>
    <w:div w:id="735201263">
      <w:bodyDiv w:val="1"/>
      <w:marLeft w:val="0"/>
      <w:marRight w:val="0"/>
      <w:marTop w:val="0"/>
      <w:marBottom w:val="0"/>
      <w:divBdr>
        <w:top w:val="none" w:sz="0" w:space="0" w:color="auto"/>
        <w:left w:val="none" w:sz="0" w:space="0" w:color="auto"/>
        <w:bottom w:val="none" w:sz="0" w:space="0" w:color="auto"/>
        <w:right w:val="none" w:sz="0" w:space="0" w:color="auto"/>
      </w:divBdr>
    </w:div>
    <w:div w:id="735202817">
      <w:bodyDiv w:val="1"/>
      <w:marLeft w:val="0"/>
      <w:marRight w:val="0"/>
      <w:marTop w:val="0"/>
      <w:marBottom w:val="0"/>
      <w:divBdr>
        <w:top w:val="none" w:sz="0" w:space="0" w:color="auto"/>
        <w:left w:val="none" w:sz="0" w:space="0" w:color="auto"/>
        <w:bottom w:val="none" w:sz="0" w:space="0" w:color="auto"/>
        <w:right w:val="none" w:sz="0" w:space="0" w:color="auto"/>
      </w:divBdr>
    </w:div>
    <w:div w:id="735206181">
      <w:bodyDiv w:val="1"/>
      <w:marLeft w:val="0"/>
      <w:marRight w:val="0"/>
      <w:marTop w:val="0"/>
      <w:marBottom w:val="0"/>
      <w:divBdr>
        <w:top w:val="none" w:sz="0" w:space="0" w:color="auto"/>
        <w:left w:val="none" w:sz="0" w:space="0" w:color="auto"/>
        <w:bottom w:val="none" w:sz="0" w:space="0" w:color="auto"/>
        <w:right w:val="none" w:sz="0" w:space="0" w:color="auto"/>
      </w:divBdr>
    </w:div>
    <w:div w:id="735250990">
      <w:bodyDiv w:val="1"/>
      <w:marLeft w:val="0"/>
      <w:marRight w:val="0"/>
      <w:marTop w:val="0"/>
      <w:marBottom w:val="0"/>
      <w:divBdr>
        <w:top w:val="none" w:sz="0" w:space="0" w:color="auto"/>
        <w:left w:val="none" w:sz="0" w:space="0" w:color="auto"/>
        <w:bottom w:val="none" w:sz="0" w:space="0" w:color="auto"/>
        <w:right w:val="none" w:sz="0" w:space="0" w:color="auto"/>
      </w:divBdr>
    </w:div>
    <w:div w:id="735277843">
      <w:bodyDiv w:val="1"/>
      <w:marLeft w:val="0"/>
      <w:marRight w:val="0"/>
      <w:marTop w:val="0"/>
      <w:marBottom w:val="0"/>
      <w:divBdr>
        <w:top w:val="none" w:sz="0" w:space="0" w:color="auto"/>
        <w:left w:val="none" w:sz="0" w:space="0" w:color="auto"/>
        <w:bottom w:val="none" w:sz="0" w:space="0" w:color="auto"/>
        <w:right w:val="none" w:sz="0" w:space="0" w:color="auto"/>
      </w:divBdr>
    </w:div>
    <w:div w:id="735323405">
      <w:bodyDiv w:val="1"/>
      <w:marLeft w:val="0"/>
      <w:marRight w:val="0"/>
      <w:marTop w:val="0"/>
      <w:marBottom w:val="0"/>
      <w:divBdr>
        <w:top w:val="none" w:sz="0" w:space="0" w:color="auto"/>
        <w:left w:val="none" w:sz="0" w:space="0" w:color="auto"/>
        <w:bottom w:val="none" w:sz="0" w:space="0" w:color="auto"/>
        <w:right w:val="none" w:sz="0" w:space="0" w:color="auto"/>
      </w:divBdr>
    </w:div>
    <w:div w:id="735979934">
      <w:bodyDiv w:val="1"/>
      <w:marLeft w:val="0"/>
      <w:marRight w:val="0"/>
      <w:marTop w:val="0"/>
      <w:marBottom w:val="0"/>
      <w:divBdr>
        <w:top w:val="none" w:sz="0" w:space="0" w:color="auto"/>
        <w:left w:val="none" w:sz="0" w:space="0" w:color="auto"/>
        <w:bottom w:val="none" w:sz="0" w:space="0" w:color="auto"/>
        <w:right w:val="none" w:sz="0" w:space="0" w:color="auto"/>
      </w:divBdr>
    </w:div>
    <w:div w:id="736129412">
      <w:bodyDiv w:val="1"/>
      <w:marLeft w:val="0"/>
      <w:marRight w:val="0"/>
      <w:marTop w:val="0"/>
      <w:marBottom w:val="0"/>
      <w:divBdr>
        <w:top w:val="none" w:sz="0" w:space="0" w:color="auto"/>
        <w:left w:val="none" w:sz="0" w:space="0" w:color="auto"/>
        <w:bottom w:val="none" w:sz="0" w:space="0" w:color="auto"/>
        <w:right w:val="none" w:sz="0" w:space="0" w:color="auto"/>
      </w:divBdr>
    </w:div>
    <w:div w:id="736174820">
      <w:bodyDiv w:val="1"/>
      <w:marLeft w:val="0"/>
      <w:marRight w:val="0"/>
      <w:marTop w:val="0"/>
      <w:marBottom w:val="0"/>
      <w:divBdr>
        <w:top w:val="none" w:sz="0" w:space="0" w:color="auto"/>
        <w:left w:val="none" w:sz="0" w:space="0" w:color="auto"/>
        <w:bottom w:val="none" w:sz="0" w:space="0" w:color="auto"/>
        <w:right w:val="none" w:sz="0" w:space="0" w:color="auto"/>
      </w:divBdr>
    </w:div>
    <w:div w:id="736362855">
      <w:bodyDiv w:val="1"/>
      <w:marLeft w:val="0"/>
      <w:marRight w:val="0"/>
      <w:marTop w:val="0"/>
      <w:marBottom w:val="0"/>
      <w:divBdr>
        <w:top w:val="none" w:sz="0" w:space="0" w:color="auto"/>
        <w:left w:val="none" w:sz="0" w:space="0" w:color="auto"/>
        <w:bottom w:val="none" w:sz="0" w:space="0" w:color="auto"/>
        <w:right w:val="none" w:sz="0" w:space="0" w:color="auto"/>
      </w:divBdr>
    </w:div>
    <w:div w:id="736516226">
      <w:bodyDiv w:val="1"/>
      <w:marLeft w:val="0"/>
      <w:marRight w:val="0"/>
      <w:marTop w:val="0"/>
      <w:marBottom w:val="0"/>
      <w:divBdr>
        <w:top w:val="none" w:sz="0" w:space="0" w:color="auto"/>
        <w:left w:val="none" w:sz="0" w:space="0" w:color="auto"/>
        <w:bottom w:val="none" w:sz="0" w:space="0" w:color="auto"/>
        <w:right w:val="none" w:sz="0" w:space="0" w:color="auto"/>
      </w:divBdr>
    </w:div>
    <w:div w:id="736709199">
      <w:bodyDiv w:val="1"/>
      <w:marLeft w:val="0"/>
      <w:marRight w:val="0"/>
      <w:marTop w:val="0"/>
      <w:marBottom w:val="0"/>
      <w:divBdr>
        <w:top w:val="none" w:sz="0" w:space="0" w:color="auto"/>
        <w:left w:val="none" w:sz="0" w:space="0" w:color="auto"/>
        <w:bottom w:val="none" w:sz="0" w:space="0" w:color="auto"/>
        <w:right w:val="none" w:sz="0" w:space="0" w:color="auto"/>
      </w:divBdr>
    </w:div>
    <w:div w:id="736978241">
      <w:bodyDiv w:val="1"/>
      <w:marLeft w:val="0"/>
      <w:marRight w:val="0"/>
      <w:marTop w:val="0"/>
      <w:marBottom w:val="0"/>
      <w:divBdr>
        <w:top w:val="none" w:sz="0" w:space="0" w:color="auto"/>
        <w:left w:val="none" w:sz="0" w:space="0" w:color="auto"/>
        <w:bottom w:val="none" w:sz="0" w:space="0" w:color="auto"/>
        <w:right w:val="none" w:sz="0" w:space="0" w:color="auto"/>
      </w:divBdr>
    </w:div>
    <w:div w:id="737165123">
      <w:bodyDiv w:val="1"/>
      <w:marLeft w:val="0"/>
      <w:marRight w:val="0"/>
      <w:marTop w:val="0"/>
      <w:marBottom w:val="0"/>
      <w:divBdr>
        <w:top w:val="none" w:sz="0" w:space="0" w:color="auto"/>
        <w:left w:val="none" w:sz="0" w:space="0" w:color="auto"/>
        <w:bottom w:val="none" w:sz="0" w:space="0" w:color="auto"/>
        <w:right w:val="none" w:sz="0" w:space="0" w:color="auto"/>
      </w:divBdr>
    </w:div>
    <w:div w:id="737285195">
      <w:bodyDiv w:val="1"/>
      <w:marLeft w:val="0"/>
      <w:marRight w:val="0"/>
      <w:marTop w:val="0"/>
      <w:marBottom w:val="0"/>
      <w:divBdr>
        <w:top w:val="none" w:sz="0" w:space="0" w:color="auto"/>
        <w:left w:val="none" w:sz="0" w:space="0" w:color="auto"/>
        <w:bottom w:val="none" w:sz="0" w:space="0" w:color="auto"/>
        <w:right w:val="none" w:sz="0" w:space="0" w:color="auto"/>
      </w:divBdr>
    </w:div>
    <w:div w:id="737677761">
      <w:bodyDiv w:val="1"/>
      <w:marLeft w:val="0"/>
      <w:marRight w:val="0"/>
      <w:marTop w:val="0"/>
      <w:marBottom w:val="0"/>
      <w:divBdr>
        <w:top w:val="none" w:sz="0" w:space="0" w:color="auto"/>
        <w:left w:val="none" w:sz="0" w:space="0" w:color="auto"/>
        <w:bottom w:val="none" w:sz="0" w:space="0" w:color="auto"/>
        <w:right w:val="none" w:sz="0" w:space="0" w:color="auto"/>
      </w:divBdr>
    </w:div>
    <w:div w:id="737821648">
      <w:bodyDiv w:val="1"/>
      <w:marLeft w:val="0"/>
      <w:marRight w:val="0"/>
      <w:marTop w:val="0"/>
      <w:marBottom w:val="0"/>
      <w:divBdr>
        <w:top w:val="none" w:sz="0" w:space="0" w:color="auto"/>
        <w:left w:val="none" w:sz="0" w:space="0" w:color="auto"/>
        <w:bottom w:val="none" w:sz="0" w:space="0" w:color="auto"/>
        <w:right w:val="none" w:sz="0" w:space="0" w:color="auto"/>
      </w:divBdr>
    </w:div>
    <w:div w:id="737871026">
      <w:bodyDiv w:val="1"/>
      <w:marLeft w:val="0"/>
      <w:marRight w:val="0"/>
      <w:marTop w:val="0"/>
      <w:marBottom w:val="0"/>
      <w:divBdr>
        <w:top w:val="none" w:sz="0" w:space="0" w:color="auto"/>
        <w:left w:val="none" w:sz="0" w:space="0" w:color="auto"/>
        <w:bottom w:val="none" w:sz="0" w:space="0" w:color="auto"/>
        <w:right w:val="none" w:sz="0" w:space="0" w:color="auto"/>
      </w:divBdr>
    </w:div>
    <w:div w:id="738020816">
      <w:bodyDiv w:val="1"/>
      <w:marLeft w:val="0"/>
      <w:marRight w:val="0"/>
      <w:marTop w:val="0"/>
      <w:marBottom w:val="0"/>
      <w:divBdr>
        <w:top w:val="none" w:sz="0" w:space="0" w:color="auto"/>
        <w:left w:val="none" w:sz="0" w:space="0" w:color="auto"/>
        <w:bottom w:val="none" w:sz="0" w:space="0" w:color="auto"/>
        <w:right w:val="none" w:sz="0" w:space="0" w:color="auto"/>
      </w:divBdr>
    </w:div>
    <w:div w:id="738139320">
      <w:bodyDiv w:val="1"/>
      <w:marLeft w:val="0"/>
      <w:marRight w:val="0"/>
      <w:marTop w:val="0"/>
      <w:marBottom w:val="0"/>
      <w:divBdr>
        <w:top w:val="none" w:sz="0" w:space="0" w:color="auto"/>
        <w:left w:val="none" w:sz="0" w:space="0" w:color="auto"/>
        <w:bottom w:val="none" w:sz="0" w:space="0" w:color="auto"/>
        <w:right w:val="none" w:sz="0" w:space="0" w:color="auto"/>
      </w:divBdr>
    </w:div>
    <w:div w:id="738670795">
      <w:bodyDiv w:val="1"/>
      <w:marLeft w:val="0"/>
      <w:marRight w:val="0"/>
      <w:marTop w:val="0"/>
      <w:marBottom w:val="0"/>
      <w:divBdr>
        <w:top w:val="none" w:sz="0" w:space="0" w:color="auto"/>
        <w:left w:val="none" w:sz="0" w:space="0" w:color="auto"/>
        <w:bottom w:val="none" w:sz="0" w:space="0" w:color="auto"/>
        <w:right w:val="none" w:sz="0" w:space="0" w:color="auto"/>
      </w:divBdr>
    </w:div>
    <w:div w:id="739138671">
      <w:bodyDiv w:val="1"/>
      <w:marLeft w:val="0"/>
      <w:marRight w:val="0"/>
      <w:marTop w:val="0"/>
      <w:marBottom w:val="0"/>
      <w:divBdr>
        <w:top w:val="none" w:sz="0" w:space="0" w:color="auto"/>
        <w:left w:val="none" w:sz="0" w:space="0" w:color="auto"/>
        <w:bottom w:val="none" w:sz="0" w:space="0" w:color="auto"/>
        <w:right w:val="none" w:sz="0" w:space="0" w:color="auto"/>
      </w:divBdr>
    </w:div>
    <w:div w:id="739408030">
      <w:bodyDiv w:val="1"/>
      <w:marLeft w:val="0"/>
      <w:marRight w:val="0"/>
      <w:marTop w:val="0"/>
      <w:marBottom w:val="0"/>
      <w:divBdr>
        <w:top w:val="none" w:sz="0" w:space="0" w:color="auto"/>
        <w:left w:val="none" w:sz="0" w:space="0" w:color="auto"/>
        <w:bottom w:val="none" w:sz="0" w:space="0" w:color="auto"/>
        <w:right w:val="none" w:sz="0" w:space="0" w:color="auto"/>
      </w:divBdr>
    </w:div>
    <w:div w:id="739446815">
      <w:bodyDiv w:val="1"/>
      <w:marLeft w:val="0"/>
      <w:marRight w:val="0"/>
      <w:marTop w:val="0"/>
      <w:marBottom w:val="0"/>
      <w:divBdr>
        <w:top w:val="none" w:sz="0" w:space="0" w:color="auto"/>
        <w:left w:val="none" w:sz="0" w:space="0" w:color="auto"/>
        <w:bottom w:val="none" w:sz="0" w:space="0" w:color="auto"/>
        <w:right w:val="none" w:sz="0" w:space="0" w:color="auto"/>
      </w:divBdr>
    </w:div>
    <w:div w:id="739595829">
      <w:bodyDiv w:val="1"/>
      <w:marLeft w:val="0"/>
      <w:marRight w:val="0"/>
      <w:marTop w:val="0"/>
      <w:marBottom w:val="0"/>
      <w:divBdr>
        <w:top w:val="none" w:sz="0" w:space="0" w:color="auto"/>
        <w:left w:val="none" w:sz="0" w:space="0" w:color="auto"/>
        <w:bottom w:val="none" w:sz="0" w:space="0" w:color="auto"/>
        <w:right w:val="none" w:sz="0" w:space="0" w:color="auto"/>
      </w:divBdr>
    </w:div>
    <w:div w:id="739983484">
      <w:bodyDiv w:val="1"/>
      <w:marLeft w:val="0"/>
      <w:marRight w:val="0"/>
      <w:marTop w:val="0"/>
      <w:marBottom w:val="0"/>
      <w:divBdr>
        <w:top w:val="none" w:sz="0" w:space="0" w:color="auto"/>
        <w:left w:val="none" w:sz="0" w:space="0" w:color="auto"/>
        <w:bottom w:val="none" w:sz="0" w:space="0" w:color="auto"/>
        <w:right w:val="none" w:sz="0" w:space="0" w:color="auto"/>
      </w:divBdr>
    </w:div>
    <w:div w:id="740055877">
      <w:bodyDiv w:val="1"/>
      <w:marLeft w:val="0"/>
      <w:marRight w:val="0"/>
      <w:marTop w:val="0"/>
      <w:marBottom w:val="0"/>
      <w:divBdr>
        <w:top w:val="none" w:sz="0" w:space="0" w:color="auto"/>
        <w:left w:val="none" w:sz="0" w:space="0" w:color="auto"/>
        <w:bottom w:val="none" w:sz="0" w:space="0" w:color="auto"/>
        <w:right w:val="none" w:sz="0" w:space="0" w:color="auto"/>
      </w:divBdr>
    </w:div>
    <w:div w:id="740448222">
      <w:bodyDiv w:val="1"/>
      <w:marLeft w:val="0"/>
      <w:marRight w:val="0"/>
      <w:marTop w:val="0"/>
      <w:marBottom w:val="0"/>
      <w:divBdr>
        <w:top w:val="none" w:sz="0" w:space="0" w:color="auto"/>
        <w:left w:val="none" w:sz="0" w:space="0" w:color="auto"/>
        <w:bottom w:val="none" w:sz="0" w:space="0" w:color="auto"/>
        <w:right w:val="none" w:sz="0" w:space="0" w:color="auto"/>
      </w:divBdr>
    </w:div>
    <w:div w:id="740517896">
      <w:bodyDiv w:val="1"/>
      <w:marLeft w:val="0"/>
      <w:marRight w:val="0"/>
      <w:marTop w:val="0"/>
      <w:marBottom w:val="0"/>
      <w:divBdr>
        <w:top w:val="none" w:sz="0" w:space="0" w:color="auto"/>
        <w:left w:val="none" w:sz="0" w:space="0" w:color="auto"/>
        <w:bottom w:val="none" w:sz="0" w:space="0" w:color="auto"/>
        <w:right w:val="none" w:sz="0" w:space="0" w:color="auto"/>
      </w:divBdr>
    </w:div>
    <w:div w:id="740635137">
      <w:bodyDiv w:val="1"/>
      <w:marLeft w:val="0"/>
      <w:marRight w:val="0"/>
      <w:marTop w:val="0"/>
      <w:marBottom w:val="0"/>
      <w:divBdr>
        <w:top w:val="none" w:sz="0" w:space="0" w:color="auto"/>
        <w:left w:val="none" w:sz="0" w:space="0" w:color="auto"/>
        <w:bottom w:val="none" w:sz="0" w:space="0" w:color="auto"/>
        <w:right w:val="none" w:sz="0" w:space="0" w:color="auto"/>
      </w:divBdr>
    </w:div>
    <w:div w:id="740754851">
      <w:bodyDiv w:val="1"/>
      <w:marLeft w:val="0"/>
      <w:marRight w:val="0"/>
      <w:marTop w:val="0"/>
      <w:marBottom w:val="0"/>
      <w:divBdr>
        <w:top w:val="none" w:sz="0" w:space="0" w:color="auto"/>
        <w:left w:val="none" w:sz="0" w:space="0" w:color="auto"/>
        <w:bottom w:val="none" w:sz="0" w:space="0" w:color="auto"/>
        <w:right w:val="none" w:sz="0" w:space="0" w:color="auto"/>
      </w:divBdr>
    </w:div>
    <w:div w:id="740755537">
      <w:bodyDiv w:val="1"/>
      <w:marLeft w:val="0"/>
      <w:marRight w:val="0"/>
      <w:marTop w:val="0"/>
      <w:marBottom w:val="0"/>
      <w:divBdr>
        <w:top w:val="none" w:sz="0" w:space="0" w:color="auto"/>
        <w:left w:val="none" w:sz="0" w:space="0" w:color="auto"/>
        <w:bottom w:val="none" w:sz="0" w:space="0" w:color="auto"/>
        <w:right w:val="none" w:sz="0" w:space="0" w:color="auto"/>
      </w:divBdr>
    </w:div>
    <w:div w:id="740758219">
      <w:bodyDiv w:val="1"/>
      <w:marLeft w:val="0"/>
      <w:marRight w:val="0"/>
      <w:marTop w:val="0"/>
      <w:marBottom w:val="0"/>
      <w:divBdr>
        <w:top w:val="none" w:sz="0" w:space="0" w:color="auto"/>
        <w:left w:val="none" w:sz="0" w:space="0" w:color="auto"/>
        <w:bottom w:val="none" w:sz="0" w:space="0" w:color="auto"/>
        <w:right w:val="none" w:sz="0" w:space="0" w:color="auto"/>
      </w:divBdr>
    </w:div>
    <w:div w:id="740758283">
      <w:bodyDiv w:val="1"/>
      <w:marLeft w:val="0"/>
      <w:marRight w:val="0"/>
      <w:marTop w:val="0"/>
      <w:marBottom w:val="0"/>
      <w:divBdr>
        <w:top w:val="none" w:sz="0" w:space="0" w:color="auto"/>
        <w:left w:val="none" w:sz="0" w:space="0" w:color="auto"/>
        <w:bottom w:val="none" w:sz="0" w:space="0" w:color="auto"/>
        <w:right w:val="none" w:sz="0" w:space="0" w:color="auto"/>
      </w:divBdr>
    </w:div>
    <w:div w:id="740833537">
      <w:bodyDiv w:val="1"/>
      <w:marLeft w:val="0"/>
      <w:marRight w:val="0"/>
      <w:marTop w:val="0"/>
      <w:marBottom w:val="0"/>
      <w:divBdr>
        <w:top w:val="none" w:sz="0" w:space="0" w:color="auto"/>
        <w:left w:val="none" w:sz="0" w:space="0" w:color="auto"/>
        <w:bottom w:val="none" w:sz="0" w:space="0" w:color="auto"/>
        <w:right w:val="none" w:sz="0" w:space="0" w:color="auto"/>
      </w:divBdr>
    </w:div>
    <w:div w:id="741100846">
      <w:bodyDiv w:val="1"/>
      <w:marLeft w:val="0"/>
      <w:marRight w:val="0"/>
      <w:marTop w:val="0"/>
      <w:marBottom w:val="0"/>
      <w:divBdr>
        <w:top w:val="none" w:sz="0" w:space="0" w:color="auto"/>
        <w:left w:val="none" w:sz="0" w:space="0" w:color="auto"/>
        <w:bottom w:val="none" w:sz="0" w:space="0" w:color="auto"/>
        <w:right w:val="none" w:sz="0" w:space="0" w:color="auto"/>
      </w:divBdr>
    </w:div>
    <w:div w:id="741177035">
      <w:bodyDiv w:val="1"/>
      <w:marLeft w:val="0"/>
      <w:marRight w:val="0"/>
      <w:marTop w:val="0"/>
      <w:marBottom w:val="0"/>
      <w:divBdr>
        <w:top w:val="none" w:sz="0" w:space="0" w:color="auto"/>
        <w:left w:val="none" w:sz="0" w:space="0" w:color="auto"/>
        <w:bottom w:val="none" w:sz="0" w:space="0" w:color="auto"/>
        <w:right w:val="none" w:sz="0" w:space="0" w:color="auto"/>
      </w:divBdr>
    </w:div>
    <w:div w:id="741223664">
      <w:bodyDiv w:val="1"/>
      <w:marLeft w:val="0"/>
      <w:marRight w:val="0"/>
      <w:marTop w:val="0"/>
      <w:marBottom w:val="0"/>
      <w:divBdr>
        <w:top w:val="none" w:sz="0" w:space="0" w:color="auto"/>
        <w:left w:val="none" w:sz="0" w:space="0" w:color="auto"/>
        <w:bottom w:val="none" w:sz="0" w:space="0" w:color="auto"/>
        <w:right w:val="none" w:sz="0" w:space="0" w:color="auto"/>
      </w:divBdr>
    </w:div>
    <w:div w:id="741295582">
      <w:bodyDiv w:val="1"/>
      <w:marLeft w:val="0"/>
      <w:marRight w:val="0"/>
      <w:marTop w:val="0"/>
      <w:marBottom w:val="0"/>
      <w:divBdr>
        <w:top w:val="none" w:sz="0" w:space="0" w:color="auto"/>
        <w:left w:val="none" w:sz="0" w:space="0" w:color="auto"/>
        <w:bottom w:val="none" w:sz="0" w:space="0" w:color="auto"/>
        <w:right w:val="none" w:sz="0" w:space="0" w:color="auto"/>
      </w:divBdr>
    </w:div>
    <w:div w:id="741298142">
      <w:bodyDiv w:val="1"/>
      <w:marLeft w:val="0"/>
      <w:marRight w:val="0"/>
      <w:marTop w:val="0"/>
      <w:marBottom w:val="0"/>
      <w:divBdr>
        <w:top w:val="none" w:sz="0" w:space="0" w:color="auto"/>
        <w:left w:val="none" w:sz="0" w:space="0" w:color="auto"/>
        <w:bottom w:val="none" w:sz="0" w:space="0" w:color="auto"/>
        <w:right w:val="none" w:sz="0" w:space="0" w:color="auto"/>
      </w:divBdr>
    </w:div>
    <w:div w:id="741413990">
      <w:bodyDiv w:val="1"/>
      <w:marLeft w:val="0"/>
      <w:marRight w:val="0"/>
      <w:marTop w:val="0"/>
      <w:marBottom w:val="0"/>
      <w:divBdr>
        <w:top w:val="none" w:sz="0" w:space="0" w:color="auto"/>
        <w:left w:val="none" w:sz="0" w:space="0" w:color="auto"/>
        <w:bottom w:val="none" w:sz="0" w:space="0" w:color="auto"/>
        <w:right w:val="none" w:sz="0" w:space="0" w:color="auto"/>
      </w:divBdr>
    </w:div>
    <w:div w:id="741559578">
      <w:bodyDiv w:val="1"/>
      <w:marLeft w:val="0"/>
      <w:marRight w:val="0"/>
      <w:marTop w:val="0"/>
      <w:marBottom w:val="0"/>
      <w:divBdr>
        <w:top w:val="none" w:sz="0" w:space="0" w:color="auto"/>
        <w:left w:val="none" w:sz="0" w:space="0" w:color="auto"/>
        <w:bottom w:val="none" w:sz="0" w:space="0" w:color="auto"/>
        <w:right w:val="none" w:sz="0" w:space="0" w:color="auto"/>
      </w:divBdr>
    </w:div>
    <w:div w:id="741678212">
      <w:bodyDiv w:val="1"/>
      <w:marLeft w:val="0"/>
      <w:marRight w:val="0"/>
      <w:marTop w:val="0"/>
      <w:marBottom w:val="0"/>
      <w:divBdr>
        <w:top w:val="none" w:sz="0" w:space="0" w:color="auto"/>
        <w:left w:val="none" w:sz="0" w:space="0" w:color="auto"/>
        <w:bottom w:val="none" w:sz="0" w:space="0" w:color="auto"/>
        <w:right w:val="none" w:sz="0" w:space="0" w:color="auto"/>
      </w:divBdr>
    </w:div>
    <w:div w:id="741873453">
      <w:bodyDiv w:val="1"/>
      <w:marLeft w:val="0"/>
      <w:marRight w:val="0"/>
      <w:marTop w:val="0"/>
      <w:marBottom w:val="0"/>
      <w:divBdr>
        <w:top w:val="none" w:sz="0" w:space="0" w:color="auto"/>
        <w:left w:val="none" w:sz="0" w:space="0" w:color="auto"/>
        <w:bottom w:val="none" w:sz="0" w:space="0" w:color="auto"/>
        <w:right w:val="none" w:sz="0" w:space="0" w:color="auto"/>
      </w:divBdr>
    </w:div>
    <w:div w:id="741878527">
      <w:bodyDiv w:val="1"/>
      <w:marLeft w:val="0"/>
      <w:marRight w:val="0"/>
      <w:marTop w:val="0"/>
      <w:marBottom w:val="0"/>
      <w:divBdr>
        <w:top w:val="none" w:sz="0" w:space="0" w:color="auto"/>
        <w:left w:val="none" w:sz="0" w:space="0" w:color="auto"/>
        <w:bottom w:val="none" w:sz="0" w:space="0" w:color="auto"/>
        <w:right w:val="none" w:sz="0" w:space="0" w:color="auto"/>
      </w:divBdr>
    </w:div>
    <w:div w:id="742601953">
      <w:bodyDiv w:val="1"/>
      <w:marLeft w:val="0"/>
      <w:marRight w:val="0"/>
      <w:marTop w:val="0"/>
      <w:marBottom w:val="0"/>
      <w:divBdr>
        <w:top w:val="none" w:sz="0" w:space="0" w:color="auto"/>
        <w:left w:val="none" w:sz="0" w:space="0" w:color="auto"/>
        <w:bottom w:val="none" w:sz="0" w:space="0" w:color="auto"/>
        <w:right w:val="none" w:sz="0" w:space="0" w:color="auto"/>
      </w:divBdr>
    </w:div>
    <w:div w:id="742794198">
      <w:bodyDiv w:val="1"/>
      <w:marLeft w:val="0"/>
      <w:marRight w:val="0"/>
      <w:marTop w:val="0"/>
      <w:marBottom w:val="0"/>
      <w:divBdr>
        <w:top w:val="none" w:sz="0" w:space="0" w:color="auto"/>
        <w:left w:val="none" w:sz="0" w:space="0" w:color="auto"/>
        <w:bottom w:val="none" w:sz="0" w:space="0" w:color="auto"/>
        <w:right w:val="none" w:sz="0" w:space="0" w:color="auto"/>
      </w:divBdr>
    </w:div>
    <w:div w:id="742878214">
      <w:bodyDiv w:val="1"/>
      <w:marLeft w:val="0"/>
      <w:marRight w:val="0"/>
      <w:marTop w:val="0"/>
      <w:marBottom w:val="0"/>
      <w:divBdr>
        <w:top w:val="none" w:sz="0" w:space="0" w:color="auto"/>
        <w:left w:val="none" w:sz="0" w:space="0" w:color="auto"/>
        <w:bottom w:val="none" w:sz="0" w:space="0" w:color="auto"/>
        <w:right w:val="none" w:sz="0" w:space="0" w:color="auto"/>
      </w:divBdr>
    </w:div>
    <w:div w:id="743257857">
      <w:bodyDiv w:val="1"/>
      <w:marLeft w:val="0"/>
      <w:marRight w:val="0"/>
      <w:marTop w:val="0"/>
      <w:marBottom w:val="0"/>
      <w:divBdr>
        <w:top w:val="none" w:sz="0" w:space="0" w:color="auto"/>
        <w:left w:val="none" w:sz="0" w:space="0" w:color="auto"/>
        <w:bottom w:val="none" w:sz="0" w:space="0" w:color="auto"/>
        <w:right w:val="none" w:sz="0" w:space="0" w:color="auto"/>
      </w:divBdr>
    </w:div>
    <w:div w:id="743718728">
      <w:bodyDiv w:val="1"/>
      <w:marLeft w:val="0"/>
      <w:marRight w:val="0"/>
      <w:marTop w:val="0"/>
      <w:marBottom w:val="0"/>
      <w:divBdr>
        <w:top w:val="none" w:sz="0" w:space="0" w:color="auto"/>
        <w:left w:val="none" w:sz="0" w:space="0" w:color="auto"/>
        <w:bottom w:val="none" w:sz="0" w:space="0" w:color="auto"/>
        <w:right w:val="none" w:sz="0" w:space="0" w:color="auto"/>
      </w:divBdr>
    </w:div>
    <w:div w:id="743915301">
      <w:bodyDiv w:val="1"/>
      <w:marLeft w:val="0"/>
      <w:marRight w:val="0"/>
      <w:marTop w:val="0"/>
      <w:marBottom w:val="0"/>
      <w:divBdr>
        <w:top w:val="none" w:sz="0" w:space="0" w:color="auto"/>
        <w:left w:val="none" w:sz="0" w:space="0" w:color="auto"/>
        <w:bottom w:val="none" w:sz="0" w:space="0" w:color="auto"/>
        <w:right w:val="none" w:sz="0" w:space="0" w:color="auto"/>
      </w:divBdr>
    </w:div>
    <w:div w:id="743994922">
      <w:bodyDiv w:val="1"/>
      <w:marLeft w:val="0"/>
      <w:marRight w:val="0"/>
      <w:marTop w:val="0"/>
      <w:marBottom w:val="0"/>
      <w:divBdr>
        <w:top w:val="none" w:sz="0" w:space="0" w:color="auto"/>
        <w:left w:val="none" w:sz="0" w:space="0" w:color="auto"/>
        <w:bottom w:val="none" w:sz="0" w:space="0" w:color="auto"/>
        <w:right w:val="none" w:sz="0" w:space="0" w:color="auto"/>
      </w:divBdr>
    </w:div>
    <w:div w:id="744189176">
      <w:bodyDiv w:val="1"/>
      <w:marLeft w:val="0"/>
      <w:marRight w:val="0"/>
      <w:marTop w:val="0"/>
      <w:marBottom w:val="0"/>
      <w:divBdr>
        <w:top w:val="none" w:sz="0" w:space="0" w:color="auto"/>
        <w:left w:val="none" w:sz="0" w:space="0" w:color="auto"/>
        <w:bottom w:val="none" w:sz="0" w:space="0" w:color="auto"/>
        <w:right w:val="none" w:sz="0" w:space="0" w:color="auto"/>
      </w:divBdr>
    </w:div>
    <w:div w:id="744455316">
      <w:bodyDiv w:val="1"/>
      <w:marLeft w:val="0"/>
      <w:marRight w:val="0"/>
      <w:marTop w:val="0"/>
      <w:marBottom w:val="0"/>
      <w:divBdr>
        <w:top w:val="none" w:sz="0" w:space="0" w:color="auto"/>
        <w:left w:val="none" w:sz="0" w:space="0" w:color="auto"/>
        <w:bottom w:val="none" w:sz="0" w:space="0" w:color="auto"/>
        <w:right w:val="none" w:sz="0" w:space="0" w:color="auto"/>
      </w:divBdr>
    </w:div>
    <w:div w:id="744494681">
      <w:bodyDiv w:val="1"/>
      <w:marLeft w:val="0"/>
      <w:marRight w:val="0"/>
      <w:marTop w:val="0"/>
      <w:marBottom w:val="0"/>
      <w:divBdr>
        <w:top w:val="none" w:sz="0" w:space="0" w:color="auto"/>
        <w:left w:val="none" w:sz="0" w:space="0" w:color="auto"/>
        <w:bottom w:val="none" w:sz="0" w:space="0" w:color="auto"/>
        <w:right w:val="none" w:sz="0" w:space="0" w:color="auto"/>
      </w:divBdr>
    </w:div>
    <w:div w:id="744572429">
      <w:bodyDiv w:val="1"/>
      <w:marLeft w:val="0"/>
      <w:marRight w:val="0"/>
      <w:marTop w:val="0"/>
      <w:marBottom w:val="0"/>
      <w:divBdr>
        <w:top w:val="none" w:sz="0" w:space="0" w:color="auto"/>
        <w:left w:val="none" w:sz="0" w:space="0" w:color="auto"/>
        <w:bottom w:val="none" w:sz="0" w:space="0" w:color="auto"/>
        <w:right w:val="none" w:sz="0" w:space="0" w:color="auto"/>
      </w:divBdr>
    </w:div>
    <w:div w:id="744841266">
      <w:bodyDiv w:val="1"/>
      <w:marLeft w:val="0"/>
      <w:marRight w:val="0"/>
      <w:marTop w:val="0"/>
      <w:marBottom w:val="0"/>
      <w:divBdr>
        <w:top w:val="none" w:sz="0" w:space="0" w:color="auto"/>
        <w:left w:val="none" w:sz="0" w:space="0" w:color="auto"/>
        <w:bottom w:val="none" w:sz="0" w:space="0" w:color="auto"/>
        <w:right w:val="none" w:sz="0" w:space="0" w:color="auto"/>
      </w:divBdr>
    </w:div>
    <w:div w:id="744843625">
      <w:bodyDiv w:val="1"/>
      <w:marLeft w:val="0"/>
      <w:marRight w:val="0"/>
      <w:marTop w:val="0"/>
      <w:marBottom w:val="0"/>
      <w:divBdr>
        <w:top w:val="none" w:sz="0" w:space="0" w:color="auto"/>
        <w:left w:val="none" w:sz="0" w:space="0" w:color="auto"/>
        <w:bottom w:val="none" w:sz="0" w:space="0" w:color="auto"/>
        <w:right w:val="none" w:sz="0" w:space="0" w:color="auto"/>
      </w:divBdr>
    </w:div>
    <w:div w:id="745221988">
      <w:bodyDiv w:val="1"/>
      <w:marLeft w:val="0"/>
      <w:marRight w:val="0"/>
      <w:marTop w:val="0"/>
      <w:marBottom w:val="0"/>
      <w:divBdr>
        <w:top w:val="none" w:sz="0" w:space="0" w:color="auto"/>
        <w:left w:val="none" w:sz="0" w:space="0" w:color="auto"/>
        <w:bottom w:val="none" w:sz="0" w:space="0" w:color="auto"/>
        <w:right w:val="none" w:sz="0" w:space="0" w:color="auto"/>
      </w:divBdr>
    </w:div>
    <w:div w:id="745228910">
      <w:bodyDiv w:val="1"/>
      <w:marLeft w:val="0"/>
      <w:marRight w:val="0"/>
      <w:marTop w:val="0"/>
      <w:marBottom w:val="0"/>
      <w:divBdr>
        <w:top w:val="none" w:sz="0" w:space="0" w:color="auto"/>
        <w:left w:val="none" w:sz="0" w:space="0" w:color="auto"/>
        <w:bottom w:val="none" w:sz="0" w:space="0" w:color="auto"/>
        <w:right w:val="none" w:sz="0" w:space="0" w:color="auto"/>
      </w:divBdr>
    </w:div>
    <w:div w:id="745495928">
      <w:bodyDiv w:val="1"/>
      <w:marLeft w:val="0"/>
      <w:marRight w:val="0"/>
      <w:marTop w:val="0"/>
      <w:marBottom w:val="0"/>
      <w:divBdr>
        <w:top w:val="none" w:sz="0" w:space="0" w:color="auto"/>
        <w:left w:val="none" w:sz="0" w:space="0" w:color="auto"/>
        <w:bottom w:val="none" w:sz="0" w:space="0" w:color="auto"/>
        <w:right w:val="none" w:sz="0" w:space="0" w:color="auto"/>
      </w:divBdr>
    </w:div>
    <w:div w:id="745763314">
      <w:bodyDiv w:val="1"/>
      <w:marLeft w:val="0"/>
      <w:marRight w:val="0"/>
      <w:marTop w:val="0"/>
      <w:marBottom w:val="0"/>
      <w:divBdr>
        <w:top w:val="none" w:sz="0" w:space="0" w:color="auto"/>
        <w:left w:val="none" w:sz="0" w:space="0" w:color="auto"/>
        <w:bottom w:val="none" w:sz="0" w:space="0" w:color="auto"/>
        <w:right w:val="none" w:sz="0" w:space="0" w:color="auto"/>
      </w:divBdr>
    </w:div>
    <w:div w:id="745960133">
      <w:bodyDiv w:val="1"/>
      <w:marLeft w:val="0"/>
      <w:marRight w:val="0"/>
      <w:marTop w:val="0"/>
      <w:marBottom w:val="0"/>
      <w:divBdr>
        <w:top w:val="none" w:sz="0" w:space="0" w:color="auto"/>
        <w:left w:val="none" w:sz="0" w:space="0" w:color="auto"/>
        <w:bottom w:val="none" w:sz="0" w:space="0" w:color="auto"/>
        <w:right w:val="none" w:sz="0" w:space="0" w:color="auto"/>
      </w:divBdr>
    </w:div>
    <w:div w:id="746075575">
      <w:bodyDiv w:val="1"/>
      <w:marLeft w:val="0"/>
      <w:marRight w:val="0"/>
      <w:marTop w:val="0"/>
      <w:marBottom w:val="0"/>
      <w:divBdr>
        <w:top w:val="none" w:sz="0" w:space="0" w:color="auto"/>
        <w:left w:val="none" w:sz="0" w:space="0" w:color="auto"/>
        <w:bottom w:val="none" w:sz="0" w:space="0" w:color="auto"/>
        <w:right w:val="none" w:sz="0" w:space="0" w:color="auto"/>
      </w:divBdr>
    </w:div>
    <w:div w:id="746340625">
      <w:bodyDiv w:val="1"/>
      <w:marLeft w:val="0"/>
      <w:marRight w:val="0"/>
      <w:marTop w:val="0"/>
      <w:marBottom w:val="0"/>
      <w:divBdr>
        <w:top w:val="none" w:sz="0" w:space="0" w:color="auto"/>
        <w:left w:val="none" w:sz="0" w:space="0" w:color="auto"/>
        <w:bottom w:val="none" w:sz="0" w:space="0" w:color="auto"/>
        <w:right w:val="none" w:sz="0" w:space="0" w:color="auto"/>
      </w:divBdr>
    </w:div>
    <w:div w:id="746418893">
      <w:bodyDiv w:val="1"/>
      <w:marLeft w:val="0"/>
      <w:marRight w:val="0"/>
      <w:marTop w:val="0"/>
      <w:marBottom w:val="0"/>
      <w:divBdr>
        <w:top w:val="none" w:sz="0" w:space="0" w:color="auto"/>
        <w:left w:val="none" w:sz="0" w:space="0" w:color="auto"/>
        <w:bottom w:val="none" w:sz="0" w:space="0" w:color="auto"/>
        <w:right w:val="none" w:sz="0" w:space="0" w:color="auto"/>
      </w:divBdr>
    </w:div>
    <w:div w:id="746461091">
      <w:bodyDiv w:val="1"/>
      <w:marLeft w:val="0"/>
      <w:marRight w:val="0"/>
      <w:marTop w:val="0"/>
      <w:marBottom w:val="0"/>
      <w:divBdr>
        <w:top w:val="none" w:sz="0" w:space="0" w:color="auto"/>
        <w:left w:val="none" w:sz="0" w:space="0" w:color="auto"/>
        <w:bottom w:val="none" w:sz="0" w:space="0" w:color="auto"/>
        <w:right w:val="none" w:sz="0" w:space="0" w:color="auto"/>
      </w:divBdr>
    </w:div>
    <w:div w:id="746537284">
      <w:bodyDiv w:val="1"/>
      <w:marLeft w:val="0"/>
      <w:marRight w:val="0"/>
      <w:marTop w:val="0"/>
      <w:marBottom w:val="0"/>
      <w:divBdr>
        <w:top w:val="none" w:sz="0" w:space="0" w:color="auto"/>
        <w:left w:val="none" w:sz="0" w:space="0" w:color="auto"/>
        <w:bottom w:val="none" w:sz="0" w:space="0" w:color="auto"/>
        <w:right w:val="none" w:sz="0" w:space="0" w:color="auto"/>
      </w:divBdr>
    </w:div>
    <w:div w:id="746616984">
      <w:bodyDiv w:val="1"/>
      <w:marLeft w:val="0"/>
      <w:marRight w:val="0"/>
      <w:marTop w:val="0"/>
      <w:marBottom w:val="0"/>
      <w:divBdr>
        <w:top w:val="none" w:sz="0" w:space="0" w:color="auto"/>
        <w:left w:val="none" w:sz="0" w:space="0" w:color="auto"/>
        <w:bottom w:val="none" w:sz="0" w:space="0" w:color="auto"/>
        <w:right w:val="none" w:sz="0" w:space="0" w:color="auto"/>
      </w:divBdr>
    </w:div>
    <w:div w:id="746727508">
      <w:bodyDiv w:val="1"/>
      <w:marLeft w:val="0"/>
      <w:marRight w:val="0"/>
      <w:marTop w:val="0"/>
      <w:marBottom w:val="0"/>
      <w:divBdr>
        <w:top w:val="none" w:sz="0" w:space="0" w:color="auto"/>
        <w:left w:val="none" w:sz="0" w:space="0" w:color="auto"/>
        <w:bottom w:val="none" w:sz="0" w:space="0" w:color="auto"/>
        <w:right w:val="none" w:sz="0" w:space="0" w:color="auto"/>
      </w:divBdr>
    </w:div>
    <w:div w:id="746877777">
      <w:bodyDiv w:val="1"/>
      <w:marLeft w:val="0"/>
      <w:marRight w:val="0"/>
      <w:marTop w:val="0"/>
      <w:marBottom w:val="0"/>
      <w:divBdr>
        <w:top w:val="none" w:sz="0" w:space="0" w:color="auto"/>
        <w:left w:val="none" w:sz="0" w:space="0" w:color="auto"/>
        <w:bottom w:val="none" w:sz="0" w:space="0" w:color="auto"/>
        <w:right w:val="none" w:sz="0" w:space="0" w:color="auto"/>
      </w:divBdr>
    </w:div>
    <w:div w:id="746998828">
      <w:bodyDiv w:val="1"/>
      <w:marLeft w:val="0"/>
      <w:marRight w:val="0"/>
      <w:marTop w:val="0"/>
      <w:marBottom w:val="0"/>
      <w:divBdr>
        <w:top w:val="none" w:sz="0" w:space="0" w:color="auto"/>
        <w:left w:val="none" w:sz="0" w:space="0" w:color="auto"/>
        <w:bottom w:val="none" w:sz="0" w:space="0" w:color="auto"/>
        <w:right w:val="none" w:sz="0" w:space="0" w:color="auto"/>
      </w:divBdr>
    </w:div>
    <w:div w:id="747000664">
      <w:bodyDiv w:val="1"/>
      <w:marLeft w:val="0"/>
      <w:marRight w:val="0"/>
      <w:marTop w:val="0"/>
      <w:marBottom w:val="0"/>
      <w:divBdr>
        <w:top w:val="none" w:sz="0" w:space="0" w:color="auto"/>
        <w:left w:val="none" w:sz="0" w:space="0" w:color="auto"/>
        <w:bottom w:val="none" w:sz="0" w:space="0" w:color="auto"/>
        <w:right w:val="none" w:sz="0" w:space="0" w:color="auto"/>
      </w:divBdr>
    </w:div>
    <w:div w:id="747071406">
      <w:bodyDiv w:val="1"/>
      <w:marLeft w:val="0"/>
      <w:marRight w:val="0"/>
      <w:marTop w:val="0"/>
      <w:marBottom w:val="0"/>
      <w:divBdr>
        <w:top w:val="none" w:sz="0" w:space="0" w:color="auto"/>
        <w:left w:val="none" w:sz="0" w:space="0" w:color="auto"/>
        <w:bottom w:val="none" w:sz="0" w:space="0" w:color="auto"/>
        <w:right w:val="none" w:sz="0" w:space="0" w:color="auto"/>
      </w:divBdr>
    </w:div>
    <w:div w:id="747191298">
      <w:bodyDiv w:val="1"/>
      <w:marLeft w:val="0"/>
      <w:marRight w:val="0"/>
      <w:marTop w:val="0"/>
      <w:marBottom w:val="0"/>
      <w:divBdr>
        <w:top w:val="none" w:sz="0" w:space="0" w:color="auto"/>
        <w:left w:val="none" w:sz="0" w:space="0" w:color="auto"/>
        <w:bottom w:val="none" w:sz="0" w:space="0" w:color="auto"/>
        <w:right w:val="none" w:sz="0" w:space="0" w:color="auto"/>
      </w:divBdr>
    </w:div>
    <w:div w:id="747309822">
      <w:bodyDiv w:val="1"/>
      <w:marLeft w:val="0"/>
      <w:marRight w:val="0"/>
      <w:marTop w:val="0"/>
      <w:marBottom w:val="0"/>
      <w:divBdr>
        <w:top w:val="none" w:sz="0" w:space="0" w:color="auto"/>
        <w:left w:val="none" w:sz="0" w:space="0" w:color="auto"/>
        <w:bottom w:val="none" w:sz="0" w:space="0" w:color="auto"/>
        <w:right w:val="none" w:sz="0" w:space="0" w:color="auto"/>
      </w:divBdr>
    </w:div>
    <w:div w:id="747658712">
      <w:bodyDiv w:val="1"/>
      <w:marLeft w:val="0"/>
      <w:marRight w:val="0"/>
      <w:marTop w:val="0"/>
      <w:marBottom w:val="0"/>
      <w:divBdr>
        <w:top w:val="none" w:sz="0" w:space="0" w:color="auto"/>
        <w:left w:val="none" w:sz="0" w:space="0" w:color="auto"/>
        <w:bottom w:val="none" w:sz="0" w:space="0" w:color="auto"/>
        <w:right w:val="none" w:sz="0" w:space="0" w:color="auto"/>
      </w:divBdr>
    </w:div>
    <w:div w:id="747774903">
      <w:bodyDiv w:val="1"/>
      <w:marLeft w:val="0"/>
      <w:marRight w:val="0"/>
      <w:marTop w:val="0"/>
      <w:marBottom w:val="0"/>
      <w:divBdr>
        <w:top w:val="none" w:sz="0" w:space="0" w:color="auto"/>
        <w:left w:val="none" w:sz="0" w:space="0" w:color="auto"/>
        <w:bottom w:val="none" w:sz="0" w:space="0" w:color="auto"/>
        <w:right w:val="none" w:sz="0" w:space="0" w:color="auto"/>
      </w:divBdr>
    </w:div>
    <w:div w:id="748040777">
      <w:bodyDiv w:val="1"/>
      <w:marLeft w:val="0"/>
      <w:marRight w:val="0"/>
      <w:marTop w:val="0"/>
      <w:marBottom w:val="0"/>
      <w:divBdr>
        <w:top w:val="none" w:sz="0" w:space="0" w:color="auto"/>
        <w:left w:val="none" w:sz="0" w:space="0" w:color="auto"/>
        <w:bottom w:val="none" w:sz="0" w:space="0" w:color="auto"/>
        <w:right w:val="none" w:sz="0" w:space="0" w:color="auto"/>
      </w:divBdr>
    </w:div>
    <w:div w:id="748041505">
      <w:bodyDiv w:val="1"/>
      <w:marLeft w:val="0"/>
      <w:marRight w:val="0"/>
      <w:marTop w:val="0"/>
      <w:marBottom w:val="0"/>
      <w:divBdr>
        <w:top w:val="none" w:sz="0" w:space="0" w:color="auto"/>
        <w:left w:val="none" w:sz="0" w:space="0" w:color="auto"/>
        <w:bottom w:val="none" w:sz="0" w:space="0" w:color="auto"/>
        <w:right w:val="none" w:sz="0" w:space="0" w:color="auto"/>
      </w:divBdr>
    </w:div>
    <w:div w:id="748113559">
      <w:bodyDiv w:val="1"/>
      <w:marLeft w:val="0"/>
      <w:marRight w:val="0"/>
      <w:marTop w:val="0"/>
      <w:marBottom w:val="0"/>
      <w:divBdr>
        <w:top w:val="none" w:sz="0" w:space="0" w:color="auto"/>
        <w:left w:val="none" w:sz="0" w:space="0" w:color="auto"/>
        <w:bottom w:val="none" w:sz="0" w:space="0" w:color="auto"/>
        <w:right w:val="none" w:sz="0" w:space="0" w:color="auto"/>
      </w:divBdr>
    </w:div>
    <w:div w:id="748117718">
      <w:bodyDiv w:val="1"/>
      <w:marLeft w:val="0"/>
      <w:marRight w:val="0"/>
      <w:marTop w:val="0"/>
      <w:marBottom w:val="0"/>
      <w:divBdr>
        <w:top w:val="none" w:sz="0" w:space="0" w:color="auto"/>
        <w:left w:val="none" w:sz="0" w:space="0" w:color="auto"/>
        <w:bottom w:val="none" w:sz="0" w:space="0" w:color="auto"/>
        <w:right w:val="none" w:sz="0" w:space="0" w:color="auto"/>
      </w:divBdr>
    </w:div>
    <w:div w:id="748162657">
      <w:bodyDiv w:val="1"/>
      <w:marLeft w:val="0"/>
      <w:marRight w:val="0"/>
      <w:marTop w:val="0"/>
      <w:marBottom w:val="0"/>
      <w:divBdr>
        <w:top w:val="none" w:sz="0" w:space="0" w:color="auto"/>
        <w:left w:val="none" w:sz="0" w:space="0" w:color="auto"/>
        <w:bottom w:val="none" w:sz="0" w:space="0" w:color="auto"/>
        <w:right w:val="none" w:sz="0" w:space="0" w:color="auto"/>
      </w:divBdr>
    </w:div>
    <w:div w:id="748230407">
      <w:bodyDiv w:val="1"/>
      <w:marLeft w:val="0"/>
      <w:marRight w:val="0"/>
      <w:marTop w:val="0"/>
      <w:marBottom w:val="0"/>
      <w:divBdr>
        <w:top w:val="none" w:sz="0" w:space="0" w:color="auto"/>
        <w:left w:val="none" w:sz="0" w:space="0" w:color="auto"/>
        <w:bottom w:val="none" w:sz="0" w:space="0" w:color="auto"/>
        <w:right w:val="none" w:sz="0" w:space="0" w:color="auto"/>
      </w:divBdr>
    </w:div>
    <w:div w:id="748231651">
      <w:bodyDiv w:val="1"/>
      <w:marLeft w:val="0"/>
      <w:marRight w:val="0"/>
      <w:marTop w:val="0"/>
      <w:marBottom w:val="0"/>
      <w:divBdr>
        <w:top w:val="none" w:sz="0" w:space="0" w:color="auto"/>
        <w:left w:val="none" w:sz="0" w:space="0" w:color="auto"/>
        <w:bottom w:val="none" w:sz="0" w:space="0" w:color="auto"/>
        <w:right w:val="none" w:sz="0" w:space="0" w:color="auto"/>
      </w:divBdr>
    </w:div>
    <w:div w:id="748233577">
      <w:bodyDiv w:val="1"/>
      <w:marLeft w:val="0"/>
      <w:marRight w:val="0"/>
      <w:marTop w:val="0"/>
      <w:marBottom w:val="0"/>
      <w:divBdr>
        <w:top w:val="none" w:sz="0" w:space="0" w:color="auto"/>
        <w:left w:val="none" w:sz="0" w:space="0" w:color="auto"/>
        <w:bottom w:val="none" w:sz="0" w:space="0" w:color="auto"/>
        <w:right w:val="none" w:sz="0" w:space="0" w:color="auto"/>
      </w:divBdr>
    </w:div>
    <w:div w:id="748381175">
      <w:bodyDiv w:val="1"/>
      <w:marLeft w:val="0"/>
      <w:marRight w:val="0"/>
      <w:marTop w:val="0"/>
      <w:marBottom w:val="0"/>
      <w:divBdr>
        <w:top w:val="none" w:sz="0" w:space="0" w:color="auto"/>
        <w:left w:val="none" w:sz="0" w:space="0" w:color="auto"/>
        <w:bottom w:val="none" w:sz="0" w:space="0" w:color="auto"/>
        <w:right w:val="none" w:sz="0" w:space="0" w:color="auto"/>
      </w:divBdr>
    </w:div>
    <w:div w:id="748500121">
      <w:bodyDiv w:val="1"/>
      <w:marLeft w:val="0"/>
      <w:marRight w:val="0"/>
      <w:marTop w:val="0"/>
      <w:marBottom w:val="0"/>
      <w:divBdr>
        <w:top w:val="none" w:sz="0" w:space="0" w:color="auto"/>
        <w:left w:val="none" w:sz="0" w:space="0" w:color="auto"/>
        <w:bottom w:val="none" w:sz="0" w:space="0" w:color="auto"/>
        <w:right w:val="none" w:sz="0" w:space="0" w:color="auto"/>
      </w:divBdr>
    </w:div>
    <w:div w:id="748507303">
      <w:bodyDiv w:val="1"/>
      <w:marLeft w:val="0"/>
      <w:marRight w:val="0"/>
      <w:marTop w:val="0"/>
      <w:marBottom w:val="0"/>
      <w:divBdr>
        <w:top w:val="none" w:sz="0" w:space="0" w:color="auto"/>
        <w:left w:val="none" w:sz="0" w:space="0" w:color="auto"/>
        <w:bottom w:val="none" w:sz="0" w:space="0" w:color="auto"/>
        <w:right w:val="none" w:sz="0" w:space="0" w:color="auto"/>
      </w:divBdr>
    </w:div>
    <w:div w:id="748625110">
      <w:bodyDiv w:val="1"/>
      <w:marLeft w:val="0"/>
      <w:marRight w:val="0"/>
      <w:marTop w:val="0"/>
      <w:marBottom w:val="0"/>
      <w:divBdr>
        <w:top w:val="none" w:sz="0" w:space="0" w:color="auto"/>
        <w:left w:val="none" w:sz="0" w:space="0" w:color="auto"/>
        <w:bottom w:val="none" w:sz="0" w:space="0" w:color="auto"/>
        <w:right w:val="none" w:sz="0" w:space="0" w:color="auto"/>
      </w:divBdr>
    </w:div>
    <w:div w:id="748648813">
      <w:bodyDiv w:val="1"/>
      <w:marLeft w:val="0"/>
      <w:marRight w:val="0"/>
      <w:marTop w:val="0"/>
      <w:marBottom w:val="0"/>
      <w:divBdr>
        <w:top w:val="none" w:sz="0" w:space="0" w:color="auto"/>
        <w:left w:val="none" w:sz="0" w:space="0" w:color="auto"/>
        <w:bottom w:val="none" w:sz="0" w:space="0" w:color="auto"/>
        <w:right w:val="none" w:sz="0" w:space="0" w:color="auto"/>
      </w:divBdr>
    </w:div>
    <w:div w:id="748649158">
      <w:bodyDiv w:val="1"/>
      <w:marLeft w:val="0"/>
      <w:marRight w:val="0"/>
      <w:marTop w:val="0"/>
      <w:marBottom w:val="0"/>
      <w:divBdr>
        <w:top w:val="none" w:sz="0" w:space="0" w:color="auto"/>
        <w:left w:val="none" w:sz="0" w:space="0" w:color="auto"/>
        <w:bottom w:val="none" w:sz="0" w:space="0" w:color="auto"/>
        <w:right w:val="none" w:sz="0" w:space="0" w:color="auto"/>
      </w:divBdr>
    </w:div>
    <w:div w:id="748816827">
      <w:bodyDiv w:val="1"/>
      <w:marLeft w:val="0"/>
      <w:marRight w:val="0"/>
      <w:marTop w:val="0"/>
      <w:marBottom w:val="0"/>
      <w:divBdr>
        <w:top w:val="none" w:sz="0" w:space="0" w:color="auto"/>
        <w:left w:val="none" w:sz="0" w:space="0" w:color="auto"/>
        <w:bottom w:val="none" w:sz="0" w:space="0" w:color="auto"/>
        <w:right w:val="none" w:sz="0" w:space="0" w:color="auto"/>
      </w:divBdr>
    </w:div>
    <w:div w:id="748844967">
      <w:bodyDiv w:val="1"/>
      <w:marLeft w:val="0"/>
      <w:marRight w:val="0"/>
      <w:marTop w:val="0"/>
      <w:marBottom w:val="0"/>
      <w:divBdr>
        <w:top w:val="none" w:sz="0" w:space="0" w:color="auto"/>
        <w:left w:val="none" w:sz="0" w:space="0" w:color="auto"/>
        <w:bottom w:val="none" w:sz="0" w:space="0" w:color="auto"/>
        <w:right w:val="none" w:sz="0" w:space="0" w:color="auto"/>
      </w:divBdr>
    </w:div>
    <w:div w:id="749082432">
      <w:bodyDiv w:val="1"/>
      <w:marLeft w:val="0"/>
      <w:marRight w:val="0"/>
      <w:marTop w:val="0"/>
      <w:marBottom w:val="0"/>
      <w:divBdr>
        <w:top w:val="none" w:sz="0" w:space="0" w:color="auto"/>
        <w:left w:val="none" w:sz="0" w:space="0" w:color="auto"/>
        <w:bottom w:val="none" w:sz="0" w:space="0" w:color="auto"/>
        <w:right w:val="none" w:sz="0" w:space="0" w:color="auto"/>
      </w:divBdr>
    </w:div>
    <w:div w:id="749279610">
      <w:bodyDiv w:val="1"/>
      <w:marLeft w:val="0"/>
      <w:marRight w:val="0"/>
      <w:marTop w:val="0"/>
      <w:marBottom w:val="0"/>
      <w:divBdr>
        <w:top w:val="none" w:sz="0" w:space="0" w:color="auto"/>
        <w:left w:val="none" w:sz="0" w:space="0" w:color="auto"/>
        <w:bottom w:val="none" w:sz="0" w:space="0" w:color="auto"/>
        <w:right w:val="none" w:sz="0" w:space="0" w:color="auto"/>
      </w:divBdr>
    </w:div>
    <w:div w:id="749352804">
      <w:bodyDiv w:val="1"/>
      <w:marLeft w:val="0"/>
      <w:marRight w:val="0"/>
      <w:marTop w:val="0"/>
      <w:marBottom w:val="0"/>
      <w:divBdr>
        <w:top w:val="none" w:sz="0" w:space="0" w:color="auto"/>
        <w:left w:val="none" w:sz="0" w:space="0" w:color="auto"/>
        <w:bottom w:val="none" w:sz="0" w:space="0" w:color="auto"/>
        <w:right w:val="none" w:sz="0" w:space="0" w:color="auto"/>
      </w:divBdr>
    </w:div>
    <w:div w:id="749353003">
      <w:bodyDiv w:val="1"/>
      <w:marLeft w:val="0"/>
      <w:marRight w:val="0"/>
      <w:marTop w:val="0"/>
      <w:marBottom w:val="0"/>
      <w:divBdr>
        <w:top w:val="none" w:sz="0" w:space="0" w:color="auto"/>
        <w:left w:val="none" w:sz="0" w:space="0" w:color="auto"/>
        <w:bottom w:val="none" w:sz="0" w:space="0" w:color="auto"/>
        <w:right w:val="none" w:sz="0" w:space="0" w:color="auto"/>
      </w:divBdr>
    </w:div>
    <w:div w:id="749353783">
      <w:bodyDiv w:val="1"/>
      <w:marLeft w:val="0"/>
      <w:marRight w:val="0"/>
      <w:marTop w:val="0"/>
      <w:marBottom w:val="0"/>
      <w:divBdr>
        <w:top w:val="none" w:sz="0" w:space="0" w:color="auto"/>
        <w:left w:val="none" w:sz="0" w:space="0" w:color="auto"/>
        <w:bottom w:val="none" w:sz="0" w:space="0" w:color="auto"/>
        <w:right w:val="none" w:sz="0" w:space="0" w:color="auto"/>
      </w:divBdr>
    </w:div>
    <w:div w:id="749354304">
      <w:bodyDiv w:val="1"/>
      <w:marLeft w:val="0"/>
      <w:marRight w:val="0"/>
      <w:marTop w:val="0"/>
      <w:marBottom w:val="0"/>
      <w:divBdr>
        <w:top w:val="none" w:sz="0" w:space="0" w:color="auto"/>
        <w:left w:val="none" w:sz="0" w:space="0" w:color="auto"/>
        <w:bottom w:val="none" w:sz="0" w:space="0" w:color="auto"/>
        <w:right w:val="none" w:sz="0" w:space="0" w:color="auto"/>
      </w:divBdr>
    </w:div>
    <w:div w:id="749428681">
      <w:bodyDiv w:val="1"/>
      <w:marLeft w:val="0"/>
      <w:marRight w:val="0"/>
      <w:marTop w:val="0"/>
      <w:marBottom w:val="0"/>
      <w:divBdr>
        <w:top w:val="none" w:sz="0" w:space="0" w:color="auto"/>
        <w:left w:val="none" w:sz="0" w:space="0" w:color="auto"/>
        <w:bottom w:val="none" w:sz="0" w:space="0" w:color="auto"/>
        <w:right w:val="none" w:sz="0" w:space="0" w:color="auto"/>
      </w:divBdr>
    </w:div>
    <w:div w:id="749735482">
      <w:bodyDiv w:val="1"/>
      <w:marLeft w:val="0"/>
      <w:marRight w:val="0"/>
      <w:marTop w:val="0"/>
      <w:marBottom w:val="0"/>
      <w:divBdr>
        <w:top w:val="none" w:sz="0" w:space="0" w:color="auto"/>
        <w:left w:val="none" w:sz="0" w:space="0" w:color="auto"/>
        <w:bottom w:val="none" w:sz="0" w:space="0" w:color="auto"/>
        <w:right w:val="none" w:sz="0" w:space="0" w:color="auto"/>
      </w:divBdr>
    </w:div>
    <w:div w:id="750005960">
      <w:bodyDiv w:val="1"/>
      <w:marLeft w:val="0"/>
      <w:marRight w:val="0"/>
      <w:marTop w:val="0"/>
      <w:marBottom w:val="0"/>
      <w:divBdr>
        <w:top w:val="none" w:sz="0" w:space="0" w:color="auto"/>
        <w:left w:val="none" w:sz="0" w:space="0" w:color="auto"/>
        <w:bottom w:val="none" w:sz="0" w:space="0" w:color="auto"/>
        <w:right w:val="none" w:sz="0" w:space="0" w:color="auto"/>
      </w:divBdr>
    </w:div>
    <w:div w:id="750198367">
      <w:bodyDiv w:val="1"/>
      <w:marLeft w:val="0"/>
      <w:marRight w:val="0"/>
      <w:marTop w:val="0"/>
      <w:marBottom w:val="0"/>
      <w:divBdr>
        <w:top w:val="none" w:sz="0" w:space="0" w:color="auto"/>
        <w:left w:val="none" w:sz="0" w:space="0" w:color="auto"/>
        <w:bottom w:val="none" w:sz="0" w:space="0" w:color="auto"/>
        <w:right w:val="none" w:sz="0" w:space="0" w:color="auto"/>
      </w:divBdr>
    </w:div>
    <w:div w:id="750346324">
      <w:bodyDiv w:val="1"/>
      <w:marLeft w:val="0"/>
      <w:marRight w:val="0"/>
      <w:marTop w:val="0"/>
      <w:marBottom w:val="0"/>
      <w:divBdr>
        <w:top w:val="none" w:sz="0" w:space="0" w:color="auto"/>
        <w:left w:val="none" w:sz="0" w:space="0" w:color="auto"/>
        <w:bottom w:val="none" w:sz="0" w:space="0" w:color="auto"/>
        <w:right w:val="none" w:sz="0" w:space="0" w:color="auto"/>
      </w:divBdr>
    </w:div>
    <w:div w:id="750388269">
      <w:bodyDiv w:val="1"/>
      <w:marLeft w:val="0"/>
      <w:marRight w:val="0"/>
      <w:marTop w:val="0"/>
      <w:marBottom w:val="0"/>
      <w:divBdr>
        <w:top w:val="none" w:sz="0" w:space="0" w:color="auto"/>
        <w:left w:val="none" w:sz="0" w:space="0" w:color="auto"/>
        <w:bottom w:val="none" w:sz="0" w:space="0" w:color="auto"/>
        <w:right w:val="none" w:sz="0" w:space="0" w:color="auto"/>
      </w:divBdr>
    </w:div>
    <w:div w:id="750395118">
      <w:bodyDiv w:val="1"/>
      <w:marLeft w:val="0"/>
      <w:marRight w:val="0"/>
      <w:marTop w:val="0"/>
      <w:marBottom w:val="0"/>
      <w:divBdr>
        <w:top w:val="none" w:sz="0" w:space="0" w:color="auto"/>
        <w:left w:val="none" w:sz="0" w:space="0" w:color="auto"/>
        <w:bottom w:val="none" w:sz="0" w:space="0" w:color="auto"/>
        <w:right w:val="none" w:sz="0" w:space="0" w:color="auto"/>
      </w:divBdr>
    </w:div>
    <w:div w:id="750662798">
      <w:bodyDiv w:val="1"/>
      <w:marLeft w:val="0"/>
      <w:marRight w:val="0"/>
      <w:marTop w:val="0"/>
      <w:marBottom w:val="0"/>
      <w:divBdr>
        <w:top w:val="none" w:sz="0" w:space="0" w:color="auto"/>
        <w:left w:val="none" w:sz="0" w:space="0" w:color="auto"/>
        <w:bottom w:val="none" w:sz="0" w:space="0" w:color="auto"/>
        <w:right w:val="none" w:sz="0" w:space="0" w:color="auto"/>
      </w:divBdr>
    </w:div>
    <w:div w:id="750663290">
      <w:bodyDiv w:val="1"/>
      <w:marLeft w:val="0"/>
      <w:marRight w:val="0"/>
      <w:marTop w:val="0"/>
      <w:marBottom w:val="0"/>
      <w:divBdr>
        <w:top w:val="none" w:sz="0" w:space="0" w:color="auto"/>
        <w:left w:val="none" w:sz="0" w:space="0" w:color="auto"/>
        <w:bottom w:val="none" w:sz="0" w:space="0" w:color="auto"/>
        <w:right w:val="none" w:sz="0" w:space="0" w:color="auto"/>
      </w:divBdr>
    </w:div>
    <w:div w:id="750666001">
      <w:bodyDiv w:val="1"/>
      <w:marLeft w:val="0"/>
      <w:marRight w:val="0"/>
      <w:marTop w:val="0"/>
      <w:marBottom w:val="0"/>
      <w:divBdr>
        <w:top w:val="none" w:sz="0" w:space="0" w:color="auto"/>
        <w:left w:val="none" w:sz="0" w:space="0" w:color="auto"/>
        <w:bottom w:val="none" w:sz="0" w:space="0" w:color="auto"/>
        <w:right w:val="none" w:sz="0" w:space="0" w:color="auto"/>
      </w:divBdr>
    </w:div>
    <w:div w:id="751045684">
      <w:bodyDiv w:val="1"/>
      <w:marLeft w:val="0"/>
      <w:marRight w:val="0"/>
      <w:marTop w:val="0"/>
      <w:marBottom w:val="0"/>
      <w:divBdr>
        <w:top w:val="none" w:sz="0" w:space="0" w:color="auto"/>
        <w:left w:val="none" w:sz="0" w:space="0" w:color="auto"/>
        <w:bottom w:val="none" w:sz="0" w:space="0" w:color="auto"/>
        <w:right w:val="none" w:sz="0" w:space="0" w:color="auto"/>
      </w:divBdr>
    </w:div>
    <w:div w:id="751046847">
      <w:bodyDiv w:val="1"/>
      <w:marLeft w:val="0"/>
      <w:marRight w:val="0"/>
      <w:marTop w:val="0"/>
      <w:marBottom w:val="0"/>
      <w:divBdr>
        <w:top w:val="none" w:sz="0" w:space="0" w:color="auto"/>
        <w:left w:val="none" w:sz="0" w:space="0" w:color="auto"/>
        <w:bottom w:val="none" w:sz="0" w:space="0" w:color="auto"/>
        <w:right w:val="none" w:sz="0" w:space="0" w:color="auto"/>
      </w:divBdr>
    </w:div>
    <w:div w:id="751199007">
      <w:bodyDiv w:val="1"/>
      <w:marLeft w:val="0"/>
      <w:marRight w:val="0"/>
      <w:marTop w:val="0"/>
      <w:marBottom w:val="0"/>
      <w:divBdr>
        <w:top w:val="none" w:sz="0" w:space="0" w:color="auto"/>
        <w:left w:val="none" w:sz="0" w:space="0" w:color="auto"/>
        <w:bottom w:val="none" w:sz="0" w:space="0" w:color="auto"/>
        <w:right w:val="none" w:sz="0" w:space="0" w:color="auto"/>
      </w:divBdr>
    </w:div>
    <w:div w:id="751464708">
      <w:bodyDiv w:val="1"/>
      <w:marLeft w:val="0"/>
      <w:marRight w:val="0"/>
      <w:marTop w:val="0"/>
      <w:marBottom w:val="0"/>
      <w:divBdr>
        <w:top w:val="none" w:sz="0" w:space="0" w:color="auto"/>
        <w:left w:val="none" w:sz="0" w:space="0" w:color="auto"/>
        <w:bottom w:val="none" w:sz="0" w:space="0" w:color="auto"/>
        <w:right w:val="none" w:sz="0" w:space="0" w:color="auto"/>
      </w:divBdr>
    </w:div>
    <w:div w:id="751584763">
      <w:bodyDiv w:val="1"/>
      <w:marLeft w:val="0"/>
      <w:marRight w:val="0"/>
      <w:marTop w:val="0"/>
      <w:marBottom w:val="0"/>
      <w:divBdr>
        <w:top w:val="none" w:sz="0" w:space="0" w:color="auto"/>
        <w:left w:val="none" w:sz="0" w:space="0" w:color="auto"/>
        <w:bottom w:val="none" w:sz="0" w:space="0" w:color="auto"/>
        <w:right w:val="none" w:sz="0" w:space="0" w:color="auto"/>
      </w:divBdr>
    </w:div>
    <w:div w:id="751589682">
      <w:bodyDiv w:val="1"/>
      <w:marLeft w:val="0"/>
      <w:marRight w:val="0"/>
      <w:marTop w:val="0"/>
      <w:marBottom w:val="0"/>
      <w:divBdr>
        <w:top w:val="none" w:sz="0" w:space="0" w:color="auto"/>
        <w:left w:val="none" w:sz="0" w:space="0" w:color="auto"/>
        <w:bottom w:val="none" w:sz="0" w:space="0" w:color="auto"/>
        <w:right w:val="none" w:sz="0" w:space="0" w:color="auto"/>
      </w:divBdr>
    </w:div>
    <w:div w:id="751855623">
      <w:bodyDiv w:val="1"/>
      <w:marLeft w:val="0"/>
      <w:marRight w:val="0"/>
      <w:marTop w:val="0"/>
      <w:marBottom w:val="0"/>
      <w:divBdr>
        <w:top w:val="none" w:sz="0" w:space="0" w:color="auto"/>
        <w:left w:val="none" w:sz="0" w:space="0" w:color="auto"/>
        <w:bottom w:val="none" w:sz="0" w:space="0" w:color="auto"/>
        <w:right w:val="none" w:sz="0" w:space="0" w:color="auto"/>
      </w:divBdr>
    </w:div>
    <w:div w:id="751927010">
      <w:bodyDiv w:val="1"/>
      <w:marLeft w:val="0"/>
      <w:marRight w:val="0"/>
      <w:marTop w:val="0"/>
      <w:marBottom w:val="0"/>
      <w:divBdr>
        <w:top w:val="none" w:sz="0" w:space="0" w:color="auto"/>
        <w:left w:val="none" w:sz="0" w:space="0" w:color="auto"/>
        <w:bottom w:val="none" w:sz="0" w:space="0" w:color="auto"/>
        <w:right w:val="none" w:sz="0" w:space="0" w:color="auto"/>
      </w:divBdr>
    </w:div>
    <w:div w:id="752043491">
      <w:bodyDiv w:val="1"/>
      <w:marLeft w:val="0"/>
      <w:marRight w:val="0"/>
      <w:marTop w:val="0"/>
      <w:marBottom w:val="0"/>
      <w:divBdr>
        <w:top w:val="none" w:sz="0" w:space="0" w:color="auto"/>
        <w:left w:val="none" w:sz="0" w:space="0" w:color="auto"/>
        <w:bottom w:val="none" w:sz="0" w:space="0" w:color="auto"/>
        <w:right w:val="none" w:sz="0" w:space="0" w:color="auto"/>
      </w:divBdr>
    </w:div>
    <w:div w:id="752243884">
      <w:bodyDiv w:val="1"/>
      <w:marLeft w:val="0"/>
      <w:marRight w:val="0"/>
      <w:marTop w:val="0"/>
      <w:marBottom w:val="0"/>
      <w:divBdr>
        <w:top w:val="none" w:sz="0" w:space="0" w:color="auto"/>
        <w:left w:val="none" w:sz="0" w:space="0" w:color="auto"/>
        <w:bottom w:val="none" w:sz="0" w:space="0" w:color="auto"/>
        <w:right w:val="none" w:sz="0" w:space="0" w:color="auto"/>
      </w:divBdr>
    </w:div>
    <w:div w:id="752313325">
      <w:bodyDiv w:val="1"/>
      <w:marLeft w:val="0"/>
      <w:marRight w:val="0"/>
      <w:marTop w:val="0"/>
      <w:marBottom w:val="0"/>
      <w:divBdr>
        <w:top w:val="none" w:sz="0" w:space="0" w:color="auto"/>
        <w:left w:val="none" w:sz="0" w:space="0" w:color="auto"/>
        <w:bottom w:val="none" w:sz="0" w:space="0" w:color="auto"/>
        <w:right w:val="none" w:sz="0" w:space="0" w:color="auto"/>
      </w:divBdr>
    </w:div>
    <w:div w:id="752313693">
      <w:bodyDiv w:val="1"/>
      <w:marLeft w:val="0"/>
      <w:marRight w:val="0"/>
      <w:marTop w:val="0"/>
      <w:marBottom w:val="0"/>
      <w:divBdr>
        <w:top w:val="none" w:sz="0" w:space="0" w:color="auto"/>
        <w:left w:val="none" w:sz="0" w:space="0" w:color="auto"/>
        <w:bottom w:val="none" w:sz="0" w:space="0" w:color="auto"/>
        <w:right w:val="none" w:sz="0" w:space="0" w:color="auto"/>
      </w:divBdr>
    </w:div>
    <w:div w:id="752319763">
      <w:bodyDiv w:val="1"/>
      <w:marLeft w:val="0"/>
      <w:marRight w:val="0"/>
      <w:marTop w:val="0"/>
      <w:marBottom w:val="0"/>
      <w:divBdr>
        <w:top w:val="none" w:sz="0" w:space="0" w:color="auto"/>
        <w:left w:val="none" w:sz="0" w:space="0" w:color="auto"/>
        <w:bottom w:val="none" w:sz="0" w:space="0" w:color="auto"/>
        <w:right w:val="none" w:sz="0" w:space="0" w:color="auto"/>
      </w:divBdr>
    </w:div>
    <w:div w:id="752357693">
      <w:bodyDiv w:val="1"/>
      <w:marLeft w:val="0"/>
      <w:marRight w:val="0"/>
      <w:marTop w:val="0"/>
      <w:marBottom w:val="0"/>
      <w:divBdr>
        <w:top w:val="none" w:sz="0" w:space="0" w:color="auto"/>
        <w:left w:val="none" w:sz="0" w:space="0" w:color="auto"/>
        <w:bottom w:val="none" w:sz="0" w:space="0" w:color="auto"/>
        <w:right w:val="none" w:sz="0" w:space="0" w:color="auto"/>
      </w:divBdr>
    </w:div>
    <w:div w:id="752438682">
      <w:bodyDiv w:val="1"/>
      <w:marLeft w:val="0"/>
      <w:marRight w:val="0"/>
      <w:marTop w:val="0"/>
      <w:marBottom w:val="0"/>
      <w:divBdr>
        <w:top w:val="none" w:sz="0" w:space="0" w:color="auto"/>
        <w:left w:val="none" w:sz="0" w:space="0" w:color="auto"/>
        <w:bottom w:val="none" w:sz="0" w:space="0" w:color="auto"/>
        <w:right w:val="none" w:sz="0" w:space="0" w:color="auto"/>
      </w:divBdr>
    </w:div>
    <w:div w:id="752438691">
      <w:bodyDiv w:val="1"/>
      <w:marLeft w:val="0"/>
      <w:marRight w:val="0"/>
      <w:marTop w:val="0"/>
      <w:marBottom w:val="0"/>
      <w:divBdr>
        <w:top w:val="none" w:sz="0" w:space="0" w:color="auto"/>
        <w:left w:val="none" w:sz="0" w:space="0" w:color="auto"/>
        <w:bottom w:val="none" w:sz="0" w:space="0" w:color="auto"/>
        <w:right w:val="none" w:sz="0" w:space="0" w:color="auto"/>
      </w:divBdr>
    </w:div>
    <w:div w:id="752506803">
      <w:bodyDiv w:val="1"/>
      <w:marLeft w:val="0"/>
      <w:marRight w:val="0"/>
      <w:marTop w:val="0"/>
      <w:marBottom w:val="0"/>
      <w:divBdr>
        <w:top w:val="none" w:sz="0" w:space="0" w:color="auto"/>
        <w:left w:val="none" w:sz="0" w:space="0" w:color="auto"/>
        <w:bottom w:val="none" w:sz="0" w:space="0" w:color="auto"/>
        <w:right w:val="none" w:sz="0" w:space="0" w:color="auto"/>
      </w:divBdr>
    </w:div>
    <w:div w:id="752821357">
      <w:bodyDiv w:val="1"/>
      <w:marLeft w:val="0"/>
      <w:marRight w:val="0"/>
      <w:marTop w:val="0"/>
      <w:marBottom w:val="0"/>
      <w:divBdr>
        <w:top w:val="none" w:sz="0" w:space="0" w:color="auto"/>
        <w:left w:val="none" w:sz="0" w:space="0" w:color="auto"/>
        <w:bottom w:val="none" w:sz="0" w:space="0" w:color="auto"/>
        <w:right w:val="none" w:sz="0" w:space="0" w:color="auto"/>
      </w:divBdr>
    </w:div>
    <w:div w:id="753089976">
      <w:bodyDiv w:val="1"/>
      <w:marLeft w:val="0"/>
      <w:marRight w:val="0"/>
      <w:marTop w:val="0"/>
      <w:marBottom w:val="0"/>
      <w:divBdr>
        <w:top w:val="none" w:sz="0" w:space="0" w:color="auto"/>
        <w:left w:val="none" w:sz="0" w:space="0" w:color="auto"/>
        <w:bottom w:val="none" w:sz="0" w:space="0" w:color="auto"/>
        <w:right w:val="none" w:sz="0" w:space="0" w:color="auto"/>
      </w:divBdr>
    </w:div>
    <w:div w:id="753092157">
      <w:bodyDiv w:val="1"/>
      <w:marLeft w:val="0"/>
      <w:marRight w:val="0"/>
      <w:marTop w:val="0"/>
      <w:marBottom w:val="0"/>
      <w:divBdr>
        <w:top w:val="none" w:sz="0" w:space="0" w:color="auto"/>
        <w:left w:val="none" w:sz="0" w:space="0" w:color="auto"/>
        <w:bottom w:val="none" w:sz="0" w:space="0" w:color="auto"/>
        <w:right w:val="none" w:sz="0" w:space="0" w:color="auto"/>
      </w:divBdr>
    </w:div>
    <w:div w:id="753207338">
      <w:bodyDiv w:val="1"/>
      <w:marLeft w:val="0"/>
      <w:marRight w:val="0"/>
      <w:marTop w:val="0"/>
      <w:marBottom w:val="0"/>
      <w:divBdr>
        <w:top w:val="none" w:sz="0" w:space="0" w:color="auto"/>
        <w:left w:val="none" w:sz="0" w:space="0" w:color="auto"/>
        <w:bottom w:val="none" w:sz="0" w:space="0" w:color="auto"/>
        <w:right w:val="none" w:sz="0" w:space="0" w:color="auto"/>
      </w:divBdr>
    </w:div>
    <w:div w:id="753237390">
      <w:bodyDiv w:val="1"/>
      <w:marLeft w:val="0"/>
      <w:marRight w:val="0"/>
      <w:marTop w:val="0"/>
      <w:marBottom w:val="0"/>
      <w:divBdr>
        <w:top w:val="none" w:sz="0" w:space="0" w:color="auto"/>
        <w:left w:val="none" w:sz="0" w:space="0" w:color="auto"/>
        <w:bottom w:val="none" w:sz="0" w:space="0" w:color="auto"/>
        <w:right w:val="none" w:sz="0" w:space="0" w:color="auto"/>
      </w:divBdr>
    </w:div>
    <w:div w:id="753356929">
      <w:bodyDiv w:val="1"/>
      <w:marLeft w:val="0"/>
      <w:marRight w:val="0"/>
      <w:marTop w:val="0"/>
      <w:marBottom w:val="0"/>
      <w:divBdr>
        <w:top w:val="none" w:sz="0" w:space="0" w:color="auto"/>
        <w:left w:val="none" w:sz="0" w:space="0" w:color="auto"/>
        <w:bottom w:val="none" w:sz="0" w:space="0" w:color="auto"/>
        <w:right w:val="none" w:sz="0" w:space="0" w:color="auto"/>
      </w:divBdr>
    </w:div>
    <w:div w:id="753361933">
      <w:bodyDiv w:val="1"/>
      <w:marLeft w:val="0"/>
      <w:marRight w:val="0"/>
      <w:marTop w:val="0"/>
      <w:marBottom w:val="0"/>
      <w:divBdr>
        <w:top w:val="none" w:sz="0" w:space="0" w:color="auto"/>
        <w:left w:val="none" w:sz="0" w:space="0" w:color="auto"/>
        <w:bottom w:val="none" w:sz="0" w:space="0" w:color="auto"/>
        <w:right w:val="none" w:sz="0" w:space="0" w:color="auto"/>
      </w:divBdr>
    </w:div>
    <w:div w:id="753429014">
      <w:bodyDiv w:val="1"/>
      <w:marLeft w:val="0"/>
      <w:marRight w:val="0"/>
      <w:marTop w:val="0"/>
      <w:marBottom w:val="0"/>
      <w:divBdr>
        <w:top w:val="none" w:sz="0" w:space="0" w:color="auto"/>
        <w:left w:val="none" w:sz="0" w:space="0" w:color="auto"/>
        <w:bottom w:val="none" w:sz="0" w:space="0" w:color="auto"/>
        <w:right w:val="none" w:sz="0" w:space="0" w:color="auto"/>
      </w:divBdr>
    </w:div>
    <w:div w:id="753430264">
      <w:bodyDiv w:val="1"/>
      <w:marLeft w:val="0"/>
      <w:marRight w:val="0"/>
      <w:marTop w:val="0"/>
      <w:marBottom w:val="0"/>
      <w:divBdr>
        <w:top w:val="none" w:sz="0" w:space="0" w:color="auto"/>
        <w:left w:val="none" w:sz="0" w:space="0" w:color="auto"/>
        <w:bottom w:val="none" w:sz="0" w:space="0" w:color="auto"/>
        <w:right w:val="none" w:sz="0" w:space="0" w:color="auto"/>
      </w:divBdr>
    </w:div>
    <w:div w:id="753472624">
      <w:bodyDiv w:val="1"/>
      <w:marLeft w:val="0"/>
      <w:marRight w:val="0"/>
      <w:marTop w:val="0"/>
      <w:marBottom w:val="0"/>
      <w:divBdr>
        <w:top w:val="none" w:sz="0" w:space="0" w:color="auto"/>
        <w:left w:val="none" w:sz="0" w:space="0" w:color="auto"/>
        <w:bottom w:val="none" w:sz="0" w:space="0" w:color="auto"/>
        <w:right w:val="none" w:sz="0" w:space="0" w:color="auto"/>
      </w:divBdr>
    </w:div>
    <w:div w:id="753664954">
      <w:bodyDiv w:val="1"/>
      <w:marLeft w:val="0"/>
      <w:marRight w:val="0"/>
      <w:marTop w:val="0"/>
      <w:marBottom w:val="0"/>
      <w:divBdr>
        <w:top w:val="none" w:sz="0" w:space="0" w:color="auto"/>
        <w:left w:val="none" w:sz="0" w:space="0" w:color="auto"/>
        <w:bottom w:val="none" w:sz="0" w:space="0" w:color="auto"/>
        <w:right w:val="none" w:sz="0" w:space="0" w:color="auto"/>
      </w:divBdr>
    </w:div>
    <w:div w:id="753823623">
      <w:bodyDiv w:val="1"/>
      <w:marLeft w:val="0"/>
      <w:marRight w:val="0"/>
      <w:marTop w:val="0"/>
      <w:marBottom w:val="0"/>
      <w:divBdr>
        <w:top w:val="none" w:sz="0" w:space="0" w:color="auto"/>
        <w:left w:val="none" w:sz="0" w:space="0" w:color="auto"/>
        <w:bottom w:val="none" w:sz="0" w:space="0" w:color="auto"/>
        <w:right w:val="none" w:sz="0" w:space="0" w:color="auto"/>
      </w:divBdr>
    </w:div>
    <w:div w:id="753861096">
      <w:bodyDiv w:val="1"/>
      <w:marLeft w:val="0"/>
      <w:marRight w:val="0"/>
      <w:marTop w:val="0"/>
      <w:marBottom w:val="0"/>
      <w:divBdr>
        <w:top w:val="none" w:sz="0" w:space="0" w:color="auto"/>
        <w:left w:val="none" w:sz="0" w:space="0" w:color="auto"/>
        <w:bottom w:val="none" w:sz="0" w:space="0" w:color="auto"/>
        <w:right w:val="none" w:sz="0" w:space="0" w:color="auto"/>
      </w:divBdr>
    </w:div>
    <w:div w:id="754017896">
      <w:bodyDiv w:val="1"/>
      <w:marLeft w:val="0"/>
      <w:marRight w:val="0"/>
      <w:marTop w:val="0"/>
      <w:marBottom w:val="0"/>
      <w:divBdr>
        <w:top w:val="none" w:sz="0" w:space="0" w:color="auto"/>
        <w:left w:val="none" w:sz="0" w:space="0" w:color="auto"/>
        <w:bottom w:val="none" w:sz="0" w:space="0" w:color="auto"/>
        <w:right w:val="none" w:sz="0" w:space="0" w:color="auto"/>
      </w:divBdr>
    </w:div>
    <w:div w:id="754323810">
      <w:bodyDiv w:val="1"/>
      <w:marLeft w:val="0"/>
      <w:marRight w:val="0"/>
      <w:marTop w:val="0"/>
      <w:marBottom w:val="0"/>
      <w:divBdr>
        <w:top w:val="none" w:sz="0" w:space="0" w:color="auto"/>
        <w:left w:val="none" w:sz="0" w:space="0" w:color="auto"/>
        <w:bottom w:val="none" w:sz="0" w:space="0" w:color="auto"/>
        <w:right w:val="none" w:sz="0" w:space="0" w:color="auto"/>
      </w:divBdr>
    </w:div>
    <w:div w:id="754325498">
      <w:bodyDiv w:val="1"/>
      <w:marLeft w:val="0"/>
      <w:marRight w:val="0"/>
      <w:marTop w:val="0"/>
      <w:marBottom w:val="0"/>
      <w:divBdr>
        <w:top w:val="none" w:sz="0" w:space="0" w:color="auto"/>
        <w:left w:val="none" w:sz="0" w:space="0" w:color="auto"/>
        <w:bottom w:val="none" w:sz="0" w:space="0" w:color="auto"/>
        <w:right w:val="none" w:sz="0" w:space="0" w:color="auto"/>
      </w:divBdr>
    </w:div>
    <w:div w:id="754519278">
      <w:bodyDiv w:val="1"/>
      <w:marLeft w:val="0"/>
      <w:marRight w:val="0"/>
      <w:marTop w:val="0"/>
      <w:marBottom w:val="0"/>
      <w:divBdr>
        <w:top w:val="none" w:sz="0" w:space="0" w:color="auto"/>
        <w:left w:val="none" w:sz="0" w:space="0" w:color="auto"/>
        <w:bottom w:val="none" w:sz="0" w:space="0" w:color="auto"/>
        <w:right w:val="none" w:sz="0" w:space="0" w:color="auto"/>
      </w:divBdr>
    </w:div>
    <w:div w:id="754673605">
      <w:bodyDiv w:val="1"/>
      <w:marLeft w:val="0"/>
      <w:marRight w:val="0"/>
      <w:marTop w:val="0"/>
      <w:marBottom w:val="0"/>
      <w:divBdr>
        <w:top w:val="none" w:sz="0" w:space="0" w:color="auto"/>
        <w:left w:val="none" w:sz="0" w:space="0" w:color="auto"/>
        <w:bottom w:val="none" w:sz="0" w:space="0" w:color="auto"/>
        <w:right w:val="none" w:sz="0" w:space="0" w:color="auto"/>
      </w:divBdr>
    </w:div>
    <w:div w:id="755133726">
      <w:bodyDiv w:val="1"/>
      <w:marLeft w:val="0"/>
      <w:marRight w:val="0"/>
      <w:marTop w:val="0"/>
      <w:marBottom w:val="0"/>
      <w:divBdr>
        <w:top w:val="none" w:sz="0" w:space="0" w:color="auto"/>
        <w:left w:val="none" w:sz="0" w:space="0" w:color="auto"/>
        <w:bottom w:val="none" w:sz="0" w:space="0" w:color="auto"/>
        <w:right w:val="none" w:sz="0" w:space="0" w:color="auto"/>
      </w:divBdr>
    </w:div>
    <w:div w:id="755247992">
      <w:bodyDiv w:val="1"/>
      <w:marLeft w:val="0"/>
      <w:marRight w:val="0"/>
      <w:marTop w:val="0"/>
      <w:marBottom w:val="0"/>
      <w:divBdr>
        <w:top w:val="none" w:sz="0" w:space="0" w:color="auto"/>
        <w:left w:val="none" w:sz="0" w:space="0" w:color="auto"/>
        <w:bottom w:val="none" w:sz="0" w:space="0" w:color="auto"/>
        <w:right w:val="none" w:sz="0" w:space="0" w:color="auto"/>
      </w:divBdr>
    </w:div>
    <w:div w:id="755634245">
      <w:bodyDiv w:val="1"/>
      <w:marLeft w:val="0"/>
      <w:marRight w:val="0"/>
      <w:marTop w:val="0"/>
      <w:marBottom w:val="0"/>
      <w:divBdr>
        <w:top w:val="none" w:sz="0" w:space="0" w:color="auto"/>
        <w:left w:val="none" w:sz="0" w:space="0" w:color="auto"/>
        <w:bottom w:val="none" w:sz="0" w:space="0" w:color="auto"/>
        <w:right w:val="none" w:sz="0" w:space="0" w:color="auto"/>
      </w:divBdr>
    </w:div>
    <w:div w:id="755638078">
      <w:bodyDiv w:val="1"/>
      <w:marLeft w:val="0"/>
      <w:marRight w:val="0"/>
      <w:marTop w:val="0"/>
      <w:marBottom w:val="0"/>
      <w:divBdr>
        <w:top w:val="none" w:sz="0" w:space="0" w:color="auto"/>
        <w:left w:val="none" w:sz="0" w:space="0" w:color="auto"/>
        <w:bottom w:val="none" w:sz="0" w:space="0" w:color="auto"/>
        <w:right w:val="none" w:sz="0" w:space="0" w:color="auto"/>
      </w:divBdr>
    </w:div>
    <w:div w:id="755785242">
      <w:bodyDiv w:val="1"/>
      <w:marLeft w:val="0"/>
      <w:marRight w:val="0"/>
      <w:marTop w:val="0"/>
      <w:marBottom w:val="0"/>
      <w:divBdr>
        <w:top w:val="none" w:sz="0" w:space="0" w:color="auto"/>
        <w:left w:val="none" w:sz="0" w:space="0" w:color="auto"/>
        <w:bottom w:val="none" w:sz="0" w:space="0" w:color="auto"/>
        <w:right w:val="none" w:sz="0" w:space="0" w:color="auto"/>
      </w:divBdr>
    </w:div>
    <w:div w:id="755899749">
      <w:bodyDiv w:val="1"/>
      <w:marLeft w:val="0"/>
      <w:marRight w:val="0"/>
      <w:marTop w:val="0"/>
      <w:marBottom w:val="0"/>
      <w:divBdr>
        <w:top w:val="none" w:sz="0" w:space="0" w:color="auto"/>
        <w:left w:val="none" w:sz="0" w:space="0" w:color="auto"/>
        <w:bottom w:val="none" w:sz="0" w:space="0" w:color="auto"/>
        <w:right w:val="none" w:sz="0" w:space="0" w:color="auto"/>
      </w:divBdr>
    </w:div>
    <w:div w:id="755977172">
      <w:bodyDiv w:val="1"/>
      <w:marLeft w:val="0"/>
      <w:marRight w:val="0"/>
      <w:marTop w:val="0"/>
      <w:marBottom w:val="0"/>
      <w:divBdr>
        <w:top w:val="none" w:sz="0" w:space="0" w:color="auto"/>
        <w:left w:val="none" w:sz="0" w:space="0" w:color="auto"/>
        <w:bottom w:val="none" w:sz="0" w:space="0" w:color="auto"/>
        <w:right w:val="none" w:sz="0" w:space="0" w:color="auto"/>
      </w:divBdr>
    </w:div>
    <w:div w:id="756050942">
      <w:bodyDiv w:val="1"/>
      <w:marLeft w:val="0"/>
      <w:marRight w:val="0"/>
      <w:marTop w:val="0"/>
      <w:marBottom w:val="0"/>
      <w:divBdr>
        <w:top w:val="none" w:sz="0" w:space="0" w:color="auto"/>
        <w:left w:val="none" w:sz="0" w:space="0" w:color="auto"/>
        <w:bottom w:val="none" w:sz="0" w:space="0" w:color="auto"/>
        <w:right w:val="none" w:sz="0" w:space="0" w:color="auto"/>
      </w:divBdr>
    </w:div>
    <w:div w:id="756053176">
      <w:bodyDiv w:val="1"/>
      <w:marLeft w:val="0"/>
      <w:marRight w:val="0"/>
      <w:marTop w:val="0"/>
      <w:marBottom w:val="0"/>
      <w:divBdr>
        <w:top w:val="none" w:sz="0" w:space="0" w:color="auto"/>
        <w:left w:val="none" w:sz="0" w:space="0" w:color="auto"/>
        <w:bottom w:val="none" w:sz="0" w:space="0" w:color="auto"/>
        <w:right w:val="none" w:sz="0" w:space="0" w:color="auto"/>
      </w:divBdr>
    </w:div>
    <w:div w:id="756635466">
      <w:bodyDiv w:val="1"/>
      <w:marLeft w:val="0"/>
      <w:marRight w:val="0"/>
      <w:marTop w:val="0"/>
      <w:marBottom w:val="0"/>
      <w:divBdr>
        <w:top w:val="none" w:sz="0" w:space="0" w:color="auto"/>
        <w:left w:val="none" w:sz="0" w:space="0" w:color="auto"/>
        <w:bottom w:val="none" w:sz="0" w:space="0" w:color="auto"/>
        <w:right w:val="none" w:sz="0" w:space="0" w:color="auto"/>
      </w:divBdr>
    </w:div>
    <w:div w:id="756710446">
      <w:bodyDiv w:val="1"/>
      <w:marLeft w:val="0"/>
      <w:marRight w:val="0"/>
      <w:marTop w:val="0"/>
      <w:marBottom w:val="0"/>
      <w:divBdr>
        <w:top w:val="none" w:sz="0" w:space="0" w:color="auto"/>
        <w:left w:val="none" w:sz="0" w:space="0" w:color="auto"/>
        <w:bottom w:val="none" w:sz="0" w:space="0" w:color="auto"/>
        <w:right w:val="none" w:sz="0" w:space="0" w:color="auto"/>
      </w:divBdr>
    </w:div>
    <w:div w:id="756711222">
      <w:bodyDiv w:val="1"/>
      <w:marLeft w:val="0"/>
      <w:marRight w:val="0"/>
      <w:marTop w:val="0"/>
      <w:marBottom w:val="0"/>
      <w:divBdr>
        <w:top w:val="none" w:sz="0" w:space="0" w:color="auto"/>
        <w:left w:val="none" w:sz="0" w:space="0" w:color="auto"/>
        <w:bottom w:val="none" w:sz="0" w:space="0" w:color="auto"/>
        <w:right w:val="none" w:sz="0" w:space="0" w:color="auto"/>
      </w:divBdr>
    </w:div>
    <w:div w:id="757022755">
      <w:bodyDiv w:val="1"/>
      <w:marLeft w:val="0"/>
      <w:marRight w:val="0"/>
      <w:marTop w:val="0"/>
      <w:marBottom w:val="0"/>
      <w:divBdr>
        <w:top w:val="none" w:sz="0" w:space="0" w:color="auto"/>
        <w:left w:val="none" w:sz="0" w:space="0" w:color="auto"/>
        <w:bottom w:val="none" w:sz="0" w:space="0" w:color="auto"/>
        <w:right w:val="none" w:sz="0" w:space="0" w:color="auto"/>
      </w:divBdr>
    </w:div>
    <w:div w:id="757094270">
      <w:bodyDiv w:val="1"/>
      <w:marLeft w:val="0"/>
      <w:marRight w:val="0"/>
      <w:marTop w:val="0"/>
      <w:marBottom w:val="0"/>
      <w:divBdr>
        <w:top w:val="none" w:sz="0" w:space="0" w:color="auto"/>
        <w:left w:val="none" w:sz="0" w:space="0" w:color="auto"/>
        <w:bottom w:val="none" w:sz="0" w:space="0" w:color="auto"/>
        <w:right w:val="none" w:sz="0" w:space="0" w:color="auto"/>
      </w:divBdr>
    </w:div>
    <w:div w:id="757215739">
      <w:bodyDiv w:val="1"/>
      <w:marLeft w:val="0"/>
      <w:marRight w:val="0"/>
      <w:marTop w:val="0"/>
      <w:marBottom w:val="0"/>
      <w:divBdr>
        <w:top w:val="none" w:sz="0" w:space="0" w:color="auto"/>
        <w:left w:val="none" w:sz="0" w:space="0" w:color="auto"/>
        <w:bottom w:val="none" w:sz="0" w:space="0" w:color="auto"/>
        <w:right w:val="none" w:sz="0" w:space="0" w:color="auto"/>
      </w:divBdr>
    </w:div>
    <w:div w:id="757554201">
      <w:bodyDiv w:val="1"/>
      <w:marLeft w:val="0"/>
      <w:marRight w:val="0"/>
      <w:marTop w:val="0"/>
      <w:marBottom w:val="0"/>
      <w:divBdr>
        <w:top w:val="none" w:sz="0" w:space="0" w:color="auto"/>
        <w:left w:val="none" w:sz="0" w:space="0" w:color="auto"/>
        <w:bottom w:val="none" w:sz="0" w:space="0" w:color="auto"/>
        <w:right w:val="none" w:sz="0" w:space="0" w:color="auto"/>
      </w:divBdr>
    </w:div>
    <w:div w:id="757559899">
      <w:bodyDiv w:val="1"/>
      <w:marLeft w:val="0"/>
      <w:marRight w:val="0"/>
      <w:marTop w:val="0"/>
      <w:marBottom w:val="0"/>
      <w:divBdr>
        <w:top w:val="none" w:sz="0" w:space="0" w:color="auto"/>
        <w:left w:val="none" w:sz="0" w:space="0" w:color="auto"/>
        <w:bottom w:val="none" w:sz="0" w:space="0" w:color="auto"/>
        <w:right w:val="none" w:sz="0" w:space="0" w:color="auto"/>
      </w:divBdr>
    </w:div>
    <w:div w:id="757672981">
      <w:bodyDiv w:val="1"/>
      <w:marLeft w:val="0"/>
      <w:marRight w:val="0"/>
      <w:marTop w:val="0"/>
      <w:marBottom w:val="0"/>
      <w:divBdr>
        <w:top w:val="none" w:sz="0" w:space="0" w:color="auto"/>
        <w:left w:val="none" w:sz="0" w:space="0" w:color="auto"/>
        <w:bottom w:val="none" w:sz="0" w:space="0" w:color="auto"/>
        <w:right w:val="none" w:sz="0" w:space="0" w:color="auto"/>
      </w:divBdr>
    </w:div>
    <w:div w:id="757675096">
      <w:bodyDiv w:val="1"/>
      <w:marLeft w:val="0"/>
      <w:marRight w:val="0"/>
      <w:marTop w:val="0"/>
      <w:marBottom w:val="0"/>
      <w:divBdr>
        <w:top w:val="none" w:sz="0" w:space="0" w:color="auto"/>
        <w:left w:val="none" w:sz="0" w:space="0" w:color="auto"/>
        <w:bottom w:val="none" w:sz="0" w:space="0" w:color="auto"/>
        <w:right w:val="none" w:sz="0" w:space="0" w:color="auto"/>
      </w:divBdr>
    </w:div>
    <w:div w:id="757751905">
      <w:bodyDiv w:val="1"/>
      <w:marLeft w:val="0"/>
      <w:marRight w:val="0"/>
      <w:marTop w:val="0"/>
      <w:marBottom w:val="0"/>
      <w:divBdr>
        <w:top w:val="none" w:sz="0" w:space="0" w:color="auto"/>
        <w:left w:val="none" w:sz="0" w:space="0" w:color="auto"/>
        <w:bottom w:val="none" w:sz="0" w:space="0" w:color="auto"/>
        <w:right w:val="none" w:sz="0" w:space="0" w:color="auto"/>
      </w:divBdr>
    </w:div>
    <w:div w:id="757868189">
      <w:bodyDiv w:val="1"/>
      <w:marLeft w:val="0"/>
      <w:marRight w:val="0"/>
      <w:marTop w:val="0"/>
      <w:marBottom w:val="0"/>
      <w:divBdr>
        <w:top w:val="none" w:sz="0" w:space="0" w:color="auto"/>
        <w:left w:val="none" w:sz="0" w:space="0" w:color="auto"/>
        <w:bottom w:val="none" w:sz="0" w:space="0" w:color="auto"/>
        <w:right w:val="none" w:sz="0" w:space="0" w:color="auto"/>
      </w:divBdr>
    </w:div>
    <w:div w:id="758061341">
      <w:bodyDiv w:val="1"/>
      <w:marLeft w:val="0"/>
      <w:marRight w:val="0"/>
      <w:marTop w:val="0"/>
      <w:marBottom w:val="0"/>
      <w:divBdr>
        <w:top w:val="none" w:sz="0" w:space="0" w:color="auto"/>
        <w:left w:val="none" w:sz="0" w:space="0" w:color="auto"/>
        <w:bottom w:val="none" w:sz="0" w:space="0" w:color="auto"/>
        <w:right w:val="none" w:sz="0" w:space="0" w:color="auto"/>
      </w:divBdr>
    </w:div>
    <w:div w:id="758252314">
      <w:bodyDiv w:val="1"/>
      <w:marLeft w:val="0"/>
      <w:marRight w:val="0"/>
      <w:marTop w:val="0"/>
      <w:marBottom w:val="0"/>
      <w:divBdr>
        <w:top w:val="none" w:sz="0" w:space="0" w:color="auto"/>
        <w:left w:val="none" w:sz="0" w:space="0" w:color="auto"/>
        <w:bottom w:val="none" w:sz="0" w:space="0" w:color="auto"/>
        <w:right w:val="none" w:sz="0" w:space="0" w:color="auto"/>
      </w:divBdr>
    </w:div>
    <w:div w:id="758330016">
      <w:bodyDiv w:val="1"/>
      <w:marLeft w:val="0"/>
      <w:marRight w:val="0"/>
      <w:marTop w:val="0"/>
      <w:marBottom w:val="0"/>
      <w:divBdr>
        <w:top w:val="none" w:sz="0" w:space="0" w:color="auto"/>
        <w:left w:val="none" w:sz="0" w:space="0" w:color="auto"/>
        <w:bottom w:val="none" w:sz="0" w:space="0" w:color="auto"/>
        <w:right w:val="none" w:sz="0" w:space="0" w:color="auto"/>
      </w:divBdr>
    </w:div>
    <w:div w:id="758529825">
      <w:bodyDiv w:val="1"/>
      <w:marLeft w:val="0"/>
      <w:marRight w:val="0"/>
      <w:marTop w:val="0"/>
      <w:marBottom w:val="0"/>
      <w:divBdr>
        <w:top w:val="none" w:sz="0" w:space="0" w:color="auto"/>
        <w:left w:val="none" w:sz="0" w:space="0" w:color="auto"/>
        <w:bottom w:val="none" w:sz="0" w:space="0" w:color="auto"/>
        <w:right w:val="none" w:sz="0" w:space="0" w:color="auto"/>
      </w:divBdr>
    </w:div>
    <w:div w:id="758599771">
      <w:bodyDiv w:val="1"/>
      <w:marLeft w:val="0"/>
      <w:marRight w:val="0"/>
      <w:marTop w:val="0"/>
      <w:marBottom w:val="0"/>
      <w:divBdr>
        <w:top w:val="none" w:sz="0" w:space="0" w:color="auto"/>
        <w:left w:val="none" w:sz="0" w:space="0" w:color="auto"/>
        <w:bottom w:val="none" w:sz="0" w:space="0" w:color="auto"/>
        <w:right w:val="none" w:sz="0" w:space="0" w:color="auto"/>
      </w:divBdr>
    </w:div>
    <w:div w:id="758601822">
      <w:bodyDiv w:val="1"/>
      <w:marLeft w:val="0"/>
      <w:marRight w:val="0"/>
      <w:marTop w:val="0"/>
      <w:marBottom w:val="0"/>
      <w:divBdr>
        <w:top w:val="none" w:sz="0" w:space="0" w:color="auto"/>
        <w:left w:val="none" w:sz="0" w:space="0" w:color="auto"/>
        <w:bottom w:val="none" w:sz="0" w:space="0" w:color="auto"/>
        <w:right w:val="none" w:sz="0" w:space="0" w:color="auto"/>
      </w:divBdr>
    </w:div>
    <w:div w:id="758671638">
      <w:bodyDiv w:val="1"/>
      <w:marLeft w:val="0"/>
      <w:marRight w:val="0"/>
      <w:marTop w:val="0"/>
      <w:marBottom w:val="0"/>
      <w:divBdr>
        <w:top w:val="none" w:sz="0" w:space="0" w:color="auto"/>
        <w:left w:val="none" w:sz="0" w:space="0" w:color="auto"/>
        <w:bottom w:val="none" w:sz="0" w:space="0" w:color="auto"/>
        <w:right w:val="none" w:sz="0" w:space="0" w:color="auto"/>
      </w:divBdr>
    </w:div>
    <w:div w:id="758866081">
      <w:bodyDiv w:val="1"/>
      <w:marLeft w:val="0"/>
      <w:marRight w:val="0"/>
      <w:marTop w:val="0"/>
      <w:marBottom w:val="0"/>
      <w:divBdr>
        <w:top w:val="none" w:sz="0" w:space="0" w:color="auto"/>
        <w:left w:val="none" w:sz="0" w:space="0" w:color="auto"/>
        <w:bottom w:val="none" w:sz="0" w:space="0" w:color="auto"/>
        <w:right w:val="none" w:sz="0" w:space="0" w:color="auto"/>
      </w:divBdr>
    </w:div>
    <w:div w:id="758870818">
      <w:bodyDiv w:val="1"/>
      <w:marLeft w:val="0"/>
      <w:marRight w:val="0"/>
      <w:marTop w:val="0"/>
      <w:marBottom w:val="0"/>
      <w:divBdr>
        <w:top w:val="none" w:sz="0" w:space="0" w:color="auto"/>
        <w:left w:val="none" w:sz="0" w:space="0" w:color="auto"/>
        <w:bottom w:val="none" w:sz="0" w:space="0" w:color="auto"/>
        <w:right w:val="none" w:sz="0" w:space="0" w:color="auto"/>
      </w:divBdr>
    </w:div>
    <w:div w:id="759064285">
      <w:bodyDiv w:val="1"/>
      <w:marLeft w:val="0"/>
      <w:marRight w:val="0"/>
      <w:marTop w:val="0"/>
      <w:marBottom w:val="0"/>
      <w:divBdr>
        <w:top w:val="none" w:sz="0" w:space="0" w:color="auto"/>
        <w:left w:val="none" w:sz="0" w:space="0" w:color="auto"/>
        <w:bottom w:val="none" w:sz="0" w:space="0" w:color="auto"/>
        <w:right w:val="none" w:sz="0" w:space="0" w:color="auto"/>
      </w:divBdr>
    </w:div>
    <w:div w:id="759106547">
      <w:bodyDiv w:val="1"/>
      <w:marLeft w:val="0"/>
      <w:marRight w:val="0"/>
      <w:marTop w:val="0"/>
      <w:marBottom w:val="0"/>
      <w:divBdr>
        <w:top w:val="none" w:sz="0" w:space="0" w:color="auto"/>
        <w:left w:val="none" w:sz="0" w:space="0" w:color="auto"/>
        <w:bottom w:val="none" w:sz="0" w:space="0" w:color="auto"/>
        <w:right w:val="none" w:sz="0" w:space="0" w:color="auto"/>
      </w:divBdr>
    </w:div>
    <w:div w:id="759136037">
      <w:bodyDiv w:val="1"/>
      <w:marLeft w:val="0"/>
      <w:marRight w:val="0"/>
      <w:marTop w:val="0"/>
      <w:marBottom w:val="0"/>
      <w:divBdr>
        <w:top w:val="none" w:sz="0" w:space="0" w:color="auto"/>
        <w:left w:val="none" w:sz="0" w:space="0" w:color="auto"/>
        <w:bottom w:val="none" w:sz="0" w:space="0" w:color="auto"/>
        <w:right w:val="none" w:sz="0" w:space="0" w:color="auto"/>
      </w:divBdr>
    </w:div>
    <w:div w:id="759646977">
      <w:bodyDiv w:val="1"/>
      <w:marLeft w:val="0"/>
      <w:marRight w:val="0"/>
      <w:marTop w:val="0"/>
      <w:marBottom w:val="0"/>
      <w:divBdr>
        <w:top w:val="none" w:sz="0" w:space="0" w:color="auto"/>
        <w:left w:val="none" w:sz="0" w:space="0" w:color="auto"/>
        <w:bottom w:val="none" w:sz="0" w:space="0" w:color="auto"/>
        <w:right w:val="none" w:sz="0" w:space="0" w:color="auto"/>
      </w:divBdr>
    </w:div>
    <w:div w:id="759984111">
      <w:bodyDiv w:val="1"/>
      <w:marLeft w:val="0"/>
      <w:marRight w:val="0"/>
      <w:marTop w:val="0"/>
      <w:marBottom w:val="0"/>
      <w:divBdr>
        <w:top w:val="none" w:sz="0" w:space="0" w:color="auto"/>
        <w:left w:val="none" w:sz="0" w:space="0" w:color="auto"/>
        <w:bottom w:val="none" w:sz="0" w:space="0" w:color="auto"/>
        <w:right w:val="none" w:sz="0" w:space="0" w:color="auto"/>
      </w:divBdr>
    </w:div>
    <w:div w:id="760177900">
      <w:bodyDiv w:val="1"/>
      <w:marLeft w:val="0"/>
      <w:marRight w:val="0"/>
      <w:marTop w:val="0"/>
      <w:marBottom w:val="0"/>
      <w:divBdr>
        <w:top w:val="none" w:sz="0" w:space="0" w:color="auto"/>
        <w:left w:val="none" w:sz="0" w:space="0" w:color="auto"/>
        <w:bottom w:val="none" w:sz="0" w:space="0" w:color="auto"/>
        <w:right w:val="none" w:sz="0" w:space="0" w:color="auto"/>
      </w:divBdr>
    </w:div>
    <w:div w:id="760300757">
      <w:bodyDiv w:val="1"/>
      <w:marLeft w:val="0"/>
      <w:marRight w:val="0"/>
      <w:marTop w:val="0"/>
      <w:marBottom w:val="0"/>
      <w:divBdr>
        <w:top w:val="none" w:sz="0" w:space="0" w:color="auto"/>
        <w:left w:val="none" w:sz="0" w:space="0" w:color="auto"/>
        <w:bottom w:val="none" w:sz="0" w:space="0" w:color="auto"/>
        <w:right w:val="none" w:sz="0" w:space="0" w:color="auto"/>
      </w:divBdr>
    </w:div>
    <w:div w:id="760418724">
      <w:bodyDiv w:val="1"/>
      <w:marLeft w:val="0"/>
      <w:marRight w:val="0"/>
      <w:marTop w:val="0"/>
      <w:marBottom w:val="0"/>
      <w:divBdr>
        <w:top w:val="none" w:sz="0" w:space="0" w:color="auto"/>
        <w:left w:val="none" w:sz="0" w:space="0" w:color="auto"/>
        <w:bottom w:val="none" w:sz="0" w:space="0" w:color="auto"/>
        <w:right w:val="none" w:sz="0" w:space="0" w:color="auto"/>
      </w:divBdr>
    </w:div>
    <w:div w:id="760760738">
      <w:bodyDiv w:val="1"/>
      <w:marLeft w:val="0"/>
      <w:marRight w:val="0"/>
      <w:marTop w:val="0"/>
      <w:marBottom w:val="0"/>
      <w:divBdr>
        <w:top w:val="none" w:sz="0" w:space="0" w:color="auto"/>
        <w:left w:val="none" w:sz="0" w:space="0" w:color="auto"/>
        <w:bottom w:val="none" w:sz="0" w:space="0" w:color="auto"/>
        <w:right w:val="none" w:sz="0" w:space="0" w:color="auto"/>
      </w:divBdr>
    </w:div>
    <w:div w:id="761029901">
      <w:bodyDiv w:val="1"/>
      <w:marLeft w:val="0"/>
      <w:marRight w:val="0"/>
      <w:marTop w:val="0"/>
      <w:marBottom w:val="0"/>
      <w:divBdr>
        <w:top w:val="none" w:sz="0" w:space="0" w:color="auto"/>
        <w:left w:val="none" w:sz="0" w:space="0" w:color="auto"/>
        <w:bottom w:val="none" w:sz="0" w:space="0" w:color="auto"/>
        <w:right w:val="none" w:sz="0" w:space="0" w:color="auto"/>
      </w:divBdr>
    </w:div>
    <w:div w:id="761031819">
      <w:bodyDiv w:val="1"/>
      <w:marLeft w:val="0"/>
      <w:marRight w:val="0"/>
      <w:marTop w:val="0"/>
      <w:marBottom w:val="0"/>
      <w:divBdr>
        <w:top w:val="none" w:sz="0" w:space="0" w:color="auto"/>
        <w:left w:val="none" w:sz="0" w:space="0" w:color="auto"/>
        <w:bottom w:val="none" w:sz="0" w:space="0" w:color="auto"/>
        <w:right w:val="none" w:sz="0" w:space="0" w:color="auto"/>
      </w:divBdr>
    </w:div>
    <w:div w:id="761411177">
      <w:bodyDiv w:val="1"/>
      <w:marLeft w:val="0"/>
      <w:marRight w:val="0"/>
      <w:marTop w:val="0"/>
      <w:marBottom w:val="0"/>
      <w:divBdr>
        <w:top w:val="none" w:sz="0" w:space="0" w:color="auto"/>
        <w:left w:val="none" w:sz="0" w:space="0" w:color="auto"/>
        <w:bottom w:val="none" w:sz="0" w:space="0" w:color="auto"/>
        <w:right w:val="none" w:sz="0" w:space="0" w:color="auto"/>
      </w:divBdr>
    </w:div>
    <w:div w:id="761530415">
      <w:bodyDiv w:val="1"/>
      <w:marLeft w:val="0"/>
      <w:marRight w:val="0"/>
      <w:marTop w:val="0"/>
      <w:marBottom w:val="0"/>
      <w:divBdr>
        <w:top w:val="none" w:sz="0" w:space="0" w:color="auto"/>
        <w:left w:val="none" w:sz="0" w:space="0" w:color="auto"/>
        <w:bottom w:val="none" w:sz="0" w:space="0" w:color="auto"/>
        <w:right w:val="none" w:sz="0" w:space="0" w:color="auto"/>
      </w:divBdr>
    </w:div>
    <w:div w:id="761532388">
      <w:bodyDiv w:val="1"/>
      <w:marLeft w:val="0"/>
      <w:marRight w:val="0"/>
      <w:marTop w:val="0"/>
      <w:marBottom w:val="0"/>
      <w:divBdr>
        <w:top w:val="none" w:sz="0" w:space="0" w:color="auto"/>
        <w:left w:val="none" w:sz="0" w:space="0" w:color="auto"/>
        <w:bottom w:val="none" w:sz="0" w:space="0" w:color="auto"/>
        <w:right w:val="none" w:sz="0" w:space="0" w:color="auto"/>
      </w:divBdr>
    </w:div>
    <w:div w:id="761725548">
      <w:bodyDiv w:val="1"/>
      <w:marLeft w:val="0"/>
      <w:marRight w:val="0"/>
      <w:marTop w:val="0"/>
      <w:marBottom w:val="0"/>
      <w:divBdr>
        <w:top w:val="none" w:sz="0" w:space="0" w:color="auto"/>
        <w:left w:val="none" w:sz="0" w:space="0" w:color="auto"/>
        <w:bottom w:val="none" w:sz="0" w:space="0" w:color="auto"/>
        <w:right w:val="none" w:sz="0" w:space="0" w:color="auto"/>
      </w:divBdr>
    </w:div>
    <w:div w:id="761877410">
      <w:bodyDiv w:val="1"/>
      <w:marLeft w:val="0"/>
      <w:marRight w:val="0"/>
      <w:marTop w:val="0"/>
      <w:marBottom w:val="0"/>
      <w:divBdr>
        <w:top w:val="none" w:sz="0" w:space="0" w:color="auto"/>
        <w:left w:val="none" w:sz="0" w:space="0" w:color="auto"/>
        <w:bottom w:val="none" w:sz="0" w:space="0" w:color="auto"/>
        <w:right w:val="none" w:sz="0" w:space="0" w:color="auto"/>
      </w:divBdr>
    </w:div>
    <w:div w:id="761879024">
      <w:bodyDiv w:val="1"/>
      <w:marLeft w:val="0"/>
      <w:marRight w:val="0"/>
      <w:marTop w:val="0"/>
      <w:marBottom w:val="0"/>
      <w:divBdr>
        <w:top w:val="none" w:sz="0" w:space="0" w:color="auto"/>
        <w:left w:val="none" w:sz="0" w:space="0" w:color="auto"/>
        <w:bottom w:val="none" w:sz="0" w:space="0" w:color="auto"/>
        <w:right w:val="none" w:sz="0" w:space="0" w:color="auto"/>
      </w:divBdr>
    </w:div>
    <w:div w:id="761998059">
      <w:bodyDiv w:val="1"/>
      <w:marLeft w:val="0"/>
      <w:marRight w:val="0"/>
      <w:marTop w:val="0"/>
      <w:marBottom w:val="0"/>
      <w:divBdr>
        <w:top w:val="none" w:sz="0" w:space="0" w:color="auto"/>
        <w:left w:val="none" w:sz="0" w:space="0" w:color="auto"/>
        <w:bottom w:val="none" w:sz="0" w:space="0" w:color="auto"/>
        <w:right w:val="none" w:sz="0" w:space="0" w:color="auto"/>
      </w:divBdr>
    </w:div>
    <w:div w:id="762074290">
      <w:bodyDiv w:val="1"/>
      <w:marLeft w:val="0"/>
      <w:marRight w:val="0"/>
      <w:marTop w:val="0"/>
      <w:marBottom w:val="0"/>
      <w:divBdr>
        <w:top w:val="none" w:sz="0" w:space="0" w:color="auto"/>
        <w:left w:val="none" w:sz="0" w:space="0" w:color="auto"/>
        <w:bottom w:val="none" w:sz="0" w:space="0" w:color="auto"/>
        <w:right w:val="none" w:sz="0" w:space="0" w:color="auto"/>
      </w:divBdr>
    </w:div>
    <w:div w:id="762144237">
      <w:bodyDiv w:val="1"/>
      <w:marLeft w:val="0"/>
      <w:marRight w:val="0"/>
      <w:marTop w:val="0"/>
      <w:marBottom w:val="0"/>
      <w:divBdr>
        <w:top w:val="none" w:sz="0" w:space="0" w:color="auto"/>
        <w:left w:val="none" w:sz="0" w:space="0" w:color="auto"/>
        <w:bottom w:val="none" w:sz="0" w:space="0" w:color="auto"/>
        <w:right w:val="none" w:sz="0" w:space="0" w:color="auto"/>
      </w:divBdr>
    </w:div>
    <w:div w:id="762532449">
      <w:bodyDiv w:val="1"/>
      <w:marLeft w:val="0"/>
      <w:marRight w:val="0"/>
      <w:marTop w:val="0"/>
      <w:marBottom w:val="0"/>
      <w:divBdr>
        <w:top w:val="none" w:sz="0" w:space="0" w:color="auto"/>
        <w:left w:val="none" w:sz="0" w:space="0" w:color="auto"/>
        <w:bottom w:val="none" w:sz="0" w:space="0" w:color="auto"/>
        <w:right w:val="none" w:sz="0" w:space="0" w:color="auto"/>
      </w:divBdr>
    </w:div>
    <w:div w:id="762730022">
      <w:bodyDiv w:val="1"/>
      <w:marLeft w:val="0"/>
      <w:marRight w:val="0"/>
      <w:marTop w:val="0"/>
      <w:marBottom w:val="0"/>
      <w:divBdr>
        <w:top w:val="none" w:sz="0" w:space="0" w:color="auto"/>
        <w:left w:val="none" w:sz="0" w:space="0" w:color="auto"/>
        <w:bottom w:val="none" w:sz="0" w:space="0" w:color="auto"/>
        <w:right w:val="none" w:sz="0" w:space="0" w:color="auto"/>
      </w:divBdr>
    </w:div>
    <w:div w:id="762840224">
      <w:bodyDiv w:val="1"/>
      <w:marLeft w:val="0"/>
      <w:marRight w:val="0"/>
      <w:marTop w:val="0"/>
      <w:marBottom w:val="0"/>
      <w:divBdr>
        <w:top w:val="none" w:sz="0" w:space="0" w:color="auto"/>
        <w:left w:val="none" w:sz="0" w:space="0" w:color="auto"/>
        <w:bottom w:val="none" w:sz="0" w:space="0" w:color="auto"/>
        <w:right w:val="none" w:sz="0" w:space="0" w:color="auto"/>
      </w:divBdr>
    </w:div>
    <w:div w:id="762918938">
      <w:bodyDiv w:val="1"/>
      <w:marLeft w:val="0"/>
      <w:marRight w:val="0"/>
      <w:marTop w:val="0"/>
      <w:marBottom w:val="0"/>
      <w:divBdr>
        <w:top w:val="none" w:sz="0" w:space="0" w:color="auto"/>
        <w:left w:val="none" w:sz="0" w:space="0" w:color="auto"/>
        <w:bottom w:val="none" w:sz="0" w:space="0" w:color="auto"/>
        <w:right w:val="none" w:sz="0" w:space="0" w:color="auto"/>
      </w:divBdr>
    </w:div>
    <w:div w:id="762992948">
      <w:bodyDiv w:val="1"/>
      <w:marLeft w:val="0"/>
      <w:marRight w:val="0"/>
      <w:marTop w:val="0"/>
      <w:marBottom w:val="0"/>
      <w:divBdr>
        <w:top w:val="none" w:sz="0" w:space="0" w:color="auto"/>
        <w:left w:val="none" w:sz="0" w:space="0" w:color="auto"/>
        <w:bottom w:val="none" w:sz="0" w:space="0" w:color="auto"/>
        <w:right w:val="none" w:sz="0" w:space="0" w:color="auto"/>
      </w:divBdr>
    </w:div>
    <w:div w:id="763067191">
      <w:bodyDiv w:val="1"/>
      <w:marLeft w:val="0"/>
      <w:marRight w:val="0"/>
      <w:marTop w:val="0"/>
      <w:marBottom w:val="0"/>
      <w:divBdr>
        <w:top w:val="none" w:sz="0" w:space="0" w:color="auto"/>
        <w:left w:val="none" w:sz="0" w:space="0" w:color="auto"/>
        <w:bottom w:val="none" w:sz="0" w:space="0" w:color="auto"/>
        <w:right w:val="none" w:sz="0" w:space="0" w:color="auto"/>
      </w:divBdr>
    </w:div>
    <w:div w:id="763377537">
      <w:bodyDiv w:val="1"/>
      <w:marLeft w:val="0"/>
      <w:marRight w:val="0"/>
      <w:marTop w:val="0"/>
      <w:marBottom w:val="0"/>
      <w:divBdr>
        <w:top w:val="none" w:sz="0" w:space="0" w:color="auto"/>
        <w:left w:val="none" w:sz="0" w:space="0" w:color="auto"/>
        <w:bottom w:val="none" w:sz="0" w:space="0" w:color="auto"/>
        <w:right w:val="none" w:sz="0" w:space="0" w:color="auto"/>
      </w:divBdr>
    </w:div>
    <w:div w:id="763379299">
      <w:bodyDiv w:val="1"/>
      <w:marLeft w:val="0"/>
      <w:marRight w:val="0"/>
      <w:marTop w:val="0"/>
      <w:marBottom w:val="0"/>
      <w:divBdr>
        <w:top w:val="none" w:sz="0" w:space="0" w:color="auto"/>
        <w:left w:val="none" w:sz="0" w:space="0" w:color="auto"/>
        <w:bottom w:val="none" w:sz="0" w:space="0" w:color="auto"/>
        <w:right w:val="none" w:sz="0" w:space="0" w:color="auto"/>
      </w:divBdr>
    </w:div>
    <w:div w:id="763454146">
      <w:bodyDiv w:val="1"/>
      <w:marLeft w:val="0"/>
      <w:marRight w:val="0"/>
      <w:marTop w:val="0"/>
      <w:marBottom w:val="0"/>
      <w:divBdr>
        <w:top w:val="none" w:sz="0" w:space="0" w:color="auto"/>
        <w:left w:val="none" w:sz="0" w:space="0" w:color="auto"/>
        <w:bottom w:val="none" w:sz="0" w:space="0" w:color="auto"/>
        <w:right w:val="none" w:sz="0" w:space="0" w:color="auto"/>
      </w:divBdr>
    </w:div>
    <w:div w:id="763496689">
      <w:bodyDiv w:val="1"/>
      <w:marLeft w:val="0"/>
      <w:marRight w:val="0"/>
      <w:marTop w:val="0"/>
      <w:marBottom w:val="0"/>
      <w:divBdr>
        <w:top w:val="none" w:sz="0" w:space="0" w:color="auto"/>
        <w:left w:val="none" w:sz="0" w:space="0" w:color="auto"/>
        <w:bottom w:val="none" w:sz="0" w:space="0" w:color="auto"/>
        <w:right w:val="none" w:sz="0" w:space="0" w:color="auto"/>
      </w:divBdr>
    </w:div>
    <w:div w:id="763502879">
      <w:bodyDiv w:val="1"/>
      <w:marLeft w:val="0"/>
      <w:marRight w:val="0"/>
      <w:marTop w:val="0"/>
      <w:marBottom w:val="0"/>
      <w:divBdr>
        <w:top w:val="none" w:sz="0" w:space="0" w:color="auto"/>
        <w:left w:val="none" w:sz="0" w:space="0" w:color="auto"/>
        <w:bottom w:val="none" w:sz="0" w:space="0" w:color="auto"/>
        <w:right w:val="none" w:sz="0" w:space="0" w:color="auto"/>
      </w:divBdr>
    </w:div>
    <w:div w:id="763653869">
      <w:bodyDiv w:val="1"/>
      <w:marLeft w:val="0"/>
      <w:marRight w:val="0"/>
      <w:marTop w:val="0"/>
      <w:marBottom w:val="0"/>
      <w:divBdr>
        <w:top w:val="none" w:sz="0" w:space="0" w:color="auto"/>
        <w:left w:val="none" w:sz="0" w:space="0" w:color="auto"/>
        <w:bottom w:val="none" w:sz="0" w:space="0" w:color="auto"/>
        <w:right w:val="none" w:sz="0" w:space="0" w:color="auto"/>
      </w:divBdr>
    </w:div>
    <w:div w:id="763964655">
      <w:bodyDiv w:val="1"/>
      <w:marLeft w:val="0"/>
      <w:marRight w:val="0"/>
      <w:marTop w:val="0"/>
      <w:marBottom w:val="0"/>
      <w:divBdr>
        <w:top w:val="none" w:sz="0" w:space="0" w:color="auto"/>
        <w:left w:val="none" w:sz="0" w:space="0" w:color="auto"/>
        <w:bottom w:val="none" w:sz="0" w:space="0" w:color="auto"/>
        <w:right w:val="none" w:sz="0" w:space="0" w:color="auto"/>
      </w:divBdr>
    </w:div>
    <w:div w:id="764151772">
      <w:bodyDiv w:val="1"/>
      <w:marLeft w:val="0"/>
      <w:marRight w:val="0"/>
      <w:marTop w:val="0"/>
      <w:marBottom w:val="0"/>
      <w:divBdr>
        <w:top w:val="none" w:sz="0" w:space="0" w:color="auto"/>
        <w:left w:val="none" w:sz="0" w:space="0" w:color="auto"/>
        <w:bottom w:val="none" w:sz="0" w:space="0" w:color="auto"/>
        <w:right w:val="none" w:sz="0" w:space="0" w:color="auto"/>
      </w:divBdr>
    </w:div>
    <w:div w:id="764301089">
      <w:bodyDiv w:val="1"/>
      <w:marLeft w:val="0"/>
      <w:marRight w:val="0"/>
      <w:marTop w:val="0"/>
      <w:marBottom w:val="0"/>
      <w:divBdr>
        <w:top w:val="none" w:sz="0" w:space="0" w:color="auto"/>
        <w:left w:val="none" w:sz="0" w:space="0" w:color="auto"/>
        <w:bottom w:val="none" w:sz="0" w:space="0" w:color="auto"/>
        <w:right w:val="none" w:sz="0" w:space="0" w:color="auto"/>
      </w:divBdr>
    </w:div>
    <w:div w:id="764423230">
      <w:bodyDiv w:val="1"/>
      <w:marLeft w:val="0"/>
      <w:marRight w:val="0"/>
      <w:marTop w:val="0"/>
      <w:marBottom w:val="0"/>
      <w:divBdr>
        <w:top w:val="none" w:sz="0" w:space="0" w:color="auto"/>
        <w:left w:val="none" w:sz="0" w:space="0" w:color="auto"/>
        <w:bottom w:val="none" w:sz="0" w:space="0" w:color="auto"/>
        <w:right w:val="none" w:sz="0" w:space="0" w:color="auto"/>
      </w:divBdr>
    </w:div>
    <w:div w:id="764688980">
      <w:bodyDiv w:val="1"/>
      <w:marLeft w:val="0"/>
      <w:marRight w:val="0"/>
      <w:marTop w:val="0"/>
      <w:marBottom w:val="0"/>
      <w:divBdr>
        <w:top w:val="none" w:sz="0" w:space="0" w:color="auto"/>
        <w:left w:val="none" w:sz="0" w:space="0" w:color="auto"/>
        <w:bottom w:val="none" w:sz="0" w:space="0" w:color="auto"/>
        <w:right w:val="none" w:sz="0" w:space="0" w:color="auto"/>
      </w:divBdr>
    </w:div>
    <w:div w:id="765148677">
      <w:bodyDiv w:val="1"/>
      <w:marLeft w:val="0"/>
      <w:marRight w:val="0"/>
      <w:marTop w:val="0"/>
      <w:marBottom w:val="0"/>
      <w:divBdr>
        <w:top w:val="none" w:sz="0" w:space="0" w:color="auto"/>
        <w:left w:val="none" w:sz="0" w:space="0" w:color="auto"/>
        <w:bottom w:val="none" w:sz="0" w:space="0" w:color="auto"/>
        <w:right w:val="none" w:sz="0" w:space="0" w:color="auto"/>
      </w:divBdr>
    </w:div>
    <w:div w:id="765151459">
      <w:bodyDiv w:val="1"/>
      <w:marLeft w:val="0"/>
      <w:marRight w:val="0"/>
      <w:marTop w:val="0"/>
      <w:marBottom w:val="0"/>
      <w:divBdr>
        <w:top w:val="none" w:sz="0" w:space="0" w:color="auto"/>
        <w:left w:val="none" w:sz="0" w:space="0" w:color="auto"/>
        <w:bottom w:val="none" w:sz="0" w:space="0" w:color="auto"/>
        <w:right w:val="none" w:sz="0" w:space="0" w:color="auto"/>
      </w:divBdr>
    </w:div>
    <w:div w:id="765224161">
      <w:bodyDiv w:val="1"/>
      <w:marLeft w:val="0"/>
      <w:marRight w:val="0"/>
      <w:marTop w:val="0"/>
      <w:marBottom w:val="0"/>
      <w:divBdr>
        <w:top w:val="none" w:sz="0" w:space="0" w:color="auto"/>
        <w:left w:val="none" w:sz="0" w:space="0" w:color="auto"/>
        <w:bottom w:val="none" w:sz="0" w:space="0" w:color="auto"/>
        <w:right w:val="none" w:sz="0" w:space="0" w:color="auto"/>
      </w:divBdr>
    </w:div>
    <w:div w:id="765272119">
      <w:bodyDiv w:val="1"/>
      <w:marLeft w:val="0"/>
      <w:marRight w:val="0"/>
      <w:marTop w:val="0"/>
      <w:marBottom w:val="0"/>
      <w:divBdr>
        <w:top w:val="none" w:sz="0" w:space="0" w:color="auto"/>
        <w:left w:val="none" w:sz="0" w:space="0" w:color="auto"/>
        <w:bottom w:val="none" w:sz="0" w:space="0" w:color="auto"/>
        <w:right w:val="none" w:sz="0" w:space="0" w:color="auto"/>
      </w:divBdr>
    </w:div>
    <w:div w:id="765538769">
      <w:bodyDiv w:val="1"/>
      <w:marLeft w:val="0"/>
      <w:marRight w:val="0"/>
      <w:marTop w:val="0"/>
      <w:marBottom w:val="0"/>
      <w:divBdr>
        <w:top w:val="none" w:sz="0" w:space="0" w:color="auto"/>
        <w:left w:val="none" w:sz="0" w:space="0" w:color="auto"/>
        <w:bottom w:val="none" w:sz="0" w:space="0" w:color="auto"/>
        <w:right w:val="none" w:sz="0" w:space="0" w:color="auto"/>
      </w:divBdr>
    </w:div>
    <w:div w:id="765688803">
      <w:bodyDiv w:val="1"/>
      <w:marLeft w:val="0"/>
      <w:marRight w:val="0"/>
      <w:marTop w:val="0"/>
      <w:marBottom w:val="0"/>
      <w:divBdr>
        <w:top w:val="none" w:sz="0" w:space="0" w:color="auto"/>
        <w:left w:val="none" w:sz="0" w:space="0" w:color="auto"/>
        <w:bottom w:val="none" w:sz="0" w:space="0" w:color="auto"/>
        <w:right w:val="none" w:sz="0" w:space="0" w:color="auto"/>
      </w:divBdr>
    </w:div>
    <w:div w:id="765923823">
      <w:bodyDiv w:val="1"/>
      <w:marLeft w:val="0"/>
      <w:marRight w:val="0"/>
      <w:marTop w:val="0"/>
      <w:marBottom w:val="0"/>
      <w:divBdr>
        <w:top w:val="none" w:sz="0" w:space="0" w:color="auto"/>
        <w:left w:val="none" w:sz="0" w:space="0" w:color="auto"/>
        <w:bottom w:val="none" w:sz="0" w:space="0" w:color="auto"/>
        <w:right w:val="none" w:sz="0" w:space="0" w:color="auto"/>
      </w:divBdr>
    </w:div>
    <w:div w:id="765925862">
      <w:bodyDiv w:val="1"/>
      <w:marLeft w:val="0"/>
      <w:marRight w:val="0"/>
      <w:marTop w:val="0"/>
      <w:marBottom w:val="0"/>
      <w:divBdr>
        <w:top w:val="none" w:sz="0" w:space="0" w:color="auto"/>
        <w:left w:val="none" w:sz="0" w:space="0" w:color="auto"/>
        <w:bottom w:val="none" w:sz="0" w:space="0" w:color="auto"/>
        <w:right w:val="none" w:sz="0" w:space="0" w:color="auto"/>
      </w:divBdr>
    </w:div>
    <w:div w:id="766124036">
      <w:bodyDiv w:val="1"/>
      <w:marLeft w:val="0"/>
      <w:marRight w:val="0"/>
      <w:marTop w:val="0"/>
      <w:marBottom w:val="0"/>
      <w:divBdr>
        <w:top w:val="none" w:sz="0" w:space="0" w:color="auto"/>
        <w:left w:val="none" w:sz="0" w:space="0" w:color="auto"/>
        <w:bottom w:val="none" w:sz="0" w:space="0" w:color="auto"/>
        <w:right w:val="none" w:sz="0" w:space="0" w:color="auto"/>
      </w:divBdr>
    </w:div>
    <w:div w:id="766732701">
      <w:bodyDiv w:val="1"/>
      <w:marLeft w:val="0"/>
      <w:marRight w:val="0"/>
      <w:marTop w:val="0"/>
      <w:marBottom w:val="0"/>
      <w:divBdr>
        <w:top w:val="none" w:sz="0" w:space="0" w:color="auto"/>
        <w:left w:val="none" w:sz="0" w:space="0" w:color="auto"/>
        <w:bottom w:val="none" w:sz="0" w:space="0" w:color="auto"/>
        <w:right w:val="none" w:sz="0" w:space="0" w:color="auto"/>
      </w:divBdr>
    </w:div>
    <w:div w:id="766733345">
      <w:bodyDiv w:val="1"/>
      <w:marLeft w:val="0"/>
      <w:marRight w:val="0"/>
      <w:marTop w:val="0"/>
      <w:marBottom w:val="0"/>
      <w:divBdr>
        <w:top w:val="none" w:sz="0" w:space="0" w:color="auto"/>
        <w:left w:val="none" w:sz="0" w:space="0" w:color="auto"/>
        <w:bottom w:val="none" w:sz="0" w:space="0" w:color="auto"/>
        <w:right w:val="none" w:sz="0" w:space="0" w:color="auto"/>
      </w:divBdr>
    </w:div>
    <w:div w:id="766734137">
      <w:bodyDiv w:val="1"/>
      <w:marLeft w:val="0"/>
      <w:marRight w:val="0"/>
      <w:marTop w:val="0"/>
      <w:marBottom w:val="0"/>
      <w:divBdr>
        <w:top w:val="none" w:sz="0" w:space="0" w:color="auto"/>
        <w:left w:val="none" w:sz="0" w:space="0" w:color="auto"/>
        <w:bottom w:val="none" w:sz="0" w:space="0" w:color="auto"/>
        <w:right w:val="none" w:sz="0" w:space="0" w:color="auto"/>
      </w:divBdr>
    </w:div>
    <w:div w:id="766969249">
      <w:bodyDiv w:val="1"/>
      <w:marLeft w:val="0"/>
      <w:marRight w:val="0"/>
      <w:marTop w:val="0"/>
      <w:marBottom w:val="0"/>
      <w:divBdr>
        <w:top w:val="none" w:sz="0" w:space="0" w:color="auto"/>
        <w:left w:val="none" w:sz="0" w:space="0" w:color="auto"/>
        <w:bottom w:val="none" w:sz="0" w:space="0" w:color="auto"/>
        <w:right w:val="none" w:sz="0" w:space="0" w:color="auto"/>
      </w:divBdr>
    </w:div>
    <w:div w:id="767116745">
      <w:bodyDiv w:val="1"/>
      <w:marLeft w:val="0"/>
      <w:marRight w:val="0"/>
      <w:marTop w:val="0"/>
      <w:marBottom w:val="0"/>
      <w:divBdr>
        <w:top w:val="none" w:sz="0" w:space="0" w:color="auto"/>
        <w:left w:val="none" w:sz="0" w:space="0" w:color="auto"/>
        <w:bottom w:val="none" w:sz="0" w:space="0" w:color="auto"/>
        <w:right w:val="none" w:sz="0" w:space="0" w:color="auto"/>
      </w:divBdr>
    </w:div>
    <w:div w:id="767164571">
      <w:bodyDiv w:val="1"/>
      <w:marLeft w:val="0"/>
      <w:marRight w:val="0"/>
      <w:marTop w:val="0"/>
      <w:marBottom w:val="0"/>
      <w:divBdr>
        <w:top w:val="none" w:sz="0" w:space="0" w:color="auto"/>
        <w:left w:val="none" w:sz="0" w:space="0" w:color="auto"/>
        <w:bottom w:val="none" w:sz="0" w:space="0" w:color="auto"/>
        <w:right w:val="none" w:sz="0" w:space="0" w:color="auto"/>
      </w:divBdr>
    </w:div>
    <w:div w:id="767194194">
      <w:bodyDiv w:val="1"/>
      <w:marLeft w:val="0"/>
      <w:marRight w:val="0"/>
      <w:marTop w:val="0"/>
      <w:marBottom w:val="0"/>
      <w:divBdr>
        <w:top w:val="none" w:sz="0" w:space="0" w:color="auto"/>
        <w:left w:val="none" w:sz="0" w:space="0" w:color="auto"/>
        <w:bottom w:val="none" w:sz="0" w:space="0" w:color="auto"/>
        <w:right w:val="none" w:sz="0" w:space="0" w:color="auto"/>
      </w:divBdr>
    </w:div>
    <w:div w:id="767316889">
      <w:bodyDiv w:val="1"/>
      <w:marLeft w:val="0"/>
      <w:marRight w:val="0"/>
      <w:marTop w:val="0"/>
      <w:marBottom w:val="0"/>
      <w:divBdr>
        <w:top w:val="none" w:sz="0" w:space="0" w:color="auto"/>
        <w:left w:val="none" w:sz="0" w:space="0" w:color="auto"/>
        <w:bottom w:val="none" w:sz="0" w:space="0" w:color="auto"/>
        <w:right w:val="none" w:sz="0" w:space="0" w:color="auto"/>
      </w:divBdr>
    </w:div>
    <w:div w:id="767384161">
      <w:bodyDiv w:val="1"/>
      <w:marLeft w:val="0"/>
      <w:marRight w:val="0"/>
      <w:marTop w:val="0"/>
      <w:marBottom w:val="0"/>
      <w:divBdr>
        <w:top w:val="none" w:sz="0" w:space="0" w:color="auto"/>
        <w:left w:val="none" w:sz="0" w:space="0" w:color="auto"/>
        <w:bottom w:val="none" w:sz="0" w:space="0" w:color="auto"/>
        <w:right w:val="none" w:sz="0" w:space="0" w:color="auto"/>
      </w:divBdr>
    </w:div>
    <w:div w:id="767387814">
      <w:bodyDiv w:val="1"/>
      <w:marLeft w:val="0"/>
      <w:marRight w:val="0"/>
      <w:marTop w:val="0"/>
      <w:marBottom w:val="0"/>
      <w:divBdr>
        <w:top w:val="none" w:sz="0" w:space="0" w:color="auto"/>
        <w:left w:val="none" w:sz="0" w:space="0" w:color="auto"/>
        <w:bottom w:val="none" w:sz="0" w:space="0" w:color="auto"/>
        <w:right w:val="none" w:sz="0" w:space="0" w:color="auto"/>
      </w:divBdr>
    </w:div>
    <w:div w:id="767431654">
      <w:bodyDiv w:val="1"/>
      <w:marLeft w:val="0"/>
      <w:marRight w:val="0"/>
      <w:marTop w:val="0"/>
      <w:marBottom w:val="0"/>
      <w:divBdr>
        <w:top w:val="none" w:sz="0" w:space="0" w:color="auto"/>
        <w:left w:val="none" w:sz="0" w:space="0" w:color="auto"/>
        <w:bottom w:val="none" w:sz="0" w:space="0" w:color="auto"/>
        <w:right w:val="none" w:sz="0" w:space="0" w:color="auto"/>
      </w:divBdr>
    </w:div>
    <w:div w:id="767434188">
      <w:bodyDiv w:val="1"/>
      <w:marLeft w:val="0"/>
      <w:marRight w:val="0"/>
      <w:marTop w:val="0"/>
      <w:marBottom w:val="0"/>
      <w:divBdr>
        <w:top w:val="none" w:sz="0" w:space="0" w:color="auto"/>
        <w:left w:val="none" w:sz="0" w:space="0" w:color="auto"/>
        <w:bottom w:val="none" w:sz="0" w:space="0" w:color="auto"/>
        <w:right w:val="none" w:sz="0" w:space="0" w:color="auto"/>
      </w:divBdr>
    </w:div>
    <w:div w:id="767500755">
      <w:bodyDiv w:val="1"/>
      <w:marLeft w:val="0"/>
      <w:marRight w:val="0"/>
      <w:marTop w:val="0"/>
      <w:marBottom w:val="0"/>
      <w:divBdr>
        <w:top w:val="none" w:sz="0" w:space="0" w:color="auto"/>
        <w:left w:val="none" w:sz="0" w:space="0" w:color="auto"/>
        <w:bottom w:val="none" w:sz="0" w:space="0" w:color="auto"/>
        <w:right w:val="none" w:sz="0" w:space="0" w:color="auto"/>
      </w:divBdr>
    </w:div>
    <w:div w:id="767578433">
      <w:bodyDiv w:val="1"/>
      <w:marLeft w:val="0"/>
      <w:marRight w:val="0"/>
      <w:marTop w:val="0"/>
      <w:marBottom w:val="0"/>
      <w:divBdr>
        <w:top w:val="none" w:sz="0" w:space="0" w:color="auto"/>
        <w:left w:val="none" w:sz="0" w:space="0" w:color="auto"/>
        <w:bottom w:val="none" w:sz="0" w:space="0" w:color="auto"/>
        <w:right w:val="none" w:sz="0" w:space="0" w:color="auto"/>
      </w:divBdr>
    </w:div>
    <w:div w:id="767773326">
      <w:bodyDiv w:val="1"/>
      <w:marLeft w:val="0"/>
      <w:marRight w:val="0"/>
      <w:marTop w:val="0"/>
      <w:marBottom w:val="0"/>
      <w:divBdr>
        <w:top w:val="none" w:sz="0" w:space="0" w:color="auto"/>
        <w:left w:val="none" w:sz="0" w:space="0" w:color="auto"/>
        <w:bottom w:val="none" w:sz="0" w:space="0" w:color="auto"/>
        <w:right w:val="none" w:sz="0" w:space="0" w:color="auto"/>
      </w:divBdr>
    </w:div>
    <w:div w:id="767847952">
      <w:bodyDiv w:val="1"/>
      <w:marLeft w:val="0"/>
      <w:marRight w:val="0"/>
      <w:marTop w:val="0"/>
      <w:marBottom w:val="0"/>
      <w:divBdr>
        <w:top w:val="none" w:sz="0" w:space="0" w:color="auto"/>
        <w:left w:val="none" w:sz="0" w:space="0" w:color="auto"/>
        <w:bottom w:val="none" w:sz="0" w:space="0" w:color="auto"/>
        <w:right w:val="none" w:sz="0" w:space="0" w:color="auto"/>
      </w:divBdr>
    </w:div>
    <w:div w:id="768045768">
      <w:bodyDiv w:val="1"/>
      <w:marLeft w:val="0"/>
      <w:marRight w:val="0"/>
      <w:marTop w:val="0"/>
      <w:marBottom w:val="0"/>
      <w:divBdr>
        <w:top w:val="none" w:sz="0" w:space="0" w:color="auto"/>
        <w:left w:val="none" w:sz="0" w:space="0" w:color="auto"/>
        <w:bottom w:val="none" w:sz="0" w:space="0" w:color="auto"/>
        <w:right w:val="none" w:sz="0" w:space="0" w:color="auto"/>
      </w:divBdr>
    </w:div>
    <w:div w:id="768046245">
      <w:bodyDiv w:val="1"/>
      <w:marLeft w:val="0"/>
      <w:marRight w:val="0"/>
      <w:marTop w:val="0"/>
      <w:marBottom w:val="0"/>
      <w:divBdr>
        <w:top w:val="none" w:sz="0" w:space="0" w:color="auto"/>
        <w:left w:val="none" w:sz="0" w:space="0" w:color="auto"/>
        <w:bottom w:val="none" w:sz="0" w:space="0" w:color="auto"/>
        <w:right w:val="none" w:sz="0" w:space="0" w:color="auto"/>
      </w:divBdr>
    </w:div>
    <w:div w:id="768162563">
      <w:bodyDiv w:val="1"/>
      <w:marLeft w:val="0"/>
      <w:marRight w:val="0"/>
      <w:marTop w:val="0"/>
      <w:marBottom w:val="0"/>
      <w:divBdr>
        <w:top w:val="none" w:sz="0" w:space="0" w:color="auto"/>
        <w:left w:val="none" w:sz="0" w:space="0" w:color="auto"/>
        <w:bottom w:val="none" w:sz="0" w:space="0" w:color="auto"/>
        <w:right w:val="none" w:sz="0" w:space="0" w:color="auto"/>
      </w:divBdr>
    </w:div>
    <w:div w:id="768279162">
      <w:bodyDiv w:val="1"/>
      <w:marLeft w:val="0"/>
      <w:marRight w:val="0"/>
      <w:marTop w:val="0"/>
      <w:marBottom w:val="0"/>
      <w:divBdr>
        <w:top w:val="none" w:sz="0" w:space="0" w:color="auto"/>
        <w:left w:val="none" w:sz="0" w:space="0" w:color="auto"/>
        <w:bottom w:val="none" w:sz="0" w:space="0" w:color="auto"/>
        <w:right w:val="none" w:sz="0" w:space="0" w:color="auto"/>
      </w:divBdr>
    </w:div>
    <w:div w:id="768544892">
      <w:bodyDiv w:val="1"/>
      <w:marLeft w:val="0"/>
      <w:marRight w:val="0"/>
      <w:marTop w:val="0"/>
      <w:marBottom w:val="0"/>
      <w:divBdr>
        <w:top w:val="none" w:sz="0" w:space="0" w:color="auto"/>
        <w:left w:val="none" w:sz="0" w:space="0" w:color="auto"/>
        <w:bottom w:val="none" w:sz="0" w:space="0" w:color="auto"/>
        <w:right w:val="none" w:sz="0" w:space="0" w:color="auto"/>
      </w:divBdr>
    </w:div>
    <w:div w:id="768548284">
      <w:bodyDiv w:val="1"/>
      <w:marLeft w:val="0"/>
      <w:marRight w:val="0"/>
      <w:marTop w:val="0"/>
      <w:marBottom w:val="0"/>
      <w:divBdr>
        <w:top w:val="none" w:sz="0" w:space="0" w:color="auto"/>
        <w:left w:val="none" w:sz="0" w:space="0" w:color="auto"/>
        <w:bottom w:val="none" w:sz="0" w:space="0" w:color="auto"/>
        <w:right w:val="none" w:sz="0" w:space="0" w:color="auto"/>
      </w:divBdr>
    </w:div>
    <w:div w:id="768700457">
      <w:bodyDiv w:val="1"/>
      <w:marLeft w:val="0"/>
      <w:marRight w:val="0"/>
      <w:marTop w:val="0"/>
      <w:marBottom w:val="0"/>
      <w:divBdr>
        <w:top w:val="none" w:sz="0" w:space="0" w:color="auto"/>
        <w:left w:val="none" w:sz="0" w:space="0" w:color="auto"/>
        <w:bottom w:val="none" w:sz="0" w:space="0" w:color="auto"/>
        <w:right w:val="none" w:sz="0" w:space="0" w:color="auto"/>
      </w:divBdr>
    </w:div>
    <w:div w:id="768936055">
      <w:bodyDiv w:val="1"/>
      <w:marLeft w:val="0"/>
      <w:marRight w:val="0"/>
      <w:marTop w:val="0"/>
      <w:marBottom w:val="0"/>
      <w:divBdr>
        <w:top w:val="none" w:sz="0" w:space="0" w:color="auto"/>
        <w:left w:val="none" w:sz="0" w:space="0" w:color="auto"/>
        <w:bottom w:val="none" w:sz="0" w:space="0" w:color="auto"/>
        <w:right w:val="none" w:sz="0" w:space="0" w:color="auto"/>
      </w:divBdr>
    </w:div>
    <w:div w:id="768937760">
      <w:bodyDiv w:val="1"/>
      <w:marLeft w:val="0"/>
      <w:marRight w:val="0"/>
      <w:marTop w:val="0"/>
      <w:marBottom w:val="0"/>
      <w:divBdr>
        <w:top w:val="none" w:sz="0" w:space="0" w:color="auto"/>
        <w:left w:val="none" w:sz="0" w:space="0" w:color="auto"/>
        <w:bottom w:val="none" w:sz="0" w:space="0" w:color="auto"/>
        <w:right w:val="none" w:sz="0" w:space="0" w:color="auto"/>
      </w:divBdr>
    </w:div>
    <w:div w:id="769083988">
      <w:bodyDiv w:val="1"/>
      <w:marLeft w:val="0"/>
      <w:marRight w:val="0"/>
      <w:marTop w:val="0"/>
      <w:marBottom w:val="0"/>
      <w:divBdr>
        <w:top w:val="none" w:sz="0" w:space="0" w:color="auto"/>
        <w:left w:val="none" w:sz="0" w:space="0" w:color="auto"/>
        <w:bottom w:val="none" w:sz="0" w:space="0" w:color="auto"/>
        <w:right w:val="none" w:sz="0" w:space="0" w:color="auto"/>
      </w:divBdr>
    </w:div>
    <w:div w:id="769277600">
      <w:bodyDiv w:val="1"/>
      <w:marLeft w:val="0"/>
      <w:marRight w:val="0"/>
      <w:marTop w:val="0"/>
      <w:marBottom w:val="0"/>
      <w:divBdr>
        <w:top w:val="none" w:sz="0" w:space="0" w:color="auto"/>
        <w:left w:val="none" w:sz="0" w:space="0" w:color="auto"/>
        <w:bottom w:val="none" w:sz="0" w:space="0" w:color="auto"/>
        <w:right w:val="none" w:sz="0" w:space="0" w:color="auto"/>
      </w:divBdr>
    </w:div>
    <w:div w:id="769282226">
      <w:bodyDiv w:val="1"/>
      <w:marLeft w:val="0"/>
      <w:marRight w:val="0"/>
      <w:marTop w:val="0"/>
      <w:marBottom w:val="0"/>
      <w:divBdr>
        <w:top w:val="none" w:sz="0" w:space="0" w:color="auto"/>
        <w:left w:val="none" w:sz="0" w:space="0" w:color="auto"/>
        <w:bottom w:val="none" w:sz="0" w:space="0" w:color="auto"/>
        <w:right w:val="none" w:sz="0" w:space="0" w:color="auto"/>
      </w:divBdr>
    </w:div>
    <w:div w:id="769355321">
      <w:bodyDiv w:val="1"/>
      <w:marLeft w:val="0"/>
      <w:marRight w:val="0"/>
      <w:marTop w:val="0"/>
      <w:marBottom w:val="0"/>
      <w:divBdr>
        <w:top w:val="none" w:sz="0" w:space="0" w:color="auto"/>
        <w:left w:val="none" w:sz="0" w:space="0" w:color="auto"/>
        <w:bottom w:val="none" w:sz="0" w:space="0" w:color="auto"/>
        <w:right w:val="none" w:sz="0" w:space="0" w:color="auto"/>
      </w:divBdr>
    </w:div>
    <w:div w:id="769619847">
      <w:bodyDiv w:val="1"/>
      <w:marLeft w:val="0"/>
      <w:marRight w:val="0"/>
      <w:marTop w:val="0"/>
      <w:marBottom w:val="0"/>
      <w:divBdr>
        <w:top w:val="none" w:sz="0" w:space="0" w:color="auto"/>
        <w:left w:val="none" w:sz="0" w:space="0" w:color="auto"/>
        <w:bottom w:val="none" w:sz="0" w:space="0" w:color="auto"/>
        <w:right w:val="none" w:sz="0" w:space="0" w:color="auto"/>
      </w:divBdr>
    </w:div>
    <w:div w:id="770005352">
      <w:bodyDiv w:val="1"/>
      <w:marLeft w:val="0"/>
      <w:marRight w:val="0"/>
      <w:marTop w:val="0"/>
      <w:marBottom w:val="0"/>
      <w:divBdr>
        <w:top w:val="none" w:sz="0" w:space="0" w:color="auto"/>
        <w:left w:val="none" w:sz="0" w:space="0" w:color="auto"/>
        <w:bottom w:val="none" w:sz="0" w:space="0" w:color="auto"/>
        <w:right w:val="none" w:sz="0" w:space="0" w:color="auto"/>
      </w:divBdr>
    </w:div>
    <w:div w:id="770009757">
      <w:bodyDiv w:val="1"/>
      <w:marLeft w:val="0"/>
      <w:marRight w:val="0"/>
      <w:marTop w:val="0"/>
      <w:marBottom w:val="0"/>
      <w:divBdr>
        <w:top w:val="none" w:sz="0" w:space="0" w:color="auto"/>
        <w:left w:val="none" w:sz="0" w:space="0" w:color="auto"/>
        <w:bottom w:val="none" w:sz="0" w:space="0" w:color="auto"/>
        <w:right w:val="none" w:sz="0" w:space="0" w:color="auto"/>
      </w:divBdr>
    </w:div>
    <w:div w:id="770319586">
      <w:bodyDiv w:val="1"/>
      <w:marLeft w:val="0"/>
      <w:marRight w:val="0"/>
      <w:marTop w:val="0"/>
      <w:marBottom w:val="0"/>
      <w:divBdr>
        <w:top w:val="none" w:sz="0" w:space="0" w:color="auto"/>
        <w:left w:val="none" w:sz="0" w:space="0" w:color="auto"/>
        <w:bottom w:val="none" w:sz="0" w:space="0" w:color="auto"/>
        <w:right w:val="none" w:sz="0" w:space="0" w:color="auto"/>
      </w:divBdr>
    </w:div>
    <w:div w:id="770320218">
      <w:bodyDiv w:val="1"/>
      <w:marLeft w:val="0"/>
      <w:marRight w:val="0"/>
      <w:marTop w:val="0"/>
      <w:marBottom w:val="0"/>
      <w:divBdr>
        <w:top w:val="none" w:sz="0" w:space="0" w:color="auto"/>
        <w:left w:val="none" w:sz="0" w:space="0" w:color="auto"/>
        <w:bottom w:val="none" w:sz="0" w:space="0" w:color="auto"/>
        <w:right w:val="none" w:sz="0" w:space="0" w:color="auto"/>
      </w:divBdr>
    </w:div>
    <w:div w:id="770394330">
      <w:bodyDiv w:val="1"/>
      <w:marLeft w:val="0"/>
      <w:marRight w:val="0"/>
      <w:marTop w:val="0"/>
      <w:marBottom w:val="0"/>
      <w:divBdr>
        <w:top w:val="none" w:sz="0" w:space="0" w:color="auto"/>
        <w:left w:val="none" w:sz="0" w:space="0" w:color="auto"/>
        <w:bottom w:val="none" w:sz="0" w:space="0" w:color="auto"/>
        <w:right w:val="none" w:sz="0" w:space="0" w:color="auto"/>
      </w:divBdr>
    </w:div>
    <w:div w:id="770584634">
      <w:bodyDiv w:val="1"/>
      <w:marLeft w:val="0"/>
      <w:marRight w:val="0"/>
      <w:marTop w:val="0"/>
      <w:marBottom w:val="0"/>
      <w:divBdr>
        <w:top w:val="none" w:sz="0" w:space="0" w:color="auto"/>
        <w:left w:val="none" w:sz="0" w:space="0" w:color="auto"/>
        <w:bottom w:val="none" w:sz="0" w:space="0" w:color="auto"/>
        <w:right w:val="none" w:sz="0" w:space="0" w:color="auto"/>
      </w:divBdr>
    </w:div>
    <w:div w:id="770592094">
      <w:bodyDiv w:val="1"/>
      <w:marLeft w:val="0"/>
      <w:marRight w:val="0"/>
      <w:marTop w:val="0"/>
      <w:marBottom w:val="0"/>
      <w:divBdr>
        <w:top w:val="none" w:sz="0" w:space="0" w:color="auto"/>
        <w:left w:val="none" w:sz="0" w:space="0" w:color="auto"/>
        <w:bottom w:val="none" w:sz="0" w:space="0" w:color="auto"/>
        <w:right w:val="none" w:sz="0" w:space="0" w:color="auto"/>
      </w:divBdr>
    </w:div>
    <w:div w:id="770735395">
      <w:bodyDiv w:val="1"/>
      <w:marLeft w:val="0"/>
      <w:marRight w:val="0"/>
      <w:marTop w:val="0"/>
      <w:marBottom w:val="0"/>
      <w:divBdr>
        <w:top w:val="none" w:sz="0" w:space="0" w:color="auto"/>
        <w:left w:val="none" w:sz="0" w:space="0" w:color="auto"/>
        <w:bottom w:val="none" w:sz="0" w:space="0" w:color="auto"/>
        <w:right w:val="none" w:sz="0" w:space="0" w:color="auto"/>
      </w:divBdr>
    </w:div>
    <w:div w:id="770901833">
      <w:bodyDiv w:val="1"/>
      <w:marLeft w:val="0"/>
      <w:marRight w:val="0"/>
      <w:marTop w:val="0"/>
      <w:marBottom w:val="0"/>
      <w:divBdr>
        <w:top w:val="none" w:sz="0" w:space="0" w:color="auto"/>
        <w:left w:val="none" w:sz="0" w:space="0" w:color="auto"/>
        <w:bottom w:val="none" w:sz="0" w:space="0" w:color="auto"/>
        <w:right w:val="none" w:sz="0" w:space="0" w:color="auto"/>
      </w:divBdr>
    </w:div>
    <w:div w:id="771126445">
      <w:bodyDiv w:val="1"/>
      <w:marLeft w:val="0"/>
      <w:marRight w:val="0"/>
      <w:marTop w:val="0"/>
      <w:marBottom w:val="0"/>
      <w:divBdr>
        <w:top w:val="none" w:sz="0" w:space="0" w:color="auto"/>
        <w:left w:val="none" w:sz="0" w:space="0" w:color="auto"/>
        <w:bottom w:val="none" w:sz="0" w:space="0" w:color="auto"/>
        <w:right w:val="none" w:sz="0" w:space="0" w:color="auto"/>
      </w:divBdr>
    </w:div>
    <w:div w:id="771245620">
      <w:bodyDiv w:val="1"/>
      <w:marLeft w:val="0"/>
      <w:marRight w:val="0"/>
      <w:marTop w:val="0"/>
      <w:marBottom w:val="0"/>
      <w:divBdr>
        <w:top w:val="none" w:sz="0" w:space="0" w:color="auto"/>
        <w:left w:val="none" w:sz="0" w:space="0" w:color="auto"/>
        <w:bottom w:val="none" w:sz="0" w:space="0" w:color="auto"/>
        <w:right w:val="none" w:sz="0" w:space="0" w:color="auto"/>
      </w:divBdr>
    </w:div>
    <w:div w:id="771508475">
      <w:bodyDiv w:val="1"/>
      <w:marLeft w:val="0"/>
      <w:marRight w:val="0"/>
      <w:marTop w:val="0"/>
      <w:marBottom w:val="0"/>
      <w:divBdr>
        <w:top w:val="none" w:sz="0" w:space="0" w:color="auto"/>
        <w:left w:val="none" w:sz="0" w:space="0" w:color="auto"/>
        <w:bottom w:val="none" w:sz="0" w:space="0" w:color="auto"/>
        <w:right w:val="none" w:sz="0" w:space="0" w:color="auto"/>
      </w:divBdr>
    </w:div>
    <w:div w:id="771559829">
      <w:bodyDiv w:val="1"/>
      <w:marLeft w:val="0"/>
      <w:marRight w:val="0"/>
      <w:marTop w:val="0"/>
      <w:marBottom w:val="0"/>
      <w:divBdr>
        <w:top w:val="none" w:sz="0" w:space="0" w:color="auto"/>
        <w:left w:val="none" w:sz="0" w:space="0" w:color="auto"/>
        <w:bottom w:val="none" w:sz="0" w:space="0" w:color="auto"/>
        <w:right w:val="none" w:sz="0" w:space="0" w:color="auto"/>
      </w:divBdr>
    </w:div>
    <w:div w:id="771628912">
      <w:bodyDiv w:val="1"/>
      <w:marLeft w:val="0"/>
      <w:marRight w:val="0"/>
      <w:marTop w:val="0"/>
      <w:marBottom w:val="0"/>
      <w:divBdr>
        <w:top w:val="none" w:sz="0" w:space="0" w:color="auto"/>
        <w:left w:val="none" w:sz="0" w:space="0" w:color="auto"/>
        <w:bottom w:val="none" w:sz="0" w:space="0" w:color="auto"/>
        <w:right w:val="none" w:sz="0" w:space="0" w:color="auto"/>
      </w:divBdr>
    </w:div>
    <w:div w:id="771782422">
      <w:bodyDiv w:val="1"/>
      <w:marLeft w:val="0"/>
      <w:marRight w:val="0"/>
      <w:marTop w:val="0"/>
      <w:marBottom w:val="0"/>
      <w:divBdr>
        <w:top w:val="none" w:sz="0" w:space="0" w:color="auto"/>
        <w:left w:val="none" w:sz="0" w:space="0" w:color="auto"/>
        <w:bottom w:val="none" w:sz="0" w:space="0" w:color="auto"/>
        <w:right w:val="none" w:sz="0" w:space="0" w:color="auto"/>
      </w:divBdr>
    </w:div>
    <w:div w:id="772168354">
      <w:bodyDiv w:val="1"/>
      <w:marLeft w:val="0"/>
      <w:marRight w:val="0"/>
      <w:marTop w:val="0"/>
      <w:marBottom w:val="0"/>
      <w:divBdr>
        <w:top w:val="none" w:sz="0" w:space="0" w:color="auto"/>
        <w:left w:val="none" w:sz="0" w:space="0" w:color="auto"/>
        <w:bottom w:val="none" w:sz="0" w:space="0" w:color="auto"/>
        <w:right w:val="none" w:sz="0" w:space="0" w:color="auto"/>
      </w:divBdr>
    </w:div>
    <w:div w:id="772285363">
      <w:bodyDiv w:val="1"/>
      <w:marLeft w:val="0"/>
      <w:marRight w:val="0"/>
      <w:marTop w:val="0"/>
      <w:marBottom w:val="0"/>
      <w:divBdr>
        <w:top w:val="none" w:sz="0" w:space="0" w:color="auto"/>
        <w:left w:val="none" w:sz="0" w:space="0" w:color="auto"/>
        <w:bottom w:val="none" w:sz="0" w:space="0" w:color="auto"/>
        <w:right w:val="none" w:sz="0" w:space="0" w:color="auto"/>
      </w:divBdr>
    </w:div>
    <w:div w:id="772672269">
      <w:bodyDiv w:val="1"/>
      <w:marLeft w:val="0"/>
      <w:marRight w:val="0"/>
      <w:marTop w:val="0"/>
      <w:marBottom w:val="0"/>
      <w:divBdr>
        <w:top w:val="none" w:sz="0" w:space="0" w:color="auto"/>
        <w:left w:val="none" w:sz="0" w:space="0" w:color="auto"/>
        <w:bottom w:val="none" w:sz="0" w:space="0" w:color="auto"/>
        <w:right w:val="none" w:sz="0" w:space="0" w:color="auto"/>
      </w:divBdr>
    </w:div>
    <w:div w:id="772824917">
      <w:bodyDiv w:val="1"/>
      <w:marLeft w:val="0"/>
      <w:marRight w:val="0"/>
      <w:marTop w:val="0"/>
      <w:marBottom w:val="0"/>
      <w:divBdr>
        <w:top w:val="none" w:sz="0" w:space="0" w:color="auto"/>
        <w:left w:val="none" w:sz="0" w:space="0" w:color="auto"/>
        <w:bottom w:val="none" w:sz="0" w:space="0" w:color="auto"/>
        <w:right w:val="none" w:sz="0" w:space="0" w:color="auto"/>
      </w:divBdr>
    </w:div>
    <w:div w:id="772897133">
      <w:bodyDiv w:val="1"/>
      <w:marLeft w:val="0"/>
      <w:marRight w:val="0"/>
      <w:marTop w:val="0"/>
      <w:marBottom w:val="0"/>
      <w:divBdr>
        <w:top w:val="none" w:sz="0" w:space="0" w:color="auto"/>
        <w:left w:val="none" w:sz="0" w:space="0" w:color="auto"/>
        <w:bottom w:val="none" w:sz="0" w:space="0" w:color="auto"/>
        <w:right w:val="none" w:sz="0" w:space="0" w:color="auto"/>
      </w:divBdr>
    </w:div>
    <w:div w:id="772937576">
      <w:bodyDiv w:val="1"/>
      <w:marLeft w:val="0"/>
      <w:marRight w:val="0"/>
      <w:marTop w:val="0"/>
      <w:marBottom w:val="0"/>
      <w:divBdr>
        <w:top w:val="none" w:sz="0" w:space="0" w:color="auto"/>
        <w:left w:val="none" w:sz="0" w:space="0" w:color="auto"/>
        <w:bottom w:val="none" w:sz="0" w:space="0" w:color="auto"/>
        <w:right w:val="none" w:sz="0" w:space="0" w:color="auto"/>
      </w:divBdr>
    </w:div>
    <w:div w:id="773523211">
      <w:bodyDiv w:val="1"/>
      <w:marLeft w:val="0"/>
      <w:marRight w:val="0"/>
      <w:marTop w:val="0"/>
      <w:marBottom w:val="0"/>
      <w:divBdr>
        <w:top w:val="none" w:sz="0" w:space="0" w:color="auto"/>
        <w:left w:val="none" w:sz="0" w:space="0" w:color="auto"/>
        <w:bottom w:val="none" w:sz="0" w:space="0" w:color="auto"/>
        <w:right w:val="none" w:sz="0" w:space="0" w:color="auto"/>
      </w:divBdr>
    </w:div>
    <w:div w:id="773672815">
      <w:bodyDiv w:val="1"/>
      <w:marLeft w:val="0"/>
      <w:marRight w:val="0"/>
      <w:marTop w:val="0"/>
      <w:marBottom w:val="0"/>
      <w:divBdr>
        <w:top w:val="none" w:sz="0" w:space="0" w:color="auto"/>
        <w:left w:val="none" w:sz="0" w:space="0" w:color="auto"/>
        <w:bottom w:val="none" w:sz="0" w:space="0" w:color="auto"/>
        <w:right w:val="none" w:sz="0" w:space="0" w:color="auto"/>
      </w:divBdr>
    </w:div>
    <w:div w:id="773866750">
      <w:bodyDiv w:val="1"/>
      <w:marLeft w:val="0"/>
      <w:marRight w:val="0"/>
      <w:marTop w:val="0"/>
      <w:marBottom w:val="0"/>
      <w:divBdr>
        <w:top w:val="none" w:sz="0" w:space="0" w:color="auto"/>
        <w:left w:val="none" w:sz="0" w:space="0" w:color="auto"/>
        <w:bottom w:val="none" w:sz="0" w:space="0" w:color="auto"/>
        <w:right w:val="none" w:sz="0" w:space="0" w:color="auto"/>
      </w:divBdr>
    </w:div>
    <w:div w:id="774131645">
      <w:bodyDiv w:val="1"/>
      <w:marLeft w:val="0"/>
      <w:marRight w:val="0"/>
      <w:marTop w:val="0"/>
      <w:marBottom w:val="0"/>
      <w:divBdr>
        <w:top w:val="none" w:sz="0" w:space="0" w:color="auto"/>
        <w:left w:val="none" w:sz="0" w:space="0" w:color="auto"/>
        <w:bottom w:val="none" w:sz="0" w:space="0" w:color="auto"/>
        <w:right w:val="none" w:sz="0" w:space="0" w:color="auto"/>
      </w:divBdr>
    </w:div>
    <w:div w:id="774136773">
      <w:bodyDiv w:val="1"/>
      <w:marLeft w:val="0"/>
      <w:marRight w:val="0"/>
      <w:marTop w:val="0"/>
      <w:marBottom w:val="0"/>
      <w:divBdr>
        <w:top w:val="none" w:sz="0" w:space="0" w:color="auto"/>
        <w:left w:val="none" w:sz="0" w:space="0" w:color="auto"/>
        <w:bottom w:val="none" w:sz="0" w:space="0" w:color="auto"/>
        <w:right w:val="none" w:sz="0" w:space="0" w:color="auto"/>
      </w:divBdr>
    </w:div>
    <w:div w:id="774177267">
      <w:bodyDiv w:val="1"/>
      <w:marLeft w:val="0"/>
      <w:marRight w:val="0"/>
      <w:marTop w:val="0"/>
      <w:marBottom w:val="0"/>
      <w:divBdr>
        <w:top w:val="none" w:sz="0" w:space="0" w:color="auto"/>
        <w:left w:val="none" w:sz="0" w:space="0" w:color="auto"/>
        <w:bottom w:val="none" w:sz="0" w:space="0" w:color="auto"/>
        <w:right w:val="none" w:sz="0" w:space="0" w:color="auto"/>
      </w:divBdr>
    </w:div>
    <w:div w:id="774251877">
      <w:bodyDiv w:val="1"/>
      <w:marLeft w:val="0"/>
      <w:marRight w:val="0"/>
      <w:marTop w:val="0"/>
      <w:marBottom w:val="0"/>
      <w:divBdr>
        <w:top w:val="none" w:sz="0" w:space="0" w:color="auto"/>
        <w:left w:val="none" w:sz="0" w:space="0" w:color="auto"/>
        <w:bottom w:val="none" w:sz="0" w:space="0" w:color="auto"/>
        <w:right w:val="none" w:sz="0" w:space="0" w:color="auto"/>
      </w:divBdr>
    </w:div>
    <w:div w:id="774322796">
      <w:bodyDiv w:val="1"/>
      <w:marLeft w:val="0"/>
      <w:marRight w:val="0"/>
      <w:marTop w:val="0"/>
      <w:marBottom w:val="0"/>
      <w:divBdr>
        <w:top w:val="none" w:sz="0" w:space="0" w:color="auto"/>
        <w:left w:val="none" w:sz="0" w:space="0" w:color="auto"/>
        <w:bottom w:val="none" w:sz="0" w:space="0" w:color="auto"/>
        <w:right w:val="none" w:sz="0" w:space="0" w:color="auto"/>
      </w:divBdr>
    </w:div>
    <w:div w:id="774327947">
      <w:bodyDiv w:val="1"/>
      <w:marLeft w:val="0"/>
      <w:marRight w:val="0"/>
      <w:marTop w:val="0"/>
      <w:marBottom w:val="0"/>
      <w:divBdr>
        <w:top w:val="none" w:sz="0" w:space="0" w:color="auto"/>
        <w:left w:val="none" w:sz="0" w:space="0" w:color="auto"/>
        <w:bottom w:val="none" w:sz="0" w:space="0" w:color="auto"/>
        <w:right w:val="none" w:sz="0" w:space="0" w:color="auto"/>
      </w:divBdr>
    </w:div>
    <w:div w:id="774440357">
      <w:bodyDiv w:val="1"/>
      <w:marLeft w:val="0"/>
      <w:marRight w:val="0"/>
      <w:marTop w:val="0"/>
      <w:marBottom w:val="0"/>
      <w:divBdr>
        <w:top w:val="none" w:sz="0" w:space="0" w:color="auto"/>
        <w:left w:val="none" w:sz="0" w:space="0" w:color="auto"/>
        <w:bottom w:val="none" w:sz="0" w:space="0" w:color="auto"/>
        <w:right w:val="none" w:sz="0" w:space="0" w:color="auto"/>
      </w:divBdr>
    </w:div>
    <w:div w:id="774442320">
      <w:bodyDiv w:val="1"/>
      <w:marLeft w:val="0"/>
      <w:marRight w:val="0"/>
      <w:marTop w:val="0"/>
      <w:marBottom w:val="0"/>
      <w:divBdr>
        <w:top w:val="none" w:sz="0" w:space="0" w:color="auto"/>
        <w:left w:val="none" w:sz="0" w:space="0" w:color="auto"/>
        <w:bottom w:val="none" w:sz="0" w:space="0" w:color="auto"/>
        <w:right w:val="none" w:sz="0" w:space="0" w:color="auto"/>
      </w:divBdr>
    </w:div>
    <w:div w:id="774598369">
      <w:bodyDiv w:val="1"/>
      <w:marLeft w:val="0"/>
      <w:marRight w:val="0"/>
      <w:marTop w:val="0"/>
      <w:marBottom w:val="0"/>
      <w:divBdr>
        <w:top w:val="none" w:sz="0" w:space="0" w:color="auto"/>
        <w:left w:val="none" w:sz="0" w:space="0" w:color="auto"/>
        <w:bottom w:val="none" w:sz="0" w:space="0" w:color="auto"/>
        <w:right w:val="none" w:sz="0" w:space="0" w:color="auto"/>
      </w:divBdr>
    </w:div>
    <w:div w:id="774639292">
      <w:bodyDiv w:val="1"/>
      <w:marLeft w:val="0"/>
      <w:marRight w:val="0"/>
      <w:marTop w:val="0"/>
      <w:marBottom w:val="0"/>
      <w:divBdr>
        <w:top w:val="none" w:sz="0" w:space="0" w:color="auto"/>
        <w:left w:val="none" w:sz="0" w:space="0" w:color="auto"/>
        <w:bottom w:val="none" w:sz="0" w:space="0" w:color="auto"/>
        <w:right w:val="none" w:sz="0" w:space="0" w:color="auto"/>
      </w:divBdr>
    </w:div>
    <w:div w:id="774640223">
      <w:bodyDiv w:val="1"/>
      <w:marLeft w:val="0"/>
      <w:marRight w:val="0"/>
      <w:marTop w:val="0"/>
      <w:marBottom w:val="0"/>
      <w:divBdr>
        <w:top w:val="none" w:sz="0" w:space="0" w:color="auto"/>
        <w:left w:val="none" w:sz="0" w:space="0" w:color="auto"/>
        <w:bottom w:val="none" w:sz="0" w:space="0" w:color="auto"/>
        <w:right w:val="none" w:sz="0" w:space="0" w:color="auto"/>
      </w:divBdr>
    </w:div>
    <w:div w:id="774708724">
      <w:bodyDiv w:val="1"/>
      <w:marLeft w:val="0"/>
      <w:marRight w:val="0"/>
      <w:marTop w:val="0"/>
      <w:marBottom w:val="0"/>
      <w:divBdr>
        <w:top w:val="none" w:sz="0" w:space="0" w:color="auto"/>
        <w:left w:val="none" w:sz="0" w:space="0" w:color="auto"/>
        <w:bottom w:val="none" w:sz="0" w:space="0" w:color="auto"/>
        <w:right w:val="none" w:sz="0" w:space="0" w:color="auto"/>
      </w:divBdr>
    </w:div>
    <w:div w:id="774791379">
      <w:bodyDiv w:val="1"/>
      <w:marLeft w:val="0"/>
      <w:marRight w:val="0"/>
      <w:marTop w:val="0"/>
      <w:marBottom w:val="0"/>
      <w:divBdr>
        <w:top w:val="none" w:sz="0" w:space="0" w:color="auto"/>
        <w:left w:val="none" w:sz="0" w:space="0" w:color="auto"/>
        <w:bottom w:val="none" w:sz="0" w:space="0" w:color="auto"/>
        <w:right w:val="none" w:sz="0" w:space="0" w:color="auto"/>
      </w:divBdr>
    </w:div>
    <w:div w:id="774861908">
      <w:bodyDiv w:val="1"/>
      <w:marLeft w:val="0"/>
      <w:marRight w:val="0"/>
      <w:marTop w:val="0"/>
      <w:marBottom w:val="0"/>
      <w:divBdr>
        <w:top w:val="none" w:sz="0" w:space="0" w:color="auto"/>
        <w:left w:val="none" w:sz="0" w:space="0" w:color="auto"/>
        <w:bottom w:val="none" w:sz="0" w:space="0" w:color="auto"/>
        <w:right w:val="none" w:sz="0" w:space="0" w:color="auto"/>
      </w:divBdr>
    </w:div>
    <w:div w:id="774906023">
      <w:bodyDiv w:val="1"/>
      <w:marLeft w:val="0"/>
      <w:marRight w:val="0"/>
      <w:marTop w:val="0"/>
      <w:marBottom w:val="0"/>
      <w:divBdr>
        <w:top w:val="none" w:sz="0" w:space="0" w:color="auto"/>
        <w:left w:val="none" w:sz="0" w:space="0" w:color="auto"/>
        <w:bottom w:val="none" w:sz="0" w:space="0" w:color="auto"/>
        <w:right w:val="none" w:sz="0" w:space="0" w:color="auto"/>
      </w:divBdr>
    </w:div>
    <w:div w:id="775175381">
      <w:bodyDiv w:val="1"/>
      <w:marLeft w:val="0"/>
      <w:marRight w:val="0"/>
      <w:marTop w:val="0"/>
      <w:marBottom w:val="0"/>
      <w:divBdr>
        <w:top w:val="none" w:sz="0" w:space="0" w:color="auto"/>
        <w:left w:val="none" w:sz="0" w:space="0" w:color="auto"/>
        <w:bottom w:val="none" w:sz="0" w:space="0" w:color="auto"/>
        <w:right w:val="none" w:sz="0" w:space="0" w:color="auto"/>
      </w:divBdr>
    </w:div>
    <w:div w:id="775292103">
      <w:bodyDiv w:val="1"/>
      <w:marLeft w:val="0"/>
      <w:marRight w:val="0"/>
      <w:marTop w:val="0"/>
      <w:marBottom w:val="0"/>
      <w:divBdr>
        <w:top w:val="none" w:sz="0" w:space="0" w:color="auto"/>
        <w:left w:val="none" w:sz="0" w:space="0" w:color="auto"/>
        <w:bottom w:val="none" w:sz="0" w:space="0" w:color="auto"/>
        <w:right w:val="none" w:sz="0" w:space="0" w:color="auto"/>
      </w:divBdr>
    </w:div>
    <w:div w:id="775293874">
      <w:bodyDiv w:val="1"/>
      <w:marLeft w:val="0"/>
      <w:marRight w:val="0"/>
      <w:marTop w:val="0"/>
      <w:marBottom w:val="0"/>
      <w:divBdr>
        <w:top w:val="none" w:sz="0" w:space="0" w:color="auto"/>
        <w:left w:val="none" w:sz="0" w:space="0" w:color="auto"/>
        <w:bottom w:val="none" w:sz="0" w:space="0" w:color="auto"/>
        <w:right w:val="none" w:sz="0" w:space="0" w:color="auto"/>
      </w:divBdr>
    </w:div>
    <w:div w:id="775440162">
      <w:bodyDiv w:val="1"/>
      <w:marLeft w:val="0"/>
      <w:marRight w:val="0"/>
      <w:marTop w:val="0"/>
      <w:marBottom w:val="0"/>
      <w:divBdr>
        <w:top w:val="none" w:sz="0" w:space="0" w:color="auto"/>
        <w:left w:val="none" w:sz="0" w:space="0" w:color="auto"/>
        <w:bottom w:val="none" w:sz="0" w:space="0" w:color="auto"/>
        <w:right w:val="none" w:sz="0" w:space="0" w:color="auto"/>
      </w:divBdr>
    </w:div>
    <w:div w:id="775952011">
      <w:bodyDiv w:val="1"/>
      <w:marLeft w:val="0"/>
      <w:marRight w:val="0"/>
      <w:marTop w:val="0"/>
      <w:marBottom w:val="0"/>
      <w:divBdr>
        <w:top w:val="none" w:sz="0" w:space="0" w:color="auto"/>
        <w:left w:val="none" w:sz="0" w:space="0" w:color="auto"/>
        <w:bottom w:val="none" w:sz="0" w:space="0" w:color="auto"/>
        <w:right w:val="none" w:sz="0" w:space="0" w:color="auto"/>
      </w:divBdr>
    </w:div>
    <w:div w:id="776218065">
      <w:bodyDiv w:val="1"/>
      <w:marLeft w:val="0"/>
      <w:marRight w:val="0"/>
      <w:marTop w:val="0"/>
      <w:marBottom w:val="0"/>
      <w:divBdr>
        <w:top w:val="none" w:sz="0" w:space="0" w:color="auto"/>
        <w:left w:val="none" w:sz="0" w:space="0" w:color="auto"/>
        <w:bottom w:val="none" w:sz="0" w:space="0" w:color="auto"/>
        <w:right w:val="none" w:sz="0" w:space="0" w:color="auto"/>
      </w:divBdr>
    </w:div>
    <w:div w:id="776412250">
      <w:bodyDiv w:val="1"/>
      <w:marLeft w:val="0"/>
      <w:marRight w:val="0"/>
      <w:marTop w:val="0"/>
      <w:marBottom w:val="0"/>
      <w:divBdr>
        <w:top w:val="none" w:sz="0" w:space="0" w:color="auto"/>
        <w:left w:val="none" w:sz="0" w:space="0" w:color="auto"/>
        <w:bottom w:val="none" w:sz="0" w:space="0" w:color="auto"/>
        <w:right w:val="none" w:sz="0" w:space="0" w:color="auto"/>
      </w:divBdr>
    </w:div>
    <w:div w:id="776483743">
      <w:bodyDiv w:val="1"/>
      <w:marLeft w:val="0"/>
      <w:marRight w:val="0"/>
      <w:marTop w:val="0"/>
      <w:marBottom w:val="0"/>
      <w:divBdr>
        <w:top w:val="none" w:sz="0" w:space="0" w:color="auto"/>
        <w:left w:val="none" w:sz="0" w:space="0" w:color="auto"/>
        <w:bottom w:val="none" w:sz="0" w:space="0" w:color="auto"/>
        <w:right w:val="none" w:sz="0" w:space="0" w:color="auto"/>
      </w:divBdr>
    </w:div>
    <w:div w:id="776750634">
      <w:bodyDiv w:val="1"/>
      <w:marLeft w:val="0"/>
      <w:marRight w:val="0"/>
      <w:marTop w:val="0"/>
      <w:marBottom w:val="0"/>
      <w:divBdr>
        <w:top w:val="none" w:sz="0" w:space="0" w:color="auto"/>
        <w:left w:val="none" w:sz="0" w:space="0" w:color="auto"/>
        <w:bottom w:val="none" w:sz="0" w:space="0" w:color="auto"/>
        <w:right w:val="none" w:sz="0" w:space="0" w:color="auto"/>
      </w:divBdr>
    </w:div>
    <w:div w:id="776751397">
      <w:bodyDiv w:val="1"/>
      <w:marLeft w:val="0"/>
      <w:marRight w:val="0"/>
      <w:marTop w:val="0"/>
      <w:marBottom w:val="0"/>
      <w:divBdr>
        <w:top w:val="none" w:sz="0" w:space="0" w:color="auto"/>
        <w:left w:val="none" w:sz="0" w:space="0" w:color="auto"/>
        <w:bottom w:val="none" w:sz="0" w:space="0" w:color="auto"/>
        <w:right w:val="none" w:sz="0" w:space="0" w:color="auto"/>
      </w:divBdr>
    </w:div>
    <w:div w:id="776829399">
      <w:bodyDiv w:val="1"/>
      <w:marLeft w:val="0"/>
      <w:marRight w:val="0"/>
      <w:marTop w:val="0"/>
      <w:marBottom w:val="0"/>
      <w:divBdr>
        <w:top w:val="none" w:sz="0" w:space="0" w:color="auto"/>
        <w:left w:val="none" w:sz="0" w:space="0" w:color="auto"/>
        <w:bottom w:val="none" w:sz="0" w:space="0" w:color="auto"/>
        <w:right w:val="none" w:sz="0" w:space="0" w:color="auto"/>
      </w:divBdr>
    </w:div>
    <w:div w:id="776868094">
      <w:bodyDiv w:val="1"/>
      <w:marLeft w:val="0"/>
      <w:marRight w:val="0"/>
      <w:marTop w:val="0"/>
      <w:marBottom w:val="0"/>
      <w:divBdr>
        <w:top w:val="none" w:sz="0" w:space="0" w:color="auto"/>
        <w:left w:val="none" w:sz="0" w:space="0" w:color="auto"/>
        <w:bottom w:val="none" w:sz="0" w:space="0" w:color="auto"/>
        <w:right w:val="none" w:sz="0" w:space="0" w:color="auto"/>
      </w:divBdr>
    </w:div>
    <w:div w:id="777258966">
      <w:bodyDiv w:val="1"/>
      <w:marLeft w:val="0"/>
      <w:marRight w:val="0"/>
      <w:marTop w:val="0"/>
      <w:marBottom w:val="0"/>
      <w:divBdr>
        <w:top w:val="none" w:sz="0" w:space="0" w:color="auto"/>
        <w:left w:val="none" w:sz="0" w:space="0" w:color="auto"/>
        <w:bottom w:val="none" w:sz="0" w:space="0" w:color="auto"/>
        <w:right w:val="none" w:sz="0" w:space="0" w:color="auto"/>
      </w:divBdr>
    </w:div>
    <w:div w:id="777261672">
      <w:bodyDiv w:val="1"/>
      <w:marLeft w:val="0"/>
      <w:marRight w:val="0"/>
      <w:marTop w:val="0"/>
      <w:marBottom w:val="0"/>
      <w:divBdr>
        <w:top w:val="none" w:sz="0" w:space="0" w:color="auto"/>
        <w:left w:val="none" w:sz="0" w:space="0" w:color="auto"/>
        <w:bottom w:val="none" w:sz="0" w:space="0" w:color="auto"/>
        <w:right w:val="none" w:sz="0" w:space="0" w:color="auto"/>
      </w:divBdr>
    </w:div>
    <w:div w:id="777288088">
      <w:bodyDiv w:val="1"/>
      <w:marLeft w:val="0"/>
      <w:marRight w:val="0"/>
      <w:marTop w:val="0"/>
      <w:marBottom w:val="0"/>
      <w:divBdr>
        <w:top w:val="none" w:sz="0" w:space="0" w:color="auto"/>
        <w:left w:val="none" w:sz="0" w:space="0" w:color="auto"/>
        <w:bottom w:val="none" w:sz="0" w:space="0" w:color="auto"/>
        <w:right w:val="none" w:sz="0" w:space="0" w:color="auto"/>
      </w:divBdr>
    </w:div>
    <w:div w:id="777334225">
      <w:bodyDiv w:val="1"/>
      <w:marLeft w:val="0"/>
      <w:marRight w:val="0"/>
      <w:marTop w:val="0"/>
      <w:marBottom w:val="0"/>
      <w:divBdr>
        <w:top w:val="none" w:sz="0" w:space="0" w:color="auto"/>
        <w:left w:val="none" w:sz="0" w:space="0" w:color="auto"/>
        <w:bottom w:val="none" w:sz="0" w:space="0" w:color="auto"/>
        <w:right w:val="none" w:sz="0" w:space="0" w:color="auto"/>
      </w:divBdr>
    </w:div>
    <w:div w:id="777407702">
      <w:bodyDiv w:val="1"/>
      <w:marLeft w:val="0"/>
      <w:marRight w:val="0"/>
      <w:marTop w:val="0"/>
      <w:marBottom w:val="0"/>
      <w:divBdr>
        <w:top w:val="none" w:sz="0" w:space="0" w:color="auto"/>
        <w:left w:val="none" w:sz="0" w:space="0" w:color="auto"/>
        <w:bottom w:val="none" w:sz="0" w:space="0" w:color="auto"/>
        <w:right w:val="none" w:sz="0" w:space="0" w:color="auto"/>
      </w:divBdr>
    </w:div>
    <w:div w:id="777719567">
      <w:bodyDiv w:val="1"/>
      <w:marLeft w:val="0"/>
      <w:marRight w:val="0"/>
      <w:marTop w:val="0"/>
      <w:marBottom w:val="0"/>
      <w:divBdr>
        <w:top w:val="none" w:sz="0" w:space="0" w:color="auto"/>
        <w:left w:val="none" w:sz="0" w:space="0" w:color="auto"/>
        <w:bottom w:val="none" w:sz="0" w:space="0" w:color="auto"/>
        <w:right w:val="none" w:sz="0" w:space="0" w:color="auto"/>
      </w:divBdr>
    </w:div>
    <w:div w:id="777794356">
      <w:bodyDiv w:val="1"/>
      <w:marLeft w:val="0"/>
      <w:marRight w:val="0"/>
      <w:marTop w:val="0"/>
      <w:marBottom w:val="0"/>
      <w:divBdr>
        <w:top w:val="none" w:sz="0" w:space="0" w:color="auto"/>
        <w:left w:val="none" w:sz="0" w:space="0" w:color="auto"/>
        <w:bottom w:val="none" w:sz="0" w:space="0" w:color="auto"/>
        <w:right w:val="none" w:sz="0" w:space="0" w:color="auto"/>
      </w:divBdr>
    </w:div>
    <w:div w:id="777943785">
      <w:bodyDiv w:val="1"/>
      <w:marLeft w:val="0"/>
      <w:marRight w:val="0"/>
      <w:marTop w:val="0"/>
      <w:marBottom w:val="0"/>
      <w:divBdr>
        <w:top w:val="none" w:sz="0" w:space="0" w:color="auto"/>
        <w:left w:val="none" w:sz="0" w:space="0" w:color="auto"/>
        <w:bottom w:val="none" w:sz="0" w:space="0" w:color="auto"/>
        <w:right w:val="none" w:sz="0" w:space="0" w:color="auto"/>
      </w:divBdr>
    </w:div>
    <w:div w:id="777989861">
      <w:bodyDiv w:val="1"/>
      <w:marLeft w:val="0"/>
      <w:marRight w:val="0"/>
      <w:marTop w:val="0"/>
      <w:marBottom w:val="0"/>
      <w:divBdr>
        <w:top w:val="none" w:sz="0" w:space="0" w:color="auto"/>
        <w:left w:val="none" w:sz="0" w:space="0" w:color="auto"/>
        <w:bottom w:val="none" w:sz="0" w:space="0" w:color="auto"/>
        <w:right w:val="none" w:sz="0" w:space="0" w:color="auto"/>
      </w:divBdr>
    </w:div>
    <w:div w:id="778112305">
      <w:bodyDiv w:val="1"/>
      <w:marLeft w:val="0"/>
      <w:marRight w:val="0"/>
      <w:marTop w:val="0"/>
      <w:marBottom w:val="0"/>
      <w:divBdr>
        <w:top w:val="none" w:sz="0" w:space="0" w:color="auto"/>
        <w:left w:val="none" w:sz="0" w:space="0" w:color="auto"/>
        <w:bottom w:val="none" w:sz="0" w:space="0" w:color="auto"/>
        <w:right w:val="none" w:sz="0" w:space="0" w:color="auto"/>
      </w:divBdr>
    </w:div>
    <w:div w:id="778182723">
      <w:bodyDiv w:val="1"/>
      <w:marLeft w:val="0"/>
      <w:marRight w:val="0"/>
      <w:marTop w:val="0"/>
      <w:marBottom w:val="0"/>
      <w:divBdr>
        <w:top w:val="none" w:sz="0" w:space="0" w:color="auto"/>
        <w:left w:val="none" w:sz="0" w:space="0" w:color="auto"/>
        <w:bottom w:val="none" w:sz="0" w:space="0" w:color="auto"/>
        <w:right w:val="none" w:sz="0" w:space="0" w:color="auto"/>
      </w:divBdr>
    </w:div>
    <w:div w:id="778260841">
      <w:bodyDiv w:val="1"/>
      <w:marLeft w:val="0"/>
      <w:marRight w:val="0"/>
      <w:marTop w:val="0"/>
      <w:marBottom w:val="0"/>
      <w:divBdr>
        <w:top w:val="none" w:sz="0" w:space="0" w:color="auto"/>
        <w:left w:val="none" w:sz="0" w:space="0" w:color="auto"/>
        <w:bottom w:val="none" w:sz="0" w:space="0" w:color="auto"/>
        <w:right w:val="none" w:sz="0" w:space="0" w:color="auto"/>
      </w:divBdr>
    </w:div>
    <w:div w:id="778334816">
      <w:bodyDiv w:val="1"/>
      <w:marLeft w:val="0"/>
      <w:marRight w:val="0"/>
      <w:marTop w:val="0"/>
      <w:marBottom w:val="0"/>
      <w:divBdr>
        <w:top w:val="none" w:sz="0" w:space="0" w:color="auto"/>
        <w:left w:val="none" w:sz="0" w:space="0" w:color="auto"/>
        <w:bottom w:val="none" w:sz="0" w:space="0" w:color="auto"/>
        <w:right w:val="none" w:sz="0" w:space="0" w:color="auto"/>
      </w:divBdr>
    </w:div>
    <w:div w:id="778913039">
      <w:bodyDiv w:val="1"/>
      <w:marLeft w:val="0"/>
      <w:marRight w:val="0"/>
      <w:marTop w:val="0"/>
      <w:marBottom w:val="0"/>
      <w:divBdr>
        <w:top w:val="none" w:sz="0" w:space="0" w:color="auto"/>
        <w:left w:val="none" w:sz="0" w:space="0" w:color="auto"/>
        <w:bottom w:val="none" w:sz="0" w:space="0" w:color="auto"/>
        <w:right w:val="none" w:sz="0" w:space="0" w:color="auto"/>
      </w:divBdr>
    </w:div>
    <w:div w:id="778984384">
      <w:bodyDiv w:val="1"/>
      <w:marLeft w:val="0"/>
      <w:marRight w:val="0"/>
      <w:marTop w:val="0"/>
      <w:marBottom w:val="0"/>
      <w:divBdr>
        <w:top w:val="none" w:sz="0" w:space="0" w:color="auto"/>
        <w:left w:val="none" w:sz="0" w:space="0" w:color="auto"/>
        <w:bottom w:val="none" w:sz="0" w:space="0" w:color="auto"/>
        <w:right w:val="none" w:sz="0" w:space="0" w:color="auto"/>
      </w:divBdr>
    </w:div>
    <w:div w:id="778984696">
      <w:bodyDiv w:val="1"/>
      <w:marLeft w:val="0"/>
      <w:marRight w:val="0"/>
      <w:marTop w:val="0"/>
      <w:marBottom w:val="0"/>
      <w:divBdr>
        <w:top w:val="none" w:sz="0" w:space="0" w:color="auto"/>
        <w:left w:val="none" w:sz="0" w:space="0" w:color="auto"/>
        <w:bottom w:val="none" w:sz="0" w:space="0" w:color="auto"/>
        <w:right w:val="none" w:sz="0" w:space="0" w:color="auto"/>
      </w:divBdr>
    </w:div>
    <w:div w:id="779228224">
      <w:bodyDiv w:val="1"/>
      <w:marLeft w:val="0"/>
      <w:marRight w:val="0"/>
      <w:marTop w:val="0"/>
      <w:marBottom w:val="0"/>
      <w:divBdr>
        <w:top w:val="none" w:sz="0" w:space="0" w:color="auto"/>
        <w:left w:val="none" w:sz="0" w:space="0" w:color="auto"/>
        <w:bottom w:val="none" w:sz="0" w:space="0" w:color="auto"/>
        <w:right w:val="none" w:sz="0" w:space="0" w:color="auto"/>
      </w:divBdr>
    </w:div>
    <w:div w:id="779254955">
      <w:bodyDiv w:val="1"/>
      <w:marLeft w:val="0"/>
      <w:marRight w:val="0"/>
      <w:marTop w:val="0"/>
      <w:marBottom w:val="0"/>
      <w:divBdr>
        <w:top w:val="none" w:sz="0" w:space="0" w:color="auto"/>
        <w:left w:val="none" w:sz="0" w:space="0" w:color="auto"/>
        <w:bottom w:val="none" w:sz="0" w:space="0" w:color="auto"/>
        <w:right w:val="none" w:sz="0" w:space="0" w:color="auto"/>
      </w:divBdr>
    </w:div>
    <w:div w:id="779296576">
      <w:bodyDiv w:val="1"/>
      <w:marLeft w:val="0"/>
      <w:marRight w:val="0"/>
      <w:marTop w:val="0"/>
      <w:marBottom w:val="0"/>
      <w:divBdr>
        <w:top w:val="none" w:sz="0" w:space="0" w:color="auto"/>
        <w:left w:val="none" w:sz="0" w:space="0" w:color="auto"/>
        <w:bottom w:val="none" w:sz="0" w:space="0" w:color="auto"/>
        <w:right w:val="none" w:sz="0" w:space="0" w:color="auto"/>
      </w:divBdr>
    </w:div>
    <w:div w:id="779420702">
      <w:bodyDiv w:val="1"/>
      <w:marLeft w:val="0"/>
      <w:marRight w:val="0"/>
      <w:marTop w:val="0"/>
      <w:marBottom w:val="0"/>
      <w:divBdr>
        <w:top w:val="none" w:sz="0" w:space="0" w:color="auto"/>
        <w:left w:val="none" w:sz="0" w:space="0" w:color="auto"/>
        <w:bottom w:val="none" w:sz="0" w:space="0" w:color="auto"/>
        <w:right w:val="none" w:sz="0" w:space="0" w:color="auto"/>
      </w:divBdr>
    </w:div>
    <w:div w:id="779564931">
      <w:bodyDiv w:val="1"/>
      <w:marLeft w:val="0"/>
      <w:marRight w:val="0"/>
      <w:marTop w:val="0"/>
      <w:marBottom w:val="0"/>
      <w:divBdr>
        <w:top w:val="none" w:sz="0" w:space="0" w:color="auto"/>
        <w:left w:val="none" w:sz="0" w:space="0" w:color="auto"/>
        <w:bottom w:val="none" w:sz="0" w:space="0" w:color="auto"/>
        <w:right w:val="none" w:sz="0" w:space="0" w:color="auto"/>
      </w:divBdr>
    </w:div>
    <w:div w:id="779684606">
      <w:bodyDiv w:val="1"/>
      <w:marLeft w:val="0"/>
      <w:marRight w:val="0"/>
      <w:marTop w:val="0"/>
      <w:marBottom w:val="0"/>
      <w:divBdr>
        <w:top w:val="none" w:sz="0" w:space="0" w:color="auto"/>
        <w:left w:val="none" w:sz="0" w:space="0" w:color="auto"/>
        <w:bottom w:val="none" w:sz="0" w:space="0" w:color="auto"/>
        <w:right w:val="none" w:sz="0" w:space="0" w:color="auto"/>
      </w:divBdr>
    </w:div>
    <w:div w:id="780103781">
      <w:bodyDiv w:val="1"/>
      <w:marLeft w:val="0"/>
      <w:marRight w:val="0"/>
      <w:marTop w:val="0"/>
      <w:marBottom w:val="0"/>
      <w:divBdr>
        <w:top w:val="none" w:sz="0" w:space="0" w:color="auto"/>
        <w:left w:val="none" w:sz="0" w:space="0" w:color="auto"/>
        <w:bottom w:val="none" w:sz="0" w:space="0" w:color="auto"/>
        <w:right w:val="none" w:sz="0" w:space="0" w:color="auto"/>
      </w:divBdr>
    </w:div>
    <w:div w:id="780221321">
      <w:bodyDiv w:val="1"/>
      <w:marLeft w:val="0"/>
      <w:marRight w:val="0"/>
      <w:marTop w:val="0"/>
      <w:marBottom w:val="0"/>
      <w:divBdr>
        <w:top w:val="none" w:sz="0" w:space="0" w:color="auto"/>
        <w:left w:val="none" w:sz="0" w:space="0" w:color="auto"/>
        <w:bottom w:val="none" w:sz="0" w:space="0" w:color="auto"/>
        <w:right w:val="none" w:sz="0" w:space="0" w:color="auto"/>
      </w:divBdr>
    </w:div>
    <w:div w:id="780337554">
      <w:bodyDiv w:val="1"/>
      <w:marLeft w:val="0"/>
      <w:marRight w:val="0"/>
      <w:marTop w:val="0"/>
      <w:marBottom w:val="0"/>
      <w:divBdr>
        <w:top w:val="none" w:sz="0" w:space="0" w:color="auto"/>
        <w:left w:val="none" w:sz="0" w:space="0" w:color="auto"/>
        <w:bottom w:val="none" w:sz="0" w:space="0" w:color="auto"/>
        <w:right w:val="none" w:sz="0" w:space="0" w:color="auto"/>
      </w:divBdr>
    </w:div>
    <w:div w:id="780685377">
      <w:bodyDiv w:val="1"/>
      <w:marLeft w:val="0"/>
      <w:marRight w:val="0"/>
      <w:marTop w:val="0"/>
      <w:marBottom w:val="0"/>
      <w:divBdr>
        <w:top w:val="none" w:sz="0" w:space="0" w:color="auto"/>
        <w:left w:val="none" w:sz="0" w:space="0" w:color="auto"/>
        <w:bottom w:val="none" w:sz="0" w:space="0" w:color="auto"/>
        <w:right w:val="none" w:sz="0" w:space="0" w:color="auto"/>
      </w:divBdr>
    </w:div>
    <w:div w:id="781189289">
      <w:bodyDiv w:val="1"/>
      <w:marLeft w:val="0"/>
      <w:marRight w:val="0"/>
      <w:marTop w:val="0"/>
      <w:marBottom w:val="0"/>
      <w:divBdr>
        <w:top w:val="none" w:sz="0" w:space="0" w:color="auto"/>
        <w:left w:val="none" w:sz="0" w:space="0" w:color="auto"/>
        <w:bottom w:val="none" w:sz="0" w:space="0" w:color="auto"/>
        <w:right w:val="none" w:sz="0" w:space="0" w:color="auto"/>
      </w:divBdr>
    </w:div>
    <w:div w:id="781462690">
      <w:bodyDiv w:val="1"/>
      <w:marLeft w:val="0"/>
      <w:marRight w:val="0"/>
      <w:marTop w:val="0"/>
      <w:marBottom w:val="0"/>
      <w:divBdr>
        <w:top w:val="none" w:sz="0" w:space="0" w:color="auto"/>
        <w:left w:val="none" w:sz="0" w:space="0" w:color="auto"/>
        <w:bottom w:val="none" w:sz="0" w:space="0" w:color="auto"/>
        <w:right w:val="none" w:sz="0" w:space="0" w:color="auto"/>
      </w:divBdr>
    </w:div>
    <w:div w:id="781648135">
      <w:bodyDiv w:val="1"/>
      <w:marLeft w:val="0"/>
      <w:marRight w:val="0"/>
      <w:marTop w:val="0"/>
      <w:marBottom w:val="0"/>
      <w:divBdr>
        <w:top w:val="none" w:sz="0" w:space="0" w:color="auto"/>
        <w:left w:val="none" w:sz="0" w:space="0" w:color="auto"/>
        <w:bottom w:val="none" w:sz="0" w:space="0" w:color="auto"/>
        <w:right w:val="none" w:sz="0" w:space="0" w:color="auto"/>
      </w:divBdr>
    </w:div>
    <w:div w:id="781806409">
      <w:bodyDiv w:val="1"/>
      <w:marLeft w:val="0"/>
      <w:marRight w:val="0"/>
      <w:marTop w:val="0"/>
      <w:marBottom w:val="0"/>
      <w:divBdr>
        <w:top w:val="none" w:sz="0" w:space="0" w:color="auto"/>
        <w:left w:val="none" w:sz="0" w:space="0" w:color="auto"/>
        <w:bottom w:val="none" w:sz="0" w:space="0" w:color="auto"/>
        <w:right w:val="none" w:sz="0" w:space="0" w:color="auto"/>
      </w:divBdr>
    </w:div>
    <w:div w:id="781847342">
      <w:bodyDiv w:val="1"/>
      <w:marLeft w:val="0"/>
      <w:marRight w:val="0"/>
      <w:marTop w:val="0"/>
      <w:marBottom w:val="0"/>
      <w:divBdr>
        <w:top w:val="none" w:sz="0" w:space="0" w:color="auto"/>
        <w:left w:val="none" w:sz="0" w:space="0" w:color="auto"/>
        <w:bottom w:val="none" w:sz="0" w:space="0" w:color="auto"/>
        <w:right w:val="none" w:sz="0" w:space="0" w:color="auto"/>
      </w:divBdr>
    </w:div>
    <w:div w:id="781876725">
      <w:bodyDiv w:val="1"/>
      <w:marLeft w:val="0"/>
      <w:marRight w:val="0"/>
      <w:marTop w:val="0"/>
      <w:marBottom w:val="0"/>
      <w:divBdr>
        <w:top w:val="none" w:sz="0" w:space="0" w:color="auto"/>
        <w:left w:val="none" w:sz="0" w:space="0" w:color="auto"/>
        <w:bottom w:val="none" w:sz="0" w:space="0" w:color="auto"/>
        <w:right w:val="none" w:sz="0" w:space="0" w:color="auto"/>
      </w:divBdr>
    </w:div>
    <w:div w:id="781921261">
      <w:bodyDiv w:val="1"/>
      <w:marLeft w:val="0"/>
      <w:marRight w:val="0"/>
      <w:marTop w:val="0"/>
      <w:marBottom w:val="0"/>
      <w:divBdr>
        <w:top w:val="none" w:sz="0" w:space="0" w:color="auto"/>
        <w:left w:val="none" w:sz="0" w:space="0" w:color="auto"/>
        <w:bottom w:val="none" w:sz="0" w:space="0" w:color="auto"/>
        <w:right w:val="none" w:sz="0" w:space="0" w:color="auto"/>
      </w:divBdr>
    </w:div>
    <w:div w:id="782068127">
      <w:bodyDiv w:val="1"/>
      <w:marLeft w:val="0"/>
      <w:marRight w:val="0"/>
      <w:marTop w:val="0"/>
      <w:marBottom w:val="0"/>
      <w:divBdr>
        <w:top w:val="none" w:sz="0" w:space="0" w:color="auto"/>
        <w:left w:val="none" w:sz="0" w:space="0" w:color="auto"/>
        <w:bottom w:val="none" w:sz="0" w:space="0" w:color="auto"/>
        <w:right w:val="none" w:sz="0" w:space="0" w:color="auto"/>
      </w:divBdr>
    </w:div>
    <w:div w:id="782268407">
      <w:bodyDiv w:val="1"/>
      <w:marLeft w:val="0"/>
      <w:marRight w:val="0"/>
      <w:marTop w:val="0"/>
      <w:marBottom w:val="0"/>
      <w:divBdr>
        <w:top w:val="none" w:sz="0" w:space="0" w:color="auto"/>
        <w:left w:val="none" w:sz="0" w:space="0" w:color="auto"/>
        <w:bottom w:val="none" w:sz="0" w:space="0" w:color="auto"/>
        <w:right w:val="none" w:sz="0" w:space="0" w:color="auto"/>
      </w:divBdr>
    </w:div>
    <w:div w:id="782459728">
      <w:bodyDiv w:val="1"/>
      <w:marLeft w:val="0"/>
      <w:marRight w:val="0"/>
      <w:marTop w:val="0"/>
      <w:marBottom w:val="0"/>
      <w:divBdr>
        <w:top w:val="none" w:sz="0" w:space="0" w:color="auto"/>
        <w:left w:val="none" w:sz="0" w:space="0" w:color="auto"/>
        <w:bottom w:val="none" w:sz="0" w:space="0" w:color="auto"/>
        <w:right w:val="none" w:sz="0" w:space="0" w:color="auto"/>
      </w:divBdr>
    </w:div>
    <w:div w:id="782652042">
      <w:bodyDiv w:val="1"/>
      <w:marLeft w:val="0"/>
      <w:marRight w:val="0"/>
      <w:marTop w:val="0"/>
      <w:marBottom w:val="0"/>
      <w:divBdr>
        <w:top w:val="none" w:sz="0" w:space="0" w:color="auto"/>
        <w:left w:val="none" w:sz="0" w:space="0" w:color="auto"/>
        <w:bottom w:val="none" w:sz="0" w:space="0" w:color="auto"/>
        <w:right w:val="none" w:sz="0" w:space="0" w:color="auto"/>
      </w:divBdr>
    </w:div>
    <w:div w:id="782843170">
      <w:bodyDiv w:val="1"/>
      <w:marLeft w:val="0"/>
      <w:marRight w:val="0"/>
      <w:marTop w:val="0"/>
      <w:marBottom w:val="0"/>
      <w:divBdr>
        <w:top w:val="none" w:sz="0" w:space="0" w:color="auto"/>
        <w:left w:val="none" w:sz="0" w:space="0" w:color="auto"/>
        <w:bottom w:val="none" w:sz="0" w:space="0" w:color="auto"/>
        <w:right w:val="none" w:sz="0" w:space="0" w:color="auto"/>
      </w:divBdr>
    </w:div>
    <w:div w:id="782845281">
      <w:bodyDiv w:val="1"/>
      <w:marLeft w:val="0"/>
      <w:marRight w:val="0"/>
      <w:marTop w:val="0"/>
      <w:marBottom w:val="0"/>
      <w:divBdr>
        <w:top w:val="none" w:sz="0" w:space="0" w:color="auto"/>
        <w:left w:val="none" w:sz="0" w:space="0" w:color="auto"/>
        <w:bottom w:val="none" w:sz="0" w:space="0" w:color="auto"/>
        <w:right w:val="none" w:sz="0" w:space="0" w:color="auto"/>
      </w:divBdr>
    </w:div>
    <w:div w:id="782961989">
      <w:bodyDiv w:val="1"/>
      <w:marLeft w:val="0"/>
      <w:marRight w:val="0"/>
      <w:marTop w:val="0"/>
      <w:marBottom w:val="0"/>
      <w:divBdr>
        <w:top w:val="none" w:sz="0" w:space="0" w:color="auto"/>
        <w:left w:val="none" w:sz="0" w:space="0" w:color="auto"/>
        <w:bottom w:val="none" w:sz="0" w:space="0" w:color="auto"/>
        <w:right w:val="none" w:sz="0" w:space="0" w:color="auto"/>
      </w:divBdr>
    </w:div>
    <w:div w:id="783040860">
      <w:bodyDiv w:val="1"/>
      <w:marLeft w:val="0"/>
      <w:marRight w:val="0"/>
      <w:marTop w:val="0"/>
      <w:marBottom w:val="0"/>
      <w:divBdr>
        <w:top w:val="none" w:sz="0" w:space="0" w:color="auto"/>
        <w:left w:val="none" w:sz="0" w:space="0" w:color="auto"/>
        <w:bottom w:val="none" w:sz="0" w:space="0" w:color="auto"/>
        <w:right w:val="none" w:sz="0" w:space="0" w:color="auto"/>
      </w:divBdr>
    </w:div>
    <w:div w:id="783043393">
      <w:bodyDiv w:val="1"/>
      <w:marLeft w:val="0"/>
      <w:marRight w:val="0"/>
      <w:marTop w:val="0"/>
      <w:marBottom w:val="0"/>
      <w:divBdr>
        <w:top w:val="none" w:sz="0" w:space="0" w:color="auto"/>
        <w:left w:val="none" w:sz="0" w:space="0" w:color="auto"/>
        <w:bottom w:val="none" w:sz="0" w:space="0" w:color="auto"/>
        <w:right w:val="none" w:sz="0" w:space="0" w:color="auto"/>
      </w:divBdr>
    </w:div>
    <w:div w:id="783158646">
      <w:bodyDiv w:val="1"/>
      <w:marLeft w:val="0"/>
      <w:marRight w:val="0"/>
      <w:marTop w:val="0"/>
      <w:marBottom w:val="0"/>
      <w:divBdr>
        <w:top w:val="none" w:sz="0" w:space="0" w:color="auto"/>
        <w:left w:val="none" w:sz="0" w:space="0" w:color="auto"/>
        <w:bottom w:val="none" w:sz="0" w:space="0" w:color="auto"/>
        <w:right w:val="none" w:sz="0" w:space="0" w:color="auto"/>
      </w:divBdr>
    </w:div>
    <w:div w:id="783234935">
      <w:bodyDiv w:val="1"/>
      <w:marLeft w:val="0"/>
      <w:marRight w:val="0"/>
      <w:marTop w:val="0"/>
      <w:marBottom w:val="0"/>
      <w:divBdr>
        <w:top w:val="none" w:sz="0" w:space="0" w:color="auto"/>
        <w:left w:val="none" w:sz="0" w:space="0" w:color="auto"/>
        <w:bottom w:val="none" w:sz="0" w:space="0" w:color="auto"/>
        <w:right w:val="none" w:sz="0" w:space="0" w:color="auto"/>
      </w:divBdr>
    </w:div>
    <w:div w:id="783304414">
      <w:bodyDiv w:val="1"/>
      <w:marLeft w:val="0"/>
      <w:marRight w:val="0"/>
      <w:marTop w:val="0"/>
      <w:marBottom w:val="0"/>
      <w:divBdr>
        <w:top w:val="none" w:sz="0" w:space="0" w:color="auto"/>
        <w:left w:val="none" w:sz="0" w:space="0" w:color="auto"/>
        <w:bottom w:val="none" w:sz="0" w:space="0" w:color="auto"/>
        <w:right w:val="none" w:sz="0" w:space="0" w:color="auto"/>
      </w:divBdr>
    </w:div>
    <w:div w:id="783504498">
      <w:bodyDiv w:val="1"/>
      <w:marLeft w:val="0"/>
      <w:marRight w:val="0"/>
      <w:marTop w:val="0"/>
      <w:marBottom w:val="0"/>
      <w:divBdr>
        <w:top w:val="none" w:sz="0" w:space="0" w:color="auto"/>
        <w:left w:val="none" w:sz="0" w:space="0" w:color="auto"/>
        <w:bottom w:val="none" w:sz="0" w:space="0" w:color="auto"/>
        <w:right w:val="none" w:sz="0" w:space="0" w:color="auto"/>
      </w:divBdr>
    </w:div>
    <w:div w:id="783841804">
      <w:bodyDiv w:val="1"/>
      <w:marLeft w:val="0"/>
      <w:marRight w:val="0"/>
      <w:marTop w:val="0"/>
      <w:marBottom w:val="0"/>
      <w:divBdr>
        <w:top w:val="none" w:sz="0" w:space="0" w:color="auto"/>
        <w:left w:val="none" w:sz="0" w:space="0" w:color="auto"/>
        <w:bottom w:val="none" w:sz="0" w:space="0" w:color="auto"/>
        <w:right w:val="none" w:sz="0" w:space="0" w:color="auto"/>
      </w:divBdr>
    </w:div>
    <w:div w:id="783888528">
      <w:bodyDiv w:val="1"/>
      <w:marLeft w:val="0"/>
      <w:marRight w:val="0"/>
      <w:marTop w:val="0"/>
      <w:marBottom w:val="0"/>
      <w:divBdr>
        <w:top w:val="none" w:sz="0" w:space="0" w:color="auto"/>
        <w:left w:val="none" w:sz="0" w:space="0" w:color="auto"/>
        <w:bottom w:val="none" w:sz="0" w:space="0" w:color="auto"/>
        <w:right w:val="none" w:sz="0" w:space="0" w:color="auto"/>
      </w:divBdr>
    </w:div>
    <w:div w:id="783964253">
      <w:bodyDiv w:val="1"/>
      <w:marLeft w:val="0"/>
      <w:marRight w:val="0"/>
      <w:marTop w:val="0"/>
      <w:marBottom w:val="0"/>
      <w:divBdr>
        <w:top w:val="none" w:sz="0" w:space="0" w:color="auto"/>
        <w:left w:val="none" w:sz="0" w:space="0" w:color="auto"/>
        <w:bottom w:val="none" w:sz="0" w:space="0" w:color="auto"/>
        <w:right w:val="none" w:sz="0" w:space="0" w:color="auto"/>
      </w:divBdr>
    </w:div>
    <w:div w:id="784271550">
      <w:bodyDiv w:val="1"/>
      <w:marLeft w:val="0"/>
      <w:marRight w:val="0"/>
      <w:marTop w:val="0"/>
      <w:marBottom w:val="0"/>
      <w:divBdr>
        <w:top w:val="none" w:sz="0" w:space="0" w:color="auto"/>
        <w:left w:val="none" w:sz="0" w:space="0" w:color="auto"/>
        <w:bottom w:val="none" w:sz="0" w:space="0" w:color="auto"/>
        <w:right w:val="none" w:sz="0" w:space="0" w:color="auto"/>
      </w:divBdr>
    </w:div>
    <w:div w:id="784348193">
      <w:bodyDiv w:val="1"/>
      <w:marLeft w:val="0"/>
      <w:marRight w:val="0"/>
      <w:marTop w:val="0"/>
      <w:marBottom w:val="0"/>
      <w:divBdr>
        <w:top w:val="none" w:sz="0" w:space="0" w:color="auto"/>
        <w:left w:val="none" w:sz="0" w:space="0" w:color="auto"/>
        <w:bottom w:val="none" w:sz="0" w:space="0" w:color="auto"/>
        <w:right w:val="none" w:sz="0" w:space="0" w:color="auto"/>
      </w:divBdr>
    </w:div>
    <w:div w:id="784421862">
      <w:bodyDiv w:val="1"/>
      <w:marLeft w:val="0"/>
      <w:marRight w:val="0"/>
      <w:marTop w:val="0"/>
      <w:marBottom w:val="0"/>
      <w:divBdr>
        <w:top w:val="none" w:sz="0" w:space="0" w:color="auto"/>
        <w:left w:val="none" w:sz="0" w:space="0" w:color="auto"/>
        <w:bottom w:val="none" w:sz="0" w:space="0" w:color="auto"/>
        <w:right w:val="none" w:sz="0" w:space="0" w:color="auto"/>
      </w:divBdr>
    </w:div>
    <w:div w:id="784469890">
      <w:bodyDiv w:val="1"/>
      <w:marLeft w:val="0"/>
      <w:marRight w:val="0"/>
      <w:marTop w:val="0"/>
      <w:marBottom w:val="0"/>
      <w:divBdr>
        <w:top w:val="none" w:sz="0" w:space="0" w:color="auto"/>
        <w:left w:val="none" w:sz="0" w:space="0" w:color="auto"/>
        <w:bottom w:val="none" w:sz="0" w:space="0" w:color="auto"/>
        <w:right w:val="none" w:sz="0" w:space="0" w:color="auto"/>
      </w:divBdr>
    </w:div>
    <w:div w:id="784539901">
      <w:bodyDiv w:val="1"/>
      <w:marLeft w:val="0"/>
      <w:marRight w:val="0"/>
      <w:marTop w:val="0"/>
      <w:marBottom w:val="0"/>
      <w:divBdr>
        <w:top w:val="none" w:sz="0" w:space="0" w:color="auto"/>
        <w:left w:val="none" w:sz="0" w:space="0" w:color="auto"/>
        <w:bottom w:val="none" w:sz="0" w:space="0" w:color="auto"/>
        <w:right w:val="none" w:sz="0" w:space="0" w:color="auto"/>
      </w:divBdr>
    </w:div>
    <w:div w:id="784545011">
      <w:bodyDiv w:val="1"/>
      <w:marLeft w:val="0"/>
      <w:marRight w:val="0"/>
      <w:marTop w:val="0"/>
      <w:marBottom w:val="0"/>
      <w:divBdr>
        <w:top w:val="none" w:sz="0" w:space="0" w:color="auto"/>
        <w:left w:val="none" w:sz="0" w:space="0" w:color="auto"/>
        <w:bottom w:val="none" w:sz="0" w:space="0" w:color="auto"/>
        <w:right w:val="none" w:sz="0" w:space="0" w:color="auto"/>
      </w:divBdr>
    </w:div>
    <w:div w:id="784618165">
      <w:bodyDiv w:val="1"/>
      <w:marLeft w:val="0"/>
      <w:marRight w:val="0"/>
      <w:marTop w:val="0"/>
      <w:marBottom w:val="0"/>
      <w:divBdr>
        <w:top w:val="none" w:sz="0" w:space="0" w:color="auto"/>
        <w:left w:val="none" w:sz="0" w:space="0" w:color="auto"/>
        <w:bottom w:val="none" w:sz="0" w:space="0" w:color="auto"/>
        <w:right w:val="none" w:sz="0" w:space="0" w:color="auto"/>
      </w:divBdr>
    </w:div>
    <w:div w:id="784620214">
      <w:bodyDiv w:val="1"/>
      <w:marLeft w:val="0"/>
      <w:marRight w:val="0"/>
      <w:marTop w:val="0"/>
      <w:marBottom w:val="0"/>
      <w:divBdr>
        <w:top w:val="none" w:sz="0" w:space="0" w:color="auto"/>
        <w:left w:val="none" w:sz="0" w:space="0" w:color="auto"/>
        <w:bottom w:val="none" w:sz="0" w:space="0" w:color="auto"/>
        <w:right w:val="none" w:sz="0" w:space="0" w:color="auto"/>
      </w:divBdr>
    </w:div>
    <w:div w:id="784732243">
      <w:bodyDiv w:val="1"/>
      <w:marLeft w:val="0"/>
      <w:marRight w:val="0"/>
      <w:marTop w:val="0"/>
      <w:marBottom w:val="0"/>
      <w:divBdr>
        <w:top w:val="none" w:sz="0" w:space="0" w:color="auto"/>
        <w:left w:val="none" w:sz="0" w:space="0" w:color="auto"/>
        <w:bottom w:val="none" w:sz="0" w:space="0" w:color="auto"/>
        <w:right w:val="none" w:sz="0" w:space="0" w:color="auto"/>
      </w:divBdr>
    </w:div>
    <w:div w:id="784739803">
      <w:bodyDiv w:val="1"/>
      <w:marLeft w:val="0"/>
      <w:marRight w:val="0"/>
      <w:marTop w:val="0"/>
      <w:marBottom w:val="0"/>
      <w:divBdr>
        <w:top w:val="none" w:sz="0" w:space="0" w:color="auto"/>
        <w:left w:val="none" w:sz="0" w:space="0" w:color="auto"/>
        <w:bottom w:val="none" w:sz="0" w:space="0" w:color="auto"/>
        <w:right w:val="none" w:sz="0" w:space="0" w:color="auto"/>
      </w:divBdr>
    </w:div>
    <w:div w:id="784887026">
      <w:bodyDiv w:val="1"/>
      <w:marLeft w:val="0"/>
      <w:marRight w:val="0"/>
      <w:marTop w:val="0"/>
      <w:marBottom w:val="0"/>
      <w:divBdr>
        <w:top w:val="none" w:sz="0" w:space="0" w:color="auto"/>
        <w:left w:val="none" w:sz="0" w:space="0" w:color="auto"/>
        <w:bottom w:val="none" w:sz="0" w:space="0" w:color="auto"/>
        <w:right w:val="none" w:sz="0" w:space="0" w:color="auto"/>
      </w:divBdr>
    </w:div>
    <w:div w:id="785197690">
      <w:bodyDiv w:val="1"/>
      <w:marLeft w:val="0"/>
      <w:marRight w:val="0"/>
      <w:marTop w:val="0"/>
      <w:marBottom w:val="0"/>
      <w:divBdr>
        <w:top w:val="none" w:sz="0" w:space="0" w:color="auto"/>
        <w:left w:val="none" w:sz="0" w:space="0" w:color="auto"/>
        <w:bottom w:val="none" w:sz="0" w:space="0" w:color="auto"/>
        <w:right w:val="none" w:sz="0" w:space="0" w:color="auto"/>
      </w:divBdr>
    </w:div>
    <w:div w:id="785269139">
      <w:bodyDiv w:val="1"/>
      <w:marLeft w:val="0"/>
      <w:marRight w:val="0"/>
      <w:marTop w:val="0"/>
      <w:marBottom w:val="0"/>
      <w:divBdr>
        <w:top w:val="none" w:sz="0" w:space="0" w:color="auto"/>
        <w:left w:val="none" w:sz="0" w:space="0" w:color="auto"/>
        <w:bottom w:val="none" w:sz="0" w:space="0" w:color="auto"/>
        <w:right w:val="none" w:sz="0" w:space="0" w:color="auto"/>
      </w:divBdr>
    </w:div>
    <w:div w:id="785925445">
      <w:bodyDiv w:val="1"/>
      <w:marLeft w:val="0"/>
      <w:marRight w:val="0"/>
      <w:marTop w:val="0"/>
      <w:marBottom w:val="0"/>
      <w:divBdr>
        <w:top w:val="none" w:sz="0" w:space="0" w:color="auto"/>
        <w:left w:val="none" w:sz="0" w:space="0" w:color="auto"/>
        <w:bottom w:val="none" w:sz="0" w:space="0" w:color="auto"/>
        <w:right w:val="none" w:sz="0" w:space="0" w:color="auto"/>
      </w:divBdr>
    </w:div>
    <w:div w:id="786005034">
      <w:bodyDiv w:val="1"/>
      <w:marLeft w:val="0"/>
      <w:marRight w:val="0"/>
      <w:marTop w:val="0"/>
      <w:marBottom w:val="0"/>
      <w:divBdr>
        <w:top w:val="none" w:sz="0" w:space="0" w:color="auto"/>
        <w:left w:val="none" w:sz="0" w:space="0" w:color="auto"/>
        <w:bottom w:val="none" w:sz="0" w:space="0" w:color="auto"/>
        <w:right w:val="none" w:sz="0" w:space="0" w:color="auto"/>
      </w:divBdr>
    </w:div>
    <w:div w:id="786042019">
      <w:bodyDiv w:val="1"/>
      <w:marLeft w:val="0"/>
      <w:marRight w:val="0"/>
      <w:marTop w:val="0"/>
      <w:marBottom w:val="0"/>
      <w:divBdr>
        <w:top w:val="none" w:sz="0" w:space="0" w:color="auto"/>
        <w:left w:val="none" w:sz="0" w:space="0" w:color="auto"/>
        <w:bottom w:val="none" w:sz="0" w:space="0" w:color="auto"/>
        <w:right w:val="none" w:sz="0" w:space="0" w:color="auto"/>
      </w:divBdr>
    </w:div>
    <w:div w:id="786319716">
      <w:bodyDiv w:val="1"/>
      <w:marLeft w:val="0"/>
      <w:marRight w:val="0"/>
      <w:marTop w:val="0"/>
      <w:marBottom w:val="0"/>
      <w:divBdr>
        <w:top w:val="none" w:sz="0" w:space="0" w:color="auto"/>
        <w:left w:val="none" w:sz="0" w:space="0" w:color="auto"/>
        <w:bottom w:val="none" w:sz="0" w:space="0" w:color="auto"/>
        <w:right w:val="none" w:sz="0" w:space="0" w:color="auto"/>
      </w:divBdr>
    </w:div>
    <w:div w:id="786432367">
      <w:bodyDiv w:val="1"/>
      <w:marLeft w:val="0"/>
      <w:marRight w:val="0"/>
      <w:marTop w:val="0"/>
      <w:marBottom w:val="0"/>
      <w:divBdr>
        <w:top w:val="none" w:sz="0" w:space="0" w:color="auto"/>
        <w:left w:val="none" w:sz="0" w:space="0" w:color="auto"/>
        <w:bottom w:val="none" w:sz="0" w:space="0" w:color="auto"/>
        <w:right w:val="none" w:sz="0" w:space="0" w:color="auto"/>
      </w:divBdr>
    </w:div>
    <w:div w:id="786630004">
      <w:bodyDiv w:val="1"/>
      <w:marLeft w:val="0"/>
      <w:marRight w:val="0"/>
      <w:marTop w:val="0"/>
      <w:marBottom w:val="0"/>
      <w:divBdr>
        <w:top w:val="none" w:sz="0" w:space="0" w:color="auto"/>
        <w:left w:val="none" w:sz="0" w:space="0" w:color="auto"/>
        <w:bottom w:val="none" w:sz="0" w:space="0" w:color="auto"/>
        <w:right w:val="none" w:sz="0" w:space="0" w:color="auto"/>
      </w:divBdr>
    </w:div>
    <w:div w:id="786700565">
      <w:bodyDiv w:val="1"/>
      <w:marLeft w:val="0"/>
      <w:marRight w:val="0"/>
      <w:marTop w:val="0"/>
      <w:marBottom w:val="0"/>
      <w:divBdr>
        <w:top w:val="none" w:sz="0" w:space="0" w:color="auto"/>
        <w:left w:val="none" w:sz="0" w:space="0" w:color="auto"/>
        <w:bottom w:val="none" w:sz="0" w:space="0" w:color="auto"/>
        <w:right w:val="none" w:sz="0" w:space="0" w:color="auto"/>
      </w:divBdr>
    </w:div>
    <w:div w:id="786706276">
      <w:bodyDiv w:val="1"/>
      <w:marLeft w:val="0"/>
      <w:marRight w:val="0"/>
      <w:marTop w:val="0"/>
      <w:marBottom w:val="0"/>
      <w:divBdr>
        <w:top w:val="none" w:sz="0" w:space="0" w:color="auto"/>
        <w:left w:val="none" w:sz="0" w:space="0" w:color="auto"/>
        <w:bottom w:val="none" w:sz="0" w:space="0" w:color="auto"/>
        <w:right w:val="none" w:sz="0" w:space="0" w:color="auto"/>
      </w:divBdr>
    </w:div>
    <w:div w:id="787045274">
      <w:bodyDiv w:val="1"/>
      <w:marLeft w:val="0"/>
      <w:marRight w:val="0"/>
      <w:marTop w:val="0"/>
      <w:marBottom w:val="0"/>
      <w:divBdr>
        <w:top w:val="none" w:sz="0" w:space="0" w:color="auto"/>
        <w:left w:val="none" w:sz="0" w:space="0" w:color="auto"/>
        <w:bottom w:val="none" w:sz="0" w:space="0" w:color="auto"/>
        <w:right w:val="none" w:sz="0" w:space="0" w:color="auto"/>
      </w:divBdr>
    </w:div>
    <w:div w:id="787234265">
      <w:bodyDiv w:val="1"/>
      <w:marLeft w:val="0"/>
      <w:marRight w:val="0"/>
      <w:marTop w:val="0"/>
      <w:marBottom w:val="0"/>
      <w:divBdr>
        <w:top w:val="none" w:sz="0" w:space="0" w:color="auto"/>
        <w:left w:val="none" w:sz="0" w:space="0" w:color="auto"/>
        <w:bottom w:val="none" w:sz="0" w:space="0" w:color="auto"/>
        <w:right w:val="none" w:sz="0" w:space="0" w:color="auto"/>
      </w:divBdr>
    </w:div>
    <w:div w:id="787314462">
      <w:bodyDiv w:val="1"/>
      <w:marLeft w:val="0"/>
      <w:marRight w:val="0"/>
      <w:marTop w:val="0"/>
      <w:marBottom w:val="0"/>
      <w:divBdr>
        <w:top w:val="none" w:sz="0" w:space="0" w:color="auto"/>
        <w:left w:val="none" w:sz="0" w:space="0" w:color="auto"/>
        <w:bottom w:val="none" w:sz="0" w:space="0" w:color="auto"/>
        <w:right w:val="none" w:sz="0" w:space="0" w:color="auto"/>
      </w:divBdr>
    </w:div>
    <w:div w:id="787548562">
      <w:bodyDiv w:val="1"/>
      <w:marLeft w:val="0"/>
      <w:marRight w:val="0"/>
      <w:marTop w:val="0"/>
      <w:marBottom w:val="0"/>
      <w:divBdr>
        <w:top w:val="none" w:sz="0" w:space="0" w:color="auto"/>
        <w:left w:val="none" w:sz="0" w:space="0" w:color="auto"/>
        <w:bottom w:val="none" w:sz="0" w:space="0" w:color="auto"/>
        <w:right w:val="none" w:sz="0" w:space="0" w:color="auto"/>
      </w:divBdr>
    </w:div>
    <w:div w:id="787552952">
      <w:bodyDiv w:val="1"/>
      <w:marLeft w:val="0"/>
      <w:marRight w:val="0"/>
      <w:marTop w:val="0"/>
      <w:marBottom w:val="0"/>
      <w:divBdr>
        <w:top w:val="none" w:sz="0" w:space="0" w:color="auto"/>
        <w:left w:val="none" w:sz="0" w:space="0" w:color="auto"/>
        <w:bottom w:val="none" w:sz="0" w:space="0" w:color="auto"/>
        <w:right w:val="none" w:sz="0" w:space="0" w:color="auto"/>
      </w:divBdr>
    </w:div>
    <w:div w:id="787554671">
      <w:bodyDiv w:val="1"/>
      <w:marLeft w:val="0"/>
      <w:marRight w:val="0"/>
      <w:marTop w:val="0"/>
      <w:marBottom w:val="0"/>
      <w:divBdr>
        <w:top w:val="none" w:sz="0" w:space="0" w:color="auto"/>
        <w:left w:val="none" w:sz="0" w:space="0" w:color="auto"/>
        <w:bottom w:val="none" w:sz="0" w:space="0" w:color="auto"/>
        <w:right w:val="none" w:sz="0" w:space="0" w:color="auto"/>
      </w:divBdr>
    </w:div>
    <w:div w:id="787624535">
      <w:bodyDiv w:val="1"/>
      <w:marLeft w:val="0"/>
      <w:marRight w:val="0"/>
      <w:marTop w:val="0"/>
      <w:marBottom w:val="0"/>
      <w:divBdr>
        <w:top w:val="none" w:sz="0" w:space="0" w:color="auto"/>
        <w:left w:val="none" w:sz="0" w:space="0" w:color="auto"/>
        <w:bottom w:val="none" w:sz="0" w:space="0" w:color="auto"/>
        <w:right w:val="none" w:sz="0" w:space="0" w:color="auto"/>
      </w:divBdr>
    </w:div>
    <w:div w:id="787891668">
      <w:bodyDiv w:val="1"/>
      <w:marLeft w:val="0"/>
      <w:marRight w:val="0"/>
      <w:marTop w:val="0"/>
      <w:marBottom w:val="0"/>
      <w:divBdr>
        <w:top w:val="none" w:sz="0" w:space="0" w:color="auto"/>
        <w:left w:val="none" w:sz="0" w:space="0" w:color="auto"/>
        <w:bottom w:val="none" w:sz="0" w:space="0" w:color="auto"/>
        <w:right w:val="none" w:sz="0" w:space="0" w:color="auto"/>
      </w:divBdr>
    </w:div>
    <w:div w:id="788163821">
      <w:bodyDiv w:val="1"/>
      <w:marLeft w:val="0"/>
      <w:marRight w:val="0"/>
      <w:marTop w:val="0"/>
      <w:marBottom w:val="0"/>
      <w:divBdr>
        <w:top w:val="none" w:sz="0" w:space="0" w:color="auto"/>
        <w:left w:val="none" w:sz="0" w:space="0" w:color="auto"/>
        <w:bottom w:val="none" w:sz="0" w:space="0" w:color="auto"/>
        <w:right w:val="none" w:sz="0" w:space="0" w:color="auto"/>
      </w:divBdr>
    </w:div>
    <w:div w:id="788429916">
      <w:bodyDiv w:val="1"/>
      <w:marLeft w:val="0"/>
      <w:marRight w:val="0"/>
      <w:marTop w:val="0"/>
      <w:marBottom w:val="0"/>
      <w:divBdr>
        <w:top w:val="none" w:sz="0" w:space="0" w:color="auto"/>
        <w:left w:val="none" w:sz="0" w:space="0" w:color="auto"/>
        <w:bottom w:val="none" w:sz="0" w:space="0" w:color="auto"/>
        <w:right w:val="none" w:sz="0" w:space="0" w:color="auto"/>
      </w:divBdr>
    </w:div>
    <w:div w:id="788470497">
      <w:bodyDiv w:val="1"/>
      <w:marLeft w:val="0"/>
      <w:marRight w:val="0"/>
      <w:marTop w:val="0"/>
      <w:marBottom w:val="0"/>
      <w:divBdr>
        <w:top w:val="none" w:sz="0" w:space="0" w:color="auto"/>
        <w:left w:val="none" w:sz="0" w:space="0" w:color="auto"/>
        <w:bottom w:val="none" w:sz="0" w:space="0" w:color="auto"/>
        <w:right w:val="none" w:sz="0" w:space="0" w:color="auto"/>
      </w:divBdr>
    </w:div>
    <w:div w:id="788470792">
      <w:bodyDiv w:val="1"/>
      <w:marLeft w:val="0"/>
      <w:marRight w:val="0"/>
      <w:marTop w:val="0"/>
      <w:marBottom w:val="0"/>
      <w:divBdr>
        <w:top w:val="none" w:sz="0" w:space="0" w:color="auto"/>
        <w:left w:val="none" w:sz="0" w:space="0" w:color="auto"/>
        <w:bottom w:val="none" w:sz="0" w:space="0" w:color="auto"/>
        <w:right w:val="none" w:sz="0" w:space="0" w:color="auto"/>
      </w:divBdr>
    </w:div>
    <w:div w:id="788475619">
      <w:bodyDiv w:val="1"/>
      <w:marLeft w:val="0"/>
      <w:marRight w:val="0"/>
      <w:marTop w:val="0"/>
      <w:marBottom w:val="0"/>
      <w:divBdr>
        <w:top w:val="none" w:sz="0" w:space="0" w:color="auto"/>
        <w:left w:val="none" w:sz="0" w:space="0" w:color="auto"/>
        <w:bottom w:val="none" w:sz="0" w:space="0" w:color="auto"/>
        <w:right w:val="none" w:sz="0" w:space="0" w:color="auto"/>
      </w:divBdr>
    </w:div>
    <w:div w:id="788595339">
      <w:bodyDiv w:val="1"/>
      <w:marLeft w:val="0"/>
      <w:marRight w:val="0"/>
      <w:marTop w:val="0"/>
      <w:marBottom w:val="0"/>
      <w:divBdr>
        <w:top w:val="none" w:sz="0" w:space="0" w:color="auto"/>
        <w:left w:val="none" w:sz="0" w:space="0" w:color="auto"/>
        <w:bottom w:val="none" w:sz="0" w:space="0" w:color="auto"/>
        <w:right w:val="none" w:sz="0" w:space="0" w:color="auto"/>
      </w:divBdr>
    </w:div>
    <w:div w:id="788662557">
      <w:bodyDiv w:val="1"/>
      <w:marLeft w:val="0"/>
      <w:marRight w:val="0"/>
      <w:marTop w:val="0"/>
      <w:marBottom w:val="0"/>
      <w:divBdr>
        <w:top w:val="none" w:sz="0" w:space="0" w:color="auto"/>
        <w:left w:val="none" w:sz="0" w:space="0" w:color="auto"/>
        <w:bottom w:val="none" w:sz="0" w:space="0" w:color="auto"/>
        <w:right w:val="none" w:sz="0" w:space="0" w:color="auto"/>
      </w:divBdr>
    </w:div>
    <w:div w:id="788663938">
      <w:bodyDiv w:val="1"/>
      <w:marLeft w:val="0"/>
      <w:marRight w:val="0"/>
      <w:marTop w:val="0"/>
      <w:marBottom w:val="0"/>
      <w:divBdr>
        <w:top w:val="none" w:sz="0" w:space="0" w:color="auto"/>
        <w:left w:val="none" w:sz="0" w:space="0" w:color="auto"/>
        <w:bottom w:val="none" w:sz="0" w:space="0" w:color="auto"/>
        <w:right w:val="none" w:sz="0" w:space="0" w:color="auto"/>
      </w:divBdr>
    </w:div>
    <w:div w:id="788670011">
      <w:bodyDiv w:val="1"/>
      <w:marLeft w:val="0"/>
      <w:marRight w:val="0"/>
      <w:marTop w:val="0"/>
      <w:marBottom w:val="0"/>
      <w:divBdr>
        <w:top w:val="none" w:sz="0" w:space="0" w:color="auto"/>
        <w:left w:val="none" w:sz="0" w:space="0" w:color="auto"/>
        <w:bottom w:val="none" w:sz="0" w:space="0" w:color="auto"/>
        <w:right w:val="none" w:sz="0" w:space="0" w:color="auto"/>
      </w:divBdr>
    </w:div>
    <w:div w:id="788747353">
      <w:bodyDiv w:val="1"/>
      <w:marLeft w:val="0"/>
      <w:marRight w:val="0"/>
      <w:marTop w:val="0"/>
      <w:marBottom w:val="0"/>
      <w:divBdr>
        <w:top w:val="none" w:sz="0" w:space="0" w:color="auto"/>
        <w:left w:val="none" w:sz="0" w:space="0" w:color="auto"/>
        <w:bottom w:val="none" w:sz="0" w:space="0" w:color="auto"/>
        <w:right w:val="none" w:sz="0" w:space="0" w:color="auto"/>
      </w:divBdr>
    </w:div>
    <w:div w:id="788747474">
      <w:bodyDiv w:val="1"/>
      <w:marLeft w:val="0"/>
      <w:marRight w:val="0"/>
      <w:marTop w:val="0"/>
      <w:marBottom w:val="0"/>
      <w:divBdr>
        <w:top w:val="none" w:sz="0" w:space="0" w:color="auto"/>
        <w:left w:val="none" w:sz="0" w:space="0" w:color="auto"/>
        <w:bottom w:val="none" w:sz="0" w:space="0" w:color="auto"/>
        <w:right w:val="none" w:sz="0" w:space="0" w:color="auto"/>
      </w:divBdr>
    </w:div>
    <w:div w:id="789008701">
      <w:bodyDiv w:val="1"/>
      <w:marLeft w:val="0"/>
      <w:marRight w:val="0"/>
      <w:marTop w:val="0"/>
      <w:marBottom w:val="0"/>
      <w:divBdr>
        <w:top w:val="none" w:sz="0" w:space="0" w:color="auto"/>
        <w:left w:val="none" w:sz="0" w:space="0" w:color="auto"/>
        <w:bottom w:val="none" w:sz="0" w:space="0" w:color="auto"/>
        <w:right w:val="none" w:sz="0" w:space="0" w:color="auto"/>
      </w:divBdr>
    </w:div>
    <w:div w:id="789016080">
      <w:bodyDiv w:val="1"/>
      <w:marLeft w:val="0"/>
      <w:marRight w:val="0"/>
      <w:marTop w:val="0"/>
      <w:marBottom w:val="0"/>
      <w:divBdr>
        <w:top w:val="none" w:sz="0" w:space="0" w:color="auto"/>
        <w:left w:val="none" w:sz="0" w:space="0" w:color="auto"/>
        <w:bottom w:val="none" w:sz="0" w:space="0" w:color="auto"/>
        <w:right w:val="none" w:sz="0" w:space="0" w:color="auto"/>
      </w:divBdr>
    </w:div>
    <w:div w:id="789082336">
      <w:bodyDiv w:val="1"/>
      <w:marLeft w:val="0"/>
      <w:marRight w:val="0"/>
      <w:marTop w:val="0"/>
      <w:marBottom w:val="0"/>
      <w:divBdr>
        <w:top w:val="none" w:sz="0" w:space="0" w:color="auto"/>
        <w:left w:val="none" w:sz="0" w:space="0" w:color="auto"/>
        <w:bottom w:val="none" w:sz="0" w:space="0" w:color="auto"/>
        <w:right w:val="none" w:sz="0" w:space="0" w:color="auto"/>
      </w:divBdr>
    </w:div>
    <w:div w:id="789713381">
      <w:bodyDiv w:val="1"/>
      <w:marLeft w:val="0"/>
      <w:marRight w:val="0"/>
      <w:marTop w:val="0"/>
      <w:marBottom w:val="0"/>
      <w:divBdr>
        <w:top w:val="none" w:sz="0" w:space="0" w:color="auto"/>
        <w:left w:val="none" w:sz="0" w:space="0" w:color="auto"/>
        <w:bottom w:val="none" w:sz="0" w:space="0" w:color="auto"/>
        <w:right w:val="none" w:sz="0" w:space="0" w:color="auto"/>
      </w:divBdr>
    </w:div>
    <w:div w:id="789738645">
      <w:bodyDiv w:val="1"/>
      <w:marLeft w:val="0"/>
      <w:marRight w:val="0"/>
      <w:marTop w:val="0"/>
      <w:marBottom w:val="0"/>
      <w:divBdr>
        <w:top w:val="none" w:sz="0" w:space="0" w:color="auto"/>
        <w:left w:val="none" w:sz="0" w:space="0" w:color="auto"/>
        <w:bottom w:val="none" w:sz="0" w:space="0" w:color="auto"/>
        <w:right w:val="none" w:sz="0" w:space="0" w:color="auto"/>
      </w:divBdr>
    </w:div>
    <w:div w:id="789780924">
      <w:bodyDiv w:val="1"/>
      <w:marLeft w:val="0"/>
      <w:marRight w:val="0"/>
      <w:marTop w:val="0"/>
      <w:marBottom w:val="0"/>
      <w:divBdr>
        <w:top w:val="none" w:sz="0" w:space="0" w:color="auto"/>
        <w:left w:val="none" w:sz="0" w:space="0" w:color="auto"/>
        <w:bottom w:val="none" w:sz="0" w:space="0" w:color="auto"/>
        <w:right w:val="none" w:sz="0" w:space="0" w:color="auto"/>
      </w:divBdr>
    </w:div>
    <w:div w:id="789862623">
      <w:bodyDiv w:val="1"/>
      <w:marLeft w:val="0"/>
      <w:marRight w:val="0"/>
      <w:marTop w:val="0"/>
      <w:marBottom w:val="0"/>
      <w:divBdr>
        <w:top w:val="none" w:sz="0" w:space="0" w:color="auto"/>
        <w:left w:val="none" w:sz="0" w:space="0" w:color="auto"/>
        <w:bottom w:val="none" w:sz="0" w:space="0" w:color="auto"/>
        <w:right w:val="none" w:sz="0" w:space="0" w:color="auto"/>
      </w:divBdr>
    </w:div>
    <w:div w:id="789982695">
      <w:bodyDiv w:val="1"/>
      <w:marLeft w:val="0"/>
      <w:marRight w:val="0"/>
      <w:marTop w:val="0"/>
      <w:marBottom w:val="0"/>
      <w:divBdr>
        <w:top w:val="none" w:sz="0" w:space="0" w:color="auto"/>
        <w:left w:val="none" w:sz="0" w:space="0" w:color="auto"/>
        <w:bottom w:val="none" w:sz="0" w:space="0" w:color="auto"/>
        <w:right w:val="none" w:sz="0" w:space="0" w:color="auto"/>
      </w:divBdr>
    </w:div>
    <w:div w:id="790057031">
      <w:bodyDiv w:val="1"/>
      <w:marLeft w:val="0"/>
      <w:marRight w:val="0"/>
      <w:marTop w:val="0"/>
      <w:marBottom w:val="0"/>
      <w:divBdr>
        <w:top w:val="none" w:sz="0" w:space="0" w:color="auto"/>
        <w:left w:val="none" w:sz="0" w:space="0" w:color="auto"/>
        <w:bottom w:val="none" w:sz="0" w:space="0" w:color="auto"/>
        <w:right w:val="none" w:sz="0" w:space="0" w:color="auto"/>
      </w:divBdr>
    </w:div>
    <w:div w:id="790242083">
      <w:bodyDiv w:val="1"/>
      <w:marLeft w:val="0"/>
      <w:marRight w:val="0"/>
      <w:marTop w:val="0"/>
      <w:marBottom w:val="0"/>
      <w:divBdr>
        <w:top w:val="none" w:sz="0" w:space="0" w:color="auto"/>
        <w:left w:val="none" w:sz="0" w:space="0" w:color="auto"/>
        <w:bottom w:val="none" w:sz="0" w:space="0" w:color="auto"/>
        <w:right w:val="none" w:sz="0" w:space="0" w:color="auto"/>
      </w:divBdr>
    </w:div>
    <w:div w:id="790368371">
      <w:bodyDiv w:val="1"/>
      <w:marLeft w:val="0"/>
      <w:marRight w:val="0"/>
      <w:marTop w:val="0"/>
      <w:marBottom w:val="0"/>
      <w:divBdr>
        <w:top w:val="none" w:sz="0" w:space="0" w:color="auto"/>
        <w:left w:val="none" w:sz="0" w:space="0" w:color="auto"/>
        <w:bottom w:val="none" w:sz="0" w:space="0" w:color="auto"/>
        <w:right w:val="none" w:sz="0" w:space="0" w:color="auto"/>
      </w:divBdr>
    </w:div>
    <w:div w:id="790393865">
      <w:bodyDiv w:val="1"/>
      <w:marLeft w:val="0"/>
      <w:marRight w:val="0"/>
      <w:marTop w:val="0"/>
      <w:marBottom w:val="0"/>
      <w:divBdr>
        <w:top w:val="none" w:sz="0" w:space="0" w:color="auto"/>
        <w:left w:val="none" w:sz="0" w:space="0" w:color="auto"/>
        <w:bottom w:val="none" w:sz="0" w:space="0" w:color="auto"/>
        <w:right w:val="none" w:sz="0" w:space="0" w:color="auto"/>
      </w:divBdr>
    </w:div>
    <w:div w:id="790395914">
      <w:bodyDiv w:val="1"/>
      <w:marLeft w:val="0"/>
      <w:marRight w:val="0"/>
      <w:marTop w:val="0"/>
      <w:marBottom w:val="0"/>
      <w:divBdr>
        <w:top w:val="none" w:sz="0" w:space="0" w:color="auto"/>
        <w:left w:val="none" w:sz="0" w:space="0" w:color="auto"/>
        <w:bottom w:val="none" w:sz="0" w:space="0" w:color="auto"/>
        <w:right w:val="none" w:sz="0" w:space="0" w:color="auto"/>
      </w:divBdr>
    </w:div>
    <w:div w:id="790437747">
      <w:bodyDiv w:val="1"/>
      <w:marLeft w:val="0"/>
      <w:marRight w:val="0"/>
      <w:marTop w:val="0"/>
      <w:marBottom w:val="0"/>
      <w:divBdr>
        <w:top w:val="none" w:sz="0" w:space="0" w:color="auto"/>
        <w:left w:val="none" w:sz="0" w:space="0" w:color="auto"/>
        <w:bottom w:val="none" w:sz="0" w:space="0" w:color="auto"/>
        <w:right w:val="none" w:sz="0" w:space="0" w:color="auto"/>
      </w:divBdr>
    </w:div>
    <w:div w:id="790630574">
      <w:bodyDiv w:val="1"/>
      <w:marLeft w:val="0"/>
      <w:marRight w:val="0"/>
      <w:marTop w:val="0"/>
      <w:marBottom w:val="0"/>
      <w:divBdr>
        <w:top w:val="none" w:sz="0" w:space="0" w:color="auto"/>
        <w:left w:val="none" w:sz="0" w:space="0" w:color="auto"/>
        <w:bottom w:val="none" w:sz="0" w:space="0" w:color="auto"/>
        <w:right w:val="none" w:sz="0" w:space="0" w:color="auto"/>
      </w:divBdr>
    </w:div>
    <w:div w:id="790780097">
      <w:bodyDiv w:val="1"/>
      <w:marLeft w:val="0"/>
      <w:marRight w:val="0"/>
      <w:marTop w:val="0"/>
      <w:marBottom w:val="0"/>
      <w:divBdr>
        <w:top w:val="none" w:sz="0" w:space="0" w:color="auto"/>
        <w:left w:val="none" w:sz="0" w:space="0" w:color="auto"/>
        <w:bottom w:val="none" w:sz="0" w:space="0" w:color="auto"/>
        <w:right w:val="none" w:sz="0" w:space="0" w:color="auto"/>
      </w:divBdr>
    </w:div>
    <w:div w:id="790900244">
      <w:bodyDiv w:val="1"/>
      <w:marLeft w:val="0"/>
      <w:marRight w:val="0"/>
      <w:marTop w:val="0"/>
      <w:marBottom w:val="0"/>
      <w:divBdr>
        <w:top w:val="none" w:sz="0" w:space="0" w:color="auto"/>
        <w:left w:val="none" w:sz="0" w:space="0" w:color="auto"/>
        <w:bottom w:val="none" w:sz="0" w:space="0" w:color="auto"/>
        <w:right w:val="none" w:sz="0" w:space="0" w:color="auto"/>
      </w:divBdr>
    </w:div>
    <w:div w:id="791020744">
      <w:bodyDiv w:val="1"/>
      <w:marLeft w:val="0"/>
      <w:marRight w:val="0"/>
      <w:marTop w:val="0"/>
      <w:marBottom w:val="0"/>
      <w:divBdr>
        <w:top w:val="none" w:sz="0" w:space="0" w:color="auto"/>
        <w:left w:val="none" w:sz="0" w:space="0" w:color="auto"/>
        <w:bottom w:val="none" w:sz="0" w:space="0" w:color="auto"/>
        <w:right w:val="none" w:sz="0" w:space="0" w:color="auto"/>
      </w:divBdr>
    </w:div>
    <w:div w:id="791096116">
      <w:bodyDiv w:val="1"/>
      <w:marLeft w:val="0"/>
      <w:marRight w:val="0"/>
      <w:marTop w:val="0"/>
      <w:marBottom w:val="0"/>
      <w:divBdr>
        <w:top w:val="none" w:sz="0" w:space="0" w:color="auto"/>
        <w:left w:val="none" w:sz="0" w:space="0" w:color="auto"/>
        <w:bottom w:val="none" w:sz="0" w:space="0" w:color="auto"/>
        <w:right w:val="none" w:sz="0" w:space="0" w:color="auto"/>
      </w:divBdr>
    </w:div>
    <w:div w:id="791099514">
      <w:bodyDiv w:val="1"/>
      <w:marLeft w:val="0"/>
      <w:marRight w:val="0"/>
      <w:marTop w:val="0"/>
      <w:marBottom w:val="0"/>
      <w:divBdr>
        <w:top w:val="none" w:sz="0" w:space="0" w:color="auto"/>
        <w:left w:val="none" w:sz="0" w:space="0" w:color="auto"/>
        <w:bottom w:val="none" w:sz="0" w:space="0" w:color="auto"/>
        <w:right w:val="none" w:sz="0" w:space="0" w:color="auto"/>
      </w:divBdr>
    </w:div>
    <w:div w:id="791286748">
      <w:bodyDiv w:val="1"/>
      <w:marLeft w:val="0"/>
      <w:marRight w:val="0"/>
      <w:marTop w:val="0"/>
      <w:marBottom w:val="0"/>
      <w:divBdr>
        <w:top w:val="none" w:sz="0" w:space="0" w:color="auto"/>
        <w:left w:val="none" w:sz="0" w:space="0" w:color="auto"/>
        <w:bottom w:val="none" w:sz="0" w:space="0" w:color="auto"/>
        <w:right w:val="none" w:sz="0" w:space="0" w:color="auto"/>
      </w:divBdr>
    </w:div>
    <w:div w:id="791367888">
      <w:bodyDiv w:val="1"/>
      <w:marLeft w:val="0"/>
      <w:marRight w:val="0"/>
      <w:marTop w:val="0"/>
      <w:marBottom w:val="0"/>
      <w:divBdr>
        <w:top w:val="none" w:sz="0" w:space="0" w:color="auto"/>
        <w:left w:val="none" w:sz="0" w:space="0" w:color="auto"/>
        <w:bottom w:val="none" w:sz="0" w:space="0" w:color="auto"/>
        <w:right w:val="none" w:sz="0" w:space="0" w:color="auto"/>
      </w:divBdr>
    </w:div>
    <w:div w:id="791704622">
      <w:bodyDiv w:val="1"/>
      <w:marLeft w:val="0"/>
      <w:marRight w:val="0"/>
      <w:marTop w:val="0"/>
      <w:marBottom w:val="0"/>
      <w:divBdr>
        <w:top w:val="none" w:sz="0" w:space="0" w:color="auto"/>
        <w:left w:val="none" w:sz="0" w:space="0" w:color="auto"/>
        <w:bottom w:val="none" w:sz="0" w:space="0" w:color="auto"/>
        <w:right w:val="none" w:sz="0" w:space="0" w:color="auto"/>
      </w:divBdr>
    </w:div>
    <w:div w:id="791829835">
      <w:bodyDiv w:val="1"/>
      <w:marLeft w:val="0"/>
      <w:marRight w:val="0"/>
      <w:marTop w:val="0"/>
      <w:marBottom w:val="0"/>
      <w:divBdr>
        <w:top w:val="none" w:sz="0" w:space="0" w:color="auto"/>
        <w:left w:val="none" w:sz="0" w:space="0" w:color="auto"/>
        <w:bottom w:val="none" w:sz="0" w:space="0" w:color="auto"/>
        <w:right w:val="none" w:sz="0" w:space="0" w:color="auto"/>
      </w:divBdr>
    </w:div>
    <w:div w:id="791830419">
      <w:bodyDiv w:val="1"/>
      <w:marLeft w:val="0"/>
      <w:marRight w:val="0"/>
      <w:marTop w:val="0"/>
      <w:marBottom w:val="0"/>
      <w:divBdr>
        <w:top w:val="none" w:sz="0" w:space="0" w:color="auto"/>
        <w:left w:val="none" w:sz="0" w:space="0" w:color="auto"/>
        <w:bottom w:val="none" w:sz="0" w:space="0" w:color="auto"/>
        <w:right w:val="none" w:sz="0" w:space="0" w:color="auto"/>
      </w:divBdr>
    </w:div>
    <w:div w:id="791898292">
      <w:bodyDiv w:val="1"/>
      <w:marLeft w:val="0"/>
      <w:marRight w:val="0"/>
      <w:marTop w:val="0"/>
      <w:marBottom w:val="0"/>
      <w:divBdr>
        <w:top w:val="none" w:sz="0" w:space="0" w:color="auto"/>
        <w:left w:val="none" w:sz="0" w:space="0" w:color="auto"/>
        <w:bottom w:val="none" w:sz="0" w:space="0" w:color="auto"/>
        <w:right w:val="none" w:sz="0" w:space="0" w:color="auto"/>
      </w:divBdr>
    </w:div>
    <w:div w:id="792017302">
      <w:bodyDiv w:val="1"/>
      <w:marLeft w:val="0"/>
      <w:marRight w:val="0"/>
      <w:marTop w:val="0"/>
      <w:marBottom w:val="0"/>
      <w:divBdr>
        <w:top w:val="none" w:sz="0" w:space="0" w:color="auto"/>
        <w:left w:val="none" w:sz="0" w:space="0" w:color="auto"/>
        <w:bottom w:val="none" w:sz="0" w:space="0" w:color="auto"/>
        <w:right w:val="none" w:sz="0" w:space="0" w:color="auto"/>
      </w:divBdr>
    </w:div>
    <w:div w:id="792135198">
      <w:bodyDiv w:val="1"/>
      <w:marLeft w:val="0"/>
      <w:marRight w:val="0"/>
      <w:marTop w:val="0"/>
      <w:marBottom w:val="0"/>
      <w:divBdr>
        <w:top w:val="none" w:sz="0" w:space="0" w:color="auto"/>
        <w:left w:val="none" w:sz="0" w:space="0" w:color="auto"/>
        <w:bottom w:val="none" w:sz="0" w:space="0" w:color="auto"/>
        <w:right w:val="none" w:sz="0" w:space="0" w:color="auto"/>
      </w:divBdr>
    </w:div>
    <w:div w:id="792283585">
      <w:bodyDiv w:val="1"/>
      <w:marLeft w:val="0"/>
      <w:marRight w:val="0"/>
      <w:marTop w:val="0"/>
      <w:marBottom w:val="0"/>
      <w:divBdr>
        <w:top w:val="none" w:sz="0" w:space="0" w:color="auto"/>
        <w:left w:val="none" w:sz="0" w:space="0" w:color="auto"/>
        <w:bottom w:val="none" w:sz="0" w:space="0" w:color="auto"/>
        <w:right w:val="none" w:sz="0" w:space="0" w:color="auto"/>
      </w:divBdr>
    </w:div>
    <w:div w:id="792292397">
      <w:bodyDiv w:val="1"/>
      <w:marLeft w:val="0"/>
      <w:marRight w:val="0"/>
      <w:marTop w:val="0"/>
      <w:marBottom w:val="0"/>
      <w:divBdr>
        <w:top w:val="none" w:sz="0" w:space="0" w:color="auto"/>
        <w:left w:val="none" w:sz="0" w:space="0" w:color="auto"/>
        <w:bottom w:val="none" w:sz="0" w:space="0" w:color="auto"/>
        <w:right w:val="none" w:sz="0" w:space="0" w:color="auto"/>
      </w:divBdr>
    </w:div>
    <w:div w:id="792601781">
      <w:bodyDiv w:val="1"/>
      <w:marLeft w:val="0"/>
      <w:marRight w:val="0"/>
      <w:marTop w:val="0"/>
      <w:marBottom w:val="0"/>
      <w:divBdr>
        <w:top w:val="none" w:sz="0" w:space="0" w:color="auto"/>
        <w:left w:val="none" w:sz="0" w:space="0" w:color="auto"/>
        <w:bottom w:val="none" w:sz="0" w:space="0" w:color="auto"/>
        <w:right w:val="none" w:sz="0" w:space="0" w:color="auto"/>
      </w:divBdr>
    </w:div>
    <w:div w:id="792671310">
      <w:bodyDiv w:val="1"/>
      <w:marLeft w:val="0"/>
      <w:marRight w:val="0"/>
      <w:marTop w:val="0"/>
      <w:marBottom w:val="0"/>
      <w:divBdr>
        <w:top w:val="none" w:sz="0" w:space="0" w:color="auto"/>
        <w:left w:val="none" w:sz="0" w:space="0" w:color="auto"/>
        <w:bottom w:val="none" w:sz="0" w:space="0" w:color="auto"/>
        <w:right w:val="none" w:sz="0" w:space="0" w:color="auto"/>
      </w:divBdr>
    </w:div>
    <w:div w:id="792752699">
      <w:bodyDiv w:val="1"/>
      <w:marLeft w:val="0"/>
      <w:marRight w:val="0"/>
      <w:marTop w:val="0"/>
      <w:marBottom w:val="0"/>
      <w:divBdr>
        <w:top w:val="none" w:sz="0" w:space="0" w:color="auto"/>
        <w:left w:val="none" w:sz="0" w:space="0" w:color="auto"/>
        <w:bottom w:val="none" w:sz="0" w:space="0" w:color="auto"/>
        <w:right w:val="none" w:sz="0" w:space="0" w:color="auto"/>
      </w:divBdr>
    </w:div>
    <w:div w:id="793135003">
      <w:bodyDiv w:val="1"/>
      <w:marLeft w:val="0"/>
      <w:marRight w:val="0"/>
      <w:marTop w:val="0"/>
      <w:marBottom w:val="0"/>
      <w:divBdr>
        <w:top w:val="none" w:sz="0" w:space="0" w:color="auto"/>
        <w:left w:val="none" w:sz="0" w:space="0" w:color="auto"/>
        <w:bottom w:val="none" w:sz="0" w:space="0" w:color="auto"/>
        <w:right w:val="none" w:sz="0" w:space="0" w:color="auto"/>
      </w:divBdr>
    </w:div>
    <w:div w:id="793211060">
      <w:bodyDiv w:val="1"/>
      <w:marLeft w:val="0"/>
      <w:marRight w:val="0"/>
      <w:marTop w:val="0"/>
      <w:marBottom w:val="0"/>
      <w:divBdr>
        <w:top w:val="none" w:sz="0" w:space="0" w:color="auto"/>
        <w:left w:val="none" w:sz="0" w:space="0" w:color="auto"/>
        <w:bottom w:val="none" w:sz="0" w:space="0" w:color="auto"/>
        <w:right w:val="none" w:sz="0" w:space="0" w:color="auto"/>
      </w:divBdr>
    </w:div>
    <w:div w:id="793601989">
      <w:bodyDiv w:val="1"/>
      <w:marLeft w:val="0"/>
      <w:marRight w:val="0"/>
      <w:marTop w:val="0"/>
      <w:marBottom w:val="0"/>
      <w:divBdr>
        <w:top w:val="none" w:sz="0" w:space="0" w:color="auto"/>
        <w:left w:val="none" w:sz="0" w:space="0" w:color="auto"/>
        <w:bottom w:val="none" w:sz="0" w:space="0" w:color="auto"/>
        <w:right w:val="none" w:sz="0" w:space="0" w:color="auto"/>
      </w:divBdr>
    </w:div>
    <w:div w:id="793795213">
      <w:bodyDiv w:val="1"/>
      <w:marLeft w:val="0"/>
      <w:marRight w:val="0"/>
      <w:marTop w:val="0"/>
      <w:marBottom w:val="0"/>
      <w:divBdr>
        <w:top w:val="none" w:sz="0" w:space="0" w:color="auto"/>
        <w:left w:val="none" w:sz="0" w:space="0" w:color="auto"/>
        <w:bottom w:val="none" w:sz="0" w:space="0" w:color="auto"/>
        <w:right w:val="none" w:sz="0" w:space="0" w:color="auto"/>
      </w:divBdr>
    </w:div>
    <w:div w:id="793864432">
      <w:bodyDiv w:val="1"/>
      <w:marLeft w:val="0"/>
      <w:marRight w:val="0"/>
      <w:marTop w:val="0"/>
      <w:marBottom w:val="0"/>
      <w:divBdr>
        <w:top w:val="none" w:sz="0" w:space="0" w:color="auto"/>
        <w:left w:val="none" w:sz="0" w:space="0" w:color="auto"/>
        <w:bottom w:val="none" w:sz="0" w:space="0" w:color="auto"/>
        <w:right w:val="none" w:sz="0" w:space="0" w:color="auto"/>
      </w:divBdr>
    </w:div>
    <w:div w:id="793981632">
      <w:bodyDiv w:val="1"/>
      <w:marLeft w:val="0"/>
      <w:marRight w:val="0"/>
      <w:marTop w:val="0"/>
      <w:marBottom w:val="0"/>
      <w:divBdr>
        <w:top w:val="none" w:sz="0" w:space="0" w:color="auto"/>
        <w:left w:val="none" w:sz="0" w:space="0" w:color="auto"/>
        <w:bottom w:val="none" w:sz="0" w:space="0" w:color="auto"/>
        <w:right w:val="none" w:sz="0" w:space="0" w:color="auto"/>
      </w:divBdr>
    </w:div>
    <w:div w:id="794325168">
      <w:bodyDiv w:val="1"/>
      <w:marLeft w:val="0"/>
      <w:marRight w:val="0"/>
      <w:marTop w:val="0"/>
      <w:marBottom w:val="0"/>
      <w:divBdr>
        <w:top w:val="none" w:sz="0" w:space="0" w:color="auto"/>
        <w:left w:val="none" w:sz="0" w:space="0" w:color="auto"/>
        <w:bottom w:val="none" w:sz="0" w:space="0" w:color="auto"/>
        <w:right w:val="none" w:sz="0" w:space="0" w:color="auto"/>
      </w:divBdr>
    </w:div>
    <w:div w:id="794372910">
      <w:bodyDiv w:val="1"/>
      <w:marLeft w:val="0"/>
      <w:marRight w:val="0"/>
      <w:marTop w:val="0"/>
      <w:marBottom w:val="0"/>
      <w:divBdr>
        <w:top w:val="none" w:sz="0" w:space="0" w:color="auto"/>
        <w:left w:val="none" w:sz="0" w:space="0" w:color="auto"/>
        <w:bottom w:val="none" w:sz="0" w:space="0" w:color="auto"/>
        <w:right w:val="none" w:sz="0" w:space="0" w:color="auto"/>
      </w:divBdr>
    </w:div>
    <w:div w:id="794447310">
      <w:bodyDiv w:val="1"/>
      <w:marLeft w:val="0"/>
      <w:marRight w:val="0"/>
      <w:marTop w:val="0"/>
      <w:marBottom w:val="0"/>
      <w:divBdr>
        <w:top w:val="none" w:sz="0" w:space="0" w:color="auto"/>
        <w:left w:val="none" w:sz="0" w:space="0" w:color="auto"/>
        <w:bottom w:val="none" w:sz="0" w:space="0" w:color="auto"/>
        <w:right w:val="none" w:sz="0" w:space="0" w:color="auto"/>
      </w:divBdr>
    </w:div>
    <w:div w:id="794716879">
      <w:bodyDiv w:val="1"/>
      <w:marLeft w:val="0"/>
      <w:marRight w:val="0"/>
      <w:marTop w:val="0"/>
      <w:marBottom w:val="0"/>
      <w:divBdr>
        <w:top w:val="none" w:sz="0" w:space="0" w:color="auto"/>
        <w:left w:val="none" w:sz="0" w:space="0" w:color="auto"/>
        <w:bottom w:val="none" w:sz="0" w:space="0" w:color="auto"/>
        <w:right w:val="none" w:sz="0" w:space="0" w:color="auto"/>
      </w:divBdr>
    </w:div>
    <w:div w:id="794911577">
      <w:bodyDiv w:val="1"/>
      <w:marLeft w:val="0"/>
      <w:marRight w:val="0"/>
      <w:marTop w:val="0"/>
      <w:marBottom w:val="0"/>
      <w:divBdr>
        <w:top w:val="none" w:sz="0" w:space="0" w:color="auto"/>
        <w:left w:val="none" w:sz="0" w:space="0" w:color="auto"/>
        <w:bottom w:val="none" w:sz="0" w:space="0" w:color="auto"/>
        <w:right w:val="none" w:sz="0" w:space="0" w:color="auto"/>
      </w:divBdr>
    </w:div>
    <w:div w:id="795291619">
      <w:bodyDiv w:val="1"/>
      <w:marLeft w:val="0"/>
      <w:marRight w:val="0"/>
      <w:marTop w:val="0"/>
      <w:marBottom w:val="0"/>
      <w:divBdr>
        <w:top w:val="none" w:sz="0" w:space="0" w:color="auto"/>
        <w:left w:val="none" w:sz="0" w:space="0" w:color="auto"/>
        <w:bottom w:val="none" w:sz="0" w:space="0" w:color="auto"/>
        <w:right w:val="none" w:sz="0" w:space="0" w:color="auto"/>
      </w:divBdr>
    </w:div>
    <w:div w:id="795417961">
      <w:bodyDiv w:val="1"/>
      <w:marLeft w:val="0"/>
      <w:marRight w:val="0"/>
      <w:marTop w:val="0"/>
      <w:marBottom w:val="0"/>
      <w:divBdr>
        <w:top w:val="none" w:sz="0" w:space="0" w:color="auto"/>
        <w:left w:val="none" w:sz="0" w:space="0" w:color="auto"/>
        <w:bottom w:val="none" w:sz="0" w:space="0" w:color="auto"/>
        <w:right w:val="none" w:sz="0" w:space="0" w:color="auto"/>
      </w:divBdr>
    </w:div>
    <w:div w:id="797070270">
      <w:bodyDiv w:val="1"/>
      <w:marLeft w:val="0"/>
      <w:marRight w:val="0"/>
      <w:marTop w:val="0"/>
      <w:marBottom w:val="0"/>
      <w:divBdr>
        <w:top w:val="none" w:sz="0" w:space="0" w:color="auto"/>
        <w:left w:val="none" w:sz="0" w:space="0" w:color="auto"/>
        <w:bottom w:val="none" w:sz="0" w:space="0" w:color="auto"/>
        <w:right w:val="none" w:sz="0" w:space="0" w:color="auto"/>
      </w:divBdr>
    </w:div>
    <w:div w:id="797141095">
      <w:bodyDiv w:val="1"/>
      <w:marLeft w:val="0"/>
      <w:marRight w:val="0"/>
      <w:marTop w:val="0"/>
      <w:marBottom w:val="0"/>
      <w:divBdr>
        <w:top w:val="none" w:sz="0" w:space="0" w:color="auto"/>
        <w:left w:val="none" w:sz="0" w:space="0" w:color="auto"/>
        <w:bottom w:val="none" w:sz="0" w:space="0" w:color="auto"/>
        <w:right w:val="none" w:sz="0" w:space="0" w:color="auto"/>
      </w:divBdr>
    </w:div>
    <w:div w:id="797182502">
      <w:bodyDiv w:val="1"/>
      <w:marLeft w:val="0"/>
      <w:marRight w:val="0"/>
      <w:marTop w:val="0"/>
      <w:marBottom w:val="0"/>
      <w:divBdr>
        <w:top w:val="none" w:sz="0" w:space="0" w:color="auto"/>
        <w:left w:val="none" w:sz="0" w:space="0" w:color="auto"/>
        <w:bottom w:val="none" w:sz="0" w:space="0" w:color="auto"/>
        <w:right w:val="none" w:sz="0" w:space="0" w:color="auto"/>
      </w:divBdr>
    </w:div>
    <w:div w:id="797331794">
      <w:bodyDiv w:val="1"/>
      <w:marLeft w:val="0"/>
      <w:marRight w:val="0"/>
      <w:marTop w:val="0"/>
      <w:marBottom w:val="0"/>
      <w:divBdr>
        <w:top w:val="none" w:sz="0" w:space="0" w:color="auto"/>
        <w:left w:val="none" w:sz="0" w:space="0" w:color="auto"/>
        <w:bottom w:val="none" w:sz="0" w:space="0" w:color="auto"/>
        <w:right w:val="none" w:sz="0" w:space="0" w:color="auto"/>
      </w:divBdr>
    </w:div>
    <w:div w:id="797646945">
      <w:bodyDiv w:val="1"/>
      <w:marLeft w:val="0"/>
      <w:marRight w:val="0"/>
      <w:marTop w:val="0"/>
      <w:marBottom w:val="0"/>
      <w:divBdr>
        <w:top w:val="none" w:sz="0" w:space="0" w:color="auto"/>
        <w:left w:val="none" w:sz="0" w:space="0" w:color="auto"/>
        <w:bottom w:val="none" w:sz="0" w:space="0" w:color="auto"/>
        <w:right w:val="none" w:sz="0" w:space="0" w:color="auto"/>
      </w:divBdr>
    </w:div>
    <w:div w:id="797727043">
      <w:bodyDiv w:val="1"/>
      <w:marLeft w:val="0"/>
      <w:marRight w:val="0"/>
      <w:marTop w:val="0"/>
      <w:marBottom w:val="0"/>
      <w:divBdr>
        <w:top w:val="none" w:sz="0" w:space="0" w:color="auto"/>
        <w:left w:val="none" w:sz="0" w:space="0" w:color="auto"/>
        <w:bottom w:val="none" w:sz="0" w:space="0" w:color="auto"/>
        <w:right w:val="none" w:sz="0" w:space="0" w:color="auto"/>
      </w:divBdr>
    </w:div>
    <w:div w:id="798113866">
      <w:bodyDiv w:val="1"/>
      <w:marLeft w:val="0"/>
      <w:marRight w:val="0"/>
      <w:marTop w:val="0"/>
      <w:marBottom w:val="0"/>
      <w:divBdr>
        <w:top w:val="none" w:sz="0" w:space="0" w:color="auto"/>
        <w:left w:val="none" w:sz="0" w:space="0" w:color="auto"/>
        <w:bottom w:val="none" w:sz="0" w:space="0" w:color="auto"/>
        <w:right w:val="none" w:sz="0" w:space="0" w:color="auto"/>
      </w:divBdr>
    </w:div>
    <w:div w:id="798643366">
      <w:bodyDiv w:val="1"/>
      <w:marLeft w:val="0"/>
      <w:marRight w:val="0"/>
      <w:marTop w:val="0"/>
      <w:marBottom w:val="0"/>
      <w:divBdr>
        <w:top w:val="none" w:sz="0" w:space="0" w:color="auto"/>
        <w:left w:val="none" w:sz="0" w:space="0" w:color="auto"/>
        <w:bottom w:val="none" w:sz="0" w:space="0" w:color="auto"/>
        <w:right w:val="none" w:sz="0" w:space="0" w:color="auto"/>
      </w:divBdr>
    </w:div>
    <w:div w:id="798762051">
      <w:bodyDiv w:val="1"/>
      <w:marLeft w:val="0"/>
      <w:marRight w:val="0"/>
      <w:marTop w:val="0"/>
      <w:marBottom w:val="0"/>
      <w:divBdr>
        <w:top w:val="none" w:sz="0" w:space="0" w:color="auto"/>
        <w:left w:val="none" w:sz="0" w:space="0" w:color="auto"/>
        <w:bottom w:val="none" w:sz="0" w:space="0" w:color="auto"/>
        <w:right w:val="none" w:sz="0" w:space="0" w:color="auto"/>
      </w:divBdr>
    </w:div>
    <w:div w:id="798837017">
      <w:bodyDiv w:val="1"/>
      <w:marLeft w:val="0"/>
      <w:marRight w:val="0"/>
      <w:marTop w:val="0"/>
      <w:marBottom w:val="0"/>
      <w:divBdr>
        <w:top w:val="none" w:sz="0" w:space="0" w:color="auto"/>
        <w:left w:val="none" w:sz="0" w:space="0" w:color="auto"/>
        <w:bottom w:val="none" w:sz="0" w:space="0" w:color="auto"/>
        <w:right w:val="none" w:sz="0" w:space="0" w:color="auto"/>
      </w:divBdr>
    </w:div>
    <w:div w:id="798954366">
      <w:bodyDiv w:val="1"/>
      <w:marLeft w:val="0"/>
      <w:marRight w:val="0"/>
      <w:marTop w:val="0"/>
      <w:marBottom w:val="0"/>
      <w:divBdr>
        <w:top w:val="none" w:sz="0" w:space="0" w:color="auto"/>
        <w:left w:val="none" w:sz="0" w:space="0" w:color="auto"/>
        <w:bottom w:val="none" w:sz="0" w:space="0" w:color="auto"/>
        <w:right w:val="none" w:sz="0" w:space="0" w:color="auto"/>
      </w:divBdr>
    </w:div>
    <w:div w:id="798961122">
      <w:bodyDiv w:val="1"/>
      <w:marLeft w:val="0"/>
      <w:marRight w:val="0"/>
      <w:marTop w:val="0"/>
      <w:marBottom w:val="0"/>
      <w:divBdr>
        <w:top w:val="none" w:sz="0" w:space="0" w:color="auto"/>
        <w:left w:val="none" w:sz="0" w:space="0" w:color="auto"/>
        <w:bottom w:val="none" w:sz="0" w:space="0" w:color="auto"/>
        <w:right w:val="none" w:sz="0" w:space="0" w:color="auto"/>
      </w:divBdr>
    </w:div>
    <w:div w:id="799030576">
      <w:bodyDiv w:val="1"/>
      <w:marLeft w:val="0"/>
      <w:marRight w:val="0"/>
      <w:marTop w:val="0"/>
      <w:marBottom w:val="0"/>
      <w:divBdr>
        <w:top w:val="none" w:sz="0" w:space="0" w:color="auto"/>
        <w:left w:val="none" w:sz="0" w:space="0" w:color="auto"/>
        <w:bottom w:val="none" w:sz="0" w:space="0" w:color="auto"/>
        <w:right w:val="none" w:sz="0" w:space="0" w:color="auto"/>
      </w:divBdr>
    </w:div>
    <w:div w:id="799224607">
      <w:bodyDiv w:val="1"/>
      <w:marLeft w:val="0"/>
      <w:marRight w:val="0"/>
      <w:marTop w:val="0"/>
      <w:marBottom w:val="0"/>
      <w:divBdr>
        <w:top w:val="none" w:sz="0" w:space="0" w:color="auto"/>
        <w:left w:val="none" w:sz="0" w:space="0" w:color="auto"/>
        <w:bottom w:val="none" w:sz="0" w:space="0" w:color="auto"/>
        <w:right w:val="none" w:sz="0" w:space="0" w:color="auto"/>
      </w:divBdr>
    </w:div>
    <w:div w:id="799495452">
      <w:bodyDiv w:val="1"/>
      <w:marLeft w:val="0"/>
      <w:marRight w:val="0"/>
      <w:marTop w:val="0"/>
      <w:marBottom w:val="0"/>
      <w:divBdr>
        <w:top w:val="none" w:sz="0" w:space="0" w:color="auto"/>
        <w:left w:val="none" w:sz="0" w:space="0" w:color="auto"/>
        <w:bottom w:val="none" w:sz="0" w:space="0" w:color="auto"/>
        <w:right w:val="none" w:sz="0" w:space="0" w:color="auto"/>
      </w:divBdr>
    </w:div>
    <w:div w:id="799500182">
      <w:bodyDiv w:val="1"/>
      <w:marLeft w:val="0"/>
      <w:marRight w:val="0"/>
      <w:marTop w:val="0"/>
      <w:marBottom w:val="0"/>
      <w:divBdr>
        <w:top w:val="none" w:sz="0" w:space="0" w:color="auto"/>
        <w:left w:val="none" w:sz="0" w:space="0" w:color="auto"/>
        <w:bottom w:val="none" w:sz="0" w:space="0" w:color="auto"/>
        <w:right w:val="none" w:sz="0" w:space="0" w:color="auto"/>
      </w:divBdr>
    </w:div>
    <w:div w:id="799688110">
      <w:bodyDiv w:val="1"/>
      <w:marLeft w:val="0"/>
      <w:marRight w:val="0"/>
      <w:marTop w:val="0"/>
      <w:marBottom w:val="0"/>
      <w:divBdr>
        <w:top w:val="none" w:sz="0" w:space="0" w:color="auto"/>
        <w:left w:val="none" w:sz="0" w:space="0" w:color="auto"/>
        <w:bottom w:val="none" w:sz="0" w:space="0" w:color="auto"/>
        <w:right w:val="none" w:sz="0" w:space="0" w:color="auto"/>
      </w:divBdr>
    </w:div>
    <w:div w:id="799960821">
      <w:bodyDiv w:val="1"/>
      <w:marLeft w:val="0"/>
      <w:marRight w:val="0"/>
      <w:marTop w:val="0"/>
      <w:marBottom w:val="0"/>
      <w:divBdr>
        <w:top w:val="none" w:sz="0" w:space="0" w:color="auto"/>
        <w:left w:val="none" w:sz="0" w:space="0" w:color="auto"/>
        <w:bottom w:val="none" w:sz="0" w:space="0" w:color="auto"/>
        <w:right w:val="none" w:sz="0" w:space="0" w:color="auto"/>
      </w:divBdr>
    </w:div>
    <w:div w:id="799999734">
      <w:bodyDiv w:val="1"/>
      <w:marLeft w:val="0"/>
      <w:marRight w:val="0"/>
      <w:marTop w:val="0"/>
      <w:marBottom w:val="0"/>
      <w:divBdr>
        <w:top w:val="none" w:sz="0" w:space="0" w:color="auto"/>
        <w:left w:val="none" w:sz="0" w:space="0" w:color="auto"/>
        <w:bottom w:val="none" w:sz="0" w:space="0" w:color="auto"/>
        <w:right w:val="none" w:sz="0" w:space="0" w:color="auto"/>
      </w:divBdr>
    </w:div>
    <w:div w:id="800151884">
      <w:bodyDiv w:val="1"/>
      <w:marLeft w:val="0"/>
      <w:marRight w:val="0"/>
      <w:marTop w:val="0"/>
      <w:marBottom w:val="0"/>
      <w:divBdr>
        <w:top w:val="none" w:sz="0" w:space="0" w:color="auto"/>
        <w:left w:val="none" w:sz="0" w:space="0" w:color="auto"/>
        <w:bottom w:val="none" w:sz="0" w:space="0" w:color="auto"/>
        <w:right w:val="none" w:sz="0" w:space="0" w:color="auto"/>
      </w:divBdr>
    </w:div>
    <w:div w:id="800731075">
      <w:bodyDiv w:val="1"/>
      <w:marLeft w:val="0"/>
      <w:marRight w:val="0"/>
      <w:marTop w:val="0"/>
      <w:marBottom w:val="0"/>
      <w:divBdr>
        <w:top w:val="none" w:sz="0" w:space="0" w:color="auto"/>
        <w:left w:val="none" w:sz="0" w:space="0" w:color="auto"/>
        <w:bottom w:val="none" w:sz="0" w:space="0" w:color="auto"/>
        <w:right w:val="none" w:sz="0" w:space="0" w:color="auto"/>
      </w:divBdr>
    </w:div>
    <w:div w:id="800882591">
      <w:bodyDiv w:val="1"/>
      <w:marLeft w:val="0"/>
      <w:marRight w:val="0"/>
      <w:marTop w:val="0"/>
      <w:marBottom w:val="0"/>
      <w:divBdr>
        <w:top w:val="none" w:sz="0" w:space="0" w:color="auto"/>
        <w:left w:val="none" w:sz="0" w:space="0" w:color="auto"/>
        <w:bottom w:val="none" w:sz="0" w:space="0" w:color="auto"/>
        <w:right w:val="none" w:sz="0" w:space="0" w:color="auto"/>
      </w:divBdr>
    </w:div>
    <w:div w:id="800919453">
      <w:bodyDiv w:val="1"/>
      <w:marLeft w:val="0"/>
      <w:marRight w:val="0"/>
      <w:marTop w:val="0"/>
      <w:marBottom w:val="0"/>
      <w:divBdr>
        <w:top w:val="none" w:sz="0" w:space="0" w:color="auto"/>
        <w:left w:val="none" w:sz="0" w:space="0" w:color="auto"/>
        <w:bottom w:val="none" w:sz="0" w:space="0" w:color="auto"/>
        <w:right w:val="none" w:sz="0" w:space="0" w:color="auto"/>
      </w:divBdr>
    </w:div>
    <w:div w:id="801002129">
      <w:bodyDiv w:val="1"/>
      <w:marLeft w:val="0"/>
      <w:marRight w:val="0"/>
      <w:marTop w:val="0"/>
      <w:marBottom w:val="0"/>
      <w:divBdr>
        <w:top w:val="none" w:sz="0" w:space="0" w:color="auto"/>
        <w:left w:val="none" w:sz="0" w:space="0" w:color="auto"/>
        <w:bottom w:val="none" w:sz="0" w:space="0" w:color="auto"/>
        <w:right w:val="none" w:sz="0" w:space="0" w:color="auto"/>
      </w:divBdr>
    </w:div>
    <w:div w:id="801118054">
      <w:bodyDiv w:val="1"/>
      <w:marLeft w:val="0"/>
      <w:marRight w:val="0"/>
      <w:marTop w:val="0"/>
      <w:marBottom w:val="0"/>
      <w:divBdr>
        <w:top w:val="none" w:sz="0" w:space="0" w:color="auto"/>
        <w:left w:val="none" w:sz="0" w:space="0" w:color="auto"/>
        <w:bottom w:val="none" w:sz="0" w:space="0" w:color="auto"/>
        <w:right w:val="none" w:sz="0" w:space="0" w:color="auto"/>
      </w:divBdr>
    </w:div>
    <w:div w:id="801120199">
      <w:bodyDiv w:val="1"/>
      <w:marLeft w:val="0"/>
      <w:marRight w:val="0"/>
      <w:marTop w:val="0"/>
      <w:marBottom w:val="0"/>
      <w:divBdr>
        <w:top w:val="none" w:sz="0" w:space="0" w:color="auto"/>
        <w:left w:val="none" w:sz="0" w:space="0" w:color="auto"/>
        <w:bottom w:val="none" w:sz="0" w:space="0" w:color="auto"/>
        <w:right w:val="none" w:sz="0" w:space="0" w:color="auto"/>
      </w:divBdr>
    </w:div>
    <w:div w:id="801732231">
      <w:bodyDiv w:val="1"/>
      <w:marLeft w:val="0"/>
      <w:marRight w:val="0"/>
      <w:marTop w:val="0"/>
      <w:marBottom w:val="0"/>
      <w:divBdr>
        <w:top w:val="none" w:sz="0" w:space="0" w:color="auto"/>
        <w:left w:val="none" w:sz="0" w:space="0" w:color="auto"/>
        <w:bottom w:val="none" w:sz="0" w:space="0" w:color="auto"/>
        <w:right w:val="none" w:sz="0" w:space="0" w:color="auto"/>
      </w:divBdr>
    </w:div>
    <w:div w:id="801850162">
      <w:bodyDiv w:val="1"/>
      <w:marLeft w:val="0"/>
      <w:marRight w:val="0"/>
      <w:marTop w:val="0"/>
      <w:marBottom w:val="0"/>
      <w:divBdr>
        <w:top w:val="none" w:sz="0" w:space="0" w:color="auto"/>
        <w:left w:val="none" w:sz="0" w:space="0" w:color="auto"/>
        <w:bottom w:val="none" w:sz="0" w:space="0" w:color="auto"/>
        <w:right w:val="none" w:sz="0" w:space="0" w:color="auto"/>
      </w:divBdr>
    </w:div>
    <w:div w:id="801966006">
      <w:bodyDiv w:val="1"/>
      <w:marLeft w:val="0"/>
      <w:marRight w:val="0"/>
      <w:marTop w:val="0"/>
      <w:marBottom w:val="0"/>
      <w:divBdr>
        <w:top w:val="none" w:sz="0" w:space="0" w:color="auto"/>
        <w:left w:val="none" w:sz="0" w:space="0" w:color="auto"/>
        <w:bottom w:val="none" w:sz="0" w:space="0" w:color="auto"/>
        <w:right w:val="none" w:sz="0" w:space="0" w:color="auto"/>
      </w:divBdr>
    </w:div>
    <w:div w:id="802502187">
      <w:bodyDiv w:val="1"/>
      <w:marLeft w:val="0"/>
      <w:marRight w:val="0"/>
      <w:marTop w:val="0"/>
      <w:marBottom w:val="0"/>
      <w:divBdr>
        <w:top w:val="none" w:sz="0" w:space="0" w:color="auto"/>
        <w:left w:val="none" w:sz="0" w:space="0" w:color="auto"/>
        <w:bottom w:val="none" w:sz="0" w:space="0" w:color="auto"/>
        <w:right w:val="none" w:sz="0" w:space="0" w:color="auto"/>
      </w:divBdr>
    </w:div>
    <w:div w:id="802625825">
      <w:bodyDiv w:val="1"/>
      <w:marLeft w:val="0"/>
      <w:marRight w:val="0"/>
      <w:marTop w:val="0"/>
      <w:marBottom w:val="0"/>
      <w:divBdr>
        <w:top w:val="none" w:sz="0" w:space="0" w:color="auto"/>
        <w:left w:val="none" w:sz="0" w:space="0" w:color="auto"/>
        <w:bottom w:val="none" w:sz="0" w:space="0" w:color="auto"/>
        <w:right w:val="none" w:sz="0" w:space="0" w:color="auto"/>
      </w:divBdr>
    </w:div>
    <w:div w:id="802693600">
      <w:bodyDiv w:val="1"/>
      <w:marLeft w:val="0"/>
      <w:marRight w:val="0"/>
      <w:marTop w:val="0"/>
      <w:marBottom w:val="0"/>
      <w:divBdr>
        <w:top w:val="none" w:sz="0" w:space="0" w:color="auto"/>
        <w:left w:val="none" w:sz="0" w:space="0" w:color="auto"/>
        <w:bottom w:val="none" w:sz="0" w:space="0" w:color="auto"/>
        <w:right w:val="none" w:sz="0" w:space="0" w:color="auto"/>
      </w:divBdr>
    </w:div>
    <w:div w:id="802817904">
      <w:bodyDiv w:val="1"/>
      <w:marLeft w:val="0"/>
      <w:marRight w:val="0"/>
      <w:marTop w:val="0"/>
      <w:marBottom w:val="0"/>
      <w:divBdr>
        <w:top w:val="none" w:sz="0" w:space="0" w:color="auto"/>
        <w:left w:val="none" w:sz="0" w:space="0" w:color="auto"/>
        <w:bottom w:val="none" w:sz="0" w:space="0" w:color="auto"/>
        <w:right w:val="none" w:sz="0" w:space="0" w:color="auto"/>
      </w:divBdr>
    </w:div>
    <w:div w:id="802888528">
      <w:bodyDiv w:val="1"/>
      <w:marLeft w:val="0"/>
      <w:marRight w:val="0"/>
      <w:marTop w:val="0"/>
      <w:marBottom w:val="0"/>
      <w:divBdr>
        <w:top w:val="none" w:sz="0" w:space="0" w:color="auto"/>
        <w:left w:val="none" w:sz="0" w:space="0" w:color="auto"/>
        <w:bottom w:val="none" w:sz="0" w:space="0" w:color="auto"/>
        <w:right w:val="none" w:sz="0" w:space="0" w:color="auto"/>
      </w:divBdr>
    </w:div>
    <w:div w:id="803157646">
      <w:bodyDiv w:val="1"/>
      <w:marLeft w:val="0"/>
      <w:marRight w:val="0"/>
      <w:marTop w:val="0"/>
      <w:marBottom w:val="0"/>
      <w:divBdr>
        <w:top w:val="none" w:sz="0" w:space="0" w:color="auto"/>
        <w:left w:val="none" w:sz="0" w:space="0" w:color="auto"/>
        <w:bottom w:val="none" w:sz="0" w:space="0" w:color="auto"/>
        <w:right w:val="none" w:sz="0" w:space="0" w:color="auto"/>
      </w:divBdr>
    </w:div>
    <w:div w:id="803229325">
      <w:bodyDiv w:val="1"/>
      <w:marLeft w:val="0"/>
      <w:marRight w:val="0"/>
      <w:marTop w:val="0"/>
      <w:marBottom w:val="0"/>
      <w:divBdr>
        <w:top w:val="none" w:sz="0" w:space="0" w:color="auto"/>
        <w:left w:val="none" w:sz="0" w:space="0" w:color="auto"/>
        <w:bottom w:val="none" w:sz="0" w:space="0" w:color="auto"/>
        <w:right w:val="none" w:sz="0" w:space="0" w:color="auto"/>
      </w:divBdr>
    </w:div>
    <w:div w:id="803349365">
      <w:bodyDiv w:val="1"/>
      <w:marLeft w:val="0"/>
      <w:marRight w:val="0"/>
      <w:marTop w:val="0"/>
      <w:marBottom w:val="0"/>
      <w:divBdr>
        <w:top w:val="none" w:sz="0" w:space="0" w:color="auto"/>
        <w:left w:val="none" w:sz="0" w:space="0" w:color="auto"/>
        <w:bottom w:val="none" w:sz="0" w:space="0" w:color="auto"/>
        <w:right w:val="none" w:sz="0" w:space="0" w:color="auto"/>
      </w:divBdr>
    </w:div>
    <w:div w:id="803350090">
      <w:bodyDiv w:val="1"/>
      <w:marLeft w:val="0"/>
      <w:marRight w:val="0"/>
      <w:marTop w:val="0"/>
      <w:marBottom w:val="0"/>
      <w:divBdr>
        <w:top w:val="none" w:sz="0" w:space="0" w:color="auto"/>
        <w:left w:val="none" w:sz="0" w:space="0" w:color="auto"/>
        <w:bottom w:val="none" w:sz="0" w:space="0" w:color="auto"/>
        <w:right w:val="none" w:sz="0" w:space="0" w:color="auto"/>
      </w:divBdr>
    </w:div>
    <w:div w:id="803622105">
      <w:bodyDiv w:val="1"/>
      <w:marLeft w:val="0"/>
      <w:marRight w:val="0"/>
      <w:marTop w:val="0"/>
      <w:marBottom w:val="0"/>
      <w:divBdr>
        <w:top w:val="none" w:sz="0" w:space="0" w:color="auto"/>
        <w:left w:val="none" w:sz="0" w:space="0" w:color="auto"/>
        <w:bottom w:val="none" w:sz="0" w:space="0" w:color="auto"/>
        <w:right w:val="none" w:sz="0" w:space="0" w:color="auto"/>
      </w:divBdr>
    </w:div>
    <w:div w:id="803692247">
      <w:bodyDiv w:val="1"/>
      <w:marLeft w:val="0"/>
      <w:marRight w:val="0"/>
      <w:marTop w:val="0"/>
      <w:marBottom w:val="0"/>
      <w:divBdr>
        <w:top w:val="none" w:sz="0" w:space="0" w:color="auto"/>
        <w:left w:val="none" w:sz="0" w:space="0" w:color="auto"/>
        <w:bottom w:val="none" w:sz="0" w:space="0" w:color="auto"/>
        <w:right w:val="none" w:sz="0" w:space="0" w:color="auto"/>
      </w:divBdr>
    </w:div>
    <w:div w:id="803817527">
      <w:bodyDiv w:val="1"/>
      <w:marLeft w:val="0"/>
      <w:marRight w:val="0"/>
      <w:marTop w:val="0"/>
      <w:marBottom w:val="0"/>
      <w:divBdr>
        <w:top w:val="none" w:sz="0" w:space="0" w:color="auto"/>
        <w:left w:val="none" w:sz="0" w:space="0" w:color="auto"/>
        <w:bottom w:val="none" w:sz="0" w:space="0" w:color="auto"/>
        <w:right w:val="none" w:sz="0" w:space="0" w:color="auto"/>
      </w:divBdr>
    </w:div>
    <w:div w:id="804086254">
      <w:bodyDiv w:val="1"/>
      <w:marLeft w:val="0"/>
      <w:marRight w:val="0"/>
      <w:marTop w:val="0"/>
      <w:marBottom w:val="0"/>
      <w:divBdr>
        <w:top w:val="none" w:sz="0" w:space="0" w:color="auto"/>
        <w:left w:val="none" w:sz="0" w:space="0" w:color="auto"/>
        <w:bottom w:val="none" w:sz="0" w:space="0" w:color="auto"/>
        <w:right w:val="none" w:sz="0" w:space="0" w:color="auto"/>
      </w:divBdr>
    </w:div>
    <w:div w:id="804130102">
      <w:bodyDiv w:val="1"/>
      <w:marLeft w:val="0"/>
      <w:marRight w:val="0"/>
      <w:marTop w:val="0"/>
      <w:marBottom w:val="0"/>
      <w:divBdr>
        <w:top w:val="none" w:sz="0" w:space="0" w:color="auto"/>
        <w:left w:val="none" w:sz="0" w:space="0" w:color="auto"/>
        <w:bottom w:val="none" w:sz="0" w:space="0" w:color="auto"/>
        <w:right w:val="none" w:sz="0" w:space="0" w:color="auto"/>
      </w:divBdr>
    </w:div>
    <w:div w:id="804154048">
      <w:bodyDiv w:val="1"/>
      <w:marLeft w:val="0"/>
      <w:marRight w:val="0"/>
      <w:marTop w:val="0"/>
      <w:marBottom w:val="0"/>
      <w:divBdr>
        <w:top w:val="none" w:sz="0" w:space="0" w:color="auto"/>
        <w:left w:val="none" w:sz="0" w:space="0" w:color="auto"/>
        <w:bottom w:val="none" w:sz="0" w:space="0" w:color="auto"/>
        <w:right w:val="none" w:sz="0" w:space="0" w:color="auto"/>
      </w:divBdr>
    </w:div>
    <w:div w:id="804618103">
      <w:bodyDiv w:val="1"/>
      <w:marLeft w:val="0"/>
      <w:marRight w:val="0"/>
      <w:marTop w:val="0"/>
      <w:marBottom w:val="0"/>
      <w:divBdr>
        <w:top w:val="none" w:sz="0" w:space="0" w:color="auto"/>
        <w:left w:val="none" w:sz="0" w:space="0" w:color="auto"/>
        <w:bottom w:val="none" w:sz="0" w:space="0" w:color="auto"/>
        <w:right w:val="none" w:sz="0" w:space="0" w:color="auto"/>
      </w:divBdr>
    </w:div>
    <w:div w:id="805051294">
      <w:bodyDiv w:val="1"/>
      <w:marLeft w:val="0"/>
      <w:marRight w:val="0"/>
      <w:marTop w:val="0"/>
      <w:marBottom w:val="0"/>
      <w:divBdr>
        <w:top w:val="none" w:sz="0" w:space="0" w:color="auto"/>
        <w:left w:val="none" w:sz="0" w:space="0" w:color="auto"/>
        <w:bottom w:val="none" w:sz="0" w:space="0" w:color="auto"/>
        <w:right w:val="none" w:sz="0" w:space="0" w:color="auto"/>
      </w:divBdr>
    </w:div>
    <w:div w:id="805197004">
      <w:bodyDiv w:val="1"/>
      <w:marLeft w:val="0"/>
      <w:marRight w:val="0"/>
      <w:marTop w:val="0"/>
      <w:marBottom w:val="0"/>
      <w:divBdr>
        <w:top w:val="none" w:sz="0" w:space="0" w:color="auto"/>
        <w:left w:val="none" w:sz="0" w:space="0" w:color="auto"/>
        <w:bottom w:val="none" w:sz="0" w:space="0" w:color="auto"/>
        <w:right w:val="none" w:sz="0" w:space="0" w:color="auto"/>
      </w:divBdr>
    </w:div>
    <w:div w:id="805244348">
      <w:bodyDiv w:val="1"/>
      <w:marLeft w:val="0"/>
      <w:marRight w:val="0"/>
      <w:marTop w:val="0"/>
      <w:marBottom w:val="0"/>
      <w:divBdr>
        <w:top w:val="none" w:sz="0" w:space="0" w:color="auto"/>
        <w:left w:val="none" w:sz="0" w:space="0" w:color="auto"/>
        <w:bottom w:val="none" w:sz="0" w:space="0" w:color="auto"/>
        <w:right w:val="none" w:sz="0" w:space="0" w:color="auto"/>
      </w:divBdr>
    </w:div>
    <w:div w:id="805314742">
      <w:bodyDiv w:val="1"/>
      <w:marLeft w:val="0"/>
      <w:marRight w:val="0"/>
      <w:marTop w:val="0"/>
      <w:marBottom w:val="0"/>
      <w:divBdr>
        <w:top w:val="none" w:sz="0" w:space="0" w:color="auto"/>
        <w:left w:val="none" w:sz="0" w:space="0" w:color="auto"/>
        <w:bottom w:val="none" w:sz="0" w:space="0" w:color="auto"/>
        <w:right w:val="none" w:sz="0" w:space="0" w:color="auto"/>
      </w:divBdr>
    </w:div>
    <w:div w:id="805438066">
      <w:bodyDiv w:val="1"/>
      <w:marLeft w:val="0"/>
      <w:marRight w:val="0"/>
      <w:marTop w:val="0"/>
      <w:marBottom w:val="0"/>
      <w:divBdr>
        <w:top w:val="none" w:sz="0" w:space="0" w:color="auto"/>
        <w:left w:val="none" w:sz="0" w:space="0" w:color="auto"/>
        <w:bottom w:val="none" w:sz="0" w:space="0" w:color="auto"/>
        <w:right w:val="none" w:sz="0" w:space="0" w:color="auto"/>
      </w:divBdr>
    </w:div>
    <w:div w:id="805583202">
      <w:bodyDiv w:val="1"/>
      <w:marLeft w:val="0"/>
      <w:marRight w:val="0"/>
      <w:marTop w:val="0"/>
      <w:marBottom w:val="0"/>
      <w:divBdr>
        <w:top w:val="none" w:sz="0" w:space="0" w:color="auto"/>
        <w:left w:val="none" w:sz="0" w:space="0" w:color="auto"/>
        <w:bottom w:val="none" w:sz="0" w:space="0" w:color="auto"/>
        <w:right w:val="none" w:sz="0" w:space="0" w:color="auto"/>
      </w:divBdr>
    </w:div>
    <w:div w:id="805704878">
      <w:bodyDiv w:val="1"/>
      <w:marLeft w:val="0"/>
      <w:marRight w:val="0"/>
      <w:marTop w:val="0"/>
      <w:marBottom w:val="0"/>
      <w:divBdr>
        <w:top w:val="none" w:sz="0" w:space="0" w:color="auto"/>
        <w:left w:val="none" w:sz="0" w:space="0" w:color="auto"/>
        <w:bottom w:val="none" w:sz="0" w:space="0" w:color="auto"/>
        <w:right w:val="none" w:sz="0" w:space="0" w:color="auto"/>
      </w:divBdr>
    </w:div>
    <w:div w:id="805968847">
      <w:bodyDiv w:val="1"/>
      <w:marLeft w:val="0"/>
      <w:marRight w:val="0"/>
      <w:marTop w:val="0"/>
      <w:marBottom w:val="0"/>
      <w:divBdr>
        <w:top w:val="none" w:sz="0" w:space="0" w:color="auto"/>
        <w:left w:val="none" w:sz="0" w:space="0" w:color="auto"/>
        <w:bottom w:val="none" w:sz="0" w:space="0" w:color="auto"/>
        <w:right w:val="none" w:sz="0" w:space="0" w:color="auto"/>
      </w:divBdr>
    </w:div>
    <w:div w:id="806045889">
      <w:bodyDiv w:val="1"/>
      <w:marLeft w:val="0"/>
      <w:marRight w:val="0"/>
      <w:marTop w:val="0"/>
      <w:marBottom w:val="0"/>
      <w:divBdr>
        <w:top w:val="none" w:sz="0" w:space="0" w:color="auto"/>
        <w:left w:val="none" w:sz="0" w:space="0" w:color="auto"/>
        <w:bottom w:val="none" w:sz="0" w:space="0" w:color="auto"/>
        <w:right w:val="none" w:sz="0" w:space="0" w:color="auto"/>
      </w:divBdr>
    </w:div>
    <w:div w:id="806435201">
      <w:bodyDiv w:val="1"/>
      <w:marLeft w:val="0"/>
      <w:marRight w:val="0"/>
      <w:marTop w:val="0"/>
      <w:marBottom w:val="0"/>
      <w:divBdr>
        <w:top w:val="none" w:sz="0" w:space="0" w:color="auto"/>
        <w:left w:val="none" w:sz="0" w:space="0" w:color="auto"/>
        <w:bottom w:val="none" w:sz="0" w:space="0" w:color="auto"/>
        <w:right w:val="none" w:sz="0" w:space="0" w:color="auto"/>
      </w:divBdr>
    </w:div>
    <w:div w:id="806708288">
      <w:bodyDiv w:val="1"/>
      <w:marLeft w:val="0"/>
      <w:marRight w:val="0"/>
      <w:marTop w:val="0"/>
      <w:marBottom w:val="0"/>
      <w:divBdr>
        <w:top w:val="none" w:sz="0" w:space="0" w:color="auto"/>
        <w:left w:val="none" w:sz="0" w:space="0" w:color="auto"/>
        <w:bottom w:val="none" w:sz="0" w:space="0" w:color="auto"/>
        <w:right w:val="none" w:sz="0" w:space="0" w:color="auto"/>
      </w:divBdr>
    </w:div>
    <w:div w:id="807012112">
      <w:bodyDiv w:val="1"/>
      <w:marLeft w:val="0"/>
      <w:marRight w:val="0"/>
      <w:marTop w:val="0"/>
      <w:marBottom w:val="0"/>
      <w:divBdr>
        <w:top w:val="none" w:sz="0" w:space="0" w:color="auto"/>
        <w:left w:val="none" w:sz="0" w:space="0" w:color="auto"/>
        <w:bottom w:val="none" w:sz="0" w:space="0" w:color="auto"/>
        <w:right w:val="none" w:sz="0" w:space="0" w:color="auto"/>
      </w:divBdr>
    </w:div>
    <w:div w:id="807168882">
      <w:bodyDiv w:val="1"/>
      <w:marLeft w:val="0"/>
      <w:marRight w:val="0"/>
      <w:marTop w:val="0"/>
      <w:marBottom w:val="0"/>
      <w:divBdr>
        <w:top w:val="none" w:sz="0" w:space="0" w:color="auto"/>
        <w:left w:val="none" w:sz="0" w:space="0" w:color="auto"/>
        <w:bottom w:val="none" w:sz="0" w:space="0" w:color="auto"/>
        <w:right w:val="none" w:sz="0" w:space="0" w:color="auto"/>
      </w:divBdr>
    </w:div>
    <w:div w:id="807862578">
      <w:bodyDiv w:val="1"/>
      <w:marLeft w:val="0"/>
      <w:marRight w:val="0"/>
      <w:marTop w:val="0"/>
      <w:marBottom w:val="0"/>
      <w:divBdr>
        <w:top w:val="none" w:sz="0" w:space="0" w:color="auto"/>
        <w:left w:val="none" w:sz="0" w:space="0" w:color="auto"/>
        <w:bottom w:val="none" w:sz="0" w:space="0" w:color="auto"/>
        <w:right w:val="none" w:sz="0" w:space="0" w:color="auto"/>
      </w:divBdr>
    </w:div>
    <w:div w:id="808015223">
      <w:bodyDiv w:val="1"/>
      <w:marLeft w:val="0"/>
      <w:marRight w:val="0"/>
      <w:marTop w:val="0"/>
      <w:marBottom w:val="0"/>
      <w:divBdr>
        <w:top w:val="none" w:sz="0" w:space="0" w:color="auto"/>
        <w:left w:val="none" w:sz="0" w:space="0" w:color="auto"/>
        <w:bottom w:val="none" w:sz="0" w:space="0" w:color="auto"/>
        <w:right w:val="none" w:sz="0" w:space="0" w:color="auto"/>
      </w:divBdr>
    </w:div>
    <w:div w:id="808060868">
      <w:bodyDiv w:val="1"/>
      <w:marLeft w:val="0"/>
      <w:marRight w:val="0"/>
      <w:marTop w:val="0"/>
      <w:marBottom w:val="0"/>
      <w:divBdr>
        <w:top w:val="none" w:sz="0" w:space="0" w:color="auto"/>
        <w:left w:val="none" w:sz="0" w:space="0" w:color="auto"/>
        <w:bottom w:val="none" w:sz="0" w:space="0" w:color="auto"/>
        <w:right w:val="none" w:sz="0" w:space="0" w:color="auto"/>
      </w:divBdr>
    </w:div>
    <w:div w:id="808211711">
      <w:bodyDiv w:val="1"/>
      <w:marLeft w:val="0"/>
      <w:marRight w:val="0"/>
      <w:marTop w:val="0"/>
      <w:marBottom w:val="0"/>
      <w:divBdr>
        <w:top w:val="none" w:sz="0" w:space="0" w:color="auto"/>
        <w:left w:val="none" w:sz="0" w:space="0" w:color="auto"/>
        <w:bottom w:val="none" w:sz="0" w:space="0" w:color="auto"/>
        <w:right w:val="none" w:sz="0" w:space="0" w:color="auto"/>
      </w:divBdr>
    </w:div>
    <w:div w:id="808279859">
      <w:bodyDiv w:val="1"/>
      <w:marLeft w:val="0"/>
      <w:marRight w:val="0"/>
      <w:marTop w:val="0"/>
      <w:marBottom w:val="0"/>
      <w:divBdr>
        <w:top w:val="none" w:sz="0" w:space="0" w:color="auto"/>
        <w:left w:val="none" w:sz="0" w:space="0" w:color="auto"/>
        <w:bottom w:val="none" w:sz="0" w:space="0" w:color="auto"/>
        <w:right w:val="none" w:sz="0" w:space="0" w:color="auto"/>
      </w:divBdr>
    </w:div>
    <w:div w:id="808281920">
      <w:bodyDiv w:val="1"/>
      <w:marLeft w:val="0"/>
      <w:marRight w:val="0"/>
      <w:marTop w:val="0"/>
      <w:marBottom w:val="0"/>
      <w:divBdr>
        <w:top w:val="none" w:sz="0" w:space="0" w:color="auto"/>
        <w:left w:val="none" w:sz="0" w:space="0" w:color="auto"/>
        <w:bottom w:val="none" w:sz="0" w:space="0" w:color="auto"/>
        <w:right w:val="none" w:sz="0" w:space="0" w:color="auto"/>
      </w:divBdr>
    </w:div>
    <w:div w:id="808283255">
      <w:bodyDiv w:val="1"/>
      <w:marLeft w:val="0"/>
      <w:marRight w:val="0"/>
      <w:marTop w:val="0"/>
      <w:marBottom w:val="0"/>
      <w:divBdr>
        <w:top w:val="none" w:sz="0" w:space="0" w:color="auto"/>
        <w:left w:val="none" w:sz="0" w:space="0" w:color="auto"/>
        <w:bottom w:val="none" w:sz="0" w:space="0" w:color="auto"/>
        <w:right w:val="none" w:sz="0" w:space="0" w:color="auto"/>
      </w:divBdr>
    </w:div>
    <w:div w:id="808664859">
      <w:bodyDiv w:val="1"/>
      <w:marLeft w:val="0"/>
      <w:marRight w:val="0"/>
      <w:marTop w:val="0"/>
      <w:marBottom w:val="0"/>
      <w:divBdr>
        <w:top w:val="none" w:sz="0" w:space="0" w:color="auto"/>
        <w:left w:val="none" w:sz="0" w:space="0" w:color="auto"/>
        <w:bottom w:val="none" w:sz="0" w:space="0" w:color="auto"/>
        <w:right w:val="none" w:sz="0" w:space="0" w:color="auto"/>
      </w:divBdr>
    </w:div>
    <w:div w:id="808669542">
      <w:bodyDiv w:val="1"/>
      <w:marLeft w:val="0"/>
      <w:marRight w:val="0"/>
      <w:marTop w:val="0"/>
      <w:marBottom w:val="0"/>
      <w:divBdr>
        <w:top w:val="none" w:sz="0" w:space="0" w:color="auto"/>
        <w:left w:val="none" w:sz="0" w:space="0" w:color="auto"/>
        <w:bottom w:val="none" w:sz="0" w:space="0" w:color="auto"/>
        <w:right w:val="none" w:sz="0" w:space="0" w:color="auto"/>
      </w:divBdr>
    </w:div>
    <w:div w:id="808787852">
      <w:bodyDiv w:val="1"/>
      <w:marLeft w:val="0"/>
      <w:marRight w:val="0"/>
      <w:marTop w:val="0"/>
      <w:marBottom w:val="0"/>
      <w:divBdr>
        <w:top w:val="none" w:sz="0" w:space="0" w:color="auto"/>
        <w:left w:val="none" w:sz="0" w:space="0" w:color="auto"/>
        <w:bottom w:val="none" w:sz="0" w:space="0" w:color="auto"/>
        <w:right w:val="none" w:sz="0" w:space="0" w:color="auto"/>
      </w:divBdr>
    </w:div>
    <w:div w:id="808977437">
      <w:bodyDiv w:val="1"/>
      <w:marLeft w:val="0"/>
      <w:marRight w:val="0"/>
      <w:marTop w:val="0"/>
      <w:marBottom w:val="0"/>
      <w:divBdr>
        <w:top w:val="none" w:sz="0" w:space="0" w:color="auto"/>
        <w:left w:val="none" w:sz="0" w:space="0" w:color="auto"/>
        <w:bottom w:val="none" w:sz="0" w:space="0" w:color="auto"/>
        <w:right w:val="none" w:sz="0" w:space="0" w:color="auto"/>
      </w:divBdr>
    </w:div>
    <w:div w:id="809055970">
      <w:bodyDiv w:val="1"/>
      <w:marLeft w:val="0"/>
      <w:marRight w:val="0"/>
      <w:marTop w:val="0"/>
      <w:marBottom w:val="0"/>
      <w:divBdr>
        <w:top w:val="none" w:sz="0" w:space="0" w:color="auto"/>
        <w:left w:val="none" w:sz="0" w:space="0" w:color="auto"/>
        <w:bottom w:val="none" w:sz="0" w:space="0" w:color="auto"/>
        <w:right w:val="none" w:sz="0" w:space="0" w:color="auto"/>
      </w:divBdr>
    </w:div>
    <w:div w:id="809443407">
      <w:bodyDiv w:val="1"/>
      <w:marLeft w:val="0"/>
      <w:marRight w:val="0"/>
      <w:marTop w:val="0"/>
      <w:marBottom w:val="0"/>
      <w:divBdr>
        <w:top w:val="none" w:sz="0" w:space="0" w:color="auto"/>
        <w:left w:val="none" w:sz="0" w:space="0" w:color="auto"/>
        <w:bottom w:val="none" w:sz="0" w:space="0" w:color="auto"/>
        <w:right w:val="none" w:sz="0" w:space="0" w:color="auto"/>
      </w:divBdr>
    </w:div>
    <w:div w:id="809514078">
      <w:bodyDiv w:val="1"/>
      <w:marLeft w:val="0"/>
      <w:marRight w:val="0"/>
      <w:marTop w:val="0"/>
      <w:marBottom w:val="0"/>
      <w:divBdr>
        <w:top w:val="none" w:sz="0" w:space="0" w:color="auto"/>
        <w:left w:val="none" w:sz="0" w:space="0" w:color="auto"/>
        <w:bottom w:val="none" w:sz="0" w:space="0" w:color="auto"/>
        <w:right w:val="none" w:sz="0" w:space="0" w:color="auto"/>
      </w:divBdr>
    </w:div>
    <w:div w:id="809515196">
      <w:bodyDiv w:val="1"/>
      <w:marLeft w:val="0"/>
      <w:marRight w:val="0"/>
      <w:marTop w:val="0"/>
      <w:marBottom w:val="0"/>
      <w:divBdr>
        <w:top w:val="none" w:sz="0" w:space="0" w:color="auto"/>
        <w:left w:val="none" w:sz="0" w:space="0" w:color="auto"/>
        <w:bottom w:val="none" w:sz="0" w:space="0" w:color="auto"/>
        <w:right w:val="none" w:sz="0" w:space="0" w:color="auto"/>
      </w:divBdr>
    </w:div>
    <w:div w:id="809858468">
      <w:bodyDiv w:val="1"/>
      <w:marLeft w:val="0"/>
      <w:marRight w:val="0"/>
      <w:marTop w:val="0"/>
      <w:marBottom w:val="0"/>
      <w:divBdr>
        <w:top w:val="none" w:sz="0" w:space="0" w:color="auto"/>
        <w:left w:val="none" w:sz="0" w:space="0" w:color="auto"/>
        <w:bottom w:val="none" w:sz="0" w:space="0" w:color="auto"/>
        <w:right w:val="none" w:sz="0" w:space="0" w:color="auto"/>
      </w:divBdr>
    </w:div>
    <w:div w:id="810100772">
      <w:bodyDiv w:val="1"/>
      <w:marLeft w:val="0"/>
      <w:marRight w:val="0"/>
      <w:marTop w:val="0"/>
      <w:marBottom w:val="0"/>
      <w:divBdr>
        <w:top w:val="none" w:sz="0" w:space="0" w:color="auto"/>
        <w:left w:val="none" w:sz="0" w:space="0" w:color="auto"/>
        <w:bottom w:val="none" w:sz="0" w:space="0" w:color="auto"/>
        <w:right w:val="none" w:sz="0" w:space="0" w:color="auto"/>
      </w:divBdr>
    </w:div>
    <w:div w:id="810244448">
      <w:bodyDiv w:val="1"/>
      <w:marLeft w:val="0"/>
      <w:marRight w:val="0"/>
      <w:marTop w:val="0"/>
      <w:marBottom w:val="0"/>
      <w:divBdr>
        <w:top w:val="none" w:sz="0" w:space="0" w:color="auto"/>
        <w:left w:val="none" w:sz="0" w:space="0" w:color="auto"/>
        <w:bottom w:val="none" w:sz="0" w:space="0" w:color="auto"/>
        <w:right w:val="none" w:sz="0" w:space="0" w:color="auto"/>
      </w:divBdr>
    </w:div>
    <w:div w:id="810562459">
      <w:bodyDiv w:val="1"/>
      <w:marLeft w:val="0"/>
      <w:marRight w:val="0"/>
      <w:marTop w:val="0"/>
      <w:marBottom w:val="0"/>
      <w:divBdr>
        <w:top w:val="none" w:sz="0" w:space="0" w:color="auto"/>
        <w:left w:val="none" w:sz="0" w:space="0" w:color="auto"/>
        <w:bottom w:val="none" w:sz="0" w:space="0" w:color="auto"/>
        <w:right w:val="none" w:sz="0" w:space="0" w:color="auto"/>
      </w:divBdr>
    </w:div>
    <w:div w:id="810903514">
      <w:bodyDiv w:val="1"/>
      <w:marLeft w:val="0"/>
      <w:marRight w:val="0"/>
      <w:marTop w:val="0"/>
      <w:marBottom w:val="0"/>
      <w:divBdr>
        <w:top w:val="none" w:sz="0" w:space="0" w:color="auto"/>
        <w:left w:val="none" w:sz="0" w:space="0" w:color="auto"/>
        <w:bottom w:val="none" w:sz="0" w:space="0" w:color="auto"/>
        <w:right w:val="none" w:sz="0" w:space="0" w:color="auto"/>
      </w:divBdr>
    </w:div>
    <w:div w:id="810945280">
      <w:bodyDiv w:val="1"/>
      <w:marLeft w:val="0"/>
      <w:marRight w:val="0"/>
      <w:marTop w:val="0"/>
      <w:marBottom w:val="0"/>
      <w:divBdr>
        <w:top w:val="none" w:sz="0" w:space="0" w:color="auto"/>
        <w:left w:val="none" w:sz="0" w:space="0" w:color="auto"/>
        <w:bottom w:val="none" w:sz="0" w:space="0" w:color="auto"/>
        <w:right w:val="none" w:sz="0" w:space="0" w:color="auto"/>
      </w:divBdr>
    </w:div>
    <w:div w:id="811018235">
      <w:bodyDiv w:val="1"/>
      <w:marLeft w:val="0"/>
      <w:marRight w:val="0"/>
      <w:marTop w:val="0"/>
      <w:marBottom w:val="0"/>
      <w:divBdr>
        <w:top w:val="none" w:sz="0" w:space="0" w:color="auto"/>
        <w:left w:val="none" w:sz="0" w:space="0" w:color="auto"/>
        <w:bottom w:val="none" w:sz="0" w:space="0" w:color="auto"/>
        <w:right w:val="none" w:sz="0" w:space="0" w:color="auto"/>
      </w:divBdr>
    </w:div>
    <w:div w:id="811018439">
      <w:bodyDiv w:val="1"/>
      <w:marLeft w:val="0"/>
      <w:marRight w:val="0"/>
      <w:marTop w:val="0"/>
      <w:marBottom w:val="0"/>
      <w:divBdr>
        <w:top w:val="none" w:sz="0" w:space="0" w:color="auto"/>
        <w:left w:val="none" w:sz="0" w:space="0" w:color="auto"/>
        <w:bottom w:val="none" w:sz="0" w:space="0" w:color="auto"/>
        <w:right w:val="none" w:sz="0" w:space="0" w:color="auto"/>
      </w:divBdr>
    </w:div>
    <w:div w:id="811599300">
      <w:bodyDiv w:val="1"/>
      <w:marLeft w:val="0"/>
      <w:marRight w:val="0"/>
      <w:marTop w:val="0"/>
      <w:marBottom w:val="0"/>
      <w:divBdr>
        <w:top w:val="none" w:sz="0" w:space="0" w:color="auto"/>
        <w:left w:val="none" w:sz="0" w:space="0" w:color="auto"/>
        <w:bottom w:val="none" w:sz="0" w:space="0" w:color="auto"/>
        <w:right w:val="none" w:sz="0" w:space="0" w:color="auto"/>
      </w:divBdr>
    </w:div>
    <w:div w:id="811753783">
      <w:bodyDiv w:val="1"/>
      <w:marLeft w:val="0"/>
      <w:marRight w:val="0"/>
      <w:marTop w:val="0"/>
      <w:marBottom w:val="0"/>
      <w:divBdr>
        <w:top w:val="none" w:sz="0" w:space="0" w:color="auto"/>
        <w:left w:val="none" w:sz="0" w:space="0" w:color="auto"/>
        <w:bottom w:val="none" w:sz="0" w:space="0" w:color="auto"/>
        <w:right w:val="none" w:sz="0" w:space="0" w:color="auto"/>
      </w:divBdr>
    </w:div>
    <w:div w:id="811867020">
      <w:bodyDiv w:val="1"/>
      <w:marLeft w:val="0"/>
      <w:marRight w:val="0"/>
      <w:marTop w:val="0"/>
      <w:marBottom w:val="0"/>
      <w:divBdr>
        <w:top w:val="none" w:sz="0" w:space="0" w:color="auto"/>
        <w:left w:val="none" w:sz="0" w:space="0" w:color="auto"/>
        <w:bottom w:val="none" w:sz="0" w:space="0" w:color="auto"/>
        <w:right w:val="none" w:sz="0" w:space="0" w:color="auto"/>
      </w:divBdr>
    </w:div>
    <w:div w:id="811992773">
      <w:bodyDiv w:val="1"/>
      <w:marLeft w:val="0"/>
      <w:marRight w:val="0"/>
      <w:marTop w:val="0"/>
      <w:marBottom w:val="0"/>
      <w:divBdr>
        <w:top w:val="none" w:sz="0" w:space="0" w:color="auto"/>
        <w:left w:val="none" w:sz="0" w:space="0" w:color="auto"/>
        <w:bottom w:val="none" w:sz="0" w:space="0" w:color="auto"/>
        <w:right w:val="none" w:sz="0" w:space="0" w:color="auto"/>
      </w:divBdr>
    </w:div>
    <w:div w:id="812022187">
      <w:bodyDiv w:val="1"/>
      <w:marLeft w:val="0"/>
      <w:marRight w:val="0"/>
      <w:marTop w:val="0"/>
      <w:marBottom w:val="0"/>
      <w:divBdr>
        <w:top w:val="none" w:sz="0" w:space="0" w:color="auto"/>
        <w:left w:val="none" w:sz="0" w:space="0" w:color="auto"/>
        <w:bottom w:val="none" w:sz="0" w:space="0" w:color="auto"/>
        <w:right w:val="none" w:sz="0" w:space="0" w:color="auto"/>
      </w:divBdr>
    </w:div>
    <w:div w:id="812258870">
      <w:bodyDiv w:val="1"/>
      <w:marLeft w:val="0"/>
      <w:marRight w:val="0"/>
      <w:marTop w:val="0"/>
      <w:marBottom w:val="0"/>
      <w:divBdr>
        <w:top w:val="none" w:sz="0" w:space="0" w:color="auto"/>
        <w:left w:val="none" w:sz="0" w:space="0" w:color="auto"/>
        <w:bottom w:val="none" w:sz="0" w:space="0" w:color="auto"/>
        <w:right w:val="none" w:sz="0" w:space="0" w:color="auto"/>
      </w:divBdr>
    </w:div>
    <w:div w:id="812411614">
      <w:bodyDiv w:val="1"/>
      <w:marLeft w:val="0"/>
      <w:marRight w:val="0"/>
      <w:marTop w:val="0"/>
      <w:marBottom w:val="0"/>
      <w:divBdr>
        <w:top w:val="none" w:sz="0" w:space="0" w:color="auto"/>
        <w:left w:val="none" w:sz="0" w:space="0" w:color="auto"/>
        <w:bottom w:val="none" w:sz="0" w:space="0" w:color="auto"/>
        <w:right w:val="none" w:sz="0" w:space="0" w:color="auto"/>
      </w:divBdr>
    </w:div>
    <w:div w:id="812525832">
      <w:bodyDiv w:val="1"/>
      <w:marLeft w:val="0"/>
      <w:marRight w:val="0"/>
      <w:marTop w:val="0"/>
      <w:marBottom w:val="0"/>
      <w:divBdr>
        <w:top w:val="none" w:sz="0" w:space="0" w:color="auto"/>
        <w:left w:val="none" w:sz="0" w:space="0" w:color="auto"/>
        <w:bottom w:val="none" w:sz="0" w:space="0" w:color="auto"/>
        <w:right w:val="none" w:sz="0" w:space="0" w:color="auto"/>
      </w:divBdr>
    </w:div>
    <w:div w:id="812673714">
      <w:bodyDiv w:val="1"/>
      <w:marLeft w:val="0"/>
      <w:marRight w:val="0"/>
      <w:marTop w:val="0"/>
      <w:marBottom w:val="0"/>
      <w:divBdr>
        <w:top w:val="none" w:sz="0" w:space="0" w:color="auto"/>
        <w:left w:val="none" w:sz="0" w:space="0" w:color="auto"/>
        <w:bottom w:val="none" w:sz="0" w:space="0" w:color="auto"/>
        <w:right w:val="none" w:sz="0" w:space="0" w:color="auto"/>
      </w:divBdr>
    </w:div>
    <w:div w:id="812987662">
      <w:bodyDiv w:val="1"/>
      <w:marLeft w:val="0"/>
      <w:marRight w:val="0"/>
      <w:marTop w:val="0"/>
      <w:marBottom w:val="0"/>
      <w:divBdr>
        <w:top w:val="none" w:sz="0" w:space="0" w:color="auto"/>
        <w:left w:val="none" w:sz="0" w:space="0" w:color="auto"/>
        <w:bottom w:val="none" w:sz="0" w:space="0" w:color="auto"/>
        <w:right w:val="none" w:sz="0" w:space="0" w:color="auto"/>
      </w:divBdr>
    </w:div>
    <w:div w:id="813181563">
      <w:bodyDiv w:val="1"/>
      <w:marLeft w:val="0"/>
      <w:marRight w:val="0"/>
      <w:marTop w:val="0"/>
      <w:marBottom w:val="0"/>
      <w:divBdr>
        <w:top w:val="none" w:sz="0" w:space="0" w:color="auto"/>
        <w:left w:val="none" w:sz="0" w:space="0" w:color="auto"/>
        <w:bottom w:val="none" w:sz="0" w:space="0" w:color="auto"/>
        <w:right w:val="none" w:sz="0" w:space="0" w:color="auto"/>
      </w:divBdr>
    </w:div>
    <w:div w:id="813569911">
      <w:bodyDiv w:val="1"/>
      <w:marLeft w:val="0"/>
      <w:marRight w:val="0"/>
      <w:marTop w:val="0"/>
      <w:marBottom w:val="0"/>
      <w:divBdr>
        <w:top w:val="none" w:sz="0" w:space="0" w:color="auto"/>
        <w:left w:val="none" w:sz="0" w:space="0" w:color="auto"/>
        <w:bottom w:val="none" w:sz="0" w:space="0" w:color="auto"/>
        <w:right w:val="none" w:sz="0" w:space="0" w:color="auto"/>
      </w:divBdr>
    </w:div>
    <w:div w:id="814176331">
      <w:bodyDiv w:val="1"/>
      <w:marLeft w:val="0"/>
      <w:marRight w:val="0"/>
      <w:marTop w:val="0"/>
      <w:marBottom w:val="0"/>
      <w:divBdr>
        <w:top w:val="none" w:sz="0" w:space="0" w:color="auto"/>
        <w:left w:val="none" w:sz="0" w:space="0" w:color="auto"/>
        <w:bottom w:val="none" w:sz="0" w:space="0" w:color="auto"/>
        <w:right w:val="none" w:sz="0" w:space="0" w:color="auto"/>
      </w:divBdr>
    </w:div>
    <w:div w:id="814176543">
      <w:bodyDiv w:val="1"/>
      <w:marLeft w:val="0"/>
      <w:marRight w:val="0"/>
      <w:marTop w:val="0"/>
      <w:marBottom w:val="0"/>
      <w:divBdr>
        <w:top w:val="none" w:sz="0" w:space="0" w:color="auto"/>
        <w:left w:val="none" w:sz="0" w:space="0" w:color="auto"/>
        <w:bottom w:val="none" w:sz="0" w:space="0" w:color="auto"/>
        <w:right w:val="none" w:sz="0" w:space="0" w:color="auto"/>
      </w:divBdr>
    </w:div>
    <w:div w:id="814184099">
      <w:bodyDiv w:val="1"/>
      <w:marLeft w:val="0"/>
      <w:marRight w:val="0"/>
      <w:marTop w:val="0"/>
      <w:marBottom w:val="0"/>
      <w:divBdr>
        <w:top w:val="none" w:sz="0" w:space="0" w:color="auto"/>
        <w:left w:val="none" w:sz="0" w:space="0" w:color="auto"/>
        <w:bottom w:val="none" w:sz="0" w:space="0" w:color="auto"/>
        <w:right w:val="none" w:sz="0" w:space="0" w:color="auto"/>
      </w:divBdr>
    </w:div>
    <w:div w:id="814223698">
      <w:bodyDiv w:val="1"/>
      <w:marLeft w:val="0"/>
      <w:marRight w:val="0"/>
      <w:marTop w:val="0"/>
      <w:marBottom w:val="0"/>
      <w:divBdr>
        <w:top w:val="none" w:sz="0" w:space="0" w:color="auto"/>
        <w:left w:val="none" w:sz="0" w:space="0" w:color="auto"/>
        <w:bottom w:val="none" w:sz="0" w:space="0" w:color="auto"/>
        <w:right w:val="none" w:sz="0" w:space="0" w:color="auto"/>
      </w:divBdr>
    </w:div>
    <w:div w:id="814302716">
      <w:bodyDiv w:val="1"/>
      <w:marLeft w:val="0"/>
      <w:marRight w:val="0"/>
      <w:marTop w:val="0"/>
      <w:marBottom w:val="0"/>
      <w:divBdr>
        <w:top w:val="none" w:sz="0" w:space="0" w:color="auto"/>
        <w:left w:val="none" w:sz="0" w:space="0" w:color="auto"/>
        <w:bottom w:val="none" w:sz="0" w:space="0" w:color="auto"/>
        <w:right w:val="none" w:sz="0" w:space="0" w:color="auto"/>
      </w:divBdr>
    </w:div>
    <w:div w:id="814567744">
      <w:bodyDiv w:val="1"/>
      <w:marLeft w:val="0"/>
      <w:marRight w:val="0"/>
      <w:marTop w:val="0"/>
      <w:marBottom w:val="0"/>
      <w:divBdr>
        <w:top w:val="none" w:sz="0" w:space="0" w:color="auto"/>
        <w:left w:val="none" w:sz="0" w:space="0" w:color="auto"/>
        <w:bottom w:val="none" w:sz="0" w:space="0" w:color="auto"/>
        <w:right w:val="none" w:sz="0" w:space="0" w:color="auto"/>
      </w:divBdr>
    </w:div>
    <w:div w:id="814681160">
      <w:bodyDiv w:val="1"/>
      <w:marLeft w:val="0"/>
      <w:marRight w:val="0"/>
      <w:marTop w:val="0"/>
      <w:marBottom w:val="0"/>
      <w:divBdr>
        <w:top w:val="none" w:sz="0" w:space="0" w:color="auto"/>
        <w:left w:val="none" w:sz="0" w:space="0" w:color="auto"/>
        <w:bottom w:val="none" w:sz="0" w:space="0" w:color="auto"/>
        <w:right w:val="none" w:sz="0" w:space="0" w:color="auto"/>
      </w:divBdr>
    </w:div>
    <w:div w:id="814686657">
      <w:bodyDiv w:val="1"/>
      <w:marLeft w:val="0"/>
      <w:marRight w:val="0"/>
      <w:marTop w:val="0"/>
      <w:marBottom w:val="0"/>
      <w:divBdr>
        <w:top w:val="none" w:sz="0" w:space="0" w:color="auto"/>
        <w:left w:val="none" w:sz="0" w:space="0" w:color="auto"/>
        <w:bottom w:val="none" w:sz="0" w:space="0" w:color="auto"/>
        <w:right w:val="none" w:sz="0" w:space="0" w:color="auto"/>
      </w:divBdr>
    </w:div>
    <w:div w:id="814761766">
      <w:bodyDiv w:val="1"/>
      <w:marLeft w:val="0"/>
      <w:marRight w:val="0"/>
      <w:marTop w:val="0"/>
      <w:marBottom w:val="0"/>
      <w:divBdr>
        <w:top w:val="none" w:sz="0" w:space="0" w:color="auto"/>
        <w:left w:val="none" w:sz="0" w:space="0" w:color="auto"/>
        <w:bottom w:val="none" w:sz="0" w:space="0" w:color="auto"/>
        <w:right w:val="none" w:sz="0" w:space="0" w:color="auto"/>
      </w:divBdr>
    </w:div>
    <w:div w:id="814835211">
      <w:bodyDiv w:val="1"/>
      <w:marLeft w:val="0"/>
      <w:marRight w:val="0"/>
      <w:marTop w:val="0"/>
      <w:marBottom w:val="0"/>
      <w:divBdr>
        <w:top w:val="none" w:sz="0" w:space="0" w:color="auto"/>
        <w:left w:val="none" w:sz="0" w:space="0" w:color="auto"/>
        <w:bottom w:val="none" w:sz="0" w:space="0" w:color="auto"/>
        <w:right w:val="none" w:sz="0" w:space="0" w:color="auto"/>
      </w:divBdr>
    </w:div>
    <w:div w:id="814882527">
      <w:bodyDiv w:val="1"/>
      <w:marLeft w:val="0"/>
      <w:marRight w:val="0"/>
      <w:marTop w:val="0"/>
      <w:marBottom w:val="0"/>
      <w:divBdr>
        <w:top w:val="none" w:sz="0" w:space="0" w:color="auto"/>
        <w:left w:val="none" w:sz="0" w:space="0" w:color="auto"/>
        <w:bottom w:val="none" w:sz="0" w:space="0" w:color="auto"/>
        <w:right w:val="none" w:sz="0" w:space="0" w:color="auto"/>
      </w:divBdr>
    </w:div>
    <w:div w:id="815226537">
      <w:bodyDiv w:val="1"/>
      <w:marLeft w:val="0"/>
      <w:marRight w:val="0"/>
      <w:marTop w:val="0"/>
      <w:marBottom w:val="0"/>
      <w:divBdr>
        <w:top w:val="none" w:sz="0" w:space="0" w:color="auto"/>
        <w:left w:val="none" w:sz="0" w:space="0" w:color="auto"/>
        <w:bottom w:val="none" w:sz="0" w:space="0" w:color="auto"/>
        <w:right w:val="none" w:sz="0" w:space="0" w:color="auto"/>
      </w:divBdr>
    </w:div>
    <w:div w:id="815414626">
      <w:bodyDiv w:val="1"/>
      <w:marLeft w:val="0"/>
      <w:marRight w:val="0"/>
      <w:marTop w:val="0"/>
      <w:marBottom w:val="0"/>
      <w:divBdr>
        <w:top w:val="none" w:sz="0" w:space="0" w:color="auto"/>
        <w:left w:val="none" w:sz="0" w:space="0" w:color="auto"/>
        <w:bottom w:val="none" w:sz="0" w:space="0" w:color="auto"/>
        <w:right w:val="none" w:sz="0" w:space="0" w:color="auto"/>
      </w:divBdr>
    </w:div>
    <w:div w:id="815490624">
      <w:bodyDiv w:val="1"/>
      <w:marLeft w:val="0"/>
      <w:marRight w:val="0"/>
      <w:marTop w:val="0"/>
      <w:marBottom w:val="0"/>
      <w:divBdr>
        <w:top w:val="none" w:sz="0" w:space="0" w:color="auto"/>
        <w:left w:val="none" w:sz="0" w:space="0" w:color="auto"/>
        <w:bottom w:val="none" w:sz="0" w:space="0" w:color="auto"/>
        <w:right w:val="none" w:sz="0" w:space="0" w:color="auto"/>
      </w:divBdr>
    </w:div>
    <w:div w:id="815755728">
      <w:bodyDiv w:val="1"/>
      <w:marLeft w:val="0"/>
      <w:marRight w:val="0"/>
      <w:marTop w:val="0"/>
      <w:marBottom w:val="0"/>
      <w:divBdr>
        <w:top w:val="none" w:sz="0" w:space="0" w:color="auto"/>
        <w:left w:val="none" w:sz="0" w:space="0" w:color="auto"/>
        <w:bottom w:val="none" w:sz="0" w:space="0" w:color="auto"/>
        <w:right w:val="none" w:sz="0" w:space="0" w:color="auto"/>
      </w:divBdr>
    </w:div>
    <w:div w:id="815798076">
      <w:bodyDiv w:val="1"/>
      <w:marLeft w:val="0"/>
      <w:marRight w:val="0"/>
      <w:marTop w:val="0"/>
      <w:marBottom w:val="0"/>
      <w:divBdr>
        <w:top w:val="none" w:sz="0" w:space="0" w:color="auto"/>
        <w:left w:val="none" w:sz="0" w:space="0" w:color="auto"/>
        <w:bottom w:val="none" w:sz="0" w:space="0" w:color="auto"/>
        <w:right w:val="none" w:sz="0" w:space="0" w:color="auto"/>
      </w:divBdr>
    </w:div>
    <w:div w:id="815802547">
      <w:bodyDiv w:val="1"/>
      <w:marLeft w:val="0"/>
      <w:marRight w:val="0"/>
      <w:marTop w:val="0"/>
      <w:marBottom w:val="0"/>
      <w:divBdr>
        <w:top w:val="none" w:sz="0" w:space="0" w:color="auto"/>
        <w:left w:val="none" w:sz="0" w:space="0" w:color="auto"/>
        <w:bottom w:val="none" w:sz="0" w:space="0" w:color="auto"/>
        <w:right w:val="none" w:sz="0" w:space="0" w:color="auto"/>
      </w:divBdr>
    </w:div>
    <w:div w:id="815995517">
      <w:bodyDiv w:val="1"/>
      <w:marLeft w:val="0"/>
      <w:marRight w:val="0"/>
      <w:marTop w:val="0"/>
      <w:marBottom w:val="0"/>
      <w:divBdr>
        <w:top w:val="none" w:sz="0" w:space="0" w:color="auto"/>
        <w:left w:val="none" w:sz="0" w:space="0" w:color="auto"/>
        <w:bottom w:val="none" w:sz="0" w:space="0" w:color="auto"/>
        <w:right w:val="none" w:sz="0" w:space="0" w:color="auto"/>
      </w:divBdr>
    </w:div>
    <w:div w:id="816067581">
      <w:bodyDiv w:val="1"/>
      <w:marLeft w:val="0"/>
      <w:marRight w:val="0"/>
      <w:marTop w:val="0"/>
      <w:marBottom w:val="0"/>
      <w:divBdr>
        <w:top w:val="none" w:sz="0" w:space="0" w:color="auto"/>
        <w:left w:val="none" w:sz="0" w:space="0" w:color="auto"/>
        <w:bottom w:val="none" w:sz="0" w:space="0" w:color="auto"/>
        <w:right w:val="none" w:sz="0" w:space="0" w:color="auto"/>
      </w:divBdr>
    </w:div>
    <w:div w:id="816188494">
      <w:bodyDiv w:val="1"/>
      <w:marLeft w:val="0"/>
      <w:marRight w:val="0"/>
      <w:marTop w:val="0"/>
      <w:marBottom w:val="0"/>
      <w:divBdr>
        <w:top w:val="none" w:sz="0" w:space="0" w:color="auto"/>
        <w:left w:val="none" w:sz="0" w:space="0" w:color="auto"/>
        <w:bottom w:val="none" w:sz="0" w:space="0" w:color="auto"/>
        <w:right w:val="none" w:sz="0" w:space="0" w:color="auto"/>
      </w:divBdr>
    </w:div>
    <w:div w:id="816338163">
      <w:bodyDiv w:val="1"/>
      <w:marLeft w:val="0"/>
      <w:marRight w:val="0"/>
      <w:marTop w:val="0"/>
      <w:marBottom w:val="0"/>
      <w:divBdr>
        <w:top w:val="none" w:sz="0" w:space="0" w:color="auto"/>
        <w:left w:val="none" w:sz="0" w:space="0" w:color="auto"/>
        <w:bottom w:val="none" w:sz="0" w:space="0" w:color="auto"/>
        <w:right w:val="none" w:sz="0" w:space="0" w:color="auto"/>
      </w:divBdr>
    </w:div>
    <w:div w:id="816343601">
      <w:bodyDiv w:val="1"/>
      <w:marLeft w:val="0"/>
      <w:marRight w:val="0"/>
      <w:marTop w:val="0"/>
      <w:marBottom w:val="0"/>
      <w:divBdr>
        <w:top w:val="none" w:sz="0" w:space="0" w:color="auto"/>
        <w:left w:val="none" w:sz="0" w:space="0" w:color="auto"/>
        <w:bottom w:val="none" w:sz="0" w:space="0" w:color="auto"/>
        <w:right w:val="none" w:sz="0" w:space="0" w:color="auto"/>
      </w:divBdr>
    </w:div>
    <w:div w:id="816532558">
      <w:bodyDiv w:val="1"/>
      <w:marLeft w:val="0"/>
      <w:marRight w:val="0"/>
      <w:marTop w:val="0"/>
      <w:marBottom w:val="0"/>
      <w:divBdr>
        <w:top w:val="none" w:sz="0" w:space="0" w:color="auto"/>
        <w:left w:val="none" w:sz="0" w:space="0" w:color="auto"/>
        <w:bottom w:val="none" w:sz="0" w:space="0" w:color="auto"/>
        <w:right w:val="none" w:sz="0" w:space="0" w:color="auto"/>
      </w:divBdr>
    </w:div>
    <w:div w:id="817065763">
      <w:bodyDiv w:val="1"/>
      <w:marLeft w:val="0"/>
      <w:marRight w:val="0"/>
      <w:marTop w:val="0"/>
      <w:marBottom w:val="0"/>
      <w:divBdr>
        <w:top w:val="none" w:sz="0" w:space="0" w:color="auto"/>
        <w:left w:val="none" w:sz="0" w:space="0" w:color="auto"/>
        <w:bottom w:val="none" w:sz="0" w:space="0" w:color="auto"/>
        <w:right w:val="none" w:sz="0" w:space="0" w:color="auto"/>
      </w:divBdr>
    </w:div>
    <w:div w:id="817115246">
      <w:bodyDiv w:val="1"/>
      <w:marLeft w:val="0"/>
      <w:marRight w:val="0"/>
      <w:marTop w:val="0"/>
      <w:marBottom w:val="0"/>
      <w:divBdr>
        <w:top w:val="none" w:sz="0" w:space="0" w:color="auto"/>
        <w:left w:val="none" w:sz="0" w:space="0" w:color="auto"/>
        <w:bottom w:val="none" w:sz="0" w:space="0" w:color="auto"/>
        <w:right w:val="none" w:sz="0" w:space="0" w:color="auto"/>
      </w:divBdr>
    </w:div>
    <w:div w:id="817695597">
      <w:bodyDiv w:val="1"/>
      <w:marLeft w:val="0"/>
      <w:marRight w:val="0"/>
      <w:marTop w:val="0"/>
      <w:marBottom w:val="0"/>
      <w:divBdr>
        <w:top w:val="none" w:sz="0" w:space="0" w:color="auto"/>
        <w:left w:val="none" w:sz="0" w:space="0" w:color="auto"/>
        <w:bottom w:val="none" w:sz="0" w:space="0" w:color="auto"/>
        <w:right w:val="none" w:sz="0" w:space="0" w:color="auto"/>
      </w:divBdr>
    </w:div>
    <w:div w:id="817763505">
      <w:bodyDiv w:val="1"/>
      <w:marLeft w:val="0"/>
      <w:marRight w:val="0"/>
      <w:marTop w:val="0"/>
      <w:marBottom w:val="0"/>
      <w:divBdr>
        <w:top w:val="none" w:sz="0" w:space="0" w:color="auto"/>
        <w:left w:val="none" w:sz="0" w:space="0" w:color="auto"/>
        <w:bottom w:val="none" w:sz="0" w:space="0" w:color="auto"/>
        <w:right w:val="none" w:sz="0" w:space="0" w:color="auto"/>
      </w:divBdr>
    </w:div>
    <w:div w:id="817957875">
      <w:bodyDiv w:val="1"/>
      <w:marLeft w:val="0"/>
      <w:marRight w:val="0"/>
      <w:marTop w:val="0"/>
      <w:marBottom w:val="0"/>
      <w:divBdr>
        <w:top w:val="none" w:sz="0" w:space="0" w:color="auto"/>
        <w:left w:val="none" w:sz="0" w:space="0" w:color="auto"/>
        <w:bottom w:val="none" w:sz="0" w:space="0" w:color="auto"/>
        <w:right w:val="none" w:sz="0" w:space="0" w:color="auto"/>
      </w:divBdr>
    </w:div>
    <w:div w:id="818151546">
      <w:bodyDiv w:val="1"/>
      <w:marLeft w:val="0"/>
      <w:marRight w:val="0"/>
      <w:marTop w:val="0"/>
      <w:marBottom w:val="0"/>
      <w:divBdr>
        <w:top w:val="none" w:sz="0" w:space="0" w:color="auto"/>
        <w:left w:val="none" w:sz="0" w:space="0" w:color="auto"/>
        <w:bottom w:val="none" w:sz="0" w:space="0" w:color="auto"/>
        <w:right w:val="none" w:sz="0" w:space="0" w:color="auto"/>
      </w:divBdr>
    </w:div>
    <w:div w:id="818225272">
      <w:bodyDiv w:val="1"/>
      <w:marLeft w:val="0"/>
      <w:marRight w:val="0"/>
      <w:marTop w:val="0"/>
      <w:marBottom w:val="0"/>
      <w:divBdr>
        <w:top w:val="none" w:sz="0" w:space="0" w:color="auto"/>
        <w:left w:val="none" w:sz="0" w:space="0" w:color="auto"/>
        <w:bottom w:val="none" w:sz="0" w:space="0" w:color="auto"/>
        <w:right w:val="none" w:sz="0" w:space="0" w:color="auto"/>
      </w:divBdr>
    </w:div>
    <w:div w:id="818230081">
      <w:bodyDiv w:val="1"/>
      <w:marLeft w:val="0"/>
      <w:marRight w:val="0"/>
      <w:marTop w:val="0"/>
      <w:marBottom w:val="0"/>
      <w:divBdr>
        <w:top w:val="none" w:sz="0" w:space="0" w:color="auto"/>
        <w:left w:val="none" w:sz="0" w:space="0" w:color="auto"/>
        <w:bottom w:val="none" w:sz="0" w:space="0" w:color="auto"/>
        <w:right w:val="none" w:sz="0" w:space="0" w:color="auto"/>
      </w:divBdr>
    </w:div>
    <w:div w:id="818422243">
      <w:bodyDiv w:val="1"/>
      <w:marLeft w:val="0"/>
      <w:marRight w:val="0"/>
      <w:marTop w:val="0"/>
      <w:marBottom w:val="0"/>
      <w:divBdr>
        <w:top w:val="none" w:sz="0" w:space="0" w:color="auto"/>
        <w:left w:val="none" w:sz="0" w:space="0" w:color="auto"/>
        <w:bottom w:val="none" w:sz="0" w:space="0" w:color="auto"/>
        <w:right w:val="none" w:sz="0" w:space="0" w:color="auto"/>
      </w:divBdr>
    </w:div>
    <w:div w:id="818766014">
      <w:bodyDiv w:val="1"/>
      <w:marLeft w:val="0"/>
      <w:marRight w:val="0"/>
      <w:marTop w:val="0"/>
      <w:marBottom w:val="0"/>
      <w:divBdr>
        <w:top w:val="none" w:sz="0" w:space="0" w:color="auto"/>
        <w:left w:val="none" w:sz="0" w:space="0" w:color="auto"/>
        <w:bottom w:val="none" w:sz="0" w:space="0" w:color="auto"/>
        <w:right w:val="none" w:sz="0" w:space="0" w:color="auto"/>
      </w:divBdr>
    </w:div>
    <w:div w:id="818766867">
      <w:bodyDiv w:val="1"/>
      <w:marLeft w:val="0"/>
      <w:marRight w:val="0"/>
      <w:marTop w:val="0"/>
      <w:marBottom w:val="0"/>
      <w:divBdr>
        <w:top w:val="none" w:sz="0" w:space="0" w:color="auto"/>
        <w:left w:val="none" w:sz="0" w:space="0" w:color="auto"/>
        <w:bottom w:val="none" w:sz="0" w:space="0" w:color="auto"/>
        <w:right w:val="none" w:sz="0" w:space="0" w:color="auto"/>
      </w:divBdr>
    </w:div>
    <w:div w:id="818838559">
      <w:bodyDiv w:val="1"/>
      <w:marLeft w:val="0"/>
      <w:marRight w:val="0"/>
      <w:marTop w:val="0"/>
      <w:marBottom w:val="0"/>
      <w:divBdr>
        <w:top w:val="none" w:sz="0" w:space="0" w:color="auto"/>
        <w:left w:val="none" w:sz="0" w:space="0" w:color="auto"/>
        <w:bottom w:val="none" w:sz="0" w:space="0" w:color="auto"/>
        <w:right w:val="none" w:sz="0" w:space="0" w:color="auto"/>
      </w:divBdr>
    </w:div>
    <w:div w:id="819006245">
      <w:bodyDiv w:val="1"/>
      <w:marLeft w:val="0"/>
      <w:marRight w:val="0"/>
      <w:marTop w:val="0"/>
      <w:marBottom w:val="0"/>
      <w:divBdr>
        <w:top w:val="none" w:sz="0" w:space="0" w:color="auto"/>
        <w:left w:val="none" w:sz="0" w:space="0" w:color="auto"/>
        <w:bottom w:val="none" w:sz="0" w:space="0" w:color="auto"/>
        <w:right w:val="none" w:sz="0" w:space="0" w:color="auto"/>
      </w:divBdr>
    </w:div>
    <w:div w:id="819007905">
      <w:bodyDiv w:val="1"/>
      <w:marLeft w:val="0"/>
      <w:marRight w:val="0"/>
      <w:marTop w:val="0"/>
      <w:marBottom w:val="0"/>
      <w:divBdr>
        <w:top w:val="none" w:sz="0" w:space="0" w:color="auto"/>
        <w:left w:val="none" w:sz="0" w:space="0" w:color="auto"/>
        <w:bottom w:val="none" w:sz="0" w:space="0" w:color="auto"/>
        <w:right w:val="none" w:sz="0" w:space="0" w:color="auto"/>
      </w:divBdr>
    </w:div>
    <w:div w:id="819466455">
      <w:bodyDiv w:val="1"/>
      <w:marLeft w:val="0"/>
      <w:marRight w:val="0"/>
      <w:marTop w:val="0"/>
      <w:marBottom w:val="0"/>
      <w:divBdr>
        <w:top w:val="none" w:sz="0" w:space="0" w:color="auto"/>
        <w:left w:val="none" w:sz="0" w:space="0" w:color="auto"/>
        <w:bottom w:val="none" w:sz="0" w:space="0" w:color="auto"/>
        <w:right w:val="none" w:sz="0" w:space="0" w:color="auto"/>
      </w:divBdr>
    </w:div>
    <w:div w:id="819804881">
      <w:bodyDiv w:val="1"/>
      <w:marLeft w:val="0"/>
      <w:marRight w:val="0"/>
      <w:marTop w:val="0"/>
      <w:marBottom w:val="0"/>
      <w:divBdr>
        <w:top w:val="none" w:sz="0" w:space="0" w:color="auto"/>
        <w:left w:val="none" w:sz="0" w:space="0" w:color="auto"/>
        <w:bottom w:val="none" w:sz="0" w:space="0" w:color="auto"/>
        <w:right w:val="none" w:sz="0" w:space="0" w:color="auto"/>
      </w:divBdr>
    </w:div>
    <w:div w:id="819807659">
      <w:bodyDiv w:val="1"/>
      <w:marLeft w:val="0"/>
      <w:marRight w:val="0"/>
      <w:marTop w:val="0"/>
      <w:marBottom w:val="0"/>
      <w:divBdr>
        <w:top w:val="none" w:sz="0" w:space="0" w:color="auto"/>
        <w:left w:val="none" w:sz="0" w:space="0" w:color="auto"/>
        <w:bottom w:val="none" w:sz="0" w:space="0" w:color="auto"/>
        <w:right w:val="none" w:sz="0" w:space="0" w:color="auto"/>
      </w:divBdr>
    </w:div>
    <w:div w:id="819923615">
      <w:bodyDiv w:val="1"/>
      <w:marLeft w:val="0"/>
      <w:marRight w:val="0"/>
      <w:marTop w:val="0"/>
      <w:marBottom w:val="0"/>
      <w:divBdr>
        <w:top w:val="none" w:sz="0" w:space="0" w:color="auto"/>
        <w:left w:val="none" w:sz="0" w:space="0" w:color="auto"/>
        <w:bottom w:val="none" w:sz="0" w:space="0" w:color="auto"/>
        <w:right w:val="none" w:sz="0" w:space="0" w:color="auto"/>
      </w:divBdr>
    </w:div>
    <w:div w:id="819928422">
      <w:bodyDiv w:val="1"/>
      <w:marLeft w:val="0"/>
      <w:marRight w:val="0"/>
      <w:marTop w:val="0"/>
      <w:marBottom w:val="0"/>
      <w:divBdr>
        <w:top w:val="none" w:sz="0" w:space="0" w:color="auto"/>
        <w:left w:val="none" w:sz="0" w:space="0" w:color="auto"/>
        <w:bottom w:val="none" w:sz="0" w:space="0" w:color="auto"/>
        <w:right w:val="none" w:sz="0" w:space="0" w:color="auto"/>
      </w:divBdr>
    </w:div>
    <w:div w:id="820001643">
      <w:bodyDiv w:val="1"/>
      <w:marLeft w:val="0"/>
      <w:marRight w:val="0"/>
      <w:marTop w:val="0"/>
      <w:marBottom w:val="0"/>
      <w:divBdr>
        <w:top w:val="none" w:sz="0" w:space="0" w:color="auto"/>
        <w:left w:val="none" w:sz="0" w:space="0" w:color="auto"/>
        <w:bottom w:val="none" w:sz="0" w:space="0" w:color="auto"/>
        <w:right w:val="none" w:sz="0" w:space="0" w:color="auto"/>
      </w:divBdr>
    </w:div>
    <w:div w:id="820079640">
      <w:bodyDiv w:val="1"/>
      <w:marLeft w:val="0"/>
      <w:marRight w:val="0"/>
      <w:marTop w:val="0"/>
      <w:marBottom w:val="0"/>
      <w:divBdr>
        <w:top w:val="none" w:sz="0" w:space="0" w:color="auto"/>
        <w:left w:val="none" w:sz="0" w:space="0" w:color="auto"/>
        <w:bottom w:val="none" w:sz="0" w:space="0" w:color="auto"/>
        <w:right w:val="none" w:sz="0" w:space="0" w:color="auto"/>
      </w:divBdr>
    </w:div>
    <w:div w:id="820384996">
      <w:bodyDiv w:val="1"/>
      <w:marLeft w:val="0"/>
      <w:marRight w:val="0"/>
      <w:marTop w:val="0"/>
      <w:marBottom w:val="0"/>
      <w:divBdr>
        <w:top w:val="none" w:sz="0" w:space="0" w:color="auto"/>
        <w:left w:val="none" w:sz="0" w:space="0" w:color="auto"/>
        <w:bottom w:val="none" w:sz="0" w:space="0" w:color="auto"/>
        <w:right w:val="none" w:sz="0" w:space="0" w:color="auto"/>
      </w:divBdr>
    </w:div>
    <w:div w:id="820388802">
      <w:bodyDiv w:val="1"/>
      <w:marLeft w:val="0"/>
      <w:marRight w:val="0"/>
      <w:marTop w:val="0"/>
      <w:marBottom w:val="0"/>
      <w:divBdr>
        <w:top w:val="none" w:sz="0" w:space="0" w:color="auto"/>
        <w:left w:val="none" w:sz="0" w:space="0" w:color="auto"/>
        <w:bottom w:val="none" w:sz="0" w:space="0" w:color="auto"/>
        <w:right w:val="none" w:sz="0" w:space="0" w:color="auto"/>
      </w:divBdr>
    </w:div>
    <w:div w:id="820654412">
      <w:bodyDiv w:val="1"/>
      <w:marLeft w:val="0"/>
      <w:marRight w:val="0"/>
      <w:marTop w:val="0"/>
      <w:marBottom w:val="0"/>
      <w:divBdr>
        <w:top w:val="none" w:sz="0" w:space="0" w:color="auto"/>
        <w:left w:val="none" w:sz="0" w:space="0" w:color="auto"/>
        <w:bottom w:val="none" w:sz="0" w:space="0" w:color="auto"/>
        <w:right w:val="none" w:sz="0" w:space="0" w:color="auto"/>
      </w:divBdr>
    </w:div>
    <w:div w:id="820997037">
      <w:bodyDiv w:val="1"/>
      <w:marLeft w:val="0"/>
      <w:marRight w:val="0"/>
      <w:marTop w:val="0"/>
      <w:marBottom w:val="0"/>
      <w:divBdr>
        <w:top w:val="none" w:sz="0" w:space="0" w:color="auto"/>
        <w:left w:val="none" w:sz="0" w:space="0" w:color="auto"/>
        <w:bottom w:val="none" w:sz="0" w:space="0" w:color="auto"/>
        <w:right w:val="none" w:sz="0" w:space="0" w:color="auto"/>
      </w:divBdr>
    </w:div>
    <w:div w:id="821241396">
      <w:bodyDiv w:val="1"/>
      <w:marLeft w:val="0"/>
      <w:marRight w:val="0"/>
      <w:marTop w:val="0"/>
      <w:marBottom w:val="0"/>
      <w:divBdr>
        <w:top w:val="none" w:sz="0" w:space="0" w:color="auto"/>
        <w:left w:val="none" w:sz="0" w:space="0" w:color="auto"/>
        <w:bottom w:val="none" w:sz="0" w:space="0" w:color="auto"/>
        <w:right w:val="none" w:sz="0" w:space="0" w:color="auto"/>
      </w:divBdr>
    </w:div>
    <w:div w:id="821429022">
      <w:bodyDiv w:val="1"/>
      <w:marLeft w:val="0"/>
      <w:marRight w:val="0"/>
      <w:marTop w:val="0"/>
      <w:marBottom w:val="0"/>
      <w:divBdr>
        <w:top w:val="none" w:sz="0" w:space="0" w:color="auto"/>
        <w:left w:val="none" w:sz="0" w:space="0" w:color="auto"/>
        <w:bottom w:val="none" w:sz="0" w:space="0" w:color="auto"/>
        <w:right w:val="none" w:sz="0" w:space="0" w:color="auto"/>
      </w:divBdr>
    </w:div>
    <w:div w:id="821433113">
      <w:bodyDiv w:val="1"/>
      <w:marLeft w:val="0"/>
      <w:marRight w:val="0"/>
      <w:marTop w:val="0"/>
      <w:marBottom w:val="0"/>
      <w:divBdr>
        <w:top w:val="none" w:sz="0" w:space="0" w:color="auto"/>
        <w:left w:val="none" w:sz="0" w:space="0" w:color="auto"/>
        <w:bottom w:val="none" w:sz="0" w:space="0" w:color="auto"/>
        <w:right w:val="none" w:sz="0" w:space="0" w:color="auto"/>
      </w:divBdr>
    </w:div>
    <w:div w:id="821459750">
      <w:bodyDiv w:val="1"/>
      <w:marLeft w:val="0"/>
      <w:marRight w:val="0"/>
      <w:marTop w:val="0"/>
      <w:marBottom w:val="0"/>
      <w:divBdr>
        <w:top w:val="none" w:sz="0" w:space="0" w:color="auto"/>
        <w:left w:val="none" w:sz="0" w:space="0" w:color="auto"/>
        <w:bottom w:val="none" w:sz="0" w:space="0" w:color="auto"/>
        <w:right w:val="none" w:sz="0" w:space="0" w:color="auto"/>
      </w:divBdr>
    </w:div>
    <w:div w:id="821578144">
      <w:bodyDiv w:val="1"/>
      <w:marLeft w:val="0"/>
      <w:marRight w:val="0"/>
      <w:marTop w:val="0"/>
      <w:marBottom w:val="0"/>
      <w:divBdr>
        <w:top w:val="none" w:sz="0" w:space="0" w:color="auto"/>
        <w:left w:val="none" w:sz="0" w:space="0" w:color="auto"/>
        <w:bottom w:val="none" w:sz="0" w:space="0" w:color="auto"/>
        <w:right w:val="none" w:sz="0" w:space="0" w:color="auto"/>
      </w:divBdr>
    </w:div>
    <w:div w:id="821628647">
      <w:bodyDiv w:val="1"/>
      <w:marLeft w:val="0"/>
      <w:marRight w:val="0"/>
      <w:marTop w:val="0"/>
      <w:marBottom w:val="0"/>
      <w:divBdr>
        <w:top w:val="none" w:sz="0" w:space="0" w:color="auto"/>
        <w:left w:val="none" w:sz="0" w:space="0" w:color="auto"/>
        <w:bottom w:val="none" w:sz="0" w:space="0" w:color="auto"/>
        <w:right w:val="none" w:sz="0" w:space="0" w:color="auto"/>
      </w:divBdr>
    </w:div>
    <w:div w:id="821696704">
      <w:bodyDiv w:val="1"/>
      <w:marLeft w:val="0"/>
      <w:marRight w:val="0"/>
      <w:marTop w:val="0"/>
      <w:marBottom w:val="0"/>
      <w:divBdr>
        <w:top w:val="none" w:sz="0" w:space="0" w:color="auto"/>
        <w:left w:val="none" w:sz="0" w:space="0" w:color="auto"/>
        <w:bottom w:val="none" w:sz="0" w:space="0" w:color="auto"/>
        <w:right w:val="none" w:sz="0" w:space="0" w:color="auto"/>
      </w:divBdr>
    </w:div>
    <w:div w:id="821845898">
      <w:bodyDiv w:val="1"/>
      <w:marLeft w:val="0"/>
      <w:marRight w:val="0"/>
      <w:marTop w:val="0"/>
      <w:marBottom w:val="0"/>
      <w:divBdr>
        <w:top w:val="none" w:sz="0" w:space="0" w:color="auto"/>
        <w:left w:val="none" w:sz="0" w:space="0" w:color="auto"/>
        <w:bottom w:val="none" w:sz="0" w:space="0" w:color="auto"/>
        <w:right w:val="none" w:sz="0" w:space="0" w:color="auto"/>
      </w:divBdr>
    </w:div>
    <w:div w:id="822235224">
      <w:bodyDiv w:val="1"/>
      <w:marLeft w:val="0"/>
      <w:marRight w:val="0"/>
      <w:marTop w:val="0"/>
      <w:marBottom w:val="0"/>
      <w:divBdr>
        <w:top w:val="none" w:sz="0" w:space="0" w:color="auto"/>
        <w:left w:val="none" w:sz="0" w:space="0" w:color="auto"/>
        <w:bottom w:val="none" w:sz="0" w:space="0" w:color="auto"/>
        <w:right w:val="none" w:sz="0" w:space="0" w:color="auto"/>
      </w:divBdr>
    </w:div>
    <w:div w:id="822477627">
      <w:bodyDiv w:val="1"/>
      <w:marLeft w:val="0"/>
      <w:marRight w:val="0"/>
      <w:marTop w:val="0"/>
      <w:marBottom w:val="0"/>
      <w:divBdr>
        <w:top w:val="none" w:sz="0" w:space="0" w:color="auto"/>
        <w:left w:val="none" w:sz="0" w:space="0" w:color="auto"/>
        <w:bottom w:val="none" w:sz="0" w:space="0" w:color="auto"/>
        <w:right w:val="none" w:sz="0" w:space="0" w:color="auto"/>
      </w:divBdr>
    </w:div>
    <w:div w:id="822551145">
      <w:bodyDiv w:val="1"/>
      <w:marLeft w:val="0"/>
      <w:marRight w:val="0"/>
      <w:marTop w:val="0"/>
      <w:marBottom w:val="0"/>
      <w:divBdr>
        <w:top w:val="none" w:sz="0" w:space="0" w:color="auto"/>
        <w:left w:val="none" w:sz="0" w:space="0" w:color="auto"/>
        <w:bottom w:val="none" w:sz="0" w:space="0" w:color="auto"/>
        <w:right w:val="none" w:sz="0" w:space="0" w:color="auto"/>
      </w:divBdr>
    </w:div>
    <w:div w:id="822623144">
      <w:bodyDiv w:val="1"/>
      <w:marLeft w:val="0"/>
      <w:marRight w:val="0"/>
      <w:marTop w:val="0"/>
      <w:marBottom w:val="0"/>
      <w:divBdr>
        <w:top w:val="none" w:sz="0" w:space="0" w:color="auto"/>
        <w:left w:val="none" w:sz="0" w:space="0" w:color="auto"/>
        <w:bottom w:val="none" w:sz="0" w:space="0" w:color="auto"/>
        <w:right w:val="none" w:sz="0" w:space="0" w:color="auto"/>
      </w:divBdr>
    </w:div>
    <w:div w:id="822698539">
      <w:bodyDiv w:val="1"/>
      <w:marLeft w:val="0"/>
      <w:marRight w:val="0"/>
      <w:marTop w:val="0"/>
      <w:marBottom w:val="0"/>
      <w:divBdr>
        <w:top w:val="none" w:sz="0" w:space="0" w:color="auto"/>
        <w:left w:val="none" w:sz="0" w:space="0" w:color="auto"/>
        <w:bottom w:val="none" w:sz="0" w:space="0" w:color="auto"/>
        <w:right w:val="none" w:sz="0" w:space="0" w:color="auto"/>
      </w:divBdr>
    </w:div>
    <w:div w:id="822816577">
      <w:bodyDiv w:val="1"/>
      <w:marLeft w:val="0"/>
      <w:marRight w:val="0"/>
      <w:marTop w:val="0"/>
      <w:marBottom w:val="0"/>
      <w:divBdr>
        <w:top w:val="none" w:sz="0" w:space="0" w:color="auto"/>
        <w:left w:val="none" w:sz="0" w:space="0" w:color="auto"/>
        <w:bottom w:val="none" w:sz="0" w:space="0" w:color="auto"/>
        <w:right w:val="none" w:sz="0" w:space="0" w:color="auto"/>
      </w:divBdr>
    </w:div>
    <w:div w:id="822893893">
      <w:bodyDiv w:val="1"/>
      <w:marLeft w:val="0"/>
      <w:marRight w:val="0"/>
      <w:marTop w:val="0"/>
      <w:marBottom w:val="0"/>
      <w:divBdr>
        <w:top w:val="none" w:sz="0" w:space="0" w:color="auto"/>
        <w:left w:val="none" w:sz="0" w:space="0" w:color="auto"/>
        <w:bottom w:val="none" w:sz="0" w:space="0" w:color="auto"/>
        <w:right w:val="none" w:sz="0" w:space="0" w:color="auto"/>
      </w:divBdr>
    </w:div>
    <w:div w:id="823282083">
      <w:bodyDiv w:val="1"/>
      <w:marLeft w:val="0"/>
      <w:marRight w:val="0"/>
      <w:marTop w:val="0"/>
      <w:marBottom w:val="0"/>
      <w:divBdr>
        <w:top w:val="none" w:sz="0" w:space="0" w:color="auto"/>
        <w:left w:val="none" w:sz="0" w:space="0" w:color="auto"/>
        <w:bottom w:val="none" w:sz="0" w:space="0" w:color="auto"/>
        <w:right w:val="none" w:sz="0" w:space="0" w:color="auto"/>
      </w:divBdr>
    </w:div>
    <w:div w:id="823474816">
      <w:bodyDiv w:val="1"/>
      <w:marLeft w:val="0"/>
      <w:marRight w:val="0"/>
      <w:marTop w:val="0"/>
      <w:marBottom w:val="0"/>
      <w:divBdr>
        <w:top w:val="none" w:sz="0" w:space="0" w:color="auto"/>
        <w:left w:val="none" w:sz="0" w:space="0" w:color="auto"/>
        <w:bottom w:val="none" w:sz="0" w:space="0" w:color="auto"/>
        <w:right w:val="none" w:sz="0" w:space="0" w:color="auto"/>
      </w:divBdr>
    </w:div>
    <w:div w:id="823476602">
      <w:bodyDiv w:val="1"/>
      <w:marLeft w:val="0"/>
      <w:marRight w:val="0"/>
      <w:marTop w:val="0"/>
      <w:marBottom w:val="0"/>
      <w:divBdr>
        <w:top w:val="none" w:sz="0" w:space="0" w:color="auto"/>
        <w:left w:val="none" w:sz="0" w:space="0" w:color="auto"/>
        <w:bottom w:val="none" w:sz="0" w:space="0" w:color="auto"/>
        <w:right w:val="none" w:sz="0" w:space="0" w:color="auto"/>
      </w:divBdr>
    </w:div>
    <w:div w:id="823594800">
      <w:bodyDiv w:val="1"/>
      <w:marLeft w:val="0"/>
      <w:marRight w:val="0"/>
      <w:marTop w:val="0"/>
      <w:marBottom w:val="0"/>
      <w:divBdr>
        <w:top w:val="none" w:sz="0" w:space="0" w:color="auto"/>
        <w:left w:val="none" w:sz="0" w:space="0" w:color="auto"/>
        <w:bottom w:val="none" w:sz="0" w:space="0" w:color="auto"/>
        <w:right w:val="none" w:sz="0" w:space="0" w:color="auto"/>
      </w:divBdr>
    </w:div>
    <w:div w:id="823737482">
      <w:bodyDiv w:val="1"/>
      <w:marLeft w:val="0"/>
      <w:marRight w:val="0"/>
      <w:marTop w:val="0"/>
      <w:marBottom w:val="0"/>
      <w:divBdr>
        <w:top w:val="none" w:sz="0" w:space="0" w:color="auto"/>
        <w:left w:val="none" w:sz="0" w:space="0" w:color="auto"/>
        <w:bottom w:val="none" w:sz="0" w:space="0" w:color="auto"/>
        <w:right w:val="none" w:sz="0" w:space="0" w:color="auto"/>
      </w:divBdr>
    </w:div>
    <w:div w:id="824056572">
      <w:bodyDiv w:val="1"/>
      <w:marLeft w:val="0"/>
      <w:marRight w:val="0"/>
      <w:marTop w:val="0"/>
      <w:marBottom w:val="0"/>
      <w:divBdr>
        <w:top w:val="none" w:sz="0" w:space="0" w:color="auto"/>
        <w:left w:val="none" w:sz="0" w:space="0" w:color="auto"/>
        <w:bottom w:val="none" w:sz="0" w:space="0" w:color="auto"/>
        <w:right w:val="none" w:sz="0" w:space="0" w:color="auto"/>
      </w:divBdr>
    </w:div>
    <w:div w:id="824128441">
      <w:bodyDiv w:val="1"/>
      <w:marLeft w:val="0"/>
      <w:marRight w:val="0"/>
      <w:marTop w:val="0"/>
      <w:marBottom w:val="0"/>
      <w:divBdr>
        <w:top w:val="none" w:sz="0" w:space="0" w:color="auto"/>
        <w:left w:val="none" w:sz="0" w:space="0" w:color="auto"/>
        <w:bottom w:val="none" w:sz="0" w:space="0" w:color="auto"/>
        <w:right w:val="none" w:sz="0" w:space="0" w:color="auto"/>
      </w:divBdr>
    </w:div>
    <w:div w:id="824277167">
      <w:bodyDiv w:val="1"/>
      <w:marLeft w:val="0"/>
      <w:marRight w:val="0"/>
      <w:marTop w:val="0"/>
      <w:marBottom w:val="0"/>
      <w:divBdr>
        <w:top w:val="none" w:sz="0" w:space="0" w:color="auto"/>
        <w:left w:val="none" w:sz="0" w:space="0" w:color="auto"/>
        <w:bottom w:val="none" w:sz="0" w:space="0" w:color="auto"/>
        <w:right w:val="none" w:sz="0" w:space="0" w:color="auto"/>
      </w:divBdr>
    </w:div>
    <w:div w:id="824475562">
      <w:bodyDiv w:val="1"/>
      <w:marLeft w:val="0"/>
      <w:marRight w:val="0"/>
      <w:marTop w:val="0"/>
      <w:marBottom w:val="0"/>
      <w:divBdr>
        <w:top w:val="none" w:sz="0" w:space="0" w:color="auto"/>
        <w:left w:val="none" w:sz="0" w:space="0" w:color="auto"/>
        <w:bottom w:val="none" w:sz="0" w:space="0" w:color="auto"/>
        <w:right w:val="none" w:sz="0" w:space="0" w:color="auto"/>
      </w:divBdr>
    </w:div>
    <w:div w:id="824511340">
      <w:bodyDiv w:val="1"/>
      <w:marLeft w:val="0"/>
      <w:marRight w:val="0"/>
      <w:marTop w:val="0"/>
      <w:marBottom w:val="0"/>
      <w:divBdr>
        <w:top w:val="none" w:sz="0" w:space="0" w:color="auto"/>
        <w:left w:val="none" w:sz="0" w:space="0" w:color="auto"/>
        <w:bottom w:val="none" w:sz="0" w:space="0" w:color="auto"/>
        <w:right w:val="none" w:sz="0" w:space="0" w:color="auto"/>
      </w:divBdr>
    </w:div>
    <w:div w:id="824973256">
      <w:bodyDiv w:val="1"/>
      <w:marLeft w:val="0"/>
      <w:marRight w:val="0"/>
      <w:marTop w:val="0"/>
      <w:marBottom w:val="0"/>
      <w:divBdr>
        <w:top w:val="none" w:sz="0" w:space="0" w:color="auto"/>
        <w:left w:val="none" w:sz="0" w:space="0" w:color="auto"/>
        <w:bottom w:val="none" w:sz="0" w:space="0" w:color="auto"/>
        <w:right w:val="none" w:sz="0" w:space="0" w:color="auto"/>
      </w:divBdr>
    </w:div>
    <w:div w:id="825437172">
      <w:bodyDiv w:val="1"/>
      <w:marLeft w:val="0"/>
      <w:marRight w:val="0"/>
      <w:marTop w:val="0"/>
      <w:marBottom w:val="0"/>
      <w:divBdr>
        <w:top w:val="none" w:sz="0" w:space="0" w:color="auto"/>
        <w:left w:val="none" w:sz="0" w:space="0" w:color="auto"/>
        <w:bottom w:val="none" w:sz="0" w:space="0" w:color="auto"/>
        <w:right w:val="none" w:sz="0" w:space="0" w:color="auto"/>
      </w:divBdr>
    </w:div>
    <w:div w:id="825509168">
      <w:bodyDiv w:val="1"/>
      <w:marLeft w:val="0"/>
      <w:marRight w:val="0"/>
      <w:marTop w:val="0"/>
      <w:marBottom w:val="0"/>
      <w:divBdr>
        <w:top w:val="none" w:sz="0" w:space="0" w:color="auto"/>
        <w:left w:val="none" w:sz="0" w:space="0" w:color="auto"/>
        <w:bottom w:val="none" w:sz="0" w:space="0" w:color="auto"/>
        <w:right w:val="none" w:sz="0" w:space="0" w:color="auto"/>
      </w:divBdr>
    </w:div>
    <w:div w:id="825587557">
      <w:bodyDiv w:val="1"/>
      <w:marLeft w:val="0"/>
      <w:marRight w:val="0"/>
      <w:marTop w:val="0"/>
      <w:marBottom w:val="0"/>
      <w:divBdr>
        <w:top w:val="none" w:sz="0" w:space="0" w:color="auto"/>
        <w:left w:val="none" w:sz="0" w:space="0" w:color="auto"/>
        <w:bottom w:val="none" w:sz="0" w:space="0" w:color="auto"/>
        <w:right w:val="none" w:sz="0" w:space="0" w:color="auto"/>
      </w:divBdr>
    </w:div>
    <w:div w:id="825702849">
      <w:bodyDiv w:val="1"/>
      <w:marLeft w:val="0"/>
      <w:marRight w:val="0"/>
      <w:marTop w:val="0"/>
      <w:marBottom w:val="0"/>
      <w:divBdr>
        <w:top w:val="none" w:sz="0" w:space="0" w:color="auto"/>
        <w:left w:val="none" w:sz="0" w:space="0" w:color="auto"/>
        <w:bottom w:val="none" w:sz="0" w:space="0" w:color="auto"/>
        <w:right w:val="none" w:sz="0" w:space="0" w:color="auto"/>
      </w:divBdr>
    </w:div>
    <w:div w:id="825778801">
      <w:bodyDiv w:val="1"/>
      <w:marLeft w:val="0"/>
      <w:marRight w:val="0"/>
      <w:marTop w:val="0"/>
      <w:marBottom w:val="0"/>
      <w:divBdr>
        <w:top w:val="none" w:sz="0" w:space="0" w:color="auto"/>
        <w:left w:val="none" w:sz="0" w:space="0" w:color="auto"/>
        <w:bottom w:val="none" w:sz="0" w:space="0" w:color="auto"/>
        <w:right w:val="none" w:sz="0" w:space="0" w:color="auto"/>
      </w:divBdr>
    </w:div>
    <w:div w:id="825974852">
      <w:bodyDiv w:val="1"/>
      <w:marLeft w:val="0"/>
      <w:marRight w:val="0"/>
      <w:marTop w:val="0"/>
      <w:marBottom w:val="0"/>
      <w:divBdr>
        <w:top w:val="none" w:sz="0" w:space="0" w:color="auto"/>
        <w:left w:val="none" w:sz="0" w:space="0" w:color="auto"/>
        <w:bottom w:val="none" w:sz="0" w:space="0" w:color="auto"/>
        <w:right w:val="none" w:sz="0" w:space="0" w:color="auto"/>
      </w:divBdr>
    </w:div>
    <w:div w:id="826165363">
      <w:bodyDiv w:val="1"/>
      <w:marLeft w:val="0"/>
      <w:marRight w:val="0"/>
      <w:marTop w:val="0"/>
      <w:marBottom w:val="0"/>
      <w:divBdr>
        <w:top w:val="none" w:sz="0" w:space="0" w:color="auto"/>
        <w:left w:val="none" w:sz="0" w:space="0" w:color="auto"/>
        <w:bottom w:val="none" w:sz="0" w:space="0" w:color="auto"/>
        <w:right w:val="none" w:sz="0" w:space="0" w:color="auto"/>
      </w:divBdr>
    </w:div>
    <w:div w:id="826240832">
      <w:bodyDiv w:val="1"/>
      <w:marLeft w:val="0"/>
      <w:marRight w:val="0"/>
      <w:marTop w:val="0"/>
      <w:marBottom w:val="0"/>
      <w:divBdr>
        <w:top w:val="none" w:sz="0" w:space="0" w:color="auto"/>
        <w:left w:val="none" w:sz="0" w:space="0" w:color="auto"/>
        <w:bottom w:val="none" w:sz="0" w:space="0" w:color="auto"/>
        <w:right w:val="none" w:sz="0" w:space="0" w:color="auto"/>
      </w:divBdr>
    </w:div>
    <w:div w:id="826282198">
      <w:bodyDiv w:val="1"/>
      <w:marLeft w:val="0"/>
      <w:marRight w:val="0"/>
      <w:marTop w:val="0"/>
      <w:marBottom w:val="0"/>
      <w:divBdr>
        <w:top w:val="none" w:sz="0" w:space="0" w:color="auto"/>
        <w:left w:val="none" w:sz="0" w:space="0" w:color="auto"/>
        <w:bottom w:val="none" w:sz="0" w:space="0" w:color="auto"/>
        <w:right w:val="none" w:sz="0" w:space="0" w:color="auto"/>
      </w:divBdr>
    </w:div>
    <w:div w:id="826557536">
      <w:bodyDiv w:val="1"/>
      <w:marLeft w:val="0"/>
      <w:marRight w:val="0"/>
      <w:marTop w:val="0"/>
      <w:marBottom w:val="0"/>
      <w:divBdr>
        <w:top w:val="none" w:sz="0" w:space="0" w:color="auto"/>
        <w:left w:val="none" w:sz="0" w:space="0" w:color="auto"/>
        <w:bottom w:val="none" w:sz="0" w:space="0" w:color="auto"/>
        <w:right w:val="none" w:sz="0" w:space="0" w:color="auto"/>
      </w:divBdr>
    </w:div>
    <w:div w:id="826627360">
      <w:bodyDiv w:val="1"/>
      <w:marLeft w:val="0"/>
      <w:marRight w:val="0"/>
      <w:marTop w:val="0"/>
      <w:marBottom w:val="0"/>
      <w:divBdr>
        <w:top w:val="none" w:sz="0" w:space="0" w:color="auto"/>
        <w:left w:val="none" w:sz="0" w:space="0" w:color="auto"/>
        <w:bottom w:val="none" w:sz="0" w:space="0" w:color="auto"/>
        <w:right w:val="none" w:sz="0" w:space="0" w:color="auto"/>
      </w:divBdr>
    </w:div>
    <w:div w:id="826627429">
      <w:bodyDiv w:val="1"/>
      <w:marLeft w:val="0"/>
      <w:marRight w:val="0"/>
      <w:marTop w:val="0"/>
      <w:marBottom w:val="0"/>
      <w:divBdr>
        <w:top w:val="none" w:sz="0" w:space="0" w:color="auto"/>
        <w:left w:val="none" w:sz="0" w:space="0" w:color="auto"/>
        <w:bottom w:val="none" w:sz="0" w:space="0" w:color="auto"/>
        <w:right w:val="none" w:sz="0" w:space="0" w:color="auto"/>
      </w:divBdr>
    </w:div>
    <w:div w:id="827135281">
      <w:bodyDiv w:val="1"/>
      <w:marLeft w:val="0"/>
      <w:marRight w:val="0"/>
      <w:marTop w:val="0"/>
      <w:marBottom w:val="0"/>
      <w:divBdr>
        <w:top w:val="none" w:sz="0" w:space="0" w:color="auto"/>
        <w:left w:val="none" w:sz="0" w:space="0" w:color="auto"/>
        <w:bottom w:val="none" w:sz="0" w:space="0" w:color="auto"/>
        <w:right w:val="none" w:sz="0" w:space="0" w:color="auto"/>
      </w:divBdr>
    </w:div>
    <w:div w:id="827135849">
      <w:bodyDiv w:val="1"/>
      <w:marLeft w:val="0"/>
      <w:marRight w:val="0"/>
      <w:marTop w:val="0"/>
      <w:marBottom w:val="0"/>
      <w:divBdr>
        <w:top w:val="none" w:sz="0" w:space="0" w:color="auto"/>
        <w:left w:val="none" w:sz="0" w:space="0" w:color="auto"/>
        <w:bottom w:val="none" w:sz="0" w:space="0" w:color="auto"/>
        <w:right w:val="none" w:sz="0" w:space="0" w:color="auto"/>
      </w:divBdr>
    </w:div>
    <w:div w:id="827213139">
      <w:bodyDiv w:val="1"/>
      <w:marLeft w:val="0"/>
      <w:marRight w:val="0"/>
      <w:marTop w:val="0"/>
      <w:marBottom w:val="0"/>
      <w:divBdr>
        <w:top w:val="none" w:sz="0" w:space="0" w:color="auto"/>
        <w:left w:val="none" w:sz="0" w:space="0" w:color="auto"/>
        <w:bottom w:val="none" w:sz="0" w:space="0" w:color="auto"/>
        <w:right w:val="none" w:sz="0" w:space="0" w:color="auto"/>
      </w:divBdr>
    </w:div>
    <w:div w:id="827214671">
      <w:bodyDiv w:val="1"/>
      <w:marLeft w:val="0"/>
      <w:marRight w:val="0"/>
      <w:marTop w:val="0"/>
      <w:marBottom w:val="0"/>
      <w:divBdr>
        <w:top w:val="none" w:sz="0" w:space="0" w:color="auto"/>
        <w:left w:val="none" w:sz="0" w:space="0" w:color="auto"/>
        <w:bottom w:val="none" w:sz="0" w:space="0" w:color="auto"/>
        <w:right w:val="none" w:sz="0" w:space="0" w:color="auto"/>
      </w:divBdr>
    </w:div>
    <w:div w:id="827405766">
      <w:bodyDiv w:val="1"/>
      <w:marLeft w:val="0"/>
      <w:marRight w:val="0"/>
      <w:marTop w:val="0"/>
      <w:marBottom w:val="0"/>
      <w:divBdr>
        <w:top w:val="none" w:sz="0" w:space="0" w:color="auto"/>
        <w:left w:val="none" w:sz="0" w:space="0" w:color="auto"/>
        <w:bottom w:val="none" w:sz="0" w:space="0" w:color="auto"/>
        <w:right w:val="none" w:sz="0" w:space="0" w:color="auto"/>
      </w:divBdr>
    </w:div>
    <w:div w:id="827476495">
      <w:bodyDiv w:val="1"/>
      <w:marLeft w:val="0"/>
      <w:marRight w:val="0"/>
      <w:marTop w:val="0"/>
      <w:marBottom w:val="0"/>
      <w:divBdr>
        <w:top w:val="none" w:sz="0" w:space="0" w:color="auto"/>
        <w:left w:val="none" w:sz="0" w:space="0" w:color="auto"/>
        <w:bottom w:val="none" w:sz="0" w:space="0" w:color="auto"/>
        <w:right w:val="none" w:sz="0" w:space="0" w:color="auto"/>
      </w:divBdr>
    </w:div>
    <w:div w:id="827750346">
      <w:bodyDiv w:val="1"/>
      <w:marLeft w:val="0"/>
      <w:marRight w:val="0"/>
      <w:marTop w:val="0"/>
      <w:marBottom w:val="0"/>
      <w:divBdr>
        <w:top w:val="none" w:sz="0" w:space="0" w:color="auto"/>
        <w:left w:val="none" w:sz="0" w:space="0" w:color="auto"/>
        <w:bottom w:val="none" w:sz="0" w:space="0" w:color="auto"/>
        <w:right w:val="none" w:sz="0" w:space="0" w:color="auto"/>
      </w:divBdr>
    </w:div>
    <w:div w:id="827986681">
      <w:bodyDiv w:val="1"/>
      <w:marLeft w:val="0"/>
      <w:marRight w:val="0"/>
      <w:marTop w:val="0"/>
      <w:marBottom w:val="0"/>
      <w:divBdr>
        <w:top w:val="none" w:sz="0" w:space="0" w:color="auto"/>
        <w:left w:val="none" w:sz="0" w:space="0" w:color="auto"/>
        <w:bottom w:val="none" w:sz="0" w:space="0" w:color="auto"/>
        <w:right w:val="none" w:sz="0" w:space="0" w:color="auto"/>
      </w:divBdr>
    </w:div>
    <w:div w:id="828055975">
      <w:bodyDiv w:val="1"/>
      <w:marLeft w:val="0"/>
      <w:marRight w:val="0"/>
      <w:marTop w:val="0"/>
      <w:marBottom w:val="0"/>
      <w:divBdr>
        <w:top w:val="none" w:sz="0" w:space="0" w:color="auto"/>
        <w:left w:val="none" w:sz="0" w:space="0" w:color="auto"/>
        <w:bottom w:val="none" w:sz="0" w:space="0" w:color="auto"/>
        <w:right w:val="none" w:sz="0" w:space="0" w:color="auto"/>
      </w:divBdr>
    </w:div>
    <w:div w:id="828132167">
      <w:bodyDiv w:val="1"/>
      <w:marLeft w:val="0"/>
      <w:marRight w:val="0"/>
      <w:marTop w:val="0"/>
      <w:marBottom w:val="0"/>
      <w:divBdr>
        <w:top w:val="none" w:sz="0" w:space="0" w:color="auto"/>
        <w:left w:val="none" w:sz="0" w:space="0" w:color="auto"/>
        <w:bottom w:val="none" w:sz="0" w:space="0" w:color="auto"/>
        <w:right w:val="none" w:sz="0" w:space="0" w:color="auto"/>
      </w:divBdr>
    </w:div>
    <w:div w:id="828134516">
      <w:bodyDiv w:val="1"/>
      <w:marLeft w:val="0"/>
      <w:marRight w:val="0"/>
      <w:marTop w:val="0"/>
      <w:marBottom w:val="0"/>
      <w:divBdr>
        <w:top w:val="none" w:sz="0" w:space="0" w:color="auto"/>
        <w:left w:val="none" w:sz="0" w:space="0" w:color="auto"/>
        <w:bottom w:val="none" w:sz="0" w:space="0" w:color="auto"/>
        <w:right w:val="none" w:sz="0" w:space="0" w:color="auto"/>
      </w:divBdr>
    </w:div>
    <w:div w:id="828137783">
      <w:bodyDiv w:val="1"/>
      <w:marLeft w:val="0"/>
      <w:marRight w:val="0"/>
      <w:marTop w:val="0"/>
      <w:marBottom w:val="0"/>
      <w:divBdr>
        <w:top w:val="none" w:sz="0" w:space="0" w:color="auto"/>
        <w:left w:val="none" w:sz="0" w:space="0" w:color="auto"/>
        <w:bottom w:val="none" w:sz="0" w:space="0" w:color="auto"/>
        <w:right w:val="none" w:sz="0" w:space="0" w:color="auto"/>
      </w:divBdr>
    </w:div>
    <w:div w:id="828711625">
      <w:bodyDiv w:val="1"/>
      <w:marLeft w:val="0"/>
      <w:marRight w:val="0"/>
      <w:marTop w:val="0"/>
      <w:marBottom w:val="0"/>
      <w:divBdr>
        <w:top w:val="none" w:sz="0" w:space="0" w:color="auto"/>
        <w:left w:val="none" w:sz="0" w:space="0" w:color="auto"/>
        <w:bottom w:val="none" w:sz="0" w:space="0" w:color="auto"/>
        <w:right w:val="none" w:sz="0" w:space="0" w:color="auto"/>
      </w:divBdr>
    </w:div>
    <w:div w:id="828907602">
      <w:bodyDiv w:val="1"/>
      <w:marLeft w:val="0"/>
      <w:marRight w:val="0"/>
      <w:marTop w:val="0"/>
      <w:marBottom w:val="0"/>
      <w:divBdr>
        <w:top w:val="none" w:sz="0" w:space="0" w:color="auto"/>
        <w:left w:val="none" w:sz="0" w:space="0" w:color="auto"/>
        <w:bottom w:val="none" w:sz="0" w:space="0" w:color="auto"/>
        <w:right w:val="none" w:sz="0" w:space="0" w:color="auto"/>
      </w:divBdr>
    </w:div>
    <w:div w:id="828979856">
      <w:bodyDiv w:val="1"/>
      <w:marLeft w:val="0"/>
      <w:marRight w:val="0"/>
      <w:marTop w:val="0"/>
      <w:marBottom w:val="0"/>
      <w:divBdr>
        <w:top w:val="none" w:sz="0" w:space="0" w:color="auto"/>
        <w:left w:val="none" w:sz="0" w:space="0" w:color="auto"/>
        <w:bottom w:val="none" w:sz="0" w:space="0" w:color="auto"/>
        <w:right w:val="none" w:sz="0" w:space="0" w:color="auto"/>
      </w:divBdr>
    </w:div>
    <w:div w:id="829057357">
      <w:bodyDiv w:val="1"/>
      <w:marLeft w:val="0"/>
      <w:marRight w:val="0"/>
      <w:marTop w:val="0"/>
      <w:marBottom w:val="0"/>
      <w:divBdr>
        <w:top w:val="none" w:sz="0" w:space="0" w:color="auto"/>
        <w:left w:val="none" w:sz="0" w:space="0" w:color="auto"/>
        <w:bottom w:val="none" w:sz="0" w:space="0" w:color="auto"/>
        <w:right w:val="none" w:sz="0" w:space="0" w:color="auto"/>
      </w:divBdr>
    </w:div>
    <w:div w:id="829060947">
      <w:bodyDiv w:val="1"/>
      <w:marLeft w:val="0"/>
      <w:marRight w:val="0"/>
      <w:marTop w:val="0"/>
      <w:marBottom w:val="0"/>
      <w:divBdr>
        <w:top w:val="none" w:sz="0" w:space="0" w:color="auto"/>
        <w:left w:val="none" w:sz="0" w:space="0" w:color="auto"/>
        <w:bottom w:val="none" w:sz="0" w:space="0" w:color="auto"/>
        <w:right w:val="none" w:sz="0" w:space="0" w:color="auto"/>
      </w:divBdr>
    </w:div>
    <w:div w:id="829062377">
      <w:bodyDiv w:val="1"/>
      <w:marLeft w:val="0"/>
      <w:marRight w:val="0"/>
      <w:marTop w:val="0"/>
      <w:marBottom w:val="0"/>
      <w:divBdr>
        <w:top w:val="none" w:sz="0" w:space="0" w:color="auto"/>
        <w:left w:val="none" w:sz="0" w:space="0" w:color="auto"/>
        <w:bottom w:val="none" w:sz="0" w:space="0" w:color="auto"/>
        <w:right w:val="none" w:sz="0" w:space="0" w:color="auto"/>
      </w:divBdr>
    </w:div>
    <w:div w:id="829102659">
      <w:bodyDiv w:val="1"/>
      <w:marLeft w:val="0"/>
      <w:marRight w:val="0"/>
      <w:marTop w:val="0"/>
      <w:marBottom w:val="0"/>
      <w:divBdr>
        <w:top w:val="none" w:sz="0" w:space="0" w:color="auto"/>
        <w:left w:val="none" w:sz="0" w:space="0" w:color="auto"/>
        <w:bottom w:val="none" w:sz="0" w:space="0" w:color="auto"/>
        <w:right w:val="none" w:sz="0" w:space="0" w:color="auto"/>
      </w:divBdr>
    </w:div>
    <w:div w:id="829102984">
      <w:bodyDiv w:val="1"/>
      <w:marLeft w:val="0"/>
      <w:marRight w:val="0"/>
      <w:marTop w:val="0"/>
      <w:marBottom w:val="0"/>
      <w:divBdr>
        <w:top w:val="none" w:sz="0" w:space="0" w:color="auto"/>
        <w:left w:val="none" w:sz="0" w:space="0" w:color="auto"/>
        <w:bottom w:val="none" w:sz="0" w:space="0" w:color="auto"/>
        <w:right w:val="none" w:sz="0" w:space="0" w:color="auto"/>
      </w:divBdr>
    </w:div>
    <w:div w:id="829369577">
      <w:bodyDiv w:val="1"/>
      <w:marLeft w:val="0"/>
      <w:marRight w:val="0"/>
      <w:marTop w:val="0"/>
      <w:marBottom w:val="0"/>
      <w:divBdr>
        <w:top w:val="none" w:sz="0" w:space="0" w:color="auto"/>
        <w:left w:val="none" w:sz="0" w:space="0" w:color="auto"/>
        <w:bottom w:val="none" w:sz="0" w:space="0" w:color="auto"/>
        <w:right w:val="none" w:sz="0" w:space="0" w:color="auto"/>
      </w:divBdr>
    </w:div>
    <w:div w:id="829560846">
      <w:bodyDiv w:val="1"/>
      <w:marLeft w:val="0"/>
      <w:marRight w:val="0"/>
      <w:marTop w:val="0"/>
      <w:marBottom w:val="0"/>
      <w:divBdr>
        <w:top w:val="none" w:sz="0" w:space="0" w:color="auto"/>
        <w:left w:val="none" w:sz="0" w:space="0" w:color="auto"/>
        <w:bottom w:val="none" w:sz="0" w:space="0" w:color="auto"/>
        <w:right w:val="none" w:sz="0" w:space="0" w:color="auto"/>
      </w:divBdr>
    </w:div>
    <w:div w:id="829710149">
      <w:bodyDiv w:val="1"/>
      <w:marLeft w:val="0"/>
      <w:marRight w:val="0"/>
      <w:marTop w:val="0"/>
      <w:marBottom w:val="0"/>
      <w:divBdr>
        <w:top w:val="none" w:sz="0" w:space="0" w:color="auto"/>
        <w:left w:val="none" w:sz="0" w:space="0" w:color="auto"/>
        <w:bottom w:val="none" w:sz="0" w:space="0" w:color="auto"/>
        <w:right w:val="none" w:sz="0" w:space="0" w:color="auto"/>
      </w:divBdr>
    </w:div>
    <w:div w:id="829752790">
      <w:bodyDiv w:val="1"/>
      <w:marLeft w:val="0"/>
      <w:marRight w:val="0"/>
      <w:marTop w:val="0"/>
      <w:marBottom w:val="0"/>
      <w:divBdr>
        <w:top w:val="none" w:sz="0" w:space="0" w:color="auto"/>
        <w:left w:val="none" w:sz="0" w:space="0" w:color="auto"/>
        <w:bottom w:val="none" w:sz="0" w:space="0" w:color="auto"/>
        <w:right w:val="none" w:sz="0" w:space="0" w:color="auto"/>
      </w:divBdr>
    </w:div>
    <w:div w:id="829831133">
      <w:bodyDiv w:val="1"/>
      <w:marLeft w:val="0"/>
      <w:marRight w:val="0"/>
      <w:marTop w:val="0"/>
      <w:marBottom w:val="0"/>
      <w:divBdr>
        <w:top w:val="none" w:sz="0" w:space="0" w:color="auto"/>
        <w:left w:val="none" w:sz="0" w:space="0" w:color="auto"/>
        <w:bottom w:val="none" w:sz="0" w:space="0" w:color="auto"/>
        <w:right w:val="none" w:sz="0" w:space="0" w:color="auto"/>
      </w:divBdr>
    </w:div>
    <w:div w:id="830365052">
      <w:bodyDiv w:val="1"/>
      <w:marLeft w:val="0"/>
      <w:marRight w:val="0"/>
      <w:marTop w:val="0"/>
      <w:marBottom w:val="0"/>
      <w:divBdr>
        <w:top w:val="none" w:sz="0" w:space="0" w:color="auto"/>
        <w:left w:val="none" w:sz="0" w:space="0" w:color="auto"/>
        <w:bottom w:val="none" w:sz="0" w:space="0" w:color="auto"/>
        <w:right w:val="none" w:sz="0" w:space="0" w:color="auto"/>
      </w:divBdr>
    </w:div>
    <w:div w:id="830560208">
      <w:bodyDiv w:val="1"/>
      <w:marLeft w:val="0"/>
      <w:marRight w:val="0"/>
      <w:marTop w:val="0"/>
      <w:marBottom w:val="0"/>
      <w:divBdr>
        <w:top w:val="none" w:sz="0" w:space="0" w:color="auto"/>
        <w:left w:val="none" w:sz="0" w:space="0" w:color="auto"/>
        <w:bottom w:val="none" w:sz="0" w:space="0" w:color="auto"/>
        <w:right w:val="none" w:sz="0" w:space="0" w:color="auto"/>
      </w:divBdr>
    </w:div>
    <w:div w:id="830676851">
      <w:bodyDiv w:val="1"/>
      <w:marLeft w:val="0"/>
      <w:marRight w:val="0"/>
      <w:marTop w:val="0"/>
      <w:marBottom w:val="0"/>
      <w:divBdr>
        <w:top w:val="none" w:sz="0" w:space="0" w:color="auto"/>
        <w:left w:val="none" w:sz="0" w:space="0" w:color="auto"/>
        <w:bottom w:val="none" w:sz="0" w:space="0" w:color="auto"/>
        <w:right w:val="none" w:sz="0" w:space="0" w:color="auto"/>
      </w:divBdr>
    </w:div>
    <w:div w:id="830944773">
      <w:bodyDiv w:val="1"/>
      <w:marLeft w:val="0"/>
      <w:marRight w:val="0"/>
      <w:marTop w:val="0"/>
      <w:marBottom w:val="0"/>
      <w:divBdr>
        <w:top w:val="none" w:sz="0" w:space="0" w:color="auto"/>
        <w:left w:val="none" w:sz="0" w:space="0" w:color="auto"/>
        <w:bottom w:val="none" w:sz="0" w:space="0" w:color="auto"/>
        <w:right w:val="none" w:sz="0" w:space="0" w:color="auto"/>
      </w:divBdr>
    </w:div>
    <w:div w:id="831140670">
      <w:bodyDiv w:val="1"/>
      <w:marLeft w:val="0"/>
      <w:marRight w:val="0"/>
      <w:marTop w:val="0"/>
      <w:marBottom w:val="0"/>
      <w:divBdr>
        <w:top w:val="none" w:sz="0" w:space="0" w:color="auto"/>
        <w:left w:val="none" w:sz="0" w:space="0" w:color="auto"/>
        <w:bottom w:val="none" w:sz="0" w:space="0" w:color="auto"/>
        <w:right w:val="none" w:sz="0" w:space="0" w:color="auto"/>
      </w:divBdr>
    </w:div>
    <w:div w:id="831527839">
      <w:bodyDiv w:val="1"/>
      <w:marLeft w:val="0"/>
      <w:marRight w:val="0"/>
      <w:marTop w:val="0"/>
      <w:marBottom w:val="0"/>
      <w:divBdr>
        <w:top w:val="none" w:sz="0" w:space="0" w:color="auto"/>
        <w:left w:val="none" w:sz="0" w:space="0" w:color="auto"/>
        <w:bottom w:val="none" w:sz="0" w:space="0" w:color="auto"/>
        <w:right w:val="none" w:sz="0" w:space="0" w:color="auto"/>
      </w:divBdr>
    </w:div>
    <w:div w:id="831792440">
      <w:bodyDiv w:val="1"/>
      <w:marLeft w:val="0"/>
      <w:marRight w:val="0"/>
      <w:marTop w:val="0"/>
      <w:marBottom w:val="0"/>
      <w:divBdr>
        <w:top w:val="none" w:sz="0" w:space="0" w:color="auto"/>
        <w:left w:val="none" w:sz="0" w:space="0" w:color="auto"/>
        <w:bottom w:val="none" w:sz="0" w:space="0" w:color="auto"/>
        <w:right w:val="none" w:sz="0" w:space="0" w:color="auto"/>
      </w:divBdr>
    </w:div>
    <w:div w:id="831871852">
      <w:bodyDiv w:val="1"/>
      <w:marLeft w:val="0"/>
      <w:marRight w:val="0"/>
      <w:marTop w:val="0"/>
      <w:marBottom w:val="0"/>
      <w:divBdr>
        <w:top w:val="none" w:sz="0" w:space="0" w:color="auto"/>
        <w:left w:val="none" w:sz="0" w:space="0" w:color="auto"/>
        <w:bottom w:val="none" w:sz="0" w:space="0" w:color="auto"/>
        <w:right w:val="none" w:sz="0" w:space="0" w:color="auto"/>
      </w:divBdr>
    </w:div>
    <w:div w:id="831989793">
      <w:bodyDiv w:val="1"/>
      <w:marLeft w:val="0"/>
      <w:marRight w:val="0"/>
      <w:marTop w:val="0"/>
      <w:marBottom w:val="0"/>
      <w:divBdr>
        <w:top w:val="none" w:sz="0" w:space="0" w:color="auto"/>
        <w:left w:val="none" w:sz="0" w:space="0" w:color="auto"/>
        <w:bottom w:val="none" w:sz="0" w:space="0" w:color="auto"/>
        <w:right w:val="none" w:sz="0" w:space="0" w:color="auto"/>
      </w:divBdr>
    </w:div>
    <w:div w:id="832065628">
      <w:bodyDiv w:val="1"/>
      <w:marLeft w:val="0"/>
      <w:marRight w:val="0"/>
      <w:marTop w:val="0"/>
      <w:marBottom w:val="0"/>
      <w:divBdr>
        <w:top w:val="none" w:sz="0" w:space="0" w:color="auto"/>
        <w:left w:val="none" w:sz="0" w:space="0" w:color="auto"/>
        <w:bottom w:val="none" w:sz="0" w:space="0" w:color="auto"/>
        <w:right w:val="none" w:sz="0" w:space="0" w:color="auto"/>
      </w:divBdr>
    </w:div>
    <w:div w:id="832067401">
      <w:bodyDiv w:val="1"/>
      <w:marLeft w:val="0"/>
      <w:marRight w:val="0"/>
      <w:marTop w:val="0"/>
      <w:marBottom w:val="0"/>
      <w:divBdr>
        <w:top w:val="none" w:sz="0" w:space="0" w:color="auto"/>
        <w:left w:val="none" w:sz="0" w:space="0" w:color="auto"/>
        <w:bottom w:val="none" w:sz="0" w:space="0" w:color="auto"/>
        <w:right w:val="none" w:sz="0" w:space="0" w:color="auto"/>
      </w:divBdr>
    </w:div>
    <w:div w:id="832067765">
      <w:bodyDiv w:val="1"/>
      <w:marLeft w:val="0"/>
      <w:marRight w:val="0"/>
      <w:marTop w:val="0"/>
      <w:marBottom w:val="0"/>
      <w:divBdr>
        <w:top w:val="none" w:sz="0" w:space="0" w:color="auto"/>
        <w:left w:val="none" w:sz="0" w:space="0" w:color="auto"/>
        <w:bottom w:val="none" w:sz="0" w:space="0" w:color="auto"/>
        <w:right w:val="none" w:sz="0" w:space="0" w:color="auto"/>
      </w:divBdr>
    </w:div>
    <w:div w:id="832137638">
      <w:bodyDiv w:val="1"/>
      <w:marLeft w:val="0"/>
      <w:marRight w:val="0"/>
      <w:marTop w:val="0"/>
      <w:marBottom w:val="0"/>
      <w:divBdr>
        <w:top w:val="none" w:sz="0" w:space="0" w:color="auto"/>
        <w:left w:val="none" w:sz="0" w:space="0" w:color="auto"/>
        <w:bottom w:val="none" w:sz="0" w:space="0" w:color="auto"/>
        <w:right w:val="none" w:sz="0" w:space="0" w:color="auto"/>
      </w:divBdr>
    </w:div>
    <w:div w:id="832139206">
      <w:bodyDiv w:val="1"/>
      <w:marLeft w:val="0"/>
      <w:marRight w:val="0"/>
      <w:marTop w:val="0"/>
      <w:marBottom w:val="0"/>
      <w:divBdr>
        <w:top w:val="none" w:sz="0" w:space="0" w:color="auto"/>
        <w:left w:val="none" w:sz="0" w:space="0" w:color="auto"/>
        <w:bottom w:val="none" w:sz="0" w:space="0" w:color="auto"/>
        <w:right w:val="none" w:sz="0" w:space="0" w:color="auto"/>
      </w:divBdr>
    </w:div>
    <w:div w:id="832187953">
      <w:bodyDiv w:val="1"/>
      <w:marLeft w:val="0"/>
      <w:marRight w:val="0"/>
      <w:marTop w:val="0"/>
      <w:marBottom w:val="0"/>
      <w:divBdr>
        <w:top w:val="none" w:sz="0" w:space="0" w:color="auto"/>
        <w:left w:val="none" w:sz="0" w:space="0" w:color="auto"/>
        <w:bottom w:val="none" w:sz="0" w:space="0" w:color="auto"/>
        <w:right w:val="none" w:sz="0" w:space="0" w:color="auto"/>
      </w:divBdr>
    </w:div>
    <w:div w:id="832724987">
      <w:bodyDiv w:val="1"/>
      <w:marLeft w:val="0"/>
      <w:marRight w:val="0"/>
      <w:marTop w:val="0"/>
      <w:marBottom w:val="0"/>
      <w:divBdr>
        <w:top w:val="none" w:sz="0" w:space="0" w:color="auto"/>
        <w:left w:val="none" w:sz="0" w:space="0" w:color="auto"/>
        <w:bottom w:val="none" w:sz="0" w:space="0" w:color="auto"/>
        <w:right w:val="none" w:sz="0" w:space="0" w:color="auto"/>
      </w:divBdr>
    </w:div>
    <w:div w:id="832837675">
      <w:bodyDiv w:val="1"/>
      <w:marLeft w:val="0"/>
      <w:marRight w:val="0"/>
      <w:marTop w:val="0"/>
      <w:marBottom w:val="0"/>
      <w:divBdr>
        <w:top w:val="none" w:sz="0" w:space="0" w:color="auto"/>
        <w:left w:val="none" w:sz="0" w:space="0" w:color="auto"/>
        <w:bottom w:val="none" w:sz="0" w:space="0" w:color="auto"/>
        <w:right w:val="none" w:sz="0" w:space="0" w:color="auto"/>
      </w:divBdr>
    </w:div>
    <w:div w:id="832985220">
      <w:bodyDiv w:val="1"/>
      <w:marLeft w:val="0"/>
      <w:marRight w:val="0"/>
      <w:marTop w:val="0"/>
      <w:marBottom w:val="0"/>
      <w:divBdr>
        <w:top w:val="none" w:sz="0" w:space="0" w:color="auto"/>
        <w:left w:val="none" w:sz="0" w:space="0" w:color="auto"/>
        <w:bottom w:val="none" w:sz="0" w:space="0" w:color="auto"/>
        <w:right w:val="none" w:sz="0" w:space="0" w:color="auto"/>
      </w:divBdr>
    </w:div>
    <w:div w:id="833110763">
      <w:bodyDiv w:val="1"/>
      <w:marLeft w:val="0"/>
      <w:marRight w:val="0"/>
      <w:marTop w:val="0"/>
      <w:marBottom w:val="0"/>
      <w:divBdr>
        <w:top w:val="none" w:sz="0" w:space="0" w:color="auto"/>
        <w:left w:val="none" w:sz="0" w:space="0" w:color="auto"/>
        <w:bottom w:val="none" w:sz="0" w:space="0" w:color="auto"/>
        <w:right w:val="none" w:sz="0" w:space="0" w:color="auto"/>
      </w:divBdr>
    </w:div>
    <w:div w:id="833111032">
      <w:bodyDiv w:val="1"/>
      <w:marLeft w:val="0"/>
      <w:marRight w:val="0"/>
      <w:marTop w:val="0"/>
      <w:marBottom w:val="0"/>
      <w:divBdr>
        <w:top w:val="none" w:sz="0" w:space="0" w:color="auto"/>
        <w:left w:val="none" w:sz="0" w:space="0" w:color="auto"/>
        <w:bottom w:val="none" w:sz="0" w:space="0" w:color="auto"/>
        <w:right w:val="none" w:sz="0" w:space="0" w:color="auto"/>
      </w:divBdr>
    </w:div>
    <w:div w:id="833302417">
      <w:bodyDiv w:val="1"/>
      <w:marLeft w:val="0"/>
      <w:marRight w:val="0"/>
      <w:marTop w:val="0"/>
      <w:marBottom w:val="0"/>
      <w:divBdr>
        <w:top w:val="none" w:sz="0" w:space="0" w:color="auto"/>
        <w:left w:val="none" w:sz="0" w:space="0" w:color="auto"/>
        <w:bottom w:val="none" w:sz="0" w:space="0" w:color="auto"/>
        <w:right w:val="none" w:sz="0" w:space="0" w:color="auto"/>
      </w:divBdr>
    </w:div>
    <w:div w:id="833837274">
      <w:bodyDiv w:val="1"/>
      <w:marLeft w:val="0"/>
      <w:marRight w:val="0"/>
      <w:marTop w:val="0"/>
      <w:marBottom w:val="0"/>
      <w:divBdr>
        <w:top w:val="none" w:sz="0" w:space="0" w:color="auto"/>
        <w:left w:val="none" w:sz="0" w:space="0" w:color="auto"/>
        <w:bottom w:val="none" w:sz="0" w:space="0" w:color="auto"/>
        <w:right w:val="none" w:sz="0" w:space="0" w:color="auto"/>
      </w:divBdr>
    </w:div>
    <w:div w:id="833840355">
      <w:bodyDiv w:val="1"/>
      <w:marLeft w:val="0"/>
      <w:marRight w:val="0"/>
      <w:marTop w:val="0"/>
      <w:marBottom w:val="0"/>
      <w:divBdr>
        <w:top w:val="none" w:sz="0" w:space="0" w:color="auto"/>
        <w:left w:val="none" w:sz="0" w:space="0" w:color="auto"/>
        <w:bottom w:val="none" w:sz="0" w:space="0" w:color="auto"/>
        <w:right w:val="none" w:sz="0" w:space="0" w:color="auto"/>
      </w:divBdr>
    </w:div>
    <w:div w:id="833841385">
      <w:bodyDiv w:val="1"/>
      <w:marLeft w:val="0"/>
      <w:marRight w:val="0"/>
      <w:marTop w:val="0"/>
      <w:marBottom w:val="0"/>
      <w:divBdr>
        <w:top w:val="none" w:sz="0" w:space="0" w:color="auto"/>
        <w:left w:val="none" w:sz="0" w:space="0" w:color="auto"/>
        <w:bottom w:val="none" w:sz="0" w:space="0" w:color="auto"/>
        <w:right w:val="none" w:sz="0" w:space="0" w:color="auto"/>
      </w:divBdr>
    </w:div>
    <w:div w:id="834027879">
      <w:bodyDiv w:val="1"/>
      <w:marLeft w:val="0"/>
      <w:marRight w:val="0"/>
      <w:marTop w:val="0"/>
      <w:marBottom w:val="0"/>
      <w:divBdr>
        <w:top w:val="none" w:sz="0" w:space="0" w:color="auto"/>
        <w:left w:val="none" w:sz="0" w:space="0" w:color="auto"/>
        <w:bottom w:val="none" w:sz="0" w:space="0" w:color="auto"/>
        <w:right w:val="none" w:sz="0" w:space="0" w:color="auto"/>
      </w:divBdr>
    </w:div>
    <w:div w:id="834077985">
      <w:bodyDiv w:val="1"/>
      <w:marLeft w:val="0"/>
      <w:marRight w:val="0"/>
      <w:marTop w:val="0"/>
      <w:marBottom w:val="0"/>
      <w:divBdr>
        <w:top w:val="none" w:sz="0" w:space="0" w:color="auto"/>
        <w:left w:val="none" w:sz="0" w:space="0" w:color="auto"/>
        <w:bottom w:val="none" w:sz="0" w:space="0" w:color="auto"/>
        <w:right w:val="none" w:sz="0" w:space="0" w:color="auto"/>
      </w:divBdr>
    </w:div>
    <w:div w:id="834103455">
      <w:bodyDiv w:val="1"/>
      <w:marLeft w:val="0"/>
      <w:marRight w:val="0"/>
      <w:marTop w:val="0"/>
      <w:marBottom w:val="0"/>
      <w:divBdr>
        <w:top w:val="none" w:sz="0" w:space="0" w:color="auto"/>
        <w:left w:val="none" w:sz="0" w:space="0" w:color="auto"/>
        <w:bottom w:val="none" w:sz="0" w:space="0" w:color="auto"/>
        <w:right w:val="none" w:sz="0" w:space="0" w:color="auto"/>
      </w:divBdr>
    </w:div>
    <w:div w:id="834145754">
      <w:bodyDiv w:val="1"/>
      <w:marLeft w:val="0"/>
      <w:marRight w:val="0"/>
      <w:marTop w:val="0"/>
      <w:marBottom w:val="0"/>
      <w:divBdr>
        <w:top w:val="none" w:sz="0" w:space="0" w:color="auto"/>
        <w:left w:val="none" w:sz="0" w:space="0" w:color="auto"/>
        <w:bottom w:val="none" w:sz="0" w:space="0" w:color="auto"/>
        <w:right w:val="none" w:sz="0" w:space="0" w:color="auto"/>
      </w:divBdr>
    </w:div>
    <w:div w:id="834149489">
      <w:bodyDiv w:val="1"/>
      <w:marLeft w:val="0"/>
      <w:marRight w:val="0"/>
      <w:marTop w:val="0"/>
      <w:marBottom w:val="0"/>
      <w:divBdr>
        <w:top w:val="none" w:sz="0" w:space="0" w:color="auto"/>
        <w:left w:val="none" w:sz="0" w:space="0" w:color="auto"/>
        <w:bottom w:val="none" w:sz="0" w:space="0" w:color="auto"/>
        <w:right w:val="none" w:sz="0" w:space="0" w:color="auto"/>
      </w:divBdr>
    </w:div>
    <w:div w:id="834152857">
      <w:bodyDiv w:val="1"/>
      <w:marLeft w:val="0"/>
      <w:marRight w:val="0"/>
      <w:marTop w:val="0"/>
      <w:marBottom w:val="0"/>
      <w:divBdr>
        <w:top w:val="none" w:sz="0" w:space="0" w:color="auto"/>
        <w:left w:val="none" w:sz="0" w:space="0" w:color="auto"/>
        <w:bottom w:val="none" w:sz="0" w:space="0" w:color="auto"/>
        <w:right w:val="none" w:sz="0" w:space="0" w:color="auto"/>
      </w:divBdr>
    </w:div>
    <w:div w:id="834343878">
      <w:bodyDiv w:val="1"/>
      <w:marLeft w:val="0"/>
      <w:marRight w:val="0"/>
      <w:marTop w:val="0"/>
      <w:marBottom w:val="0"/>
      <w:divBdr>
        <w:top w:val="none" w:sz="0" w:space="0" w:color="auto"/>
        <w:left w:val="none" w:sz="0" w:space="0" w:color="auto"/>
        <w:bottom w:val="none" w:sz="0" w:space="0" w:color="auto"/>
        <w:right w:val="none" w:sz="0" w:space="0" w:color="auto"/>
      </w:divBdr>
    </w:div>
    <w:div w:id="834414427">
      <w:bodyDiv w:val="1"/>
      <w:marLeft w:val="0"/>
      <w:marRight w:val="0"/>
      <w:marTop w:val="0"/>
      <w:marBottom w:val="0"/>
      <w:divBdr>
        <w:top w:val="none" w:sz="0" w:space="0" w:color="auto"/>
        <w:left w:val="none" w:sz="0" w:space="0" w:color="auto"/>
        <w:bottom w:val="none" w:sz="0" w:space="0" w:color="auto"/>
        <w:right w:val="none" w:sz="0" w:space="0" w:color="auto"/>
      </w:divBdr>
    </w:div>
    <w:div w:id="834537230">
      <w:bodyDiv w:val="1"/>
      <w:marLeft w:val="0"/>
      <w:marRight w:val="0"/>
      <w:marTop w:val="0"/>
      <w:marBottom w:val="0"/>
      <w:divBdr>
        <w:top w:val="none" w:sz="0" w:space="0" w:color="auto"/>
        <w:left w:val="none" w:sz="0" w:space="0" w:color="auto"/>
        <w:bottom w:val="none" w:sz="0" w:space="0" w:color="auto"/>
        <w:right w:val="none" w:sz="0" w:space="0" w:color="auto"/>
      </w:divBdr>
    </w:div>
    <w:div w:id="834608081">
      <w:bodyDiv w:val="1"/>
      <w:marLeft w:val="0"/>
      <w:marRight w:val="0"/>
      <w:marTop w:val="0"/>
      <w:marBottom w:val="0"/>
      <w:divBdr>
        <w:top w:val="none" w:sz="0" w:space="0" w:color="auto"/>
        <w:left w:val="none" w:sz="0" w:space="0" w:color="auto"/>
        <w:bottom w:val="none" w:sz="0" w:space="0" w:color="auto"/>
        <w:right w:val="none" w:sz="0" w:space="0" w:color="auto"/>
      </w:divBdr>
    </w:div>
    <w:div w:id="834803427">
      <w:bodyDiv w:val="1"/>
      <w:marLeft w:val="0"/>
      <w:marRight w:val="0"/>
      <w:marTop w:val="0"/>
      <w:marBottom w:val="0"/>
      <w:divBdr>
        <w:top w:val="none" w:sz="0" w:space="0" w:color="auto"/>
        <w:left w:val="none" w:sz="0" w:space="0" w:color="auto"/>
        <w:bottom w:val="none" w:sz="0" w:space="0" w:color="auto"/>
        <w:right w:val="none" w:sz="0" w:space="0" w:color="auto"/>
      </w:divBdr>
    </w:div>
    <w:div w:id="834950949">
      <w:bodyDiv w:val="1"/>
      <w:marLeft w:val="0"/>
      <w:marRight w:val="0"/>
      <w:marTop w:val="0"/>
      <w:marBottom w:val="0"/>
      <w:divBdr>
        <w:top w:val="none" w:sz="0" w:space="0" w:color="auto"/>
        <w:left w:val="none" w:sz="0" w:space="0" w:color="auto"/>
        <w:bottom w:val="none" w:sz="0" w:space="0" w:color="auto"/>
        <w:right w:val="none" w:sz="0" w:space="0" w:color="auto"/>
      </w:divBdr>
    </w:div>
    <w:div w:id="834996072">
      <w:bodyDiv w:val="1"/>
      <w:marLeft w:val="0"/>
      <w:marRight w:val="0"/>
      <w:marTop w:val="0"/>
      <w:marBottom w:val="0"/>
      <w:divBdr>
        <w:top w:val="none" w:sz="0" w:space="0" w:color="auto"/>
        <w:left w:val="none" w:sz="0" w:space="0" w:color="auto"/>
        <w:bottom w:val="none" w:sz="0" w:space="0" w:color="auto"/>
        <w:right w:val="none" w:sz="0" w:space="0" w:color="auto"/>
      </w:divBdr>
    </w:div>
    <w:div w:id="835075987">
      <w:bodyDiv w:val="1"/>
      <w:marLeft w:val="0"/>
      <w:marRight w:val="0"/>
      <w:marTop w:val="0"/>
      <w:marBottom w:val="0"/>
      <w:divBdr>
        <w:top w:val="none" w:sz="0" w:space="0" w:color="auto"/>
        <w:left w:val="none" w:sz="0" w:space="0" w:color="auto"/>
        <w:bottom w:val="none" w:sz="0" w:space="0" w:color="auto"/>
        <w:right w:val="none" w:sz="0" w:space="0" w:color="auto"/>
      </w:divBdr>
    </w:div>
    <w:div w:id="835264345">
      <w:bodyDiv w:val="1"/>
      <w:marLeft w:val="0"/>
      <w:marRight w:val="0"/>
      <w:marTop w:val="0"/>
      <w:marBottom w:val="0"/>
      <w:divBdr>
        <w:top w:val="none" w:sz="0" w:space="0" w:color="auto"/>
        <w:left w:val="none" w:sz="0" w:space="0" w:color="auto"/>
        <w:bottom w:val="none" w:sz="0" w:space="0" w:color="auto"/>
        <w:right w:val="none" w:sz="0" w:space="0" w:color="auto"/>
      </w:divBdr>
    </w:div>
    <w:div w:id="835389225">
      <w:bodyDiv w:val="1"/>
      <w:marLeft w:val="0"/>
      <w:marRight w:val="0"/>
      <w:marTop w:val="0"/>
      <w:marBottom w:val="0"/>
      <w:divBdr>
        <w:top w:val="none" w:sz="0" w:space="0" w:color="auto"/>
        <w:left w:val="none" w:sz="0" w:space="0" w:color="auto"/>
        <w:bottom w:val="none" w:sz="0" w:space="0" w:color="auto"/>
        <w:right w:val="none" w:sz="0" w:space="0" w:color="auto"/>
      </w:divBdr>
    </w:div>
    <w:div w:id="836120011">
      <w:bodyDiv w:val="1"/>
      <w:marLeft w:val="0"/>
      <w:marRight w:val="0"/>
      <w:marTop w:val="0"/>
      <w:marBottom w:val="0"/>
      <w:divBdr>
        <w:top w:val="none" w:sz="0" w:space="0" w:color="auto"/>
        <w:left w:val="none" w:sz="0" w:space="0" w:color="auto"/>
        <w:bottom w:val="none" w:sz="0" w:space="0" w:color="auto"/>
        <w:right w:val="none" w:sz="0" w:space="0" w:color="auto"/>
      </w:divBdr>
    </w:div>
    <w:div w:id="836270835">
      <w:bodyDiv w:val="1"/>
      <w:marLeft w:val="0"/>
      <w:marRight w:val="0"/>
      <w:marTop w:val="0"/>
      <w:marBottom w:val="0"/>
      <w:divBdr>
        <w:top w:val="none" w:sz="0" w:space="0" w:color="auto"/>
        <w:left w:val="none" w:sz="0" w:space="0" w:color="auto"/>
        <w:bottom w:val="none" w:sz="0" w:space="0" w:color="auto"/>
        <w:right w:val="none" w:sz="0" w:space="0" w:color="auto"/>
      </w:divBdr>
    </w:div>
    <w:div w:id="836306496">
      <w:bodyDiv w:val="1"/>
      <w:marLeft w:val="0"/>
      <w:marRight w:val="0"/>
      <w:marTop w:val="0"/>
      <w:marBottom w:val="0"/>
      <w:divBdr>
        <w:top w:val="none" w:sz="0" w:space="0" w:color="auto"/>
        <w:left w:val="none" w:sz="0" w:space="0" w:color="auto"/>
        <w:bottom w:val="none" w:sz="0" w:space="0" w:color="auto"/>
        <w:right w:val="none" w:sz="0" w:space="0" w:color="auto"/>
      </w:divBdr>
    </w:div>
    <w:div w:id="836386682">
      <w:bodyDiv w:val="1"/>
      <w:marLeft w:val="0"/>
      <w:marRight w:val="0"/>
      <w:marTop w:val="0"/>
      <w:marBottom w:val="0"/>
      <w:divBdr>
        <w:top w:val="none" w:sz="0" w:space="0" w:color="auto"/>
        <w:left w:val="none" w:sz="0" w:space="0" w:color="auto"/>
        <w:bottom w:val="none" w:sz="0" w:space="0" w:color="auto"/>
        <w:right w:val="none" w:sz="0" w:space="0" w:color="auto"/>
      </w:divBdr>
    </w:div>
    <w:div w:id="836728573">
      <w:bodyDiv w:val="1"/>
      <w:marLeft w:val="0"/>
      <w:marRight w:val="0"/>
      <w:marTop w:val="0"/>
      <w:marBottom w:val="0"/>
      <w:divBdr>
        <w:top w:val="none" w:sz="0" w:space="0" w:color="auto"/>
        <w:left w:val="none" w:sz="0" w:space="0" w:color="auto"/>
        <w:bottom w:val="none" w:sz="0" w:space="0" w:color="auto"/>
        <w:right w:val="none" w:sz="0" w:space="0" w:color="auto"/>
      </w:divBdr>
    </w:div>
    <w:div w:id="836770077">
      <w:bodyDiv w:val="1"/>
      <w:marLeft w:val="0"/>
      <w:marRight w:val="0"/>
      <w:marTop w:val="0"/>
      <w:marBottom w:val="0"/>
      <w:divBdr>
        <w:top w:val="none" w:sz="0" w:space="0" w:color="auto"/>
        <w:left w:val="none" w:sz="0" w:space="0" w:color="auto"/>
        <w:bottom w:val="none" w:sz="0" w:space="0" w:color="auto"/>
        <w:right w:val="none" w:sz="0" w:space="0" w:color="auto"/>
      </w:divBdr>
    </w:div>
    <w:div w:id="837578273">
      <w:bodyDiv w:val="1"/>
      <w:marLeft w:val="0"/>
      <w:marRight w:val="0"/>
      <w:marTop w:val="0"/>
      <w:marBottom w:val="0"/>
      <w:divBdr>
        <w:top w:val="none" w:sz="0" w:space="0" w:color="auto"/>
        <w:left w:val="none" w:sz="0" w:space="0" w:color="auto"/>
        <w:bottom w:val="none" w:sz="0" w:space="0" w:color="auto"/>
        <w:right w:val="none" w:sz="0" w:space="0" w:color="auto"/>
      </w:divBdr>
    </w:div>
    <w:div w:id="837771264">
      <w:bodyDiv w:val="1"/>
      <w:marLeft w:val="0"/>
      <w:marRight w:val="0"/>
      <w:marTop w:val="0"/>
      <w:marBottom w:val="0"/>
      <w:divBdr>
        <w:top w:val="none" w:sz="0" w:space="0" w:color="auto"/>
        <w:left w:val="none" w:sz="0" w:space="0" w:color="auto"/>
        <w:bottom w:val="none" w:sz="0" w:space="0" w:color="auto"/>
        <w:right w:val="none" w:sz="0" w:space="0" w:color="auto"/>
      </w:divBdr>
    </w:div>
    <w:div w:id="838034389">
      <w:bodyDiv w:val="1"/>
      <w:marLeft w:val="0"/>
      <w:marRight w:val="0"/>
      <w:marTop w:val="0"/>
      <w:marBottom w:val="0"/>
      <w:divBdr>
        <w:top w:val="none" w:sz="0" w:space="0" w:color="auto"/>
        <w:left w:val="none" w:sz="0" w:space="0" w:color="auto"/>
        <w:bottom w:val="none" w:sz="0" w:space="0" w:color="auto"/>
        <w:right w:val="none" w:sz="0" w:space="0" w:color="auto"/>
      </w:divBdr>
    </w:div>
    <w:div w:id="838271138">
      <w:bodyDiv w:val="1"/>
      <w:marLeft w:val="0"/>
      <w:marRight w:val="0"/>
      <w:marTop w:val="0"/>
      <w:marBottom w:val="0"/>
      <w:divBdr>
        <w:top w:val="none" w:sz="0" w:space="0" w:color="auto"/>
        <w:left w:val="none" w:sz="0" w:space="0" w:color="auto"/>
        <w:bottom w:val="none" w:sz="0" w:space="0" w:color="auto"/>
        <w:right w:val="none" w:sz="0" w:space="0" w:color="auto"/>
      </w:divBdr>
    </w:div>
    <w:div w:id="838302979">
      <w:bodyDiv w:val="1"/>
      <w:marLeft w:val="0"/>
      <w:marRight w:val="0"/>
      <w:marTop w:val="0"/>
      <w:marBottom w:val="0"/>
      <w:divBdr>
        <w:top w:val="none" w:sz="0" w:space="0" w:color="auto"/>
        <w:left w:val="none" w:sz="0" w:space="0" w:color="auto"/>
        <w:bottom w:val="none" w:sz="0" w:space="0" w:color="auto"/>
        <w:right w:val="none" w:sz="0" w:space="0" w:color="auto"/>
      </w:divBdr>
    </w:div>
    <w:div w:id="838303502">
      <w:bodyDiv w:val="1"/>
      <w:marLeft w:val="0"/>
      <w:marRight w:val="0"/>
      <w:marTop w:val="0"/>
      <w:marBottom w:val="0"/>
      <w:divBdr>
        <w:top w:val="none" w:sz="0" w:space="0" w:color="auto"/>
        <w:left w:val="none" w:sz="0" w:space="0" w:color="auto"/>
        <w:bottom w:val="none" w:sz="0" w:space="0" w:color="auto"/>
        <w:right w:val="none" w:sz="0" w:space="0" w:color="auto"/>
      </w:divBdr>
    </w:div>
    <w:div w:id="838737910">
      <w:bodyDiv w:val="1"/>
      <w:marLeft w:val="0"/>
      <w:marRight w:val="0"/>
      <w:marTop w:val="0"/>
      <w:marBottom w:val="0"/>
      <w:divBdr>
        <w:top w:val="none" w:sz="0" w:space="0" w:color="auto"/>
        <w:left w:val="none" w:sz="0" w:space="0" w:color="auto"/>
        <w:bottom w:val="none" w:sz="0" w:space="0" w:color="auto"/>
        <w:right w:val="none" w:sz="0" w:space="0" w:color="auto"/>
      </w:divBdr>
    </w:div>
    <w:div w:id="838888583">
      <w:bodyDiv w:val="1"/>
      <w:marLeft w:val="0"/>
      <w:marRight w:val="0"/>
      <w:marTop w:val="0"/>
      <w:marBottom w:val="0"/>
      <w:divBdr>
        <w:top w:val="none" w:sz="0" w:space="0" w:color="auto"/>
        <w:left w:val="none" w:sz="0" w:space="0" w:color="auto"/>
        <w:bottom w:val="none" w:sz="0" w:space="0" w:color="auto"/>
        <w:right w:val="none" w:sz="0" w:space="0" w:color="auto"/>
      </w:divBdr>
    </w:div>
    <w:div w:id="839194813">
      <w:bodyDiv w:val="1"/>
      <w:marLeft w:val="0"/>
      <w:marRight w:val="0"/>
      <w:marTop w:val="0"/>
      <w:marBottom w:val="0"/>
      <w:divBdr>
        <w:top w:val="none" w:sz="0" w:space="0" w:color="auto"/>
        <w:left w:val="none" w:sz="0" w:space="0" w:color="auto"/>
        <w:bottom w:val="none" w:sz="0" w:space="0" w:color="auto"/>
        <w:right w:val="none" w:sz="0" w:space="0" w:color="auto"/>
      </w:divBdr>
    </w:div>
    <w:div w:id="839202709">
      <w:bodyDiv w:val="1"/>
      <w:marLeft w:val="0"/>
      <w:marRight w:val="0"/>
      <w:marTop w:val="0"/>
      <w:marBottom w:val="0"/>
      <w:divBdr>
        <w:top w:val="none" w:sz="0" w:space="0" w:color="auto"/>
        <w:left w:val="none" w:sz="0" w:space="0" w:color="auto"/>
        <w:bottom w:val="none" w:sz="0" w:space="0" w:color="auto"/>
        <w:right w:val="none" w:sz="0" w:space="0" w:color="auto"/>
      </w:divBdr>
    </w:div>
    <w:div w:id="839348660">
      <w:bodyDiv w:val="1"/>
      <w:marLeft w:val="0"/>
      <w:marRight w:val="0"/>
      <w:marTop w:val="0"/>
      <w:marBottom w:val="0"/>
      <w:divBdr>
        <w:top w:val="none" w:sz="0" w:space="0" w:color="auto"/>
        <w:left w:val="none" w:sz="0" w:space="0" w:color="auto"/>
        <w:bottom w:val="none" w:sz="0" w:space="0" w:color="auto"/>
        <w:right w:val="none" w:sz="0" w:space="0" w:color="auto"/>
      </w:divBdr>
    </w:div>
    <w:div w:id="839545974">
      <w:bodyDiv w:val="1"/>
      <w:marLeft w:val="0"/>
      <w:marRight w:val="0"/>
      <w:marTop w:val="0"/>
      <w:marBottom w:val="0"/>
      <w:divBdr>
        <w:top w:val="none" w:sz="0" w:space="0" w:color="auto"/>
        <w:left w:val="none" w:sz="0" w:space="0" w:color="auto"/>
        <w:bottom w:val="none" w:sz="0" w:space="0" w:color="auto"/>
        <w:right w:val="none" w:sz="0" w:space="0" w:color="auto"/>
      </w:divBdr>
    </w:div>
    <w:div w:id="839931618">
      <w:bodyDiv w:val="1"/>
      <w:marLeft w:val="0"/>
      <w:marRight w:val="0"/>
      <w:marTop w:val="0"/>
      <w:marBottom w:val="0"/>
      <w:divBdr>
        <w:top w:val="none" w:sz="0" w:space="0" w:color="auto"/>
        <w:left w:val="none" w:sz="0" w:space="0" w:color="auto"/>
        <w:bottom w:val="none" w:sz="0" w:space="0" w:color="auto"/>
        <w:right w:val="none" w:sz="0" w:space="0" w:color="auto"/>
      </w:divBdr>
    </w:div>
    <w:div w:id="840118346">
      <w:bodyDiv w:val="1"/>
      <w:marLeft w:val="0"/>
      <w:marRight w:val="0"/>
      <w:marTop w:val="0"/>
      <w:marBottom w:val="0"/>
      <w:divBdr>
        <w:top w:val="none" w:sz="0" w:space="0" w:color="auto"/>
        <w:left w:val="none" w:sz="0" w:space="0" w:color="auto"/>
        <w:bottom w:val="none" w:sz="0" w:space="0" w:color="auto"/>
        <w:right w:val="none" w:sz="0" w:space="0" w:color="auto"/>
      </w:divBdr>
    </w:div>
    <w:div w:id="840196321">
      <w:bodyDiv w:val="1"/>
      <w:marLeft w:val="0"/>
      <w:marRight w:val="0"/>
      <w:marTop w:val="0"/>
      <w:marBottom w:val="0"/>
      <w:divBdr>
        <w:top w:val="none" w:sz="0" w:space="0" w:color="auto"/>
        <w:left w:val="none" w:sz="0" w:space="0" w:color="auto"/>
        <w:bottom w:val="none" w:sz="0" w:space="0" w:color="auto"/>
        <w:right w:val="none" w:sz="0" w:space="0" w:color="auto"/>
      </w:divBdr>
    </w:div>
    <w:div w:id="840200391">
      <w:bodyDiv w:val="1"/>
      <w:marLeft w:val="0"/>
      <w:marRight w:val="0"/>
      <w:marTop w:val="0"/>
      <w:marBottom w:val="0"/>
      <w:divBdr>
        <w:top w:val="none" w:sz="0" w:space="0" w:color="auto"/>
        <w:left w:val="none" w:sz="0" w:space="0" w:color="auto"/>
        <w:bottom w:val="none" w:sz="0" w:space="0" w:color="auto"/>
        <w:right w:val="none" w:sz="0" w:space="0" w:color="auto"/>
      </w:divBdr>
    </w:div>
    <w:div w:id="840388968">
      <w:bodyDiv w:val="1"/>
      <w:marLeft w:val="0"/>
      <w:marRight w:val="0"/>
      <w:marTop w:val="0"/>
      <w:marBottom w:val="0"/>
      <w:divBdr>
        <w:top w:val="none" w:sz="0" w:space="0" w:color="auto"/>
        <w:left w:val="none" w:sz="0" w:space="0" w:color="auto"/>
        <w:bottom w:val="none" w:sz="0" w:space="0" w:color="auto"/>
        <w:right w:val="none" w:sz="0" w:space="0" w:color="auto"/>
      </w:divBdr>
    </w:div>
    <w:div w:id="840390979">
      <w:bodyDiv w:val="1"/>
      <w:marLeft w:val="0"/>
      <w:marRight w:val="0"/>
      <w:marTop w:val="0"/>
      <w:marBottom w:val="0"/>
      <w:divBdr>
        <w:top w:val="none" w:sz="0" w:space="0" w:color="auto"/>
        <w:left w:val="none" w:sz="0" w:space="0" w:color="auto"/>
        <w:bottom w:val="none" w:sz="0" w:space="0" w:color="auto"/>
        <w:right w:val="none" w:sz="0" w:space="0" w:color="auto"/>
      </w:divBdr>
    </w:div>
    <w:div w:id="840437493">
      <w:bodyDiv w:val="1"/>
      <w:marLeft w:val="0"/>
      <w:marRight w:val="0"/>
      <w:marTop w:val="0"/>
      <w:marBottom w:val="0"/>
      <w:divBdr>
        <w:top w:val="none" w:sz="0" w:space="0" w:color="auto"/>
        <w:left w:val="none" w:sz="0" w:space="0" w:color="auto"/>
        <w:bottom w:val="none" w:sz="0" w:space="0" w:color="auto"/>
        <w:right w:val="none" w:sz="0" w:space="0" w:color="auto"/>
      </w:divBdr>
    </w:div>
    <w:div w:id="840466000">
      <w:bodyDiv w:val="1"/>
      <w:marLeft w:val="0"/>
      <w:marRight w:val="0"/>
      <w:marTop w:val="0"/>
      <w:marBottom w:val="0"/>
      <w:divBdr>
        <w:top w:val="none" w:sz="0" w:space="0" w:color="auto"/>
        <w:left w:val="none" w:sz="0" w:space="0" w:color="auto"/>
        <w:bottom w:val="none" w:sz="0" w:space="0" w:color="auto"/>
        <w:right w:val="none" w:sz="0" w:space="0" w:color="auto"/>
      </w:divBdr>
    </w:div>
    <w:div w:id="840584860">
      <w:bodyDiv w:val="1"/>
      <w:marLeft w:val="0"/>
      <w:marRight w:val="0"/>
      <w:marTop w:val="0"/>
      <w:marBottom w:val="0"/>
      <w:divBdr>
        <w:top w:val="none" w:sz="0" w:space="0" w:color="auto"/>
        <w:left w:val="none" w:sz="0" w:space="0" w:color="auto"/>
        <w:bottom w:val="none" w:sz="0" w:space="0" w:color="auto"/>
        <w:right w:val="none" w:sz="0" w:space="0" w:color="auto"/>
      </w:divBdr>
    </w:div>
    <w:div w:id="840699745">
      <w:bodyDiv w:val="1"/>
      <w:marLeft w:val="0"/>
      <w:marRight w:val="0"/>
      <w:marTop w:val="0"/>
      <w:marBottom w:val="0"/>
      <w:divBdr>
        <w:top w:val="none" w:sz="0" w:space="0" w:color="auto"/>
        <w:left w:val="none" w:sz="0" w:space="0" w:color="auto"/>
        <w:bottom w:val="none" w:sz="0" w:space="0" w:color="auto"/>
        <w:right w:val="none" w:sz="0" w:space="0" w:color="auto"/>
      </w:divBdr>
    </w:div>
    <w:div w:id="840853133">
      <w:bodyDiv w:val="1"/>
      <w:marLeft w:val="0"/>
      <w:marRight w:val="0"/>
      <w:marTop w:val="0"/>
      <w:marBottom w:val="0"/>
      <w:divBdr>
        <w:top w:val="none" w:sz="0" w:space="0" w:color="auto"/>
        <w:left w:val="none" w:sz="0" w:space="0" w:color="auto"/>
        <w:bottom w:val="none" w:sz="0" w:space="0" w:color="auto"/>
        <w:right w:val="none" w:sz="0" w:space="0" w:color="auto"/>
      </w:divBdr>
    </w:div>
    <w:div w:id="841044222">
      <w:bodyDiv w:val="1"/>
      <w:marLeft w:val="0"/>
      <w:marRight w:val="0"/>
      <w:marTop w:val="0"/>
      <w:marBottom w:val="0"/>
      <w:divBdr>
        <w:top w:val="none" w:sz="0" w:space="0" w:color="auto"/>
        <w:left w:val="none" w:sz="0" w:space="0" w:color="auto"/>
        <w:bottom w:val="none" w:sz="0" w:space="0" w:color="auto"/>
        <w:right w:val="none" w:sz="0" w:space="0" w:color="auto"/>
      </w:divBdr>
    </w:div>
    <w:div w:id="841430560">
      <w:bodyDiv w:val="1"/>
      <w:marLeft w:val="0"/>
      <w:marRight w:val="0"/>
      <w:marTop w:val="0"/>
      <w:marBottom w:val="0"/>
      <w:divBdr>
        <w:top w:val="none" w:sz="0" w:space="0" w:color="auto"/>
        <w:left w:val="none" w:sz="0" w:space="0" w:color="auto"/>
        <w:bottom w:val="none" w:sz="0" w:space="0" w:color="auto"/>
        <w:right w:val="none" w:sz="0" w:space="0" w:color="auto"/>
      </w:divBdr>
    </w:div>
    <w:div w:id="841433968">
      <w:bodyDiv w:val="1"/>
      <w:marLeft w:val="0"/>
      <w:marRight w:val="0"/>
      <w:marTop w:val="0"/>
      <w:marBottom w:val="0"/>
      <w:divBdr>
        <w:top w:val="none" w:sz="0" w:space="0" w:color="auto"/>
        <w:left w:val="none" w:sz="0" w:space="0" w:color="auto"/>
        <w:bottom w:val="none" w:sz="0" w:space="0" w:color="auto"/>
        <w:right w:val="none" w:sz="0" w:space="0" w:color="auto"/>
      </w:divBdr>
    </w:div>
    <w:div w:id="841816366">
      <w:bodyDiv w:val="1"/>
      <w:marLeft w:val="0"/>
      <w:marRight w:val="0"/>
      <w:marTop w:val="0"/>
      <w:marBottom w:val="0"/>
      <w:divBdr>
        <w:top w:val="none" w:sz="0" w:space="0" w:color="auto"/>
        <w:left w:val="none" w:sz="0" w:space="0" w:color="auto"/>
        <w:bottom w:val="none" w:sz="0" w:space="0" w:color="auto"/>
        <w:right w:val="none" w:sz="0" w:space="0" w:color="auto"/>
      </w:divBdr>
    </w:div>
    <w:div w:id="842014169">
      <w:bodyDiv w:val="1"/>
      <w:marLeft w:val="0"/>
      <w:marRight w:val="0"/>
      <w:marTop w:val="0"/>
      <w:marBottom w:val="0"/>
      <w:divBdr>
        <w:top w:val="none" w:sz="0" w:space="0" w:color="auto"/>
        <w:left w:val="none" w:sz="0" w:space="0" w:color="auto"/>
        <w:bottom w:val="none" w:sz="0" w:space="0" w:color="auto"/>
        <w:right w:val="none" w:sz="0" w:space="0" w:color="auto"/>
      </w:divBdr>
    </w:div>
    <w:div w:id="842282932">
      <w:bodyDiv w:val="1"/>
      <w:marLeft w:val="0"/>
      <w:marRight w:val="0"/>
      <w:marTop w:val="0"/>
      <w:marBottom w:val="0"/>
      <w:divBdr>
        <w:top w:val="none" w:sz="0" w:space="0" w:color="auto"/>
        <w:left w:val="none" w:sz="0" w:space="0" w:color="auto"/>
        <w:bottom w:val="none" w:sz="0" w:space="0" w:color="auto"/>
        <w:right w:val="none" w:sz="0" w:space="0" w:color="auto"/>
      </w:divBdr>
    </w:div>
    <w:div w:id="842357843">
      <w:bodyDiv w:val="1"/>
      <w:marLeft w:val="0"/>
      <w:marRight w:val="0"/>
      <w:marTop w:val="0"/>
      <w:marBottom w:val="0"/>
      <w:divBdr>
        <w:top w:val="none" w:sz="0" w:space="0" w:color="auto"/>
        <w:left w:val="none" w:sz="0" w:space="0" w:color="auto"/>
        <w:bottom w:val="none" w:sz="0" w:space="0" w:color="auto"/>
        <w:right w:val="none" w:sz="0" w:space="0" w:color="auto"/>
      </w:divBdr>
    </w:div>
    <w:div w:id="842361714">
      <w:bodyDiv w:val="1"/>
      <w:marLeft w:val="0"/>
      <w:marRight w:val="0"/>
      <w:marTop w:val="0"/>
      <w:marBottom w:val="0"/>
      <w:divBdr>
        <w:top w:val="none" w:sz="0" w:space="0" w:color="auto"/>
        <w:left w:val="none" w:sz="0" w:space="0" w:color="auto"/>
        <w:bottom w:val="none" w:sz="0" w:space="0" w:color="auto"/>
        <w:right w:val="none" w:sz="0" w:space="0" w:color="auto"/>
      </w:divBdr>
    </w:div>
    <w:div w:id="842478248">
      <w:bodyDiv w:val="1"/>
      <w:marLeft w:val="0"/>
      <w:marRight w:val="0"/>
      <w:marTop w:val="0"/>
      <w:marBottom w:val="0"/>
      <w:divBdr>
        <w:top w:val="none" w:sz="0" w:space="0" w:color="auto"/>
        <w:left w:val="none" w:sz="0" w:space="0" w:color="auto"/>
        <w:bottom w:val="none" w:sz="0" w:space="0" w:color="auto"/>
        <w:right w:val="none" w:sz="0" w:space="0" w:color="auto"/>
      </w:divBdr>
    </w:div>
    <w:div w:id="842664292">
      <w:bodyDiv w:val="1"/>
      <w:marLeft w:val="0"/>
      <w:marRight w:val="0"/>
      <w:marTop w:val="0"/>
      <w:marBottom w:val="0"/>
      <w:divBdr>
        <w:top w:val="none" w:sz="0" w:space="0" w:color="auto"/>
        <w:left w:val="none" w:sz="0" w:space="0" w:color="auto"/>
        <w:bottom w:val="none" w:sz="0" w:space="0" w:color="auto"/>
        <w:right w:val="none" w:sz="0" w:space="0" w:color="auto"/>
      </w:divBdr>
    </w:div>
    <w:div w:id="842665626">
      <w:bodyDiv w:val="1"/>
      <w:marLeft w:val="0"/>
      <w:marRight w:val="0"/>
      <w:marTop w:val="0"/>
      <w:marBottom w:val="0"/>
      <w:divBdr>
        <w:top w:val="none" w:sz="0" w:space="0" w:color="auto"/>
        <w:left w:val="none" w:sz="0" w:space="0" w:color="auto"/>
        <w:bottom w:val="none" w:sz="0" w:space="0" w:color="auto"/>
        <w:right w:val="none" w:sz="0" w:space="0" w:color="auto"/>
      </w:divBdr>
    </w:div>
    <w:div w:id="842933340">
      <w:bodyDiv w:val="1"/>
      <w:marLeft w:val="0"/>
      <w:marRight w:val="0"/>
      <w:marTop w:val="0"/>
      <w:marBottom w:val="0"/>
      <w:divBdr>
        <w:top w:val="none" w:sz="0" w:space="0" w:color="auto"/>
        <w:left w:val="none" w:sz="0" w:space="0" w:color="auto"/>
        <w:bottom w:val="none" w:sz="0" w:space="0" w:color="auto"/>
        <w:right w:val="none" w:sz="0" w:space="0" w:color="auto"/>
      </w:divBdr>
    </w:div>
    <w:div w:id="843082918">
      <w:bodyDiv w:val="1"/>
      <w:marLeft w:val="0"/>
      <w:marRight w:val="0"/>
      <w:marTop w:val="0"/>
      <w:marBottom w:val="0"/>
      <w:divBdr>
        <w:top w:val="none" w:sz="0" w:space="0" w:color="auto"/>
        <w:left w:val="none" w:sz="0" w:space="0" w:color="auto"/>
        <w:bottom w:val="none" w:sz="0" w:space="0" w:color="auto"/>
        <w:right w:val="none" w:sz="0" w:space="0" w:color="auto"/>
      </w:divBdr>
    </w:div>
    <w:div w:id="843134967">
      <w:bodyDiv w:val="1"/>
      <w:marLeft w:val="0"/>
      <w:marRight w:val="0"/>
      <w:marTop w:val="0"/>
      <w:marBottom w:val="0"/>
      <w:divBdr>
        <w:top w:val="none" w:sz="0" w:space="0" w:color="auto"/>
        <w:left w:val="none" w:sz="0" w:space="0" w:color="auto"/>
        <w:bottom w:val="none" w:sz="0" w:space="0" w:color="auto"/>
        <w:right w:val="none" w:sz="0" w:space="0" w:color="auto"/>
      </w:divBdr>
    </w:div>
    <w:div w:id="843202593">
      <w:bodyDiv w:val="1"/>
      <w:marLeft w:val="0"/>
      <w:marRight w:val="0"/>
      <w:marTop w:val="0"/>
      <w:marBottom w:val="0"/>
      <w:divBdr>
        <w:top w:val="none" w:sz="0" w:space="0" w:color="auto"/>
        <w:left w:val="none" w:sz="0" w:space="0" w:color="auto"/>
        <w:bottom w:val="none" w:sz="0" w:space="0" w:color="auto"/>
        <w:right w:val="none" w:sz="0" w:space="0" w:color="auto"/>
      </w:divBdr>
    </w:div>
    <w:div w:id="843279742">
      <w:bodyDiv w:val="1"/>
      <w:marLeft w:val="0"/>
      <w:marRight w:val="0"/>
      <w:marTop w:val="0"/>
      <w:marBottom w:val="0"/>
      <w:divBdr>
        <w:top w:val="none" w:sz="0" w:space="0" w:color="auto"/>
        <w:left w:val="none" w:sz="0" w:space="0" w:color="auto"/>
        <w:bottom w:val="none" w:sz="0" w:space="0" w:color="auto"/>
        <w:right w:val="none" w:sz="0" w:space="0" w:color="auto"/>
      </w:divBdr>
    </w:div>
    <w:div w:id="843395776">
      <w:bodyDiv w:val="1"/>
      <w:marLeft w:val="0"/>
      <w:marRight w:val="0"/>
      <w:marTop w:val="0"/>
      <w:marBottom w:val="0"/>
      <w:divBdr>
        <w:top w:val="none" w:sz="0" w:space="0" w:color="auto"/>
        <w:left w:val="none" w:sz="0" w:space="0" w:color="auto"/>
        <w:bottom w:val="none" w:sz="0" w:space="0" w:color="auto"/>
        <w:right w:val="none" w:sz="0" w:space="0" w:color="auto"/>
      </w:divBdr>
    </w:div>
    <w:div w:id="843399655">
      <w:bodyDiv w:val="1"/>
      <w:marLeft w:val="0"/>
      <w:marRight w:val="0"/>
      <w:marTop w:val="0"/>
      <w:marBottom w:val="0"/>
      <w:divBdr>
        <w:top w:val="none" w:sz="0" w:space="0" w:color="auto"/>
        <w:left w:val="none" w:sz="0" w:space="0" w:color="auto"/>
        <w:bottom w:val="none" w:sz="0" w:space="0" w:color="auto"/>
        <w:right w:val="none" w:sz="0" w:space="0" w:color="auto"/>
      </w:divBdr>
    </w:div>
    <w:div w:id="843478948">
      <w:bodyDiv w:val="1"/>
      <w:marLeft w:val="0"/>
      <w:marRight w:val="0"/>
      <w:marTop w:val="0"/>
      <w:marBottom w:val="0"/>
      <w:divBdr>
        <w:top w:val="none" w:sz="0" w:space="0" w:color="auto"/>
        <w:left w:val="none" w:sz="0" w:space="0" w:color="auto"/>
        <w:bottom w:val="none" w:sz="0" w:space="0" w:color="auto"/>
        <w:right w:val="none" w:sz="0" w:space="0" w:color="auto"/>
      </w:divBdr>
    </w:div>
    <w:div w:id="843519815">
      <w:bodyDiv w:val="1"/>
      <w:marLeft w:val="0"/>
      <w:marRight w:val="0"/>
      <w:marTop w:val="0"/>
      <w:marBottom w:val="0"/>
      <w:divBdr>
        <w:top w:val="none" w:sz="0" w:space="0" w:color="auto"/>
        <w:left w:val="none" w:sz="0" w:space="0" w:color="auto"/>
        <w:bottom w:val="none" w:sz="0" w:space="0" w:color="auto"/>
        <w:right w:val="none" w:sz="0" w:space="0" w:color="auto"/>
      </w:divBdr>
    </w:div>
    <w:div w:id="843671532">
      <w:bodyDiv w:val="1"/>
      <w:marLeft w:val="0"/>
      <w:marRight w:val="0"/>
      <w:marTop w:val="0"/>
      <w:marBottom w:val="0"/>
      <w:divBdr>
        <w:top w:val="none" w:sz="0" w:space="0" w:color="auto"/>
        <w:left w:val="none" w:sz="0" w:space="0" w:color="auto"/>
        <w:bottom w:val="none" w:sz="0" w:space="0" w:color="auto"/>
        <w:right w:val="none" w:sz="0" w:space="0" w:color="auto"/>
      </w:divBdr>
    </w:div>
    <w:div w:id="843738304">
      <w:bodyDiv w:val="1"/>
      <w:marLeft w:val="0"/>
      <w:marRight w:val="0"/>
      <w:marTop w:val="0"/>
      <w:marBottom w:val="0"/>
      <w:divBdr>
        <w:top w:val="none" w:sz="0" w:space="0" w:color="auto"/>
        <w:left w:val="none" w:sz="0" w:space="0" w:color="auto"/>
        <w:bottom w:val="none" w:sz="0" w:space="0" w:color="auto"/>
        <w:right w:val="none" w:sz="0" w:space="0" w:color="auto"/>
      </w:divBdr>
    </w:div>
    <w:div w:id="843738748">
      <w:bodyDiv w:val="1"/>
      <w:marLeft w:val="0"/>
      <w:marRight w:val="0"/>
      <w:marTop w:val="0"/>
      <w:marBottom w:val="0"/>
      <w:divBdr>
        <w:top w:val="none" w:sz="0" w:space="0" w:color="auto"/>
        <w:left w:val="none" w:sz="0" w:space="0" w:color="auto"/>
        <w:bottom w:val="none" w:sz="0" w:space="0" w:color="auto"/>
        <w:right w:val="none" w:sz="0" w:space="0" w:color="auto"/>
      </w:divBdr>
    </w:div>
    <w:div w:id="843738999">
      <w:bodyDiv w:val="1"/>
      <w:marLeft w:val="0"/>
      <w:marRight w:val="0"/>
      <w:marTop w:val="0"/>
      <w:marBottom w:val="0"/>
      <w:divBdr>
        <w:top w:val="none" w:sz="0" w:space="0" w:color="auto"/>
        <w:left w:val="none" w:sz="0" w:space="0" w:color="auto"/>
        <w:bottom w:val="none" w:sz="0" w:space="0" w:color="auto"/>
        <w:right w:val="none" w:sz="0" w:space="0" w:color="auto"/>
      </w:divBdr>
    </w:div>
    <w:div w:id="843937764">
      <w:bodyDiv w:val="1"/>
      <w:marLeft w:val="0"/>
      <w:marRight w:val="0"/>
      <w:marTop w:val="0"/>
      <w:marBottom w:val="0"/>
      <w:divBdr>
        <w:top w:val="none" w:sz="0" w:space="0" w:color="auto"/>
        <w:left w:val="none" w:sz="0" w:space="0" w:color="auto"/>
        <w:bottom w:val="none" w:sz="0" w:space="0" w:color="auto"/>
        <w:right w:val="none" w:sz="0" w:space="0" w:color="auto"/>
      </w:divBdr>
    </w:div>
    <w:div w:id="844172815">
      <w:bodyDiv w:val="1"/>
      <w:marLeft w:val="0"/>
      <w:marRight w:val="0"/>
      <w:marTop w:val="0"/>
      <w:marBottom w:val="0"/>
      <w:divBdr>
        <w:top w:val="none" w:sz="0" w:space="0" w:color="auto"/>
        <w:left w:val="none" w:sz="0" w:space="0" w:color="auto"/>
        <w:bottom w:val="none" w:sz="0" w:space="0" w:color="auto"/>
        <w:right w:val="none" w:sz="0" w:space="0" w:color="auto"/>
      </w:divBdr>
    </w:div>
    <w:div w:id="844398450">
      <w:bodyDiv w:val="1"/>
      <w:marLeft w:val="0"/>
      <w:marRight w:val="0"/>
      <w:marTop w:val="0"/>
      <w:marBottom w:val="0"/>
      <w:divBdr>
        <w:top w:val="none" w:sz="0" w:space="0" w:color="auto"/>
        <w:left w:val="none" w:sz="0" w:space="0" w:color="auto"/>
        <w:bottom w:val="none" w:sz="0" w:space="0" w:color="auto"/>
        <w:right w:val="none" w:sz="0" w:space="0" w:color="auto"/>
      </w:divBdr>
    </w:div>
    <w:div w:id="844435897">
      <w:bodyDiv w:val="1"/>
      <w:marLeft w:val="0"/>
      <w:marRight w:val="0"/>
      <w:marTop w:val="0"/>
      <w:marBottom w:val="0"/>
      <w:divBdr>
        <w:top w:val="none" w:sz="0" w:space="0" w:color="auto"/>
        <w:left w:val="none" w:sz="0" w:space="0" w:color="auto"/>
        <w:bottom w:val="none" w:sz="0" w:space="0" w:color="auto"/>
        <w:right w:val="none" w:sz="0" w:space="0" w:color="auto"/>
      </w:divBdr>
    </w:div>
    <w:div w:id="844587678">
      <w:bodyDiv w:val="1"/>
      <w:marLeft w:val="0"/>
      <w:marRight w:val="0"/>
      <w:marTop w:val="0"/>
      <w:marBottom w:val="0"/>
      <w:divBdr>
        <w:top w:val="none" w:sz="0" w:space="0" w:color="auto"/>
        <w:left w:val="none" w:sz="0" w:space="0" w:color="auto"/>
        <w:bottom w:val="none" w:sz="0" w:space="0" w:color="auto"/>
        <w:right w:val="none" w:sz="0" w:space="0" w:color="auto"/>
      </w:divBdr>
    </w:div>
    <w:div w:id="844594305">
      <w:bodyDiv w:val="1"/>
      <w:marLeft w:val="0"/>
      <w:marRight w:val="0"/>
      <w:marTop w:val="0"/>
      <w:marBottom w:val="0"/>
      <w:divBdr>
        <w:top w:val="none" w:sz="0" w:space="0" w:color="auto"/>
        <w:left w:val="none" w:sz="0" w:space="0" w:color="auto"/>
        <w:bottom w:val="none" w:sz="0" w:space="0" w:color="auto"/>
        <w:right w:val="none" w:sz="0" w:space="0" w:color="auto"/>
      </w:divBdr>
    </w:div>
    <w:div w:id="844631500">
      <w:bodyDiv w:val="1"/>
      <w:marLeft w:val="0"/>
      <w:marRight w:val="0"/>
      <w:marTop w:val="0"/>
      <w:marBottom w:val="0"/>
      <w:divBdr>
        <w:top w:val="none" w:sz="0" w:space="0" w:color="auto"/>
        <w:left w:val="none" w:sz="0" w:space="0" w:color="auto"/>
        <w:bottom w:val="none" w:sz="0" w:space="0" w:color="auto"/>
        <w:right w:val="none" w:sz="0" w:space="0" w:color="auto"/>
      </w:divBdr>
    </w:div>
    <w:div w:id="844636335">
      <w:bodyDiv w:val="1"/>
      <w:marLeft w:val="0"/>
      <w:marRight w:val="0"/>
      <w:marTop w:val="0"/>
      <w:marBottom w:val="0"/>
      <w:divBdr>
        <w:top w:val="none" w:sz="0" w:space="0" w:color="auto"/>
        <w:left w:val="none" w:sz="0" w:space="0" w:color="auto"/>
        <w:bottom w:val="none" w:sz="0" w:space="0" w:color="auto"/>
        <w:right w:val="none" w:sz="0" w:space="0" w:color="auto"/>
      </w:divBdr>
    </w:div>
    <w:div w:id="844855475">
      <w:bodyDiv w:val="1"/>
      <w:marLeft w:val="0"/>
      <w:marRight w:val="0"/>
      <w:marTop w:val="0"/>
      <w:marBottom w:val="0"/>
      <w:divBdr>
        <w:top w:val="none" w:sz="0" w:space="0" w:color="auto"/>
        <w:left w:val="none" w:sz="0" w:space="0" w:color="auto"/>
        <w:bottom w:val="none" w:sz="0" w:space="0" w:color="auto"/>
        <w:right w:val="none" w:sz="0" w:space="0" w:color="auto"/>
      </w:divBdr>
    </w:div>
    <w:div w:id="845366340">
      <w:bodyDiv w:val="1"/>
      <w:marLeft w:val="0"/>
      <w:marRight w:val="0"/>
      <w:marTop w:val="0"/>
      <w:marBottom w:val="0"/>
      <w:divBdr>
        <w:top w:val="none" w:sz="0" w:space="0" w:color="auto"/>
        <w:left w:val="none" w:sz="0" w:space="0" w:color="auto"/>
        <w:bottom w:val="none" w:sz="0" w:space="0" w:color="auto"/>
        <w:right w:val="none" w:sz="0" w:space="0" w:color="auto"/>
      </w:divBdr>
    </w:div>
    <w:div w:id="845436666">
      <w:bodyDiv w:val="1"/>
      <w:marLeft w:val="0"/>
      <w:marRight w:val="0"/>
      <w:marTop w:val="0"/>
      <w:marBottom w:val="0"/>
      <w:divBdr>
        <w:top w:val="none" w:sz="0" w:space="0" w:color="auto"/>
        <w:left w:val="none" w:sz="0" w:space="0" w:color="auto"/>
        <w:bottom w:val="none" w:sz="0" w:space="0" w:color="auto"/>
        <w:right w:val="none" w:sz="0" w:space="0" w:color="auto"/>
      </w:divBdr>
    </w:div>
    <w:div w:id="845441041">
      <w:bodyDiv w:val="1"/>
      <w:marLeft w:val="0"/>
      <w:marRight w:val="0"/>
      <w:marTop w:val="0"/>
      <w:marBottom w:val="0"/>
      <w:divBdr>
        <w:top w:val="none" w:sz="0" w:space="0" w:color="auto"/>
        <w:left w:val="none" w:sz="0" w:space="0" w:color="auto"/>
        <w:bottom w:val="none" w:sz="0" w:space="0" w:color="auto"/>
        <w:right w:val="none" w:sz="0" w:space="0" w:color="auto"/>
      </w:divBdr>
    </w:div>
    <w:div w:id="845556309">
      <w:bodyDiv w:val="1"/>
      <w:marLeft w:val="0"/>
      <w:marRight w:val="0"/>
      <w:marTop w:val="0"/>
      <w:marBottom w:val="0"/>
      <w:divBdr>
        <w:top w:val="none" w:sz="0" w:space="0" w:color="auto"/>
        <w:left w:val="none" w:sz="0" w:space="0" w:color="auto"/>
        <w:bottom w:val="none" w:sz="0" w:space="0" w:color="auto"/>
        <w:right w:val="none" w:sz="0" w:space="0" w:color="auto"/>
      </w:divBdr>
    </w:div>
    <w:div w:id="845704350">
      <w:bodyDiv w:val="1"/>
      <w:marLeft w:val="0"/>
      <w:marRight w:val="0"/>
      <w:marTop w:val="0"/>
      <w:marBottom w:val="0"/>
      <w:divBdr>
        <w:top w:val="none" w:sz="0" w:space="0" w:color="auto"/>
        <w:left w:val="none" w:sz="0" w:space="0" w:color="auto"/>
        <w:bottom w:val="none" w:sz="0" w:space="0" w:color="auto"/>
        <w:right w:val="none" w:sz="0" w:space="0" w:color="auto"/>
      </w:divBdr>
    </w:div>
    <w:div w:id="846140930">
      <w:bodyDiv w:val="1"/>
      <w:marLeft w:val="0"/>
      <w:marRight w:val="0"/>
      <w:marTop w:val="0"/>
      <w:marBottom w:val="0"/>
      <w:divBdr>
        <w:top w:val="none" w:sz="0" w:space="0" w:color="auto"/>
        <w:left w:val="none" w:sz="0" w:space="0" w:color="auto"/>
        <w:bottom w:val="none" w:sz="0" w:space="0" w:color="auto"/>
        <w:right w:val="none" w:sz="0" w:space="0" w:color="auto"/>
      </w:divBdr>
    </w:div>
    <w:div w:id="846141356">
      <w:bodyDiv w:val="1"/>
      <w:marLeft w:val="0"/>
      <w:marRight w:val="0"/>
      <w:marTop w:val="0"/>
      <w:marBottom w:val="0"/>
      <w:divBdr>
        <w:top w:val="none" w:sz="0" w:space="0" w:color="auto"/>
        <w:left w:val="none" w:sz="0" w:space="0" w:color="auto"/>
        <w:bottom w:val="none" w:sz="0" w:space="0" w:color="auto"/>
        <w:right w:val="none" w:sz="0" w:space="0" w:color="auto"/>
      </w:divBdr>
    </w:div>
    <w:div w:id="846410719">
      <w:bodyDiv w:val="1"/>
      <w:marLeft w:val="0"/>
      <w:marRight w:val="0"/>
      <w:marTop w:val="0"/>
      <w:marBottom w:val="0"/>
      <w:divBdr>
        <w:top w:val="none" w:sz="0" w:space="0" w:color="auto"/>
        <w:left w:val="none" w:sz="0" w:space="0" w:color="auto"/>
        <w:bottom w:val="none" w:sz="0" w:space="0" w:color="auto"/>
        <w:right w:val="none" w:sz="0" w:space="0" w:color="auto"/>
      </w:divBdr>
    </w:div>
    <w:div w:id="846410959">
      <w:bodyDiv w:val="1"/>
      <w:marLeft w:val="0"/>
      <w:marRight w:val="0"/>
      <w:marTop w:val="0"/>
      <w:marBottom w:val="0"/>
      <w:divBdr>
        <w:top w:val="none" w:sz="0" w:space="0" w:color="auto"/>
        <w:left w:val="none" w:sz="0" w:space="0" w:color="auto"/>
        <w:bottom w:val="none" w:sz="0" w:space="0" w:color="auto"/>
        <w:right w:val="none" w:sz="0" w:space="0" w:color="auto"/>
      </w:divBdr>
    </w:div>
    <w:div w:id="846479971">
      <w:bodyDiv w:val="1"/>
      <w:marLeft w:val="0"/>
      <w:marRight w:val="0"/>
      <w:marTop w:val="0"/>
      <w:marBottom w:val="0"/>
      <w:divBdr>
        <w:top w:val="none" w:sz="0" w:space="0" w:color="auto"/>
        <w:left w:val="none" w:sz="0" w:space="0" w:color="auto"/>
        <w:bottom w:val="none" w:sz="0" w:space="0" w:color="auto"/>
        <w:right w:val="none" w:sz="0" w:space="0" w:color="auto"/>
      </w:divBdr>
    </w:div>
    <w:div w:id="846599474">
      <w:bodyDiv w:val="1"/>
      <w:marLeft w:val="0"/>
      <w:marRight w:val="0"/>
      <w:marTop w:val="0"/>
      <w:marBottom w:val="0"/>
      <w:divBdr>
        <w:top w:val="none" w:sz="0" w:space="0" w:color="auto"/>
        <w:left w:val="none" w:sz="0" w:space="0" w:color="auto"/>
        <w:bottom w:val="none" w:sz="0" w:space="0" w:color="auto"/>
        <w:right w:val="none" w:sz="0" w:space="0" w:color="auto"/>
      </w:divBdr>
    </w:div>
    <w:div w:id="846602388">
      <w:bodyDiv w:val="1"/>
      <w:marLeft w:val="0"/>
      <w:marRight w:val="0"/>
      <w:marTop w:val="0"/>
      <w:marBottom w:val="0"/>
      <w:divBdr>
        <w:top w:val="none" w:sz="0" w:space="0" w:color="auto"/>
        <w:left w:val="none" w:sz="0" w:space="0" w:color="auto"/>
        <w:bottom w:val="none" w:sz="0" w:space="0" w:color="auto"/>
        <w:right w:val="none" w:sz="0" w:space="0" w:color="auto"/>
      </w:divBdr>
    </w:div>
    <w:div w:id="846752040">
      <w:bodyDiv w:val="1"/>
      <w:marLeft w:val="0"/>
      <w:marRight w:val="0"/>
      <w:marTop w:val="0"/>
      <w:marBottom w:val="0"/>
      <w:divBdr>
        <w:top w:val="none" w:sz="0" w:space="0" w:color="auto"/>
        <w:left w:val="none" w:sz="0" w:space="0" w:color="auto"/>
        <w:bottom w:val="none" w:sz="0" w:space="0" w:color="auto"/>
        <w:right w:val="none" w:sz="0" w:space="0" w:color="auto"/>
      </w:divBdr>
    </w:div>
    <w:div w:id="846753247">
      <w:bodyDiv w:val="1"/>
      <w:marLeft w:val="0"/>
      <w:marRight w:val="0"/>
      <w:marTop w:val="0"/>
      <w:marBottom w:val="0"/>
      <w:divBdr>
        <w:top w:val="none" w:sz="0" w:space="0" w:color="auto"/>
        <w:left w:val="none" w:sz="0" w:space="0" w:color="auto"/>
        <w:bottom w:val="none" w:sz="0" w:space="0" w:color="auto"/>
        <w:right w:val="none" w:sz="0" w:space="0" w:color="auto"/>
      </w:divBdr>
    </w:div>
    <w:div w:id="847057693">
      <w:bodyDiv w:val="1"/>
      <w:marLeft w:val="0"/>
      <w:marRight w:val="0"/>
      <w:marTop w:val="0"/>
      <w:marBottom w:val="0"/>
      <w:divBdr>
        <w:top w:val="none" w:sz="0" w:space="0" w:color="auto"/>
        <w:left w:val="none" w:sz="0" w:space="0" w:color="auto"/>
        <w:bottom w:val="none" w:sz="0" w:space="0" w:color="auto"/>
        <w:right w:val="none" w:sz="0" w:space="0" w:color="auto"/>
      </w:divBdr>
    </w:div>
    <w:div w:id="847139525">
      <w:bodyDiv w:val="1"/>
      <w:marLeft w:val="0"/>
      <w:marRight w:val="0"/>
      <w:marTop w:val="0"/>
      <w:marBottom w:val="0"/>
      <w:divBdr>
        <w:top w:val="none" w:sz="0" w:space="0" w:color="auto"/>
        <w:left w:val="none" w:sz="0" w:space="0" w:color="auto"/>
        <w:bottom w:val="none" w:sz="0" w:space="0" w:color="auto"/>
        <w:right w:val="none" w:sz="0" w:space="0" w:color="auto"/>
      </w:divBdr>
    </w:div>
    <w:div w:id="847400869">
      <w:bodyDiv w:val="1"/>
      <w:marLeft w:val="0"/>
      <w:marRight w:val="0"/>
      <w:marTop w:val="0"/>
      <w:marBottom w:val="0"/>
      <w:divBdr>
        <w:top w:val="none" w:sz="0" w:space="0" w:color="auto"/>
        <w:left w:val="none" w:sz="0" w:space="0" w:color="auto"/>
        <w:bottom w:val="none" w:sz="0" w:space="0" w:color="auto"/>
        <w:right w:val="none" w:sz="0" w:space="0" w:color="auto"/>
      </w:divBdr>
    </w:div>
    <w:div w:id="847527795">
      <w:bodyDiv w:val="1"/>
      <w:marLeft w:val="0"/>
      <w:marRight w:val="0"/>
      <w:marTop w:val="0"/>
      <w:marBottom w:val="0"/>
      <w:divBdr>
        <w:top w:val="none" w:sz="0" w:space="0" w:color="auto"/>
        <w:left w:val="none" w:sz="0" w:space="0" w:color="auto"/>
        <w:bottom w:val="none" w:sz="0" w:space="0" w:color="auto"/>
        <w:right w:val="none" w:sz="0" w:space="0" w:color="auto"/>
      </w:divBdr>
    </w:div>
    <w:div w:id="847715717">
      <w:bodyDiv w:val="1"/>
      <w:marLeft w:val="0"/>
      <w:marRight w:val="0"/>
      <w:marTop w:val="0"/>
      <w:marBottom w:val="0"/>
      <w:divBdr>
        <w:top w:val="none" w:sz="0" w:space="0" w:color="auto"/>
        <w:left w:val="none" w:sz="0" w:space="0" w:color="auto"/>
        <w:bottom w:val="none" w:sz="0" w:space="0" w:color="auto"/>
        <w:right w:val="none" w:sz="0" w:space="0" w:color="auto"/>
      </w:divBdr>
    </w:div>
    <w:div w:id="847862860">
      <w:bodyDiv w:val="1"/>
      <w:marLeft w:val="0"/>
      <w:marRight w:val="0"/>
      <w:marTop w:val="0"/>
      <w:marBottom w:val="0"/>
      <w:divBdr>
        <w:top w:val="none" w:sz="0" w:space="0" w:color="auto"/>
        <w:left w:val="none" w:sz="0" w:space="0" w:color="auto"/>
        <w:bottom w:val="none" w:sz="0" w:space="0" w:color="auto"/>
        <w:right w:val="none" w:sz="0" w:space="0" w:color="auto"/>
      </w:divBdr>
    </w:div>
    <w:div w:id="847867620">
      <w:bodyDiv w:val="1"/>
      <w:marLeft w:val="0"/>
      <w:marRight w:val="0"/>
      <w:marTop w:val="0"/>
      <w:marBottom w:val="0"/>
      <w:divBdr>
        <w:top w:val="none" w:sz="0" w:space="0" w:color="auto"/>
        <w:left w:val="none" w:sz="0" w:space="0" w:color="auto"/>
        <w:bottom w:val="none" w:sz="0" w:space="0" w:color="auto"/>
        <w:right w:val="none" w:sz="0" w:space="0" w:color="auto"/>
      </w:divBdr>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8183328">
      <w:bodyDiv w:val="1"/>
      <w:marLeft w:val="0"/>
      <w:marRight w:val="0"/>
      <w:marTop w:val="0"/>
      <w:marBottom w:val="0"/>
      <w:divBdr>
        <w:top w:val="none" w:sz="0" w:space="0" w:color="auto"/>
        <w:left w:val="none" w:sz="0" w:space="0" w:color="auto"/>
        <w:bottom w:val="none" w:sz="0" w:space="0" w:color="auto"/>
        <w:right w:val="none" w:sz="0" w:space="0" w:color="auto"/>
      </w:divBdr>
    </w:div>
    <w:div w:id="848368293">
      <w:bodyDiv w:val="1"/>
      <w:marLeft w:val="0"/>
      <w:marRight w:val="0"/>
      <w:marTop w:val="0"/>
      <w:marBottom w:val="0"/>
      <w:divBdr>
        <w:top w:val="none" w:sz="0" w:space="0" w:color="auto"/>
        <w:left w:val="none" w:sz="0" w:space="0" w:color="auto"/>
        <w:bottom w:val="none" w:sz="0" w:space="0" w:color="auto"/>
        <w:right w:val="none" w:sz="0" w:space="0" w:color="auto"/>
      </w:divBdr>
    </w:div>
    <w:div w:id="848569848">
      <w:bodyDiv w:val="1"/>
      <w:marLeft w:val="0"/>
      <w:marRight w:val="0"/>
      <w:marTop w:val="0"/>
      <w:marBottom w:val="0"/>
      <w:divBdr>
        <w:top w:val="none" w:sz="0" w:space="0" w:color="auto"/>
        <w:left w:val="none" w:sz="0" w:space="0" w:color="auto"/>
        <w:bottom w:val="none" w:sz="0" w:space="0" w:color="auto"/>
        <w:right w:val="none" w:sz="0" w:space="0" w:color="auto"/>
      </w:divBdr>
    </w:div>
    <w:div w:id="849373061">
      <w:bodyDiv w:val="1"/>
      <w:marLeft w:val="0"/>
      <w:marRight w:val="0"/>
      <w:marTop w:val="0"/>
      <w:marBottom w:val="0"/>
      <w:divBdr>
        <w:top w:val="none" w:sz="0" w:space="0" w:color="auto"/>
        <w:left w:val="none" w:sz="0" w:space="0" w:color="auto"/>
        <w:bottom w:val="none" w:sz="0" w:space="0" w:color="auto"/>
        <w:right w:val="none" w:sz="0" w:space="0" w:color="auto"/>
      </w:divBdr>
    </w:div>
    <w:div w:id="849686253">
      <w:bodyDiv w:val="1"/>
      <w:marLeft w:val="0"/>
      <w:marRight w:val="0"/>
      <w:marTop w:val="0"/>
      <w:marBottom w:val="0"/>
      <w:divBdr>
        <w:top w:val="none" w:sz="0" w:space="0" w:color="auto"/>
        <w:left w:val="none" w:sz="0" w:space="0" w:color="auto"/>
        <w:bottom w:val="none" w:sz="0" w:space="0" w:color="auto"/>
        <w:right w:val="none" w:sz="0" w:space="0" w:color="auto"/>
      </w:divBdr>
    </w:div>
    <w:div w:id="849878698">
      <w:bodyDiv w:val="1"/>
      <w:marLeft w:val="0"/>
      <w:marRight w:val="0"/>
      <w:marTop w:val="0"/>
      <w:marBottom w:val="0"/>
      <w:divBdr>
        <w:top w:val="none" w:sz="0" w:space="0" w:color="auto"/>
        <w:left w:val="none" w:sz="0" w:space="0" w:color="auto"/>
        <w:bottom w:val="none" w:sz="0" w:space="0" w:color="auto"/>
        <w:right w:val="none" w:sz="0" w:space="0" w:color="auto"/>
      </w:divBdr>
    </w:div>
    <w:div w:id="850028220">
      <w:bodyDiv w:val="1"/>
      <w:marLeft w:val="0"/>
      <w:marRight w:val="0"/>
      <w:marTop w:val="0"/>
      <w:marBottom w:val="0"/>
      <w:divBdr>
        <w:top w:val="none" w:sz="0" w:space="0" w:color="auto"/>
        <w:left w:val="none" w:sz="0" w:space="0" w:color="auto"/>
        <w:bottom w:val="none" w:sz="0" w:space="0" w:color="auto"/>
        <w:right w:val="none" w:sz="0" w:space="0" w:color="auto"/>
      </w:divBdr>
    </w:div>
    <w:div w:id="850147812">
      <w:bodyDiv w:val="1"/>
      <w:marLeft w:val="0"/>
      <w:marRight w:val="0"/>
      <w:marTop w:val="0"/>
      <w:marBottom w:val="0"/>
      <w:divBdr>
        <w:top w:val="none" w:sz="0" w:space="0" w:color="auto"/>
        <w:left w:val="none" w:sz="0" w:space="0" w:color="auto"/>
        <w:bottom w:val="none" w:sz="0" w:space="0" w:color="auto"/>
        <w:right w:val="none" w:sz="0" w:space="0" w:color="auto"/>
      </w:divBdr>
    </w:div>
    <w:div w:id="850224989">
      <w:bodyDiv w:val="1"/>
      <w:marLeft w:val="0"/>
      <w:marRight w:val="0"/>
      <w:marTop w:val="0"/>
      <w:marBottom w:val="0"/>
      <w:divBdr>
        <w:top w:val="none" w:sz="0" w:space="0" w:color="auto"/>
        <w:left w:val="none" w:sz="0" w:space="0" w:color="auto"/>
        <w:bottom w:val="none" w:sz="0" w:space="0" w:color="auto"/>
        <w:right w:val="none" w:sz="0" w:space="0" w:color="auto"/>
      </w:divBdr>
    </w:div>
    <w:div w:id="850797262">
      <w:bodyDiv w:val="1"/>
      <w:marLeft w:val="0"/>
      <w:marRight w:val="0"/>
      <w:marTop w:val="0"/>
      <w:marBottom w:val="0"/>
      <w:divBdr>
        <w:top w:val="none" w:sz="0" w:space="0" w:color="auto"/>
        <w:left w:val="none" w:sz="0" w:space="0" w:color="auto"/>
        <w:bottom w:val="none" w:sz="0" w:space="0" w:color="auto"/>
        <w:right w:val="none" w:sz="0" w:space="0" w:color="auto"/>
      </w:divBdr>
    </w:div>
    <w:div w:id="850797377">
      <w:bodyDiv w:val="1"/>
      <w:marLeft w:val="0"/>
      <w:marRight w:val="0"/>
      <w:marTop w:val="0"/>
      <w:marBottom w:val="0"/>
      <w:divBdr>
        <w:top w:val="none" w:sz="0" w:space="0" w:color="auto"/>
        <w:left w:val="none" w:sz="0" w:space="0" w:color="auto"/>
        <w:bottom w:val="none" w:sz="0" w:space="0" w:color="auto"/>
        <w:right w:val="none" w:sz="0" w:space="0" w:color="auto"/>
      </w:divBdr>
    </w:div>
    <w:div w:id="850947725">
      <w:bodyDiv w:val="1"/>
      <w:marLeft w:val="0"/>
      <w:marRight w:val="0"/>
      <w:marTop w:val="0"/>
      <w:marBottom w:val="0"/>
      <w:divBdr>
        <w:top w:val="none" w:sz="0" w:space="0" w:color="auto"/>
        <w:left w:val="none" w:sz="0" w:space="0" w:color="auto"/>
        <w:bottom w:val="none" w:sz="0" w:space="0" w:color="auto"/>
        <w:right w:val="none" w:sz="0" w:space="0" w:color="auto"/>
      </w:divBdr>
    </w:div>
    <w:div w:id="851065108">
      <w:bodyDiv w:val="1"/>
      <w:marLeft w:val="0"/>
      <w:marRight w:val="0"/>
      <w:marTop w:val="0"/>
      <w:marBottom w:val="0"/>
      <w:divBdr>
        <w:top w:val="none" w:sz="0" w:space="0" w:color="auto"/>
        <w:left w:val="none" w:sz="0" w:space="0" w:color="auto"/>
        <w:bottom w:val="none" w:sz="0" w:space="0" w:color="auto"/>
        <w:right w:val="none" w:sz="0" w:space="0" w:color="auto"/>
      </w:divBdr>
    </w:div>
    <w:div w:id="851141407">
      <w:bodyDiv w:val="1"/>
      <w:marLeft w:val="0"/>
      <w:marRight w:val="0"/>
      <w:marTop w:val="0"/>
      <w:marBottom w:val="0"/>
      <w:divBdr>
        <w:top w:val="none" w:sz="0" w:space="0" w:color="auto"/>
        <w:left w:val="none" w:sz="0" w:space="0" w:color="auto"/>
        <w:bottom w:val="none" w:sz="0" w:space="0" w:color="auto"/>
        <w:right w:val="none" w:sz="0" w:space="0" w:color="auto"/>
      </w:divBdr>
    </w:div>
    <w:div w:id="851454073">
      <w:bodyDiv w:val="1"/>
      <w:marLeft w:val="0"/>
      <w:marRight w:val="0"/>
      <w:marTop w:val="0"/>
      <w:marBottom w:val="0"/>
      <w:divBdr>
        <w:top w:val="none" w:sz="0" w:space="0" w:color="auto"/>
        <w:left w:val="none" w:sz="0" w:space="0" w:color="auto"/>
        <w:bottom w:val="none" w:sz="0" w:space="0" w:color="auto"/>
        <w:right w:val="none" w:sz="0" w:space="0" w:color="auto"/>
      </w:divBdr>
    </w:div>
    <w:div w:id="851795898">
      <w:bodyDiv w:val="1"/>
      <w:marLeft w:val="0"/>
      <w:marRight w:val="0"/>
      <w:marTop w:val="0"/>
      <w:marBottom w:val="0"/>
      <w:divBdr>
        <w:top w:val="none" w:sz="0" w:space="0" w:color="auto"/>
        <w:left w:val="none" w:sz="0" w:space="0" w:color="auto"/>
        <w:bottom w:val="none" w:sz="0" w:space="0" w:color="auto"/>
        <w:right w:val="none" w:sz="0" w:space="0" w:color="auto"/>
      </w:divBdr>
    </w:div>
    <w:div w:id="852063711">
      <w:bodyDiv w:val="1"/>
      <w:marLeft w:val="0"/>
      <w:marRight w:val="0"/>
      <w:marTop w:val="0"/>
      <w:marBottom w:val="0"/>
      <w:divBdr>
        <w:top w:val="none" w:sz="0" w:space="0" w:color="auto"/>
        <w:left w:val="none" w:sz="0" w:space="0" w:color="auto"/>
        <w:bottom w:val="none" w:sz="0" w:space="0" w:color="auto"/>
        <w:right w:val="none" w:sz="0" w:space="0" w:color="auto"/>
      </w:divBdr>
    </w:div>
    <w:div w:id="852065665">
      <w:bodyDiv w:val="1"/>
      <w:marLeft w:val="0"/>
      <w:marRight w:val="0"/>
      <w:marTop w:val="0"/>
      <w:marBottom w:val="0"/>
      <w:divBdr>
        <w:top w:val="none" w:sz="0" w:space="0" w:color="auto"/>
        <w:left w:val="none" w:sz="0" w:space="0" w:color="auto"/>
        <w:bottom w:val="none" w:sz="0" w:space="0" w:color="auto"/>
        <w:right w:val="none" w:sz="0" w:space="0" w:color="auto"/>
      </w:divBdr>
    </w:div>
    <w:div w:id="852190136">
      <w:bodyDiv w:val="1"/>
      <w:marLeft w:val="0"/>
      <w:marRight w:val="0"/>
      <w:marTop w:val="0"/>
      <w:marBottom w:val="0"/>
      <w:divBdr>
        <w:top w:val="none" w:sz="0" w:space="0" w:color="auto"/>
        <w:left w:val="none" w:sz="0" w:space="0" w:color="auto"/>
        <w:bottom w:val="none" w:sz="0" w:space="0" w:color="auto"/>
        <w:right w:val="none" w:sz="0" w:space="0" w:color="auto"/>
      </w:divBdr>
    </w:div>
    <w:div w:id="852259803">
      <w:bodyDiv w:val="1"/>
      <w:marLeft w:val="0"/>
      <w:marRight w:val="0"/>
      <w:marTop w:val="0"/>
      <w:marBottom w:val="0"/>
      <w:divBdr>
        <w:top w:val="none" w:sz="0" w:space="0" w:color="auto"/>
        <w:left w:val="none" w:sz="0" w:space="0" w:color="auto"/>
        <w:bottom w:val="none" w:sz="0" w:space="0" w:color="auto"/>
        <w:right w:val="none" w:sz="0" w:space="0" w:color="auto"/>
      </w:divBdr>
    </w:div>
    <w:div w:id="852302227">
      <w:bodyDiv w:val="1"/>
      <w:marLeft w:val="0"/>
      <w:marRight w:val="0"/>
      <w:marTop w:val="0"/>
      <w:marBottom w:val="0"/>
      <w:divBdr>
        <w:top w:val="none" w:sz="0" w:space="0" w:color="auto"/>
        <w:left w:val="none" w:sz="0" w:space="0" w:color="auto"/>
        <w:bottom w:val="none" w:sz="0" w:space="0" w:color="auto"/>
        <w:right w:val="none" w:sz="0" w:space="0" w:color="auto"/>
      </w:divBdr>
    </w:div>
    <w:div w:id="852457257">
      <w:bodyDiv w:val="1"/>
      <w:marLeft w:val="0"/>
      <w:marRight w:val="0"/>
      <w:marTop w:val="0"/>
      <w:marBottom w:val="0"/>
      <w:divBdr>
        <w:top w:val="none" w:sz="0" w:space="0" w:color="auto"/>
        <w:left w:val="none" w:sz="0" w:space="0" w:color="auto"/>
        <w:bottom w:val="none" w:sz="0" w:space="0" w:color="auto"/>
        <w:right w:val="none" w:sz="0" w:space="0" w:color="auto"/>
      </w:divBdr>
    </w:div>
    <w:div w:id="853105125">
      <w:bodyDiv w:val="1"/>
      <w:marLeft w:val="0"/>
      <w:marRight w:val="0"/>
      <w:marTop w:val="0"/>
      <w:marBottom w:val="0"/>
      <w:divBdr>
        <w:top w:val="none" w:sz="0" w:space="0" w:color="auto"/>
        <w:left w:val="none" w:sz="0" w:space="0" w:color="auto"/>
        <w:bottom w:val="none" w:sz="0" w:space="0" w:color="auto"/>
        <w:right w:val="none" w:sz="0" w:space="0" w:color="auto"/>
      </w:divBdr>
    </w:div>
    <w:div w:id="853301511">
      <w:bodyDiv w:val="1"/>
      <w:marLeft w:val="0"/>
      <w:marRight w:val="0"/>
      <w:marTop w:val="0"/>
      <w:marBottom w:val="0"/>
      <w:divBdr>
        <w:top w:val="none" w:sz="0" w:space="0" w:color="auto"/>
        <w:left w:val="none" w:sz="0" w:space="0" w:color="auto"/>
        <w:bottom w:val="none" w:sz="0" w:space="0" w:color="auto"/>
        <w:right w:val="none" w:sz="0" w:space="0" w:color="auto"/>
      </w:divBdr>
    </w:div>
    <w:div w:id="853344832">
      <w:bodyDiv w:val="1"/>
      <w:marLeft w:val="0"/>
      <w:marRight w:val="0"/>
      <w:marTop w:val="0"/>
      <w:marBottom w:val="0"/>
      <w:divBdr>
        <w:top w:val="none" w:sz="0" w:space="0" w:color="auto"/>
        <w:left w:val="none" w:sz="0" w:space="0" w:color="auto"/>
        <w:bottom w:val="none" w:sz="0" w:space="0" w:color="auto"/>
        <w:right w:val="none" w:sz="0" w:space="0" w:color="auto"/>
      </w:divBdr>
    </w:div>
    <w:div w:id="853424364">
      <w:bodyDiv w:val="1"/>
      <w:marLeft w:val="0"/>
      <w:marRight w:val="0"/>
      <w:marTop w:val="0"/>
      <w:marBottom w:val="0"/>
      <w:divBdr>
        <w:top w:val="none" w:sz="0" w:space="0" w:color="auto"/>
        <w:left w:val="none" w:sz="0" w:space="0" w:color="auto"/>
        <w:bottom w:val="none" w:sz="0" w:space="0" w:color="auto"/>
        <w:right w:val="none" w:sz="0" w:space="0" w:color="auto"/>
      </w:divBdr>
    </w:div>
    <w:div w:id="853689264">
      <w:bodyDiv w:val="1"/>
      <w:marLeft w:val="0"/>
      <w:marRight w:val="0"/>
      <w:marTop w:val="0"/>
      <w:marBottom w:val="0"/>
      <w:divBdr>
        <w:top w:val="none" w:sz="0" w:space="0" w:color="auto"/>
        <w:left w:val="none" w:sz="0" w:space="0" w:color="auto"/>
        <w:bottom w:val="none" w:sz="0" w:space="0" w:color="auto"/>
        <w:right w:val="none" w:sz="0" w:space="0" w:color="auto"/>
      </w:divBdr>
    </w:div>
    <w:div w:id="853809679">
      <w:bodyDiv w:val="1"/>
      <w:marLeft w:val="0"/>
      <w:marRight w:val="0"/>
      <w:marTop w:val="0"/>
      <w:marBottom w:val="0"/>
      <w:divBdr>
        <w:top w:val="none" w:sz="0" w:space="0" w:color="auto"/>
        <w:left w:val="none" w:sz="0" w:space="0" w:color="auto"/>
        <w:bottom w:val="none" w:sz="0" w:space="0" w:color="auto"/>
        <w:right w:val="none" w:sz="0" w:space="0" w:color="auto"/>
      </w:divBdr>
    </w:div>
    <w:div w:id="853811518">
      <w:bodyDiv w:val="1"/>
      <w:marLeft w:val="0"/>
      <w:marRight w:val="0"/>
      <w:marTop w:val="0"/>
      <w:marBottom w:val="0"/>
      <w:divBdr>
        <w:top w:val="none" w:sz="0" w:space="0" w:color="auto"/>
        <w:left w:val="none" w:sz="0" w:space="0" w:color="auto"/>
        <w:bottom w:val="none" w:sz="0" w:space="0" w:color="auto"/>
        <w:right w:val="none" w:sz="0" w:space="0" w:color="auto"/>
      </w:divBdr>
    </w:div>
    <w:div w:id="854080242">
      <w:bodyDiv w:val="1"/>
      <w:marLeft w:val="0"/>
      <w:marRight w:val="0"/>
      <w:marTop w:val="0"/>
      <w:marBottom w:val="0"/>
      <w:divBdr>
        <w:top w:val="none" w:sz="0" w:space="0" w:color="auto"/>
        <w:left w:val="none" w:sz="0" w:space="0" w:color="auto"/>
        <w:bottom w:val="none" w:sz="0" w:space="0" w:color="auto"/>
        <w:right w:val="none" w:sz="0" w:space="0" w:color="auto"/>
      </w:divBdr>
    </w:div>
    <w:div w:id="854149909">
      <w:bodyDiv w:val="1"/>
      <w:marLeft w:val="0"/>
      <w:marRight w:val="0"/>
      <w:marTop w:val="0"/>
      <w:marBottom w:val="0"/>
      <w:divBdr>
        <w:top w:val="none" w:sz="0" w:space="0" w:color="auto"/>
        <w:left w:val="none" w:sz="0" w:space="0" w:color="auto"/>
        <w:bottom w:val="none" w:sz="0" w:space="0" w:color="auto"/>
        <w:right w:val="none" w:sz="0" w:space="0" w:color="auto"/>
      </w:divBdr>
    </w:div>
    <w:div w:id="854425118">
      <w:bodyDiv w:val="1"/>
      <w:marLeft w:val="0"/>
      <w:marRight w:val="0"/>
      <w:marTop w:val="0"/>
      <w:marBottom w:val="0"/>
      <w:divBdr>
        <w:top w:val="none" w:sz="0" w:space="0" w:color="auto"/>
        <w:left w:val="none" w:sz="0" w:space="0" w:color="auto"/>
        <w:bottom w:val="none" w:sz="0" w:space="0" w:color="auto"/>
        <w:right w:val="none" w:sz="0" w:space="0" w:color="auto"/>
      </w:divBdr>
    </w:div>
    <w:div w:id="854612089">
      <w:bodyDiv w:val="1"/>
      <w:marLeft w:val="0"/>
      <w:marRight w:val="0"/>
      <w:marTop w:val="0"/>
      <w:marBottom w:val="0"/>
      <w:divBdr>
        <w:top w:val="none" w:sz="0" w:space="0" w:color="auto"/>
        <w:left w:val="none" w:sz="0" w:space="0" w:color="auto"/>
        <w:bottom w:val="none" w:sz="0" w:space="0" w:color="auto"/>
        <w:right w:val="none" w:sz="0" w:space="0" w:color="auto"/>
      </w:divBdr>
    </w:div>
    <w:div w:id="854727848">
      <w:bodyDiv w:val="1"/>
      <w:marLeft w:val="0"/>
      <w:marRight w:val="0"/>
      <w:marTop w:val="0"/>
      <w:marBottom w:val="0"/>
      <w:divBdr>
        <w:top w:val="none" w:sz="0" w:space="0" w:color="auto"/>
        <w:left w:val="none" w:sz="0" w:space="0" w:color="auto"/>
        <w:bottom w:val="none" w:sz="0" w:space="0" w:color="auto"/>
        <w:right w:val="none" w:sz="0" w:space="0" w:color="auto"/>
      </w:divBdr>
    </w:div>
    <w:div w:id="854925092">
      <w:bodyDiv w:val="1"/>
      <w:marLeft w:val="0"/>
      <w:marRight w:val="0"/>
      <w:marTop w:val="0"/>
      <w:marBottom w:val="0"/>
      <w:divBdr>
        <w:top w:val="none" w:sz="0" w:space="0" w:color="auto"/>
        <w:left w:val="none" w:sz="0" w:space="0" w:color="auto"/>
        <w:bottom w:val="none" w:sz="0" w:space="0" w:color="auto"/>
        <w:right w:val="none" w:sz="0" w:space="0" w:color="auto"/>
      </w:divBdr>
    </w:div>
    <w:div w:id="854999900">
      <w:bodyDiv w:val="1"/>
      <w:marLeft w:val="0"/>
      <w:marRight w:val="0"/>
      <w:marTop w:val="0"/>
      <w:marBottom w:val="0"/>
      <w:divBdr>
        <w:top w:val="none" w:sz="0" w:space="0" w:color="auto"/>
        <w:left w:val="none" w:sz="0" w:space="0" w:color="auto"/>
        <w:bottom w:val="none" w:sz="0" w:space="0" w:color="auto"/>
        <w:right w:val="none" w:sz="0" w:space="0" w:color="auto"/>
      </w:divBdr>
    </w:div>
    <w:div w:id="855193660">
      <w:bodyDiv w:val="1"/>
      <w:marLeft w:val="0"/>
      <w:marRight w:val="0"/>
      <w:marTop w:val="0"/>
      <w:marBottom w:val="0"/>
      <w:divBdr>
        <w:top w:val="none" w:sz="0" w:space="0" w:color="auto"/>
        <w:left w:val="none" w:sz="0" w:space="0" w:color="auto"/>
        <w:bottom w:val="none" w:sz="0" w:space="0" w:color="auto"/>
        <w:right w:val="none" w:sz="0" w:space="0" w:color="auto"/>
      </w:divBdr>
    </w:div>
    <w:div w:id="855196887">
      <w:bodyDiv w:val="1"/>
      <w:marLeft w:val="0"/>
      <w:marRight w:val="0"/>
      <w:marTop w:val="0"/>
      <w:marBottom w:val="0"/>
      <w:divBdr>
        <w:top w:val="none" w:sz="0" w:space="0" w:color="auto"/>
        <w:left w:val="none" w:sz="0" w:space="0" w:color="auto"/>
        <w:bottom w:val="none" w:sz="0" w:space="0" w:color="auto"/>
        <w:right w:val="none" w:sz="0" w:space="0" w:color="auto"/>
      </w:divBdr>
    </w:div>
    <w:div w:id="855267465">
      <w:bodyDiv w:val="1"/>
      <w:marLeft w:val="0"/>
      <w:marRight w:val="0"/>
      <w:marTop w:val="0"/>
      <w:marBottom w:val="0"/>
      <w:divBdr>
        <w:top w:val="none" w:sz="0" w:space="0" w:color="auto"/>
        <w:left w:val="none" w:sz="0" w:space="0" w:color="auto"/>
        <w:bottom w:val="none" w:sz="0" w:space="0" w:color="auto"/>
        <w:right w:val="none" w:sz="0" w:space="0" w:color="auto"/>
      </w:divBdr>
    </w:div>
    <w:div w:id="855385690">
      <w:bodyDiv w:val="1"/>
      <w:marLeft w:val="0"/>
      <w:marRight w:val="0"/>
      <w:marTop w:val="0"/>
      <w:marBottom w:val="0"/>
      <w:divBdr>
        <w:top w:val="none" w:sz="0" w:space="0" w:color="auto"/>
        <w:left w:val="none" w:sz="0" w:space="0" w:color="auto"/>
        <w:bottom w:val="none" w:sz="0" w:space="0" w:color="auto"/>
        <w:right w:val="none" w:sz="0" w:space="0" w:color="auto"/>
      </w:divBdr>
    </w:div>
    <w:div w:id="855458131">
      <w:bodyDiv w:val="1"/>
      <w:marLeft w:val="0"/>
      <w:marRight w:val="0"/>
      <w:marTop w:val="0"/>
      <w:marBottom w:val="0"/>
      <w:divBdr>
        <w:top w:val="none" w:sz="0" w:space="0" w:color="auto"/>
        <w:left w:val="none" w:sz="0" w:space="0" w:color="auto"/>
        <w:bottom w:val="none" w:sz="0" w:space="0" w:color="auto"/>
        <w:right w:val="none" w:sz="0" w:space="0" w:color="auto"/>
      </w:divBdr>
    </w:div>
    <w:div w:id="855534543">
      <w:bodyDiv w:val="1"/>
      <w:marLeft w:val="0"/>
      <w:marRight w:val="0"/>
      <w:marTop w:val="0"/>
      <w:marBottom w:val="0"/>
      <w:divBdr>
        <w:top w:val="none" w:sz="0" w:space="0" w:color="auto"/>
        <w:left w:val="none" w:sz="0" w:space="0" w:color="auto"/>
        <w:bottom w:val="none" w:sz="0" w:space="0" w:color="auto"/>
        <w:right w:val="none" w:sz="0" w:space="0" w:color="auto"/>
      </w:divBdr>
    </w:div>
    <w:div w:id="855535274">
      <w:bodyDiv w:val="1"/>
      <w:marLeft w:val="0"/>
      <w:marRight w:val="0"/>
      <w:marTop w:val="0"/>
      <w:marBottom w:val="0"/>
      <w:divBdr>
        <w:top w:val="none" w:sz="0" w:space="0" w:color="auto"/>
        <w:left w:val="none" w:sz="0" w:space="0" w:color="auto"/>
        <w:bottom w:val="none" w:sz="0" w:space="0" w:color="auto"/>
        <w:right w:val="none" w:sz="0" w:space="0" w:color="auto"/>
      </w:divBdr>
    </w:div>
    <w:div w:id="855849847">
      <w:bodyDiv w:val="1"/>
      <w:marLeft w:val="0"/>
      <w:marRight w:val="0"/>
      <w:marTop w:val="0"/>
      <w:marBottom w:val="0"/>
      <w:divBdr>
        <w:top w:val="none" w:sz="0" w:space="0" w:color="auto"/>
        <w:left w:val="none" w:sz="0" w:space="0" w:color="auto"/>
        <w:bottom w:val="none" w:sz="0" w:space="0" w:color="auto"/>
        <w:right w:val="none" w:sz="0" w:space="0" w:color="auto"/>
      </w:divBdr>
    </w:div>
    <w:div w:id="855970192">
      <w:bodyDiv w:val="1"/>
      <w:marLeft w:val="0"/>
      <w:marRight w:val="0"/>
      <w:marTop w:val="0"/>
      <w:marBottom w:val="0"/>
      <w:divBdr>
        <w:top w:val="none" w:sz="0" w:space="0" w:color="auto"/>
        <w:left w:val="none" w:sz="0" w:space="0" w:color="auto"/>
        <w:bottom w:val="none" w:sz="0" w:space="0" w:color="auto"/>
        <w:right w:val="none" w:sz="0" w:space="0" w:color="auto"/>
      </w:divBdr>
    </w:div>
    <w:div w:id="856042300">
      <w:bodyDiv w:val="1"/>
      <w:marLeft w:val="0"/>
      <w:marRight w:val="0"/>
      <w:marTop w:val="0"/>
      <w:marBottom w:val="0"/>
      <w:divBdr>
        <w:top w:val="none" w:sz="0" w:space="0" w:color="auto"/>
        <w:left w:val="none" w:sz="0" w:space="0" w:color="auto"/>
        <w:bottom w:val="none" w:sz="0" w:space="0" w:color="auto"/>
        <w:right w:val="none" w:sz="0" w:space="0" w:color="auto"/>
      </w:divBdr>
    </w:div>
    <w:div w:id="856116980">
      <w:bodyDiv w:val="1"/>
      <w:marLeft w:val="0"/>
      <w:marRight w:val="0"/>
      <w:marTop w:val="0"/>
      <w:marBottom w:val="0"/>
      <w:divBdr>
        <w:top w:val="none" w:sz="0" w:space="0" w:color="auto"/>
        <w:left w:val="none" w:sz="0" w:space="0" w:color="auto"/>
        <w:bottom w:val="none" w:sz="0" w:space="0" w:color="auto"/>
        <w:right w:val="none" w:sz="0" w:space="0" w:color="auto"/>
      </w:divBdr>
    </w:div>
    <w:div w:id="856119474">
      <w:bodyDiv w:val="1"/>
      <w:marLeft w:val="0"/>
      <w:marRight w:val="0"/>
      <w:marTop w:val="0"/>
      <w:marBottom w:val="0"/>
      <w:divBdr>
        <w:top w:val="none" w:sz="0" w:space="0" w:color="auto"/>
        <w:left w:val="none" w:sz="0" w:space="0" w:color="auto"/>
        <w:bottom w:val="none" w:sz="0" w:space="0" w:color="auto"/>
        <w:right w:val="none" w:sz="0" w:space="0" w:color="auto"/>
      </w:divBdr>
    </w:div>
    <w:div w:id="856432052">
      <w:bodyDiv w:val="1"/>
      <w:marLeft w:val="0"/>
      <w:marRight w:val="0"/>
      <w:marTop w:val="0"/>
      <w:marBottom w:val="0"/>
      <w:divBdr>
        <w:top w:val="none" w:sz="0" w:space="0" w:color="auto"/>
        <w:left w:val="none" w:sz="0" w:space="0" w:color="auto"/>
        <w:bottom w:val="none" w:sz="0" w:space="0" w:color="auto"/>
        <w:right w:val="none" w:sz="0" w:space="0" w:color="auto"/>
      </w:divBdr>
    </w:div>
    <w:div w:id="856698170">
      <w:bodyDiv w:val="1"/>
      <w:marLeft w:val="0"/>
      <w:marRight w:val="0"/>
      <w:marTop w:val="0"/>
      <w:marBottom w:val="0"/>
      <w:divBdr>
        <w:top w:val="none" w:sz="0" w:space="0" w:color="auto"/>
        <w:left w:val="none" w:sz="0" w:space="0" w:color="auto"/>
        <w:bottom w:val="none" w:sz="0" w:space="0" w:color="auto"/>
        <w:right w:val="none" w:sz="0" w:space="0" w:color="auto"/>
      </w:divBdr>
    </w:div>
    <w:div w:id="856819157">
      <w:bodyDiv w:val="1"/>
      <w:marLeft w:val="0"/>
      <w:marRight w:val="0"/>
      <w:marTop w:val="0"/>
      <w:marBottom w:val="0"/>
      <w:divBdr>
        <w:top w:val="none" w:sz="0" w:space="0" w:color="auto"/>
        <w:left w:val="none" w:sz="0" w:space="0" w:color="auto"/>
        <w:bottom w:val="none" w:sz="0" w:space="0" w:color="auto"/>
        <w:right w:val="none" w:sz="0" w:space="0" w:color="auto"/>
      </w:divBdr>
    </w:div>
    <w:div w:id="856964772">
      <w:bodyDiv w:val="1"/>
      <w:marLeft w:val="0"/>
      <w:marRight w:val="0"/>
      <w:marTop w:val="0"/>
      <w:marBottom w:val="0"/>
      <w:divBdr>
        <w:top w:val="none" w:sz="0" w:space="0" w:color="auto"/>
        <w:left w:val="none" w:sz="0" w:space="0" w:color="auto"/>
        <w:bottom w:val="none" w:sz="0" w:space="0" w:color="auto"/>
        <w:right w:val="none" w:sz="0" w:space="0" w:color="auto"/>
      </w:divBdr>
    </w:div>
    <w:div w:id="857083987">
      <w:bodyDiv w:val="1"/>
      <w:marLeft w:val="0"/>
      <w:marRight w:val="0"/>
      <w:marTop w:val="0"/>
      <w:marBottom w:val="0"/>
      <w:divBdr>
        <w:top w:val="none" w:sz="0" w:space="0" w:color="auto"/>
        <w:left w:val="none" w:sz="0" w:space="0" w:color="auto"/>
        <w:bottom w:val="none" w:sz="0" w:space="0" w:color="auto"/>
        <w:right w:val="none" w:sz="0" w:space="0" w:color="auto"/>
      </w:divBdr>
    </w:div>
    <w:div w:id="857235550">
      <w:bodyDiv w:val="1"/>
      <w:marLeft w:val="0"/>
      <w:marRight w:val="0"/>
      <w:marTop w:val="0"/>
      <w:marBottom w:val="0"/>
      <w:divBdr>
        <w:top w:val="none" w:sz="0" w:space="0" w:color="auto"/>
        <w:left w:val="none" w:sz="0" w:space="0" w:color="auto"/>
        <w:bottom w:val="none" w:sz="0" w:space="0" w:color="auto"/>
        <w:right w:val="none" w:sz="0" w:space="0" w:color="auto"/>
      </w:divBdr>
    </w:div>
    <w:div w:id="857424819">
      <w:bodyDiv w:val="1"/>
      <w:marLeft w:val="0"/>
      <w:marRight w:val="0"/>
      <w:marTop w:val="0"/>
      <w:marBottom w:val="0"/>
      <w:divBdr>
        <w:top w:val="none" w:sz="0" w:space="0" w:color="auto"/>
        <w:left w:val="none" w:sz="0" w:space="0" w:color="auto"/>
        <w:bottom w:val="none" w:sz="0" w:space="0" w:color="auto"/>
        <w:right w:val="none" w:sz="0" w:space="0" w:color="auto"/>
      </w:divBdr>
    </w:div>
    <w:div w:id="857425092">
      <w:bodyDiv w:val="1"/>
      <w:marLeft w:val="0"/>
      <w:marRight w:val="0"/>
      <w:marTop w:val="0"/>
      <w:marBottom w:val="0"/>
      <w:divBdr>
        <w:top w:val="none" w:sz="0" w:space="0" w:color="auto"/>
        <w:left w:val="none" w:sz="0" w:space="0" w:color="auto"/>
        <w:bottom w:val="none" w:sz="0" w:space="0" w:color="auto"/>
        <w:right w:val="none" w:sz="0" w:space="0" w:color="auto"/>
      </w:divBdr>
    </w:div>
    <w:div w:id="857428852">
      <w:bodyDiv w:val="1"/>
      <w:marLeft w:val="0"/>
      <w:marRight w:val="0"/>
      <w:marTop w:val="0"/>
      <w:marBottom w:val="0"/>
      <w:divBdr>
        <w:top w:val="none" w:sz="0" w:space="0" w:color="auto"/>
        <w:left w:val="none" w:sz="0" w:space="0" w:color="auto"/>
        <w:bottom w:val="none" w:sz="0" w:space="0" w:color="auto"/>
        <w:right w:val="none" w:sz="0" w:space="0" w:color="auto"/>
      </w:divBdr>
    </w:div>
    <w:div w:id="857625514">
      <w:bodyDiv w:val="1"/>
      <w:marLeft w:val="0"/>
      <w:marRight w:val="0"/>
      <w:marTop w:val="0"/>
      <w:marBottom w:val="0"/>
      <w:divBdr>
        <w:top w:val="none" w:sz="0" w:space="0" w:color="auto"/>
        <w:left w:val="none" w:sz="0" w:space="0" w:color="auto"/>
        <w:bottom w:val="none" w:sz="0" w:space="0" w:color="auto"/>
        <w:right w:val="none" w:sz="0" w:space="0" w:color="auto"/>
      </w:divBdr>
    </w:div>
    <w:div w:id="857815992">
      <w:bodyDiv w:val="1"/>
      <w:marLeft w:val="0"/>
      <w:marRight w:val="0"/>
      <w:marTop w:val="0"/>
      <w:marBottom w:val="0"/>
      <w:divBdr>
        <w:top w:val="none" w:sz="0" w:space="0" w:color="auto"/>
        <w:left w:val="none" w:sz="0" w:space="0" w:color="auto"/>
        <w:bottom w:val="none" w:sz="0" w:space="0" w:color="auto"/>
        <w:right w:val="none" w:sz="0" w:space="0" w:color="auto"/>
      </w:divBdr>
    </w:div>
    <w:div w:id="857818336">
      <w:bodyDiv w:val="1"/>
      <w:marLeft w:val="0"/>
      <w:marRight w:val="0"/>
      <w:marTop w:val="0"/>
      <w:marBottom w:val="0"/>
      <w:divBdr>
        <w:top w:val="none" w:sz="0" w:space="0" w:color="auto"/>
        <w:left w:val="none" w:sz="0" w:space="0" w:color="auto"/>
        <w:bottom w:val="none" w:sz="0" w:space="0" w:color="auto"/>
        <w:right w:val="none" w:sz="0" w:space="0" w:color="auto"/>
      </w:divBdr>
    </w:div>
    <w:div w:id="857936442">
      <w:bodyDiv w:val="1"/>
      <w:marLeft w:val="0"/>
      <w:marRight w:val="0"/>
      <w:marTop w:val="0"/>
      <w:marBottom w:val="0"/>
      <w:divBdr>
        <w:top w:val="none" w:sz="0" w:space="0" w:color="auto"/>
        <w:left w:val="none" w:sz="0" w:space="0" w:color="auto"/>
        <w:bottom w:val="none" w:sz="0" w:space="0" w:color="auto"/>
        <w:right w:val="none" w:sz="0" w:space="0" w:color="auto"/>
      </w:divBdr>
    </w:div>
    <w:div w:id="857936519">
      <w:bodyDiv w:val="1"/>
      <w:marLeft w:val="0"/>
      <w:marRight w:val="0"/>
      <w:marTop w:val="0"/>
      <w:marBottom w:val="0"/>
      <w:divBdr>
        <w:top w:val="none" w:sz="0" w:space="0" w:color="auto"/>
        <w:left w:val="none" w:sz="0" w:space="0" w:color="auto"/>
        <w:bottom w:val="none" w:sz="0" w:space="0" w:color="auto"/>
        <w:right w:val="none" w:sz="0" w:space="0" w:color="auto"/>
      </w:divBdr>
    </w:div>
    <w:div w:id="858349273">
      <w:bodyDiv w:val="1"/>
      <w:marLeft w:val="0"/>
      <w:marRight w:val="0"/>
      <w:marTop w:val="0"/>
      <w:marBottom w:val="0"/>
      <w:divBdr>
        <w:top w:val="none" w:sz="0" w:space="0" w:color="auto"/>
        <w:left w:val="none" w:sz="0" w:space="0" w:color="auto"/>
        <w:bottom w:val="none" w:sz="0" w:space="0" w:color="auto"/>
        <w:right w:val="none" w:sz="0" w:space="0" w:color="auto"/>
      </w:divBdr>
    </w:div>
    <w:div w:id="858467835">
      <w:bodyDiv w:val="1"/>
      <w:marLeft w:val="0"/>
      <w:marRight w:val="0"/>
      <w:marTop w:val="0"/>
      <w:marBottom w:val="0"/>
      <w:divBdr>
        <w:top w:val="none" w:sz="0" w:space="0" w:color="auto"/>
        <w:left w:val="none" w:sz="0" w:space="0" w:color="auto"/>
        <w:bottom w:val="none" w:sz="0" w:space="0" w:color="auto"/>
        <w:right w:val="none" w:sz="0" w:space="0" w:color="auto"/>
      </w:divBdr>
    </w:div>
    <w:div w:id="858545618">
      <w:bodyDiv w:val="1"/>
      <w:marLeft w:val="0"/>
      <w:marRight w:val="0"/>
      <w:marTop w:val="0"/>
      <w:marBottom w:val="0"/>
      <w:divBdr>
        <w:top w:val="none" w:sz="0" w:space="0" w:color="auto"/>
        <w:left w:val="none" w:sz="0" w:space="0" w:color="auto"/>
        <w:bottom w:val="none" w:sz="0" w:space="0" w:color="auto"/>
        <w:right w:val="none" w:sz="0" w:space="0" w:color="auto"/>
      </w:divBdr>
    </w:div>
    <w:div w:id="858617718">
      <w:bodyDiv w:val="1"/>
      <w:marLeft w:val="0"/>
      <w:marRight w:val="0"/>
      <w:marTop w:val="0"/>
      <w:marBottom w:val="0"/>
      <w:divBdr>
        <w:top w:val="none" w:sz="0" w:space="0" w:color="auto"/>
        <w:left w:val="none" w:sz="0" w:space="0" w:color="auto"/>
        <w:bottom w:val="none" w:sz="0" w:space="0" w:color="auto"/>
        <w:right w:val="none" w:sz="0" w:space="0" w:color="auto"/>
      </w:divBdr>
    </w:div>
    <w:div w:id="858661317">
      <w:bodyDiv w:val="1"/>
      <w:marLeft w:val="0"/>
      <w:marRight w:val="0"/>
      <w:marTop w:val="0"/>
      <w:marBottom w:val="0"/>
      <w:divBdr>
        <w:top w:val="none" w:sz="0" w:space="0" w:color="auto"/>
        <w:left w:val="none" w:sz="0" w:space="0" w:color="auto"/>
        <w:bottom w:val="none" w:sz="0" w:space="0" w:color="auto"/>
        <w:right w:val="none" w:sz="0" w:space="0" w:color="auto"/>
      </w:divBdr>
    </w:div>
    <w:div w:id="858664205">
      <w:bodyDiv w:val="1"/>
      <w:marLeft w:val="0"/>
      <w:marRight w:val="0"/>
      <w:marTop w:val="0"/>
      <w:marBottom w:val="0"/>
      <w:divBdr>
        <w:top w:val="none" w:sz="0" w:space="0" w:color="auto"/>
        <w:left w:val="none" w:sz="0" w:space="0" w:color="auto"/>
        <w:bottom w:val="none" w:sz="0" w:space="0" w:color="auto"/>
        <w:right w:val="none" w:sz="0" w:space="0" w:color="auto"/>
      </w:divBdr>
    </w:div>
    <w:div w:id="858665616">
      <w:bodyDiv w:val="1"/>
      <w:marLeft w:val="0"/>
      <w:marRight w:val="0"/>
      <w:marTop w:val="0"/>
      <w:marBottom w:val="0"/>
      <w:divBdr>
        <w:top w:val="none" w:sz="0" w:space="0" w:color="auto"/>
        <w:left w:val="none" w:sz="0" w:space="0" w:color="auto"/>
        <w:bottom w:val="none" w:sz="0" w:space="0" w:color="auto"/>
        <w:right w:val="none" w:sz="0" w:space="0" w:color="auto"/>
      </w:divBdr>
    </w:div>
    <w:div w:id="858853487">
      <w:bodyDiv w:val="1"/>
      <w:marLeft w:val="0"/>
      <w:marRight w:val="0"/>
      <w:marTop w:val="0"/>
      <w:marBottom w:val="0"/>
      <w:divBdr>
        <w:top w:val="none" w:sz="0" w:space="0" w:color="auto"/>
        <w:left w:val="none" w:sz="0" w:space="0" w:color="auto"/>
        <w:bottom w:val="none" w:sz="0" w:space="0" w:color="auto"/>
        <w:right w:val="none" w:sz="0" w:space="0" w:color="auto"/>
      </w:divBdr>
    </w:div>
    <w:div w:id="859052562">
      <w:bodyDiv w:val="1"/>
      <w:marLeft w:val="0"/>
      <w:marRight w:val="0"/>
      <w:marTop w:val="0"/>
      <w:marBottom w:val="0"/>
      <w:divBdr>
        <w:top w:val="none" w:sz="0" w:space="0" w:color="auto"/>
        <w:left w:val="none" w:sz="0" w:space="0" w:color="auto"/>
        <w:bottom w:val="none" w:sz="0" w:space="0" w:color="auto"/>
        <w:right w:val="none" w:sz="0" w:space="0" w:color="auto"/>
      </w:divBdr>
    </w:div>
    <w:div w:id="859054700">
      <w:bodyDiv w:val="1"/>
      <w:marLeft w:val="0"/>
      <w:marRight w:val="0"/>
      <w:marTop w:val="0"/>
      <w:marBottom w:val="0"/>
      <w:divBdr>
        <w:top w:val="none" w:sz="0" w:space="0" w:color="auto"/>
        <w:left w:val="none" w:sz="0" w:space="0" w:color="auto"/>
        <w:bottom w:val="none" w:sz="0" w:space="0" w:color="auto"/>
        <w:right w:val="none" w:sz="0" w:space="0" w:color="auto"/>
      </w:divBdr>
    </w:div>
    <w:div w:id="859195909">
      <w:bodyDiv w:val="1"/>
      <w:marLeft w:val="0"/>
      <w:marRight w:val="0"/>
      <w:marTop w:val="0"/>
      <w:marBottom w:val="0"/>
      <w:divBdr>
        <w:top w:val="none" w:sz="0" w:space="0" w:color="auto"/>
        <w:left w:val="none" w:sz="0" w:space="0" w:color="auto"/>
        <w:bottom w:val="none" w:sz="0" w:space="0" w:color="auto"/>
        <w:right w:val="none" w:sz="0" w:space="0" w:color="auto"/>
      </w:divBdr>
    </w:div>
    <w:div w:id="859245067">
      <w:bodyDiv w:val="1"/>
      <w:marLeft w:val="0"/>
      <w:marRight w:val="0"/>
      <w:marTop w:val="0"/>
      <w:marBottom w:val="0"/>
      <w:divBdr>
        <w:top w:val="none" w:sz="0" w:space="0" w:color="auto"/>
        <w:left w:val="none" w:sz="0" w:space="0" w:color="auto"/>
        <w:bottom w:val="none" w:sz="0" w:space="0" w:color="auto"/>
        <w:right w:val="none" w:sz="0" w:space="0" w:color="auto"/>
      </w:divBdr>
    </w:div>
    <w:div w:id="859321953">
      <w:bodyDiv w:val="1"/>
      <w:marLeft w:val="0"/>
      <w:marRight w:val="0"/>
      <w:marTop w:val="0"/>
      <w:marBottom w:val="0"/>
      <w:divBdr>
        <w:top w:val="none" w:sz="0" w:space="0" w:color="auto"/>
        <w:left w:val="none" w:sz="0" w:space="0" w:color="auto"/>
        <w:bottom w:val="none" w:sz="0" w:space="0" w:color="auto"/>
        <w:right w:val="none" w:sz="0" w:space="0" w:color="auto"/>
      </w:divBdr>
    </w:div>
    <w:div w:id="859661140">
      <w:bodyDiv w:val="1"/>
      <w:marLeft w:val="0"/>
      <w:marRight w:val="0"/>
      <w:marTop w:val="0"/>
      <w:marBottom w:val="0"/>
      <w:divBdr>
        <w:top w:val="none" w:sz="0" w:space="0" w:color="auto"/>
        <w:left w:val="none" w:sz="0" w:space="0" w:color="auto"/>
        <w:bottom w:val="none" w:sz="0" w:space="0" w:color="auto"/>
        <w:right w:val="none" w:sz="0" w:space="0" w:color="auto"/>
      </w:divBdr>
    </w:div>
    <w:div w:id="859662615">
      <w:bodyDiv w:val="1"/>
      <w:marLeft w:val="0"/>
      <w:marRight w:val="0"/>
      <w:marTop w:val="0"/>
      <w:marBottom w:val="0"/>
      <w:divBdr>
        <w:top w:val="none" w:sz="0" w:space="0" w:color="auto"/>
        <w:left w:val="none" w:sz="0" w:space="0" w:color="auto"/>
        <w:bottom w:val="none" w:sz="0" w:space="0" w:color="auto"/>
        <w:right w:val="none" w:sz="0" w:space="0" w:color="auto"/>
      </w:divBdr>
    </w:div>
    <w:div w:id="859781577">
      <w:bodyDiv w:val="1"/>
      <w:marLeft w:val="0"/>
      <w:marRight w:val="0"/>
      <w:marTop w:val="0"/>
      <w:marBottom w:val="0"/>
      <w:divBdr>
        <w:top w:val="none" w:sz="0" w:space="0" w:color="auto"/>
        <w:left w:val="none" w:sz="0" w:space="0" w:color="auto"/>
        <w:bottom w:val="none" w:sz="0" w:space="0" w:color="auto"/>
        <w:right w:val="none" w:sz="0" w:space="0" w:color="auto"/>
      </w:divBdr>
    </w:div>
    <w:div w:id="859784733">
      <w:bodyDiv w:val="1"/>
      <w:marLeft w:val="0"/>
      <w:marRight w:val="0"/>
      <w:marTop w:val="0"/>
      <w:marBottom w:val="0"/>
      <w:divBdr>
        <w:top w:val="none" w:sz="0" w:space="0" w:color="auto"/>
        <w:left w:val="none" w:sz="0" w:space="0" w:color="auto"/>
        <w:bottom w:val="none" w:sz="0" w:space="0" w:color="auto"/>
        <w:right w:val="none" w:sz="0" w:space="0" w:color="auto"/>
      </w:divBdr>
    </w:div>
    <w:div w:id="859856641">
      <w:bodyDiv w:val="1"/>
      <w:marLeft w:val="0"/>
      <w:marRight w:val="0"/>
      <w:marTop w:val="0"/>
      <w:marBottom w:val="0"/>
      <w:divBdr>
        <w:top w:val="none" w:sz="0" w:space="0" w:color="auto"/>
        <w:left w:val="none" w:sz="0" w:space="0" w:color="auto"/>
        <w:bottom w:val="none" w:sz="0" w:space="0" w:color="auto"/>
        <w:right w:val="none" w:sz="0" w:space="0" w:color="auto"/>
      </w:divBdr>
    </w:div>
    <w:div w:id="860314146">
      <w:bodyDiv w:val="1"/>
      <w:marLeft w:val="0"/>
      <w:marRight w:val="0"/>
      <w:marTop w:val="0"/>
      <w:marBottom w:val="0"/>
      <w:divBdr>
        <w:top w:val="none" w:sz="0" w:space="0" w:color="auto"/>
        <w:left w:val="none" w:sz="0" w:space="0" w:color="auto"/>
        <w:bottom w:val="none" w:sz="0" w:space="0" w:color="auto"/>
        <w:right w:val="none" w:sz="0" w:space="0" w:color="auto"/>
      </w:divBdr>
    </w:div>
    <w:div w:id="860582209">
      <w:bodyDiv w:val="1"/>
      <w:marLeft w:val="0"/>
      <w:marRight w:val="0"/>
      <w:marTop w:val="0"/>
      <w:marBottom w:val="0"/>
      <w:divBdr>
        <w:top w:val="none" w:sz="0" w:space="0" w:color="auto"/>
        <w:left w:val="none" w:sz="0" w:space="0" w:color="auto"/>
        <w:bottom w:val="none" w:sz="0" w:space="0" w:color="auto"/>
        <w:right w:val="none" w:sz="0" w:space="0" w:color="auto"/>
      </w:divBdr>
    </w:div>
    <w:div w:id="860632307">
      <w:bodyDiv w:val="1"/>
      <w:marLeft w:val="0"/>
      <w:marRight w:val="0"/>
      <w:marTop w:val="0"/>
      <w:marBottom w:val="0"/>
      <w:divBdr>
        <w:top w:val="none" w:sz="0" w:space="0" w:color="auto"/>
        <w:left w:val="none" w:sz="0" w:space="0" w:color="auto"/>
        <w:bottom w:val="none" w:sz="0" w:space="0" w:color="auto"/>
        <w:right w:val="none" w:sz="0" w:space="0" w:color="auto"/>
      </w:divBdr>
    </w:div>
    <w:div w:id="860749960">
      <w:bodyDiv w:val="1"/>
      <w:marLeft w:val="0"/>
      <w:marRight w:val="0"/>
      <w:marTop w:val="0"/>
      <w:marBottom w:val="0"/>
      <w:divBdr>
        <w:top w:val="none" w:sz="0" w:space="0" w:color="auto"/>
        <w:left w:val="none" w:sz="0" w:space="0" w:color="auto"/>
        <w:bottom w:val="none" w:sz="0" w:space="0" w:color="auto"/>
        <w:right w:val="none" w:sz="0" w:space="0" w:color="auto"/>
      </w:divBdr>
    </w:div>
    <w:div w:id="860895457">
      <w:bodyDiv w:val="1"/>
      <w:marLeft w:val="0"/>
      <w:marRight w:val="0"/>
      <w:marTop w:val="0"/>
      <w:marBottom w:val="0"/>
      <w:divBdr>
        <w:top w:val="none" w:sz="0" w:space="0" w:color="auto"/>
        <w:left w:val="none" w:sz="0" w:space="0" w:color="auto"/>
        <w:bottom w:val="none" w:sz="0" w:space="0" w:color="auto"/>
        <w:right w:val="none" w:sz="0" w:space="0" w:color="auto"/>
      </w:divBdr>
    </w:div>
    <w:div w:id="860900853">
      <w:bodyDiv w:val="1"/>
      <w:marLeft w:val="0"/>
      <w:marRight w:val="0"/>
      <w:marTop w:val="0"/>
      <w:marBottom w:val="0"/>
      <w:divBdr>
        <w:top w:val="none" w:sz="0" w:space="0" w:color="auto"/>
        <w:left w:val="none" w:sz="0" w:space="0" w:color="auto"/>
        <w:bottom w:val="none" w:sz="0" w:space="0" w:color="auto"/>
        <w:right w:val="none" w:sz="0" w:space="0" w:color="auto"/>
      </w:divBdr>
    </w:div>
    <w:div w:id="861405972">
      <w:bodyDiv w:val="1"/>
      <w:marLeft w:val="0"/>
      <w:marRight w:val="0"/>
      <w:marTop w:val="0"/>
      <w:marBottom w:val="0"/>
      <w:divBdr>
        <w:top w:val="none" w:sz="0" w:space="0" w:color="auto"/>
        <w:left w:val="none" w:sz="0" w:space="0" w:color="auto"/>
        <w:bottom w:val="none" w:sz="0" w:space="0" w:color="auto"/>
        <w:right w:val="none" w:sz="0" w:space="0" w:color="auto"/>
      </w:divBdr>
    </w:div>
    <w:div w:id="861668372">
      <w:bodyDiv w:val="1"/>
      <w:marLeft w:val="0"/>
      <w:marRight w:val="0"/>
      <w:marTop w:val="0"/>
      <w:marBottom w:val="0"/>
      <w:divBdr>
        <w:top w:val="none" w:sz="0" w:space="0" w:color="auto"/>
        <w:left w:val="none" w:sz="0" w:space="0" w:color="auto"/>
        <w:bottom w:val="none" w:sz="0" w:space="0" w:color="auto"/>
        <w:right w:val="none" w:sz="0" w:space="0" w:color="auto"/>
      </w:divBdr>
    </w:div>
    <w:div w:id="861749456">
      <w:bodyDiv w:val="1"/>
      <w:marLeft w:val="0"/>
      <w:marRight w:val="0"/>
      <w:marTop w:val="0"/>
      <w:marBottom w:val="0"/>
      <w:divBdr>
        <w:top w:val="none" w:sz="0" w:space="0" w:color="auto"/>
        <w:left w:val="none" w:sz="0" w:space="0" w:color="auto"/>
        <w:bottom w:val="none" w:sz="0" w:space="0" w:color="auto"/>
        <w:right w:val="none" w:sz="0" w:space="0" w:color="auto"/>
      </w:divBdr>
    </w:div>
    <w:div w:id="862086943">
      <w:bodyDiv w:val="1"/>
      <w:marLeft w:val="0"/>
      <w:marRight w:val="0"/>
      <w:marTop w:val="0"/>
      <w:marBottom w:val="0"/>
      <w:divBdr>
        <w:top w:val="none" w:sz="0" w:space="0" w:color="auto"/>
        <w:left w:val="none" w:sz="0" w:space="0" w:color="auto"/>
        <w:bottom w:val="none" w:sz="0" w:space="0" w:color="auto"/>
        <w:right w:val="none" w:sz="0" w:space="0" w:color="auto"/>
      </w:divBdr>
    </w:div>
    <w:div w:id="862593794">
      <w:bodyDiv w:val="1"/>
      <w:marLeft w:val="0"/>
      <w:marRight w:val="0"/>
      <w:marTop w:val="0"/>
      <w:marBottom w:val="0"/>
      <w:divBdr>
        <w:top w:val="none" w:sz="0" w:space="0" w:color="auto"/>
        <w:left w:val="none" w:sz="0" w:space="0" w:color="auto"/>
        <w:bottom w:val="none" w:sz="0" w:space="0" w:color="auto"/>
        <w:right w:val="none" w:sz="0" w:space="0" w:color="auto"/>
      </w:divBdr>
    </w:div>
    <w:div w:id="862672292">
      <w:bodyDiv w:val="1"/>
      <w:marLeft w:val="0"/>
      <w:marRight w:val="0"/>
      <w:marTop w:val="0"/>
      <w:marBottom w:val="0"/>
      <w:divBdr>
        <w:top w:val="none" w:sz="0" w:space="0" w:color="auto"/>
        <w:left w:val="none" w:sz="0" w:space="0" w:color="auto"/>
        <w:bottom w:val="none" w:sz="0" w:space="0" w:color="auto"/>
        <w:right w:val="none" w:sz="0" w:space="0" w:color="auto"/>
      </w:divBdr>
    </w:div>
    <w:div w:id="862742673">
      <w:bodyDiv w:val="1"/>
      <w:marLeft w:val="0"/>
      <w:marRight w:val="0"/>
      <w:marTop w:val="0"/>
      <w:marBottom w:val="0"/>
      <w:divBdr>
        <w:top w:val="none" w:sz="0" w:space="0" w:color="auto"/>
        <w:left w:val="none" w:sz="0" w:space="0" w:color="auto"/>
        <w:bottom w:val="none" w:sz="0" w:space="0" w:color="auto"/>
        <w:right w:val="none" w:sz="0" w:space="0" w:color="auto"/>
      </w:divBdr>
    </w:div>
    <w:div w:id="862745207">
      <w:bodyDiv w:val="1"/>
      <w:marLeft w:val="0"/>
      <w:marRight w:val="0"/>
      <w:marTop w:val="0"/>
      <w:marBottom w:val="0"/>
      <w:divBdr>
        <w:top w:val="none" w:sz="0" w:space="0" w:color="auto"/>
        <w:left w:val="none" w:sz="0" w:space="0" w:color="auto"/>
        <w:bottom w:val="none" w:sz="0" w:space="0" w:color="auto"/>
        <w:right w:val="none" w:sz="0" w:space="0" w:color="auto"/>
      </w:divBdr>
    </w:div>
    <w:div w:id="862784742">
      <w:bodyDiv w:val="1"/>
      <w:marLeft w:val="0"/>
      <w:marRight w:val="0"/>
      <w:marTop w:val="0"/>
      <w:marBottom w:val="0"/>
      <w:divBdr>
        <w:top w:val="none" w:sz="0" w:space="0" w:color="auto"/>
        <w:left w:val="none" w:sz="0" w:space="0" w:color="auto"/>
        <w:bottom w:val="none" w:sz="0" w:space="0" w:color="auto"/>
        <w:right w:val="none" w:sz="0" w:space="0" w:color="auto"/>
      </w:divBdr>
    </w:div>
    <w:div w:id="862792014">
      <w:bodyDiv w:val="1"/>
      <w:marLeft w:val="0"/>
      <w:marRight w:val="0"/>
      <w:marTop w:val="0"/>
      <w:marBottom w:val="0"/>
      <w:divBdr>
        <w:top w:val="none" w:sz="0" w:space="0" w:color="auto"/>
        <w:left w:val="none" w:sz="0" w:space="0" w:color="auto"/>
        <w:bottom w:val="none" w:sz="0" w:space="0" w:color="auto"/>
        <w:right w:val="none" w:sz="0" w:space="0" w:color="auto"/>
      </w:divBdr>
    </w:div>
    <w:div w:id="862934182">
      <w:bodyDiv w:val="1"/>
      <w:marLeft w:val="0"/>
      <w:marRight w:val="0"/>
      <w:marTop w:val="0"/>
      <w:marBottom w:val="0"/>
      <w:divBdr>
        <w:top w:val="none" w:sz="0" w:space="0" w:color="auto"/>
        <w:left w:val="none" w:sz="0" w:space="0" w:color="auto"/>
        <w:bottom w:val="none" w:sz="0" w:space="0" w:color="auto"/>
        <w:right w:val="none" w:sz="0" w:space="0" w:color="auto"/>
      </w:divBdr>
    </w:div>
    <w:div w:id="863247516">
      <w:bodyDiv w:val="1"/>
      <w:marLeft w:val="0"/>
      <w:marRight w:val="0"/>
      <w:marTop w:val="0"/>
      <w:marBottom w:val="0"/>
      <w:divBdr>
        <w:top w:val="none" w:sz="0" w:space="0" w:color="auto"/>
        <w:left w:val="none" w:sz="0" w:space="0" w:color="auto"/>
        <w:bottom w:val="none" w:sz="0" w:space="0" w:color="auto"/>
        <w:right w:val="none" w:sz="0" w:space="0" w:color="auto"/>
      </w:divBdr>
    </w:div>
    <w:div w:id="863327411">
      <w:bodyDiv w:val="1"/>
      <w:marLeft w:val="0"/>
      <w:marRight w:val="0"/>
      <w:marTop w:val="0"/>
      <w:marBottom w:val="0"/>
      <w:divBdr>
        <w:top w:val="none" w:sz="0" w:space="0" w:color="auto"/>
        <w:left w:val="none" w:sz="0" w:space="0" w:color="auto"/>
        <w:bottom w:val="none" w:sz="0" w:space="0" w:color="auto"/>
        <w:right w:val="none" w:sz="0" w:space="0" w:color="auto"/>
      </w:divBdr>
    </w:div>
    <w:div w:id="863403376">
      <w:bodyDiv w:val="1"/>
      <w:marLeft w:val="0"/>
      <w:marRight w:val="0"/>
      <w:marTop w:val="0"/>
      <w:marBottom w:val="0"/>
      <w:divBdr>
        <w:top w:val="none" w:sz="0" w:space="0" w:color="auto"/>
        <w:left w:val="none" w:sz="0" w:space="0" w:color="auto"/>
        <w:bottom w:val="none" w:sz="0" w:space="0" w:color="auto"/>
        <w:right w:val="none" w:sz="0" w:space="0" w:color="auto"/>
      </w:divBdr>
    </w:div>
    <w:div w:id="863591425">
      <w:bodyDiv w:val="1"/>
      <w:marLeft w:val="0"/>
      <w:marRight w:val="0"/>
      <w:marTop w:val="0"/>
      <w:marBottom w:val="0"/>
      <w:divBdr>
        <w:top w:val="none" w:sz="0" w:space="0" w:color="auto"/>
        <w:left w:val="none" w:sz="0" w:space="0" w:color="auto"/>
        <w:bottom w:val="none" w:sz="0" w:space="0" w:color="auto"/>
        <w:right w:val="none" w:sz="0" w:space="0" w:color="auto"/>
      </w:divBdr>
    </w:div>
    <w:div w:id="863716279">
      <w:bodyDiv w:val="1"/>
      <w:marLeft w:val="0"/>
      <w:marRight w:val="0"/>
      <w:marTop w:val="0"/>
      <w:marBottom w:val="0"/>
      <w:divBdr>
        <w:top w:val="none" w:sz="0" w:space="0" w:color="auto"/>
        <w:left w:val="none" w:sz="0" w:space="0" w:color="auto"/>
        <w:bottom w:val="none" w:sz="0" w:space="0" w:color="auto"/>
        <w:right w:val="none" w:sz="0" w:space="0" w:color="auto"/>
      </w:divBdr>
    </w:div>
    <w:div w:id="863792101">
      <w:bodyDiv w:val="1"/>
      <w:marLeft w:val="0"/>
      <w:marRight w:val="0"/>
      <w:marTop w:val="0"/>
      <w:marBottom w:val="0"/>
      <w:divBdr>
        <w:top w:val="none" w:sz="0" w:space="0" w:color="auto"/>
        <w:left w:val="none" w:sz="0" w:space="0" w:color="auto"/>
        <w:bottom w:val="none" w:sz="0" w:space="0" w:color="auto"/>
        <w:right w:val="none" w:sz="0" w:space="0" w:color="auto"/>
      </w:divBdr>
    </w:div>
    <w:div w:id="863904963">
      <w:bodyDiv w:val="1"/>
      <w:marLeft w:val="0"/>
      <w:marRight w:val="0"/>
      <w:marTop w:val="0"/>
      <w:marBottom w:val="0"/>
      <w:divBdr>
        <w:top w:val="none" w:sz="0" w:space="0" w:color="auto"/>
        <w:left w:val="none" w:sz="0" w:space="0" w:color="auto"/>
        <w:bottom w:val="none" w:sz="0" w:space="0" w:color="auto"/>
        <w:right w:val="none" w:sz="0" w:space="0" w:color="auto"/>
      </w:divBdr>
    </w:div>
    <w:div w:id="863979984">
      <w:bodyDiv w:val="1"/>
      <w:marLeft w:val="0"/>
      <w:marRight w:val="0"/>
      <w:marTop w:val="0"/>
      <w:marBottom w:val="0"/>
      <w:divBdr>
        <w:top w:val="none" w:sz="0" w:space="0" w:color="auto"/>
        <w:left w:val="none" w:sz="0" w:space="0" w:color="auto"/>
        <w:bottom w:val="none" w:sz="0" w:space="0" w:color="auto"/>
        <w:right w:val="none" w:sz="0" w:space="0" w:color="auto"/>
      </w:divBdr>
    </w:div>
    <w:div w:id="864051346">
      <w:bodyDiv w:val="1"/>
      <w:marLeft w:val="0"/>
      <w:marRight w:val="0"/>
      <w:marTop w:val="0"/>
      <w:marBottom w:val="0"/>
      <w:divBdr>
        <w:top w:val="none" w:sz="0" w:space="0" w:color="auto"/>
        <w:left w:val="none" w:sz="0" w:space="0" w:color="auto"/>
        <w:bottom w:val="none" w:sz="0" w:space="0" w:color="auto"/>
        <w:right w:val="none" w:sz="0" w:space="0" w:color="auto"/>
      </w:divBdr>
    </w:div>
    <w:div w:id="864059144">
      <w:bodyDiv w:val="1"/>
      <w:marLeft w:val="0"/>
      <w:marRight w:val="0"/>
      <w:marTop w:val="0"/>
      <w:marBottom w:val="0"/>
      <w:divBdr>
        <w:top w:val="none" w:sz="0" w:space="0" w:color="auto"/>
        <w:left w:val="none" w:sz="0" w:space="0" w:color="auto"/>
        <w:bottom w:val="none" w:sz="0" w:space="0" w:color="auto"/>
        <w:right w:val="none" w:sz="0" w:space="0" w:color="auto"/>
      </w:divBdr>
    </w:div>
    <w:div w:id="864295690">
      <w:bodyDiv w:val="1"/>
      <w:marLeft w:val="0"/>
      <w:marRight w:val="0"/>
      <w:marTop w:val="0"/>
      <w:marBottom w:val="0"/>
      <w:divBdr>
        <w:top w:val="none" w:sz="0" w:space="0" w:color="auto"/>
        <w:left w:val="none" w:sz="0" w:space="0" w:color="auto"/>
        <w:bottom w:val="none" w:sz="0" w:space="0" w:color="auto"/>
        <w:right w:val="none" w:sz="0" w:space="0" w:color="auto"/>
      </w:divBdr>
    </w:div>
    <w:div w:id="864486181">
      <w:bodyDiv w:val="1"/>
      <w:marLeft w:val="0"/>
      <w:marRight w:val="0"/>
      <w:marTop w:val="0"/>
      <w:marBottom w:val="0"/>
      <w:divBdr>
        <w:top w:val="none" w:sz="0" w:space="0" w:color="auto"/>
        <w:left w:val="none" w:sz="0" w:space="0" w:color="auto"/>
        <w:bottom w:val="none" w:sz="0" w:space="0" w:color="auto"/>
        <w:right w:val="none" w:sz="0" w:space="0" w:color="auto"/>
      </w:divBdr>
    </w:div>
    <w:div w:id="864708730">
      <w:bodyDiv w:val="1"/>
      <w:marLeft w:val="0"/>
      <w:marRight w:val="0"/>
      <w:marTop w:val="0"/>
      <w:marBottom w:val="0"/>
      <w:divBdr>
        <w:top w:val="none" w:sz="0" w:space="0" w:color="auto"/>
        <w:left w:val="none" w:sz="0" w:space="0" w:color="auto"/>
        <w:bottom w:val="none" w:sz="0" w:space="0" w:color="auto"/>
        <w:right w:val="none" w:sz="0" w:space="0" w:color="auto"/>
      </w:divBdr>
    </w:div>
    <w:div w:id="864825930">
      <w:bodyDiv w:val="1"/>
      <w:marLeft w:val="0"/>
      <w:marRight w:val="0"/>
      <w:marTop w:val="0"/>
      <w:marBottom w:val="0"/>
      <w:divBdr>
        <w:top w:val="none" w:sz="0" w:space="0" w:color="auto"/>
        <w:left w:val="none" w:sz="0" w:space="0" w:color="auto"/>
        <w:bottom w:val="none" w:sz="0" w:space="0" w:color="auto"/>
        <w:right w:val="none" w:sz="0" w:space="0" w:color="auto"/>
      </w:divBdr>
    </w:div>
    <w:div w:id="864830878">
      <w:bodyDiv w:val="1"/>
      <w:marLeft w:val="0"/>
      <w:marRight w:val="0"/>
      <w:marTop w:val="0"/>
      <w:marBottom w:val="0"/>
      <w:divBdr>
        <w:top w:val="none" w:sz="0" w:space="0" w:color="auto"/>
        <w:left w:val="none" w:sz="0" w:space="0" w:color="auto"/>
        <w:bottom w:val="none" w:sz="0" w:space="0" w:color="auto"/>
        <w:right w:val="none" w:sz="0" w:space="0" w:color="auto"/>
      </w:divBdr>
    </w:div>
    <w:div w:id="864904130">
      <w:bodyDiv w:val="1"/>
      <w:marLeft w:val="0"/>
      <w:marRight w:val="0"/>
      <w:marTop w:val="0"/>
      <w:marBottom w:val="0"/>
      <w:divBdr>
        <w:top w:val="none" w:sz="0" w:space="0" w:color="auto"/>
        <w:left w:val="none" w:sz="0" w:space="0" w:color="auto"/>
        <w:bottom w:val="none" w:sz="0" w:space="0" w:color="auto"/>
        <w:right w:val="none" w:sz="0" w:space="0" w:color="auto"/>
      </w:divBdr>
    </w:div>
    <w:div w:id="865018022">
      <w:bodyDiv w:val="1"/>
      <w:marLeft w:val="0"/>
      <w:marRight w:val="0"/>
      <w:marTop w:val="0"/>
      <w:marBottom w:val="0"/>
      <w:divBdr>
        <w:top w:val="none" w:sz="0" w:space="0" w:color="auto"/>
        <w:left w:val="none" w:sz="0" w:space="0" w:color="auto"/>
        <w:bottom w:val="none" w:sz="0" w:space="0" w:color="auto"/>
        <w:right w:val="none" w:sz="0" w:space="0" w:color="auto"/>
      </w:divBdr>
    </w:div>
    <w:div w:id="865018450">
      <w:bodyDiv w:val="1"/>
      <w:marLeft w:val="0"/>
      <w:marRight w:val="0"/>
      <w:marTop w:val="0"/>
      <w:marBottom w:val="0"/>
      <w:divBdr>
        <w:top w:val="none" w:sz="0" w:space="0" w:color="auto"/>
        <w:left w:val="none" w:sz="0" w:space="0" w:color="auto"/>
        <w:bottom w:val="none" w:sz="0" w:space="0" w:color="auto"/>
        <w:right w:val="none" w:sz="0" w:space="0" w:color="auto"/>
      </w:divBdr>
    </w:div>
    <w:div w:id="865170118">
      <w:bodyDiv w:val="1"/>
      <w:marLeft w:val="0"/>
      <w:marRight w:val="0"/>
      <w:marTop w:val="0"/>
      <w:marBottom w:val="0"/>
      <w:divBdr>
        <w:top w:val="none" w:sz="0" w:space="0" w:color="auto"/>
        <w:left w:val="none" w:sz="0" w:space="0" w:color="auto"/>
        <w:bottom w:val="none" w:sz="0" w:space="0" w:color="auto"/>
        <w:right w:val="none" w:sz="0" w:space="0" w:color="auto"/>
      </w:divBdr>
    </w:div>
    <w:div w:id="865362273">
      <w:bodyDiv w:val="1"/>
      <w:marLeft w:val="0"/>
      <w:marRight w:val="0"/>
      <w:marTop w:val="0"/>
      <w:marBottom w:val="0"/>
      <w:divBdr>
        <w:top w:val="none" w:sz="0" w:space="0" w:color="auto"/>
        <w:left w:val="none" w:sz="0" w:space="0" w:color="auto"/>
        <w:bottom w:val="none" w:sz="0" w:space="0" w:color="auto"/>
        <w:right w:val="none" w:sz="0" w:space="0" w:color="auto"/>
      </w:divBdr>
    </w:div>
    <w:div w:id="865409615">
      <w:bodyDiv w:val="1"/>
      <w:marLeft w:val="0"/>
      <w:marRight w:val="0"/>
      <w:marTop w:val="0"/>
      <w:marBottom w:val="0"/>
      <w:divBdr>
        <w:top w:val="none" w:sz="0" w:space="0" w:color="auto"/>
        <w:left w:val="none" w:sz="0" w:space="0" w:color="auto"/>
        <w:bottom w:val="none" w:sz="0" w:space="0" w:color="auto"/>
        <w:right w:val="none" w:sz="0" w:space="0" w:color="auto"/>
      </w:divBdr>
    </w:div>
    <w:div w:id="865484048">
      <w:bodyDiv w:val="1"/>
      <w:marLeft w:val="0"/>
      <w:marRight w:val="0"/>
      <w:marTop w:val="0"/>
      <w:marBottom w:val="0"/>
      <w:divBdr>
        <w:top w:val="none" w:sz="0" w:space="0" w:color="auto"/>
        <w:left w:val="none" w:sz="0" w:space="0" w:color="auto"/>
        <w:bottom w:val="none" w:sz="0" w:space="0" w:color="auto"/>
        <w:right w:val="none" w:sz="0" w:space="0" w:color="auto"/>
      </w:divBdr>
    </w:div>
    <w:div w:id="865487045">
      <w:bodyDiv w:val="1"/>
      <w:marLeft w:val="0"/>
      <w:marRight w:val="0"/>
      <w:marTop w:val="0"/>
      <w:marBottom w:val="0"/>
      <w:divBdr>
        <w:top w:val="none" w:sz="0" w:space="0" w:color="auto"/>
        <w:left w:val="none" w:sz="0" w:space="0" w:color="auto"/>
        <w:bottom w:val="none" w:sz="0" w:space="0" w:color="auto"/>
        <w:right w:val="none" w:sz="0" w:space="0" w:color="auto"/>
      </w:divBdr>
    </w:div>
    <w:div w:id="865606369">
      <w:bodyDiv w:val="1"/>
      <w:marLeft w:val="0"/>
      <w:marRight w:val="0"/>
      <w:marTop w:val="0"/>
      <w:marBottom w:val="0"/>
      <w:divBdr>
        <w:top w:val="none" w:sz="0" w:space="0" w:color="auto"/>
        <w:left w:val="none" w:sz="0" w:space="0" w:color="auto"/>
        <w:bottom w:val="none" w:sz="0" w:space="0" w:color="auto"/>
        <w:right w:val="none" w:sz="0" w:space="0" w:color="auto"/>
      </w:divBdr>
    </w:div>
    <w:div w:id="866022781">
      <w:bodyDiv w:val="1"/>
      <w:marLeft w:val="0"/>
      <w:marRight w:val="0"/>
      <w:marTop w:val="0"/>
      <w:marBottom w:val="0"/>
      <w:divBdr>
        <w:top w:val="none" w:sz="0" w:space="0" w:color="auto"/>
        <w:left w:val="none" w:sz="0" w:space="0" w:color="auto"/>
        <w:bottom w:val="none" w:sz="0" w:space="0" w:color="auto"/>
        <w:right w:val="none" w:sz="0" w:space="0" w:color="auto"/>
      </w:divBdr>
    </w:div>
    <w:div w:id="866064556">
      <w:bodyDiv w:val="1"/>
      <w:marLeft w:val="0"/>
      <w:marRight w:val="0"/>
      <w:marTop w:val="0"/>
      <w:marBottom w:val="0"/>
      <w:divBdr>
        <w:top w:val="none" w:sz="0" w:space="0" w:color="auto"/>
        <w:left w:val="none" w:sz="0" w:space="0" w:color="auto"/>
        <w:bottom w:val="none" w:sz="0" w:space="0" w:color="auto"/>
        <w:right w:val="none" w:sz="0" w:space="0" w:color="auto"/>
      </w:divBdr>
    </w:div>
    <w:div w:id="866135414">
      <w:bodyDiv w:val="1"/>
      <w:marLeft w:val="0"/>
      <w:marRight w:val="0"/>
      <w:marTop w:val="0"/>
      <w:marBottom w:val="0"/>
      <w:divBdr>
        <w:top w:val="none" w:sz="0" w:space="0" w:color="auto"/>
        <w:left w:val="none" w:sz="0" w:space="0" w:color="auto"/>
        <w:bottom w:val="none" w:sz="0" w:space="0" w:color="auto"/>
        <w:right w:val="none" w:sz="0" w:space="0" w:color="auto"/>
      </w:divBdr>
    </w:div>
    <w:div w:id="866211360">
      <w:bodyDiv w:val="1"/>
      <w:marLeft w:val="0"/>
      <w:marRight w:val="0"/>
      <w:marTop w:val="0"/>
      <w:marBottom w:val="0"/>
      <w:divBdr>
        <w:top w:val="none" w:sz="0" w:space="0" w:color="auto"/>
        <w:left w:val="none" w:sz="0" w:space="0" w:color="auto"/>
        <w:bottom w:val="none" w:sz="0" w:space="0" w:color="auto"/>
        <w:right w:val="none" w:sz="0" w:space="0" w:color="auto"/>
      </w:divBdr>
    </w:div>
    <w:div w:id="866334063">
      <w:bodyDiv w:val="1"/>
      <w:marLeft w:val="0"/>
      <w:marRight w:val="0"/>
      <w:marTop w:val="0"/>
      <w:marBottom w:val="0"/>
      <w:divBdr>
        <w:top w:val="none" w:sz="0" w:space="0" w:color="auto"/>
        <w:left w:val="none" w:sz="0" w:space="0" w:color="auto"/>
        <w:bottom w:val="none" w:sz="0" w:space="0" w:color="auto"/>
        <w:right w:val="none" w:sz="0" w:space="0" w:color="auto"/>
      </w:divBdr>
    </w:div>
    <w:div w:id="866407598">
      <w:bodyDiv w:val="1"/>
      <w:marLeft w:val="0"/>
      <w:marRight w:val="0"/>
      <w:marTop w:val="0"/>
      <w:marBottom w:val="0"/>
      <w:divBdr>
        <w:top w:val="none" w:sz="0" w:space="0" w:color="auto"/>
        <w:left w:val="none" w:sz="0" w:space="0" w:color="auto"/>
        <w:bottom w:val="none" w:sz="0" w:space="0" w:color="auto"/>
        <w:right w:val="none" w:sz="0" w:space="0" w:color="auto"/>
      </w:divBdr>
    </w:div>
    <w:div w:id="866678720">
      <w:bodyDiv w:val="1"/>
      <w:marLeft w:val="0"/>
      <w:marRight w:val="0"/>
      <w:marTop w:val="0"/>
      <w:marBottom w:val="0"/>
      <w:divBdr>
        <w:top w:val="none" w:sz="0" w:space="0" w:color="auto"/>
        <w:left w:val="none" w:sz="0" w:space="0" w:color="auto"/>
        <w:bottom w:val="none" w:sz="0" w:space="0" w:color="auto"/>
        <w:right w:val="none" w:sz="0" w:space="0" w:color="auto"/>
      </w:divBdr>
    </w:div>
    <w:div w:id="866865823">
      <w:bodyDiv w:val="1"/>
      <w:marLeft w:val="0"/>
      <w:marRight w:val="0"/>
      <w:marTop w:val="0"/>
      <w:marBottom w:val="0"/>
      <w:divBdr>
        <w:top w:val="none" w:sz="0" w:space="0" w:color="auto"/>
        <w:left w:val="none" w:sz="0" w:space="0" w:color="auto"/>
        <w:bottom w:val="none" w:sz="0" w:space="0" w:color="auto"/>
        <w:right w:val="none" w:sz="0" w:space="0" w:color="auto"/>
      </w:divBdr>
    </w:div>
    <w:div w:id="866913687">
      <w:bodyDiv w:val="1"/>
      <w:marLeft w:val="0"/>
      <w:marRight w:val="0"/>
      <w:marTop w:val="0"/>
      <w:marBottom w:val="0"/>
      <w:divBdr>
        <w:top w:val="none" w:sz="0" w:space="0" w:color="auto"/>
        <w:left w:val="none" w:sz="0" w:space="0" w:color="auto"/>
        <w:bottom w:val="none" w:sz="0" w:space="0" w:color="auto"/>
        <w:right w:val="none" w:sz="0" w:space="0" w:color="auto"/>
      </w:divBdr>
    </w:div>
    <w:div w:id="866915306">
      <w:bodyDiv w:val="1"/>
      <w:marLeft w:val="0"/>
      <w:marRight w:val="0"/>
      <w:marTop w:val="0"/>
      <w:marBottom w:val="0"/>
      <w:divBdr>
        <w:top w:val="none" w:sz="0" w:space="0" w:color="auto"/>
        <w:left w:val="none" w:sz="0" w:space="0" w:color="auto"/>
        <w:bottom w:val="none" w:sz="0" w:space="0" w:color="auto"/>
        <w:right w:val="none" w:sz="0" w:space="0" w:color="auto"/>
      </w:divBdr>
    </w:div>
    <w:div w:id="867108337">
      <w:bodyDiv w:val="1"/>
      <w:marLeft w:val="0"/>
      <w:marRight w:val="0"/>
      <w:marTop w:val="0"/>
      <w:marBottom w:val="0"/>
      <w:divBdr>
        <w:top w:val="none" w:sz="0" w:space="0" w:color="auto"/>
        <w:left w:val="none" w:sz="0" w:space="0" w:color="auto"/>
        <w:bottom w:val="none" w:sz="0" w:space="0" w:color="auto"/>
        <w:right w:val="none" w:sz="0" w:space="0" w:color="auto"/>
      </w:divBdr>
    </w:div>
    <w:div w:id="867138738">
      <w:bodyDiv w:val="1"/>
      <w:marLeft w:val="0"/>
      <w:marRight w:val="0"/>
      <w:marTop w:val="0"/>
      <w:marBottom w:val="0"/>
      <w:divBdr>
        <w:top w:val="none" w:sz="0" w:space="0" w:color="auto"/>
        <w:left w:val="none" w:sz="0" w:space="0" w:color="auto"/>
        <w:bottom w:val="none" w:sz="0" w:space="0" w:color="auto"/>
        <w:right w:val="none" w:sz="0" w:space="0" w:color="auto"/>
      </w:divBdr>
    </w:div>
    <w:div w:id="867253678">
      <w:bodyDiv w:val="1"/>
      <w:marLeft w:val="0"/>
      <w:marRight w:val="0"/>
      <w:marTop w:val="0"/>
      <w:marBottom w:val="0"/>
      <w:divBdr>
        <w:top w:val="none" w:sz="0" w:space="0" w:color="auto"/>
        <w:left w:val="none" w:sz="0" w:space="0" w:color="auto"/>
        <w:bottom w:val="none" w:sz="0" w:space="0" w:color="auto"/>
        <w:right w:val="none" w:sz="0" w:space="0" w:color="auto"/>
      </w:divBdr>
    </w:div>
    <w:div w:id="867373442">
      <w:bodyDiv w:val="1"/>
      <w:marLeft w:val="0"/>
      <w:marRight w:val="0"/>
      <w:marTop w:val="0"/>
      <w:marBottom w:val="0"/>
      <w:divBdr>
        <w:top w:val="none" w:sz="0" w:space="0" w:color="auto"/>
        <w:left w:val="none" w:sz="0" w:space="0" w:color="auto"/>
        <w:bottom w:val="none" w:sz="0" w:space="0" w:color="auto"/>
        <w:right w:val="none" w:sz="0" w:space="0" w:color="auto"/>
      </w:divBdr>
    </w:div>
    <w:div w:id="867448895">
      <w:bodyDiv w:val="1"/>
      <w:marLeft w:val="0"/>
      <w:marRight w:val="0"/>
      <w:marTop w:val="0"/>
      <w:marBottom w:val="0"/>
      <w:divBdr>
        <w:top w:val="none" w:sz="0" w:space="0" w:color="auto"/>
        <w:left w:val="none" w:sz="0" w:space="0" w:color="auto"/>
        <w:bottom w:val="none" w:sz="0" w:space="0" w:color="auto"/>
        <w:right w:val="none" w:sz="0" w:space="0" w:color="auto"/>
      </w:divBdr>
    </w:div>
    <w:div w:id="867570490">
      <w:bodyDiv w:val="1"/>
      <w:marLeft w:val="0"/>
      <w:marRight w:val="0"/>
      <w:marTop w:val="0"/>
      <w:marBottom w:val="0"/>
      <w:divBdr>
        <w:top w:val="none" w:sz="0" w:space="0" w:color="auto"/>
        <w:left w:val="none" w:sz="0" w:space="0" w:color="auto"/>
        <w:bottom w:val="none" w:sz="0" w:space="0" w:color="auto"/>
        <w:right w:val="none" w:sz="0" w:space="0" w:color="auto"/>
      </w:divBdr>
    </w:div>
    <w:div w:id="867642597">
      <w:bodyDiv w:val="1"/>
      <w:marLeft w:val="0"/>
      <w:marRight w:val="0"/>
      <w:marTop w:val="0"/>
      <w:marBottom w:val="0"/>
      <w:divBdr>
        <w:top w:val="none" w:sz="0" w:space="0" w:color="auto"/>
        <w:left w:val="none" w:sz="0" w:space="0" w:color="auto"/>
        <w:bottom w:val="none" w:sz="0" w:space="0" w:color="auto"/>
        <w:right w:val="none" w:sz="0" w:space="0" w:color="auto"/>
      </w:divBdr>
    </w:div>
    <w:div w:id="867841410">
      <w:bodyDiv w:val="1"/>
      <w:marLeft w:val="0"/>
      <w:marRight w:val="0"/>
      <w:marTop w:val="0"/>
      <w:marBottom w:val="0"/>
      <w:divBdr>
        <w:top w:val="none" w:sz="0" w:space="0" w:color="auto"/>
        <w:left w:val="none" w:sz="0" w:space="0" w:color="auto"/>
        <w:bottom w:val="none" w:sz="0" w:space="0" w:color="auto"/>
        <w:right w:val="none" w:sz="0" w:space="0" w:color="auto"/>
      </w:divBdr>
    </w:div>
    <w:div w:id="867907602">
      <w:bodyDiv w:val="1"/>
      <w:marLeft w:val="0"/>
      <w:marRight w:val="0"/>
      <w:marTop w:val="0"/>
      <w:marBottom w:val="0"/>
      <w:divBdr>
        <w:top w:val="none" w:sz="0" w:space="0" w:color="auto"/>
        <w:left w:val="none" w:sz="0" w:space="0" w:color="auto"/>
        <w:bottom w:val="none" w:sz="0" w:space="0" w:color="auto"/>
        <w:right w:val="none" w:sz="0" w:space="0" w:color="auto"/>
      </w:divBdr>
    </w:div>
    <w:div w:id="868227035">
      <w:bodyDiv w:val="1"/>
      <w:marLeft w:val="0"/>
      <w:marRight w:val="0"/>
      <w:marTop w:val="0"/>
      <w:marBottom w:val="0"/>
      <w:divBdr>
        <w:top w:val="none" w:sz="0" w:space="0" w:color="auto"/>
        <w:left w:val="none" w:sz="0" w:space="0" w:color="auto"/>
        <w:bottom w:val="none" w:sz="0" w:space="0" w:color="auto"/>
        <w:right w:val="none" w:sz="0" w:space="0" w:color="auto"/>
      </w:divBdr>
    </w:div>
    <w:div w:id="868444897">
      <w:bodyDiv w:val="1"/>
      <w:marLeft w:val="0"/>
      <w:marRight w:val="0"/>
      <w:marTop w:val="0"/>
      <w:marBottom w:val="0"/>
      <w:divBdr>
        <w:top w:val="none" w:sz="0" w:space="0" w:color="auto"/>
        <w:left w:val="none" w:sz="0" w:space="0" w:color="auto"/>
        <w:bottom w:val="none" w:sz="0" w:space="0" w:color="auto"/>
        <w:right w:val="none" w:sz="0" w:space="0" w:color="auto"/>
      </w:divBdr>
    </w:div>
    <w:div w:id="868445019">
      <w:bodyDiv w:val="1"/>
      <w:marLeft w:val="0"/>
      <w:marRight w:val="0"/>
      <w:marTop w:val="0"/>
      <w:marBottom w:val="0"/>
      <w:divBdr>
        <w:top w:val="none" w:sz="0" w:space="0" w:color="auto"/>
        <w:left w:val="none" w:sz="0" w:space="0" w:color="auto"/>
        <w:bottom w:val="none" w:sz="0" w:space="0" w:color="auto"/>
        <w:right w:val="none" w:sz="0" w:space="0" w:color="auto"/>
      </w:divBdr>
    </w:div>
    <w:div w:id="868562938">
      <w:bodyDiv w:val="1"/>
      <w:marLeft w:val="0"/>
      <w:marRight w:val="0"/>
      <w:marTop w:val="0"/>
      <w:marBottom w:val="0"/>
      <w:divBdr>
        <w:top w:val="none" w:sz="0" w:space="0" w:color="auto"/>
        <w:left w:val="none" w:sz="0" w:space="0" w:color="auto"/>
        <w:bottom w:val="none" w:sz="0" w:space="0" w:color="auto"/>
        <w:right w:val="none" w:sz="0" w:space="0" w:color="auto"/>
      </w:divBdr>
    </w:div>
    <w:div w:id="868570934">
      <w:bodyDiv w:val="1"/>
      <w:marLeft w:val="0"/>
      <w:marRight w:val="0"/>
      <w:marTop w:val="0"/>
      <w:marBottom w:val="0"/>
      <w:divBdr>
        <w:top w:val="none" w:sz="0" w:space="0" w:color="auto"/>
        <w:left w:val="none" w:sz="0" w:space="0" w:color="auto"/>
        <w:bottom w:val="none" w:sz="0" w:space="0" w:color="auto"/>
        <w:right w:val="none" w:sz="0" w:space="0" w:color="auto"/>
      </w:divBdr>
    </w:div>
    <w:div w:id="868642944">
      <w:bodyDiv w:val="1"/>
      <w:marLeft w:val="0"/>
      <w:marRight w:val="0"/>
      <w:marTop w:val="0"/>
      <w:marBottom w:val="0"/>
      <w:divBdr>
        <w:top w:val="none" w:sz="0" w:space="0" w:color="auto"/>
        <w:left w:val="none" w:sz="0" w:space="0" w:color="auto"/>
        <w:bottom w:val="none" w:sz="0" w:space="0" w:color="auto"/>
        <w:right w:val="none" w:sz="0" w:space="0" w:color="auto"/>
      </w:divBdr>
    </w:div>
    <w:div w:id="868689580">
      <w:bodyDiv w:val="1"/>
      <w:marLeft w:val="0"/>
      <w:marRight w:val="0"/>
      <w:marTop w:val="0"/>
      <w:marBottom w:val="0"/>
      <w:divBdr>
        <w:top w:val="none" w:sz="0" w:space="0" w:color="auto"/>
        <w:left w:val="none" w:sz="0" w:space="0" w:color="auto"/>
        <w:bottom w:val="none" w:sz="0" w:space="0" w:color="auto"/>
        <w:right w:val="none" w:sz="0" w:space="0" w:color="auto"/>
      </w:divBdr>
    </w:div>
    <w:div w:id="868832189">
      <w:bodyDiv w:val="1"/>
      <w:marLeft w:val="0"/>
      <w:marRight w:val="0"/>
      <w:marTop w:val="0"/>
      <w:marBottom w:val="0"/>
      <w:divBdr>
        <w:top w:val="none" w:sz="0" w:space="0" w:color="auto"/>
        <w:left w:val="none" w:sz="0" w:space="0" w:color="auto"/>
        <w:bottom w:val="none" w:sz="0" w:space="0" w:color="auto"/>
        <w:right w:val="none" w:sz="0" w:space="0" w:color="auto"/>
      </w:divBdr>
    </w:div>
    <w:div w:id="868955819">
      <w:bodyDiv w:val="1"/>
      <w:marLeft w:val="0"/>
      <w:marRight w:val="0"/>
      <w:marTop w:val="0"/>
      <w:marBottom w:val="0"/>
      <w:divBdr>
        <w:top w:val="none" w:sz="0" w:space="0" w:color="auto"/>
        <w:left w:val="none" w:sz="0" w:space="0" w:color="auto"/>
        <w:bottom w:val="none" w:sz="0" w:space="0" w:color="auto"/>
        <w:right w:val="none" w:sz="0" w:space="0" w:color="auto"/>
      </w:divBdr>
    </w:div>
    <w:div w:id="869028396">
      <w:bodyDiv w:val="1"/>
      <w:marLeft w:val="0"/>
      <w:marRight w:val="0"/>
      <w:marTop w:val="0"/>
      <w:marBottom w:val="0"/>
      <w:divBdr>
        <w:top w:val="none" w:sz="0" w:space="0" w:color="auto"/>
        <w:left w:val="none" w:sz="0" w:space="0" w:color="auto"/>
        <w:bottom w:val="none" w:sz="0" w:space="0" w:color="auto"/>
        <w:right w:val="none" w:sz="0" w:space="0" w:color="auto"/>
      </w:divBdr>
    </w:div>
    <w:div w:id="869029934">
      <w:bodyDiv w:val="1"/>
      <w:marLeft w:val="0"/>
      <w:marRight w:val="0"/>
      <w:marTop w:val="0"/>
      <w:marBottom w:val="0"/>
      <w:divBdr>
        <w:top w:val="none" w:sz="0" w:space="0" w:color="auto"/>
        <w:left w:val="none" w:sz="0" w:space="0" w:color="auto"/>
        <w:bottom w:val="none" w:sz="0" w:space="0" w:color="auto"/>
        <w:right w:val="none" w:sz="0" w:space="0" w:color="auto"/>
      </w:divBdr>
    </w:div>
    <w:div w:id="869103135">
      <w:bodyDiv w:val="1"/>
      <w:marLeft w:val="0"/>
      <w:marRight w:val="0"/>
      <w:marTop w:val="0"/>
      <w:marBottom w:val="0"/>
      <w:divBdr>
        <w:top w:val="none" w:sz="0" w:space="0" w:color="auto"/>
        <w:left w:val="none" w:sz="0" w:space="0" w:color="auto"/>
        <w:bottom w:val="none" w:sz="0" w:space="0" w:color="auto"/>
        <w:right w:val="none" w:sz="0" w:space="0" w:color="auto"/>
      </w:divBdr>
    </w:div>
    <w:div w:id="869104294">
      <w:bodyDiv w:val="1"/>
      <w:marLeft w:val="0"/>
      <w:marRight w:val="0"/>
      <w:marTop w:val="0"/>
      <w:marBottom w:val="0"/>
      <w:divBdr>
        <w:top w:val="none" w:sz="0" w:space="0" w:color="auto"/>
        <w:left w:val="none" w:sz="0" w:space="0" w:color="auto"/>
        <w:bottom w:val="none" w:sz="0" w:space="0" w:color="auto"/>
        <w:right w:val="none" w:sz="0" w:space="0" w:color="auto"/>
      </w:divBdr>
    </w:div>
    <w:div w:id="869218519">
      <w:bodyDiv w:val="1"/>
      <w:marLeft w:val="0"/>
      <w:marRight w:val="0"/>
      <w:marTop w:val="0"/>
      <w:marBottom w:val="0"/>
      <w:divBdr>
        <w:top w:val="none" w:sz="0" w:space="0" w:color="auto"/>
        <w:left w:val="none" w:sz="0" w:space="0" w:color="auto"/>
        <w:bottom w:val="none" w:sz="0" w:space="0" w:color="auto"/>
        <w:right w:val="none" w:sz="0" w:space="0" w:color="auto"/>
      </w:divBdr>
    </w:div>
    <w:div w:id="869491305">
      <w:bodyDiv w:val="1"/>
      <w:marLeft w:val="0"/>
      <w:marRight w:val="0"/>
      <w:marTop w:val="0"/>
      <w:marBottom w:val="0"/>
      <w:divBdr>
        <w:top w:val="none" w:sz="0" w:space="0" w:color="auto"/>
        <w:left w:val="none" w:sz="0" w:space="0" w:color="auto"/>
        <w:bottom w:val="none" w:sz="0" w:space="0" w:color="auto"/>
        <w:right w:val="none" w:sz="0" w:space="0" w:color="auto"/>
      </w:divBdr>
    </w:div>
    <w:div w:id="869608980">
      <w:bodyDiv w:val="1"/>
      <w:marLeft w:val="0"/>
      <w:marRight w:val="0"/>
      <w:marTop w:val="0"/>
      <w:marBottom w:val="0"/>
      <w:divBdr>
        <w:top w:val="none" w:sz="0" w:space="0" w:color="auto"/>
        <w:left w:val="none" w:sz="0" w:space="0" w:color="auto"/>
        <w:bottom w:val="none" w:sz="0" w:space="0" w:color="auto"/>
        <w:right w:val="none" w:sz="0" w:space="0" w:color="auto"/>
      </w:divBdr>
    </w:div>
    <w:div w:id="869681959">
      <w:bodyDiv w:val="1"/>
      <w:marLeft w:val="0"/>
      <w:marRight w:val="0"/>
      <w:marTop w:val="0"/>
      <w:marBottom w:val="0"/>
      <w:divBdr>
        <w:top w:val="none" w:sz="0" w:space="0" w:color="auto"/>
        <w:left w:val="none" w:sz="0" w:space="0" w:color="auto"/>
        <w:bottom w:val="none" w:sz="0" w:space="0" w:color="auto"/>
        <w:right w:val="none" w:sz="0" w:space="0" w:color="auto"/>
      </w:divBdr>
    </w:div>
    <w:div w:id="869729120">
      <w:bodyDiv w:val="1"/>
      <w:marLeft w:val="0"/>
      <w:marRight w:val="0"/>
      <w:marTop w:val="0"/>
      <w:marBottom w:val="0"/>
      <w:divBdr>
        <w:top w:val="none" w:sz="0" w:space="0" w:color="auto"/>
        <w:left w:val="none" w:sz="0" w:space="0" w:color="auto"/>
        <w:bottom w:val="none" w:sz="0" w:space="0" w:color="auto"/>
        <w:right w:val="none" w:sz="0" w:space="0" w:color="auto"/>
      </w:divBdr>
    </w:div>
    <w:div w:id="870188370">
      <w:bodyDiv w:val="1"/>
      <w:marLeft w:val="0"/>
      <w:marRight w:val="0"/>
      <w:marTop w:val="0"/>
      <w:marBottom w:val="0"/>
      <w:divBdr>
        <w:top w:val="none" w:sz="0" w:space="0" w:color="auto"/>
        <w:left w:val="none" w:sz="0" w:space="0" w:color="auto"/>
        <w:bottom w:val="none" w:sz="0" w:space="0" w:color="auto"/>
        <w:right w:val="none" w:sz="0" w:space="0" w:color="auto"/>
      </w:divBdr>
    </w:div>
    <w:div w:id="870337822">
      <w:bodyDiv w:val="1"/>
      <w:marLeft w:val="0"/>
      <w:marRight w:val="0"/>
      <w:marTop w:val="0"/>
      <w:marBottom w:val="0"/>
      <w:divBdr>
        <w:top w:val="none" w:sz="0" w:space="0" w:color="auto"/>
        <w:left w:val="none" w:sz="0" w:space="0" w:color="auto"/>
        <w:bottom w:val="none" w:sz="0" w:space="0" w:color="auto"/>
        <w:right w:val="none" w:sz="0" w:space="0" w:color="auto"/>
      </w:divBdr>
    </w:div>
    <w:div w:id="870532626">
      <w:bodyDiv w:val="1"/>
      <w:marLeft w:val="0"/>
      <w:marRight w:val="0"/>
      <w:marTop w:val="0"/>
      <w:marBottom w:val="0"/>
      <w:divBdr>
        <w:top w:val="none" w:sz="0" w:space="0" w:color="auto"/>
        <w:left w:val="none" w:sz="0" w:space="0" w:color="auto"/>
        <w:bottom w:val="none" w:sz="0" w:space="0" w:color="auto"/>
        <w:right w:val="none" w:sz="0" w:space="0" w:color="auto"/>
      </w:divBdr>
    </w:div>
    <w:div w:id="870727999">
      <w:bodyDiv w:val="1"/>
      <w:marLeft w:val="0"/>
      <w:marRight w:val="0"/>
      <w:marTop w:val="0"/>
      <w:marBottom w:val="0"/>
      <w:divBdr>
        <w:top w:val="none" w:sz="0" w:space="0" w:color="auto"/>
        <w:left w:val="none" w:sz="0" w:space="0" w:color="auto"/>
        <w:bottom w:val="none" w:sz="0" w:space="0" w:color="auto"/>
        <w:right w:val="none" w:sz="0" w:space="0" w:color="auto"/>
      </w:divBdr>
    </w:div>
    <w:div w:id="870803532">
      <w:bodyDiv w:val="1"/>
      <w:marLeft w:val="0"/>
      <w:marRight w:val="0"/>
      <w:marTop w:val="0"/>
      <w:marBottom w:val="0"/>
      <w:divBdr>
        <w:top w:val="none" w:sz="0" w:space="0" w:color="auto"/>
        <w:left w:val="none" w:sz="0" w:space="0" w:color="auto"/>
        <w:bottom w:val="none" w:sz="0" w:space="0" w:color="auto"/>
        <w:right w:val="none" w:sz="0" w:space="0" w:color="auto"/>
      </w:divBdr>
    </w:div>
    <w:div w:id="870916668">
      <w:bodyDiv w:val="1"/>
      <w:marLeft w:val="0"/>
      <w:marRight w:val="0"/>
      <w:marTop w:val="0"/>
      <w:marBottom w:val="0"/>
      <w:divBdr>
        <w:top w:val="none" w:sz="0" w:space="0" w:color="auto"/>
        <w:left w:val="none" w:sz="0" w:space="0" w:color="auto"/>
        <w:bottom w:val="none" w:sz="0" w:space="0" w:color="auto"/>
        <w:right w:val="none" w:sz="0" w:space="0" w:color="auto"/>
      </w:divBdr>
    </w:div>
    <w:div w:id="871310995">
      <w:bodyDiv w:val="1"/>
      <w:marLeft w:val="0"/>
      <w:marRight w:val="0"/>
      <w:marTop w:val="0"/>
      <w:marBottom w:val="0"/>
      <w:divBdr>
        <w:top w:val="none" w:sz="0" w:space="0" w:color="auto"/>
        <w:left w:val="none" w:sz="0" w:space="0" w:color="auto"/>
        <w:bottom w:val="none" w:sz="0" w:space="0" w:color="auto"/>
        <w:right w:val="none" w:sz="0" w:space="0" w:color="auto"/>
      </w:divBdr>
    </w:div>
    <w:div w:id="871460224">
      <w:bodyDiv w:val="1"/>
      <w:marLeft w:val="0"/>
      <w:marRight w:val="0"/>
      <w:marTop w:val="0"/>
      <w:marBottom w:val="0"/>
      <w:divBdr>
        <w:top w:val="none" w:sz="0" w:space="0" w:color="auto"/>
        <w:left w:val="none" w:sz="0" w:space="0" w:color="auto"/>
        <w:bottom w:val="none" w:sz="0" w:space="0" w:color="auto"/>
        <w:right w:val="none" w:sz="0" w:space="0" w:color="auto"/>
      </w:divBdr>
    </w:div>
    <w:div w:id="871572441">
      <w:bodyDiv w:val="1"/>
      <w:marLeft w:val="0"/>
      <w:marRight w:val="0"/>
      <w:marTop w:val="0"/>
      <w:marBottom w:val="0"/>
      <w:divBdr>
        <w:top w:val="none" w:sz="0" w:space="0" w:color="auto"/>
        <w:left w:val="none" w:sz="0" w:space="0" w:color="auto"/>
        <w:bottom w:val="none" w:sz="0" w:space="0" w:color="auto"/>
        <w:right w:val="none" w:sz="0" w:space="0" w:color="auto"/>
      </w:divBdr>
    </w:div>
    <w:div w:id="871763899">
      <w:bodyDiv w:val="1"/>
      <w:marLeft w:val="0"/>
      <w:marRight w:val="0"/>
      <w:marTop w:val="0"/>
      <w:marBottom w:val="0"/>
      <w:divBdr>
        <w:top w:val="none" w:sz="0" w:space="0" w:color="auto"/>
        <w:left w:val="none" w:sz="0" w:space="0" w:color="auto"/>
        <w:bottom w:val="none" w:sz="0" w:space="0" w:color="auto"/>
        <w:right w:val="none" w:sz="0" w:space="0" w:color="auto"/>
      </w:divBdr>
    </w:div>
    <w:div w:id="872033075">
      <w:bodyDiv w:val="1"/>
      <w:marLeft w:val="0"/>
      <w:marRight w:val="0"/>
      <w:marTop w:val="0"/>
      <w:marBottom w:val="0"/>
      <w:divBdr>
        <w:top w:val="none" w:sz="0" w:space="0" w:color="auto"/>
        <w:left w:val="none" w:sz="0" w:space="0" w:color="auto"/>
        <w:bottom w:val="none" w:sz="0" w:space="0" w:color="auto"/>
        <w:right w:val="none" w:sz="0" w:space="0" w:color="auto"/>
      </w:divBdr>
    </w:div>
    <w:div w:id="872153287">
      <w:bodyDiv w:val="1"/>
      <w:marLeft w:val="0"/>
      <w:marRight w:val="0"/>
      <w:marTop w:val="0"/>
      <w:marBottom w:val="0"/>
      <w:divBdr>
        <w:top w:val="none" w:sz="0" w:space="0" w:color="auto"/>
        <w:left w:val="none" w:sz="0" w:space="0" w:color="auto"/>
        <w:bottom w:val="none" w:sz="0" w:space="0" w:color="auto"/>
        <w:right w:val="none" w:sz="0" w:space="0" w:color="auto"/>
      </w:divBdr>
    </w:div>
    <w:div w:id="872185631">
      <w:bodyDiv w:val="1"/>
      <w:marLeft w:val="0"/>
      <w:marRight w:val="0"/>
      <w:marTop w:val="0"/>
      <w:marBottom w:val="0"/>
      <w:divBdr>
        <w:top w:val="none" w:sz="0" w:space="0" w:color="auto"/>
        <w:left w:val="none" w:sz="0" w:space="0" w:color="auto"/>
        <w:bottom w:val="none" w:sz="0" w:space="0" w:color="auto"/>
        <w:right w:val="none" w:sz="0" w:space="0" w:color="auto"/>
      </w:divBdr>
    </w:div>
    <w:div w:id="872302848">
      <w:bodyDiv w:val="1"/>
      <w:marLeft w:val="0"/>
      <w:marRight w:val="0"/>
      <w:marTop w:val="0"/>
      <w:marBottom w:val="0"/>
      <w:divBdr>
        <w:top w:val="none" w:sz="0" w:space="0" w:color="auto"/>
        <w:left w:val="none" w:sz="0" w:space="0" w:color="auto"/>
        <w:bottom w:val="none" w:sz="0" w:space="0" w:color="auto"/>
        <w:right w:val="none" w:sz="0" w:space="0" w:color="auto"/>
      </w:divBdr>
    </w:div>
    <w:div w:id="872350470">
      <w:bodyDiv w:val="1"/>
      <w:marLeft w:val="0"/>
      <w:marRight w:val="0"/>
      <w:marTop w:val="0"/>
      <w:marBottom w:val="0"/>
      <w:divBdr>
        <w:top w:val="none" w:sz="0" w:space="0" w:color="auto"/>
        <w:left w:val="none" w:sz="0" w:space="0" w:color="auto"/>
        <w:bottom w:val="none" w:sz="0" w:space="0" w:color="auto"/>
        <w:right w:val="none" w:sz="0" w:space="0" w:color="auto"/>
      </w:divBdr>
    </w:div>
    <w:div w:id="872497940">
      <w:bodyDiv w:val="1"/>
      <w:marLeft w:val="0"/>
      <w:marRight w:val="0"/>
      <w:marTop w:val="0"/>
      <w:marBottom w:val="0"/>
      <w:divBdr>
        <w:top w:val="none" w:sz="0" w:space="0" w:color="auto"/>
        <w:left w:val="none" w:sz="0" w:space="0" w:color="auto"/>
        <w:bottom w:val="none" w:sz="0" w:space="0" w:color="auto"/>
        <w:right w:val="none" w:sz="0" w:space="0" w:color="auto"/>
      </w:divBdr>
    </w:div>
    <w:div w:id="872614257">
      <w:bodyDiv w:val="1"/>
      <w:marLeft w:val="0"/>
      <w:marRight w:val="0"/>
      <w:marTop w:val="0"/>
      <w:marBottom w:val="0"/>
      <w:divBdr>
        <w:top w:val="none" w:sz="0" w:space="0" w:color="auto"/>
        <w:left w:val="none" w:sz="0" w:space="0" w:color="auto"/>
        <w:bottom w:val="none" w:sz="0" w:space="0" w:color="auto"/>
        <w:right w:val="none" w:sz="0" w:space="0" w:color="auto"/>
      </w:divBdr>
    </w:div>
    <w:div w:id="873081776">
      <w:bodyDiv w:val="1"/>
      <w:marLeft w:val="0"/>
      <w:marRight w:val="0"/>
      <w:marTop w:val="0"/>
      <w:marBottom w:val="0"/>
      <w:divBdr>
        <w:top w:val="none" w:sz="0" w:space="0" w:color="auto"/>
        <w:left w:val="none" w:sz="0" w:space="0" w:color="auto"/>
        <w:bottom w:val="none" w:sz="0" w:space="0" w:color="auto"/>
        <w:right w:val="none" w:sz="0" w:space="0" w:color="auto"/>
      </w:divBdr>
    </w:div>
    <w:div w:id="873150542">
      <w:bodyDiv w:val="1"/>
      <w:marLeft w:val="0"/>
      <w:marRight w:val="0"/>
      <w:marTop w:val="0"/>
      <w:marBottom w:val="0"/>
      <w:divBdr>
        <w:top w:val="none" w:sz="0" w:space="0" w:color="auto"/>
        <w:left w:val="none" w:sz="0" w:space="0" w:color="auto"/>
        <w:bottom w:val="none" w:sz="0" w:space="0" w:color="auto"/>
        <w:right w:val="none" w:sz="0" w:space="0" w:color="auto"/>
      </w:divBdr>
    </w:div>
    <w:div w:id="873273726">
      <w:bodyDiv w:val="1"/>
      <w:marLeft w:val="0"/>
      <w:marRight w:val="0"/>
      <w:marTop w:val="0"/>
      <w:marBottom w:val="0"/>
      <w:divBdr>
        <w:top w:val="none" w:sz="0" w:space="0" w:color="auto"/>
        <w:left w:val="none" w:sz="0" w:space="0" w:color="auto"/>
        <w:bottom w:val="none" w:sz="0" w:space="0" w:color="auto"/>
        <w:right w:val="none" w:sz="0" w:space="0" w:color="auto"/>
      </w:divBdr>
    </w:div>
    <w:div w:id="873348402">
      <w:bodyDiv w:val="1"/>
      <w:marLeft w:val="0"/>
      <w:marRight w:val="0"/>
      <w:marTop w:val="0"/>
      <w:marBottom w:val="0"/>
      <w:divBdr>
        <w:top w:val="none" w:sz="0" w:space="0" w:color="auto"/>
        <w:left w:val="none" w:sz="0" w:space="0" w:color="auto"/>
        <w:bottom w:val="none" w:sz="0" w:space="0" w:color="auto"/>
        <w:right w:val="none" w:sz="0" w:space="0" w:color="auto"/>
      </w:divBdr>
    </w:div>
    <w:div w:id="873805584">
      <w:bodyDiv w:val="1"/>
      <w:marLeft w:val="0"/>
      <w:marRight w:val="0"/>
      <w:marTop w:val="0"/>
      <w:marBottom w:val="0"/>
      <w:divBdr>
        <w:top w:val="none" w:sz="0" w:space="0" w:color="auto"/>
        <w:left w:val="none" w:sz="0" w:space="0" w:color="auto"/>
        <w:bottom w:val="none" w:sz="0" w:space="0" w:color="auto"/>
        <w:right w:val="none" w:sz="0" w:space="0" w:color="auto"/>
      </w:divBdr>
    </w:div>
    <w:div w:id="873885274">
      <w:bodyDiv w:val="1"/>
      <w:marLeft w:val="0"/>
      <w:marRight w:val="0"/>
      <w:marTop w:val="0"/>
      <w:marBottom w:val="0"/>
      <w:divBdr>
        <w:top w:val="none" w:sz="0" w:space="0" w:color="auto"/>
        <w:left w:val="none" w:sz="0" w:space="0" w:color="auto"/>
        <w:bottom w:val="none" w:sz="0" w:space="0" w:color="auto"/>
        <w:right w:val="none" w:sz="0" w:space="0" w:color="auto"/>
      </w:divBdr>
    </w:div>
    <w:div w:id="874005071">
      <w:bodyDiv w:val="1"/>
      <w:marLeft w:val="0"/>
      <w:marRight w:val="0"/>
      <w:marTop w:val="0"/>
      <w:marBottom w:val="0"/>
      <w:divBdr>
        <w:top w:val="none" w:sz="0" w:space="0" w:color="auto"/>
        <w:left w:val="none" w:sz="0" w:space="0" w:color="auto"/>
        <w:bottom w:val="none" w:sz="0" w:space="0" w:color="auto"/>
        <w:right w:val="none" w:sz="0" w:space="0" w:color="auto"/>
      </w:divBdr>
    </w:div>
    <w:div w:id="874076146">
      <w:bodyDiv w:val="1"/>
      <w:marLeft w:val="0"/>
      <w:marRight w:val="0"/>
      <w:marTop w:val="0"/>
      <w:marBottom w:val="0"/>
      <w:divBdr>
        <w:top w:val="none" w:sz="0" w:space="0" w:color="auto"/>
        <w:left w:val="none" w:sz="0" w:space="0" w:color="auto"/>
        <w:bottom w:val="none" w:sz="0" w:space="0" w:color="auto"/>
        <w:right w:val="none" w:sz="0" w:space="0" w:color="auto"/>
      </w:divBdr>
    </w:div>
    <w:div w:id="874125457">
      <w:bodyDiv w:val="1"/>
      <w:marLeft w:val="0"/>
      <w:marRight w:val="0"/>
      <w:marTop w:val="0"/>
      <w:marBottom w:val="0"/>
      <w:divBdr>
        <w:top w:val="none" w:sz="0" w:space="0" w:color="auto"/>
        <w:left w:val="none" w:sz="0" w:space="0" w:color="auto"/>
        <w:bottom w:val="none" w:sz="0" w:space="0" w:color="auto"/>
        <w:right w:val="none" w:sz="0" w:space="0" w:color="auto"/>
      </w:divBdr>
    </w:div>
    <w:div w:id="874191927">
      <w:bodyDiv w:val="1"/>
      <w:marLeft w:val="0"/>
      <w:marRight w:val="0"/>
      <w:marTop w:val="0"/>
      <w:marBottom w:val="0"/>
      <w:divBdr>
        <w:top w:val="none" w:sz="0" w:space="0" w:color="auto"/>
        <w:left w:val="none" w:sz="0" w:space="0" w:color="auto"/>
        <w:bottom w:val="none" w:sz="0" w:space="0" w:color="auto"/>
        <w:right w:val="none" w:sz="0" w:space="0" w:color="auto"/>
      </w:divBdr>
    </w:div>
    <w:div w:id="874386675">
      <w:bodyDiv w:val="1"/>
      <w:marLeft w:val="0"/>
      <w:marRight w:val="0"/>
      <w:marTop w:val="0"/>
      <w:marBottom w:val="0"/>
      <w:divBdr>
        <w:top w:val="none" w:sz="0" w:space="0" w:color="auto"/>
        <w:left w:val="none" w:sz="0" w:space="0" w:color="auto"/>
        <w:bottom w:val="none" w:sz="0" w:space="0" w:color="auto"/>
        <w:right w:val="none" w:sz="0" w:space="0" w:color="auto"/>
      </w:divBdr>
    </w:div>
    <w:div w:id="874387940">
      <w:bodyDiv w:val="1"/>
      <w:marLeft w:val="0"/>
      <w:marRight w:val="0"/>
      <w:marTop w:val="0"/>
      <w:marBottom w:val="0"/>
      <w:divBdr>
        <w:top w:val="none" w:sz="0" w:space="0" w:color="auto"/>
        <w:left w:val="none" w:sz="0" w:space="0" w:color="auto"/>
        <w:bottom w:val="none" w:sz="0" w:space="0" w:color="auto"/>
        <w:right w:val="none" w:sz="0" w:space="0" w:color="auto"/>
      </w:divBdr>
    </w:div>
    <w:div w:id="874542100">
      <w:bodyDiv w:val="1"/>
      <w:marLeft w:val="0"/>
      <w:marRight w:val="0"/>
      <w:marTop w:val="0"/>
      <w:marBottom w:val="0"/>
      <w:divBdr>
        <w:top w:val="none" w:sz="0" w:space="0" w:color="auto"/>
        <w:left w:val="none" w:sz="0" w:space="0" w:color="auto"/>
        <w:bottom w:val="none" w:sz="0" w:space="0" w:color="auto"/>
        <w:right w:val="none" w:sz="0" w:space="0" w:color="auto"/>
      </w:divBdr>
    </w:div>
    <w:div w:id="874543901">
      <w:bodyDiv w:val="1"/>
      <w:marLeft w:val="0"/>
      <w:marRight w:val="0"/>
      <w:marTop w:val="0"/>
      <w:marBottom w:val="0"/>
      <w:divBdr>
        <w:top w:val="none" w:sz="0" w:space="0" w:color="auto"/>
        <w:left w:val="none" w:sz="0" w:space="0" w:color="auto"/>
        <w:bottom w:val="none" w:sz="0" w:space="0" w:color="auto"/>
        <w:right w:val="none" w:sz="0" w:space="0" w:color="auto"/>
      </w:divBdr>
    </w:div>
    <w:div w:id="875003308">
      <w:bodyDiv w:val="1"/>
      <w:marLeft w:val="0"/>
      <w:marRight w:val="0"/>
      <w:marTop w:val="0"/>
      <w:marBottom w:val="0"/>
      <w:divBdr>
        <w:top w:val="none" w:sz="0" w:space="0" w:color="auto"/>
        <w:left w:val="none" w:sz="0" w:space="0" w:color="auto"/>
        <w:bottom w:val="none" w:sz="0" w:space="0" w:color="auto"/>
        <w:right w:val="none" w:sz="0" w:space="0" w:color="auto"/>
      </w:divBdr>
    </w:div>
    <w:div w:id="875393216">
      <w:bodyDiv w:val="1"/>
      <w:marLeft w:val="0"/>
      <w:marRight w:val="0"/>
      <w:marTop w:val="0"/>
      <w:marBottom w:val="0"/>
      <w:divBdr>
        <w:top w:val="none" w:sz="0" w:space="0" w:color="auto"/>
        <w:left w:val="none" w:sz="0" w:space="0" w:color="auto"/>
        <w:bottom w:val="none" w:sz="0" w:space="0" w:color="auto"/>
        <w:right w:val="none" w:sz="0" w:space="0" w:color="auto"/>
      </w:divBdr>
    </w:div>
    <w:div w:id="875658841">
      <w:bodyDiv w:val="1"/>
      <w:marLeft w:val="0"/>
      <w:marRight w:val="0"/>
      <w:marTop w:val="0"/>
      <w:marBottom w:val="0"/>
      <w:divBdr>
        <w:top w:val="none" w:sz="0" w:space="0" w:color="auto"/>
        <w:left w:val="none" w:sz="0" w:space="0" w:color="auto"/>
        <w:bottom w:val="none" w:sz="0" w:space="0" w:color="auto"/>
        <w:right w:val="none" w:sz="0" w:space="0" w:color="auto"/>
      </w:divBdr>
    </w:div>
    <w:div w:id="875700566">
      <w:bodyDiv w:val="1"/>
      <w:marLeft w:val="0"/>
      <w:marRight w:val="0"/>
      <w:marTop w:val="0"/>
      <w:marBottom w:val="0"/>
      <w:divBdr>
        <w:top w:val="none" w:sz="0" w:space="0" w:color="auto"/>
        <w:left w:val="none" w:sz="0" w:space="0" w:color="auto"/>
        <w:bottom w:val="none" w:sz="0" w:space="0" w:color="auto"/>
        <w:right w:val="none" w:sz="0" w:space="0" w:color="auto"/>
      </w:divBdr>
    </w:div>
    <w:div w:id="875889259">
      <w:bodyDiv w:val="1"/>
      <w:marLeft w:val="0"/>
      <w:marRight w:val="0"/>
      <w:marTop w:val="0"/>
      <w:marBottom w:val="0"/>
      <w:divBdr>
        <w:top w:val="none" w:sz="0" w:space="0" w:color="auto"/>
        <w:left w:val="none" w:sz="0" w:space="0" w:color="auto"/>
        <w:bottom w:val="none" w:sz="0" w:space="0" w:color="auto"/>
        <w:right w:val="none" w:sz="0" w:space="0" w:color="auto"/>
      </w:divBdr>
    </w:div>
    <w:div w:id="875894425">
      <w:bodyDiv w:val="1"/>
      <w:marLeft w:val="0"/>
      <w:marRight w:val="0"/>
      <w:marTop w:val="0"/>
      <w:marBottom w:val="0"/>
      <w:divBdr>
        <w:top w:val="none" w:sz="0" w:space="0" w:color="auto"/>
        <w:left w:val="none" w:sz="0" w:space="0" w:color="auto"/>
        <w:bottom w:val="none" w:sz="0" w:space="0" w:color="auto"/>
        <w:right w:val="none" w:sz="0" w:space="0" w:color="auto"/>
      </w:divBdr>
    </w:div>
    <w:div w:id="876091039">
      <w:bodyDiv w:val="1"/>
      <w:marLeft w:val="0"/>
      <w:marRight w:val="0"/>
      <w:marTop w:val="0"/>
      <w:marBottom w:val="0"/>
      <w:divBdr>
        <w:top w:val="none" w:sz="0" w:space="0" w:color="auto"/>
        <w:left w:val="none" w:sz="0" w:space="0" w:color="auto"/>
        <w:bottom w:val="none" w:sz="0" w:space="0" w:color="auto"/>
        <w:right w:val="none" w:sz="0" w:space="0" w:color="auto"/>
      </w:divBdr>
    </w:div>
    <w:div w:id="876160905">
      <w:bodyDiv w:val="1"/>
      <w:marLeft w:val="0"/>
      <w:marRight w:val="0"/>
      <w:marTop w:val="0"/>
      <w:marBottom w:val="0"/>
      <w:divBdr>
        <w:top w:val="none" w:sz="0" w:space="0" w:color="auto"/>
        <w:left w:val="none" w:sz="0" w:space="0" w:color="auto"/>
        <w:bottom w:val="none" w:sz="0" w:space="0" w:color="auto"/>
        <w:right w:val="none" w:sz="0" w:space="0" w:color="auto"/>
      </w:divBdr>
    </w:div>
    <w:div w:id="876162869">
      <w:bodyDiv w:val="1"/>
      <w:marLeft w:val="0"/>
      <w:marRight w:val="0"/>
      <w:marTop w:val="0"/>
      <w:marBottom w:val="0"/>
      <w:divBdr>
        <w:top w:val="none" w:sz="0" w:space="0" w:color="auto"/>
        <w:left w:val="none" w:sz="0" w:space="0" w:color="auto"/>
        <w:bottom w:val="none" w:sz="0" w:space="0" w:color="auto"/>
        <w:right w:val="none" w:sz="0" w:space="0" w:color="auto"/>
      </w:divBdr>
    </w:div>
    <w:div w:id="876771870">
      <w:bodyDiv w:val="1"/>
      <w:marLeft w:val="0"/>
      <w:marRight w:val="0"/>
      <w:marTop w:val="0"/>
      <w:marBottom w:val="0"/>
      <w:divBdr>
        <w:top w:val="none" w:sz="0" w:space="0" w:color="auto"/>
        <w:left w:val="none" w:sz="0" w:space="0" w:color="auto"/>
        <w:bottom w:val="none" w:sz="0" w:space="0" w:color="auto"/>
        <w:right w:val="none" w:sz="0" w:space="0" w:color="auto"/>
      </w:divBdr>
    </w:div>
    <w:div w:id="877008801">
      <w:bodyDiv w:val="1"/>
      <w:marLeft w:val="0"/>
      <w:marRight w:val="0"/>
      <w:marTop w:val="0"/>
      <w:marBottom w:val="0"/>
      <w:divBdr>
        <w:top w:val="none" w:sz="0" w:space="0" w:color="auto"/>
        <w:left w:val="none" w:sz="0" w:space="0" w:color="auto"/>
        <w:bottom w:val="none" w:sz="0" w:space="0" w:color="auto"/>
        <w:right w:val="none" w:sz="0" w:space="0" w:color="auto"/>
      </w:divBdr>
    </w:div>
    <w:div w:id="877161709">
      <w:bodyDiv w:val="1"/>
      <w:marLeft w:val="0"/>
      <w:marRight w:val="0"/>
      <w:marTop w:val="0"/>
      <w:marBottom w:val="0"/>
      <w:divBdr>
        <w:top w:val="none" w:sz="0" w:space="0" w:color="auto"/>
        <w:left w:val="none" w:sz="0" w:space="0" w:color="auto"/>
        <w:bottom w:val="none" w:sz="0" w:space="0" w:color="auto"/>
        <w:right w:val="none" w:sz="0" w:space="0" w:color="auto"/>
      </w:divBdr>
    </w:div>
    <w:div w:id="877200137">
      <w:bodyDiv w:val="1"/>
      <w:marLeft w:val="0"/>
      <w:marRight w:val="0"/>
      <w:marTop w:val="0"/>
      <w:marBottom w:val="0"/>
      <w:divBdr>
        <w:top w:val="none" w:sz="0" w:space="0" w:color="auto"/>
        <w:left w:val="none" w:sz="0" w:space="0" w:color="auto"/>
        <w:bottom w:val="none" w:sz="0" w:space="0" w:color="auto"/>
        <w:right w:val="none" w:sz="0" w:space="0" w:color="auto"/>
      </w:divBdr>
    </w:div>
    <w:div w:id="877201590">
      <w:bodyDiv w:val="1"/>
      <w:marLeft w:val="0"/>
      <w:marRight w:val="0"/>
      <w:marTop w:val="0"/>
      <w:marBottom w:val="0"/>
      <w:divBdr>
        <w:top w:val="none" w:sz="0" w:space="0" w:color="auto"/>
        <w:left w:val="none" w:sz="0" w:space="0" w:color="auto"/>
        <w:bottom w:val="none" w:sz="0" w:space="0" w:color="auto"/>
        <w:right w:val="none" w:sz="0" w:space="0" w:color="auto"/>
      </w:divBdr>
    </w:div>
    <w:div w:id="877280680">
      <w:bodyDiv w:val="1"/>
      <w:marLeft w:val="0"/>
      <w:marRight w:val="0"/>
      <w:marTop w:val="0"/>
      <w:marBottom w:val="0"/>
      <w:divBdr>
        <w:top w:val="none" w:sz="0" w:space="0" w:color="auto"/>
        <w:left w:val="none" w:sz="0" w:space="0" w:color="auto"/>
        <w:bottom w:val="none" w:sz="0" w:space="0" w:color="auto"/>
        <w:right w:val="none" w:sz="0" w:space="0" w:color="auto"/>
      </w:divBdr>
    </w:div>
    <w:div w:id="877469539">
      <w:bodyDiv w:val="1"/>
      <w:marLeft w:val="0"/>
      <w:marRight w:val="0"/>
      <w:marTop w:val="0"/>
      <w:marBottom w:val="0"/>
      <w:divBdr>
        <w:top w:val="none" w:sz="0" w:space="0" w:color="auto"/>
        <w:left w:val="none" w:sz="0" w:space="0" w:color="auto"/>
        <w:bottom w:val="none" w:sz="0" w:space="0" w:color="auto"/>
        <w:right w:val="none" w:sz="0" w:space="0" w:color="auto"/>
      </w:divBdr>
    </w:div>
    <w:div w:id="877737835">
      <w:bodyDiv w:val="1"/>
      <w:marLeft w:val="0"/>
      <w:marRight w:val="0"/>
      <w:marTop w:val="0"/>
      <w:marBottom w:val="0"/>
      <w:divBdr>
        <w:top w:val="none" w:sz="0" w:space="0" w:color="auto"/>
        <w:left w:val="none" w:sz="0" w:space="0" w:color="auto"/>
        <w:bottom w:val="none" w:sz="0" w:space="0" w:color="auto"/>
        <w:right w:val="none" w:sz="0" w:space="0" w:color="auto"/>
      </w:divBdr>
    </w:div>
    <w:div w:id="877856779">
      <w:bodyDiv w:val="1"/>
      <w:marLeft w:val="0"/>
      <w:marRight w:val="0"/>
      <w:marTop w:val="0"/>
      <w:marBottom w:val="0"/>
      <w:divBdr>
        <w:top w:val="none" w:sz="0" w:space="0" w:color="auto"/>
        <w:left w:val="none" w:sz="0" w:space="0" w:color="auto"/>
        <w:bottom w:val="none" w:sz="0" w:space="0" w:color="auto"/>
        <w:right w:val="none" w:sz="0" w:space="0" w:color="auto"/>
      </w:divBdr>
    </w:div>
    <w:div w:id="877937009">
      <w:bodyDiv w:val="1"/>
      <w:marLeft w:val="0"/>
      <w:marRight w:val="0"/>
      <w:marTop w:val="0"/>
      <w:marBottom w:val="0"/>
      <w:divBdr>
        <w:top w:val="none" w:sz="0" w:space="0" w:color="auto"/>
        <w:left w:val="none" w:sz="0" w:space="0" w:color="auto"/>
        <w:bottom w:val="none" w:sz="0" w:space="0" w:color="auto"/>
        <w:right w:val="none" w:sz="0" w:space="0" w:color="auto"/>
      </w:divBdr>
    </w:div>
    <w:div w:id="878012861">
      <w:bodyDiv w:val="1"/>
      <w:marLeft w:val="0"/>
      <w:marRight w:val="0"/>
      <w:marTop w:val="0"/>
      <w:marBottom w:val="0"/>
      <w:divBdr>
        <w:top w:val="none" w:sz="0" w:space="0" w:color="auto"/>
        <w:left w:val="none" w:sz="0" w:space="0" w:color="auto"/>
        <w:bottom w:val="none" w:sz="0" w:space="0" w:color="auto"/>
        <w:right w:val="none" w:sz="0" w:space="0" w:color="auto"/>
      </w:divBdr>
    </w:div>
    <w:div w:id="878125598">
      <w:bodyDiv w:val="1"/>
      <w:marLeft w:val="0"/>
      <w:marRight w:val="0"/>
      <w:marTop w:val="0"/>
      <w:marBottom w:val="0"/>
      <w:divBdr>
        <w:top w:val="none" w:sz="0" w:space="0" w:color="auto"/>
        <w:left w:val="none" w:sz="0" w:space="0" w:color="auto"/>
        <w:bottom w:val="none" w:sz="0" w:space="0" w:color="auto"/>
        <w:right w:val="none" w:sz="0" w:space="0" w:color="auto"/>
      </w:divBdr>
    </w:div>
    <w:div w:id="878200158">
      <w:bodyDiv w:val="1"/>
      <w:marLeft w:val="0"/>
      <w:marRight w:val="0"/>
      <w:marTop w:val="0"/>
      <w:marBottom w:val="0"/>
      <w:divBdr>
        <w:top w:val="none" w:sz="0" w:space="0" w:color="auto"/>
        <w:left w:val="none" w:sz="0" w:space="0" w:color="auto"/>
        <w:bottom w:val="none" w:sz="0" w:space="0" w:color="auto"/>
        <w:right w:val="none" w:sz="0" w:space="0" w:color="auto"/>
      </w:divBdr>
    </w:div>
    <w:div w:id="878394099">
      <w:bodyDiv w:val="1"/>
      <w:marLeft w:val="0"/>
      <w:marRight w:val="0"/>
      <w:marTop w:val="0"/>
      <w:marBottom w:val="0"/>
      <w:divBdr>
        <w:top w:val="none" w:sz="0" w:space="0" w:color="auto"/>
        <w:left w:val="none" w:sz="0" w:space="0" w:color="auto"/>
        <w:bottom w:val="none" w:sz="0" w:space="0" w:color="auto"/>
        <w:right w:val="none" w:sz="0" w:space="0" w:color="auto"/>
      </w:divBdr>
    </w:div>
    <w:div w:id="878738653">
      <w:bodyDiv w:val="1"/>
      <w:marLeft w:val="0"/>
      <w:marRight w:val="0"/>
      <w:marTop w:val="0"/>
      <w:marBottom w:val="0"/>
      <w:divBdr>
        <w:top w:val="none" w:sz="0" w:space="0" w:color="auto"/>
        <w:left w:val="none" w:sz="0" w:space="0" w:color="auto"/>
        <w:bottom w:val="none" w:sz="0" w:space="0" w:color="auto"/>
        <w:right w:val="none" w:sz="0" w:space="0" w:color="auto"/>
      </w:divBdr>
    </w:div>
    <w:div w:id="878860031">
      <w:bodyDiv w:val="1"/>
      <w:marLeft w:val="0"/>
      <w:marRight w:val="0"/>
      <w:marTop w:val="0"/>
      <w:marBottom w:val="0"/>
      <w:divBdr>
        <w:top w:val="none" w:sz="0" w:space="0" w:color="auto"/>
        <w:left w:val="none" w:sz="0" w:space="0" w:color="auto"/>
        <w:bottom w:val="none" w:sz="0" w:space="0" w:color="auto"/>
        <w:right w:val="none" w:sz="0" w:space="0" w:color="auto"/>
      </w:divBdr>
    </w:div>
    <w:div w:id="879127555">
      <w:bodyDiv w:val="1"/>
      <w:marLeft w:val="0"/>
      <w:marRight w:val="0"/>
      <w:marTop w:val="0"/>
      <w:marBottom w:val="0"/>
      <w:divBdr>
        <w:top w:val="none" w:sz="0" w:space="0" w:color="auto"/>
        <w:left w:val="none" w:sz="0" w:space="0" w:color="auto"/>
        <w:bottom w:val="none" w:sz="0" w:space="0" w:color="auto"/>
        <w:right w:val="none" w:sz="0" w:space="0" w:color="auto"/>
      </w:divBdr>
    </w:div>
    <w:div w:id="879320757">
      <w:bodyDiv w:val="1"/>
      <w:marLeft w:val="0"/>
      <w:marRight w:val="0"/>
      <w:marTop w:val="0"/>
      <w:marBottom w:val="0"/>
      <w:divBdr>
        <w:top w:val="none" w:sz="0" w:space="0" w:color="auto"/>
        <w:left w:val="none" w:sz="0" w:space="0" w:color="auto"/>
        <w:bottom w:val="none" w:sz="0" w:space="0" w:color="auto"/>
        <w:right w:val="none" w:sz="0" w:space="0" w:color="auto"/>
      </w:divBdr>
    </w:div>
    <w:div w:id="879591335">
      <w:bodyDiv w:val="1"/>
      <w:marLeft w:val="0"/>
      <w:marRight w:val="0"/>
      <w:marTop w:val="0"/>
      <w:marBottom w:val="0"/>
      <w:divBdr>
        <w:top w:val="none" w:sz="0" w:space="0" w:color="auto"/>
        <w:left w:val="none" w:sz="0" w:space="0" w:color="auto"/>
        <w:bottom w:val="none" w:sz="0" w:space="0" w:color="auto"/>
        <w:right w:val="none" w:sz="0" w:space="0" w:color="auto"/>
      </w:divBdr>
    </w:div>
    <w:div w:id="879827358">
      <w:bodyDiv w:val="1"/>
      <w:marLeft w:val="0"/>
      <w:marRight w:val="0"/>
      <w:marTop w:val="0"/>
      <w:marBottom w:val="0"/>
      <w:divBdr>
        <w:top w:val="none" w:sz="0" w:space="0" w:color="auto"/>
        <w:left w:val="none" w:sz="0" w:space="0" w:color="auto"/>
        <w:bottom w:val="none" w:sz="0" w:space="0" w:color="auto"/>
        <w:right w:val="none" w:sz="0" w:space="0" w:color="auto"/>
      </w:divBdr>
    </w:div>
    <w:div w:id="879898088">
      <w:bodyDiv w:val="1"/>
      <w:marLeft w:val="0"/>
      <w:marRight w:val="0"/>
      <w:marTop w:val="0"/>
      <w:marBottom w:val="0"/>
      <w:divBdr>
        <w:top w:val="none" w:sz="0" w:space="0" w:color="auto"/>
        <w:left w:val="none" w:sz="0" w:space="0" w:color="auto"/>
        <w:bottom w:val="none" w:sz="0" w:space="0" w:color="auto"/>
        <w:right w:val="none" w:sz="0" w:space="0" w:color="auto"/>
      </w:divBdr>
    </w:div>
    <w:div w:id="879900469">
      <w:bodyDiv w:val="1"/>
      <w:marLeft w:val="0"/>
      <w:marRight w:val="0"/>
      <w:marTop w:val="0"/>
      <w:marBottom w:val="0"/>
      <w:divBdr>
        <w:top w:val="none" w:sz="0" w:space="0" w:color="auto"/>
        <w:left w:val="none" w:sz="0" w:space="0" w:color="auto"/>
        <w:bottom w:val="none" w:sz="0" w:space="0" w:color="auto"/>
        <w:right w:val="none" w:sz="0" w:space="0" w:color="auto"/>
      </w:divBdr>
    </w:div>
    <w:div w:id="880047888">
      <w:bodyDiv w:val="1"/>
      <w:marLeft w:val="0"/>
      <w:marRight w:val="0"/>
      <w:marTop w:val="0"/>
      <w:marBottom w:val="0"/>
      <w:divBdr>
        <w:top w:val="none" w:sz="0" w:space="0" w:color="auto"/>
        <w:left w:val="none" w:sz="0" w:space="0" w:color="auto"/>
        <w:bottom w:val="none" w:sz="0" w:space="0" w:color="auto"/>
        <w:right w:val="none" w:sz="0" w:space="0" w:color="auto"/>
      </w:divBdr>
    </w:div>
    <w:div w:id="880173269">
      <w:bodyDiv w:val="1"/>
      <w:marLeft w:val="0"/>
      <w:marRight w:val="0"/>
      <w:marTop w:val="0"/>
      <w:marBottom w:val="0"/>
      <w:divBdr>
        <w:top w:val="none" w:sz="0" w:space="0" w:color="auto"/>
        <w:left w:val="none" w:sz="0" w:space="0" w:color="auto"/>
        <w:bottom w:val="none" w:sz="0" w:space="0" w:color="auto"/>
        <w:right w:val="none" w:sz="0" w:space="0" w:color="auto"/>
      </w:divBdr>
    </w:div>
    <w:div w:id="880357757">
      <w:bodyDiv w:val="1"/>
      <w:marLeft w:val="0"/>
      <w:marRight w:val="0"/>
      <w:marTop w:val="0"/>
      <w:marBottom w:val="0"/>
      <w:divBdr>
        <w:top w:val="none" w:sz="0" w:space="0" w:color="auto"/>
        <w:left w:val="none" w:sz="0" w:space="0" w:color="auto"/>
        <w:bottom w:val="none" w:sz="0" w:space="0" w:color="auto"/>
        <w:right w:val="none" w:sz="0" w:space="0" w:color="auto"/>
      </w:divBdr>
    </w:div>
    <w:div w:id="880629670">
      <w:bodyDiv w:val="1"/>
      <w:marLeft w:val="0"/>
      <w:marRight w:val="0"/>
      <w:marTop w:val="0"/>
      <w:marBottom w:val="0"/>
      <w:divBdr>
        <w:top w:val="none" w:sz="0" w:space="0" w:color="auto"/>
        <w:left w:val="none" w:sz="0" w:space="0" w:color="auto"/>
        <w:bottom w:val="none" w:sz="0" w:space="0" w:color="auto"/>
        <w:right w:val="none" w:sz="0" w:space="0" w:color="auto"/>
      </w:divBdr>
    </w:div>
    <w:div w:id="880937533">
      <w:bodyDiv w:val="1"/>
      <w:marLeft w:val="0"/>
      <w:marRight w:val="0"/>
      <w:marTop w:val="0"/>
      <w:marBottom w:val="0"/>
      <w:divBdr>
        <w:top w:val="none" w:sz="0" w:space="0" w:color="auto"/>
        <w:left w:val="none" w:sz="0" w:space="0" w:color="auto"/>
        <w:bottom w:val="none" w:sz="0" w:space="0" w:color="auto"/>
        <w:right w:val="none" w:sz="0" w:space="0" w:color="auto"/>
      </w:divBdr>
    </w:div>
    <w:div w:id="881089192">
      <w:bodyDiv w:val="1"/>
      <w:marLeft w:val="0"/>
      <w:marRight w:val="0"/>
      <w:marTop w:val="0"/>
      <w:marBottom w:val="0"/>
      <w:divBdr>
        <w:top w:val="none" w:sz="0" w:space="0" w:color="auto"/>
        <w:left w:val="none" w:sz="0" w:space="0" w:color="auto"/>
        <w:bottom w:val="none" w:sz="0" w:space="0" w:color="auto"/>
        <w:right w:val="none" w:sz="0" w:space="0" w:color="auto"/>
      </w:divBdr>
    </w:div>
    <w:div w:id="881332282">
      <w:bodyDiv w:val="1"/>
      <w:marLeft w:val="0"/>
      <w:marRight w:val="0"/>
      <w:marTop w:val="0"/>
      <w:marBottom w:val="0"/>
      <w:divBdr>
        <w:top w:val="none" w:sz="0" w:space="0" w:color="auto"/>
        <w:left w:val="none" w:sz="0" w:space="0" w:color="auto"/>
        <w:bottom w:val="none" w:sz="0" w:space="0" w:color="auto"/>
        <w:right w:val="none" w:sz="0" w:space="0" w:color="auto"/>
      </w:divBdr>
    </w:div>
    <w:div w:id="881526209">
      <w:bodyDiv w:val="1"/>
      <w:marLeft w:val="0"/>
      <w:marRight w:val="0"/>
      <w:marTop w:val="0"/>
      <w:marBottom w:val="0"/>
      <w:divBdr>
        <w:top w:val="none" w:sz="0" w:space="0" w:color="auto"/>
        <w:left w:val="none" w:sz="0" w:space="0" w:color="auto"/>
        <w:bottom w:val="none" w:sz="0" w:space="0" w:color="auto"/>
        <w:right w:val="none" w:sz="0" w:space="0" w:color="auto"/>
      </w:divBdr>
    </w:div>
    <w:div w:id="881671050">
      <w:bodyDiv w:val="1"/>
      <w:marLeft w:val="0"/>
      <w:marRight w:val="0"/>
      <w:marTop w:val="0"/>
      <w:marBottom w:val="0"/>
      <w:divBdr>
        <w:top w:val="none" w:sz="0" w:space="0" w:color="auto"/>
        <w:left w:val="none" w:sz="0" w:space="0" w:color="auto"/>
        <w:bottom w:val="none" w:sz="0" w:space="0" w:color="auto"/>
        <w:right w:val="none" w:sz="0" w:space="0" w:color="auto"/>
      </w:divBdr>
    </w:div>
    <w:div w:id="882323936">
      <w:bodyDiv w:val="1"/>
      <w:marLeft w:val="0"/>
      <w:marRight w:val="0"/>
      <w:marTop w:val="0"/>
      <w:marBottom w:val="0"/>
      <w:divBdr>
        <w:top w:val="none" w:sz="0" w:space="0" w:color="auto"/>
        <w:left w:val="none" w:sz="0" w:space="0" w:color="auto"/>
        <w:bottom w:val="none" w:sz="0" w:space="0" w:color="auto"/>
        <w:right w:val="none" w:sz="0" w:space="0" w:color="auto"/>
      </w:divBdr>
    </w:div>
    <w:div w:id="882408317">
      <w:bodyDiv w:val="1"/>
      <w:marLeft w:val="0"/>
      <w:marRight w:val="0"/>
      <w:marTop w:val="0"/>
      <w:marBottom w:val="0"/>
      <w:divBdr>
        <w:top w:val="none" w:sz="0" w:space="0" w:color="auto"/>
        <w:left w:val="none" w:sz="0" w:space="0" w:color="auto"/>
        <w:bottom w:val="none" w:sz="0" w:space="0" w:color="auto"/>
        <w:right w:val="none" w:sz="0" w:space="0" w:color="auto"/>
      </w:divBdr>
    </w:div>
    <w:div w:id="882520770">
      <w:bodyDiv w:val="1"/>
      <w:marLeft w:val="0"/>
      <w:marRight w:val="0"/>
      <w:marTop w:val="0"/>
      <w:marBottom w:val="0"/>
      <w:divBdr>
        <w:top w:val="none" w:sz="0" w:space="0" w:color="auto"/>
        <w:left w:val="none" w:sz="0" w:space="0" w:color="auto"/>
        <w:bottom w:val="none" w:sz="0" w:space="0" w:color="auto"/>
        <w:right w:val="none" w:sz="0" w:space="0" w:color="auto"/>
      </w:divBdr>
    </w:div>
    <w:div w:id="882789406">
      <w:bodyDiv w:val="1"/>
      <w:marLeft w:val="0"/>
      <w:marRight w:val="0"/>
      <w:marTop w:val="0"/>
      <w:marBottom w:val="0"/>
      <w:divBdr>
        <w:top w:val="none" w:sz="0" w:space="0" w:color="auto"/>
        <w:left w:val="none" w:sz="0" w:space="0" w:color="auto"/>
        <w:bottom w:val="none" w:sz="0" w:space="0" w:color="auto"/>
        <w:right w:val="none" w:sz="0" w:space="0" w:color="auto"/>
      </w:divBdr>
    </w:div>
    <w:div w:id="882793690">
      <w:bodyDiv w:val="1"/>
      <w:marLeft w:val="0"/>
      <w:marRight w:val="0"/>
      <w:marTop w:val="0"/>
      <w:marBottom w:val="0"/>
      <w:divBdr>
        <w:top w:val="none" w:sz="0" w:space="0" w:color="auto"/>
        <w:left w:val="none" w:sz="0" w:space="0" w:color="auto"/>
        <w:bottom w:val="none" w:sz="0" w:space="0" w:color="auto"/>
        <w:right w:val="none" w:sz="0" w:space="0" w:color="auto"/>
      </w:divBdr>
    </w:div>
    <w:div w:id="882863001">
      <w:bodyDiv w:val="1"/>
      <w:marLeft w:val="0"/>
      <w:marRight w:val="0"/>
      <w:marTop w:val="0"/>
      <w:marBottom w:val="0"/>
      <w:divBdr>
        <w:top w:val="none" w:sz="0" w:space="0" w:color="auto"/>
        <w:left w:val="none" w:sz="0" w:space="0" w:color="auto"/>
        <w:bottom w:val="none" w:sz="0" w:space="0" w:color="auto"/>
        <w:right w:val="none" w:sz="0" w:space="0" w:color="auto"/>
      </w:divBdr>
    </w:div>
    <w:div w:id="882904092">
      <w:bodyDiv w:val="1"/>
      <w:marLeft w:val="0"/>
      <w:marRight w:val="0"/>
      <w:marTop w:val="0"/>
      <w:marBottom w:val="0"/>
      <w:divBdr>
        <w:top w:val="none" w:sz="0" w:space="0" w:color="auto"/>
        <w:left w:val="none" w:sz="0" w:space="0" w:color="auto"/>
        <w:bottom w:val="none" w:sz="0" w:space="0" w:color="auto"/>
        <w:right w:val="none" w:sz="0" w:space="0" w:color="auto"/>
      </w:divBdr>
    </w:div>
    <w:div w:id="882905862">
      <w:bodyDiv w:val="1"/>
      <w:marLeft w:val="0"/>
      <w:marRight w:val="0"/>
      <w:marTop w:val="0"/>
      <w:marBottom w:val="0"/>
      <w:divBdr>
        <w:top w:val="none" w:sz="0" w:space="0" w:color="auto"/>
        <w:left w:val="none" w:sz="0" w:space="0" w:color="auto"/>
        <w:bottom w:val="none" w:sz="0" w:space="0" w:color="auto"/>
        <w:right w:val="none" w:sz="0" w:space="0" w:color="auto"/>
      </w:divBdr>
    </w:div>
    <w:div w:id="882983597">
      <w:bodyDiv w:val="1"/>
      <w:marLeft w:val="0"/>
      <w:marRight w:val="0"/>
      <w:marTop w:val="0"/>
      <w:marBottom w:val="0"/>
      <w:divBdr>
        <w:top w:val="none" w:sz="0" w:space="0" w:color="auto"/>
        <w:left w:val="none" w:sz="0" w:space="0" w:color="auto"/>
        <w:bottom w:val="none" w:sz="0" w:space="0" w:color="auto"/>
        <w:right w:val="none" w:sz="0" w:space="0" w:color="auto"/>
      </w:divBdr>
    </w:div>
    <w:div w:id="883294695">
      <w:bodyDiv w:val="1"/>
      <w:marLeft w:val="0"/>
      <w:marRight w:val="0"/>
      <w:marTop w:val="0"/>
      <w:marBottom w:val="0"/>
      <w:divBdr>
        <w:top w:val="none" w:sz="0" w:space="0" w:color="auto"/>
        <w:left w:val="none" w:sz="0" w:space="0" w:color="auto"/>
        <w:bottom w:val="none" w:sz="0" w:space="0" w:color="auto"/>
        <w:right w:val="none" w:sz="0" w:space="0" w:color="auto"/>
      </w:divBdr>
    </w:div>
    <w:div w:id="883367931">
      <w:bodyDiv w:val="1"/>
      <w:marLeft w:val="0"/>
      <w:marRight w:val="0"/>
      <w:marTop w:val="0"/>
      <w:marBottom w:val="0"/>
      <w:divBdr>
        <w:top w:val="none" w:sz="0" w:space="0" w:color="auto"/>
        <w:left w:val="none" w:sz="0" w:space="0" w:color="auto"/>
        <w:bottom w:val="none" w:sz="0" w:space="0" w:color="auto"/>
        <w:right w:val="none" w:sz="0" w:space="0" w:color="auto"/>
      </w:divBdr>
    </w:div>
    <w:div w:id="883372098">
      <w:bodyDiv w:val="1"/>
      <w:marLeft w:val="0"/>
      <w:marRight w:val="0"/>
      <w:marTop w:val="0"/>
      <w:marBottom w:val="0"/>
      <w:divBdr>
        <w:top w:val="none" w:sz="0" w:space="0" w:color="auto"/>
        <w:left w:val="none" w:sz="0" w:space="0" w:color="auto"/>
        <w:bottom w:val="none" w:sz="0" w:space="0" w:color="auto"/>
        <w:right w:val="none" w:sz="0" w:space="0" w:color="auto"/>
      </w:divBdr>
    </w:div>
    <w:div w:id="883448801">
      <w:bodyDiv w:val="1"/>
      <w:marLeft w:val="0"/>
      <w:marRight w:val="0"/>
      <w:marTop w:val="0"/>
      <w:marBottom w:val="0"/>
      <w:divBdr>
        <w:top w:val="none" w:sz="0" w:space="0" w:color="auto"/>
        <w:left w:val="none" w:sz="0" w:space="0" w:color="auto"/>
        <w:bottom w:val="none" w:sz="0" w:space="0" w:color="auto"/>
        <w:right w:val="none" w:sz="0" w:space="0" w:color="auto"/>
      </w:divBdr>
    </w:div>
    <w:div w:id="883519069">
      <w:bodyDiv w:val="1"/>
      <w:marLeft w:val="0"/>
      <w:marRight w:val="0"/>
      <w:marTop w:val="0"/>
      <w:marBottom w:val="0"/>
      <w:divBdr>
        <w:top w:val="none" w:sz="0" w:space="0" w:color="auto"/>
        <w:left w:val="none" w:sz="0" w:space="0" w:color="auto"/>
        <w:bottom w:val="none" w:sz="0" w:space="0" w:color="auto"/>
        <w:right w:val="none" w:sz="0" w:space="0" w:color="auto"/>
      </w:divBdr>
    </w:div>
    <w:div w:id="883523414">
      <w:bodyDiv w:val="1"/>
      <w:marLeft w:val="0"/>
      <w:marRight w:val="0"/>
      <w:marTop w:val="0"/>
      <w:marBottom w:val="0"/>
      <w:divBdr>
        <w:top w:val="none" w:sz="0" w:space="0" w:color="auto"/>
        <w:left w:val="none" w:sz="0" w:space="0" w:color="auto"/>
        <w:bottom w:val="none" w:sz="0" w:space="0" w:color="auto"/>
        <w:right w:val="none" w:sz="0" w:space="0" w:color="auto"/>
      </w:divBdr>
    </w:div>
    <w:div w:id="883562396">
      <w:bodyDiv w:val="1"/>
      <w:marLeft w:val="0"/>
      <w:marRight w:val="0"/>
      <w:marTop w:val="0"/>
      <w:marBottom w:val="0"/>
      <w:divBdr>
        <w:top w:val="none" w:sz="0" w:space="0" w:color="auto"/>
        <w:left w:val="none" w:sz="0" w:space="0" w:color="auto"/>
        <w:bottom w:val="none" w:sz="0" w:space="0" w:color="auto"/>
        <w:right w:val="none" w:sz="0" w:space="0" w:color="auto"/>
      </w:divBdr>
    </w:div>
    <w:div w:id="884173158">
      <w:bodyDiv w:val="1"/>
      <w:marLeft w:val="0"/>
      <w:marRight w:val="0"/>
      <w:marTop w:val="0"/>
      <w:marBottom w:val="0"/>
      <w:divBdr>
        <w:top w:val="none" w:sz="0" w:space="0" w:color="auto"/>
        <w:left w:val="none" w:sz="0" w:space="0" w:color="auto"/>
        <w:bottom w:val="none" w:sz="0" w:space="0" w:color="auto"/>
        <w:right w:val="none" w:sz="0" w:space="0" w:color="auto"/>
      </w:divBdr>
    </w:div>
    <w:div w:id="884373903">
      <w:bodyDiv w:val="1"/>
      <w:marLeft w:val="0"/>
      <w:marRight w:val="0"/>
      <w:marTop w:val="0"/>
      <w:marBottom w:val="0"/>
      <w:divBdr>
        <w:top w:val="none" w:sz="0" w:space="0" w:color="auto"/>
        <w:left w:val="none" w:sz="0" w:space="0" w:color="auto"/>
        <w:bottom w:val="none" w:sz="0" w:space="0" w:color="auto"/>
        <w:right w:val="none" w:sz="0" w:space="0" w:color="auto"/>
      </w:divBdr>
    </w:div>
    <w:div w:id="884415681">
      <w:bodyDiv w:val="1"/>
      <w:marLeft w:val="0"/>
      <w:marRight w:val="0"/>
      <w:marTop w:val="0"/>
      <w:marBottom w:val="0"/>
      <w:divBdr>
        <w:top w:val="none" w:sz="0" w:space="0" w:color="auto"/>
        <w:left w:val="none" w:sz="0" w:space="0" w:color="auto"/>
        <w:bottom w:val="none" w:sz="0" w:space="0" w:color="auto"/>
        <w:right w:val="none" w:sz="0" w:space="0" w:color="auto"/>
      </w:divBdr>
    </w:div>
    <w:div w:id="884491250">
      <w:bodyDiv w:val="1"/>
      <w:marLeft w:val="0"/>
      <w:marRight w:val="0"/>
      <w:marTop w:val="0"/>
      <w:marBottom w:val="0"/>
      <w:divBdr>
        <w:top w:val="none" w:sz="0" w:space="0" w:color="auto"/>
        <w:left w:val="none" w:sz="0" w:space="0" w:color="auto"/>
        <w:bottom w:val="none" w:sz="0" w:space="0" w:color="auto"/>
        <w:right w:val="none" w:sz="0" w:space="0" w:color="auto"/>
      </w:divBdr>
    </w:div>
    <w:div w:id="884564468">
      <w:bodyDiv w:val="1"/>
      <w:marLeft w:val="0"/>
      <w:marRight w:val="0"/>
      <w:marTop w:val="0"/>
      <w:marBottom w:val="0"/>
      <w:divBdr>
        <w:top w:val="none" w:sz="0" w:space="0" w:color="auto"/>
        <w:left w:val="none" w:sz="0" w:space="0" w:color="auto"/>
        <w:bottom w:val="none" w:sz="0" w:space="0" w:color="auto"/>
        <w:right w:val="none" w:sz="0" w:space="0" w:color="auto"/>
      </w:divBdr>
    </w:div>
    <w:div w:id="884635662">
      <w:bodyDiv w:val="1"/>
      <w:marLeft w:val="0"/>
      <w:marRight w:val="0"/>
      <w:marTop w:val="0"/>
      <w:marBottom w:val="0"/>
      <w:divBdr>
        <w:top w:val="none" w:sz="0" w:space="0" w:color="auto"/>
        <w:left w:val="none" w:sz="0" w:space="0" w:color="auto"/>
        <w:bottom w:val="none" w:sz="0" w:space="0" w:color="auto"/>
        <w:right w:val="none" w:sz="0" w:space="0" w:color="auto"/>
      </w:divBdr>
    </w:div>
    <w:div w:id="884679578">
      <w:bodyDiv w:val="1"/>
      <w:marLeft w:val="0"/>
      <w:marRight w:val="0"/>
      <w:marTop w:val="0"/>
      <w:marBottom w:val="0"/>
      <w:divBdr>
        <w:top w:val="none" w:sz="0" w:space="0" w:color="auto"/>
        <w:left w:val="none" w:sz="0" w:space="0" w:color="auto"/>
        <w:bottom w:val="none" w:sz="0" w:space="0" w:color="auto"/>
        <w:right w:val="none" w:sz="0" w:space="0" w:color="auto"/>
      </w:divBdr>
    </w:div>
    <w:div w:id="884681234">
      <w:bodyDiv w:val="1"/>
      <w:marLeft w:val="0"/>
      <w:marRight w:val="0"/>
      <w:marTop w:val="0"/>
      <w:marBottom w:val="0"/>
      <w:divBdr>
        <w:top w:val="none" w:sz="0" w:space="0" w:color="auto"/>
        <w:left w:val="none" w:sz="0" w:space="0" w:color="auto"/>
        <w:bottom w:val="none" w:sz="0" w:space="0" w:color="auto"/>
        <w:right w:val="none" w:sz="0" w:space="0" w:color="auto"/>
      </w:divBdr>
    </w:div>
    <w:div w:id="885214789">
      <w:bodyDiv w:val="1"/>
      <w:marLeft w:val="0"/>
      <w:marRight w:val="0"/>
      <w:marTop w:val="0"/>
      <w:marBottom w:val="0"/>
      <w:divBdr>
        <w:top w:val="none" w:sz="0" w:space="0" w:color="auto"/>
        <w:left w:val="none" w:sz="0" w:space="0" w:color="auto"/>
        <w:bottom w:val="none" w:sz="0" w:space="0" w:color="auto"/>
        <w:right w:val="none" w:sz="0" w:space="0" w:color="auto"/>
      </w:divBdr>
    </w:div>
    <w:div w:id="885222814">
      <w:bodyDiv w:val="1"/>
      <w:marLeft w:val="0"/>
      <w:marRight w:val="0"/>
      <w:marTop w:val="0"/>
      <w:marBottom w:val="0"/>
      <w:divBdr>
        <w:top w:val="none" w:sz="0" w:space="0" w:color="auto"/>
        <w:left w:val="none" w:sz="0" w:space="0" w:color="auto"/>
        <w:bottom w:val="none" w:sz="0" w:space="0" w:color="auto"/>
        <w:right w:val="none" w:sz="0" w:space="0" w:color="auto"/>
      </w:divBdr>
    </w:div>
    <w:div w:id="885264231">
      <w:bodyDiv w:val="1"/>
      <w:marLeft w:val="0"/>
      <w:marRight w:val="0"/>
      <w:marTop w:val="0"/>
      <w:marBottom w:val="0"/>
      <w:divBdr>
        <w:top w:val="none" w:sz="0" w:space="0" w:color="auto"/>
        <w:left w:val="none" w:sz="0" w:space="0" w:color="auto"/>
        <w:bottom w:val="none" w:sz="0" w:space="0" w:color="auto"/>
        <w:right w:val="none" w:sz="0" w:space="0" w:color="auto"/>
      </w:divBdr>
    </w:div>
    <w:div w:id="885409758">
      <w:bodyDiv w:val="1"/>
      <w:marLeft w:val="0"/>
      <w:marRight w:val="0"/>
      <w:marTop w:val="0"/>
      <w:marBottom w:val="0"/>
      <w:divBdr>
        <w:top w:val="none" w:sz="0" w:space="0" w:color="auto"/>
        <w:left w:val="none" w:sz="0" w:space="0" w:color="auto"/>
        <w:bottom w:val="none" w:sz="0" w:space="0" w:color="auto"/>
        <w:right w:val="none" w:sz="0" w:space="0" w:color="auto"/>
      </w:divBdr>
    </w:div>
    <w:div w:id="885724317">
      <w:bodyDiv w:val="1"/>
      <w:marLeft w:val="0"/>
      <w:marRight w:val="0"/>
      <w:marTop w:val="0"/>
      <w:marBottom w:val="0"/>
      <w:divBdr>
        <w:top w:val="none" w:sz="0" w:space="0" w:color="auto"/>
        <w:left w:val="none" w:sz="0" w:space="0" w:color="auto"/>
        <w:bottom w:val="none" w:sz="0" w:space="0" w:color="auto"/>
        <w:right w:val="none" w:sz="0" w:space="0" w:color="auto"/>
      </w:divBdr>
    </w:div>
    <w:div w:id="886186952">
      <w:bodyDiv w:val="1"/>
      <w:marLeft w:val="0"/>
      <w:marRight w:val="0"/>
      <w:marTop w:val="0"/>
      <w:marBottom w:val="0"/>
      <w:divBdr>
        <w:top w:val="none" w:sz="0" w:space="0" w:color="auto"/>
        <w:left w:val="none" w:sz="0" w:space="0" w:color="auto"/>
        <w:bottom w:val="none" w:sz="0" w:space="0" w:color="auto"/>
        <w:right w:val="none" w:sz="0" w:space="0" w:color="auto"/>
      </w:divBdr>
    </w:div>
    <w:div w:id="886259012">
      <w:bodyDiv w:val="1"/>
      <w:marLeft w:val="0"/>
      <w:marRight w:val="0"/>
      <w:marTop w:val="0"/>
      <w:marBottom w:val="0"/>
      <w:divBdr>
        <w:top w:val="none" w:sz="0" w:space="0" w:color="auto"/>
        <w:left w:val="none" w:sz="0" w:space="0" w:color="auto"/>
        <w:bottom w:val="none" w:sz="0" w:space="0" w:color="auto"/>
        <w:right w:val="none" w:sz="0" w:space="0" w:color="auto"/>
      </w:divBdr>
    </w:div>
    <w:div w:id="886990837">
      <w:bodyDiv w:val="1"/>
      <w:marLeft w:val="0"/>
      <w:marRight w:val="0"/>
      <w:marTop w:val="0"/>
      <w:marBottom w:val="0"/>
      <w:divBdr>
        <w:top w:val="none" w:sz="0" w:space="0" w:color="auto"/>
        <w:left w:val="none" w:sz="0" w:space="0" w:color="auto"/>
        <w:bottom w:val="none" w:sz="0" w:space="0" w:color="auto"/>
        <w:right w:val="none" w:sz="0" w:space="0" w:color="auto"/>
      </w:divBdr>
    </w:div>
    <w:div w:id="887035574">
      <w:bodyDiv w:val="1"/>
      <w:marLeft w:val="0"/>
      <w:marRight w:val="0"/>
      <w:marTop w:val="0"/>
      <w:marBottom w:val="0"/>
      <w:divBdr>
        <w:top w:val="none" w:sz="0" w:space="0" w:color="auto"/>
        <w:left w:val="none" w:sz="0" w:space="0" w:color="auto"/>
        <w:bottom w:val="none" w:sz="0" w:space="0" w:color="auto"/>
        <w:right w:val="none" w:sz="0" w:space="0" w:color="auto"/>
      </w:divBdr>
    </w:div>
    <w:div w:id="887181640">
      <w:bodyDiv w:val="1"/>
      <w:marLeft w:val="0"/>
      <w:marRight w:val="0"/>
      <w:marTop w:val="0"/>
      <w:marBottom w:val="0"/>
      <w:divBdr>
        <w:top w:val="none" w:sz="0" w:space="0" w:color="auto"/>
        <w:left w:val="none" w:sz="0" w:space="0" w:color="auto"/>
        <w:bottom w:val="none" w:sz="0" w:space="0" w:color="auto"/>
        <w:right w:val="none" w:sz="0" w:space="0" w:color="auto"/>
      </w:divBdr>
    </w:div>
    <w:div w:id="887375981">
      <w:bodyDiv w:val="1"/>
      <w:marLeft w:val="0"/>
      <w:marRight w:val="0"/>
      <w:marTop w:val="0"/>
      <w:marBottom w:val="0"/>
      <w:divBdr>
        <w:top w:val="none" w:sz="0" w:space="0" w:color="auto"/>
        <w:left w:val="none" w:sz="0" w:space="0" w:color="auto"/>
        <w:bottom w:val="none" w:sz="0" w:space="0" w:color="auto"/>
        <w:right w:val="none" w:sz="0" w:space="0" w:color="auto"/>
      </w:divBdr>
    </w:div>
    <w:div w:id="887381215">
      <w:bodyDiv w:val="1"/>
      <w:marLeft w:val="0"/>
      <w:marRight w:val="0"/>
      <w:marTop w:val="0"/>
      <w:marBottom w:val="0"/>
      <w:divBdr>
        <w:top w:val="none" w:sz="0" w:space="0" w:color="auto"/>
        <w:left w:val="none" w:sz="0" w:space="0" w:color="auto"/>
        <w:bottom w:val="none" w:sz="0" w:space="0" w:color="auto"/>
        <w:right w:val="none" w:sz="0" w:space="0" w:color="auto"/>
      </w:divBdr>
    </w:div>
    <w:div w:id="887571692">
      <w:bodyDiv w:val="1"/>
      <w:marLeft w:val="0"/>
      <w:marRight w:val="0"/>
      <w:marTop w:val="0"/>
      <w:marBottom w:val="0"/>
      <w:divBdr>
        <w:top w:val="none" w:sz="0" w:space="0" w:color="auto"/>
        <w:left w:val="none" w:sz="0" w:space="0" w:color="auto"/>
        <w:bottom w:val="none" w:sz="0" w:space="0" w:color="auto"/>
        <w:right w:val="none" w:sz="0" w:space="0" w:color="auto"/>
      </w:divBdr>
    </w:div>
    <w:div w:id="887649377">
      <w:bodyDiv w:val="1"/>
      <w:marLeft w:val="0"/>
      <w:marRight w:val="0"/>
      <w:marTop w:val="0"/>
      <w:marBottom w:val="0"/>
      <w:divBdr>
        <w:top w:val="none" w:sz="0" w:space="0" w:color="auto"/>
        <w:left w:val="none" w:sz="0" w:space="0" w:color="auto"/>
        <w:bottom w:val="none" w:sz="0" w:space="0" w:color="auto"/>
        <w:right w:val="none" w:sz="0" w:space="0" w:color="auto"/>
      </w:divBdr>
    </w:div>
    <w:div w:id="887841742">
      <w:bodyDiv w:val="1"/>
      <w:marLeft w:val="0"/>
      <w:marRight w:val="0"/>
      <w:marTop w:val="0"/>
      <w:marBottom w:val="0"/>
      <w:divBdr>
        <w:top w:val="none" w:sz="0" w:space="0" w:color="auto"/>
        <w:left w:val="none" w:sz="0" w:space="0" w:color="auto"/>
        <w:bottom w:val="none" w:sz="0" w:space="0" w:color="auto"/>
        <w:right w:val="none" w:sz="0" w:space="0" w:color="auto"/>
      </w:divBdr>
    </w:div>
    <w:div w:id="888297814">
      <w:bodyDiv w:val="1"/>
      <w:marLeft w:val="0"/>
      <w:marRight w:val="0"/>
      <w:marTop w:val="0"/>
      <w:marBottom w:val="0"/>
      <w:divBdr>
        <w:top w:val="none" w:sz="0" w:space="0" w:color="auto"/>
        <w:left w:val="none" w:sz="0" w:space="0" w:color="auto"/>
        <w:bottom w:val="none" w:sz="0" w:space="0" w:color="auto"/>
        <w:right w:val="none" w:sz="0" w:space="0" w:color="auto"/>
      </w:divBdr>
    </w:div>
    <w:div w:id="888301946">
      <w:bodyDiv w:val="1"/>
      <w:marLeft w:val="0"/>
      <w:marRight w:val="0"/>
      <w:marTop w:val="0"/>
      <w:marBottom w:val="0"/>
      <w:divBdr>
        <w:top w:val="none" w:sz="0" w:space="0" w:color="auto"/>
        <w:left w:val="none" w:sz="0" w:space="0" w:color="auto"/>
        <w:bottom w:val="none" w:sz="0" w:space="0" w:color="auto"/>
        <w:right w:val="none" w:sz="0" w:space="0" w:color="auto"/>
      </w:divBdr>
    </w:div>
    <w:div w:id="888304319">
      <w:bodyDiv w:val="1"/>
      <w:marLeft w:val="0"/>
      <w:marRight w:val="0"/>
      <w:marTop w:val="0"/>
      <w:marBottom w:val="0"/>
      <w:divBdr>
        <w:top w:val="none" w:sz="0" w:space="0" w:color="auto"/>
        <w:left w:val="none" w:sz="0" w:space="0" w:color="auto"/>
        <w:bottom w:val="none" w:sz="0" w:space="0" w:color="auto"/>
        <w:right w:val="none" w:sz="0" w:space="0" w:color="auto"/>
      </w:divBdr>
    </w:div>
    <w:div w:id="888344713">
      <w:bodyDiv w:val="1"/>
      <w:marLeft w:val="0"/>
      <w:marRight w:val="0"/>
      <w:marTop w:val="0"/>
      <w:marBottom w:val="0"/>
      <w:divBdr>
        <w:top w:val="none" w:sz="0" w:space="0" w:color="auto"/>
        <w:left w:val="none" w:sz="0" w:space="0" w:color="auto"/>
        <w:bottom w:val="none" w:sz="0" w:space="0" w:color="auto"/>
        <w:right w:val="none" w:sz="0" w:space="0" w:color="auto"/>
      </w:divBdr>
    </w:div>
    <w:div w:id="888607523">
      <w:bodyDiv w:val="1"/>
      <w:marLeft w:val="0"/>
      <w:marRight w:val="0"/>
      <w:marTop w:val="0"/>
      <w:marBottom w:val="0"/>
      <w:divBdr>
        <w:top w:val="none" w:sz="0" w:space="0" w:color="auto"/>
        <w:left w:val="none" w:sz="0" w:space="0" w:color="auto"/>
        <w:bottom w:val="none" w:sz="0" w:space="0" w:color="auto"/>
        <w:right w:val="none" w:sz="0" w:space="0" w:color="auto"/>
      </w:divBdr>
    </w:div>
    <w:div w:id="888802097">
      <w:bodyDiv w:val="1"/>
      <w:marLeft w:val="0"/>
      <w:marRight w:val="0"/>
      <w:marTop w:val="0"/>
      <w:marBottom w:val="0"/>
      <w:divBdr>
        <w:top w:val="none" w:sz="0" w:space="0" w:color="auto"/>
        <w:left w:val="none" w:sz="0" w:space="0" w:color="auto"/>
        <w:bottom w:val="none" w:sz="0" w:space="0" w:color="auto"/>
        <w:right w:val="none" w:sz="0" w:space="0" w:color="auto"/>
      </w:divBdr>
    </w:div>
    <w:div w:id="889267399">
      <w:bodyDiv w:val="1"/>
      <w:marLeft w:val="0"/>
      <w:marRight w:val="0"/>
      <w:marTop w:val="0"/>
      <w:marBottom w:val="0"/>
      <w:divBdr>
        <w:top w:val="none" w:sz="0" w:space="0" w:color="auto"/>
        <w:left w:val="none" w:sz="0" w:space="0" w:color="auto"/>
        <w:bottom w:val="none" w:sz="0" w:space="0" w:color="auto"/>
        <w:right w:val="none" w:sz="0" w:space="0" w:color="auto"/>
      </w:divBdr>
    </w:div>
    <w:div w:id="889994014">
      <w:bodyDiv w:val="1"/>
      <w:marLeft w:val="0"/>
      <w:marRight w:val="0"/>
      <w:marTop w:val="0"/>
      <w:marBottom w:val="0"/>
      <w:divBdr>
        <w:top w:val="none" w:sz="0" w:space="0" w:color="auto"/>
        <w:left w:val="none" w:sz="0" w:space="0" w:color="auto"/>
        <w:bottom w:val="none" w:sz="0" w:space="0" w:color="auto"/>
        <w:right w:val="none" w:sz="0" w:space="0" w:color="auto"/>
      </w:divBdr>
    </w:div>
    <w:div w:id="890271634">
      <w:bodyDiv w:val="1"/>
      <w:marLeft w:val="0"/>
      <w:marRight w:val="0"/>
      <w:marTop w:val="0"/>
      <w:marBottom w:val="0"/>
      <w:divBdr>
        <w:top w:val="none" w:sz="0" w:space="0" w:color="auto"/>
        <w:left w:val="none" w:sz="0" w:space="0" w:color="auto"/>
        <w:bottom w:val="none" w:sz="0" w:space="0" w:color="auto"/>
        <w:right w:val="none" w:sz="0" w:space="0" w:color="auto"/>
      </w:divBdr>
    </w:div>
    <w:div w:id="890307832">
      <w:bodyDiv w:val="1"/>
      <w:marLeft w:val="0"/>
      <w:marRight w:val="0"/>
      <w:marTop w:val="0"/>
      <w:marBottom w:val="0"/>
      <w:divBdr>
        <w:top w:val="none" w:sz="0" w:space="0" w:color="auto"/>
        <w:left w:val="none" w:sz="0" w:space="0" w:color="auto"/>
        <w:bottom w:val="none" w:sz="0" w:space="0" w:color="auto"/>
        <w:right w:val="none" w:sz="0" w:space="0" w:color="auto"/>
      </w:divBdr>
    </w:div>
    <w:div w:id="890533611">
      <w:bodyDiv w:val="1"/>
      <w:marLeft w:val="0"/>
      <w:marRight w:val="0"/>
      <w:marTop w:val="0"/>
      <w:marBottom w:val="0"/>
      <w:divBdr>
        <w:top w:val="none" w:sz="0" w:space="0" w:color="auto"/>
        <w:left w:val="none" w:sz="0" w:space="0" w:color="auto"/>
        <w:bottom w:val="none" w:sz="0" w:space="0" w:color="auto"/>
        <w:right w:val="none" w:sz="0" w:space="0" w:color="auto"/>
      </w:divBdr>
    </w:div>
    <w:div w:id="890923357">
      <w:bodyDiv w:val="1"/>
      <w:marLeft w:val="0"/>
      <w:marRight w:val="0"/>
      <w:marTop w:val="0"/>
      <w:marBottom w:val="0"/>
      <w:divBdr>
        <w:top w:val="none" w:sz="0" w:space="0" w:color="auto"/>
        <w:left w:val="none" w:sz="0" w:space="0" w:color="auto"/>
        <w:bottom w:val="none" w:sz="0" w:space="0" w:color="auto"/>
        <w:right w:val="none" w:sz="0" w:space="0" w:color="auto"/>
      </w:divBdr>
    </w:div>
    <w:div w:id="890965167">
      <w:bodyDiv w:val="1"/>
      <w:marLeft w:val="0"/>
      <w:marRight w:val="0"/>
      <w:marTop w:val="0"/>
      <w:marBottom w:val="0"/>
      <w:divBdr>
        <w:top w:val="none" w:sz="0" w:space="0" w:color="auto"/>
        <w:left w:val="none" w:sz="0" w:space="0" w:color="auto"/>
        <w:bottom w:val="none" w:sz="0" w:space="0" w:color="auto"/>
        <w:right w:val="none" w:sz="0" w:space="0" w:color="auto"/>
      </w:divBdr>
    </w:div>
    <w:div w:id="891044341">
      <w:bodyDiv w:val="1"/>
      <w:marLeft w:val="0"/>
      <w:marRight w:val="0"/>
      <w:marTop w:val="0"/>
      <w:marBottom w:val="0"/>
      <w:divBdr>
        <w:top w:val="none" w:sz="0" w:space="0" w:color="auto"/>
        <w:left w:val="none" w:sz="0" w:space="0" w:color="auto"/>
        <w:bottom w:val="none" w:sz="0" w:space="0" w:color="auto"/>
        <w:right w:val="none" w:sz="0" w:space="0" w:color="auto"/>
      </w:divBdr>
    </w:div>
    <w:div w:id="891617906">
      <w:bodyDiv w:val="1"/>
      <w:marLeft w:val="0"/>
      <w:marRight w:val="0"/>
      <w:marTop w:val="0"/>
      <w:marBottom w:val="0"/>
      <w:divBdr>
        <w:top w:val="none" w:sz="0" w:space="0" w:color="auto"/>
        <w:left w:val="none" w:sz="0" w:space="0" w:color="auto"/>
        <w:bottom w:val="none" w:sz="0" w:space="0" w:color="auto"/>
        <w:right w:val="none" w:sz="0" w:space="0" w:color="auto"/>
      </w:divBdr>
    </w:div>
    <w:div w:id="891618181">
      <w:bodyDiv w:val="1"/>
      <w:marLeft w:val="0"/>
      <w:marRight w:val="0"/>
      <w:marTop w:val="0"/>
      <w:marBottom w:val="0"/>
      <w:divBdr>
        <w:top w:val="none" w:sz="0" w:space="0" w:color="auto"/>
        <w:left w:val="none" w:sz="0" w:space="0" w:color="auto"/>
        <w:bottom w:val="none" w:sz="0" w:space="0" w:color="auto"/>
        <w:right w:val="none" w:sz="0" w:space="0" w:color="auto"/>
      </w:divBdr>
    </w:div>
    <w:div w:id="891765980">
      <w:bodyDiv w:val="1"/>
      <w:marLeft w:val="0"/>
      <w:marRight w:val="0"/>
      <w:marTop w:val="0"/>
      <w:marBottom w:val="0"/>
      <w:divBdr>
        <w:top w:val="none" w:sz="0" w:space="0" w:color="auto"/>
        <w:left w:val="none" w:sz="0" w:space="0" w:color="auto"/>
        <w:bottom w:val="none" w:sz="0" w:space="0" w:color="auto"/>
        <w:right w:val="none" w:sz="0" w:space="0" w:color="auto"/>
      </w:divBdr>
    </w:div>
    <w:div w:id="891841671">
      <w:bodyDiv w:val="1"/>
      <w:marLeft w:val="0"/>
      <w:marRight w:val="0"/>
      <w:marTop w:val="0"/>
      <w:marBottom w:val="0"/>
      <w:divBdr>
        <w:top w:val="none" w:sz="0" w:space="0" w:color="auto"/>
        <w:left w:val="none" w:sz="0" w:space="0" w:color="auto"/>
        <w:bottom w:val="none" w:sz="0" w:space="0" w:color="auto"/>
        <w:right w:val="none" w:sz="0" w:space="0" w:color="auto"/>
      </w:divBdr>
    </w:div>
    <w:div w:id="891843540">
      <w:bodyDiv w:val="1"/>
      <w:marLeft w:val="0"/>
      <w:marRight w:val="0"/>
      <w:marTop w:val="0"/>
      <w:marBottom w:val="0"/>
      <w:divBdr>
        <w:top w:val="none" w:sz="0" w:space="0" w:color="auto"/>
        <w:left w:val="none" w:sz="0" w:space="0" w:color="auto"/>
        <w:bottom w:val="none" w:sz="0" w:space="0" w:color="auto"/>
        <w:right w:val="none" w:sz="0" w:space="0" w:color="auto"/>
      </w:divBdr>
    </w:div>
    <w:div w:id="891962413">
      <w:bodyDiv w:val="1"/>
      <w:marLeft w:val="0"/>
      <w:marRight w:val="0"/>
      <w:marTop w:val="0"/>
      <w:marBottom w:val="0"/>
      <w:divBdr>
        <w:top w:val="none" w:sz="0" w:space="0" w:color="auto"/>
        <w:left w:val="none" w:sz="0" w:space="0" w:color="auto"/>
        <w:bottom w:val="none" w:sz="0" w:space="0" w:color="auto"/>
        <w:right w:val="none" w:sz="0" w:space="0" w:color="auto"/>
      </w:divBdr>
    </w:div>
    <w:div w:id="892037127">
      <w:bodyDiv w:val="1"/>
      <w:marLeft w:val="0"/>
      <w:marRight w:val="0"/>
      <w:marTop w:val="0"/>
      <w:marBottom w:val="0"/>
      <w:divBdr>
        <w:top w:val="none" w:sz="0" w:space="0" w:color="auto"/>
        <w:left w:val="none" w:sz="0" w:space="0" w:color="auto"/>
        <w:bottom w:val="none" w:sz="0" w:space="0" w:color="auto"/>
        <w:right w:val="none" w:sz="0" w:space="0" w:color="auto"/>
      </w:divBdr>
    </w:div>
    <w:div w:id="892351663">
      <w:bodyDiv w:val="1"/>
      <w:marLeft w:val="0"/>
      <w:marRight w:val="0"/>
      <w:marTop w:val="0"/>
      <w:marBottom w:val="0"/>
      <w:divBdr>
        <w:top w:val="none" w:sz="0" w:space="0" w:color="auto"/>
        <w:left w:val="none" w:sz="0" w:space="0" w:color="auto"/>
        <w:bottom w:val="none" w:sz="0" w:space="0" w:color="auto"/>
        <w:right w:val="none" w:sz="0" w:space="0" w:color="auto"/>
      </w:divBdr>
    </w:div>
    <w:div w:id="892354647">
      <w:bodyDiv w:val="1"/>
      <w:marLeft w:val="0"/>
      <w:marRight w:val="0"/>
      <w:marTop w:val="0"/>
      <w:marBottom w:val="0"/>
      <w:divBdr>
        <w:top w:val="none" w:sz="0" w:space="0" w:color="auto"/>
        <w:left w:val="none" w:sz="0" w:space="0" w:color="auto"/>
        <w:bottom w:val="none" w:sz="0" w:space="0" w:color="auto"/>
        <w:right w:val="none" w:sz="0" w:space="0" w:color="auto"/>
      </w:divBdr>
    </w:div>
    <w:div w:id="892426991">
      <w:bodyDiv w:val="1"/>
      <w:marLeft w:val="0"/>
      <w:marRight w:val="0"/>
      <w:marTop w:val="0"/>
      <w:marBottom w:val="0"/>
      <w:divBdr>
        <w:top w:val="none" w:sz="0" w:space="0" w:color="auto"/>
        <w:left w:val="none" w:sz="0" w:space="0" w:color="auto"/>
        <w:bottom w:val="none" w:sz="0" w:space="0" w:color="auto"/>
        <w:right w:val="none" w:sz="0" w:space="0" w:color="auto"/>
      </w:divBdr>
    </w:div>
    <w:div w:id="892427910">
      <w:bodyDiv w:val="1"/>
      <w:marLeft w:val="0"/>
      <w:marRight w:val="0"/>
      <w:marTop w:val="0"/>
      <w:marBottom w:val="0"/>
      <w:divBdr>
        <w:top w:val="none" w:sz="0" w:space="0" w:color="auto"/>
        <w:left w:val="none" w:sz="0" w:space="0" w:color="auto"/>
        <w:bottom w:val="none" w:sz="0" w:space="0" w:color="auto"/>
        <w:right w:val="none" w:sz="0" w:space="0" w:color="auto"/>
      </w:divBdr>
    </w:div>
    <w:div w:id="892469367">
      <w:bodyDiv w:val="1"/>
      <w:marLeft w:val="0"/>
      <w:marRight w:val="0"/>
      <w:marTop w:val="0"/>
      <w:marBottom w:val="0"/>
      <w:divBdr>
        <w:top w:val="none" w:sz="0" w:space="0" w:color="auto"/>
        <w:left w:val="none" w:sz="0" w:space="0" w:color="auto"/>
        <w:bottom w:val="none" w:sz="0" w:space="0" w:color="auto"/>
        <w:right w:val="none" w:sz="0" w:space="0" w:color="auto"/>
      </w:divBdr>
    </w:div>
    <w:div w:id="892546818">
      <w:bodyDiv w:val="1"/>
      <w:marLeft w:val="0"/>
      <w:marRight w:val="0"/>
      <w:marTop w:val="0"/>
      <w:marBottom w:val="0"/>
      <w:divBdr>
        <w:top w:val="none" w:sz="0" w:space="0" w:color="auto"/>
        <w:left w:val="none" w:sz="0" w:space="0" w:color="auto"/>
        <w:bottom w:val="none" w:sz="0" w:space="0" w:color="auto"/>
        <w:right w:val="none" w:sz="0" w:space="0" w:color="auto"/>
      </w:divBdr>
    </w:div>
    <w:div w:id="892623160">
      <w:bodyDiv w:val="1"/>
      <w:marLeft w:val="0"/>
      <w:marRight w:val="0"/>
      <w:marTop w:val="0"/>
      <w:marBottom w:val="0"/>
      <w:divBdr>
        <w:top w:val="none" w:sz="0" w:space="0" w:color="auto"/>
        <w:left w:val="none" w:sz="0" w:space="0" w:color="auto"/>
        <w:bottom w:val="none" w:sz="0" w:space="0" w:color="auto"/>
        <w:right w:val="none" w:sz="0" w:space="0" w:color="auto"/>
      </w:divBdr>
    </w:div>
    <w:div w:id="892698046">
      <w:bodyDiv w:val="1"/>
      <w:marLeft w:val="0"/>
      <w:marRight w:val="0"/>
      <w:marTop w:val="0"/>
      <w:marBottom w:val="0"/>
      <w:divBdr>
        <w:top w:val="none" w:sz="0" w:space="0" w:color="auto"/>
        <w:left w:val="none" w:sz="0" w:space="0" w:color="auto"/>
        <w:bottom w:val="none" w:sz="0" w:space="0" w:color="auto"/>
        <w:right w:val="none" w:sz="0" w:space="0" w:color="auto"/>
      </w:divBdr>
    </w:div>
    <w:div w:id="892737444">
      <w:bodyDiv w:val="1"/>
      <w:marLeft w:val="0"/>
      <w:marRight w:val="0"/>
      <w:marTop w:val="0"/>
      <w:marBottom w:val="0"/>
      <w:divBdr>
        <w:top w:val="none" w:sz="0" w:space="0" w:color="auto"/>
        <w:left w:val="none" w:sz="0" w:space="0" w:color="auto"/>
        <w:bottom w:val="none" w:sz="0" w:space="0" w:color="auto"/>
        <w:right w:val="none" w:sz="0" w:space="0" w:color="auto"/>
      </w:divBdr>
    </w:div>
    <w:div w:id="892738758">
      <w:bodyDiv w:val="1"/>
      <w:marLeft w:val="0"/>
      <w:marRight w:val="0"/>
      <w:marTop w:val="0"/>
      <w:marBottom w:val="0"/>
      <w:divBdr>
        <w:top w:val="none" w:sz="0" w:space="0" w:color="auto"/>
        <w:left w:val="none" w:sz="0" w:space="0" w:color="auto"/>
        <w:bottom w:val="none" w:sz="0" w:space="0" w:color="auto"/>
        <w:right w:val="none" w:sz="0" w:space="0" w:color="auto"/>
      </w:divBdr>
    </w:div>
    <w:div w:id="892887020">
      <w:bodyDiv w:val="1"/>
      <w:marLeft w:val="0"/>
      <w:marRight w:val="0"/>
      <w:marTop w:val="0"/>
      <w:marBottom w:val="0"/>
      <w:divBdr>
        <w:top w:val="none" w:sz="0" w:space="0" w:color="auto"/>
        <w:left w:val="none" w:sz="0" w:space="0" w:color="auto"/>
        <w:bottom w:val="none" w:sz="0" w:space="0" w:color="auto"/>
        <w:right w:val="none" w:sz="0" w:space="0" w:color="auto"/>
      </w:divBdr>
    </w:div>
    <w:div w:id="892959715">
      <w:bodyDiv w:val="1"/>
      <w:marLeft w:val="0"/>
      <w:marRight w:val="0"/>
      <w:marTop w:val="0"/>
      <w:marBottom w:val="0"/>
      <w:divBdr>
        <w:top w:val="none" w:sz="0" w:space="0" w:color="auto"/>
        <w:left w:val="none" w:sz="0" w:space="0" w:color="auto"/>
        <w:bottom w:val="none" w:sz="0" w:space="0" w:color="auto"/>
        <w:right w:val="none" w:sz="0" w:space="0" w:color="auto"/>
      </w:divBdr>
    </w:div>
    <w:div w:id="893197577">
      <w:bodyDiv w:val="1"/>
      <w:marLeft w:val="0"/>
      <w:marRight w:val="0"/>
      <w:marTop w:val="0"/>
      <w:marBottom w:val="0"/>
      <w:divBdr>
        <w:top w:val="none" w:sz="0" w:space="0" w:color="auto"/>
        <w:left w:val="none" w:sz="0" w:space="0" w:color="auto"/>
        <w:bottom w:val="none" w:sz="0" w:space="0" w:color="auto"/>
        <w:right w:val="none" w:sz="0" w:space="0" w:color="auto"/>
      </w:divBdr>
    </w:div>
    <w:div w:id="893347278">
      <w:bodyDiv w:val="1"/>
      <w:marLeft w:val="0"/>
      <w:marRight w:val="0"/>
      <w:marTop w:val="0"/>
      <w:marBottom w:val="0"/>
      <w:divBdr>
        <w:top w:val="none" w:sz="0" w:space="0" w:color="auto"/>
        <w:left w:val="none" w:sz="0" w:space="0" w:color="auto"/>
        <w:bottom w:val="none" w:sz="0" w:space="0" w:color="auto"/>
        <w:right w:val="none" w:sz="0" w:space="0" w:color="auto"/>
      </w:divBdr>
    </w:div>
    <w:div w:id="893348671">
      <w:bodyDiv w:val="1"/>
      <w:marLeft w:val="0"/>
      <w:marRight w:val="0"/>
      <w:marTop w:val="0"/>
      <w:marBottom w:val="0"/>
      <w:divBdr>
        <w:top w:val="none" w:sz="0" w:space="0" w:color="auto"/>
        <w:left w:val="none" w:sz="0" w:space="0" w:color="auto"/>
        <w:bottom w:val="none" w:sz="0" w:space="0" w:color="auto"/>
        <w:right w:val="none" w:sz="0" w:space="0" w:color="auto"/>
      </w:divBdr>
    </w:div>
    <w:div w:id="893396452">
      <w:bodyDiv w:val="1"/>
      <w:marLeft w:val="0"/>
      <w:marRight w:val="0"/>
      <w:marTop w:val="0"/>
      <w:marBottom w:val="0"/>
      <w:divBdr>
        <w:top w:val="none" w:sz="0" w:space="0" w:color="auto"/>
        <w:left w:val="none" w:sz="0" w:space="0" w:color="auto"/>
        <w:bottom w:val="none" w:sz="0" w:space="0" w:color="auto"/>
        <w:right w:val="none" w:sz="0" w:space="0" w:color="auto"/>
      </w:divBdr>
    </w:div>
    <w:div w:id="893661108">
      <w:bodyDiv w:val="1"/>
      <w:marLeft w:val="0"/>
      <w:marRight w:val="0"/>
      <w:marTop w:val="0"/>
      <w:marBottom w:val="0"/>
      <w:divBdr>
        <w:top w:val="none" w:sz="0" w:space="0" w:color="auto"/>
        <w:left w:val="none" w:sz="0" w:space="0" w:color="auto"/>
        <w:bottom w:val="none" w:sz="0" w:space="0" w:color="auto"/>
        <w:right w:val="none" w:sz="0" w:space="0" w:color="auto"/>
      </w:divBdr>
    </w:div>
    <w:div w:id="893731686">
      <w:bodyDiv w:val="1"/>
      <w:marLeft w:val="0"/>
      <w:marRight w:val="0"/>
      <w:marTop w:val="0"/>
      <w:marBottom w:val="0"/>
      <w:divBdr>
        <w:top w:val="none" w:sz="0" w:space="0" w:color="auto"/>
        <w:left w:val="none" w:sz="0" w:space="0" w:color="auto"/>
        <w:bottom w:val="none" w:sz="0" w:space="0" w:color="auto"/>
        <w:right w:val="none" w:sz="0" w:space="0" w:color="auto"/>
      </w:divBdr>
    </w:div>
    <w:div w:id="894047575">
      <w:bodyDiv w:val="1"/>
      <w:marLeft w:val="0"/>
      <w:marRight w:val="0"/>
      <w:marTop w:val="0"/>
      <w:marBottom w:val="0"/>
      <w:divBdr>
        <w:top w:val="none" w:sz="0" w:space="0" w:color="auto"/>
        <w:left w:val="none" w:sz="0" w:space="0" w:color="auto"/>
        <w:bottom w:val="none" w:sz="0" w:space="0" w:color="auto"/>
        <w:right w:val="none" w:sz="0" w:space="0" w:color="auto"/>
      </w:divBdr>
    </w:div>
    <w:div w:id="894315438">
      <w:bodyDiv w:val="1"/>
      <w:marLeft w:val="0"/>
      <w:marRight w:val="0"/>
      <w:marTop w:val="0"/>
      <w:marBottom w:val="0"/>
      <w:divBdr>
        <w:top w:val="none" w:sz="0" w:space="0" w:color="auto"/>
        <w:left w:val="none" w:sz="0" w:space="0" w:color="auto"/>
        <w:bottom w:val="none" w:sz="0" w:space="0" w:color="auto"/>
        <w:right w:val="none" w:sz="0" w:space="0" w:color="auto"/>
      </w:divBdr>
    </w:div>
    <w:div w:id="894702585">
      <w:bodyDiv w:val="1"/>
      <w:marLeft w:val="0"/>
      <w:marRight w:val="0"/>
      <w:marTop w:val="0"/>
      <w:marBottom w:val="0"/>
      <w:divBdr>
        <w:top w:val="none" w:sz="0" w:space="0" w:color="auto"/>
        <w:left w:val="none" w:sz="0" w:space="0" w:color="auto"/>
        <w:bottom w:val="none" w:sz="0" w:space="0" w:color="auto"/>
        <w:right w:val="none" w:sz="0" w:space="0" w:color="auto"/>
      </w:divBdr>
    </w:div>
    <w:div w:id="894778185">
      <w:bodyDiv w:val="1"/>
      <w:marLeft w:val="0"/>
      <w:marRight w:val="0"/>
      <w:marTop w:val="0"/>
      <w:marBottom w:val="0"/>
      <w:divBdr>
        <w:top w:val="none" w:sz="0" w:space="0" w:color="auto"/>
        <w:left w:val="none" w:sz="0" w:space="0" w:color="auto"/>
        <w:bottom w:val="none" w:sz="0" w:space="0" w:color="auto"/>
        <w:right w:val="none" w:sz="0" w:space="0" w:color="auto"/>
      </w:divBdr>
    </w:div>
    <w:div w:id="895045366">
      <w:bodyDiv w:val="1"/>
      <w:marLeft w:val="0"/>
      <w:marRight w:val="0"/>
      <w:marTop w:val="0"/>
      <w:marBottom w:val="0"/>
      <w:divBdr>
        <w:top w:val="none" w:sz="0" w:space="0" w:color="auto"/>
        <w:left w:val="none" w:sz="0" w:space="0" w:color="auto"/>
        <w:bottom w:val="none" w:sz="0" w:space="0" w:color="auto"/>
        <w:right w:val="none" w:sz="0" w:space="0" w:color="auto"/>
      </w:divBdr>
    </w:div>
    <w:div w:id="895092317">
      <w:bodyDiv w:val="1"/>
      <w:marLeft w:val="0"/>
      <w:marRight w:val="0"/>
      <w:marTop w:val="0"/>
      <w:marBottom w:val="0"/>
      <w:divBdr>
        <w:top w:val="none" w:sz="0" w:space="0" w:color="auto"/>
        <w:left w:val="none" w:sz="0" w:space="0" w:color="auto"/>
        <w:bottom w:val="none" w:sz="0" w:space="0" w:color="auto"/>
        <w:right w:val="none" w:sz="0" w:space="0" w:color="auto"/>
      </w:divBdr>
    </w:div>
    <w:div w:id="895118869">
      <w:bodyDiv w:val="1"/>
      <w:marLeft w:val="0"/>
      <w:marRight w:val="0"/>
      <w:marTop w:val="0"/>
      <w:marBottom w:val="0"/>
      <w:divBdr>
        <w:top w:val="none" w:sz="0" w:space="0" w:color="auto"/>
        <w:left w:val="none" w:sz="0" w:space="0" w:color="auto"/>
        <w:bottom w:val="none" w:sz="0" w:space="0" w:color="auto"/>
        <w:right w:val="none" w:sz="0" w:space="0" w:color="auto"/>
      </w:divBdr>
    </w:div>
    <w:div w:id="895511049">
      <w:bodyDiv w:val="1"/>
      <w:marLeft w:val="0"/>
      <w:marRight w:val="0"/>
      <w:marTop w:val="0"/>
      <w:marBottom w:val="0"/>
      <w:divBdr>
        <w:top w:val="none" w:sz="0" w:space="0" w:color="auto"/>
        <w:left w:val="none" w:sz="0" w:space="0" w:color="auto"/>
        <w:bottom w:val="none" w:sz="0" w:space="0" w:color="auto"/>
        <w:right w:val="none" w:sz="0" w:space="0" w:color="auto"/>
      </w:divBdr>
    </w:div>
    <w:div w:id="895747748">
      <w:bodyDiv w:val="1"/>
      <w:marLeft w:val="0"/>
      <w:marRight w:val="0"/>
      <w:marTop w:val="0"/>
      <w:marBottom w:val="0"/>
      <w:divBdr>
        <w:top w:val="none" w:sz="0" w:space="0" w:color="auto"/>
        <w:left w:val="none" w:sz="0" w:space="0" w:color="auto"/>
        <w:bottom w:val="none" w:sz="0" w:space="0" w:color="auto"/>
        <w:right w:val="none" w:sz="0" w:space="0" w:color="auto"/>
      </w:divBdr>
    </w:div>
    <w:div w:id="895749625">
      <w:bodyDiv w:val="1"/>
      <w:marLeft w:val="0"/>
      <w:marRight w:val="0"/>
      <w:marTop w:val="0"/>
      <w:marBottom w:val="0"/>
      <w:divBdr>
        <w:top w:val="none" w:sz="0" w:space="0" w:color="auto"/>
        <w:left w:val="none" w:sz="0" w:space="0" w:color="auto"/>
        <w:bottom w:val="none" w:sz="0" w:space="0" w:color="auto"/>
        <w:right w:val="none" w:sz="0" w:space="0" w:color="auto"/>
      </w:divBdr>
    </w:div>
    <w:div w:id="896403257">
      <w:bodyDiv w:val="1"/>
      <w:marLeft w:val="0"/>
      <w:marRight w:val="0"/>
      <w:marTop w:val="0"/>
      <w:marBottom w:val="0"/>
      <w:divBdr>
        <w:top w:val="none" w:sz="0" w:space="0" w:color="auto"/>
        <w:left w:val="none" w:sz="0" w:space="0" w:color="auto"/>
        <w:bottom w:val="none" w:sz="0" w:space="0" w:color="auto"/>
        <w:right w:val="none" w:sz="0" w:space="0" w:color="auto"/>
      </w:divBdr>
    </w:div>
    <w:div w:id="896431124">
      <w:bodyDiv w:val="1"/>
      <w:marLeft w:val="0"/>
      <w:marRight w:val="0"/>
      <w:marTop w:val="0"/>
      <w:marBottom w:val="0"/>
      <w:divBdr>
        <w:top w:val="none" w:sz="0" w:space="0" w:color="auto"/>
        <w:left w:val="none" w:sz="0" w:space="0" w:color="auto"/>
        <w:bottom w:val="none" w:sz="0" w:space="0" w:color="auto"/>
        <w:right w:val="none" w:sz="0" w:space="0" w:color="auto"/>
      </w:divBdr>
    </w:div>
    <w:div w:id="896598133">
      <w:bodyDiv w:val="1"/>
      <w:marLeft w:val="0"/>
      <w:marRight w:val="0"/>
      <w:marTop w:val="0"/>
      <w:marBottom w:val="0"/>
      <w:divBdr>
        <w:top w:val="none" w:sz="0" w:space="0" w:color="auto"/>
        <w:left w:val="none" w:sz="0" w:space="0" w:color="auto"/>
        <w:bottom w:val="none" w:sz="0" w:space="0" w:color="auto"/>
        <w:right w:val="none" w:sz="0" w:space="0" w:color="auto"/>
      </w:divBdr>
    </w:div>
    <w:div w:id="896673735">
      <w:bodyDiv w:val="1"/>
      <w:marLeft w:val="0"/>
      <w:marRight w:val="0"/>
      <w:marTop w:val="0"/>
      <w:marBottom w:val="0"/>
      <w:divBdr>
        <w:top w:val="none" w:sz="0" w:space="0" w:color="auto"/>
        <w:left w:val="none" w:sz="0" w:space="0" w:color="auto"/>
        <w:bottom w:val="none" w:sz="0" w:space="0" w:color="auto"/>
        <w:right w:val="none" w:sz="0" w:space="0" w:color="auto"/>
      </w:divBdr>
    </w:div>
    <w:div w:id="896866925">
      <w:bodyDiv w:val="1"/>
      <w:marLeft w:val="0"/>
      <w:marRight w:val="0"/>
      <w:marTop w:val="0"/>
      <w:marBottom w:val="0"/>
      <w:divBdr>
        <w:top w:val="none" w:sz="0" w:space="0" w:color="auto"/>
        <w:left w:val="none" w:sz="0" w:space="0" w:color="auto"/>
        <w:bottom w:val="none" w:sz="0" w:space="0" w:color="auto"/>
        <w:right w:val="none" w:sz="0" w:space="0" w:color="auto"/>
      </w:divBdr>
    </w:div>
    <w:div w:id="897009408">
      <w:bodyDiv w:val="1"/>
      <w:marLeft w:val="0"/>
      <w:marRight w:val="0"/>
      <w:marTop w:val="0"/>
      <w:marBottom w:val="0"/>
      <w:divBdr>
        <w:top w:val="none" w:sz="0" w:space="0" w:color="auto"/>
        <w:left w:val="none" w:sz="0" w:space="0" w:color="auto"/>
        <w:bottom w:val="none" w:sz="0" w:space="0" w:color="auto"/>
        <w:right w:val="none" w:sz="0" w:space="0" w:color="auto"/>
      </w:divBdr>
    </w:div>
    <w:div w:id="897060151">
      <w:bodyDiv w:val="1"/>
      <w:marLeft w:val="0"/>
      <w:marRight w:val="0"/>
      <w:marTop w:val="0"/>
      <w:marBottom w:val="0"/>
      <w:divBdr>
        <w:top w:val="none" w:sz="0" w:space="0" w:color="auto"/>
        <w:left w:val="none" w:sz="0" w:space="0" w:color="auto"/>
        <w:bottom w:val="none" w:sz="0" w:space="0" w:color="auto"/>
        <w:right w:val="none" w:sz="0" w:space="0" w:color="auto"/>
      </w:divBdr>
    </w:div>
    <w:div w:id="897664718">
      <w:bodyDiv w:val="1"/>
      <w:marLeft w:val="0"/>
      <w:marRight w:val="0"/>
      <w:marTop w:val="0"/>
      <w:marBottom w:val="0"/>
      <w:divBdr>
        <w:top w:val="none" w:sz="0" w:space="0" w:color="auto"/>
        <w:left w:val="none" w:sz="0" w:space="0" w:color="auto"/>
        <w:bottom w:val="none" w:sz="0" w:space="0" w:color="auto"/>
        <w:right w:val="none" w:sz="0" w:space="0" w:color="auto"/>
      </w:divBdr>
    </w:div>
    <w:div w:id="897667753">
      <w:bodyDiv w:val="1"/>
      <w:marLeft w:val="0"/>
      <w:marRight w:val="0"/>
      <w:marTop w:val="0"/>
      <w:marBottom w:val="0"/>
      <w:divBdr>
        <w:top w:val="none" w:sz="0" w:space="0" w:color="auto"/>
        <w:left w:val="none" w:sz="0" w:space="0" w:color="auto"/>
        <w:bottom w:val="none" w:sz="0" w:space="0" w:color="auto"/>
        <w:right w:val="none" w:sz="0" w:space="0" w:color="auto"/>
      </w:divBdr>
    </w:div>
    <w:div w:id="897671179">
      <w:bodyDiv w:val="1"/>
      <w:marLeft w:val="0"/>
      <w:marRight w:val="0"/>
      <w:marTop w:val="0"/>
      <w:marBottom w:val="0"/>
      <w:divBdr>
        <w:top w:val="none" w:sz="0" w:space="0" w:color="auto"/>
        <w:left w:val="none" w:sz="0" w:space="0" w:color="auto"/>
        <w:bottom w:val="none" w:sz="0" w:space="0" w:color="auto"/>
        <w:right w:val="none" w:sz="0" w:space="0" w:color="auto"/>
      </w:divBdr>
    </w:div>
    <w:div w:id="897787018">
      <w:bodyDiv w:val="1"/>
      <w:marLeft w:val="0"/>
      <w:marRight w:val="0"/>
      <w:marTop w:val="0"/>
      <w:marBottom w:val="0"/>
      <w:divBdr>
        <w:top w:val="none" w:sz="0" w:space="0" w:color="auto"/>
        <w:left w:val="none" w:sz="0" w:space="0" w:color="auto"/>
        <w:bottom w:val="none" w:sz="0" w:space="0" w:color="auto"/>
        <w:right w:val="none" w:sz="0" w:space="0" w:color="auto"/>
      </w:divBdr>
    </w:div>
    <w:div w:id="899558769">
      <w:bodyDiv w:val="1"/>
      <w:marLeft w:val="0"/>
      <w:marRight w:val="0"/>
      <w:marTop w:val="0"/>
      <w:marBottom w:val="0"/>
      <w:divBdr>
        <w:top w:val="none" w:sz="0" w:space="0" w:color="auto"/>
        <w:left w:val="none" w:sz="0" w:space="0" w:color="auto"/>
        <w:bottom w:val="none" w:sz="0" w:space="0" w:color="auto"/>
        <w:right w:val="none" w:sz="0" w:space="0" w:color="auto"/>
      </w:divBdr>
    </w:div>
    <w:div w:id="899948492">
      <w:bodyDiv w:val="1"/>
      <w:marLeft w:val="0"/>
      <w:marRight w:val="0"/>
      <w:marTop w:val="0"/>
      <w:marBottom w:val="0"/>
      <w:divBdr>
        <w:top w:val="none" w:sz="0" w:space="0" w:color="auto"/>
        <w:left w:val="none" w:sz="0" w:space="0" w:color="auto"/>
        <w:bottom w:val="none" w:sz="0" w:space="0" w:color="auto"/>
        <w:right w:val="none" w:sz="0" w:space="0" w:color="auto"/>
      </w:divBdr>
    </w:div>
    <w:div w:id="900020082">
      <w:bodyDiv w:val="1"/>
      <w:marLeft w:val="0"/>
      <w:marRight w:val="0"/>
      <w:marTop w:val="0"/>
      <w:marBottom w:val="0"/>
      <w:divBdr>
        <w:top w:val="none" w:sz="0" w:space="0" w:color="auto"/>
        <w:left w:val="none" w:sz="0" w:space="0" w:color="auto"/>
        <w:bottom w:val="none" w:sz="0" w:space="0" w:color="auto"/>
        <w:right w:val="none" w:sz="0" w:space="0" w:color="auto"/>
      </w:divBdr>
    </w:div>
    <w:div w:id="900293877">
      <w:bodyDiv w:val="1"/>
      <w:marLeft w:val="0"/>
      <w:marRight w:val="0"/>
      <w:marTop w:val="0"/>
      <w:marBottom w:val="0"/>
      <w:divBdr>
        <w:top w:val="none" w:sz="0" w:space="0" w:color="auto"/>
        <w:left w:val="none" w:sz="0" w:space="0" w:color="auto"/>
        <w:bottom w:val="none" w:sz="0" w:space="0" w:color="auto"/>
        <w:right w:val="none" w:sz="0" w:space="0" w:color="auto"/>
      </w:divBdr>
    </w:div>
    <w:div w:id="900364791">
      <w:bodyDiv w:val="1"/>
      <w:marLeft w:val="0"/>
      <w:marRight w:val="0"/>
      <w:marTop w:val="0"/>
      <w:marBottom w:val="0"/>
      <w:divBdr>
        <w:top w:val="none" w:sz="0" w:space="0" w:color="auto"/>
        <w:left w:val="none" w:sz="0" w:space="0" w:color="auto"/>
        <w:bottom w:val="none" w:sz="0" w:space="0" w:color="auto"/>
        <w:right w:val="none" w:sz="0" w:space="0" w:color="auto"/>
      </w:divBdr>
    </w:div>
    <w:div w:id="900749021">
      <w:bodyDiv w:val="1"/>
      <w:marLeft w:val="0"/>
      <w:marRight w:val="0"/>
      <w:marTop w:val="0"/>
      <w:marBottom w:val="0"/>
      <w:divBdr>
        <w:top w:val="none" w:sz="0" w:space="0" w:color="auto"/>
        <w:left w:val="none" w:sz="0" w:space="0" w:color="auto"/>
        <w:bottom w:val="none" w:sz="0" w:space="0" w:color="auto"/>
        <w:right w:val="none" w:sz="0" w:space="0" w:color="auto"/>
      </w:divBdr>
    </w:div>
    <w:div w:id="900823775">
      <w:bodyDiv w:val="1"/>
      <w:marLeft w:val="0"/>
      <w:marRight w:val="0"/>
      <w:marTop w:val="0"/>
      <w:marBottom w:val="0"/>
      <w:divBdr>
        <w:top w:val="none" w:sz="0" w:space="0" w:color="auto"/>
        <w:left w:val="none" w:sz="0" w:space="0" w:color="auto"/>
        <w:bottom w:val="none" w:sz="0" w:space="0" w:color="auto"/>
        <w:right w:val="none" w:sz="0" w:space="0" w:color="auto"/>
      </w:divBdr>
    </w:div>
    <w:div w:id="900867076">
      <w:bodyDiv w:val="1"/>
      <w:marLeft w:val="0"/>
      <w:marRight w:val="0"/>
      <w:marTop w:val="0"/>
      <w:marBottom w:val="0"/>
      <w:divBdr>
        <w:top w:val="none" w:sz="0" w:space="0" w:color="auto"/>
        <w:left w:val="none" w:sz="0" w:space="0" w:color="auto"/>
        <w:bottom w:val="none" w:sz="0" w:space="0" w:color="auto"/>
        <w:right w:val="none" w:sz="0" w:space="0" w:color="auto"/>
      </w:divBdr>
    </w:div>
    <w:div w:id="900939867">
      <w:bodyDiv w:val="1"/>
      <w:marLeft w:val="0"/>
      <w:marRight w:val="0"/>
      <w:marTop w:val="0"/>
      <w:marBottom w:val="0"/>
      <w:divBdr>
        <w:top w:val="none" w:sz="0" w:space="0" w:color="auto"/>
        <w:left w:val="none" w:sz="0" w:space="0" w:color="auto"/>
        <w:bottom w:val="none" w:sz="0" w:space="0" w:color="auto"/>
        <w:right w:val="none" w:sz="0" w:space="0" w:color="auto"/>
      </w:divBdr>
    </w:div>
    <w:div w:id="901017143">
      <w:bodyDiv w:val="1"/>
      <w:marLeft w:val="0"/>
      <w:marRight w:val="0"/>
      <w:marTop w:val="0"/>
      <w:marBottom w:val="0"/>
      <w:divBdr>
        <w:top w:val="none" w:sz="0" w:space="0" w:color="auto"/>
        <w:left w:val="none" w:sz="0" w:space="0" w:color="auto"/>
        <w:bottom w:val="none" w:sz="0" w:space="0" w:color="auto"/>
        <w:right w:val="none" w:sz="0" w:space="0" w:color="auto"/>
      </w:divBdr>
    </w:div>
    <w:div w:id="901256411">
      <w:bodyDiv w:val="1"/>
      <w:marLeft w:val="0"/>
      <w:marRight w:val="0"/>
      <w:marTop w:val="0"/>
      <w:marBottom w:val="0"/>
      <w:divBdr>
        <w:top w:val="none" w:sz="0" w:space="0" w:color="auto"/>
        <w:left w:val="none" w:sz="0" w:space="0" w:color="auto"/>
        <w:bottom w:val="none" w:sz="0" w:space="0" w:color="auto"/>
        <w:right w:val="none" w:sz="0" w:space="0" w:color="auto"/>
      </w:divBdr>
    </w:div>
    <w:div w:id="901256436">
      <w:bodyDiv w:val="1"/>
      <w:marLeft w:val="0"/>
      <w:marRight w:val="0"/>
      <w:marTop w:val="0"/>
      <w:marBottom w:val="0"/>
      <w:divBdr>
        <w:top w:val="none" w:sz="0" w:space="0" w:color="auto"/>
        <w:left w:val="none" w:sz="0" w:space="0" w:color="auto"/>
        <w:bottom w:val="none" w:sz="0" w:space="0" w:color="auto"/>
        <w:right w:val="none" w:sz="0" w:space="0" w:color="auto"/>
      </w:divBdr>
    </w:div>
    <w:div w:id="901329137">
      <w:bodyDiv w:val="1"/>
      <w:marLeft w:val="0"/>
      <w:marRight w:val="0"/>
      <w:marTop w:val="0"/>
      <w:marBottom w:val="0"/>
      <w:divBdr>
        <w:top w:val="none" w:sz="0" w:space="0" w:color="auto"/>
        <w:left w:val="none" w:sz="0" w:space="0" w:color="auto"/>
        <w:bottom w:val="none" w:sz="0" w:space="0" w:color="auto"/>
        <w:right w:val="none" w:sz="0" w:space="0" w:color="auto"/>
      </w:divBdr>
    </w:div>
    <w:div w:id="901523405">
      <w:bodyDiv w:val="1"/>
      <w:marLeft w:val="0"/>
      <w:marRight w:val="0"/>
      <w:marTop w:val="0"/>
      <w:marBottom w:val="0"/>
      <w:divBdr>
        <w:top w:val="none" w:sz="0" w:space="0" w:color="auto"/>
        <w:left w:val="none" w:sz="0" w:space="0" w:color="auto"/>
        <w:bottom w:val="none" w:sz="0" w:space="0" w:color="auto"/>
        <w:right w:val="none" w:sz="0" w:space="0" w:color="auto"/>
      </w:divBdr>
    </w:div>
    <w:div w:id="901526654">
      <w:bodyDiv w:val="1"/>
      <w:marLeft w:val="0"/>
      <w:marRight w:val="0"/>
      <w:marTop w:val="0"/>
      <w:marBottom w:val="0"/>
      <w:divBdr>
        <w:top w:val="none" w:sz="0" w:space="0" w:color="auto"/>
        <w:left w:val="none" w:sz="0" w:space="0" w:color="auto"/>
        <w:bottom w:val="none" w:sz="0" w:space="0" w:color="auto"/>
        <w:right w:val="none" w:sz="0" w:space="0" w:color="auto"/>
      </w:divBdr>
    </w:div>
    <w:div w:id="901676766">
      <w:bodyDiv w:val="1"/>
      <w:marLeft w:val="0"/>
      <w:marRight w:val="0"/>
      <w:marTop w:val="0"/>
      <w:marBottom w:val="0"/>
      <w:divBdr>
        <w:top w:val="none" w:sz="0" w:space="0" w:color="auto"/>
        <w:left w:val="none" w:sz="0" w:space="0" w:color="auto"/>
        <w:bottom w:val="none" w:sz="0" w:space="0" w:color="auto"/>
        <w:right w:val="none" w:sz="0" w:space="0" w:color="auto"/>
      </w:divBdr>
    </w:div>
    <w:div w:id="902108500">
      <w:bodyDiv w:val="1"/>
      <w:marLeft w:val="0"/>
      <w:marRight w:val="0"/>
      <w:marTop w:val="0"/>
      <w:marBottom w:val="0"/>
      <w:divBdr>
        <w:top w:val="none" w:sz="0" w:space="0" w:color="auto"/>
        <w:left w:val="none" w:sz="0" w:space="0" w:color="auto"/>
        <w:bottom w:val="none" w:sz="0" w:space="0" w:color="auto"/>
        <w:right w:val="none" w:sz="0" w:space="0" w:color="auto"/>
      </w:divBdr>
    </w:div>
    <w:div w:id="902180613">
      <w:bodyDiv w:val="1"/>
      <w:marLeft w:val="0"/>
      <w:marRight w:val="0"/>
      <w:marTop w:val="0"/>
      <w:marBottom w:val="0"/>
      <w:divBdr>
        <w:top w:val="none" w:sz="0" w:space="0" w:color="auto"/>
        <w:left w:val="none" w:sz="0" w:space="0" w:color="auto"/>
        <w:bottom w:val="none" w:sz="0" w:space="0" w:color="auto"/>
        <w:right w:val="none" w:sz="0" w:space="0" w:color="auto"/>
      </w:divBdr>
    </w:div>
    <w:div w:id="902258195">
      <w:bodyDiv w:val="1"/>
      <w:marLeft w:val="0"/>
      <w:marRight w:val="0"/>
      <w:marTop w:val="0"/>
      <w:marBottom w:val="0"/>
      <w:divBdr>
        <w:top w:val="none" w:sz="0" w:space="0" w:color="auto"/>
        <w:left w:val="none" w:sz="0" w:space="0" w:color="auto"/>
        <w:bottom w:val="none" w:sz="0" w:space="0" w:color="auto"/>
        <w:right w:val="none" w:sz="0" w:space="0" w:color="auto"/>
      </w:divBdr>
    </w:div>
    <w:div w:id="902368491">
      <w:bodyDiv w:val="1"/>
      <w:marLeft w:val="0"/>
      <w:marRight w:val="0"/>
      <w:marTop w:val="0"/>
      <w:marBottom w:val="0"/>
      <w:divBdr>
        <w:top w:val="none" w:sz="0" w:space="0" w:color="auto"/>
        <w:left w:val="none" w:sz="0" w:space="0" w:color="auto"/>
        <w:bottom w:val="none" w:sz="0" w:space="0" w:color="auto"/>
        <w:right w:val="none" w:sz="0" w:space="0" w:color="auto"/>
      </w:divBdr>
    </w:div>
    <w:div w:id="902376023">
      <w:bodyDiv w:val="1"/>
      <w:marLeft w:val="0"/>
      <w:marRight w:val="0"/>
      <w:marTop w:val="0"/>
      <w:marBottom w:val="0"/>
      <w:divBdr>
        <w:top w:val="none" w:sz="0" w:space="0" w:color="auto"/>
        <w:left w:val="none" w:sz="0" w:space="0" w:color="auto"/>
        <w:bottom w:val="none" w:sz="0" w:space="0" w:color="auto"/>
        <w:right w:val="none" w:sz="0" w:space="0" w:color="auto"/>
      </w:divBdr>
    </w:div>
    <w:div w:id="902450302">
      <w:bodyDiv w:val="1"/>
      <w:marLeft w:val="0"/>
      <w:marRight w:val="0"/>
      <w:marTop w:val="0"/>
      <w:marBottom w:val="0"/>
      <w:divBdr>
        <w:top w:val="none" w:sz="0" w:space="0" w:color="auto"/>
        <w:left w:val="none" w:sz="0" w:space="0" w:color="auto"/>
        <w:bottom w:val="none" w:sz="0" w:space="0" w:color="auto"/>
        <w:right w:val="none" w:sz="0" w:space="0" w:color="auto"/>
      </w:divBdr>
    </w:div>
    <w:div w:id="902639465">
      <w:bodyDiv w:val="1"/>
      <w:marLeft w:val="0"/>
      <w:marRight w:val="0"/>
      <w:marTop w:val="0"/>
      <w:marBottom w:val="0"/>
      <w:divBdr>
        <w:top w:val="none" w:sz="0" w:space="0" w:color="auto"/>
        <w:left w:val="none" w:sz="0" w:space="0" w:color="auto"/>
        <w:bottom w:val="none" w:sz="0" w:space="0" w:color="auto"/>
        <w:right w:val="none" w:sz="0" w:space="0" w:color="auto"/>
      </w:divBdr>
    </w:div>
    <w:div w:id="902718758">
      <w:bodyDiv w:val="1"/>
      <w:marLeft w:val="0"/>
      <w:marRight w:val="0"/>
      <w:marTop w:val="0"/>
      <w:marBottom w:val="0"/>
      <w:divBdr>
        <w:top w:val="none" w:sz="0" w:space="0" w:color="auto"/>
        <w:left w:val="none" w:sz="0" w:space="0" w:color="auto"/>
        <w:bottom w:val="none" w:sz="0" w:space="0" w:color="auto"/>
        <w:right w:val="none" w:sz="0" w:space="0" w:color="auto"/>
      </w:divBdr>
    </w:div>
    <w:div w:id="902759610">
      <w:bodyDiv w:val="1"/>
      <w:marLeft w:val="0"/>
      <w:marRight w:val="0"/>
      <w:marTop w:val="0"/>
      <w:marBottom w:val="0"/>
      <w:divBdr>
        <w:top w:val="none" w:sz="0" w:space="0" w:color="auto"/>
        <w:left w:val="none" w:sz="0" w:space="0" w:color="auto"/>
        <w:bottom w:val="none" w:sz="0" w:space="0" w:color="auto"/>
        <w:right w:val="none" w:sz="0" w:space="0" w:color="auto"/>
      </w:divBdr>
    </w:div>
    <w:div w:id="903102173">
      <w:bodyDiv w:val="1"/>
      <w:marLeft w:val="0"/>
      <w:marRight w:val="0"/>
      <w:marTop w:val="0"/>
      <w:marBottom w:val="0"/>
      <w:divBdr>
        <w:top w:val="none" w:sz="0" w:space="0" w:color="auto"/>
        <w:left w:val="none" w:sz="0" w:space="0" w:color="auto"/>
        <w:bottom w:val="none" w:sz="0" w:space="0" w:color="auto"/>
        <w:right w:val="none" w:sz="0" w:space="0" w:color="auto"/>
      </w:divBdr>
    </w:div>
    <w:div w:id="903104749">
      <w:bodyDiv w:val="1"/>
      <w:marLeft w:val="0"/>
      <w:marRight w:val="0"/>
      <w:marTop w:val="0"/>
      <w:marBottom w:val="0"/>
      <w:divBdr>
        <w:top w:val="none" w:sz="0" w:space="0" w:color="auto"/>
        <w:left w:val="none" w:sz="0" w:space="0" w:color="auto"/>
        <w:bottom w:val="none" w:sz="0" w:space="0" w:color="auto"/>
        <w:right w:val="none" w:sz="0" w:space="0" w:color="auto"/>
      </w:divBdr>
    </w:div>
    <w:div w:id="903489644">
      <w:bodyDiv w:val="1"/>
      <w:marLeft w:val="0"/>
      <w:marRight w:val="0"/>
      <w:marTop w:val="0"/>
      <w:marBottom w:val="0"/>
      <w:divBdr>
        <w:top w:val="none" w:sz="0" w:space="0" w:color="auto"/>
        <w:left w:val="none" w:sz="0" w:space="0" w:color="auto"/>
        <w:bottom w:val="none" w:sz="0" w:space="0" w:color="auto"/>
        <w:right w:val="none" w:sz="0" w:space="0" w:color="auto"/>
      </w:divBdr>
    </w:div>
    <w:div w:id="903570121">
      <w:bodyDiv w:val="1"/>
      <w:marLeft w:val="0"/>
      <w:marRight w:val="0"/>
      <w:marTop w:val="0"/>
      <w:marBottom w:val="0"/>
      <w:divBdr>
        <w:top w:val="none" w:sz="0" w:space="0" w:color="auto"/>
        <w:left w:val="none" w:sz="0" w:space="0" w:color="auto"/>
        <w:bottom w:val="none" w:sz="0" w:space="0" w:color="auto"/>
        <w:right w:val="none" w:sz="0" w:space="0" w:color="auto"/>
      </w:divBdr>
    </w:div>
    <w:div w:id="903758208">
      <w:bodyDiv w:val="1"/>
      <w:marLeft w:val="0"/>
      <w:marRight w:val="0"/>
      <w:marTop w:val="0"/>
      <w:marBottom w:val="0"/>
      <w:divBdr>
        <w:top w:val="none" w:sz="0" w:space="0" w:color="auto"/>
        <w:left w:val="none" w:sz="0" w:space="0" w:color="auto"/>
        <w:bottom w:val="none" w:sz="0" w:space="0" w:color="auto"/>
        <w:right w:val="none" w:sz="0" w:space="0" w:color="auto"/>
      </w:divBdr>
    </w:div>
    <w:div w:id="904149212">
      <w:bodyDiv w:val="1"/>
      <w:marLeft w:val="0"/>
      <w:marRight w:val="0"/>
      <w:marTop w:val="0"/>
      <w:marBottom w:val="0"/>
      <w:divBdr>
        <w:top w:val="none" w:sz="0" w:space="0" w:color="auto"/>
        <w:left w:val="none" w:sz="0" w:space="0" w:color="auto"/>
        <w:bottom w:val="none" w:sz="0" w:space="0" w:color="auto"/>
        <w:right w:val="none" w:sz="0" w:space="0" w:color="auto"/>
      </w:divBdr>
    </w:div>
    <w:div w:id="904149571">
      <w:bodyDiv w:val="1"/>
      <w:marLeft w:val="0"/>
      <w:marRight w:val="0"/>
      <w:marTop w:val="0"/>
      <w:marBottom w:val="0"/>
      <w:divBdr>
        <w:top w:val="none" w:sz="0" w:space="0" w:color="auto"/>
        <w:left w:val="none" w:sz="0" w:space="0" w:color="auto"/>
        <w:bottom w:val="none" w:sz="0" w:space="0" w:color="auto"/>
        <w:right w:val="none" w:sz="0" w:space="0" w:color="auto"/>
      </w:divBdr>
    </w:div>
    <w:div w:id="904293276">
      <w:bodyDiv w:val="1"/>
      <w:marLeft w:val="0"/>
      <w:marRight w:val="0"/>
      <w:marTop w:val="0"/>
      <w:marBottom w:val="0"/>
      <w:divBdr>
        <w:top w:val="none" w:sz="0" w:space="0" w:color="auto"/>
        <w:left w:val="none" w:sz="0" w:space="0" w:color="auto"/>
        <w:bottom w:val="none" w:sz="0" w:space="0" w:color="auto"/>
        <w:right w:val="none" w:sz="0" w:space="0" w:color="auto"/>
      </w:divBdr>
    </w:div>
    <w:div w:id="904294713">
      <w:bodyDiv w:val="1"/>
      <w:marLeft w:val="0"/>
      <w:marRight w:val="0"/>
      <w:marTop w:val="0"/>
      <w:marBottom w:val="0"/>
      <w:divBdr>
        <w:top w:val="none" w:sz="0" w:space="0" w:color="auto"/>
        <w:left w:val="none" w:sz="0" w:space="0" w:color="auto"/>
        <w:bottom w:val="none" w:sz="0" w:space="0" w:color="auto"/>
        <w:right w:val="none" w:sz="0" w:space="0" w:color="auto"/>
      </w:divBdr>
    </w:div>
    <w:div w:id="904295947">
      <w:bodyDiv w:val="1"/>
      <w:marLeft w:val="0"/>
      <w:marRight w:val="0"/>
      <w:marTop w:val="0"/>
      <w:marBottom w:val="0"/>
      <w:divBdr>
        <w:top w:val="none" w:sz="0" w:space="0" w:color="auto"/>
        <w:left w:val="none" w:sz="0" w:space="0" w:color="auto"/>
        <w:bottom w:val="none" w:sz="0" w:space="0" w:color="auto"/>
        <w:right w:val="none" w:sz="0" w:space="0" w:color="auto"/>
      </w:divBdr>
    </w:div>
    <w:div w:id="904297719">
      <w:bodyDiv w:val="1"/>
      <w:marLeft w:val="0"/>
      <w:marRight w:val="0"/>
      <w:marTop w:val="0"/>
      <w:marBottom w:val="0"/>
      <w:divBdr>
        <w:top w:val="none" w:sz="0" w:space="0" w:color="auto"/>
        <w:left w:val="none" w:sz="0" w:space="0" w:color="auto"/>
        <w:bottom w:val="none" w:sz="0" w:space="0" w:color="auto"/>
        <w:right w:val="none" w:sz="0" w:space="0" w:color="auto"/>
      </w:divBdr>
    </w:div>
    <w:div w:id="904533974">
      <w:bodyDiv w:val="1"/>
      <w:marLeft w:val="0"/>
      <w:marRight w:val="0"/>
      <w:marTop w:val="0"/>
      <w:marBottom w:val="0"/>
      <w:divBdr>
        <w:top w:val="none" w:sz="0" w:space="0" w:color="auto"/>
        <w:left w:val="none" w:sz="0" w:space="0" w:color="auto"/>
        <w:bottom w:val="none" w:sz="0" w:space="0" w:color="auto"/>
        <w:right w:val="none" w:sz="0" w:space="0" w:color="auto"/>
      </w:divBdr>
    </w:div>
    <w:div w:id="904685971">
      <w:bodyDiv w:val="1"/>
      <w:marLeft w:val="0"/>
      <w:marRight w:val="0"/>
      <w:marTop w:val="0"/>
      <w:marBottom w:val="0"/>
      <w:divBdr>
        <w:top w:val="none" w:sz="0" w:space="0" w:color="auto"/>
        <w:left w:val="none" w:sz="0" w:space="0" w:color="auto"/>
        <w:bottom w:val="none" w:sz="0" w:space="0" w:color="auto"/>
        <w:right w:val="none" w:sz="0" w:space="0" w:color="auto"/>
      </w:divBdr>
    </w:div>
    <w:div w:id="904726755">
      <w:bodyDiv w:val="1"/>
      <w:marLeft w:val="0"/>
      <w:marRight w:val="0"/>
      <w:marTop w:val="0"/>
      <w:marBottom w:val="0"/>
      <w:divBdr>
        <w:top w:val="none" w:sz="0" w:space="0" w:color="auto"/>
        <w:left w:val="none" w:sz="0" w:space="0" w:color="auto"/>
        <w:bottom w:val="none" w:sz="0" w:space="0" w:color="auto"/>
        <w:right w:val="none" w:sz="0" w:space="0" w:color="auto"/>
      </w:divBdr>
    </w:div>
    <w:div w:id="904728580">
      <w:bodyDiv w:val="1"/>
      <w:marLeft w:val="0"/>
      <w:marRight w:val="0"/>
      <w:marTop w:val="0"/>
      <w:marBottom w:val="0"/>
      <w:divBdr>
        <w:top w:val="none" w:sz="0" w:space="0" w:color="auto"/>
        <w:left w:val="none" w:sz="0" w:space="0" w:color="auto"/>
        <w:bottom w:val="none" w:sz="0" w:space="0" w:color="auto"/>
        <w:right w:val="none" w:sz="0" w:space="0" w:color="auto"/>
      </w:divBdr>
    </w:div>
    <w:div w:id="904998252">
      <w:bodyDiv w:val="1"/>
      <w:marLeft w:val="0"/>
      <w:marRight w:val="0"/>
      <w:marTop w:val="0"/>
      <w:marBottom w:val="0"/>
      <w:divBdr>
        <w:top w:val="none" w:sz="0" w:space="0" w:color="auto"/>
        <w:left w:val="none" w:sz="0" w:space="0" w:color="auto"/>
        <w:bottom w:val="none" w:sz="0" w:space="0" w:color="auto"/>
        <w:right w:val="none" w:sz="0" w:space="0" w:color="auto"/>
      </w:divBdr>
    </w:div>
    <w:div w:id="905069779">
      <w:bodyDiv w:val="1"/>
      <w:marLeft w:val="0"/>
      <w:marRight w:val="0"/>
      <w:marTop w:val="0"/>
      <w:marBottom w:val="0"/>
      <w:divBdr>
        <w:top w:val="none" w:sz="0" w:space="0" w:color="auto"/>
        <w:left w:val="none" w:sz="0" w:space="0" w:color="auto"/>
        <w:bottom w:val="none" w:sz="0" w:space="0" w:color="auto"/>
        <w:right w:val="none" w:sz="0" w:space="0" w:color="auto"/>
      </w:divBdr>
    </w:div>
    <w:div w:id="905188490">
      <w:bodyDiv w:val="1"/>
      <w:marLeft w:val="0"/>
      <w:marRight w:val="0"/>
      <w:marTop w:val="0"/>
      <w:marBottom w:val="0"/>
      <w:divBdr>
        <w:top w:val="none" w:sz="0" w:space="0" w:color="auto"/>
        <w:left w:val="none" w:sz="0" w:space="0" w:color="auto"/>
        <w:bottom w:val="none" w:sz="0" w:space="0" w:color="auto"/>
        <w:right w:val="none" w:sz="0" w:space="0" w:color="auto"/>
      </w:divBdr>
    </w:div>
    <w:div w:id="905453388">
      <w:bodyDiv w:val="1"/>
      <w:marLeft w:val="0"/>
      <w:marRight w:val="0"/>
      <w:marTop w:val="0"/>
      <w:marBottom w:val="0"/>
      <w:divBdr>
        <w:top w:val="none" w:sz="0" w:space="0" w:color="auto"/>
        <w:left w:val="none" w:sz="0" w:space="0" w:color="auto"/>
        <w:bottom w:val="none" w:sz="0" w:space="0" w:color="auto"/>
        <w:right w:val="none" w:sz="0" w:space="0" w:color="auto"/>
      </w:divBdr>
    </w:div>
    <w:div w:id="905458735">
      <w:bodyDiv w:val="1"/>
      <w:marLeft w:val="0"/>
      <w:marRight w:val="0"/>
      <w:marTop w:val="0"/>
      <w:marBottom w:val="0"/>
      <w:divBdr>
        <w:top w:val="none" w:sz="0" w:space="0" w:color="auto"/>
        <w:left w:val="none" w:sz="0" w:space="0" w:color="auto"/>
        <w:bottom w:val="none" w:sz="0" w:space="0" w:color="auto"/>
        <w:right w:val="none" w:sz="0" w:space="0" w:color="auto"/>
      </w:divBdr>
    </w:div>
    <w:div w:id="905729462">
      <w:bodyDiv w:val="1"/>
      <w:marLeft w:val="0"/>
      <w:marRight w:val="0"/>
      <w:marTop w:val="0"/>
      <w:marBottom w:val="0"/>
      <w:divBdr>
        <w:top w:val="none" w:sz="0" w:space="0" w:color="auto"/>
        <w:left w:val="none" w:sz="0" w:space="0" w:color="auto"/>
        <w:bottom w:val="none" w:sz="0" w:space="0" w:color="auto"/>
        <w:right w:val="none" w:sz="0" w:space="0" w:color="auto"/>
      </w:divBdr>
    </w:div>
    <w:div w:id="905800812">
      <w:bodyDiv w:val="1"/>
      <w:marLeft w:val="0"/>
      <w:marRight w:val="0"/>
      <w:marTop w:val="0"/>
      <w:marBottom w:val="0"/>
      <w:divBdr>
        <w:top w:val="none" w:sz="0" w:space="0" w:color="auto"/>
        <w:left w:val="none" w:sz="0" w:space="0" w:color="auto"/>
        <w:bottom w:val="none" w:sz="0" w:space="0" w:color="auto"/>
        <w:right w:val="none" w:sz="0" w:space="0" w:color="auto"/>
      </w:divBdr>
    </w:div>
    <w:div w:id="905845601">
      <w:bodyDiv w:val="1"/>
      <w:marLeft w:val="0"/>
      <w:marRight w:val="0"/>
      <w:marTop w:val="0"/>
      <w:marBottom w:val="0"/>
      <w:divBdr>
        <w:top w:val="none" w:sz="0" w:space="0" w:color="auto"/>
        <w:left w:val="none" w:sz="0" w:space="0" w:color="auto"/>
        <w:bottom w:val="none" w:sz="0" w:space="0" w:color="auto"/>
        <w:right w:val="none" w:sz="0" w:space="0" w:color="auto"/>
      </w:divBdr>
    </w:div>
    <w:div w:id="905992684">
      <w:bodyDiv w:val="1"/>
      <w:marLeft w:val="0"/>
      <w:marRight w:val="0"/>
      <w:marTop w:val="0"/>
      <w:marBottom w:val="0"/>
      <w:divBdr>
        <w:top w:val="none" w:sz="0" w:space="0" w:color="auto"/>
        <w:left w:val="none" w:sz="0" w:space="0" w:color="auto"/>
        <w:bottom w:val="none" w:sz="0" w:space="0" w:color="auto"/>
        <w:right w:val="none" w:sz="0" w:space="0" w:color="auto"/>
      </w:divBdr>
    </w:div>
    <w:div w:id="906184886">
      <w:bodyDiv w:val="1"/>
      <w:marLeft w:val="0"/>
      <w:marRight w:val="0"/>
      <w:marTop w:val="0"/>
      <w:marBottom w:val="0"/>
      <w:divBdr>
        <w:top w:val="none" w:sz="0" w:space="0" w:color="auto"/>
        <w:left w:val="none" w:sz="0" w:space="0" w:color="auto"/>
        <w:bottom w:val="none" w:sz="0" w:space="0" w:color="auto"/>
        <w:right w:val="none" w:sz="0" w:space="0" w:color="auto"/>
      </w:divBdr>
    </w:div>
    <w:div w:id="906304808">
      <w:bodyDiv w:val="1"/>
      <w:marLeft w:val="0"/>
      <w:marRight w:val="0"/>
      <w:marTop w:val="0"/>
      <w:marBottom w:val="0"/>
      <w:divBdr>
        <w:top w:val="none" w:sz="0" w:space="0" w:color="auto"/>
        <w:left w:val="none" w:sz="0" w:space="0" w:color="auto"/>
        <w:bottom w:val="none" w:sz="0" w:space="0" w:color="auto"/>
        <w:right w:val="none" w:sz="0" w:space="0" w:color="auto"/>
      </w:divBdr>
    </w:div>
    <w:div w:id="906305720">
      <w:bodyDiv w:val="1"/>
      <w:marLeft w:val="0"/>
      <w:marRight w:val="0"/>
      <w:marTop w:val="0"/>
      <w:marBottom w:val="0"/>
      <w:divBdr>
        <w:top w:val="none" w:sz="0" w:space="0" w:color="auto"/>
        <w:left w:val="none" w:sz="0" w:space="0" w:color="auto"/>
        <w:bottom w:val="none" w:sz="0" w:space="0" w:color="auto"/>
        <w:right w:val="none" w:sz="0" w:space="0" w:color="auto"/>
      </w:divBdr>
    </w:div>
    <w:div w:id="906837197">
      <w:bodyDiv w:val="1"/>
      <w:marLeft w:val="0"/>
      <w:marRight w:val="0"/>
      <w:marTop w:val="0"/>
      <w:marBottom w:val="0"/>
      <w:divBdr>
        <w:top w:val="none" w:sz="0" w:space="0" w:color="auto"/>
        <w:left w:val="none" w:sz="0" w:space="0" w:color="auto"/>
        <w:bottom w:val="none" w:sz="0" w:space="0" w:color="auto"/>
        <w:right w:val="none" w:sz="0" w:space="0" w:color="auto"/>
      </w:divBdr>
    </w:div>
    <w:div w:id="906914809">
      <w:bodyDiv w:val="1"/>
      <w:marLeft w:val="0"/>
      <w:marRight w:val="0"/>
      <w:marTop w:val="0"/>
      <w:marBottom w:val="0"/>
      <w:divBdr>
        <w:top w:val="none" w:sz="0" w:space="0" w:color="auto"/>
        <w:left w:val="none" w:sz="0" w:space="0" w:color="auto"/>
        <w:bottom w:val="none" w:sz="0" w:space="0" w:color="auto"/>
        <w:right w:val="none" w:sz="0" w:space="0" w:color="auto"/>
      </w:divBdr>
    </w:div>
    <w:div w:id="906915853">
      <w:bodyDiv w:val="1"/>
      <w:marLeft w:val="0"/>
      <w:marRight w:val="0"/>
      <w:marTop w:val="0"/>
      <w:marBottom w:val="0"/>
      <w:divBdr>
        <w:top w:val="none" w:sz="0" w:space="0" w:color="auto"/>
        <w:left w:val="none" w:sz="0" w:space="0" w:color="auto"/>
        <w:bottom w:val="none" w:sz="0" w:space="0" w:color="auto"/>
        <w:right w:val="none" w:sz="0" w:space="0" w:color="auto"/>
      </w:divBdr>
    </w:div>
    <w:div w:id="906919248">
      <w:bodyDiv w:val="1"/>
      <w:marLeft w:val="0"/>
      <w:marRight w:val="0"/>
      <w:marTop w:val="0"/>
      <w:marBottom w:val="0"/>
      <w:divBdr>
        <w:top w:val="none" w:sz="0" w:space="0" w:color="auto"/>
        <w:left w:val="none" w:sz="0" w:space="0" w:color="auto"/>
        <w:bottom w:val="none" w:sz="0" w:space="0" w:color="auto"/>
        <w:right w:val="none" w:sz="0" w:space="0" w:color="auto"/>
      </w:divBdr>
    </w:div>
    <w:div w:id="907112011">
      <w:bodyDiv w:val="1"/>
      <w:marLeft w:val="0"/>
      <w:marRight w:val="0"/>
      <w:marTop w:val="0"/>
      <w:marBottom w:val="0"/>
      <w:divBdr>
        <w:top w:val="none" w:sz="0" w:space="0" w:color="auto"/>
        <w:left w:val="none" w:sz="0" w:space="0" w:color="auto"/>
        <w:bottom w:val="none" w:sz="0" w:space="0" w:color="auto"/>
        <w:right w:val="none" w:sz="0" w:space="0" w:color="auto"/>
      </w:divBdr>
    </w:div>
    <w:div w:id="907115096">
      <w:bodyDiv w:val="1"/>
      <w:marLeft w:val="0"/>
      <w:marRight w:val="0"/>
      <w:marTop w:val="0"/>
      <w:marBottom w:val="0"/>
      <w:divBdr>
        <w:top w:val="none" w:sz="0" w:space="0" w:color="auto"/>
        <w:left w:val="none" w:sz="0" w:space="0" w:color="auto"/>
        <w:bottom w:val="none" w:sz="0" w:space="0" w:color="auto"/>
        <w:right w:val="none" w:sz="0" w:space="0" w:color="auto"/>
      </w:divBdr>
    </w:div>
    <w:div w:id="907155239">
      <w:bodyDiv w:val="1"/>
      <w:marLeft w:val="0"/>
      <w:marRight w:val="0"/>
      <w:marTop w:val="0"/>
      <w:marBottom w:val="0"/>
      <w:divBdr>
        <w:top w:val="none" w:sz="0" w:space="0" w:color="auto"/>
        <w:left w:val="none" w:sz="0" w:space="0" w:color="auto"/>
        <w:bottom w:val="none" w:sz="0" w:space="0" w:color="auto"/>
        <w:right w:val="none" w:sz="0" w:space="0" w:color="auto"/>
      </w:divBdr>
    </w:div>
    <w:div w:id="907301722">
      <w:bodyDiv w:val="1"/>
      <w:marLeft w:val="0"/>
      <w:marRight w:val="0"/>
      <w:marTop w:val="0"/>
      <w:marBottom w:val="0"/>
      <w:divBdr>
        <w:top w:val="none" w:sz="0" w:space="0" w:color="auto"/>
        <w:left w:val="none" w:sz="0" w:space="0" w:color="auto"/>
        <w:bottom w:val="none" w:sz="0" w:space="0" w:color="auto"/>
        <w:right w:val="none" w:sz="0" w:space="0" w:color="auto"/>
      </w:divBdr>
    </w:div>
    <w:div w:id="907420575">
      <w:bodyDiv w:val="1"/>
      <w:marLeft w:val="0"/>
      <w:marRight w:val="0"/>
      <w:marTop w:val="0"/>
      <w:marBottom w:val="0"/>
      <w:divBdr>
        <w:top w:val="none" w:sz="0" w:space="0" w:color="auto"/>
        <w:left w:val="none" w:sz="0" w:space="0" w:color="auto"/>
        <w:bottom w:val="none" w:sz="0" w:space="0" w:color="auto"/>
        <w:right w:val="none" w:sz="0" w:space="0" w:color="auto"/>
      </w:divBdr>
    </w:div>
    <w:div w:id="907424573">
      <w:bodyDiv w:val="1"/>
      <w:marLeft w:val="0"/>
      <w:marRight w:val="0"/>
      <w:marTop w:val="0"/>
      <w:marBottom w:val="0"/>
      <w:divBdr>
        <w:top w:val="none" w:sz="0" w:space="0" w:color="auto"/>
        <w:left w:val="none" w:sz="0" w:space="0" w:color="auto"/>
        <w:bottom w:val="none" w:sz="0" w:space="0" w:color="auto"/>
        <w:right w:val="none" w:sz="0" w:space="0" w:color="auto"/>
      </w:divBdr>
    </w:div>
    <w:div w:id="907618844">
      <w:bodyDiv w:val="1"/>
      <w:marLeft w:val="0"/>
      <w:marRight w:val="0"/>
      <w:marTop w:val="0"/>
      <w:marBottom w:val="0"/>
      <w:divBdr>
        <w:top w:val="none" w:sz="0" w:space="0" w:color="auto"/>
        <w:left w:val="none" w:sz="0" w:space="0" w:color="auto"/>
        <w:bottom w:val="none" w:sz="0" w:space="0" w:color="auto"/>
        <w:right w:val="none" w:sz="0" w:space="0" w:color="auto"/>
      </w:divBdr>
    </w:div>
    <w:div w:id="907763344">
      <w:bodyDiv w:val="1"/>
      <w:marLeft w:val="0"/>
      <w:marRight w:val="0"/>
      <w:marTop w:val="0"/>
      <w:marBottom w:val="0"/>
      <w:divBdr>
        <w:top w:val="none" w:sz="0" w:space="0" w:color="auto"/>
        <w:left w:val="none" w:sz="0" w:space="0" w:color="auto"/>
        <w:bottom w:val="none" w:sz="0" w:space="0" w:color="auto"/>
        <w:right w:val="none" w:sz="0" w:space="0" w:color="auto"/>
      </w:divBdr>
    </w:div>
    <w:div w:id="907806581">
      <w:bodyDiv w:val="1"/>
      <w:marLeft w:val="0"/>
      <w:marRight w:val="0"/>
      <w:marTop w:val="0"/>
      <w:marBottom w:val="0"/>
      <w:divBdr>
        <w:top w:val="none" w:sz="0" w:space="0" w:color="auto"/>
        <w:left w:val="none" w:sz="0" w:space="0" w:color="auto"/>
        <w:bottom w:val="none" w:sz="0" w:space="0" w:color="auto"/>
        <w:right w:val="none" w:sz="0" w:space="0" w:color="auto"/>
      </w:divBdr>
    </w:div>
    <w:div w:id="907809127">
      <w:bodyDiv w:val="1"/>
      <w:marLeft w:val="0"/>
      <w:marRight w:val="0"/>
      <w:marTop w:val="0"/>
      <w:marBottom w:val="0"/>
      <w:divBdr>
        <w:top w:val="none" w:sz="0" w:space="0" w:color="auto"/>
        <w:left w:val="none" w:sz="0" w:space="0" w:color="auto"/>
        <w:bottom w:val="none" w:sz="0" w:space="0" w:color="auto"/>
        <w:right w:val="none" w:sz="0" w:space="0" w:color="auto"/>
      </w:divBdr>
    </w:div>
    <w:div w:id="907881600">
      <w:bodyDiv w:val="1"/>
      <w:marLeft w:val="0"/>
      <w:marRight w:val="0"/>
      <w:marTop w:val="0"/>
      <w:marBottom w:val="0"/>
      <w:divBdr>
        <w:top w:val="none" w:sz="0" w:space="0" w:color="auto"/>
        <w:left w:val="none" w:sz="0" w:space="0" w:color="auto"/>
        <w:bottom w:val="none" w:sz="0" w:space="0" w:color="auto"/>
        <w:right w:val="none" w:sz="0" w:space="0" w:color="auto"/>
      </w:divBdr>
    </w:div>
    <w:div w:id="907958594">
      <w:bodyDiv w:val="1"/>
      <w:marLeft w:val="0"/>
      <w:marRight w:val="0"/>
      <w:marTop w:val="0"/>
      <w:marBottom w:val="0"/>
      <w:divBdr>
        <w:top w:val="none" w:sz="0" w:space="0" w:color="auto"/>
        <w:left w:val="none" w:sz="0" w:space="0" w:color="auto"/>
        <w:bottom w:val="none" w:sz="0" w:space="0" w:color="auto"/>
        <w:right w:val="none" w:sz="0" w:space="0" w:color="auto"/>
      </w:divBdr>
    </w:div>
    <w:div w:id="908156401">
      <w:bodyDiv w:val="1"/>
      <w:marLeft w:val="0"/>
      <w:marRight w:val="0"/>
      <w:marTop w:val="0"/>
      <w:marBottom w:val="0"/>
      <w:divBdr>
        <w:top w:val="none" w:sz="0" w:space="0" w:color="auto"/>
        <w:left w:val="none" w:sz="0" w:space="0" w:color="auto"/>
        <w:bottom w:val="none" w:sz="0" w:space="0" w:color="auto"/>
        <w:right w:val="none" w:sz="0" w:space="0" w:color="auto"/>
      </w:divBdr>
    </w:div>
    <w:div w:id="908418285">
      <w:bodyDiv w:val="1"/>
      <w:marLeft w:val="0"/>
      <w:marRight w:val="0"/>
      <w:marTop w:val="0"/>
      <w:marBottom w:val="0"/>
      <w:divBdr>
        <w:top w:val="none" w:sz="0" w:space="0" w:color="auto"/>
        <w:left w:val="none" w:sz="0" w:space="0" w:color="auto"/>
        <w:bottom w:val="none" w:sz="0" w:space="0" w:color="auto"/>
        <w:right w:val="none" w:sz="0" w:space="0" w:color="auto"/>
      </w:divBdr>
    </w:div>
    <w:div w:id="908619136">
      <w:bodyDiv w:val="1"/>
      <w:marLeft w:val="0"/>
      <w:marRight w:val="0"/>
      <w:marTop w:val="0"/>
      <w:marBottom w:val="0"/>
      <w:divBdr>
        <w:top w:val="none" w:sz="0" w:space="0" w:color="auto"/>
        <w:left w:val="none" w:sz="0" w:space="0" w:color="auto"/>
        <w:bottom w:val="none" w:sz="0" w:space="0" w:color="auto"/>
        <w:right w:val="none" w:sz="0" w:space="0" w:color="auto"/>
      </w:divBdr>
    </w:div>
    <w:div w:id="908731871">
      <w:bodyDiv w:val="1"/>
      <w:marLeft w:val="0"/>
      <w:marRight w:val="0"/>
      <w:marTop w:val="0"/>
      <w:marBottom w:val="0"/>
      <w:divBdr>
        <w:top w:val="none" w:sz="0" w:space="0" w:color="auto"/>
        <w:left w:val="none" w:sz="0" w:space="0" w:color="auto"/>
        <w:bottom w:val="none" w:sz="0" w:space="0" w:color="auto"/>
        <w:right w:val="none" w:sz="0" w:space="0" w:color="auto"/>
      </w:divBdr>
    </w:div>
    <w:div w:id="908805015">
      <w:bodyDiv w:val="1"/>
      <w:marLeft w:val="0"/>
      <w:marRight w:val="0"/>
      <w:marTop w:val="0"/>
      <w:marBottom w:val="0"/>
      <w:divBdr>
        <w:top w:val="none" w:sz="0" w:space="0" w:color="auto"/>
        <w:left w:val="none" w:sz="0" w:space="0" w:color="auto"/>
        <w:bottom w:val="none" w:sz="0" w:space="0" w:color="auto"/>
        <w:right w:val="none" w:sz="0" w:space="0" w:color="auto"/>
      </w:divBdr>
    </w:div>
    <w:div w:id="908880626">
      <w:bodyDiv w:val="1"/>
      <w:marLeft w:val="0"/>
      <w:marRight w:val="0"/>
      <w:marTop w:val="0"/>
      <w:marBottom w:val="0"/>
      <w:divBdr>
        <w:top w:val="none" w:sz="0" w:space="0" w:color="auto"/>
        <w:left w:val="none" w:sz="0" w:space="0" w:color="auto"/>
        <w:bottom w:val="none" w:sz="0" w:space="0" w:color="auto"/>
        <w:right w:val="none" w:sz="0" w:space="0" w:color="auto"/>
      </w:divBdr>
    </w:div>
    <w:div w:id="909195864">
      <w:bodyDiv w:val="1"/>
      <w:marLeft w:val="0"/>
      <w:marRight w:val="0"/>
      <w:marTop w:val="0"/>
      <w:marBottom w:val="0"/>
      <w:divBdr>
        <w:top w:val="none" w:sz="0" w:space="0" w:color="auto"/>
        <w:left w:val="none" w:sz="0" w:space="0" w:color="auto"/>
        <w:bottom w:val="none" w:sz="0" w:space="0" w:color="auto"/>
        <w:right w:val="none" w:sz="0" w:space="0" w:color="auto"/>
      </w:divBdr>
    </w:div>
    <w:div w:id="909265068">
      <w:bodyDiv w:val="1"/>
      <w:marLeft w:val="0"/>
      <w:marRight w:val="0"/>
      <w:marTop w:val="0"/>
      <w:marBottom w:val="0"/>
      <w:divBdr>
        <w:top w:val="none" w:sz="0" w:space="0" w:color="auto"/>
        <w:left w:val="none" w:sz="0" w:space="0" w:color="auto"/>
        <w:bottom w:val="none" w:sz="0" w:space="0" w:color="auto"/>
        <w:right w:val="none" w:sz="0" w:space="0" w:color="auto"/>
      </w:divBdr>
    </w:div>
    <w:div w:id="909267370">
      <w:bodyDiv w:val="1"/>
      <w:marLeft w:val="0"/>
      <w:marRight w:val="0"/>
      <w:marTop w:val="0"/>
      <w:marBottom w:val="0"/>
      <w:divBdr>
        <w:top w:val="none" w:sz="0" w:space="0" w:color="auto"/>
        <w:left w:val="none" w:sz="0" w:space="0" w:color="auto"/>
        <w:bottom w:val="none" w:sz="0" w:space="0" w:color="auto"/>
        <w:right w:val="none" w:sz="0" w:space="0" w:color="auto"/>
      </w:divBdr>
    </w:div>
    <w:div w:id="909577729">
      <w:bodyDiv w:val="1"/>
      <w:marLeft w:val="0"/>
      <w:marRight w:val="0"/>
      <w:marTop w:val="0"/>
      <w:marBottom w:val="0"/>
      <w:divBdr>
        <w:top w:val="none" w:sz="0" w:space="0" w:color="auto"/>
        <w:left w:val="none" w:sz="0" w:space="0" w:color="auto"/>
        <w:bottom w:val="none" w:sz="0" w:space="0" w:color="auto"/>
        <w:right w:val="none" w:sz="0" w:space="0" w:color="auto"/>
      </w:divBdr>
    </w:div>
    <w:div w:id="909656019">
      <w:bodyDiv w:val="1"/>
      <w:marLeft w:val="0"/>
      <w:marRight w:val="0"/>
      <w:marTop w:val="0"/>
      <w:marBottom w:val="0"/>
      <w:divBdr>
        <w:top w:val="none" w:sz="0" w:space="0" w:color="auto"/>
        <w:left w:val="none" w:sz="0" w:space="0" w:color="auto"/>
        <w:bottom w:val="none" w:sz="0" w:space="0" w:color="auto"/>
        <w:right w:val="none" w:sz="0" w:space="0" w:color="auto"/>
      </w:divBdr>
    </w:div>
    <w:div w:id="909734950">
      <w:bodyDiv w:val="1"/>
      <w:marLeft w:val="0"/>
      <w:marRight w:val="0"/>
      <w:marTop w:val="0"/>
      <w:marBottom w:val="0"/>
      <w:divBdr>
        <w:top w:val="none" w:sz="0" w:space="0" w:color="auto"/>
        <w:left w:val="none" w:sz="0" w:space="0" w:color="auto"/>
        <w:bottom w:val="none" w:sz="0" w:space="0" w:color="auto"/>
        <w:right w:val="none" w:sz="0" w:space="0" w:color="auto"/>
      </w:divBdr>
    </w:div>
    <w:div w:id="909778040">
      <w:bodyDiv w:val="1"/>
      <w:marLeft w:val="0"/>
      <w:marRight w:val="0"/>
      <w:marTop w:val="0"/>
      <w:marBottom w:val="0"/>
      <w:divBdr>
        <w:top w:val="none" w:sz="0" w:space="0" w:color="auto"/>
        <w:left w:val="none" w:sz="0" w:space="0" w:color="auto"/>
        <w:bottom w:val="none" w:sz="0" w:space="0" w:color="auto"/>
        <w:right w:val="none" w:sz="0" w:space="0" w:color="auto"/>
      </w:divBdr>
    </w:div>
    <w:div w:id="909849795">
      <w:bodyDiv w:val="1"/>
      <w:marLeft w:val="0"/>
      <w:marRight w:val="0"/>
      <w:marTop w:val="0"/>
      <w:marBottom w:val="0"/>
      <w:divBdr>
        <w:top w:val="none" w:sz="0" w:space="0" w:color="auto"/>
        <w:left w:val="none" w:sz="0" w:space="0" w:color="auto"/>
        <w:bottom w:val="none" w:sz="0" w:space="0" w:color="auto"/>
        <w:right w:val="none" w:sz="0" w:space="0" w:color="auto"/>
      </w:divBdr>
    </w:div>
    <w:div w:id="909923207">
      <w:bodyDiv w:val="1"/>
      <w:marLeft w:val="0"/>
      <w:marRight w:val="0"/>
      <w:marTop w:val="0"/>
      <w:marBottom w:val="0"/>
      <w:divBdr>
        <w:top w:val="none" w:sz="0" w:space="0" w:color="auto"/>
        <w:left w:val="none" w:sz="0" w:space="0" w:color="auto"/>
        <w:bottom w:val="none" w:sz="0" w:space="0" w:color="auto"/>
        <w:right w:val="none" w:sz="0" w:space="0" w:color="auto"/>
      </w:divBdr>
    </w:div>
    <w:div w:id="910119879">
      <w:bodyDiv w:val="1"/>
      <w:marLeft w:val="0"/>
      <w:marRight w:val="0"/>
      <w:marTop w:val="0"/>
      <w:marBottom w:val="0"/>
      <w:divBdr>
        <w:top w:val="none" w:sz="0" w:space="0" w:color="auto"/>
        <w:left w:val="none" w:sz="0" w:space="0" w:color="auto"/>
        <w:bottom w:val="none" w:sz="0" w:space="0" w:color="auto"/>
        <w:right w:val="none" w:sz="0" w:space="0" w:color="auto"/>
      </w:divBdr>
    </w:div>
    <w:div w:id="910231610">
      <w:bodyDiv w:val="1"/>
      <w:marLeft w:val="0"/>
      <w:marRight w:val="0"/>
      <w:marTop w:val="0"/>
      <w:marBottom w:val="0"/>
      <w:divBdr>
        <w:top w:val="none" w:sz="0" w:space="0" w:color="auto"/>
        <w:left w:val="none" w:sz="0" w:space="0" w:color="auto"/>
        <w:bottom w:val="none" w:sz="0" w:space="0" w:color="auto"/>
        <w:right w:val="none" w:sz="0" w:space="0" w:color="auto"/>
      </w:divBdr>
    </w:div>
    <w:div w:id="910237564">
      <w:bodyDiv w:val="1"/>
      <w:marLeft w:val="0"/>
      <w:marRight w:val="0"/>
      <w:marTop w:val="0"/>
      <w:marBottom w:val="0"/>
      <w:divBdr>
        <w:top w:val="none" w:sz="0" w:space="0" w:color="auto"/>
        <w:left w:val="none" w:sz="0" w:space="0" w:color="auto"/>
        <w:bottom w:val="none" w:sz="0" w:space="0" w:color="auto"/>
        <w:right w:val="none" w:sz="0" w:space="0" w:color="auto"/>
      </w:divBdr>
    </w:div>
    <w:div w:id="910238549">
      <w:bodyDiv w:val="1"/>
      <w:marLeft w:val="0"/>
      <w:marRight w:val="0"/>
      <w:marTop w:val="0"/>
      <w:marBottom w:val="0"/>
      <w:divBdr>
        <w:top w:val="none" w:sz="0" w:space="0" w:color="auto"/>
        <w:left w:val="none" w:sz="0" w:space="0" w:color="auto"/>
        <w:bottom w:val="none" w:sz="0" w:space="0" w:color="auto"/>
        <w:right w:val="none" w:sz="0" w:space="0" w:color="auto"/>
      </w:divBdr>
    </w:div>
    <w:div w:id="910309278">
      <w:bodyDiv w:val="1"/>
      <w:marLeft w:val="0"/>
      <w:marRight w:val="0"/>
      <w:marTop w:val="0"/>
      <w:marBottom w:val="0"/>
      <w:divBdr>
        <w:top w:val="none" w:sz="0" w:space="0" w:color="auto"/>
        <w:left w:val="none" w:sz="0" w:space="0" w:color="auto"/>
        <w:bottom w:val="none" w:sz="0" w:space="0" w:color="auto"/>
        <w:right w:val="none" w:sz="0" w:space="0" w:color="auto"/>
      </w:divBdr>
    </w:div>
    <w:div w:id="910310953">
      <w:bodyDiv w:val="1"/>
      <w:marLeft w:val="0"/>
      <w:marRight w:val="0"/>
      <w:marTop w:val="0"/>
      <w:marBottom w:val="0"/>
      <w:divBdr>
        <w:top w:val="none" w:sz="0" w:space="0" w:color="auto"/>
        <w:left w:val="none" w:sz="0" w:space="0" w:color="auto"/>
        <w:bottom w:val="none" w:sz="0" w:space="0" w:color="auto"/>
        <w:right w:val="none" w:sz="0" w:space="0" w:color="auto"/>
      </w:divBdr>
    </w:div>
    <w:div w:id="910385991">
      <w:bodyDiv w:val="1"/>
      <w:marLeft w:val="0"/>
      <w:marRight w:val="0"/>
      <w:marTop w:val="0"/>
      <w:marBottom w:val="0"/>
      <w:divBdr>
        <w:top w:val="none" w:sz="0" w:space="0" w:color="auto"/>
        <w:left w:val="none" w:sz="0" w:space="0" w:color="auto"/>
        <w:bottom w:val="none" w:sz="0" w:space="0" w:color="auto"/>
        <w:right w:val="none" w:sz="0" w:space="0" w:color="auto"/>
      </w:divBdr>
    </w:div>
    <w:div w:id="910504655">
      <w:bodyDiv w:val="1"/>
      <w:marLeft w:val="0"/>
      <w:marRight w:val="0"/>
      <w:marTop w:val="0"/>
      <w:marBottom w:val="0"/>
      <w:divBdr>
        <w:top w:val="none" w:sz="0" w:space="0" w:color="auto"/>
        <w:left w:val="none" w:sz="0" w:space="0" w:color="auto"/>
        <w:bottom w:val="none" w:sz="0" w:space="0" w:color="auto"/>
        <w:right w:val="none" w:sz="0" w:space="0" w:color="auto"/>
      </w:divBdr>
    </w:div>
    <w:div w:id="910625557">
      <w:bodyDiv w:val="1"/>
      <w:marLeft w:val="0"/>
      <w:marRight w:val="0"/>
      <w:marTop w:val="0"/>
      <w:marBottom w:val="0"/>
      <w:divBdr>
        <w:top w:val="none" w:sz="0" w:space="0" w:color="auto"/>
        <w:left w:val="none" w:sz="0" w:space="0" w:color="auto"/>
        <w:bottom w:val="none" w:sz="0" w:space="0" w:color="auto"/>
        <w:right w:val="none" w:sz="0" w:space="0" w:color="auto"/>
      </w:divBdr>
    </w:div>
    <w:div w:id="910700156">
      <w:bodyDiv w:val="1"/>
      <w:marLeft w:val="0"/>
      <w:marRight w:val="0"/>
      <w:marTop w:val="0"/>
      <w:marBottom w:val="0"/>
      <w:divBdr>
        <w:top w:val="none" w:sz="0" w:space="0" w:color="auto"/>
        <w:left w:val="none" w:sz="0" w:space="0" w:color="auto"/>
        <w:bottom w:val="none" w:sz="0" w:space="0" w:color="auto"/>
        <w:right w:val="none" w:sz="0" w:space="0" w:color="auto"/>
      </w:divBdr>
    </w:div>
    <w:div w:id="910776041">
      <w:bodyDiv w:val="1"/>
      <w:marLeft w:val="0"/>
      <w:marRight w:val="0"/>
      <w:marTop w:val="0"/>
      <w:marBottom w:val="0"/>
      <w:divBdr>
        <w:top w:val="none" w:sz="0" w:space="0" w:color="auto"/>
        <w:left w:val="none" w:sz="0" w:space="0" w:color="auto"/>
        <w:bottom w:val="none" w:sz="0" w:space="0" w:color="auto"/>
        <w:right w:val="none" w:sz="0" w:space="0" w:color="auto"/>
      </w:divBdr>
    </w:div>
    <w:div w:id="911112883">
      <w:bodyDiv w:val="1"/>
      <w:marLeft w:val="0"/>
      <w:marRight w:val="0"/>
      <w:marTop w:val="0"/>
      <w:marBottom w:val="0"/>
      <w:divBdr>
        <w:top w:val="none" w:sz="0" w:space="0" w:color="auto"/>
        <w:left w:val="none" w:sz="0" w:space="0" w:color="auto"/>
        <w:bottom w:val="none" w:sz="0" w:space="0" w:color="auto"/>
        <w:right w:val="none" w:sz="0" w:space="0" w:color="auto"/>
      </w:divBdr>
    </w:div>
    <w:div w:id="911281636">
      <w:bodyDiv w:val="1"/>
      <w:marLeft w:val="0"/>
      <w:marRight w:val="0"/>
      <w:marTop w:val="0"/>
      <w:marBottom w:val="0"/>
      <w:divBdr>
        <w:top w:val="none" w:sz="0" w:space="0" w:color="auto"/>
        <w:left w:val="none" w:sz="0" w:space="0" w:color="auto"/>
        <w:bottom w:val="none" w:sz="0" w:space="0" w:color="auto"/>
        <w:right w:val="none" w:sz="0" w:space="0" w:color="auto"/>
      </w:divBdr>
    </w:div>
    <w:div w:id="911740741">
      <w:bodyDiv w:val="1"/>
      <w:marLeft w:val="0"/>
      <w:marRight w:val="0"/>
      <w:marTop w:val="0"/>
      <w:marBottom w:val="0"/>
      <w:divBdr>
        <w:top w:val="none" w:sz="0" w:space="0" w:color="auto"/>
        <w:left w:val="none" w:sz="0" w:space="0" w:color="auto"/>
        <w:bottom w:val="none" w:sz="0" w:space="0" w:color="auto"/>
        <w:right w:val="none" w:sz="0" w:space="0" w:color="auto"/>
      </w:divBdr>
    </w:div>
    <w:div w:id="912005499">
      <w:bodyDiv w:val="1"/>
      <w:marLeft w:val="0"/>
      <w:marRight w:val="0"/>
      <w:marTop w:val="0"/>
      <w:marBottom w:val="0"/>
      <w:divBdr>
        <w:top w:val="none" w:sz="0" w:space="0" w:color="auto"/>
        <w:left w:val="none" w:sz="0" w:space="0" w:color="auto"/>
        <w:bottom w:val="none" w:sz="0" w:space="0" w:color="auto"/>
        <w:right w:val="none" w:sz="0" w:space="0" w:color="auto"/>
      </w:divBdr>
    </w:div>
    <w:div w:id="912008592">
      <w:bodyDiv w:val="1"/>
      <w:marLeft w:val="0"/>
      <w:marRight w:val="0"/>
      <w:marTop w:val="0"/>
      <w:marBottom w:val="0"/>
      <w:divBdr>
        <w:top w:val="none" w:sz="0" w:space="0" w:color="auto"/>
        <w:left w:val="none" w:sz="0" w:space="0" w:color="auto"/>
        <w:bottom w:val="none" w:sz="0" w:space="0" w:color="auto"/>
        <w:right w:val="none" w:sz="0" w:space="0" w:color="auto"/>
      </w:divBdr>
    </w:div>
    <w:div w:id="912084744">
      <w:bodyDiv w:val="1"/>
      <w:marLeft w:val="0"/>
      <w:marRight w:val="0"/>
      <w:marTop w:val="0"/>
      <w:marBottom w:val="0"/>
      <w:divBdr>
        <w:top w:val="none" w:sz="0" w:space="0" w:color="auto"/>
        <w:left w:val="none" w:sz="0" w:space="0" w:color="auto"/>
        <w:bottom w:val="none" w:sz="0" w:space="0" w:color="auto"/>
        <w:right w:val="none" w:sz="0" w:space="0" w:color="auto"/>
      </w:divBdr>
    </w:div>
    <w:div w:id="912206214">
      <w:bodyDiv w:val="1"/>
      <w:marLeft w:val="0"/>
      <w:marRight w:val="0"/>
      <w:marTop w:val="0"/>
      <w:marBottom w:val="0"/>
      <w:divBdr>
        <w:top w:val="none" w:sz="0" w:space="0" w:color="auto"/>
        <w:left w:val="none" w:sz="0" w:space="0" w:color="auto"/>
        <w:bottom w:val="none" w:sz="0" w:space="0" w:color="auto"/>
        <w:right w:val="none" w:sz="0" w:space="0" w:color="auto"/>
      </w:divBdr>
    </w:div>
    <w:div w:id="912275984">
      <w:bodyDiv w:val="1"/>
      <w:marLeft w:val="0"/>
      <w:marRight w:val="0"/>
      <w:marTop w:val="0"/>
      <w:marBottom w:val="0"/>
      <w:divBdr>
        <w:top w:val="none" w:sz="0" w:space="0" w:color="auto"/>
        <w:left w:val="none" w:sz="0" w:space="0" w:color="auto"/>
        <w:bottom w:val="none" w:sz="0" w:space="0" w:color="auto"/>
        <w:right w:val="none" w:sz="0" w:space="0" w:color="auto"/>
      </w:divBdr>
    </w:div>
    <w:div w:id="912280338">
      <w:bodyDiv w:val="1"/>
      <w:marLeft w:val="0"/>
      <w:marRight w:val="0"/>
      <w:marTop w:val="0"/>
      <w:marBottom w:val="0"/>
      <w:divBdr>
        <w:top w:val="none" w:sz="0" w:space="0" w:color="auto"/>
        <w:left w:val="none" w:sz="0" w:space="0" w:color="auto"/>
        <w:bottom w:val="none" w:sz="0" w:space="0" w:color="auto"/>
        <w:right w:val="none" w:sz="0" w:space="0" w:color="auto"/>
      </w:divBdr>
    </w:div>
    <w:div w:id="912474763">
      <w:bodyDiv w:val="1"/>
      <w:marLeft w:val="0"/>
      <w:marRight w:val="0"/>
      <w:marTop w:val="0"/>
      <w:marBottom w:val="0"/>
      <w:divBdr>
        <w:top w:val="none" w:sz="0" w:space="0" w:color="auto"/>
        <w:left w:val="none" w:sz="0" w:space="0" w:color="auto"/>
        <w:bottom w:val="none" w:sz="0" w:space="0" w:color="auto"/>
        <w:right w:val="none" w:sz="0" w:space="0" w:color="auto"/>
      </w:divBdr>
    </w:div>
    <w:div w:id="913204000">
      <w:bodyDiv w:val="1"/>
      <w:marLeft w:val="0"/>
      <w:marRight w:val="0"/>
      <w:marTop w:val="0"/>
      <w:marBottom w:val="0"/>
      <w:divBdr>
        <w:top w:val="none" w:sz="0" w:space="0" w:color="auto"/>
        <w:left w:val="none" w:sz="0" w:space="0" w:color="auto"/>
        <w:bottom w:val="none" w:sz="0" w:space="0" w:color="auto"/>
        <w:right w:val="none" w:sz="0" w:space="0" w:color="auto"/>
      </w:divBdr>
    </w:div>
    <w:div w:id="913205389">
      <w:bodyDiv w:val="1"/>
      <w:marLeft w:val="0"/>
      <w:marRight w:val="0"/>
      <w:marTop w:val="0"/>
      <w:marBottom w:val="0"/>
      <w:divBdr>
        <w:top w:val="none" w:sz="0" w:space="0" w:color="auto"/>
        <w:left w:val="none" w:sz="0" w:space="0" w:color="auto"/>
        <w:bottom w:val="none" w:sz="0" w:space="0" w:color="auto"/>
        <w:right w:val="none" w:sz="0" w:space="0" w:color="auto"/>
      </w:divBdr>
    </w:div>
    <w:div w:id="913244249">
      <w:bodyDiv w:val="1"/>
      <w:marLeft w:val="0"/>
      <w:marRight w:val="0"/>
      <w:marTop w:val="0"/>
      <w:marBottom w:val="0"/>
      <w:divBdr>
        <w:top w:val="none" w:sz="0" w:space="0" w:color="auto"/>
        <w:left w:val="none" w:sz="0" w:space="0" w:color="auto"/>
        <w:bottom w:val="none" w:sz="0" w:space="0" w:color="auto"/>
        <w:right w:val="none" w:sz="0" w:space="0" w:color="auto"/>
      </w:divBdr>
    </w:div>
    <w:div w:id="913394045">
      <w:bodyDiv w:val="1"/>
      <w:marLeft w:val="0"/>
      <w:marRight w:val="0"/>
      <w:marTop w:val="0"/>
      <w:marBottom w:val="0"/>
      <w:divBdr>
        <w:top w:val="none" w:sz="0" w:space="0" w:color="auto"/>
        <w:left w:val="none" w:sz="0" w:space="0" w:color="auto"/>
        <w:bottom w:val="none" w:sz="0" w:space="0" w:color="auto"/>
        <w:right w:val="none" w:sz="0" w:space="0" w:color="auto"/>
      </w:divBdr>
    </w:div>
    <w:div w:id="913396970">
      <w:bodyDiv w:val="1"/>
      <w:marLeft w:val="0"/>
      <w:marRight w:val="0"/>
      <w:marTop w:val="0"/>
      <w:marBottom w:val="0"/>
      <w:divBdr>
        <w:top w:val="none" w:sz="0" w:space="0" w:color="auto"/>
        <w:left w:val="none" w:sz="0" w:space="0" w:color="auto"/>
        <w:bottom w:val="none" w:sz="0" w:space="0" w:color="auto"/>
        <w:right w:val="none" w:sz="0" w:space="0" w:color="auto"/>
      </w:divBdr>
    </w:div>
    <w:div w:id="913465507">
      <w:bodyDiv w:val="1"/>
      <w:marLeft w:val="0"/>
      <w:marRight w:val="0"/>
      <w:marTop w:val="0"/>
      <w:marBottom w:val="0"/>
      <w:divBdr>
        <w:top w:val="none" w:sz="0" w:space="0" w:color="auto"/>
        <w:left w:val="none" w:sz="0" w:space="0" w:color="auto"/>
        <w:bottom w:val="none" w:sz="0" w:space="0" w:color="auto"/>
        <w:right w:val="none" w:sz="0" w:space="0" w:color="auto"/>
      </w:divBdr>
    </w:div>
    <w:div w:id="914360761">
      <w:bodyDiv w:val="1"/>
      <w:marLeft w:val="0"/>
      <w:marRight w:val="0"/>
      <w:marTop w:val="0"/>
      <w:marBottom w:val="0"/>
      <w:divBdr>
        <w:top w:val="none" w:sz="0" w:space="0" w:color="auto"/>
        <w:left w:val="none" w:sz="0" w:space="0" w:color="auto"/>
        <w:bottom w:val="none" w:sz="0" w:space="0" w:color="auto"/>
        <w:right w:val="none" w:sz="0" w:space="0" w:color="auto"/>
      </w:divBdr>
    </w:div>
    <w:div w:id="914555504">
      <w:bodyDiv w:val="1"/>
      <w:marLeft w:val="0"/>
      <w:marRight w:val="0"/>
      <w:marTop w:val="0"/>
      <w:marBottom w:val="0"/>
      <w:divBdr>
        <w:top w:val="none" w:sz="0" w:space="0" w:color="auto"/>
        <w:left w:val="none" w:sz="0" w:space="0" w:color="auto"/>
        <w:bottom w:val="none" w:sz="0" w:space="0" w:color="auto"/>
        <w:right w:val="none" w:sz="0" w:space="0" w:color="auto"/>
      </w:divBdr>
    </w:div>
    <w:div w:id="914583341">
      <w:bodyDiv w:val="1"/>
      <w:marLeft w:val="0"/>
      <w:marRight w:val="0"/>
      <w:marTop w:val="0"/>
      <w:marBottom w:val="0"/>
      <w:divBdr>
        <w:top w:val="none" w:sz="0" w:space="0" w:color="auto"/>
        <w:left w:val="none" w:sz="0" w:space="0" w:color="auto"/>
        <w:bottom w:val="none" w:sz="0" w:space="0" w:color="auto"/>
        <w:right w:val="none" w:sz="0" w:space="0" w:color="auto"/>
      </w:divBdr>
    </w:div>
    <w:div w:id="914583354">
      <w:bodyDiv w:val="1"/>
      <w:marLeft w:val="0"/>
      <w:marRight w:val="0"/>
      <w:marTop w:val="0"/>
      <w:marBottom w:val="0"/>
      <w:divBdr>
        <w:top w:val="none" w:sz="0" w:space="0" w:color="auto"/>
        <w:left w:val="none" w:sz="0" w:space="0" w:color="auto"/>
        <w:bottom w:val="none" w:sz="0" w:space="0" w:color="auto"/>
        <w:right w:val="none" w:sz="0" w:space="0" w:color="auto"/>
      </w:divBdr>
    </w:div>
    <w:div w:id="914703919">
      <w:bodyDiv w:val="1"/>
      <w:marLeft w:val="0"/>
      <w:marRight w:val="0"/>
      <w:marTop w:val="0"/>
      <w:marBottom w:val="0"/>
      <w:divBdr>
        <w:top w:val="none" w:sz="0" w:space="0" w:color="auto"/>
        <w:left w:val="none" w:sz="0" w:space="0" w:color="auto"/>
        <w:bottom w:val="none" w:sz="0" w:space="0" w:color="auto"/>
        <w:right w:val="none" w:sz="0" w:space="0" w:color="auto"/>
      </w:divBdr>
    </w:div>
    <w:div w:id="914899612">
      <w:bodyDiv w:val="1"/>
      <w:marLeft w:val="0"/>
      <w:marRight w:val="0"/>
      <w:marTop w:val="0"/>
      <w:marBottom w:val="0"/>
      <w:divBdr>
        <w:top w:val="none" w:sz="0" w:space="0" w:color="auto"/>
        <w:left w:val="none" w:sz="0" w:space="0" w:color="auto"/>
        <w:bottom w:val="none" w:sz="0" w:space="0" w:color="auto"/>
        <w:right w:val="none" w:sz="0" w:space="0" w:color="auto"/>
      </w:divBdr>
    </w:div>
    <w:div w:id="914971971">
      <w:bodyDiv w:val="1"/>
      <w:marLeft w:val="0"/>
      <w:marRight w:val="0"/>
      <w:marTop w:val="0"/>
      <w:marBottom w:val="0"/>
      <w:divBdr>
        <w:top w:val="none" w:sz="0" w:space="0" w:color="auto"/>
        <w:left w:val="none" w:sz="0" w:space="0" w:color="auto"/>
        <w:bottom w:val="none" w:sz="0" w:space="0" w:color="auto"/>
        <w:right w:val="none" w:sz="0" w:space="0" w:color="auto"/>
      </w:divBdr>
    </w:div>
    <w:div w:id="915210406">
      <w:bodyDiv w:val="1"/>
      <w:marLeft w:val="0"/>
      <w:marRight w:val="0"/>
      <w:marTop w:val="0"/>
      <w:marBottom w:val="0"/>
      <w:divBdr>
        <w:top w:val="none" w:sz="0" w:space="0" w:color="auto"/>
        <w:left w:val="none" w:sz="0" w:space="0" w:color="auto"/>
        <w:bottom w:val="none" w:sz="0" w:space="0" w:color="auto"/>
        <w:right w:val="none" w:sz="0" w:space="0" w:color="auto"/>
      </w:divBdr>
    </w:div>
    <w:div w:id="915363269">
      <w:bodyDiv w:val="1"/>
      <w:marLeft w:val="0"/>
      <w:marRight w:val="0"/>
      <w:marTop w:val="0"/>
      <w:marBottom w:val="0"/>
      <w:divBdr>
        <w:top w:val="none" w:sz="0" w:space="0" w:color="auto"/>
        <w:left w:val="none" w:sz="0" w:space="0" w:color="auto"/>
        <w:bottom w:val="none" w:sz="0" w:space="0" w:color="auto"/>
        <w:right w:val="none" w:sz="0" w:space="0" w:color="auto"/>
      </w:divBdr>
    </w:div>
    <w:div w:id="915624660">
      <w:bodyDiv w:val="1"/>
      <w:marLeft w:val="0"/>
      <w:marRight w:val="0"/>
      <w:marTop w:val="0"/>
      <w:marBottom w:val="0"/>
      <w:divBdr>
        <w:top w:val="none" w:sz="0" w:space="0" w:color="auto"/>
        <w:left w:val="none" w:sz="0" w:space="0" w:color="auto"/>
        <w:bottom w:val="none" w:sz="0" w:space="0" w:color="auto"/>
        <w:right w:val="none" w:sz="0" w:space="0" w:color="auto"/>
      </w:divBdr>
    </w:div>
    <w:div w:id="915743729">
      <w:bodyDiv w:val="1"/>
      <w:marLeft w:val="0"/>
      <w:marRight w:val="0"/>
      <w:marTop w:val="0"/>
      <w:marBottom w:val="0"/>
      <w:divBdr>
        <w:top w:val="none" w:sz="0" w:space="0" w:color="auto"/>
        <w:left w:val="none" w:sz="0" w:space="0" w:color="auto"/>
        <w:bottom w:val="none" w:sz="0" w:space="0" w:color="auto"/>
        <w:right w:val="none" w:sz="0" w:space="0" w:color="auto"/>
      </w:divBdr>
    </w:div>
    <w:div w:id="915746061">
      <w:bodyDiv w:val="1"/>
      <w:marLeft w:val="0"/>
      <w:marRight w:val="0"/>
      <w:marTop w:val="0"/>
      <w:marBottom w:val="0"/>
      <w:divBdr>
        <w:top w:val="none" w:sz="0" w:space="0" w:color="auto"/>
        <w:left w:val="none" w:sz="0" w:space="0" w:color="auto"/>
        <w:bottom w:val="none" w:sz="0" w:space="0" w:color="auto"/>
        <w:right w:val="none" w:sz="0" w:space="0" w:color="auto"/>
      </w:divBdr>
    </w:div>
    <w:div w:id="915825636">
      <w:bodyDiv w:val="1"/>
      <w:marLeft w:val="0"/>
      <w:marRight w:val="0"/>
      <w:marTop w:val="0"/>
      <w:marBottom w:val="0"/>
      <w:divBdr>
        <w:top w:val="none" w:sz="0" w:space="0" w:color="auto"/>
        <w:left w:val="none" w:sz="0" w:space="0" w:color="auto"/>
        <w:bottom w:val="none" w:sz="0" w:space="0" w:color="auto"/>
        <w:right w:val="none" w:sz="0" w:space="0" w:color="auto"/>
      </w:divBdr>
    </w:div>
    <w:div w:id="916016407">
      <w:bodyDiv w:val="1"/>
      <w:marLeft w:val="0"/>
      <w:marRight w:val="0"/>
      <w:marTop w:val="0"/>
      <w:marBottom w:val="0"/>
      <w:divBdr>
        <w:top w:val="none" w:sz="0" w:space="0" w:color="auto"/>
        <w:left w:val="none" w:sz="0" w:space="0" w:color="auto"/>
        <w:bottom w:val="none" w:sz="0" w:space="0" w:color="auto"/>
        <w:right w:val="none" w:sz="0" w:space="0" w:color="auto"/>
      </w:divBdr>
    </w:div>
    <w:div w:id="916090635">
      <w:bodyDiv w:val="1"/>
      <w:marLeft w:val="0"/>
      <w:marRight w:val="0"/>
      <w:marTop w:val="0"/>
      <w:marBottom w:val="0"/>
      <w:divBdr>
        <w:top w:val="none" w:sz="0" w:space="0" w:color="auto"/>
        <w:left w:val="none" w:sz="0" w:space="0" w:color="auto"/>
        <w:bottom w:val="none" w:sz="0" w:space="0" w:color="auto"/>
        <w:right w:val="none" w:sz="0" w:space="0" w:color="auto"/>
      </w:divBdr>
    </w:div>
    <w:div w:id="916205311">
      <w:bodyDiv w:val="1"/>
      <w:marLeft w:val="0"/>
      <w:marRight w:val="0"/>
      <w:marTop w:val="0"/>
      <w:marBottom w:val="0"/>
      <w:divBdr>
        <w:top w:val="none" w:sz="0" w:space="0" w:color="auto"/>
        <w:left w:val="none" w:sz="0" w:space="0" w:color="auto"/>
        <w:bottom w:val="none" w:sz="0" w:space="0" w:color="auto"/>
        <w:right w:val="none" w:sz="0" w:space="0" w:color="auto"/>
      </w:divBdr>
    </w:div>
    <w:div w:id="916286813">
      <w:bodyDiv w:val="1"/>
      <w:marLeft w:val="0"/>
      <w:marRight w:val="0"/>
      <w:marTop w:val="0"/>
      <w:marBottom w:val="0"/>
      <w:divBdr>
        <w:top w:val="none" w:sz="0" w:space="0" w:color="auto"/>
        <w:left w:val="none" w:sz="0" w:space="0" w:color="auto"/>
        <w:bottom w:val="none" w:sz="0" w:space="0" w:color="auto"/>
        <w:right w:val="none" w:sz="0" w:space="0" w:color="auto"/>
      </w:divBdr>
    </w:div>
    <w:div w:id="916400996">
      <w:bodyDiv w:val="1"/>
      <w:marLeft w:val="0"/>
      <w:marRight w:val="0"/>
      <w:marTop w:val="0"/>
      <w:marBottom w:val="0"/>
      <w:divBdr>
        <w:top w:val="none" w:sz="0" w:space="0" w:color="auto"/>
        <w:left w:val="none" w:sz="0" w:space="0" w:color="auto"/>
        <w:bottom w:val="none" w:sz="0" w:space="0" w:color="auto"/>
        <w:right w:val="none" w:sz="0" w:space="0" w:color="auto"/>
      </w:divBdr>
    </w:div>
    <w:div w:id="916402040">
      <w:bodyDiv w:val="1"/>
      <w:marLeft w:val="0"/>
      <w:marRight w:val="0"/>
      <w:marTop w:val="0"/>
      <w:marBottom w:val="0"/>
      <w:divBdr>
        <w:top w:val="none" w:sz="0" w:space="0" w:color="auto"/>
        <w:left w:val="none" w:sz="0" w:space="0" w:color="auto"/>
        <w:bottom w:val="none" w:sz="0" w:space="0" w:color="auto"/>
        <w:right w:val="none" w:sz="0" w:space="0" w:color="auto"/>
      </w:divBdr>
    </w:div>
    <w:div w:id="916864825">
      <w:bodyDiv w:val="1"/>
      <w:marLeft w:val="0"/>
      <w:marRight w:val="0"/>
      <w:marTop w:val="0"/>
      <w:marBottom w:val="0"/>
      <w:divBdr>
        <w:top w:val="none" w:sz="0" w:space="0" w:color="auto"/>
        <w:left w:val="none" w:sz="0" w:space="0" w:color="auto"/>
        <w:bottom w:val="none" w:sz="0" w:space="0" w:color="auto"/>
        <w:right w:val="none" w:sz="0" w:space="0" w:color="auto"/>
      </w:divBdr>
    </w:div>
    <w:div w:id="917128074">
      <w:bodyDiv w:val="1"/>
      <w:marLeft w:val="0"/>
      <w:marRight w:val="0"/>
      <w:marTop w:val="0"/>
      <w:marBottom w:val="0"/>
      <w:divBdr>
        <w:top w:val="none" w:sz="0" w:space="0" w:color="auto"/>
        <w:left w:val="none" w:sz="0" w:space="0" w:color="auto"/>
        <w:bottom w:val="none" w:sz="0" w:space="0" w:color="auto"/>
        <w:right w:val="none" w:sz="0" w:space="0" w:color="auto"/>
      </w:divBdr>
    </w:div>
    <w:div w:id="917176567">
      <w:bodyDiv w:val="1"/>
      <w:marLeft w:val="0"/>
      <w:marRight w:val="0"/>
      <w:marTop w:val="0"/>
      <w:marBottom w:val="0"/>
      <w:divBdr>
        <w:top w:val="none" w:sz="0" w:space="0" w:color="auto"/>
        <w:left w:val="none" w:sz="0" w:space="0" w:color="auto"/>
        <w:bottom w:val="none" w:sz="0" w:space="0" w:color="auto"/>
        <w:right w:val="none" w:sz="0" w:space="0" w:color="auto"/>
      </w:divBdr>
    </w:div>
    <w:div w:id="917594382">
      <w:bodyDiv w:val="1"/>
      <w:marLeft w:val="0"/>
      <w:marRight w:val="0"/>
      <w:marTop w:val="0"/>
      <w:marBottom w:val="0"/>
      <w:divBdr>
        <w:top w:val="none" w:sz="0" w:space="0" w:color="auto"/>
        <w:left w:val="none" w:sz="0" w:space="0" w:color="auto"/>
        <w:bottom w:val="none" w:sz="0" w:space="0" w:color="auto"/>
        <w:right w:val="none" w:sz="0" w:space="0" w:color="auto"/>
      </w:divBdr>
    </w:div>
    <w:div w:id="917640389">
      <w:bodyDiv w:val="1"/>
      <w:marLeft w:val="0"/>
      <w:marRight w:val="0"/>
      <w:marTop w:val="0"/>
      <w:marBottom w:val="0"/>
      <w:divBdr>
        <w:top w:val="none" w:sz="0" w:space="0" w:color="auto"/>
        <w:left w:val="none" w:sz="0" w:space="0" w:color="auto"/>
        <w:bottom w:val="none" w:sz="0" w:space="0" w:color="auto"/>
        <w:right w:val="none" w:sz="0" w:space="0" w:color="auto"/>
      </w:divBdr>
    </w:div>
    <w:div w:id="917710777">
      <w:bodyDiv w:val="1"/>
      <w:marLeft w:val="0"/>
      <w:marRight w:val="0"/>
      <w:marTop w:val="0"/>
      <w:marBottom w:val="0"/>
      <w:divBdr>
        <w:top w:val="none" w:sz="0" w:space="0" w:color="auto"/>
        <w:left w:val="none" w:sz="0" w:space="0" w:color="auto"/>
        <w:bottom w:val="none" w:sz="0" w:space="0" w:color="auto"/>
        <w:right w:val="none" w:sz="0" w:space="0" w:color="auto"/>
      </w:divBdr>
    </w:div>
    <w:div w:id="917712667">
      <w:bodyDiv w:val="1"/>
      <w:marLeft w:val="0"/>
      <w:marRight w:val="0"/>
      <w:marTop w:val="0"/>
      <w:marBottom w:val="0"/>
      <w:divBdr>
        <w:top w:val="none" w:sz="0" w:space="0" w:color="auto"/>
        <w:left w:val="none" w:sz="0" w:space="0" w:color="auto"/>
        <w:bottom w:val="none" w:sz="0" w:space="0" w:color="auto"/>
        <w:right w:val="none" w:sz="0" w:space="0" w:color="auto"/>
      </w:divBdr>
    </w:div>
    <w:div w:id="918176412">
      <w:bodyDiv w:val="1"/>
      <w:marLeft w:val="0"/>
      <w:marRight w:val="0"/>
      <w:marTop w:val="0"/>
      <w:marBottom w:val="0"/>
      <w:divBdr>
        <w:top w:val="none" w:sz="0" w:space="0" w:color="auto"/>
        <w:left w:val="none" w:sz="0" w:space="0" w:color="auto"/>
        <w:bottom w:val="none" w:sz="0" w:space="0" w:color="auto"/>
        <w:right w:val="none" w:sz="0" w:space="0" w:color="auto"/>
      </w:divBdr>
    </w:div>
    <w:div w:id="918559258">
      <w:bodyDiv w:val="1"/>
      <w:marLeft w:val="0"/>
      <w:marRight w:val="0"/>
      <w:marTop w:val="0"/>
      <w:marBottom w:val="0"/>
      <w:divBdr>
        <w:top w:val="none" w:sz="0" w:space="0" w:color="auto"/>
        <w:left w:val="none" w:sz="0" w:space="0" w:color="auto"/>
        <w:bottom w:val="none" w:sz="0" w:space="0" w:color="auto"/>
        <w:right w:val="none" w:sz="0" w:space="0" w:color="auto"/>
      </w:divBdr>
    </w:div>
    <w:div w:id="918712991">
      <w:bodyDiv w:val="1"/>
      <w:marLeft w:val="0"/>
      <w:marRight w:val="0"/>
      <w:marTop w:val="0"/>
      <w:marBottom w:val="0"/>
      <w:divBdr>
        <w:top w:val="none" w:sz="0" w:space="0" w:color="auto"/>
        <w:left w:val="none" w:sz="0" w:space="0" w:color="auto"/>
        <w:bottom w:val="none" w:sz="0" w:space="0" w:color="auto"/>
        <w:right w:val="none" w:sz="0" w:space="0" w:color="auto"/>
      </w:divBdr>
    </w:div>
    <w:div w:id="918753460">
      <w:bodyDiv w:val="1"/>
      <w:marLeft w:val="0"/>
      <w:marRight w:val="0"/>
      <w:marTop w:val="0"/>
      <w:marBottom w:val="0"/>
      <w:divBdr>
        <w:top w:val="none" w:sz="0" w:space="0" w:color="auto"/>
        <w:left w:val="none" w:sz="0" w:space="0" w:color="auto"/>
        <w:bottom w:val="none" w:sz="0" w:space="0" w:color="auto"/>
        <w:right w:val="none" w:sz="0" w:space="0" w:color="auto"/>
      </w:divBdr>
    </w:div>
    <w:div w:id="919099991">
      <w:bodyDiv w:val="1"/>
      <w:marLeft w:val="0"/>
      <w:marRight w:val="0"/>
      <w:marTop w:val="0"/>
      <w:marBottom w:val="0"/>
      <w:divBdr>
        <w:top w:val="none" w:sz="0" w:space="0" w:color="auto"/>
        <w:left w:val="none" w:sz="0" w:space="0" w:color="auto"/>
        <w:bottom w:val="none" w:sz="0" w:space="0" w:color="auto"/>
        <w:right w:val="none" w:sz="0" w:space="0" w:color="auto"/>
      </w:divBdr>
    </w:div>
    <w:div w:id="919100870">
      <w:bodyDiv w:val="1"/>
      <w:marLeft w:val="0"/>
      <w:marRight w:val="0"/>
      <w:marTop w:val="0"/>
      <w:marBottom w:val="0"/>
      <w:divBdr>
        <w:top w:val="none" w:sz="0" w:space="0" w:color="auto"/>
        <w:left w:val="none" w:sz="0" w:space="0" w:color="auto"/>
        <w:bottom w:val="none" w:sz="0" w:space="0" w:color="auto"/>
        <w:right w:val="none" w:sz="0" w:space="0" w:color="auto"/>
      </w:divBdr>
    </w:div>
    <w:div w:id="919215923">
      <w:bodyDiv w:val="1"/>
      <w:marLeft w:val="0"/>
      <w:marRight w:val="0"/>
      <w:marTop w:val="0"/>
      <w:marBottom w:val="0"/>
      <w:divBdr>
        <w:top w:val="none" w:sz="0" w:space="0" w:color="auto"/>
        <w:left w:val="none" w:sz="0" w:space="0" w:color="auto"/>
        <w:bottom w:val="none" w:sz="0" w:space="0" w:color="auto"/>
        <w:right w:val="none" w:sz="0" w:space="0" w:color="auto"/>
      </w:divBdr>
    </w:div>
    <w:div w:id="919288288">
      <w:bodyDiv w:val="1"/>
      <w:marLeft w:val="0"/>
      <w:marRight w:val="0"/>
      <w:marTop w:val="0"/>
      <w:marBottom w:val="0"/>
      <w:divBdr>
        <w:top w:val="none" w:sz="0" w:space="0" w:color="auto"/>
        <w:left w:val="none" w:sz="0" w:space="0" w:color="auto"/>
        <w:bottom w:val="none" w:sz="0" w:space="0" w:color="auto"/>
        <w:right w:val="none" w:sz="0" w:space="0" w:color="auto"/>
      </w:divBdr>
    </w:div>
    <w:div w:id="919290719">
      <w:bodyDiv w:val="1"/>
      <w:marLeft w:val="0"/>
      <w:marRight w:val="0"/>
      <w:marTop w:val="0"/>
      <w:marBottom w:val="0"/>
      <w:divBdr>
        <w:top w:val="none" w:sz="0" w:space="0" w:color="auto"/>
        <w:left w:val="none" w:sz="0" w:space="0" w:color="auto"/>
        <w:bottom w:val="none" w:sz="0" w:space="0" w:color="auto"/>
        <w:right w:val="none" w:sz="0" w:space="0" w:color="auto"/>
      </w:divBdr>
    </w:div>
    <w:div w:id="919410959">
      <w:bodyDiv w:val="1"/>
      <w:marLeft w:val="0"/>
      <w:marRight w:val="0"/>
      <w:marTop w:val="0"/>
      <w:marBottom w:val="0"/>
      <w:divBdr>
        <w:top w:val="none" w:sz="0" w:space="0" w:color="auto"/>
        <w:left w:val="none" w:sz="0" w:space="0" w:color="auto"/>
        <w:bottom w:val="none" w:sz="0" w:space="0" w:color="auto"/>
        <w:right w:val="none" w:sz="0" w:space="0" w:color="auto"/>
      </w:divBdr>
    </w:div>
    <w:div w:id="919943957">
      <w:bodyDiv w:val="1"/>
      <w:marLeft w:val="0"/>
      <w:marRight w:val="0"/>
      <w:marTop w:val="0"/>
      <w:marBottom w:val="0"/>
      <w:divBdr>
        <w:top w:val="none" w:sz="0" w:space="0" w:color="auto"/>
        <w:left w:val="none" w:sz="0" w:space="0" w:color="auto"/>
        <w:bottom w:val="none" w:sz="0" w:space="0" w:color="auto"/>
        <w:right w:val="none" w:sz="0" w:space="0" w:color="auto"/>
      </w:divBdr>
    </w:div>
    <w:div w:id="919947220">
      <w:bodyDiv w:val="1"/>
      <w:marLeft w:val="0"/>
      <w:marRight w:val="0"/>
      <w:marTop w:val="0"/>
      <w:marBottom w:val="0"/>
      <w:divBdr>
        <w:top w:val="none" w:sz="0" w:space="0" w:color="auto"/>
        <w:left w:val="none" w:sz="0" w:space="0" w:color="auto"/>
        <w:bottom w:val="none" w:sz="0" w:space="0" w:color="auto"/>
        <w:right w:val="none" w:sz="0" w:space="0" w:color="auto"/>
      </w:divBdr>
    </w:div>
    <w:div w:id="920218070">
      <w:bodyDiv w:val="1"/>
      <w:marLeft w:val="0"/>
      <w:marRight w:val="0"/>
      <w:marTop w:val="0"/>
      <w:marBottom w:val="0"/>
      <w:divBdr>
        <w:top w:val="none" w:sz="0" w:space="0" w:color="auto"/>
        <w:left w:val="none" w:sz="0" w:space="0" w:color="auto"/>
        <w:bottom w:val="none" w:sz="0" w:space="0" w:color="auto"/>
        <w:right w:val="none" w:sz="0" w:space="0" w:color="auto"/>
      </w:divBdr>
    </w:div>
    <w:div w:id="920480070">
      <w:bodyDiv w:val="1"/>
      <w:marLeft w:val="0"/>
      <w:marRight w:val="0"/>
      <w:marTop w:val="0"/>
      <w:marBottom w:val="0"/>
      <w:divBdr>
        <w:top w:val="none" w:sz="0" w:space="0" w:color="auto"/>
        <w:left w:val="none" w:sz="0" w:space="0" w:color="auto"/>
        <w:bottom w:val="none" w:sz="0" w:space="0" w:color="auto"/>
        <w:right w:val="none" w:sz="0" w:space="0" w:color="auto"/>
      </w:divBdr>
    </w:div>
    <w:div w:id="920525736">
      <w:bodyDiv w:val="1"/>
      <w:marLeft w:val="0"/>
      <w:marRight w:val="0"/>
      <w:marTop w:val="0"/>
      <w:marBottom w:val="0"/>
      <w:divBdr>
        <w:top w:val="none" w:sz="0" w:space="0" w:color="auto"/>
        <w:left w:val="none" w:sz="0" w:space="0" w:color="auto"/>
        <w:bottom w:val="none" w:sz="0" w:space="0" w:color="auto"/>
        <w:right w:val="none" w:sz="0" w:space="0" w:color="auto"/>
      </w:divBdr>
    </w:div>
    <w:div w:id="920604694">
      <w:bodyDiv w:val="1"/>
      <w:marLeft w:val="0"/>
      <w:marRight w:val="0"/>
      <w:marTop w:val="0"/>
      <w:marBottom w:val="0"/>
      <w:divBdr>
        <w:top w:val="none" w:sz="0" w:space="0" w:color="auto"/>
        <w:left w:val="none" w:sz="0" w:space="0" w:color="auto"/>
        <w:bottom w:val="none" w:sz="0" w:space="0" w:color="auto"/>
        <w:right w:val="none" w:sz="0" w:space="0" w:color="auto"/>
      </w:divBdr>
    </w:div>
    <w:div w:id="920680120">
      <w:bodyDiv w:val="1"/>
      <w:marLeft w:val="0"/>
      <w:marRight w:val="0"/>
      <w:marTop w:val="0"/>
      <w:marBottom w:val="0"/>
      <w:divBdr>
        <w:top w:val="none" w:sz="0" w:space="0" w:color="auto"/>
        <w:left w:val="none" w:sz="0" w:space="0" w:color="auto"/>
        <w:bottom w:val="none" w:sz="0" w:space="0" w:color="auto"/>
        <w:right w:val="none" w:sz="0" w:space="0" w:color="auto"/>
      </w:divBdr>
    </w:div>
    <w:div w:id="920795116">
      <w:bodyDiv w:val="1"/>
      <w:marLeft w:val="0"/>
      <w:marRight w:val="0"/>
      <w:marTop w:val="0"/>
      <w:marBottom w:val="0"/>
      <w:divBdr>
        <w:top w:val="none" w:sz="0" w:space="0" w:color="auto"/>
        <w:left w:val="none" w:sz="0" w:space="0" w:color="auto"/>
        <w:bottom w:val="none" w:sz="0" w:space="0" w:color="auto"/>
        <w:right w:val="none" w:sz="0" w:space="0" w:color="auto"/>
      </w:divBdr>
    </w:div>
    <w:div w:id="920799815">
      <w:bodyDiv w:val="1"/>
      <w:marLeft w:val="0"/>
      <w:marRight w:val="0"/>
      <w:marTop w:val="0"/>
      <w:marBottom w:val="0"/>
      <w:divBdr>
        <w:top w:val="none" w:sz="0" w:space="0" w:color="auto"/>
        <w:left w:val="none" w:sz="0" w:space="0" w:color="auto"/>
        <w:bottom w:val="none" w:sz="0" w:space="0" w:color="auto"/>
        <w:right w:val="none" w:sz="0" w:space="0" w:color="auto"/>
      </w:divBdr>
    </w:div>
    <w:div w:id="920867006">
      <w:bodyDiv w:val="1"/>
      <w:marLeft w:val="0"/>
      <w:marRight w:val="0"/>
      <w:marTop w:val="0"/>
      <w:marBottom w:val="0"/>
      <w:divBdr>
        <w:top w:val="none" w:sz="0" w:space="0" w:color="auto"/>
        <w:left w:val="none" w:sz="0" w:space="0" w:color="auto"/>
        <w:bottom w:val="none" w:sz="0" w:space="0" w:color="auto"/>
        <w:right w:val="none" w:sz="0" w:space="0" w:color="auto"/>
      </w:divBdr>
    </w:div>
    <w:div w:id="920943806">
      <w:bodyDiv w:val="1"/>
      <w:marLeft w:val="0"/>
      <w:marRight w:val="0"/>
      <w:marTop w:val="0"/>
      <w:marBottom w:val="0"/>
      <w:divBdr>
        <w:top w:val="none" w:sz="0" w:space="0" w:color="auto"/>
        <w:left w:val="none" w:sz="0" w:space="0" w:color="auto"/>
        <w:bottom w:val="none" w:sz="0" w:space="0" w:color="auto"/>
        <w:right w:val="none" w:sz="0" w:space="0" w:color="auto"/>
      </w:divBdr>
    </w:div>
    <w:div w:id="920989526">
      <w:bodyDiv w:val="1"/>
      <w:marLeft w:val="0"/>
      <w:marRight w:val="0"/>
      <w:marTop w:val="0"/>
      <w:marBottom w:val="0"/>
      <w:divBdr>
        <w:top w:val="none" w:sz="0" w:space="0" w:color="auto"/>
        <w:left w:val="none" w:sz="0" w:space="0" w:color="auto"/>
        <w:bottom w:val="none" w:sz="0" w:space="0" w:color="auto"/>
        <w:right w:val="none" w:sz="0" w:space="0" w:color="auto"/>
      </w:divBdr>
    </w:div>
    <w:div w:id="921062808">
      <w:bodyDiv w:val="1"/>
      <w:marLeft w:val="0"/>
      <w:marRight w:val="0"/>
      <w:marTop w:val="0"/>
      <w:marBottom w:val="0"/>
      <w:divBdr>
        <w:top w:val="none" w:sz="0" w:space="0" w:color="auto"/>
        <w:left w:val="none" w:sz="0" w:space="0" w:color="auto"/>
        <w:bottom w:val="none" w:sz="0" w:space="0" w:color="auto"/>
        <w:right w:val="none" w:sz="0" w:space="0" w:color="auto"/>
      </w:divBdr>
    </w:div>
    <w:div w:id="921450600">
      <w:bodyDiv w:val="1"/>
      <w:marLeft w:val="0"/>
      <w:marRight w:val="0"/>
      <w:marTop w:val="0"/>
      <w:marBottom w:val="0"/>
      <w:divBdr>
        <w:top w:val="none" w:sz="0" w:space="0" w:color="auto"/>
        <w:left w:val="none" w:sz="0" w:space="0" w:color="auto"/>
        <w:bottom w:val="none" w:sz="0" w:space="0" w:color="auto"/>
        <w:right w:val="none" w:sz="0" w:space="0" w:color="auto"/>
      </w:divBdr>
    </w:div>
    <w:div w:id="921721639">
      <w:bodyDiv w:val="1"/>
      <w:marLeft w:val="0"/>
      <w:marRight w:val="0"/>
      <w:marTop w:val="0"/>
      <w:marBottom w:val="0"/>
      <w:divBdr>
        <w:top w:val="none" w:sz="0" w:space="0" w:color="auto"/>
        <w:left w:val="none" w:sz="0" w:space="0" w:color="auto"/>
        <w:bottom w:val="none" w:sz="0" w:space="0" w:color="auto"/>
        <w:right w:val="none" w:sz="0" w:space="0" w:color="auto"/>
      </w:divBdr>
    </w:div>
    <w:div w:id="921984515">
      <w:bodyDiv w:val="1"/>
      <w:marLeft w:val="0"/>
      <w:marRight w:val="0"/>
      <w:marTop w:val="0"/>
      <w:marBottom w:val="0"/>
      <w:divBdr>
        <w:top w:val="none" w:sz="0" w:space="0" w:color="auto"/>
        <w:left w:val="none" w:sz="0" w:space="0" w:color="auto"/>
        <w:bottom w:val="none" w:sz="0" w:space="0" w:color="auto"/>
        <w:right w:val="none" w:sz="0" w:space="0" w:color="auto"/>
      </w:divBdr>
    </w:div>
    <w:div w:id="922300240">
      <w:bodyDiv w:val="1"/>
      <w:marLeft w:val="0"/>
      <w:marRight w:val="0"/>
      <w:marTop w:val="0"/>
      <w:marBottom w:val="0"/>
      <w:divBdr>
        <w:top w:val="none" w:sz="0" w:space="0" w:color="auto"/>
        <w:left w:val="none" w:sz="0" w:space="0" w:color="auto"/>
        <w:bottom w:val="none" w:sz="0" w:space="0" w:color="auto"/>
        <w:right w:val="none" w:sz="0" w:space="0" w:color="auto"/>
      </w:divBdr>
    </w:div>
    <w:div w:id="922421502">
      <w:bodyDiv w:val="1"/>
      <w:marLeft w:val="0"/>
      <w:marRight w:val="0"/>
      <w:marTop w:val="0"/>
      <w:marBottom w:val="0"/>
      <w:divBdr>
        <w:top w:val="none" w:sz="0" w:space="0" w:color="auto"/>
        <w:left w:val="none" w:sz="0" w:space="0" w:color="auto"/>
        <w:bottom w:val="none" w:sz="0" w:space="0" w:color="auto"/>
        <w:right w:val="none" w:sz="0" w:space="0" w:color="auto"/>
      </w:divBdr>
    </w:div>
    <w:div w:id="922492734">
      <w:bodyDiv w:val="1"/>
      <w:marLeft w:val="0"/>
      <w:marRight w:val="0"/>
      <w:marTop w:val="0"/>
      <w:marBottom w:val="0"/>
      <w:divBdr>
        <w:top w:val="none" w:sz="0" w:space="0" w:color="auto"/>
        <w:left w:val="none" w:sz="0" w:space="0" w:color="auto"/>
        <w:bottom w:val="none" w:sz="0" w:space="0" w:color="auto"/>
        <w:right w:val="none" w:sz="0" w:space="0" w:color="auto"/>
      </w:divBdr>
    </w:div>
    <w:div w:id="922642188">
      <w:bodyDiv w:val="1"/>
      <w:marLeft w:val="0"/>
      <w:marRight w:val="0"/>
      <w:marTop w:val="0"/>
      <w:marBottom w:val="0"/>
      <w:divBdr>
        <w:top w:val="none" w:sz="0" w:space="0" w:color="auto"/>
        <w:left w:val="none" w:sz="0" w:space="0" w:color="auto"/>
        <w:bottom w:val="none" w:sz="0" w:space="0" w:color="auto"/>
        <w:right w:val="none" w:sz="0" w:space="0" w:color="auto"/>
      </w:divBdr>
    </w:div>
    <w:div w:id="922689031">
      <w:bodyDiv w:val="1"/>
      <w:marLeft w:val="0"/>
      <w:marRight w:val="0"/>
      <w:marTop w:val="0"/>
      <w:marBottom w:val="0"/>
      <w:divBdr>
        <w:top w:val="none" w:sz="0" w:space="0" w:color="auto"/>
        <w:left w:val="none" w:sz="0" w:space="0" w:color="auto"/>
        <w:bottom w:val="none" w:sz="0" w:space="0" w:color="auto"/>
        <w:right w:val="none" w:sz="0" w:space="0" w:color="auto"/>
      </w:divBdr>
    </w:div>
    <w:div w:id="923034789">
      <w:bodyDiv w:val="1"/>
      <w:marLeft w:val="0"/>
      <w:marRight w:val="0"/>
      <w:marTop w:val="0"/>
      <w:marBottom w:val="0"/>
      <w:divBdr>
        <w:top w:val="none" w:sz="0" w:space="0" w:color="auto"/>
        <w:left w:val="none" w:sz="0" w:space="0" w:color="auto"/>
        <w:bottom w:val="none" w:sz="0" w:space="0" w:color="auto"/>
        <w:right w:val="none" w:sz="0" w:space="0" w:color="auto"/>
      </w:divBdr>
    </w:div>
    <w:div w:id="923104880">
      <w:bodyDiv w:val="1"/>
      <w:marLeft w:val="0"/>
      <w:marRight w:val="0"/>
      <w:marTop w:val="0"/>
      <w:marBottom w:val="0"/>
      <w:divBdr>
        <w:top w:val="none" w:sz="0" w:space="0" w:color="auto"/>
        <w:left w:val="none" w:sz="0" w:space="0" w:color="auto"/>
        <w:bottom w:val="none" w:sz="0" w:space="0" w:color="auto"/>
        <w:right w:val="none" w:sz="0" w:space="0" w:color="auto"/>
      </w:divBdr>
    </w:div>
    <w:div w:id="923145056">
      <w:bodyDiv w:val="1"/>
      <w:marLeft w:val="0"/>
      <w:marRight w:val="0"/>
      <w:marTop w:val="0"/>
      <w:marBottom w:val="0"/>
      <w:divBdr>
        <w:top w:val="none" w:sz="0" w:space="0" w:color="auto"/>
        <w:left w:val="none" w:sz="0" w:space="0" w:color="auto"/>
        <w:bottom w:val="none" w:sz="0" w:space="0" w:color="auto"/>
        <w:right w:val="none" w:sz="0" w:space="0" w:color="auto"/>
      </w:divBdr>
    </w:div>
    <w:div w:id="923337879">
      <w:bodyDiv w:val="1"/>
      <w:marLeft w:val="0"/>
      <w:marRight w:val="0"/>
      <w:marTop w:val="0"/>
      <w:marBottom w:val="0"/>
      <w:divBdr>
        <w:top w:val="none" w:sz="0" w:space="0" w:color="auto"/>
        <w:left w:val="none" w:sz="0" w:space="0" w:color="auto"/>
        <w:bottom w:val="none" w:sz="0" w:space="0" w:color="auto"/>
        <w:right w:val="none" w:sz="0" w:space="0" w:color="auto"/>
      </w:divBdr>
    </w:div>
    <w:div w:id="923491809">
      <w:bodyDiv w:val="1"/>
      <w:marLeft w:val="0"/>
      <w:marRight w:val="0"/>
      <w:marTop w:val="0"/>
      <w:marBottom w:val="0"/>
      <w:divBdr>
        <w:top w:val="none" w:sz="0" w:space="0" w:color="auto"/>
        <w:left w:val="none" w:sz="0" w:space="0" w:color="auto"/>
        <w:bottom w:val="none" w:sz="0" w:space="0" w:color="auto"/>
        <w:right w:val="none" w:sz="0" w:space="0" w:color="auto"/>
      </w:divBdr>
    </w:div>
    <w:div w:id="923609535">
      <w:bodyDiv w:val="1"/>
      <w:marLeft w:val="0"/>
      <w:marRight w:val="0"/>
      <w:marTop w:val="0"/>
      <w:marBottom w:val="0"/>
      <w:divBdr>
        <w:top w:val="none" w:sz="0" w:space="0" w:color="auto"/>
        <w:left w:val="none" w:sz="0" w:space="0" w:color="auto"/>
        <w:bottom w:val="none" w:sz="0" w:space="0" w:color="auto"/>
        <w:right w:val="none" w:sz="0" w:space="0" w:color="auto"/>
      </w:divBdr>
    </w:div>
    <w:div w:id="923761050">
      <w:bodyDiv w:val="1"/>
      <w:marLeft w:val="0"/>
      <w:marRight w:val="0"/>
      <w:marTop w:val="0"/>
      <w:marBottom w:val="0"/>
      <w:divBdr>
        <w:top w:val="none" w:sz="0" w:space="0" w:color="auto"/>
        <w:left w:val="none" w:sz="0" w:space="0" w:color="auto"/>
        <w:bottom w:val="none" w:sz="0" w:space="0" w:color="auto"/>
        <w:right w:val="none" w:sz="0" w:space="0" w:color="auto"/>
      </w:divBdr>
    </w:div>
    <w:div w:id="923800975">
      <w:bodyDiv w:val="1"/>
      <w:marLeft w:val="0"/>
      <w:marRight w:val="0"/>
      <w:marTop w:val="0"/>
      <w:marBottom w:val="0"/>
      <w:divBdr>
        <w:top w:val="none" w:sz="0" w:space="0" w:color="auto"/>
        <w:left w:val="none" w:sz="0" w:space="0" w:color="auto"/>
        <w:bottom w:val="none" w:sz="0" w:space="0" w:color="auto"/>
        <w:right w:val="none" w:sz="0" w:space="0" w:color="auto"/>
      </w:divBdr>
    </w:div>
    <w:div w:id="923994157">
      <w:bodyDiv w:val="1"/>
      <w:marLeft w:val="0"/>
      <w:marRight w:val="0"/>
      <w:marTop w:val="0"/>
      <w:marBottom w:val="0"/>
      <w:divBdr>
        <w:top w:val="none" w:sz="0" w:space="0" w:color="auto"/>
        <w:left w:val="none" w:sz="0" w:space="0" w:color="auto"/>
        <w:bottom w:val="none" w:sz="0" w:space="0" w:color="auto"/>
        <w:right w:val="none" w:sz="0" w:space="0" w:color="auto"/>
      </w:divBdr>
    </w:div>
    <w:div w:id="924338934">
      <w:bodyDiv w:val="1"/>
      <w:marLeft w:val="0"/>
      <w:marRight w:val="0"/>
      <w:marTop w:val="0"/>
      <w:marBottom w:val="0"/>
      <w:divBdr>
        <w:top w:val="none" w:sz="0" w:space="0" w:color="auto"/>
        <w:left w:val="none" w:sz="0" w:space="0" w:color="auto"/>
        <w:bottom w:val="none" w:sz="0" w:space="0" w:color="auto"/>
        <w:right w:val="none" w:sz="0" w:space="0" w:color="auto"/>
      </w:divBdr>
    </w:div>
    <w:div w:id="924340458">
      <w:bodyDiv w:val="1"/>
      <w:marLeft w:val="0"/>
      <w:marRight w:val="0"/>
      <w:marTop w:val="0"/>
      <w:marBottom w:val="0"/>
      <w:divBdr>
        <w:top w:val="none" w:sz="0" w:space="0" w:color="auto"/>
        <w:left w:val="none" w:sz="0" w:space="0" w:color="auto"/>
        <w:bottom w:val="none" w:sz="0" w:space="0" w:color="auto"/>
        <w:right w:val="none" w:sz="0" w:space="0" w:color="auto"/>
      </w:divBdr>
    </w:div>
    <w:div w:id="924343100">
      <w:bodyDiv w:val="1"/>
      <w:marLeft w:val="0"/>
      <w:marRight w:val="0"/>
      <w:marTop w:val="0"/>
      <w:marBottom w:val="0"/>
      <w:divBdr>
        <w:top w:val="none" w:sz="0" w:space="0" w:color="auto"/>
        <w:left w:val="none" w:sz="0" w:space="0" w:color="auto"/>
        <w:bottom w:val="none" w:sz="0" w:space="0" w:color="auto"/>
        <w:right w:val="none" w:sz="0" w:space="0" w:color="auto"/>
      </w:divBdr>
    </w:div>
    <w:div w:id="924412787">
      <w:bodyDiv w:val="1"/>
      <w:marLeft w:val="0"/>
      <w:marRight w:val="0"/>
      <w:marTop w:val="0"/>
      <w:marBottom w:val="0"/>
      <w:divBdr>
        <w:top w:val="none" w:sz="0" w:space="0" w:color="auto"/>
        <w:left w:val="none" w:sz="0" w:space="0" w:color="auto"/>
        <w:bottom w:val="none" w:sz="0" w:space="0" w:color="auto"/>
        <w:right w:val="none" w:sz="0" w:space="0" w:color="auto"/>
      </w:divBdr>
    </w:div>
    <w:div w:id="924415650">
      <w:bodyDiv w:val="1"/>
      <w:marLeft w:val="0"/>
      <w:marRight w:val="0"/>
      <w:marTop w:val="0"/>
      <w:marBottom w:val="0"/>
      <w:divBdr>
        <w:top w:val="none" w:sz="0" w:space="0" w:color="auto"/>
        <w:left w:val="none" w:sz="0" w:space="0" w:color="auto"/>
        <w:bottom w:val="none" w:sz="0" w:space="0" w:color="auto"/>
        <w:right w:val="none" w:sz="0" w:space="0" w:color="auto"/>
      </w:divBdr>
    </w:div>
    <w:div w:id="924455826">
      <w:bodyDiv w:val="1"/>
      <w:marLeft w:val="0"/>
      <w:marRight w:val="0"/>
      <w:marTop w:val="0"/>
      <w:marBottom w:val="0"/>
      <w:divBdr>
        <w:top w:val="none" w:sz="0" w:space="0" w:color="auto"/>
        <w:left w:val="none" w:sz="0" w:space="0" w:color="auto"/>
        <w:bottom w:val="none" w:sz="0" w:space="0" w:color="auto"/>
        <w:right w:val="none" w:sz="0" w:space="0" w:color="auto"/>
      </w:divBdr>
    </w:div>
    <w:div w:id="924458696">
      <w:bodyDiv w:val="1"/>
      <w:marLeft w:val="0"/>
      <w:marRight w:val="0"/>
      <w:marTop w:val="0"/>
      <w:marBottom w:val="0"/>
      <w:divBdr>
        <w:top w:val="none" w:sz="0" w:space="0" w:color="auto"/>
        <w:left w:val="none" w:sz="0" w:space="0" w:color="auto"/>
        <w:bottom w:val="none" w:sz="0" w:space="0" w:color="auto"/>
        <w:right w:val="none" w:sz="0" w:space="0" w:color="auto"/>
      </w:divBdr>
    </w:div>
    <w:div w:id="924732024">
      <w:bodyDiv w:val="1"/>
      <w:marLeft w:val="0"/>
      <w:marRight w:val="0"/>
      <w:marTop w:val="0"/>
      <w:marBottom w:val="0"/>
      <w:divBdr>
        <w:top w:val="none" w:sz="0" w:space="0" w:color="auto"/>
        <w:left w:val="none" w:sz="0" w:space="0" w:color="auto"/>
        <w:bottom w:val="none" w:sz="0" w:space="0" w:color="auto"/>
        <w:right w:val="none" w:sz="0" w:space="0" w:color="auto"/>
      </w:divBdr>
    </w:div>
    <w:div w:id="924805987">
      <w:bodyDiv w:val="1"/>
      <w:marLeft w:val="0"/>
      <w:marRight w:val="0"/>
      <w:marTop w:val="0"/>
      <w:marBottom w:val="0"/>
      <w:divBdr>
        <w:top w:val="none" w:sz="0" w:space="0" w:color="auto"/>
        <w:left w:val="none" w:sz="0" w:space="0" w:color="auto"/>
        <w:bottom w:val="none" w:sz="0" w:space="0" w:color="auto"/>
        <w:right w:val="none" w:sz="0" w:space="0" w:color="auto"/>
      </w:divBdr>
    </w:div>
    <w:div w:id="924846325">
      <w:bodyDiv w:val="1"/>
      <w:marLeft w:val="0"/>
      <w:marRight w:val="0"/>
      <w:marTop w:val="0"/>
      <w:marBottom w:val="0"/>
      <w:divBdr>
        <w:top w:val="none" w:sz="0" w:space="0" w:color="auto"/>
        <w:left w:val="none" w:sz="0" w:space="0" w:color="auto"/>
        <w:bottom w:val="none" w:sz="0" w:space="0" w:color="auto"/>
        <w:right w:val="none" w:sz="0" w:space="0" w:color="auto"/>
      </w:divBdr>
    </w:div>
    <w:div w:id="924847958">
      <w:bodyDiv w:val="1"/>
      <w:marLeft w:val="0"/>
      <w:marRight w:val="0"/>
      <w:marTop w:val="0"/>
      <w:marBottom w:val="0"/>
      <w:divBdr>
        <w:top w:val="none" w:sz="0" w:space="0" w:color="auto"/>
        <w:left w:val="none" w:sz="0" w:space="0" w:color="auto"/>
        <w:bottom w:val="none" w:sz="0" w:space="0" w:color="auto"/>
        <w:right w:val="none" w:sz="0" w:space="0" w:color="auto"/>
      </w:divBdr>
    </w:div>
    <w:div w:id="924993273">
      <w:bodyDiv w:val="1"/>
      <w:marLeft w:val="0"/>
      <w:marRight w:val="0"/>
      <w:marTop w:val="0"/>
      <w:marBottom w:val="0"/>
      <w:divBdr>
        <w:top w:val="none" w:sz="0" w:space="0" w:color="auto"/>
        <w:left w:val="none" w:sz="0" w:space="0" w:color="auto"/>
        <w:bottom w:val="none" w:sz="0" w:space="0" w:color="auto"/>
        <w:right w:val="none" w:sz="0" w:space="0" w:color="auto"/>
      </w:divBdr>
    </w:div>
    <w:div w:id="925114159">
      <w:bodyDiv w:val="1"/>
      <w:marLeft w:val="0"/>
      <w:marRight w:val="0"/>
      <w:marTop w:val="0"/>
      <w:marBottom w:val="0"/>
      <w:divBdr>
        <w:top w:val="none" w:sz="0" w:space="0" w:color="auto"/>
        <w:left w:val="none" w:sz="0" w:space="0" w:color="auto"/>
        <w:bottom w:val="none" w:sz="0" w:space="0" w:color="auto"/>
        <w:right w:val="none" w:sz="0" w:space="0" w:color="auto"/>
      </w:divBdr>
    </w:div>
    <w:div w:id="925114248">
      <w:bodyDiv w:val="1"/>
      <w:marLeft w:val="0"/>
      <w:marRight w:val="0"/>
      <w:marTop w:val="0"/>
      <w:marBottom w:val="0"/>
      <w:divBdr>
        <w:top w:val="none" w:sz="0" w:space="0" w:color="auto"/>
        <w:left w:val="none" w:sz="0" w:space="0" w:color="auto"/>
        <w:bottom w:val="none" w:sz="0" w:space="0" w:color="auto"/>
        <w:right w:val="none" w:sz="0" w:space="0" w:color="auto"/>
      </w:divBdr>
    </w:div>
    <w:div w:id="925307148">
      <w:bodyDiv w:val="1"/>
      <w:marLeft w:val="0"/>
      <w:marRight w:val="0"/>
      <w:marTop w:val="0"/>
      <w:marBottom w:val="0"/>
      <w:divBdr>
        <w:top w:val="none" w:sz="0" w:space="0" w:color="auto"/>
        <w:left w:val="none" w:sz="0" w:space="0" w:color="auto"/>
        <w:bottom w:val="none" w:sz="0" w:space="0" w:color="auto"/>
        <w:right w:val="none" w:sz="0" w:space="0" w:color="auto"/>
      </w:divBdr>
    </w:div>
    <w:div w:id="925386612">
      <w:bodyDiv w:val="1"/>
      <w:marLeft w:val="0"/>
      <w:marRight w:val="0"/>
      <w:marTop w:val="0"/>
      <w:marBottom w:val="0"/>
      <w:divBdr>
        <w:top w:val="none" w:sz="0" w:space="0" w:color="auto"/>
        <w:left w:val="none" w:sz="0" w:space="0" w:color="auto"/>
        <w:bottom w:val="none" w:sz="0" w:space="0" w:color="auto"/>
        <w:right w:val="none" w:sz="0" w:space="0" w:color="auto"/>
      </w:divBdr>
    </w:div>
    <w:div w:id="925650029">
      <w:bodyDiv w:val="1"/>
      <w:marLeft w:val="0"/>
      <w:marRight w:val="0"/>
      <w:marTop w:val="0"/>
      <w:marBottom w:val="0"/>
      <w:divBdr>
        <w:top w:val="none" w:sz="0" w:space="0" w:color="auto"/>
        <w:left w:val="none" w:sz="0" w:space="0" w:color="auto"/>
        <w:bottom w:val="none" w:sz="0" w:space="0" w:color="auto"/>
        <w:right w:val="none" w:sz="0" w:space="0" w:color="auto"/>
      </w:divBdr>
    </w:div>
    <w:div w:id="925655270">
      <w:bodyDiv w:val="1"/>
      <w:marLeft w:val="0"/>
      <w:marRight w:val="0"/>
      <w:marTop w:val="0"/>
      <w:marBottom w:val="0"/>
      <w:divBdr>
        <w:top w:val="none" w:sz="0" w:space="0" w:color="auto"/>
        <w:left w:val="none" w:sz="0" w:space="0" w:color="auto"/>
        <w:bottom w:val="none" w:sz="0" w:space="0" w:color="auto"/>
        <w:right w:val="none" w:sz="0" w:space="0" w:color="auto"/>
      </w:divBdr>
    </w:div>
    <w:div w:id="925765337">
      <w:bodyDiv w:val="1"/>
      <w:marLeft w:val="0"/>
      <w:marRight w:val="0"/>
      <w:marTop w:val="0"/>
      <w:marBottom w:val="0"/>
      <w:divBdr>
        <w:top w:val="none" w:sz="0" w:space="0" w:color="auto"/>
        <w:left w:val="none" w:sz="0" w:space="0" w:color="auto"/>
        <w:bottom w:val="none" w:sz="0" w:space="0" w:color="auto"/>
        <w:right w:val="none" w:sz="0" w:space="0" w:color="auto"/>
      </w:divBdr>
    </w:div>
    <w:div w:id="925958955">
      <w:bodyDiv w:val="1"/>
      <w:marLeft w:val="0"/>
      <w:marRight w:val="0"/>
      <w:marTop w:val="0"/>
      <w:marBottom w:val="0"/>
      <w:divBdr>
        <w:top w:val="none" w:sz="0" w:space="0" w:color="auto"/>
        <w:left w:val="none" w:sz="0" w:space="0" w:color="auto"/>
        <w:bottom w:val="none" w:sz="0" w:space="0" w:color="auto"/>
        <w:right w:val="none" w:sz="0" w:space="0" w:color="auto"/>
      </w:divBdr>
    </w:div>
    <w:div w:id="926109332">
      <w:bodyDiv w:val="1"/>
      <w:marLeft w:val="0"/>
      <w:marRight w:val="0"/>
      <w:marTop w:val="0"/>
      <w:marBottom w:val="0"/>
      <w:divBdr>
        <w:top w:val="none" w:sz="0" w:space="0" w:color="auto"/>
        <w:left w:val="none" w:sz="0" w:space="0" w:color="auto"/>
        <w:bottom w:val="none" w:sz="0" w:space="0" w:color="auto"/>
        <w:right w:val="none" w:sz="0" w:space="0" w:color="auto"/>
      </w:divBdr>
    </w:div>
    <w:div w:id="926382258">
      <w:bodyDiv w:val="1"/>
      <w:marLeft w:val="0"/>
      <w:marRight w:val="0"/>
      <w:marTop w:val="0"/>
      <w:marBottom w:val="0"/>
      <w:divBdr>
        <w:top w:val="none" w:sz="0" w:space="0" w:color="auto"/>
        <w:left w:val="none" w:sz="0" w:space="0" w:color="auto"/>
        <w:bottom w:val="none" w:sz="0" w:space="0" w:color="auto"/>
        <w:right w:val="none" w:sz="0" w:space="0" w:color="auto"/>
      </w:divBdr>
    </w:div>
    <w:div w:id="926498734">
      <w:bodyDiv w:val="1"/>
      <w:marLeft w:val="0"/>
      <w:marRight w:val="0"/>
      <w:marTop w:val="0"/>
      <w:marBottom w:val="0"/>
      <w:divBdr>
        <w:top w:val="none" w:sz="0" w:space="0" w:color="auto"/>
        <w:left w:val="none" w:sz="0" w:space="0" w:color="auto"/>
        <w:bottom w:val="none" w:sz="0" w:space="0" w:color="auto"/>
        <w:right w:val="none" w:sz="0" w:space="0" w:color="auto"/>
      </w:divBdr>
    </w:div>
    <w:div w:id="926616335">
      <w:bodyDiv w:val="1"/>
      <w:marLeft w:val="0"/>
      <w:marRight w:val="0"/>
      <w:marTop w:val="0"/>
      <w:marBottom w:val="0"/>
      <w:divBdr>
        <w:top w:val="none" w:sz="0" w:space="0" w:color="auto"/>
        <w:left w:val="none" w:sz="0" w:space="0" w:color="auto"/>
        <w:bottom w:val="none" w:sz="0" w:space="0" w:color="auto"/>
        <w:right w:val="none" w:sz="0" w:space="0" w:color="auto"/>
      </w:divBdr>
    </w:div>
    <w:div w:id="926768999">
      <w:bodyDiv w:val="1"/>
      <w:marLeft w:val="0"/>
      <w:marRight w:val="0"/>
      <w:marTop w:val="0"/>
      <w:marBottom w:val="0"/>
      <w:divBdr>
        <w:top w:val="none" w:sz="0" w:space="0" w:color="auto"/>
        <w:left w:val="none" w:sz="0" w:space="0" w:color="auto"/>
        <w:bottom w:val="none" w:sz="0" w:space="0" w:color="auto"/>
        <w:right w:val="none" w:sz="0" w:space="0" w:color="auto"/>
      </w:divBdr>
    </w:div>
    <w:div w:id="926814911">
      <w:bodyDiv w:val="1"/>
      <w:marLeft w:val="0"/>
      <w:marRight w:val="0"/>
      <w:marTop w:val="0"/>
      <w:marBottom w:val="0"/>
      <w:divBdr>
        <w:top w:val="none" w:sz="0" w:space="0" w:color="auto"/>
        <w:left w:val="none" w:sz="0" w:space="0" w:color="auto"/>
        <w:bottom w:val="none" w:sz="0" w:space="0" w:color="auto"/>
        <w:right w:val="none" w:sz="0" w:space="0" w:color="auto"/>
      </w:divBdr>
    </w:div>
    <w:div w:id="926959300">
      <w:bodyDiv w:val="1"/>
      <w:marLeft w:val="0"/>
      <w:marRight w:val="0"/>
      <w:marTop w:val="0"/>
      <w:marBottom w:val="0"/>
      <w:divBdr>
        <w:top w:val="none" w:sz="0" w:space="0" w:color="auto"/>
        <w:left w:val="none" w:sz="0" w:space="0" w:color="auto"/>
        <w:bottom w:val="none" w:sz="0" w:space="0" w:color="auto"/>
        <w:right w:val="none" w:sz="0" w:space="0" w:color="auto"/>
      </w:divBdr>
    </w:div>
    <w:div w:id="927232188">
      <w:bodyDiv w:val="1"/>
      <w:marLeft w:val="0"/>
      <w:marRight w:val="0"/>
      <w:marTop w:val="0"/>
      <w:marBottom w:val="0"/>
      <w:divBdr>
        <w:top w:val="none" w:sz="0" w:space="0" w:color="auto"/>
        <w:left w:val="none" w:sz="0" w:space="0" w:color="auto"/>
        <w:bottom w:val="none" w:sz="0" w:space="0" w:color="auto"/>
        <w:right w:val="none" w:sz="0" w:space="0" w:color="auto"/>
      </w:divBdr>
    </w:div>
    <w:div w:id="927735566">
      <w:bodyDiv w:val="1"/>
      <w:marLeft w:val="0"/>
      <w:marRight w:val="0"/>
      <w:marTop w:val="0"/>
      <w:marBottom w:val="0"/>
      <w:divBdr>
        <w:top w:val="none" w:sz="0" w:space="0" w:color="auto"/>
        <w:left w:val="none" w:sz="0" w:space="0" w:color="auto"/>
        <w:bottom w:val="none" w:sz="0" w:space="0" w:color="auto"/>
        <w:right w:val="none" w:sz="0" w:space="0" w:color="auto"/>
      </w:divBdr>
    </w:div>
    <w:div w:id="927812018">
      <w:bodyDiv w:val="1"/>
      <w:marLeft w:val="0"/>
      <w:marRight w:val="0"/>
      <w:marTop w:val="0"/>
      <w:marBottom w:val="0"/>
      <w:divBdr>
        <w:top w:val="none" w:sz="0" w:space="0" w:color="auto"/>
        <w:left w:val="none" w:sz="0" w:space="0" w:color="auto"/>
        <w:bottom w:val="none" w:sz="0" w:space="0" w:color="auto"/>
        <w:right w:val="none" w:sz="0" w:space="0" w:color="auto"/>
      </w:divBdr>
    </w:div>
    <w:div w:id="928003415">
      <w:bodyDiv w:val="1"/>
      <w:marLeft w:val="0"/>
      <w:marRight w:val="0"/>
      <w:marTop w:val="0"/>
      <w:marBottom w:val="0"/>
      <w:divBdr>
        <w:top w:val="none" w:sz="0" w:space="0" w:color="auto"/>
        <w:left w:val="none" w:sz="0" w:space="0" w:color="auto"/>
        <w:bottom w:val="none" w:sz="0" w:space="0" w:color="auto"/>
        <w:right w:val="none" w:sz="0" w:space="0" w:color="auto"/>
      </w:divBdr>
    </w:div>
    <w:div w:id="928201199">
      <w:bodyDiv w:val="1"/>
      <w:marLeft w:val="0"/>
      <w:marRight w:val="0"/>
      <w:marTop w:val="0"/>
      <w:marBottom w:val="0"/>
      <w:divBdr>
        <w:top w:val="none" w:sz="0" w:space="0" w:color="auto"/>
        <w:left w:val="none" w:sz="0" w:space="0" w:color="auto"/>
        <w:bottom w:val="none" w:sz="0" w:space="0" w:color="auto"/>
        <w:right w:val="none" w:sz="0" w:space="0" w:color="auto"/>
      </w:divBdr>
    </w:div>
    <w:div w:id="928390510">
      <w:bodyDiv w:val="1"/>
      <w:marLeft w:val="0"/>
      <w:marRight w:val="0"/>
      <w:marTop w:val="0"/>
      <w:marBottom w:val="0"/>
      <w:divBdr>
        <w:top w:val="none" w:sz="0" w:space="0" w:color="auto"/>
        <w:left w:val="none" w:sz="0" w:space="0" w:color="auto"/>
        <w:bottom w:val="none" w:sz="0" w:space="0" w:color="auto"/>
        <w:right w:val="none" w:sz="0" w:space="0" w:color="auto"/>
      </w:divBdr>
    </w:div>
    <w:div w:id="928391492">
      <w:bodyDiv w:val="1"/>
      <w:marLeft w:val="0"/>
      <w:marRight w:val="0"/>
      <w:marTop w:val="0"/>
      <w:marBottom w:val="0"/>
      <w:divBdr>
        <w:top w:val="none" w:sz="0" w:space="0" w:color="auto"/>
        <w:left w:val="none" w:sz="0" w:space="0" w:color="auto"/>
        <w:bottom w:val="none" w:sz="0" w:space="0" w:color="auto"/>
        <w:right w:val="none" w:sz="0" w:space="0" w:color="auto"/>
      </w:divBdr>
    </w:div>
    <w:div w:id="928807628">
      <w:bodyDiv w:val="1"/>
      <w:marLeft w:val="0"/>
      <w:marRight w:val="0"/>
      <w:marTop w:val="0"/>
      <w:marBottom w:val="0"/>
      <w:divBdr>
        <w:top w:val="none" w:sz="0" w:space="0" w:color="auto"/>
        <w:left w:val="none" w:sz="0" w:space="0" w:color="auto"/>
        <w:bottom w:val="none" w:sz="0" w:space="0" w:color="auto"/>
        <w:right w:val="none" w:sz="0" w:space="0" w:color="auto"/>
      </w:divBdr>
    </w:div>
    <w:div w:id="928808034">
      <w:bodyDiv w:val="1"/>
      <w:marLeft w:val="0"/>
      <w:marRight w:val="0"/>
      <w:marTop w:val="0"/>
      <w:marBottom w:val="0"/>
      <w:divBdr>
        <w:top w:val="none" w:sz="0" w:space="0" w:color="auto"/>
        <w:left w:val="none" w:sz="0" w:space="0" w:color="auto"/>
        <w:bottom w:val="none" w:sz="0" w:space="0" w:color="auto"/>
        <w:right w:val="none" w:sz="0" w:space="0" w:color="auto"/>
      </w:divBdr>
    </w:div>
    <w:div w:id="928923029">
      <w:bodyDiv w:val="1"/>
      <w:marLeft w:val="0"/>
      <w:marRight w:val="0"/>
      <w:marTop w:val="0"/>
      <w:marBottom w:val="0"/>
      <w:divBdr>
        <w:top w:val="none" w:sz="0" w:space="0" w:color="auto"/>
        <w:left w:val="none" w:sz="0" w:space="0" w:color="auto"/>
        <w:bottom w:val="none" w:sz="0" w:space="0" w:color="auto"/>
        <w:right w:val="none" w:sz="0" w:space="0" w:color="auto"/>
      </w:divBdr>
    </w:div>
    <w:div w:id="928932193">
      <w:bodyDiv w:val="1"/>
      <w:marLeft w:val="0"/>
      <w:marRight w:val="0"/>
      <w:marTop w:val="0"/>
      <w:marBottom w:val="0"/>
      <w:divBdr>
        <w:top w:val="none" w:sz="0" w:space="0" w:color="auto"/>
        <w:left w:val="none" w:sz="0" w:space="0" w:color="auto"/>
        <w:bottom w:val="none" w:sz="0" w:space="0" w:color="auto"/>
        <w:right w:val="none" w:sz="0" w:space="0" w:color="auto"/>
      </w:divBdr>
    </w:div>
    <w:div w:id="929122127">
      <w:bodyDiv w:val="1"/>
      <w:marLeft w:val="0"/>
      <w:marRight w:val="0"/>
      <w:marTop w:val="0"/>
      <w:marBottom w:val="0"/>
      <w:divBdr>
        <w:top w:val="none" w:sz="0" w:space="0" w:color="auto"/>
        <w:left w:val="none" w:sz="0" w:space="0" w:color="auto"/>
        <w:bottom w:val="none" w:sz="0" w:space="0" w:color="auto"/>
        <w:right w:val="none" w:sz="0" w:space="0" w:color="auto"/>
      </w:divBdr>
    </w:div>
    <w:div w:id="929197995">
      <w:bodyDiv w:val="1"/>
      <w:marLeft w:val="0"/>
      <w:marRight w:val="0"/>
      <w:marTop w:val="0"/>
      <w:marBottom w:val="0"/>
      <w:divBdr>
        <w:top w:val="none" w:sz="0" w:space="0" w:color="auto"/>
        <w:left w:val="none" w:sz="0" w:space="0" w:color="auto"/>
        <w:bottom w:val="none" w:sz="0" w:space="0" w:color="auto"/>
        <w:right w:val="none" w:sz="0" w:space="0" w:color="auto"/>
      </w:divBdr>
    </w:div>
    <w:div w:id="929240842">
      <w:bodyDiv w:val="1"/>
      <w:marLeft w:val="0"/>
      <w:marRight w:val="0"/>
      <w:marTop w:val="0"/>
      <w:marBottom w:val="0"/>
      <w:divBdr>
        <w:top w:val="none" w:sz="0" w:space="0" w:color="auto"/>
        <w:left w:val="none" w:sz="0" w:space="0" w:color="auto"/>
        <w:bottom w:val="none" w:sz="0" w:space="0" w:color="auto"/>
        <w:right w:val="none" w:sz="0" w:space="0" w:color="auto"/>
      </w:divBdr>
    </w:div>
    <w:div w:id="929393911">
      <w:bodyDiv w:val="1"/>
      <w:marLeft w:val="0"/>
      <w:marRight w:val="0"/>
      <w:marTop w:val="0"/>
      <w:marBottom w:val="0"/>
      <w:divBdr>
        <w:top w:val="none" w:sz="0" w:space="0" w:color="auto"/>
        <w:left w:val="none" w:sz="0" w:space="0" w:color="auto"/>
        <w:bottom w:val="none" w:sz="0" w:space="0" w:color="auto"/>
        <w:right w:val="none" w:sz="0" w:space="0" w:color="auto"/>
      </w:divBdr>
    </w:div>
    <w:div w:id="929699535">
      <w:bodyDiv w:val="1"/>
      <w:marLeft w:val="0"/>
      <w:marRight w:val="0"/>
      <w:marTop w:val="0"/>
      <w:marBottom w:val="0"/>
      <w:divBdr>
        <w:top w:val="none" w:sz="0" w:space="0" w:color="auto"/>
        <w:left w:val="none" w:sz="0" w:space="0" w:color="auto"/>
        <w:bottom w:val="none" w:sz="0" w:space="0" w:color="auto"/>
        <w:right w:val="none" w:sz="0" w:space="0" w:color="auto"/>
      </w:divBdr>
    </w:div>
    <w:div w:id="929973086">
      <w:bodyDiv w:val="1"/>
      <w:marLeft w:val="0"/>
      <w:marRight w:val="0"/>
      <w:marTop w:val="0"/>
      <w:marBottom w:val="0"/>
      <w:divBdr>
        <w:top w:val="none" w:sz="0" w:space="0" w:color="auto"/>
        <w:left w:val="none" w:sz="0" w:space="0" w:color="auto"/>
        <w:bottom w:val="none" w:sz="0" w:space="0" w:color="auto"/>
        <w:right w:val="none" w:sz="0" w:space="0" w:color="auto"/>
      </w:divBdr>
    </w:div>
    <w:div w:id="930047895">
      <w:bodyDiv w:val="1"/>
      <w:marLeft w:val="0"/>
      <w:marRight w:val="0"/>
      <w:marTop w:val="0"/>
      <w:marBottom w:val="0"/>
      <w:divBdr>
        <w:top w:val="none" w:sz="0" w:space="0" w:color="auto"/>
        <w:left w:val="none" w:sz="0" w:space="0" w:color="auto"/>
        <w:bottom w:val="none" w:sz="0" w:space="0" w:color="auto"/>
        <w:right w:val="none" w:sz="0" w:space="0" w:color="auto"/>
      </w:divBdr>
    </w:div>
    <w:div w:id="930161246">
      <w:bodyDiv w:val="1"/>
      <w:marLeft w:val="0"/>
      <w:marRight w:val="0"/>
      <w:marTop w:val="0"/>
      <w:marBottom w:val="0"/>
      <w:divBdr>
        <w:top w:val="none" w:sz="0" w:space="0" w:color="auto"/>
        <w:left w:val="none" w:sz="0" w:space="0" w:color="auto"/>
        <w:bottom w:val="none" w:sz="0" w:space="0" w:color="auto"/>
        <w:right w:val="none" w:sz="0" w:space="0" w:color="auto"/>
      </w:divBdr>
    </w:div>
    <w:div w:id="930428926">
      <w:bodyDiv w:val="1"/>
      <w:marLeft w:val="0"/>
      <w:marRight w:val="0"/>
      <w:marTop w:val="0"/>
      <w:marBottom w:val="0"/>
      <w:divBdr>
        <w:top w:val="none" w:sz="0" w:space="0" w:color="auto"/>
        <w:left w:val="none" w:sz="0" w:space="0" w:color="auto"/>
        <w:bottom w:val="none" w:sz="0" w:space="0" w:color="auto"/>
        <w:right w:val="none" w:sz="0" w:space="0" w:color="auto"/>
      </w:divBdr>
    </w:div>
    <w:div w:id="930506687">
      <w:bodyDiv w:val="1"/>
      <w:marLeft w:val="0"/>
      <w:marRight w:val="0"/>
      <w:marTop w:val="0"/>
      <w:marBottom w:val="0"/>
      <w:divBdr>
        <w:top w:val="none" w:sz="0" w:space="0" w:color="auto"/>
        <w:left w:val="none" w:sz="0" w:space="0" w:color="auto"/>
        <w:bottom w:val="none" w:sz="0" w:space="0" w:color="auto"/>
        <w:right w:val="none" w:sz="0" w:space="0" w:color="auto"/>
      </w:divBdr>
    </w:div>
    <w:div w:id="930510921">
      <w:bodyDiv w:val="1"/>
      <w:marLeft w:val="0"/>
      <w:marRight w:val="0"/>
      <w:marTop w:val="0"/>
      <w:marBottom w:val="0"/>
      <w:divBdr>
        <w:top w:val="none" w:sz="0" w:space="0" w:color="auto"/>
        <w:left w:val="none" w:sz="0" w:space="0" w:color="auto"/>
        <w:bottom w:val="none" w:sz="0" w:space="0" w:color="auto"/>
        <w:right w:val="none" w:sz="0" w:space="0" w:color="auto"/>
      </w:divBdr>
    </w:div>
    <w:div w:id="930889412">
      <w:bodyDiv w:val="1"/>
      <w:marLeft w:val="0"/>
      <w:marRight w:val="0"/>
      <w:marTop w:val="0"/>
      <w:marBottom w:val="0"/>
      <w:divBdr>
        <w:top w:val="none" w:sz="0" w:space="0" w:color="auto"/>
        <w:left w:val="none" w:sz="0" w:space="0" w:color="auto"/>
        <w:bottom w:val="none" w:sz="0" w:space="0" w:color="auto"/>
        <w:right w:val="none" w:sz="0" w:space="0" w:color="auto"/>
      </w:divBdr>
    </w:div>
    <w:div w:id="931011797">
      <w:bodyDiv w:val="1"/>
      <w:marLeft w:val="0"/>
      <w:marRight w:val="0"/>
      <w:marTop w:val="0"/>
      <w:marBottom w:val="0"/>
      <w:divBdr>
        <w:top w:val="none" w:sz="0" w:space="0" w:color="auto"/>
        <w:left w:val="none" w:sz="0" w:space="0" w:color="auto"/>
        <w:bottom w:val="none" w:sz="0" w:space="0" w:color="auto"/>
        <w:right w:val="none" w:sz="0" w:space="0" w:color="auto"/>
      </w:divBdr>
    </w:div>
    <w:div w:id="931159496">
      <w:bodyDiv w:val="1"/>
      <w:marLeft w:val="0"/>
      <w:marRight w:val="0"/>
      <w:marTop w:val="0"/>
      <w:marBottom w:val="0"/>
      <w:divBdr>
        <w:top w:val="none" w:sz="0" w:space="0" w:color="auto"/>
        <w:left w:val="none" w:sz="0" w:space="0" w:color="auto"/>
        <w:bottom w:val="none" w:sz="0" w:space="0" w:color="auto"/>
        <w:right w:val="none" w:sz="0" w:space="0" w:color="auto"/>
      </w:divBdr>
    </w:div>
    <w:div w:id="931548663">
      <w:bodyDiv w:val="1"/>
      <w:marLeft w:val="0"/>
      <w:marRight w:val="0"/>
      <w:marTop w:val="0"/>
      <w:marBottom w:val="0"/>
      <w:divBdr>
        <w:top w:val="none" w:sz="0" w:space="0" w:color="auto"/>
        <w:left w:val="none" w:sz="0" w:space="0" w:color="auto"/>
        <w:bottom w:val="none" w:sz="0" w:space="0" w:color="auto"/>
        <w:right w:val="none" w:sz="0" w:space="0" w:color="auto"/>
      </w:divBdr>
    </w:div>
    <w:div w:id="931551283">
      <w:bodyDiv w:val="1"/>
      <w:marLeft w:val="0"/>
      <w:marRight w:val="0"/>
      <w:marTop w:val="0"/>
      <w:marBottom w:val="0"/>
      <w:divBdr>
        <w:top w:val="none" w:sz="0" w:space="0" w:color="auto"/>
        <w:left w:val="none" w:sz="0" w:space="0" w:color="auto"/>
        <w:bottom w:val="none" w:sz="0" w:space="0" w:color="auto"/>
        <w:right w:val="none" w:sz="0" w:space="0" w:color="auto"/>
      </w:divBdr>
    </w:div>
    <w:div w:id="931619678">
      <w:bodyDiv w:val="1"/>
      <w:marLeft w:val="0"/>
      <w:marRight w:val="0"/>
      <w:marTop w:val="0"/>
      <w:marBottom w:val="0"/>
      <w:divBdr>
        <w:top w:val="none" w:sz="0" w:space="0" w:color="auto"/>
        <w:left w:val="none" w:sz="0" w:space="0" w:color="auto"/>
        <w:bottom w:val="none" w:sz="0" w:space="0" w:color="auto"/>
        <w:right w:val="none" w:sz="0" w:space="0" w:color="auto"/>
      </w:divBdr>
    </w:div>
    <w:div w:id="931620420">
      <w:bodyDiv w:val="1"/>
      <w:marLeft w:val="0"/>
      <w:marRight w:val="0"/>
      <w:marTop w:val="0"/>
      <w:marBottom w:val="0"/>
      <w:divBdr>
        <w:top w:val="none" w:sz="0" w:space="0" w:color="auto"/>
        <w:left w:val="none" w:sz="0" w:space="0" w:color="auto"/>
        <w:bottom w:val="none" w:sz="0" w:space="0" w:color="auto"/>
        <w:right w:val="none" w:sz="0" w:space="0" w:color="auto"/>
      </w:divBdr>
    </w:div>
    <w:div w:id="931671266">
      <w:bodyDiv w:val="1"/>
      <w:marLeft w:val="0"/>
      <w:marRight w:val="0"/>
      <w:marTop w:val="0"/>
      <w:marBottom w:val="0"/>
      <w:divBdr>
        <w:top w:val="none" w:sz="0" w:space="0" w:color="auto"/>
        <w:left w:val="none" w:sz="0" w:space="0" w:color="auto"/>
        <w:bottom w:val="none" w:sz="0" w:space="0" w:color="auto"/>
        <w:right w:val="none" w:sz="0" w:space="0" w:color="auto"/>
      </w:divBdr>
    </w:div>
    <w:div w:id="931862345">
      <w:bodyDiv w:val="1"/>
      <w:marLeft w:val="0"/>
      <w:marRight w:val="0"/>
      <w:marTop w:val="0"/>
      <w:marBottom w:val="0"/>
      <w:divBdr>
        <w:top w:val="none" w:sz="0" w:space="0" w:color="auto"/>
        <w:left w:val="none" w:sz="0" w:space="0" w:color="auto"/>
        <w:bottom w:val="none" w:sz="0" w:space="0" w:color="auto"/>
        <w:right w:val="none" w:sz="0" w:space="0" w:color="auto"/>
      </w:divBdr>
    </w:div>
    <w:div w:id="932082415">
      <w:bodyDiv w:val="1"/>
      <w:marLeft w:val="0"/>
      <w:marRight w:val="0"/>
      <w:marTop w:val="0"/>
      <w:marBottom w:val="0"/>
      <w:divBdr>
        <w:top w:val="none" w:sz="0" w:space="0" w:color="auto"/>
        <w:left w:val="none" w:sz="0" w:space="0" w:color="auto"/>
        <w:bottom w:val="none" w:sz="0" w:space="0" w:color="auto"/>
        <w:right w:val="none" w:sz="0" w:space="0" w:color="auto"/>
      </w:divBdr>
    </w:div>
    <w:div w:id="932474992">
      <w:bodyDiv w:val="1"/>
      <w:marLeft w:val="0"/>
      <w:marRight w:val="0"/>
      <w:marTop w:val="0"/>
      <w:marBottom w:val="0"/>
      <w:divBdr>
        <w:top w:val="none" w:sz="0" w:space="0" w:color="auto"/>
        <w:left w:val="none" w:sz="0" w:space="0" w:color="auto"/>
        <w:bottom w:val="none" w:sz="0" w:space="0" w:color="auto"/>
        <w:right w:val="none" w:sz="0" w:space="0" w:color="auto"/>
      </w:divBdr>
    </w:div>
    <w:div w:id="932782020">
      <w:bodyDiv w:val="1"/>
      <w:marLeft w:val="0"/>
      <w:marRight w:val="0"/>
      <w:marTop w:val="0"/>
      <w:marBottom w:val="0"/>
      <w:divBdr>
        <w:top w:val="none" w:sz="0" w:space="0" w:color="auto"/>
        <w:left w:val="none" w:sz="0" w:space="0" w:color="auto"/>
        <w:bottom w:val="none" w:sz="0" w:space="0" w:color="auto"/>
        <w:right w:val="none" w:sz="0" w:space="0" w:color="auto"/>
      </w:divBdr>
    </w:div>
    <w:div w:id="932786560">
      <w:bodyDiv w:val="1"/>
      <w:marLeft w:val="0"/>
      <w:marRight w:val="0"/>
      <w:marTop w:val="0"/>
      <w:marBottom w:val="0"/>
      <w:divBdr>
        <w:top w:val="none" w:sz="0" w:space="0" w:color="auto"/>
        <w:left w:val="none" w:sz="0" w:space="0" w:color="auto"/>
        <w:bottom w:val="none" w:sz="0" w:space="0" w:color="auto"/>
        <w:right w:val="none" w:sz="0" w:space="0" w:color="auto"/>
      </w:divBdr>
    </w:div>
    <w:div w:id="932864095">
      <w:bodyDiv w:val="1"/>
      <w:marLeft w:val="0"/>
      <w:marRight w:val="0"/>
      <w:marTop w:val="0"/>
      <w:marBottom w:val="0"/>
      <w:divBdr>
        <w:top w:val="none" w:sz="0" w:space="0" w:color="auto"/>
        <w:left w:val="none" w:sz="0" w:space="0" w:color="auto"/>
        <w:bottom w:val="none" w:sz="0" w:space="0" w:color="auto"/>
        <w:right w:val="none" w:sz="0" w:space="0" w:color="auto"/>
      </w:divBdr>
    </w:div>
    <w:div w:id="932933445">
      <w:bodyDiv w:val="1"/>
      <w:marLeft w:val="0"/>
      <w:marRight w:val="0"/>
      <w:marTop w:val="0"/>
      <w:marBottom w:val="0"/>
      <w:divBdr>
        <w:top w:val="none" w:sz="0" w:space="0" w:color="auto"/>
        <w:left w:val="none" w:sz="0" w:space="0" w:color="auto"/>
        <w:bottom w:val="none" w:sz="0" w:space="0" w:color="auto"/>
        <w:right w:val="none" w:sz="0" w:space="0" w:color="auto"/>
      </w:divBdr>
    </w:div>
    <w:div w:id="932937537">
      <w:bodyDiv w:val="1"/>
      <w:marLeft w:val="0"/>
      <w:marRight w:val="0"/>
      <w:marTop w:val="0"/>
      <w:marBottom w:val="0"/>
      <w:divBdr>
        <w:top w:val="none" w:sz="0" w:space="0" w:color="auto"/>
        <w:left w:val="none" w:sz="0" w:space="0" w:color="auto"/>
        <w:bottom w:val="none" w:sz="0" w:space="0" w:color="auto"/>
        <w:right w:val="none" w:sz="0" w:space="0" w:color="auto"/>
      </w:divBdr>
    </w:div>
    <w:div w:id="933054411">
      <w:bodyDiv w:val="1"/>
      <w:marLeft w:val="0"/>
      <w:marRight w:val="0"/>
      <w:marTop w:val="0"/>
      <w:marBottom w:val="0"/>
      <w:divBdr>
        <w:top w:val="none" w:sz="0" w:space="0" w:color="auto"/>
        <w:left w:val="none" w:sz="0" w:space="0" w:color="auto"/>
        <w:bottom w:val="none" w:sz="0" w:space="0" w:color="auto"/>
        <w:right w:val="none" w:sz="0" w:space="0" w:color="auto"/>
      </w:divBdr>
    </w:div>
    <w:div w:id="933055879">
      <w:bodyDiv w:val="1"/>
      <w:marLeft w:val="0"/>
      <w:marRight w:val="0"/>
      <w:marTop w:val="0"/>
      <w:marBottom w:val="0"/>
      <w:divBdr>
        <w:top w:val="none" w:sz="0" w:space="0" w:color="auto"/>
        <w:left w:val="none" w:sz="0" w:space="0" w:color="auto"/>
        <w:bottom w:val="none" w:sz="0" w:space="0" w:color="auto"/>
        <w:right w:val="none" w:sz="0" w:space="0" w:color="auto"/>
      </w:divBdr>
    </w:div>
    <w:div w:id="933325119">
      <w:bodyDiv w:val="1"/>
      <w:marLeft w:val="0"/>
      <w:marRight w:val="0"/>
      <w:marTop w:val="0"/>
      <w:marBottom w:val="0"/>
      <w:divBdr>
        <w:top w:val="none" w:sz="0" w:space="0" w:color="auto"/>
        <w:left w:val="none" w:sz="0" w:space="0" w:color="auto"/>
        <w:bottom w:val="none" w:sz="0" w:space="0" w:color="auto"/>
        <w:right w:val="none" w:sz="0" w:space="0" w:color="auto"/>
      </w:divBdr>
    </w:div>
    <w:div w:id="933367164">
      <w:bodyDiv w:val="1"/>
      <w:marLeft w:val="0"/>
      <w:marRight w:val="0"/>
      <w:marTop w:val="0"/>
      <w:marBottom w:val="0"/>
      <w:divBdr>
        <w:top w:val="none" w:sz="0" w:space="0" w:color="auto"/>
        <w:left w:val="none" w:sz="0" w:space="0" w:color="auto"/>
        <w:bottom w:val="none" w:sz="0" w:space="0" w:color="auto"/>
        <w:right w:val="none" w:sz="0" w:space="0" w:color="auto"/>
      </w:divBdr>
    </w:div>
    <w:div w:id="933511528">
      <w:bodyDiv w:val="1"/>
      <w:marLeft w:val="0"/>
      <w:marRight w:val="0"/>
      <w:marTop w:val="0"/>
      <w:marBottom w:val="0"/>
      <w:divBdr>
        <w:top w:val="none" w:sz="0" w:space="0" w:color="auto"/>
        <w:left w:val="none" w:sz="0" w:space="0" w:color="auto"/>
        <w:bottom w:val="none" w:sz="0" w:space="0" w:color="auto"/>
        <w:right w:val="none" w:sz="0" w:space="0" w:color="auto"/>
      </w:divBdr>
    </w:div>
    <w:div w:id="933628039">
      <w:bodyDiv w:val="1"/>
      <w:marLeft w:val="0"/>
      <w:marRight w:val="0"/>
      <w:marTop w:val="0"/>
      <w:marBottom w:val="0"/>
      <w:divBdr>
        <w:top w:val="none" w:sz="0" w:space="0" w:color="auto"/>
        <w:left w:val="none" w:sz="0" w:space="0" w:color="auto"/>
        <w:bottom w:val="none" w:sz="0" w:space="0" w:color="auto"/>
        <w:right w:val="none" w:sz="0" w:space="0" w:color="auto"/>
      </w:divBdr>
    </w:div>
    <w:div w:id="933629548">
      <w:bodyDiv w:val="1"/>
      <w:marLeft w:val="0"/>
      <w:marRight w:val="0"/>
      <w:marTop w:val="0"/>
      <w:marBottom w:val="0"/>
      <w:divBdr>
        <w:top w:val="none" w:sz="0" w:space="0" w:color="auto"/>
        <w:left w:val="none" w:sz="0" w:space="0" w:color="auto"/>
        <w:bottom w:val="none" w:sz="0" w:space="0" w:color="auto"/>
        <w:right w:val="none" w:sz="0" w:space="0" w:color="auto"/>
      </w:divBdr>
    </w:div>
    <w:div w:id="933704125">
      <w:bodyDiv w:val="1"/>
      <w:marLeft w:val="0"/>
      <w:marRight w:val="0"/>
      <w:marTop w:val="0"/>
      <w:marBottom w:val="0"/>
      <w:divBdr>
        <w:top w:val="none" w:sz="0" w:space="0" w:color="auto"/>
        <w:left w:val="none" w:sz="0" w:space="0" w:color="auto"/>
        <w:bottom w:val="none" w:sz="0" w:space="0" w:color="auto"/>
        <w:right w:val="none" w:sz="0" w:space="0" w:color="auto"/>
      </w:divBdr>
    </w:div>
    <w:div w:id="933707780">
      <w:bodyDiv w:val="1"/>
      <w:marLeft w:val="0"/>
      <w:marRight w:val="0"/>
      <w:marTop w:val="0"/>
      <w:marBottom w:val="0"/>
      <w:divBdr>
        <w:top w:val="none" w:sz="0" w:space="0" w:color="auto"/>
        <w:left w:val="none" w:sz="0" w:space="0" w:color="auto"/>
        <w:bottom w:val="none" w:sz="0" w:space="0" w:color="auto"/>
        <w:right w:val="none" w:sz="0" w:space="0" w:color="auto"/>
      </w:divBdr>
    </w:div>
    <w:div w:id="933979780">
      <w:bodyDiv w:val="1"/>
      <w:marLeft w:val="0"/>
      <w:marRight w:val="0"/>
      <w:marTop w:val="0"/>
      <w:marBottom w:val="0"/>
      <w:divBdr>
        <w:top w:val="none" w:sz="0" w:space="0" w:color="auto"/>
        <w:left w:val="none" w:sz="0" w:space="0" w:color="auto"/>
        <w:bottom w:val="none" w:sz="0" w:space="0" w:color="auto"/>
        <w:right w:val="none" w:sz="0" w:space="0" w:color="auto"/>
      </w:divBdr>
    </w:div>
    <w:div w:id="934094106">
      <w:bodyDiv w:val="1"/>
      <w:marLeft w:val="0"/>
      <w:marRight w:val="0"/>
      <w:marTop w:val="0"/>
      <w:marBottom w:val="0"/>
      <w:divBdr>
        <w:top w:val="none" w:sz="0" w:space="0" w:color="auto"/>
        <w:left w:val="none" w:sz="0" w:space="0" w:color="auto"/>
        <w:bottom w:val="none" w:sz="0" w:space="0" w:color="auto"/>
        <w:right w:val="none" w:sz="0" w:space="0" w:color="auto"/>
      </w:divBdr>
    </w:div>
    <w:div w:id="934174210">
      <w:bodyDiv w:val="1"/>
      <w:marLeft w:val="0"/>
      <w:marRight w:val="0"/>
      <w:marTop w:val="0"/>
      <w:marBottom w:val="0"/>
      <w:divBdr>
        <w:top w:val="none" w:sz="0" w:space="0" w:color="auto"/>
        <w:left w:val="none" w:sz="0" w:space="0" w:color="auto"/>
        <w:bottom w:val="none" w:sz="0" w:space="0" w:color="auto"/>
        <w:right w:val="none" w:sz="0" w:space="0" w:color="auto"/>
      </w:divBdr>
    </w:div>
    <w:div w:id="934284185">
      <w:bodyDiv w:val="1"/>
      <w:marLeft w:val="0"/>
      <w:marRight w:val="0"/>
      <w:marTop w:val="0"/>
      <w:marBottom w:val="0"/>
      <w:divBdr>
        <w:top w:val="none" w:sz="0" w:space="0" w:color="auto"/>
        <w:left w:val="none" w:sz="0" w:space="0" w:color="auto"/>
        <w:bottom w:val="none" w:sz="0" w:space="0" w:color="auto"/>
        <w:right w:val="none" w:sz="0" w:space="0" w:color="auto"/>
      </w:divBdr>
    </w:div>
    <w:div w:id="934284610">
      <w:bodyDiv w:val="1"/>
      <w:marLeft w:val="0"/>
      <w:marRight w:val="0"/>
      <w:marTop w:val="0"/>
      <w:marBottom w:val="0"/>
      <w:divBdr>
        <w:top w:val="none" w:sz="0" w:space="0" w:color="auto"/>
        <w:left w:val="none" w:sz="0" w:space="0" w:color="auto"/>
        <w:bottom w:val="none" w:sz="0" w:space="0" w:color="auto"/>
        <w:right w:val="none" w:sz="0" w:space="0" w:color="auto"/>
      </w:divBdr>
    </w:div>
    <w:div w:id="934434012">
      <w:bodyDiv w:val="1"/>
      <w:marLeft w:val="0"/>
      <w:marRight w:val="0"/>
      <w:marTop w:val="0"/>
      <w:marBottom w:val="0"/>
      <w:divBdr>
        <w:top w:val="none" w:sz="0" w:space="0" w:color="auto"/>
        <w:left w:val="none" w:sz="0" w:space="0" w:color="auto"/>
        <w:bottom w:val="none" w:sz="0" w:space="0" w:color="auto"/>
        <w:right w:val="none" w:sz="0" w:space="0" w:color="auto"/>
      </w:divBdr>
    </w:div>
    <w:div w:id="934436195">
      <w:bodyDiv w:val="1"/>
      <w:marLeft w:val="0"/>
      <w:marRight w:val="0"/>
      <w:marTop w:val="0"/>
      <w:marBottom w:val="0"/>
      <w:divBdr>
        <w:top w:val="none" w:sz="0" w:space="0" w:color="auto"/>
        <w:left w:val="none" w:sz="0" w:space="0" w:color="auto"/>
        <w:bottom w:val="none" w:sz="0" w:space="0" w:color="auto"/>
        <w:right w:val="none" w:sz="0" w:space="0" w:color="auto"/>
      </w:divBdr>
    </w:div>
    <w:div w:id="934482915">
      <w:bodyDiv w:val="1"/>
      <w:marLeft w:val="0"/>
      <w:marRight w:val="0"/>
      <w:marTop w:val="0"/>
      <w:marBottom w:val="0"/>
      <w:divBdr>
        <w:top w:val="none" w:sz="0" w:space="0" w:color="auto"/>
        <w:left w:val="none" w:sz="0" w:space="0" w:color="auto"/>
        <w:bottom w:val="none" w:sz="0" w:space="0" w:color="auto"/>
        <w:right w:val="none" w:sz="0" w:space="0" w:color="auto"/>
      </w:divBdr>
    </w:div>
    <w:div w:id="934509667">
      <w:bodyDiv w:val="1"/>
      <w:marLeft w:val="0"/>
      <w:marRight w:val="0"/>
      <w:marTop w:val="0"/>
      <w:marBottom w:val="0"/>
      <w:divBdr>
        <w:top w:val="none" w:sz="0" w:space="0" w:color="auto"/>
        <w:left w:val="none" w:sz="0" w:space="0" w:color="auto"/>
        <w:bottom w:val="none" w:sz="0" w:space="0" w:color="auto"/>
        <w:right w:val="none" w:sz="0" w:space="0" w:color="auto"/>
      </w:divBdr>
    </w:div>
    <w:div w:id="934703502">
      <w:bodyDiv w:val="1"/>
      <w:marLeft w:val="0"/>
      <w:marRight w:val="0"/>
      <w:marTop w:val="0"/>
      <w:marBottom w:val="0"/>
      <w:divBdr>
        <w:top w:val="none" w:sz="0" w:space="0" w:color="auto"/>
        <w:left w:val="none" w:sz="0" w:space="0" w:color="auto"/>
        <w:bottom w:val="none" w:sz="0" w:space="0" w:color="auto"/>
        <w:right w:val="none" w:sz="0" w:space="0" w:color="auto"/>
      </w:divBdr>
    </w:div>
    <w:div w:id="935211254">
      <w:bodyDiv w:val="1"/>
      <w:marLeft w:val="0"/>
      <w:marRight w:val="0"/>
      <w:marTop w:val="0"/>
      <w:marBottom w:val="0"/>
      <w:divBdr>
        <w:top w:val="none" w:sz="0" w:space="0" w:color="auto"/>
        <w:left w:val="none" w:sz="0" w:space="0" w:color="auto"/>
        <w:bottom w:val="none" w:sz="0" w:space="0" w:color="auto"/>
        <w:right w:val="none" w:sz="0" w:space="0" w:color="auto"/>
      </w:divBdr>
    </w:div>
    <w:div w:id="935212249">
      <w:bodyDiv w:val="1"/>
      <w:marLeft w:val="0"/>
      <w:marRight w:val="0"/>
      <w:marTop w:val="0"/>
      <w:marBottom w:val="0"/>
      <w:divBdr>
        <w:top w:val="none" w:sz="0" w:space="0" w:color="auto"/>
        <w:left w:val="none" w:sz="0" w:space="0" w:color="auto"/>
        <w:bottom w:val="none" w:sz="0" w:space="0" w:color="auto"/>
        <w:right w:val="none" w:sz="0" w:space="0" w:color="auto"/>
      </w:divBdr>
    </w:div>
    <w:div w:id="935287495">
      <w:bodyDiv w:val="1"/>
      <w:marLeft w:val="0"/>
      <w:marRight w:val="0"/>
      <w:marTop w:val="0"/>
      <w:marBottom w:val="0"/>
      <w:divBdr>
        <w:top w:val="none" w:sz="0" w:space="0" w:color="auto"/>
        <w:left w:val="none" w:sz="0" w:space="0" w:color="auto"/>
        <w:bottom w:val="none" w:sz="0" w:space="0" w:color="auto"/>
        <w:right w:val="none" w:sz="0" w:space="0" w:color="auto"/>
      </w:divBdr>
    </w:div>
    <w:div w:id="935330663">
      <w:bodyDiv w:val="1"/>
      <w:marLeft w:val="0"/>
      <w:marRight w:val="0"/>
      <w:marTop w:val="0"/>
      <w:marBottom w:val="0"/>
      <w:divBdr>
        <w:top w:val="none" w:sz="0" w:space="0" w:color="auto"/>
        <w:left w:val="none" w:sz="0" w:space="0" w:color="auto"/>
        <w:bottom w:val="none" w:sz="0" w:space="0" w:color="auto"/>
        <w:right w:val="none" w:sz="0" w:space="0" w:color="auto"/>
      </w:divBdr>
    </w:div>
    <w:div w:id="935333039">
      <w:bodyDiv w:val="1"/>
      <w:marLeft w:val="0"/>
      <w:marRight w:val="0"/>
      <w:marTop w:val="0"/>
      <w:marBottom w:val="0"/>
      <w:divBdr>
        <w:top w:val="none" w:sz="0" w:space="0" w:color="auto"/>
        <w:left w:val="none" w:sz="0" w:space="0" w:color="auto"/>
        <w:bottom w:val="none" w:sz="0" w:space="0" w:color="auto"/>
        <w:right w:val="none" w:sz="0" w:space="0" w:color="auto"/>
      </w:divBdr>
    </w:div>
    <w:div w:id="935477695">
      <w:bodyDiv w:val="1"/>
      <w:marLeft w:val="0"/>
      <w:marRight w:val="0"/>
      <w:marTop w:val="0"/>
      <w:marBottom w:val="0"/>
      <w:divBdr>
        <w:top w:val="none" w:sz="0" w:space="0" w:color="auto"/>
        <w:left w:val="none" w:sz="0" w:space="0" w:color="auto"/>
        <w:bottom w:val="none" w:sz="0" w:space="0" w:color="auto"/>
        <w:right w:val="none" w:sz="0" w:space="0" w:color="auto"/>
      </w:divBdr>
    </w:div>
    <w:div w:id="935597404">
      <w:bodyDiv w:val="1"/>
      <w:marLeft w:val="0"/>
      <w:marRight w:val="0"/>
      <w:marTop w:val="0"/>
      <w:marBottom w:val="0"/>
      <w:divBdr>
        <w:top w:val="none" w:sz="0" w:space="0" w:color="auto"/>
        <w:left w:val="none" w:sz="0" w:space="0" w:color="auto"/>
        <w:bottom w:val="none" w:sz="0" w:space="0" w:color="auto"/>
        <w:right w:val="none" w:sz="0" w:space="0" w:color="auto"/>
      </w:divBdr>
    </w:div>
    <w:div w:id="936862226">
      <w:bodyDiv w:val="1"/>
      <w:marLeft w:val="0"/>
      <w:marRight w:val="0"/>
      <w:marTop w:val="0"/>
      <w:marBottom w:val="0"/>
      <w:divBdr>
        <w:top w:val="none" w:sz="0" w:space="0" w:color="auto"/>
        <w:left w:val="none" w:sz="0" w:space="0" w:color="auto"/>
        <w:bottom w:val="none" w:sz="0" w:space="0" w:color="auto"/>
        <w:right w:val="none" w:sz="0" w:space="0" w:color="auto"/>
      </w:divBdr>
    </w:div>
    <w:div w:id="936904185">
      <w:bodyDiv w:val="1"/>
      <w:marLeft w:val="0"/>
      <w:marRight w:val="0"/>
      <w:marTop w:val="0"/>
      <w:marBottom w:val="0"/>
      <w:divBdr>
        <w:top w:val="none" w:sz="0" w:space="0" w:color="auto"/>
        <w:left w:val="none" w:sz="0" w:space="0" w:color="auto"/>
        <w:bottom w:val="none" w:sz="0" w:space="0" w:color="auto"/>
        <w:right w:val="none" w:sz="0" w:space="0" w:color="auto"/>
      </w:divBdr>
    </w:div>
    <w:div w:id="937106938">
      <w:bodyDiv w:val="1"/>
      <w:marLeft w:val="0"/>
      <w:marRight w:val="0"/>
      <w:marTop w:val="0"/>
      <w:marBottom w:val="0"/>
      <w:divBdr>
        <w:top w:val="none" w:sz="0" w:space="0" w:color="auto"/>
        <w:left w:val="none" w:sz="0" w:space="0" w:color="auto"/>
        <w:bottom w:val="none" w:sz="0" w:space="0" w:color="auto"/>
        <w:right w:val="none" w:sz="0" w:space="0" w:color="auto"/>
      </w:divBdr>
    </w:div>
    <w:div w:id="937562294">
      <w:bodyDiv w:val="1"/>
      <w:marLeft w:val="0"/>
      <w:marRight w:val="0"/>
      <w:marTop w:val="0"/>
      <w:marBottom w:val="0"/>
      <w:divBdr>
        <w:top w:val="none" w:sz="0" w:space="0" w:color="auto"/>
        <w:left w:val="none" w:sz="0" w:space="0" w:color="auto"/>
        <w:bottom w:val="none" w:sz="0" w:space="0" w:color="auto"/>
        <w:right w:val="none" w:sz="0" w:space="0" w:color="auto"/>
      </w:divBdr>
    </w:div>
    <w:div w:id="937756664">
      <w:bodyDiv w:val="1"/>
      <w:marLeft w:val="0"/>
      <w:marRight w:val="0"/>
      <w:marTop w:val="0"/>
      <w:marBottom w:val="0"/>
      <w:divBdr>
        <w:top w:val="none" w:sz="0" w:space="0" w:color="auto"/>
        <w:left w:val="none" w:sz="0" w:space="0" w:color="auto"/>
        <w:bottom w:val="none" w:sz="0" w:space="0" w:color="auto"/>
        <w:right w:val="none" w:sz="0" w:space="0" w:color="auto"/>
      </w:divBdr>
    </w:div>
    <w:div w:id="937836992">
      <w:bodyDiv w:val="1"/>
      <w:marLeft w:val="0"/>
      <w:marRight w:val="0"/>
      <w:marTop w:val="0"/>
      <w:marBottom w:val="0"/>
      <w:divBdr>
        <w:top w:val="none" w:sz="0" w:space="0" w:color="auto"/>
        <w:left w:val="none" w:sz="0" w:space="0" w:color="auto"/>
        <w:bottom w:val="none" w:sz="0" w:space="0" w:color="auto"/>
        <w:right w:val="none" w:sz="0" w:space="0" w:color="auto"/>
      </w:divBdr>
    </w:div>
    <w:div w:id="938096962">
      <w:bodyDiv w:val="1"/>
      <w:marLeft w:val="0"/>
      <w:marRight w:val="0"/>
      <w:marTop w:val="0"/>
      <w:marBottom w:val="0"/>
      <w:divBdr>
        <w:top w:val="none" w:sz="0" w:space="0" w:color="auto"/>
        <w:left w:val="none" w:sz="0" w:space="0" w:color="auto"/>
        <w:bottom w:val="none" w:sz="0" w:space="0" w:color="auto"/>
        <w:right w:val="none" w:sz="0" w:space="0" w:color="auto"/>
      </w:divBdr>
    </w:div>
    <w:div w:id="938100878">
      <w:bodyDiv w:val="1"/>
      <w:marLeft w:val="0"/>
      <w:marRight w:val="0"/>
      <w:marTop w:val="0"/>
      <w:marBottom w:val="0"/>
      <w:divBdr>
        <w:top w:val="none" w:sz="0" w:space="0" w:color="auto"/>
        <w:left w:val="none" w:sz="0" w:space="0" w:color="auto"/>
        <w:bottom w:val="none" w:sz="0" w:space="0" w:color="auto"/>
        <w:right w:val="none" w:sz="0" w:space="0" w:color="auto"/>
      </w:divBdr>
    </w:div>
    <w:div w:id="938177072">
      <w:bodyDiv w:val="1"/>
      <w:marLeft w:val="0"/>
      <w:marRight w:val="0"/>
      <w:marTop w:val="0"/>
      <w:marBottom w:val="0"/>
      <w:divBdr>
        <w:top w:val="none" w:sz="0" w:space="0" w:color="auto"/>
        <w:left w:val="none" w:sz="0" w:space="0" w:color="auto"/>
        <w:bottom w:val="none" w:sz="0" w:space="0" w:color="auto"/>
        <w:right w:val="none" w:sz="0" w:space="0" w:color="auto"/>
      </w:divBdr>
    </w:div>
    <w:div w:id="938290980">
      <w:bodyDiv w:val="1"/>
      <w:marLeft w:val="0"/>
      <w:marRight w:val="0"/>
      <w:marTop w:val="0"/>
      <w:marBottom w:val="0"/>
      <w:divBdr>
        <w:top w:val="none" w:sz="0" w:space="0" w:color="auto"/>
        <w:left w:val="none" w:sz="0" w:space="0" w:color="auto"/>
        <w:bottom w:val="none" w:sz="0" w:space="0" w:color="auto"/>
        <w:right w:val="none" w:sz="0" w:space="0" w:color="auto"/>
      </w:divBdr>
    </w:div>
    <w:div w:id="938294348">
      <w:bodyDiv w:val="1"/>
      <w:marLeft w:val="0"/>
      <w:marRight w:val="0"/>
      <w:marTop w:val="0"/>
      <w:marBottom w:val="0"/>
      <w:divBdr>
        <w:top w:val="none" w:sz="0" w:space="0" w:color="auto"/>
        <w:left w:val="none" w:sz="0" w:space="0" w:color="auto"/>
        <w:bottom w:val="none" w:sz="0" w:space="0" w:color="auto"/>
        <w:right w:val="none" w:sz="0" w:space="0" w:color="auto"/>
      </w:divBdr>
    </w:div>
    <w:div w:id="938372809">
      <w:bodyDiv w:val="1"/>
      <w:marLeft w:val="0"/>
      <w:marRight w:val="0"/>
      <w:marTop w:val="0"/>
      <w:marBottom w:val="0"/>
      <w:divBdr>
        <w:top w:val="none" w:sz="0" w:space="0" w:color="auto"/>
        <w:left w:val="none" w:sz="0" w:space="0" w:color="auto"/>
        <w:bottom w:val="none" w:sz="0" w:space="0" w:color="auto"/>
        <w:right w:val="none" w:sz="0" w:space="0" w:color="auto"/>
      </w:divBdr>
    </w:div>
    <w:div w:id="938484453">
      <w:bodyDiv w:val="1"/>
      <w:marLeft w:val="0"/>
      <w:marRight w:val="0"/>
      <w:marTop w:val="0"/>
      <w:marBottom w:val="0"/>
      <w:divBdr>
        <w:top w:val="none" w:sz="0" w:space="0" w:color="auto"/>
        <w:left w:val="none" w:sz="0" w:space="0" w:color="auto"/>
        <w:bottom w:val="none" w:sz="0" w:space="0" w:color="auto"/>
        <w:right w:val="none" w:sz="0" w:space="0" w:color="auto"/>
      </w:divBdr>
    </w:div>
    <w:div w:id="938486155">
      <w:bodyDiv w:val="1"/>
      <w:marLeft w:val="0"/>
      <w:marRight w:val="0"/>
      <w:marTop w:val="0"/>
      <w:marBottom w:val="0"/>
      <w:divBdr>
        <w:top w:val="none" w:sz="0" w:space="0" w:color="auto"/>
        <w:left w:val="none" w:sz="0" w:space="0" w:color="auto"/>
        <w:bottom w:val="none" w:sz="0" w:space="0" w:color="auto"/>
        <w:right w:val="none" w:sz="0" w:space="0" w:color="auto"/>
      </w:divBdr>
    </w:div>
    <w:div w:id="938489330">
      <w:bodyDiv w:val="1"/>
      <w:marLeft w:val="0"/>
      <w:marRight w:val="0"/>
      <w:marTop w:val="0"/>
      <w:marBottom w:val="0"/>
      <w:divBdr>
        <w:top w:val="none" w:sz="0" w:space="0" w:color="auto"/>
        <w:left w:val="none" w:sz="0" w:space="0" w:color="auto"/>
        <w:bottom w:val="none" w:sz="0" w:space="0" w:color="auto"/>
        <w:right w:val="none" w:sz="0" w:space="0" w:color="auto"/>
      </w:divBdr>
    </w:div>
    <w:div w:id="938685590">
      <w:bodyDiv w:val="1"/>
      <w:marLeft w:val="0"/>
      <w:marRight w:val="0"/>
      <w:marTop w:val="0"/>
      <w:marBottom w:val="0"/>
      <w:divBdr>
        <w:top w:val="none" w:sz="0" w:space="0" w:color="auto"/>
        <w:left w:val="none" w:sz="0" w:space="0" w:color="auto"/>
        <w:bottom w:val="none" w:sz="0" w:space="0" w:color="auto"/>
        <w:right w:val="none" w:sz="0" w:space="0" w:color="auto"/>
      </w:divBdr>
    </w:div>
    <w:div w:id="938753177">
      <w:bodyDiv w:val="1"/>
      <w:marLeft w:val="0"/>
      <w:marRight w:val="0"/>
      <w:marTop w:val="0"/>
      <w:marBottom w:val="0"/>
      <w:divBdr>
        <w:top w:val="none" w:sz="0" w:space="0" w:color="auto"/>
        <w:left w:val="none" w:sz="0" w:space="0" w:color="auto"/>
        <w:bottom w:val="none" w:sz="0" w:space="0" w:color="auto"/>
        <w:right w:val="none" w:sz="0" w:space="0" w:color="auto"/>
      </w:divBdr>
    </w:div>
    <w:div w:id="938753819">
      <w:bodyDiv w:val="1"/>
      <w:marLeft w:val="0"/>
      <w:marRight w:val="0"/>
      <w:marTop w:val="0"/>
      <w:marBottom w:val="0"/>
      <w:divBdr>
        <w:top w:val="none" w:sz="0" w:space="0" w:color="auto"/>
        <w:left w:val="none" w:sz="0" w:space="0" w:color="auto"/>
        <w:bottom w:val="none" w:sz="0" w:space="0" w:color="auto"/>
        <w:right w:val="none" w:sz="0" w:space="0" w:color="auto"/>
      </w:divBdr>
    </w:div>
    <w:div w:id="938759237">
      <w:bodyDiv w:val="1"/>
      <w:marLeft w:val="0"/>
      <w:marRight w:val="0"/>
      <w:marTop w:val="0"/>
      <w:marBottom w:val="0"/>
      <w:divBdr>
        <w:top w:val="none" w:sz="0" w:space="0" w:color="auto"/>
        <w:left w:val="none" w:sz="0" w:space="0" w:color="auto"/>
        <w:bottom w:val="none" w:sz="0" w:space="0" w:color="auto"/>
        <w:right w:val="none" w:sz="0" w:space="0" w:color="auto"/>
      </w:divBdr>
    </w:div>
    <w:div w:id="938872037">
      <w:bodyDiv w:val="1"/>
      <w:marLeft w:val="0"/>
      <w:marRight w:val="0"/>
      <w:marTop w:val="0"/>
      <w:marBottom w:val="0"/>
      <w:divBdr>
        <w:top w:val="none" w:sz="0" w:space="0" w:color="auto"/>
        <w:left w:val="none" w:sz="0" w:space="0" w:color="auto"/>
        <w:bottom w:val="none" w:sz="0" w:space="0" w:color="auto"/>
        <w:right w:val="none" w:sz="0" w:space="0" w:color="auto"/>
      </w:divBdr>
    </w:div>
    <w:div w:id="938953066">
      <w:bodyDiv w:val="1"/>
      <w:marLeft w:val="0"/>
      <w:marRight w:val="0"/>
      <w:marTop w:val="0"/>
      <w:marBottom w:val="0"/>
      <w:divBdr>
        <w:top w:val="none" w:sz="0" w:space="0" w:color="auto"/>
        <w:left w:val="none" w:sz="0" w:space="0" w:color="auto"/>
        <w:bottom w:val="none" w:sz="0" w:space="0" w:color="auto"/>
        <w:right w:val="none" w:sz="0" w:space="0" w:color="auto"/>
      </w:divBdr>
    </w:div>
    <w:div w:id="939097236">
      <w:bodyDiv w:val="1"/>
      <w:marLeft w:val="0"/>
      <w:marRight w:val="0"/>
      <w:marTop w:val="0"/>
      <w:marBottom w:val="0"/>
      <w:divBdr>
        <w:top w:val="none" w:sz="0" w:space="0" w:color="auto"/>
        <w:left w:val="none" w:sz="0" w:space="0" w:color="auto"/>
        <w:bottom w:val="none" w:sz="0" w:space="0" w:color="auto"/>
        <w:right w:val="none" w:sz="0" w:space="0" w:color="auto"/>
      </w:divBdr>
    </w:div>
    <w:div w:id="939142591">
      <w:bodyDiv w:val="1"/>
      <w:marLeft w:val="0"/>
      <w:marRight w:val="0"/>
      <w:marTop w:val="0"/>
      <w:marBottom w:val="0"/>
      <w:divBdr>
        <w:top w:val="none" w:sz="0" w:space="0" w:color="auto"/>
        <w:left w:val="none" w:sz="0" w:space="0" w:color="auto"/>
        <w:bottom w:val="none" w:sz="0" w:space="0" w:color="auto"/>
        <w:right w:val="none" w:sz="0" w:space="0" w:color="auto"/>
      </w:divBdr>
    </w:div>
    <w:div w:id="939534341">
      <w:bodyDiv w:val="1"/>
      <w:marLeft w:val="0"/>
      <w:marRight w:val="0"/>
      <w:marTop w:val="0"/>
      <w:marBottom w:val="0"/>
      <w:divBdr>
        <w:top w:val="none" w:sz="0" w:space="0" w:color="auto"/>
        <w:left w:val="none" w:sz="0" w:space="0" w:color="auto"/>
        <w:bottom w:val="none" w:sz="0" w:space="0" w:color="auto"/>
        <w:right w:val="none" w:sz="0" w:space="0" w:color="auto"/>
      </w:divBdr>
    </w:div>
    <w:div w:id="939726570">
      <w:bodyDiv w:val="1"/>
      <w:marLeft w:val="0"/>
      <w:marRight w:val="0"/>
      <w:marTop w:val="0"/>
      <w:marBottom w:val="0"/>
      <w:divBdr>
        <w:top w:val="none" w:sz="0" w:space="0" w:color="auto"/>
        <w:left w:val="none" w:sz="0" w:space="0" w:color="auto"/>
        <w:bottom w:val="none" w:sz="0" w:space="0" w:color="auto"/>
        <w:right w:val="none" w:sz="0" w:space="0" w:color="auto"/>
      </w:divBdr>
    </w:div>
    <w:div w:id="939727896">
      <w:bodyDiv w:val="1"/>
      <w:marLeft w:val="0"/>
      <w:marRight w:val="0"/>
      <w:marTop w:val="0"/>
      <w:marBottom w:val="0"/>
      <w:divBdr>
        <w:top w:val="none" w:sz="0" w:space="0" w:color="auto"/>
        <w:left w:val="none" w:sz="0" w:space="0" w:color="auto"/>
        <w:bottom w:val="none" w:sz="0" w:space="0" w:color="auto"/>
        <w:right w:val="none" w:sz="0" w:space="0" w:color="auto"/>
      </w:divBdr>
    </w:div>
    <w:div w:id="939946025">
      <w:bodyDiv w:val="1"/>
      <w:marLeft w:val="0"/>
      <w:marRight w:val="0"/>
      <w:marTop w:val="0"/>
      <w:marBottom w:val="0"/>
      <w:divBdr>
        <w:top w:val="none" w:sz="0" w:space="0" w:color="auto"/>
        <w:left w:val="none" w:sz="0" w:space="0" w:color="auto"/>
        <w:bottom w:val="none" w:sz="0" w:space="0" w:color="auto"/>
        <w:right w:val="none" w:sz="0" w:space="0" w:color="auto"/>
      </w:divBdr>
    </w:div>
    <w:div w:id="940066026">
      <w:bodyDiv w:val="1"/>
      <w:marLeft w:val="0"/>
      <w:marRight w:val="0"/>
      <w:marTop w:val="0"/>
      <w:marBottom w:val="0"/>
      <w:divBdr>
        <w:top w:val="none" w:sz="0" w:space="0" w:color="auto"/>
        <w:left w:val="none" w:sz="0" w:space="0" w:color="auto"/>
        <w:bottom w:val="none" w:sz="0" w:space="0" w:color="auto"/>
        <w:right w:val="none" w:sz="0" w:space="0" w:color="auto"/>
      </w:divBdr>
    </w:div>
    <w:div w:id="940070170">
      <w:bodyDiv w:val="1"/>
      <w:marLeft w:val="0"/>
      <w:marRight w:val="0"/>
      <w:marTop w:val="0"/>
      <w:marBottom w:val="0"/>
      <w:divBdr>
        <w:top w:val="none" w:sz="0" w:space="0" w:color="auto"/>
        <w:left w:val="none" w:sz="0" w:space="0" w:color="auto"/>
        <w:bottom w:val="none" w:sz="0" w:space="0" w:color="auto"/>
        <w:right w:val="none" w:sz="0" w:space="0" w:color="auto"/>
      </w:divBdr>
    </w:div>
    <w:div w:id="940264889">
      <w:bodyDiv w:val="1"/>
      <w:marLeft w:val="0"/>
      <w:marRight w:val="0"/>
      <w:marTop w:val="0"/>
      <w:marBottom w:val="0"/>
      <w:divBdr>
        <w:top w:val="none" w:sz="0" w:space="0" w:color="auto"/>
        <w:left w:val="none" w:sz="0" w:space="0" w:color="auto"/>
        <w:bottom w:val="none" w:sz="0" w:space="0" w:color="auto"/>
        <w:right w:val="none" w:sz="0" w:space="0" w:color="auto"/>
      </w:divBdr>
    </w:div>
    <w:div w:id="940331194">
      <w:bodyDiv w:val="1"/>
      <w:marLeft w:val="0"/>
      <w:marRight w:val="0"/>
      <w:marTop w:val="0"/>
      <w:marBottom w:val="0"/>
      <w:divBdr>
        <w:top w:val="none" w:sz="0" w:space="0" w:color="auto"/>
        <w:left w:val="none" w:sz="0" w:space="0" w:color="auto"/>
        <w:bottom w:val="none" w:sz="0" w:space="0" w:color="auto"/>
        <w:right w:val="none" w:sz="0" w:space="0" w:color="auto"/>
      </w:divBdr>
    </w:div>
    <w:div w:id="940331698">
      <w:bodyDiv w:val="1"/>
      <w:marLeft w:val="0"/>
      <w:marRight w:val="0"/>
      <w:marTop w:val="0"/>
      <w:marBottom w:val="0"/>
      <w:divBdr>
        <w:top w:val="none" w:sz="0" w:space="0" w:color="auto"/>
        <w:left w:val="none" w:sz="0" w:space="0" w:color="auto"/>
        <w:bottom w:val="none" w:sz="0" w:space="0" w:color="auto"/>
        <w:right w:val="none" w:sz="0" w:space="0" w:color="auto"/>
      </w:divBdr>
    </w:div>
    <w:div w:id="940533296">
      <w:bodyDiv w:val="1"/>
      <w:marLeft w:val="0"/>
      <w:marRight w:val="0"/>
      <w:marTop w:val="0"/>
      <w:marBottom w:val="0"/>
      <w:divBdr>
        <w:top w:val="none" w:sz="0" w:space="0" w:color="auto"/>
        <w:left w:val="none" w:sz="0" w:space="0" w:color="auto"/>
        <w:bottom w:val="none" w:sz="0" w:space="0" w:color="auto"/>
        <w:right w:val="none" w:sz="0" w:space="0" w:color="auto"/>
      </w:divBdr>
    </w:div>
    <w:div w:id="940651967">
      <w:bodyDiv w:val="1"/>
      <w:marLeft w:val="0"/>
      <w:marRight w:val="0"/>
      <w:marTop w:val="0"/>
      <w:marBottom w:val="0"/>
      <w:divBdr>
        <w:top w:val="none" w:sz="0" w:space="0" w:color="auto"/>
        <w:left w:val="none" w:sz="0" w:space="0" w:color="auto"/>
        <w:bottom w:val="none" w:sz="0" w:space="0" w:color="auto"/>
        <w:right w:val="none" w:sz="0" w:space="0" w:color="auto"/>
      </w:divBdr>
    </w:div>
    <w:div w:id="940799364">
      <w:bodyDiv w:val="1"/>
      <w:marLeft w:val="0"/>
      <w:marRight w:val="0"/>
      <w:marTop w:val="0"/>
      <w:marBottom w:val="0"/>
      <w:divBdr>
        <w:top w:val="none" w:sz="0" w:space="0" w:color="auto"/>
        <w:left w:val="none" w:sz="0" w:space="0" w:color="auto"/>
        <w:bottom w:val="none" w:sz="0" w:space="0" w:color="auto"/>
        <w:right w:val="none" w:sz="0" w:space="0" w:color="auto"/>
      </w:divBdr>
    </w:div>
    <w:div w:id="941037634">
      <w:bodyDiv w:val="1"/>
      <w:marLeft w:val="0"/>
      <w:marRight w:val="0"/>
      <w:marTop w:val="0"/>
      <w:marBottom w:val="0"/>
      <w:divBdr>
        <w:top w:val="none" w:sz="0" w:space="0" w:color="auto"/>
        <w:left w:val="none" w:sz="0" w:space="0" w:color="auto"/>
        <w:bottom w:val="none" w:sz="0" w:space="0" w:color="auto"/>
        <w:right w:val="none" w:sz="0" w:space="0" w:color="auto"/>
      </w:divBdr>
    </w:div>
    <w:div w:id="941108183">
      <w:bodyDiv w:val="1"/>
      <w:marLeft w:val="0"/>
      <w:marRight w:val="0"/>
      <w:marTop w:val="0"/>
      <w:marBottom w:val="0"/>
      <w:divBdr>
        <w:top w:val="none" w:sz="0" w:space="0" w:color="auto"/>
        <w:left w:val="none" w:sz="0" w:space="0" w:color="auto"/>
        <w:bottom w:val="none" w:sz="0" w:space="0" w:color="auto"/>
        <w:right w:val="none" w:sz="0" w:space="0" w:color="auto"/>
      </w:divBdr>
    </w:div>
    <w:div w:id="941230006">
      <w:bodyDiv w:val="1"/>
      <w:marLeft w:val="0"/>
      <w:marRight w:val="0"/>
      <w:marTop w:val="0"/>
      <w:marBottom w:val="0"/>
      <w:divBdr>
        <w:top w:val="none" w:sz="0" w:space="0" w:color="auto"/>
        <w:left w:val="none" w:sz="0" w:space="0" w:color="auto"/>
        <w:bottom w:val="none" w:sz="0" w:space="0" w:color="auto"/>
        <w:right w:val="none" w:sz="0" w:space="0" w:color="auto"/>
      </w:divBdr>
    </w:div>
    <w:div w:id="941304337">
      <w:bodyDiv w:val="1"/>
      <w:marLeft w:val="0"/>
      <w:marRight w:val="0"/>
      <w:marTop w:val="0"/>
      <w:marBottom w:val="0"/>
      <w:divBdr>
        <w:top w:val="none" w:sz="0" w:space="0" w:color="auto"/>
        <w:left w:val="none" w:sz="0" w:space="0" w:color="auto"/>
        <w:bottom w:val="none" w:sz="0" w:space="0" w:color="auto"/>
        <w:right w:val="none" w:sz="0" w:space="0" w:color="auto"/>
      </w:divBdr>
    </w:div>
    <w:div w:id="941570221">
      <w:bodyDiv w:val="1"/>
      <w:marLeft w:val="0"/>
      <w:marRight w:val="0"/>
      <w:marTop w:val="0"/>
      <w:marBottom w:val="0"/>
      <w:divBdr>
        <w:top w:val="none" w:sz="0" w:space="0" w:color="auto"/>
        <w:left w:val="none" w:sz="0" w:space="0" w:color="auto"/>
        <w:bottom w:val="none" w:sz="0" w:space="0" w:color="auto"/>
        <w:right w:val="none" w:sz="0" w:space="0" w:color="auto"/>
      </w:divBdr>
    </w:div>
    <w:div w:id="941648009">
      <w:bodyDiv w:val="1"/>
      <w:marLeft w:val="0"/>
      <w:marRight w:val="0"/>
      <w:marTop w:val="0"/>
      <w:marBottom w:val="0"/>
      <w:divBdr>
        <w:top w:val="none" w:sz="0" w:space="0" w:color="auto"/>
        <w:left w:val="none" w:sz="0" w:space="0" w:color="auto"/>
        <w:bottom w:val="none" w:sz="0" w:space="0" w:color="auto"/>
        <w:right w:val="none" w:sz="0" w:space="0" w:color="auto"/>
      </w:divBdr>
    </w:div>
    <w:div w:id="941837730">
      <w:bodyDiv w:val="1"/>
      <w:marLeft w:val="0"/>
      <w:marRight w:val="0"/>
      <w:marTop w:val="0"/>
      <w:marBottom w:val="0"/>
      <w:divBdr>
        <w:top w:val="none" w:sz="0" w:space="0" w:color="auto"/>
        <w:left w:val="none" w:sz="0" w:space="0" w:color="auto"/>
        <w:bottom w:val="none" w:sz="0" w:space="0" w:color="auto"/>
        <w:right w:val="none" w:sz="0" w:space="0" w:color="auto"/>
      </w:divBdr>
    </w:div>
    <w:div w:id="942080193">
      <w:bodyDiv w:val="1"/>
      <w:marLeft w:val="0"/>
      <w:marRight w:val="0"/>
      <w:marTop w:val="0"/>
      <w:marBottom w:val="0"/>
      <w:divBdr>
        <w:top w:val="none" w:sz="0" w:space="0" w:color="auto"/>
        <w:left w:val="none" w:sz="0" w:space="0" w:color="auto"/>
        <w:bottom w:val="none" w:sz="0" w:space="0" w:color="auto"/>
        <w:right w:val="none" w:sz="0" w:space="0" w:color="auto"/>
      </w:divBdr>
    </w:div>
    <w:div w:id="942106391">
      <w:bodyDiv w:val="1"/>
      <w:marLeft w:val="0"/>
      <w:marRight w:val="0"/>
      <w:marTop w:val="0"/>
      <w:marBottom w:val="0"/>
      <w:divBdr>
        <w:top w:val="none" w:sz="0" w:space="0" w:color="auto"/>
        <w:left w:val="none" w:sz="0" w:space="0" w:color="auto"/>
        <w:bottom w:val="none" w:sz="0" w:space="0" w:color="auto"/>
        <w:right w:val="none" w:sz="0" w:space="0" w:color="auto"/>
      </w:divBdr>
    </w:div>
    <w:div w:id="942109287">
      <w:bodyDiv w:val="1"/>
      <w:marLeft w:val="0"/>
      <w:marRight w:val="0"/>
      <w:marTop w:val="0"/>
      <w:marBottom w:val="0"/>
      <w:divBdr>
        <w:top w:val="none" w:sz="0" w:space="0" w:color="auto"/>
        <w:left w:val="none" w:sz="0" w:space="0" w:color="auto"/>
        <w:bottom w:val="none" w:sz="0" w:space="0" w:color="auto"/>
        <w:right w:val="none" w:sz="0" w:space="0" w:color="auto"/>
      </w:divBdr>
    </w:div>
    <w:div w:id="942229825">
      <w:bodyDiv w:val="1"/>
      <w:marLeft w:val="0"/>
      <w:marRight w:val="0"/>
      <w:marTop w:val="0"/>
      <w:marBottom w:val="0"/>
      <w:divBdr>
        <w:top w:val="none" w:sz="0" w:space="0" w:color="auto"/>
        <w:left w:val="none" w:sz="0" w:space="0" w:color="auto"/>
        <w:bottom w:val="none" w:sz="0" w:space="0" w:color="auto"/>
        <w:right w:val="none" w:sz="0" w:space="0" w:color="auto"/>
      </w:divBdr>
    </w:div>
    <w:div w:id="942348726">
      <w:bodyDiv w:val="1"/>
      <w:marLeft w:val="0"/>
      <w:marRight w:val="0"/>
      <w:marTop w:val="0"/>
      <w:marBottom w:val="0"/>
      <w:divBdr>
        <w:top w:val="none" w:sz="0" w:space="0" w:color="auto"/>
        <w:left w:val="none" w:sz="0" w:space="0" w:color="auto"/>
        <w:bottom w:val="none" w:sz="0" w:space="0" w:color="auto"/>
        <w:right w:val="none" w:sz="0" w:space="0" w:color="auto"/>
      </w:divBdr>
    </w:div>
    <w:div w:id="942879813">
      <w:bodyDiv w:val="1"/>
      <w:marLeft w:val="0"/>
      <w:marRight w:val="0"/>
      <w:marTop w:val="0"/>
      <w:marBottom w:val="0"/>
      <w:divBdr>
        <w:top w:val="none" w:sz="0" w:space="0" w:color="auto"/>
        <w:left w:val="none" w:sz="0" w:space="0" w:color="auto"/>
        <w:bottom w:val="none" w:sz="0" w:space="0" w:color="auto"/>
        <w:right w:val="none" w:sz="0" w:space="0" w:color="auto"/>
      </w:divBdr>
    </w:div>
    <w:div w:id="943153984">
      <w:bodyDiv w:val="1"/>
      <w:marLeft w:val="0"/>
      <w:marRight w:val="0"/>
      <w:marTop w:val="0"/>
      <w:marBottom w:val="0"/>
      <w:divBdr>
        <w:top w:val="none" w:sz="0" w:space="0" w:color="auto"/>
        <w:left w:val="none" w:sz="0" w:space="0" w:color="auto"/>
        <w:bottom w:val="none" w:sz="0" w:space="0" w:color="auto"/>
        <w:right w:val="none" w:sz="0" w:space="0" w:color="auto"/>
      </w:divBdr>
    </w:div>
    <w:div w:id="943224112">
      <w:bodyDiv w:val="1"/>
      <w:marLeft w:val="0"/>
      <w:marRight w:val="0"/>
      <w:marTop w:val="0"/>
      <w:marBottom w:val="0"/>
      <w:divBdr>
        <w:top w:val="none" w:sz="0" w:space="0" w:color="auto"/>
        <w:left w:val="none" w:sz="0" w:space="0" w:color="auto"/>
        <w:bottom w:val="none" w:sz="0" w:space="0" w:color="auto"/>
        <w:right w:val="none" w:sz="0" w:space="0" w:color="auto"/>
      </w:divBdr>
    </w:div>
    <w:div w:id="943340048">
      <w:bodyDiv w:val="1"/>
      <w:marLeft w:val="0"/>
      <w:marRight w:val="0"/>
      <w:marTop w:val="0"/>
      <w:marBottom w:val="0"/>
      <w:divBdr>
        <w:top w:val="none" w:sz="0" w:space="0" w:color="auto"/>
        <w:left w:val="none" w:sz="0" w:space="0" w:color="auto"/>
        <w:bottom w:val="none" w:sz="0" w:space="0" w:color="auto"/>
        <w:right w:val="none" w:sz="0" w:space="0" w:color="auto"/>
      </w:divBdr>
    </w:div>
    <w:div w:id="943344803">
      <w:bodyDiv w:val="1"/>
      <w:marLeft w:val="0"/>
      <w:marRight w:val="0"/>
      <w:marTop w:val="0"/>
      <w:marBottom w:val="0"/>
      <w:divBdr>
        <w:top w:val="none" w:sz="0" w:space="0" w:color="auto"/>
        <w:left w:val="none" w:sz="0" w:space="0" w:color="auto"/>
        <w:bottom w:val="none" w:sz="0" w:space="0" w:color="auto"/>
        <w:right w:val="none" w:sz="0" w:space="0" w:color="auto"/>
      </w:divBdr>
    </w:div>
    <w:div w:id="943414640">
      <w:bodyDiv w:val="1"/>
      <w:marLeft w:val="0"/>
      <w:marRight w:val="0"/>
      <w:marTop w:val="0"/>
      <w:marBottom w:val="0"/>
      <w:divBdr>
        <w:top w:val="none" w:sz="0" w:space="0" w:color="auto"/>
        <w:left w:val="none" w:sz="0" w:space="0" w:color="auto"/>
        <w:bottom w:val="none" w:sz="0" w:space="0" w:color="auto"/>
        <w:right w:val="none" w:sz="0" w:space="0" w:color="auto"/>
      </w:divBdr>
    </w:div>
    <w:div w:id="943536904">
      <w:bodyDiv w:val="1"/>
      <w:marLeft w:val="0"/>
      <w:marRight w:val="0"/>
      <w:marTop w:val="0"/>
      <w:marBottom w:val="0"/>
      <w:divBdr>
        <w:top w:val="none" w:sz="0" w:space="0" w:color="auto"/>
        <w:left w:val="none" w:sz="0" w:space="0" w:color="auto"/>
        <w:bottom w:val="none" w:sz="0" w:space="0" w:color="auto"/>
        <w:right w:val="none" w:sz="0" w:space="0" w:color="auto"/>
      </w:divBdr>
    </w:div>
    <w:div w:id="943654421">
      <w:bodyDiv w:val="1"/>
      <w:marLeft w:val="0"/>
      <w:marRight w:val="0"/>
      <w:marTop w:val="0"/>
      <w:marBottom w:val="0"/>
      <w:divBdr>
        <w:top w:val="none" w:sz="0" w:space="0" w:color="auto"/>
        <w:left w:val="none" w:sz="0" w:space="0" w:color="auto"/>
        <w:bottom w:val="none" w:sz="0" w:space="0" w:color="auto"/>
        <w:right w:val="none" w:sz="0" w:space="0" w:color="auto"/>
      </w:divBdr>
    </w:div>
    <w:div w:id="943878578">
      <w:bodyDiv w:val="1"/>
      <w:marLeft w:val="0"/>
      <w:marRight w:val="0"/>
      <w:marTop w:val="0"/>
      <w:marBottom w:val="0"/>
      <w:divBdr>
        <w:top w:val="none" w:sz="0" w:space="0" w:color="auto"/>
        <w:left w:val="none" w:sz="0" w:space="0" w:color="auto"/>
        <w:bottom w:val="none" w:sz="0" w:space="0" w:color="auto"/>
        <w:right w:val="none" w:sz="0" w:space="0" w:color="auto"/>
      </w:divBdr>
    </w:div>
    <w:div w:id="944074376">
      <w:bodyDiv w:val="1"/>
      <w:marLeft w:val="0"/>
      <w:marRight w:val="0"/>
      <w:marTop w:val="0"/>
      <w:marBottom w:val="0"/>
      <w:divBdr>
        <w:top w:val="none" w:sz="0" w:space="0" w:color="auto"/>
        <w:left w:val="none" w:sz="0" w:space="0" w:color="auto"/>
        <w:bottom w:val="none" w:sz="0" w:space="0" w:color="auto"/>
        <w:right w:val="none" w:sz="0" w:space="0" w:color="auto"/>
      </w:divBdr>
    </w:div>
    <w:div w:id="944078169">
      <w:bodyDiv w:val="1"/>
      <w:marLeft w:val="0"/>
      <w:marRight w:val="0"/>
      <w:marTop w:val="0"/>
      <w:marBottom w:val="0"/>
      <w:divBdr>
        <w:top w:val="none" w:sz="0" w:space="0" w:color="auto"/>
        <w:left w:val="none" w:sz="0" w:space="0" w:color="auto"/>
        <w:bottom w:val="none" w:sz="0" w:space="0" w:color="auto"/>
        <w:right w:val="none" w:sz="0" w:space="0" w:color="auto"/>
      </w:divBdr>
    </w:div>
    <w:div w:id="944119477">
      <w:bodyDiv w:val="1"/>
      <w:marLeft w:val="0"/>
      <w:marRight w:val="0"/>
      <w:marTop w:val="0"/>
      <w:marBottom w:val="0"/>
      <w:divBdr>
        <w:top w:val="none" w:sz="0" w:space="0" w:color="auto"/>
        <w:left w:val="none" w:sz="0" w:space="0" w:color="auto"/>
        <w:bottom w:val="none" w:sz="0" w:space="0" w:color="auto"/>
        <w:right w:val="none" w:sz="0" w:space="0" w:color="auto"/>
      </w:divBdr>
    </w:div>
    <w:div w:id="944312068">
      <w:bodyDiv w:val="1"/>
      <w:marLeft w:val="0"/>
      <w:marRight w:val="0"/>
      <w:marTop w:val="0"/>
      <w:marBottom w:val="0"/>
      <w:divBdr>
        <w:top w:val="none" w:sz="0" w:space="0" w:color="auto"/>
        <w:left w:val="none" w:sz="0" w:space="0" w:color="auto"/>
        <w:bottom w:val="none" w:sz="0" w:space="0" w:color="auto"/>
        <w:right w:val="none" w:sz="0" w:space="0" w:color="auto"/>
      </w:divBdr>
    </w:div>
    <w:div w:id="944384157">
      <w:bodyDiv w:val="1"/>
      <w:marLeft w:val="0"/>
      <w:marRight w:val="0"/>
      <w:marTop w:val="0"/>
      <w:marBottom w:val="0"/>
      <w:divBdr>
        <w:top w:val="none" w:sz="0" w:space="0" w:color="auto"/>
        <w:left w:val="none" w:sz="0" w:space="0" w:color="auto"/>
        <w:bottom w:val="none" w:sz="0" w:space="0" w:color="auto"/>
        <w:right w:val="none" w:sz="0" w:space="0" w:color="auto"/>
      </w:divBdr>
    </w:div>
    <w:div w:id="944772634">
      <w:bodyDiv w:val="1"/>
      <w:marLeft w:val="0"/>
      <w:marRight w:val="0"/>
      <w:marTop w:val="0"/>
      <w:marBottom w:val="0"/>
      <w:divBdr>
        <w:top w:val="none" w:sz="0" w:space="0" w:color="auto"/>
        <w:left w:val="none" w:sz="0" w:space="0" w:color="auto"/>
        <w:bottom w:val="none" w:sz="0" w:space="0" w:color="auto"/>
        <w:right w:val="none" w:sz="0" w:space="0" w:color="auto"/>
      </w:divBdr>
    </w:div>
    <w:div w:id="944919201">
      <w:bodyDiv w:val="1"/>
      <w:marLeft w:val="0"/>
      <w:marRight w:val="0"/>
      <w:marTop w:val="0"/>
      <w:marBottom w:val="0"/>
      <w:divBdr>
        <w:top w:val="none" w:sz="0" w:space="0" w:color="auto"/>
        <w:left w:val="none" w:sz="0" w:space="0" w:color="auto"/>
        <w:bottom w:val="none" w:sz="0" w:space="0" w:color="auto"/>
        <w:right w:val="none" w:sz="0" w:space="0" w:color="auto"/>
      </w:divBdr>
    </w:div>
    <w:div w:id="945119824">
      <w:bodyDiv w:val="1"/>
      <w:marLeft w:val="0"/>
      <w:marRight w:val="0"/>
      <w:marTop w:val="0"/>
      <w:marBottom w:val="0"/>
      <w:divBdr>
        <w:top w:val="none" w:sz="0" w:space="0" w:color="auto"/>
        <w:left w:val="none" w:sz="0" w:space="0" w:color="auto"/>
        <w:bottom w:val="none" w:sz="0" w:space="0" w:color="auto"/>
        <w:right w:val="none" w:sz="0" w:space="0" w:color="auto"/>
      </w:divBdr>
    </w:div>
    <w:div w:id="945190839">
      <w:bodyDiv w:val="1"/>
      <w:marLeft w:val="0"/>
      <w:marRight w:val="0"/>
      <w:marTop w:val="0"/>
      <w:marBottom w:val="0"/>
      <w:divBdr>
        <w:top w:val="none" w:sz="0" w:space="0" w:color="auto"/>
        <w:left w:val="none" w:sz="0" w:space="0" w:color="auto"/>
        <w:bottom w:val="none" w:sz="0" w:space="0" w:color="auto"/>
        <w:right w:val="none" w:sz="0" w:space="0" w:color="auto"/>
      </w:divBdr>
    </w:div>
    <w:div w:id="945232549">
      <w:bodyDiv w:val="1"/>
      <w:marLeft w:val="0"/>
      <w:marRight w:val="0"/>
      <w:marTop w:val="0"/>
      <w:marBottom w:val="0"/>
      <w:divBdr>
        <w:top w:val="none" w:sz="0" w:space="0" w:color="auto"/>
        <w:left w:val="none" w:sz="0" w:space="0" w:color="auto"/>
        <w:bottom w:val="none" w:sz="0" w:space="0" w:color="auto"/>
        <w:right w:val="none" w:sz="0" w:space="0" w:color="auto"/>
      </w:divBdr>
    </w:div>
    <w:div w:id="945388497">
      <w:bodyDiv w:val="1"/>
      <w:marLeft w:val="0"/>
      <w:marRight w:val="0"/>
      <w:marTop w:val="0"/>
      <w:marBottom w:val="0"/>
      <w:divBdr>
        <w:top w:val="none" w:sz="0" w:space="0" w:color="auto"/>
        <w:left w:val="none" w:sz="0" w:space="0" w:color="auto"/>
        <w:bottom w:val="none" w:sz="0" w:space="0" w:color="auto"/>
        <w:right w:val="none" w:sz="0" w:space="0" w:color="auto"/>
      </w:divBdr>
    </w:div>
    <w:div w:id="945428154">
      <w:bodyDiv w:val="1"/>
      <w:marLeft w:val="0"/>
      <w:marRight w:val="0"/>
      <w:marTop w:val="0"/>
      <w:marBottom w:val="0"/>
      <w:divBdr>
        <w:top w:val="none" w:sz="0" w:space="0" w:color="auto"/>
        <w:left w:val="none" w:sz="0" w:space="0" w:color="auto"/>
        <w:bottom w:val="none" w:sz="0" w:space="0" w:color="auto"/>
        <w:right w:val="none" w:sz="0" w:space="0" w:color="auto"/>
      </w:divBdr>
    </w:div>
    <w:div w:id="945506607">
      <w:bodyDiv w:val="1"/>
      <w:marLeft w:val="0"/>
      <w:marRight w:val="0"/>
      <w:marTop w:val="0"/>
      <w:marBottom w:val="0"/>
      <w:divBdr>
        <w:top w:val="none" w:sz="0" w:space="0" w:color="auto"/>
        <w:left w:val="none" w:sz="0" w:space="0" w:color="auto"/>
        <w:bottom w:val="none" w:sz="0" w:space="0" w:color="auto"/>
        <w:right w:val="none" w:sz="0" w:space="0" w:color="auto"/>
      </w:divBdr>
    </w:div>
    <w:div w:id="945766981">
      <w:bodyDiv w:val="1"/>
      <w:marLeft w:val="0"/>
      <w:marRight w:val="0"/>
      <w:marTop w:val="0"/>
      <w:marBottom w:val="0"/>
      <w:divBdr>
        <w:top w:val="none" w:sz="0" w:space="0" w:color="auto"/>
        <w:left w:val="none" w:sz="0" w:space="0" w:color="auto"/>
        <w:bottom w:val="none" w:sz="0" w:space="0" w:color="auto"/>
        <w:right w:val="none" w:sz="0" w:space="0" w:color="auto"/>
      </w:divBdr>
    </w:div>
    <w:div w:id="946429287">
      <w:bodyDiv w:val="1"/>
      <w:marLeft w:val="0"/>
      <w:marRight w:val="0"/>
      <w:marTop w:val="0"/>
      <w:marBottom w:val="0"/>
      <w:divBdr>
        <w:top w:val="none" w:sz="0" w:space="0" w:color="auto"/>
        <w:left w:val="none" w:sz="0" w:space="0" w:color="auto"/>
        <w:bottom w:val="none" w:sz="0" w:space="0" w:color="auto"/>
        <w:right w:val="none" w:sz="0" w:space="0" w:color="auto"/>
      </w:divBdr>
    </w:div>
    <w:div w:id="946429536">
      <w:bodyDiv w:val="1"/>
      <w:marLeft w:val="0"/>
      <w:marRight w:val="0"/>
      <w:marTop w:val="0"/>
      <w:marBottom w:val="0"/>
      <w:divBdr>
        <w:top w:val="none" w:sz="0" w:space="0" w:color="auto"/>
        <w:left w:val="none" w:sz="0" w:space="0" w:color="auto"/>
        <w:bottom w:val="none" w:sz="0" w:space="0" w:color="auto"/>
        <w:right w:val="none" w:sz="0" w:space="0" w:color="auto"/>
      </w:divBdr>
    </w:div>
    <w:div w:id="946692725">
      <w:bodyDiv w:val="1"/>
      <w:marLeft w:val="0"/>
      <w:marRight w:val="0"/>
      <w:marTop w:val="0"/>
      <w:marBottom w:val="0"/>
      <w:divBdr>
        <w:top w:val="none" w:sz="0" w:space="0" w:color="auto"/>
        <w:left w:val="none" w:sz="0" w:space="0" w:color="auto"/>
        <w:bottom w:val="none" w:sz="0" w:space="0" w:color="auto"/>
        <w:right w:val="none" w:sz="0" w:space="0" w:color="auto"/>
      </w:divBdr>
    </w:div>
    <w:div w:id="946696750">
      <w:bodyDiv w:val="1"/>
      <w:marLeft w:val="0"/>
      <w:marRight w:val="0"/>
      <w:marTop w:val="0"/>
      <w:marBottom w:val="0"/>
      <w:divBdr>
        <w:top w:val="none" w:sz="0" w:space="0" w:color="auto"/>
        <w:left w:val="none" w:sz="0" w:space="0" w:color="auto"/>
        <w:bottom w:val="none" w:sz="0" w:space="0" w:color="auto"/>
        <w:right w:val="none" w:sz="0" w:space="0" w:color="auto"/>
      </w:divBdr>
    </w:div>
    <w:div w:id="946742125">
      <w:bodyDiv w:val="1"/>
      <w:marLeft w:val="0"/>
      <w:marRight w:val="0"/>
      <w:marTop w:val="0"/>
      <w:marBottom w:val="0"/>
      <w:divBdr>
        <w:top w:val="none" w:sz="0" w:space="0" w:color="auto"/>
        <w:left w:val="none" w:sz="0" w:space="0" w:color="auto"/>
        <w:bottom w:val="none" w:sz="0" w:space="0" w:color="auto"/>
        <w:right w:val="none" w:sz="0" w:space="0" w:color="auto"/>
      </w:divBdr>
    </w:div>
    <w:div w:id="947080169">
      <w:bodyDiv w:val="1"/>
      <w:marLeft w:val="0"/>
      <w:marRight w:val="0"/>
      <w:marTop w:val="0"/>
      <w:marBottom w:val="0"/>
      <w:divBdr>
        <w:top w:val="none" w:sz="0" w:space="0" w:color="auto"/>
        <w:left w:val="none" w:sz="0" w:space="0" w:color="auto"/>
        <w:bottom w:val="none" w:sz="0" w:space="0" w:color="auto"/>
        <w:right w:val="none" w:sz="0" w:space="0" w:color="auto"/>
      </w:divBdr>
    </w:div>
    <w:div w:id="947082833">
      <w:bodyDiv w:val="1"/>
      <w:marLeft w:val="0"/>
      <w:marRight w:val="0"/>
      <w:marTop w:val="0"/>
      <w:marBottom w:val="0"/>
      <w:divBdr>
        <w:top w:val="none" w:sz="0" w:space="0" w:color="auto"/>
        <w:left w:val="none" w:sz="0" w:space="0" w:color="auto"/>
        <w:bottom w:val="none" w:sz="0" w:space="0" w:color="auto"/>
        <w:right w:val="none" w:sz="0" w:space="0" w:color="auto"/>
      </w:divBdr>
    </w:div>
    <w:div w:id="947084494">
      <w:bodyDiv w:val="1"/>
      <w:marLeft w:val="0"/>
      <w:marRight w:val="0"/>
      <w:marTop w:val="0"/>
      <w:marBottom w:val="0"/>
      <w:divBdr>
        <w:top w:val="none" w:sz="0" w:space="0" w:color="auto"/>
        <w:left w:val="none" w:sz="0" w:space="0" w:color="auto"/>
        <w:bottom w:val="none" w:sz="0" w:space="0" w:color="auto"/>
        <w:right w:val="none" w:sz="0" w:space="0" w:color="auto"/>
      </w:divBdr>
    </w:div>
    <w:div w:id="947152940">
      <w:bodyDiv w:val="1"/>
      <w:marLeft w:val="0"/>
      <w:marRight w:val="0"/>
      <w:marTop w:val="0"/>
      <w:marBottom w:val="0"/>
      <w:divBdr>
        <w:top w:val="none" w:sz="0" w:space="0" w:color="auto"/>
        <w:left w:val="none" w:sz="0" w:space="0" w:color="auto"/>
        <w:bottom w:val="none" w:sz="0" w:space="0" w:color="auto"/>
        <w:right w:val="none" w:sz="0" w:space="0" w:color="auto"/>
      </w:divBdr>
    </w:div>
    <w:div w:id="947463777">
      <w:bodyDiv w:val="1"/>
      <w:marLeft w:val="0"/>
      <w:marRight w:val="0"/>
      <w:marTop w:val="0"/>
      <w:marBottom w:val="0"/>
      <w:divBdr>
        <w:top w:val="none" w:sz="0" w:space="0" w:color="auto"/>
        <w:left w:val="none" w:sz="0" w:space="0" w:color="auto"/>
        <w:bottom w:val="none" w:sz="0" w:space="0" w:color="auto"/>
        <w:right w:val="none" w:sz="0" w:space="0" w:color="auto"/>
      </w:divBdr>
    </w:div>
    <w:div w:id="947464127">
      <w:bodyDiv w:val="1"/>
      <w:marLeft w:val="0"/>
      <w:marRight w:val="0"/>
      <w:marTop w:val="0"/>
      <w:marBottom w:val="0"/>
      <w:divBdr>
        <w:top w:val="none" w:sz="0" w:space="0" w:color="auto"/>
        <w:left w:val="none" w:sz="0" w:space="0" w:color="auto"/>
        <w:bottom w:val="none" w:sz="0" w:space="0" w:color="auto"/>
        <w:right w:val="none" w:sz="0" w:space="0" w:color="auto"/>
      </w:divBdr>
    </w:div>
    <w:div w:id="947466694">
      <w:bodyDiv w:val="1"/>
      <w:marLeft w:val="0"/>
      <w:marRight w:val="0"/>
      <w:marTop w:val="0"/>
      <w:marBottom w:val="0"/>
      <w:divBdr>
        <w:top w:val="none" w:sz="0" w:space="0" w:color="auto"/>
        <w:left w:val="none" w:sz="0" w:space="0" w:color="auto"/>
        <w:bottom w:val="none" w:sz="0" w:space="0" w:color="auto"/>
        <w:right w:val="none" w:sz="0" w:space="0" w:color="auto"/>
      </w:divBdr>
    </w:div>
    <w:div w:id="947587671">
      <w:bodyDiv w:val="1"/>
      <w:marLeft w:val="0"/>
      <w:marRight w:val="0"/>
      <w:marTop w:val="0"/>
      <w:marBottom w:val="0"/>
      <w:divBdr>
        <w:top w:val="none" w:sz="0" w:space="0" w:color="auto"/>
        <w:left w:val="none" w:sz="0" w:space="0" w:color="auto"/>
        <w:bottom w:val="none" w:sz="0" w:space="0" w:color="auto"/>
        <w:right w:val="none" w:sz="0" w:space="0" w:color="auto"/>
      </w:divBdr>
    </w:div>
    <w:div w:id="947658905">
      <w:bodyDiv w:val="1"/>
      <w:marLeft w:val="0"/>
      <w:marRight w:val="0"/>
      <w:marTop w:val="0"/>
      <w:marBottom w:val="0"/>
      <w:divBdr>
        <w:top w:val="none" w:sz="0" w:space="0" w:color="auto"/>
        <w:left w:val="none" w:sz="0" w:space="0" w:color="auto"/>
        <w:bottom w:val="none" w:sz="0" w:space="0" w:color="auto"/>
        <w:right w:val="none" w:sz="0" w:space="0" w:color="auto"/>
      </w:divBdr>
    </w:div>
    <w:div w:id="948005532">
      <w:bodyDiv w:val="1"/>
      <w:marLeft w:val="0"/>
      <w:marRight w:val="0"/>
      <w:marTop w:val="0"/>
      <w:marBottom w:val="0"/>
      <w:divBdr>
        <w:top w:val="none" w:sz="0" w:space="0" w:color="auto"/>
        <w:left w:val="none" w:sz="0" w:space="0" w:color="auto"/>
        <w:bottom w:val="none" w:sz="0" w:space="0" w:color="auto"/>
        <w:right w:val="none" w:sz="0" w:space="0" w:color="auto"/>
      </w:divBdr>
    </w:div>
    <w:div w:id="948045751">
      <w:bodyDiv w:val="1"/>
      <w:marLeft w:val="0"/>
      <w:marRight w:val="0"/>
      <w:marTop w:val="0"/>
      <w:marBottom w:val="0"/>
      <w:divBdr>
        <w:top w:val="none" w:sz="0" w:space="0" w:color="auto"/>
        <w:left w:val="none" w:sz="0" w:space="0" w:color="auto"/>
        <w:bottom w:val="none" w:sz="0" w:space="0" w:color="auto"/>
        <w:right w:val="none" w:sz="0" w:space="0" w:color="auto"/>
      </w:divBdr>
    </w:div>
    <w:div w:id="948319817">
      <w:bodyDiv w:val="1"/>
      <w:marLeft w:val="0"/>
      <w:marRight w:val="0"/>
      <w:marTop w:val="0"/>
      <w:marBottom w:val="0"/>
      <w:divBdr>
        <w:top w:val="none" w:sz="0" w:space="0" w:color="auto"/>
        <w:left w:val="none" w:sz="0" w:space="0" w:color="auto"/>
        <w:bottom w:val="none" w:sz="0" w:space="0" w:color="auto"/>
        <w:right w:val="none" w:sz="0" w:space="0" w:color="auto"/>
      </w:divBdr>
    </w:div>
    <w:div w:id="948466971">
      <w:bodyDiv w:val="1"/>
      <w:marLeft w:val="0"/>
      <w:marRight w:val="0"/>
      <w:marTop w:val="0"/>
      <w:marBottom w:val="0"/>
      <w:divBdr>
        <w:top w:val="none" w:sz="0" w:space="0" w:color="auto"/>
        <w:left w:val="none" w:sz="0" w:space="0" w:color="auto"/>
        <w:bottom w:val="none" w:sz="0" w:space="0" w:color="auto"/>
        <w:right w:val="none" w:sz="0" w:space="0" w:color="auto"/>
      </w:divBdr>
    </w:div>
    <w:div w:id="948586859">
      <w:bodyDiv w:val="1"/>
      <w:marLeft w:val="0"/>
      <w:marRight w:val="0"/>
      <w:marTop w:val="0"/>
      <w:marBottom w:val="0"/>
      <w:divBdr>
        <w:top w:val="none" w:sz="0" w:space="0" w:color="auto"/>
        <w:left w:val="none" w:sz="0" w:space="0" w:color="auto"/>
        <w:bottom w:val="none" w:sz="0" w:space="0" w:color="auto"/>
        <w:right w:val="none" w:sz="0" w:space="0" w:color="auto"/>
      </w:divBdr>
    </w:div>
    <w:div w:id="948662589">
      <w:bodyDiv w:val="1"/>
      <w:marLeft w:val="0"/>
      <w:marRight w:val="0"/>
      <w:marTop w:val="0"/>
      <w:marBottom w:val="0"/>
      <w:divBdr>
        <w:top w:val="none" w:sz="0" w:space="0" w:color="auto"/>
        <w:left w:val="none" w:sz="0" w:space="0" w:color="auto"/>
        <w:bottom w:val="none" w:sz="0" w:space="0" w:color="auto"/>
        <w:right w:val="none" w:sz="0" w:space="0" w:color="auto"/>
      </w:divBdr>
    </w:div>
    <w:div w:id="948662813">
      <w:bodyDiv w:val="1"/>
      <w:marLeft w:val="0"/>
      <w:marRight w:val="0"/>
      <w:marTop w:val="0"/>
      <w:marBottom w:val="0"/>
      <w:divBdr>
        <w:top w:val="none" w:sz="0" w:space="0" w:color="auto"/>
        <w:left w:val="none" w:sz="0" w:space="0" w:color="auto"/>
        <w:bottom w:val="none" w:sz="0" w:space="0" w:color="auto"/>
        <w:right w:val="none" w:sz="0" w:space="0" w:color="auto"/>
      </w:divBdr>
    </w:div>
    <w:div w:id="948702477">
      <w:bodyDiv w:val="1"/>
      <w:marLeft w:val="0"/>
      <w:marRight w:val="0"/>
      <w:marTop w:val="0"/>
      <w:marBottom w:val="0"/>
      <w:divBdr>
        <w:top w:val="none" w:sz="0" w:space="0" w:color="auto"/>
        <w:left w:val="none" w:sz="0" w:space="0" w:color="auto"/>
        <w:bottom w:val="none" w:sz="0" w:space="0" w:color="auto"/>
        <w:right w:val="none" w:sz="0" w:space="0" w:color="auto"/>
      </w:divBdr>
    </w:div>
    <w:div w:id="948778648">
      <w:bodyDiv w:val="1"/>
      <w:marLeft w:val="0"/>
      <w:marRight w:val="0"/>
      <w:marTop w:val="0"/>
      <w:marBottom w:val="0"/>
      <w:divBdr>
        <w:top w:val="none" w:sz="0" w:space="0" w:color="auto"/>
        <w:left w:val="none" w:sz="0" w:space="0" w:color="auto"/>
        <w:bottom w:val="none" w:sz="0" w:space="0" w:color="auto"/>
        <w:right w:val="none" w:sz="0" w:space="0" w:color="auto"/>
      </w:divBdr>
    </w:div>
    <w:div w:id="948780303">
      <w:bodyDiv w:val="1"/>
      <w:marLeft w:val="0"/>
      <w:marRight w:val="0"/>
      <w:marTop w:val="0"/>
      <w:marBottom w:val="0"/>
      <w:divBdr>
        <w:top w:val="none" w:sz="0" w:space="0" w:color="auto"/>
        <w:left w:val="none" w:sz="0" w:space="0" w:color="auto"/>
        <w:bottom w:val="none" w:sz="0" w:space="0" w:color="auto"/>
        <w:right w:val="none" w:sz="0" w:space="0" w:color="auto"/>
      </w:divBdr>
    </w:div>
    <w:div w:id="948852852">
      <w:bodyDiv w:val="1"/>
      <w:marLeft w:val="0"/>
      <w:marRight w:val="0"/>
      <w:marTop w:val="0"/>
      <w:marBottom w:val="0"/>
      <w:divBdr>
        <w:top w:val="none" w:sz="0" w:space="0" w:color="auto"/>
        <w:left w:val="none" w:sz="0" w:space="0" w:color="auto"/>
        <w:bottom w:val="none" w:sz="0" w:space="0" w:color="auto"/>
        <w:right w:val="none" w:sz="0" w:space="0" w:color="auto"/>
      </w:divBdr>
    </w:div>
    <w:div w:id="948900293">
      <w:bodyDiv w:val="1"/>
      <w:marLeft w:val="0"/>
      <w:marRight w:val="0"/>
      <w:marTop w:val="0"/>
      <w:marBottom w:val="0"/>
      <w:divBdr>
        <w:top w:val="none" w:sz="0" w:space="0" w:color="auto"/>
        <w:left w:val="none" w:sz="0" w:space="0" w:color="auto"/>
        <w:bottom w:val="none" w:sz="0" w:space="0" w:color="auto"/>
        <w:right w:val="none" w:sz="0" w:space="0" w:color="auto"/>
      </w:divBdr>
    </w:div>
    <w:div w:id="949506189">
      <w:bodyDiv w:val="1"/>
      <w:marLeft w:val="0"/>
      <w:marRight w:val="0"/>
      <w:marTop w:val="0"/>
      <w:marBottom w:val="0"/>
      <w:divBdr>
        <w:top w:val="none" w:sz="0" w:space="0" w:color="auto"/>
        <w:left w:val="none" w:sz="0" w:space="0" w:color="auto"/>
        <w:bottom w:val="none" w:sz="0" w:space="0" w:color="auto"/>
        <w:right w:val="none" w:sz="0" w:space="0" w:color="auto"/>
      </w:divBdr>
    </w:div>
    <w:div w:id="949555403">
      <w:bodyDiv w:val="1"/>
      <w:marLeft w:val="0"/>
      <w:marRight w:val="0"/>
      <w:marTop w:val="0"/>
      <w:marBottom w:val="0"/>
      <w:divBdr>
        <w:top w:val="none" w:sz="0" w:space="0" w:color="auto"/>
        <w:left w:val="none" w:sz="0" w:space="0" w:color="auto"/>
        <w:bottom w:val="none" w:sz="0" w:space="0" w:color="auto"/>
        <w:right w:val="none" w:sz="0" w:space="0" w:color="auto"/>
      </w:divBdr>
    </w:div>
    <w:div w:id="949631458">
      <w:bodyDiv w:val="1"/>
      <w:marLeft w:val="0"/>
      <w:marRight w:val="0"/>
      <w:marTop w:val="0"/>
      <w:marBottom w:val="0"/>
      <w:divBdr>
        <w:top w:val="none" w:sz="0" w:space="0" w:color="auto"/>
        <w:left w:val="none" w:sz="0" w:space="0" w:color="auto"/>
        <w:bottom w:val="none" w:sz="0" w:space="0" w:color="auto"/>
        <w:right w:val="none" w:sz="0" w:space="0" w:color="auto"/>
      </w:divBdr>
    </w:div>
    <w:div w:id="949825401">
      <w:bodyDiv w:val="1"/>
      <w:marLeft w:val="0"/>
      <w:marRight w:val="0"/>
      <w:marTop w:val="0"/>
      <w:marBottom w:val="0"/>
      <w:divBdr>
        <w:top w:val="none" w:sz="0" w:space="0" w:color="auto"/>
        <w:left w:val="none" w:sz="0" w:space="0" w:color="auto"/>
        <w:bottom w:val="none" w:sz="0" w:space="0" w:color="auto"/>
        <w:right w:val="none" w:sz="0" w:space="0" w:color="auto"/>
      </w:divBdr>
    </w:div>
    <w:div w:id="949972309">
      <w:bodyDiv w:val="1"/>
      <w:marLeft w:val="0"/>
      <w:marRight w:val="0"/>
      <w:marTop w:val="0"/>
      <w:marBottom w:val="0"/>
      <w:divBdr>
        <w:top w:val="none" w:sz="0" w:space="0" w:color="auto"/>
        <w:left w:val="none" w:sz="0" w:space="0" w:color="auto"/>
        <w:bottom w:val="none" w:sz="0" w:space="0" w:color="auto"/>
        <w:right w:val="none" w:sz="0" w:space="0" w:color="auto"/>
      </w:divBdr>
    </w:div>
    <w:div w:id="950015837">
      <w:bodyDiv w:val="1"/>
      <w:marLeft w:val="0"/>
      <w:marRight w:val="0"/>
      <w:marTop w:val="0"/>
      <w:marBottom w:val="0"/>
      <w:divBdr>
        <w:top w:val="none" w:sz="0" w:space="0" w:color="auto"/>
        <w:left w:val="none" w:sz="0" w:space="0" w:color="auto"/>
        <w:bottom w:val="none" w:sz="0" w:space="0" w:color="auto"/>
        <w:right w:val="none" w:sz="0" w:space="0" w:color="auto"/>
      </w:divBdr>
    </w:div>
    <w:div w:id="950167498">
      <w:bodyDiv w:val="1"/>
      <w:marLeft w:val="0"/>
      <w:marRight w:val="0"/>
      <w:marTop w:val="0"/>
      <w:marBottom w:val="0"/>
      <w:divBdr>
        <w:top w:val="none" w:sz="0" w:space="0" w:color="auto"/>
        <w:left w:val="none" w:sz="0" w:space="0" w:color="auto"/>
        <w:bottom w:val="none" w:sz="0" w:space="0" w:color="auto"/>
        <w:right w:val="none" w:sz="0" w:space="0" w:color="auto"/>
      </w:divBdr>
    </w:div>
    <w:div w:id="950480300">
      <w:bodyDiv w:val="1"/>
      <w:marLeft w:val="0"/>
      <w:marRight w:val="0"/>
      <w:marTop w:val="0"/>
      <w:marBottom w:val="0"/>
      <w:divBdr>
        <w:top w:val="none" w:sz="0" w:space="0" w:color="auto"/>
        <w:left w:val="none" w:sz="0" w:space="0" w:color="auto"/>
        <w:bottom w:val="none" w:sz="0" w:space="0" w:color="auto"/>
        <w:right w:val="none" w:sz="0" w:space="0" w:color="auto"/>
      </w:divBdr>
    </w:div>
    <w:div w:id="950667916">
      <w:bodyDiv w:val="1"/>
      <w:marLeft w:val="0"/>
      <w:marRight w:val="0"/>
      <w:marTop w:val="0"/>
      <w:marBottom w:val="0"/>
      <w:divBdr>
        <w:top w:val="none" w:sz="0" w:space="0" w:color="auto"/>
        <w:left w:val="none" w:sz="0" w:space="0" w:color="auto"/>
        <w:bottom w:val="none" w:sz="0" w:space="0" w:color="auto"/>
        <w:right w:val="none" w:sz="0" w:space="0" w:color="auto"/>
      </w:divBdr>
    </w:div>
    <w:div w:id="950818535">
      <w:bodyDiv w:val="1"/>
      <w:marLeft w:val="0"/>
      <w:marRight w:val="0"/>
      <w:marTop w:val="0"/>
      <w:marBottom w:val="0"/>
      <w:divBdr>
        <w:top w:val="none" w:sz="0" w:space="0" w:color="auto"/>
        <w:left w:val="none" w:sz="0" w:space="0" w:color="auto"/>
        <w:bottom w:val="none" w:sz="0" w:space="0" w:color="auto"/>
        <w:right w:val="none" w:sz="0" w:space="0" w:color="auto"/>
      </w:divBdr>
    </w:div>
    <w:div w:id="950822910">
      <w:bodyDiv w:val="1"/>
      <w:marLeft w:val="0"/>
      <w:marRight w:val="0"/>
      <w:marTop w:val="0"/>
      <w:marBottom w:val="0"/>
      <w:divBdr>
        <w:top w:val="none" w:sz="0" w:space="0" w:color="auto"/>
        <w:left w:val="none" w:sz="0" w:space="0" w:color="auto"/>
        <w:bottom w:val="none" w:sz="0" w:space="0" w:color="auto"/>
        <w:right w:val="none" w:sz="0" w:space="0" w:color="auto"/>
      </w:divBdr>
    </w:div>
    <w:div w:id="951282349">
      <w:bodyDiv w:val="1"/>
      <w:marLeft w:val="0"/>
      <w:marRight w:val="0"/>
      <w:marTop w:val="0"/>
      <w:marBottom w:val="0"/>
      <w:divBdr>
        <w:top w:val="none" w:sz="0" w:space="0" w:color="auto"/>
        <w:left w:val="none" w:sz="0" w:space="0" w:color="auto"/>
        <w:bottom w:val="none" w:sz="0" w:space="0" w:color="auto"/>
        <w:right w:val="none" w:sz="0" w:space="0" w:color="auto"/>
      </w:divBdr>
    </w:div>
    <w:div w:id="951283159">
      <w:bodyDiv w:val="1"/>
      <w:marLeft w:val="0"/>
      <w:marRight w:val="0"/>
      <w:marTop w:val="0"/>
      <w:marBottom w:val="0"/>
      <w:divBdr>
        <w:top w:val="none" w:sz="0" w:space="0" w:color="auto"/>
        <w:left w:val="none" w:sz="0" w:space="0" w:color="auto"/>
        <w:bottom w:val="none" w:sz="0" w:space="0" w:color="auto"/>
        <w:right w:val="none" w:sz="0" w:space="0" w:color="auto"/>
      </w:divBdr>
    </w:div>
    <w:div w:id="951595207">
      <w:bodyDiv w:val="1"/>
      <w:marLeft w:val="0"/>
      <w:marRight w:val="0"/>
      <w:marTop w:val="0"/>
      <w:marBottom w:val="0"/>
      <w:divBdr>
        <w:top w:val="none" w:sz="0" w:space="0" w:color="auto"/>
        <w:left w:val="none" w:sz="0" w:space="0" w:color="auto"/>
        <w:bottom w:val="none" w:sz="0" w:space="0" w:color="auto"/>
        <w:right w:val="none" w:sz="0" w:space="0" w:color="auto"/>
      </w:divBdr>
    </w:div>
    <w:div w:id="951742322">
      <w:bodyDiv w:val="1"/>
      <w:marLeft w:val="0"/>
      <w:marRight w:val="0"/>
      <w:marTop w:val="0"/>
      <w:marBottom w:val="0"/>
      <w:divBdr>
        <w:top w:val="none" w:sz="0" w:space="0" w:color="auto"/>
        <w:left w:val="none" w:sz="0" w:space="0" w:color="auto"/>
        <w:bottom w:val="none" w:sz="0" w:space="0" w:color="auto"/>
        <w:right w:val="none" w:sz="0" w:space="0" w:color="auto"/>
      </w:divBdr>
    </w:div>
    <w:div w:id="952709915">
      <w:bodyDiv w:val="1"/>
      <w:marLeft w:val="0"/>
      <w:marRight w:val="0"/>
      <w:marTop w:val="0"/>
      <w:marBottom w:val="0"/>
      <w:divBdr>
        <w:top w:val="none" w:sz="0" w:space="0" w:color="auto"/>
        <w:left w:val="none" w:sz="0" w:space="0" w:color="auto"/>
        <w:bottom w:val="none" w:sz="0" w:space="0" w:color="auto"/>
        <w:right w:val="none" w:sz="0" w:space="0" w:color="auto"/>
      </w:divBdr>
    </w:div>
    <w:div w:id="952787719">
      <w:bodyDiv w:val="1"/>
      <w:marLeft w:val="0"/>
      <w:marRight w:val="0"/>
      <w:marTop w:val="0"/>
      <w:marBottom w:val="0"/>
      <w:divBdr>
        <w:top w:val="none" w:sz="0" w:space="0" w:color="auto"/>
        <w:left w:val="none" w:sz="0" w:space="0" w:color="auto"/>
        <w:bottom w:val="none" w:sz="0" w:space="0" w:color="auto"/>
        <w:right w:val="none" w:sz="0" w:space="0" w:color="auto"/>
      </w:divBdr>
    </w:div>
    <w:div w:id="952983894">
      <w:bodyDiv w:val="1"/>
      <w:marLeft w:val="0"/>
      <w:marRight w:val="0"/>
      <w:marTop w:val="0"/>
      <w:marBottom w:val="0"/>
      <w:divBdr>
        <w:top w:val="none" w:sz="0" w:space="0" w:color="auto"/>
        <w:left w:val="none" w:sz="0" w:space="0" w:color="auto"/>
        <w:bottom w:val="none" w:sz="0" w:space="0" w:color="auto"/>
        <w:right w:val="none" w:sz="0" w:space="0" w:color="auto"/>
      </w:divBdr>
    </w:div>
    <w:div w:id="953051379">
      <w:bodyDiv w:val="1"/>
      <w:marLeft w:val="0"/>
      <w:marRight w:val="0"/>
      <w:marTop w:val="0"/>
      <w:marBottom w:val="0"/>
      <w:divBdr>
        <w:top w:val="none" w:sz="0" w:space="0" w:color="auto"/>
        <w:left w:val="none" w:sz="0" w:space="0" w:color="auto"/>
        <w:bottom w:val="none" w:sz="0" w:space="0" w:color="auto"/>
        <w:right w:val="none" w:sz="0" w:space="0" w:color="auto"/>
      </w:divBdr>
    </w:div>
    <w:div w:id="953055187">
      <w:bodyDiv w:val="1"/>
      <w:marLeft w:val="0"/>
      <w:marRight w:val="0"/>
      <w:marTop w:val="0"/>
      <w:marBottom w:val="0"/>
      <w:divBdr>
        <w:top w:val="none" w:sz="0" w:space="0" w:color="auto"/>
        <w:left w:val="none" w:sz="0" w:space="0" w:color="auto"/>
        <w:bottom w:val="none" w:sz="0" w:space="0" w:color="auto"/>
        <w:right w:val="none" w:sz="0" w:space="0" w:color="auto"/>
      </w:divBdr>
    </w:div>
    <w:div w:id="953100065">
      <w:bodyDiv w:val="1"/>
      <w:marLeft w:val="0"/>
      <w:marRight w:val="0"/>
      <w:marTop w:val="0"/>
      <w:marBottom w:val="0"/>
      <w:divBdr>
        <w:top w:val="none" w:sz="0" w:space="0" w:color="auto"/>
        <w:left w:val="none" w:sz="0" w:space="0" w:color="auto"/>
        <w:bottom w:val="none" w:sz="0" w:space="0" w:color="auto"/>
        <w:right w:val="none" w:sz="0" w:space="0" w:color="auto"/>
      </w:divBdr>
    </w:div>
    <w:div w:id="953252215">
      <w:bodyDiv w:val="1"/>
      <w:marLeft w:val="0"/>
      <w:marRight w:val="0"/>
      <w:marTop w:val="0"/>
      <w:marBottom w:val="0"/>
      <w:divBdr>
        <w:top w:val="none" w:sz="0" w:space="0" w:color="auto"/>
        <w:left w:val="none" w:sz="0" w:space="0" w:color="auto"/>
        <w:bottom w:val="none" w:sz="0" w:space="0" w:color="auto"/>
        <w:right w:val="none" w:sz="0" w:space="0" w:color="auto"/>
      </w:divBdr>
    </w:div>
    <w:div w:id="954093520">
      <w:bodyDiv w:val="1"/>
      <w:marLeft w:val="0"/>
      <w:marRight w:val="0"/>
      <w:marTop w:val="0"/>
      <w:marBottom w:val="0"/>
      <w:divBdr>
        <w:top w:val="none" w:sz="0" w:space="0" w:color="auto"/>
        <w:left w:val="none" w:sz="0" w:space="0" w:color="auto"/>
        <w:bottom w:val="none" w:sz="0" w:space="0" w:color="auto"/>
        <w:right w:val="none" w:sz="0" w:space="0" w:color="auto"/>
      </w:divBdr>
    </w:div>
    <w:div w:id="954143005">
      <w:bodyDiv w:val="1"/>
      <w:marLeft w:val="0"/>
      <w:marRight w:val="0"/>
      <w:marTop w:val="0"/>
      <w:marBottom w:val="0"/>
      <w:divBdr>
        <w:top w:val="none" w:sz="0" w:space="0" w:color="auto"/>
        <w:left w:val="none" w:sz="0" w:space="0" w:color="auto"/>
        <w:bottom w:val="none" w:sz="0" w:space="0" w:color="auto"/>
        <w:right w:val="none" w:sz="0" w:space="0" w:color="auto"/>
      </w:divBdr>
    </w:div>
    <w:div w:id="954210015">
      <w:bodyDiv w:val="1"/>
      <w:marLeft w:val="0"/>
      <w:marRight w:val="0"/>
      <w:marTop w:val="0"/>
      <w:marBottom w:val="0"/>
      <w:divBdr>
        <w:top w:val="none" w:sz="0" w:space="0" w:color="auto"/>
        <w:left w:val="none" w:sz="0" w:space="0" w:color="auto"/>
        <w:bottom w:val="none" w:sz="0" w:space="0" w:color="auto"/>
        <w:right w:val="none" w:sz="0" w:space="0" w:color="auto"/>
      </w:divBdr>
    </w:div>
    <w:div w:id="954558627">
      <w:bodyDiv w:val="1"/>
      <w:marLeft w:val="0"/>
      <w:marRight w:val="0"/>
      <w:marTop w:val="0"/>
      <w:marBottom w:val="0"/>
      <w:divBdr>
        <w:top w:val="none" w:sz="0" w:space="0" w:color="auto"/>
        <w:left w:val="none" w:sz="0" w:space="0" w:color="auto"/>
        <w:bottom w:val="none" w:sz="0" w:space="0" w:color="auto"/>
        <w:right w:val="none" w:sz="0" w:space="0" w:color="auto"/>
      </w:divBdr>
    </w:div>
    <w:div w:id="954676063">
      <w:bodyDiv w:val="1"/>
      <w:marLeft w:val="0"/>
      <w:marRight w:val="0"/>
      <w:marTop w:val="0"/>
      <w:marBottom w:val="0"/>
      <w:divBdr>
        <w:top w:val="none" w:sz="0" w:space="0" w:color="auto"/>
        <w:left w:val="none" w:sz="0" w:space="0" w:color="auto"/>
        <w:bottom w:val="none" w:sz="0" w:space="0" w:color="auto"/>
        <w:right w:val="none" w:sz="0" w:space="0" w:color="auto"/>
      </w:divBdr>
    </w:div>
    <w:div w:id="954676128">
      <w:bodyDiv w:val="1"/>
      <w:marLeft w:val="0"/>
      <w:marRight w:val="0"/>
      <w:marTop w:val="0"/>
      <w:marBottom w:val="0"/>
      <w:divBdr>
        <w:top w:val="none" w:sz="0" w:space="0" w:color="auto"/>
        <w:left w:val="none" w:sz="0" w:space="0" w:color="auto"/>
        <w:bottom w:val="none" w:sz="0" w:space="0" w:color="auto"/>
        <w:right w:val="none" w:sz="0" w:space="0" w:color="auto"/>
      </w:divBdr>
    </w:div>
    <w:div w:id="954679901">
      <w:bodyDiv w:val="1"/>
      <w:marLeft w:val="0"/>
      <w:marRight w:val="0"/>
      <w:marTop w:val="0"/>
      <w:marBottom w:val="0"/>
      <w:divBdr>
        <w:top w:val="none" w:sz="0" w:space="0" w:color="auto"/>
        <w:left w:val="none" w:sz="0" w:space="0" w:color="auto"/>
        <w:bottom w:val="none" w:sz="0" w:space="0" w:color="auto"/>
        <w:right w:val="none" w:sz="0" w:space="0" w:color="auto"/>
      </w:divBdr>
    </w:div>
    <w:div w:id="954680050">
      <w:bodyDiv w:val="1"/>
      <w:marLeft w:val="0"/>
      <w:marRight w:val="0"/>
      <w:marTop w:val="0"/>
      <w:marBottom w:val="0"/>
      <w:divBdr>
        <w:top w:val="none" w:sz="0" w:space="0" w:color="auto"/>
        <w:left w:val="none" w:sz="0" w:space="0" w:color="auto"/>
        <w:bottom w:val="none" w:sz="0" w:space="0" w:color="auto"/>
        <w:right w:val="none" w:sz="0" w:space="0" w:color="auto"/>
      </w:divBdr>
    </w:div>
    <w:div w:id="954751355">
      <w:bodyDiv w:val="1"/>
      <w:marLeft w:val="0"/>
      <w:marRight w:val="0"/>
      <w:marTop w:val="0"/>
      <w:marBottom w:val="0"/>
      <w:divBdr>
        <w:top w:val="none" w:sz="0" w:space="0" w:color="auto"/>
        <w:left w:val="none" w:sz="0" w:space="0" w:color="auto"/>
        <w:bottom w:val="none" w:sz="0" w:space="0" w:color="auto"/>
        <w:right w:val="none" w:sz="0" w:space="0" w:color="auto"/>
      </w:divBdr>
    </w:div>
    <w:div w:id="955334738">
      <w:bodyDiv w:val="1"/>
      <w:marLeft w:val="0"/>
      <w:marRight w:val="0"/>
      <w:marTop w:val="0"/>
      <w:marBottom w:val="0"/>
      <w:divBdr>
        <w:top w:val="none" w:sz="0" w:space="0" w:color="auto"/>
        <w:left w:val="none" w:sz="0" w:space="0" w:color="auto"/>
        <w:bottom w:val="none" w:sz="0" w:space="0" w:color="auto"/>
        <w:right w:val="none" w:sz="0" w:space="0" w:color="auto"/>
      </w:divBdr>
    </w:div>
    <w:div w:id="955604076">
      <w:bodyDiv w:val="1"/>
      <w:marLeft w:val="0"/>
      <w:marRight w:val="0"/>
      <w:marTop w:val="0"/>
      <w:marBottom w:val="0"/>
      <w:divBdr>
        <w:top w:val="none" w:sz="0" w:space="0" w:color="auto"/>
        <w:left w:val="none" w:sz="0" w:space="0" w:color="auto"/>
        <w:bottom w:val="none" w:sz="0" w:space="0" w:color="auto"/>
        <w:right w:val="none" w:sz="0" w:space="0" w:color="auto"/>
      </w:divBdr>
    </w:div>
    <w:div w:id="955714009">
      <w:bodyDiv w:val="1"/>
      <w:marLeft w:val="0"/>
      <w:marRight w:val="0"/>
      <w:marTop w:val="0"/>
      <w:marBottom w:val="0"/>
      <w:divBdr>
        <w:top w:val="none" w:sz="0" w:space="0" w:color="auto"/>
        <w:left w:val="none" w:sz="0" w:space="0" w:color="auto"/>
        <w:bottom w:val="none" w:sz="0" w:space="0" w:color="auto"/>
        <w:right w:val="none" w:sz="0" w:space="0" w:color="auto"/>
      </w:divBdr>
    </w:div>
    <w:div w:id="956105995">
      <w:bodyDiv w:val="1"/>
      <w:marLeft w:val="0"/>
      <w:marRight w:val="0"/>
      <w:marTop w:val="0"/>
      <w:marBottom w:val="0"/>
      <w:divBdr>
        <w:top w:val="none" w:sz="0" w:space="0" w:color="auto"/>
        <w:left w:val="none" w:sz="0" w:space="0" w:color="auto"/>
        <w:bottom w:val="none" w:sz="0" w:space="0" w:color="auto"/>
        <w:right w:val="none" w:sz="0" w:space="0" w:color="auto"/>
      </w:divBdr>
    </w:div>
    <w:div w:id="956257894">
      <w:bodyDiv w:val="1"/>
      <w:marLeft w:val="0"/>
      <w:marRight w:val="0"/>
      <w:marTop w:val="0"/>
      <w:marBottom w:val="0"/>
      <w:divBdr>
        <w:top w:val="none" w:sz="0" w:space="0" w:color="auto"/>
        <w:left w:val="none" w:sz="0" w:space="0" w:color="auto"/>
        <w:bottom w:val="none" w:sz="0" w:space="0" w:color="auto"/>
        <w:right w:val="none" w:sz="0" w:space="0" w:color="auto"/>
      </w:divBdr>
    </w:div>
    <w:div w:id="956330820">
      <w:bodyDiv w:val="1"/>
      <w:marLeft w:val="0"/>
      <w:marRight w:val="0"/>
      <w:marTop w:val="0"/>
      <w:marBottom w:val="0"/>
      <w:divBdr>
        <w:top w:val="none" w:sz="0" w:space="0" w:color="auto"/>
        <w:left w:val="none" w:sz="0" w:space="0" w:color="auto"/>
        <w:bottom w:val="none" w:sz="0" w:space="0" w:color="auto"/>
        <w:right w:val="none" w:sz="0" w:space="0" w:color="auto"/>
      </w:divBdr>
    </w:div>
    <w:div w:id="956527025">
      <w:bodyDiv w:val="1"/>
      <w:marLeft w:val="0"/>
      <w:marRight w:val="0"/>
      <w:marTop w:val="0"/>
      <w:marBottom w:val="0"/>
      <w:divBdr>
        <w:top w:val="none" w:sz="0" w:space="0" w:color="auto"/>
        <w:left w:val="none" w:sz="0" w:space="0" w:color="auto"/>
        <w:bottom w:val="none" w:sz="0" w:space="0" w:color="auto"/>
        <w:right w:val="none" w:sz="0" w:space="0" w:color="auto"/>
      </w:divBdr>
    </w:div>
    <w:div w:id="956717189">
      <w:bodyDiv w:val="1"/>
      <w:marLeft w:val="0"/>
      <w:marRight w:val="0"/>
      <w:marTop w:val="0"/>
      <w:marBottom w:val="0"/>
      <w:divBdr>
        <w:top w:val="none" w:sz="0" w:space="0" w:color="auto"/>
        <w:left w:val="none" w:sz="0" w:space="0" w:color="auto"/>
        <w:bottom w:val="none" w:sz="0" w:space="0" w:color="auto"/>
        <w:right w:val="none" w:sz="0" w:space="0" w:color="auto"/>
      </w:divBdr>
    </w:div>
    <w:div w:id="956722010">
      <w:bodyDiv w:val="1"/>
      <w:marLeft w:val="0"/>
      <w:marRight w:val="0"/>
      <w:marTop w:val="0"/>
      <w:marBottom w:val="0"/>
      <w:divBdr>
        <w:top w:val="none" w:sz="0" w:space="0" w:color="auto"/>
        <w:left w:val="none" w:sz="0" w:space="0" w:color="auto"/>
        <w:bottom w:val="none" w:sz="0" w:space="0" w:color="auto"/>
        <w:right w:val="none" w:sz="0" w:space="0" w:color="auto"/>
      </w:divBdr>
    </w:div>
    <w:div w:id="956838386">
      <w:bodyDiv w:val="1"/>
      <w:marLeft w:val="0"/>
      <w:marRight w:val="0"/>
      <w:marTop w:val="0"/>
      <w:marBottom w:val="0"/>
      <w:divBdr>
        <w:top w:val="none" w:sz="0" w:space="0" w:color="auto"/>
        <w:left w:val="none" w:sz="0" w:space="0" w:color="auto"/>
        <w:bottom w:val="none" w:sz="0" w:space="0" w:color="auto"/>
        <w:right w:val="none" w:sz="0" w:space="0" w:color="auto"/>
      </w:divBdr>
    </w:div>
    <w:div w:id="956914531">
      <w:bodyDiv w:val="1"/>
      <w:marLeft w:val="0"/>
      <w:marRight w:val="0"/>
      <w:marTop w:val="0"/>
      <w:marBottom w:val="0"/>
      <w:divBdr>
        <w:top w:val="none" w:sz="0" w:space="0" w:color="auto"/>
        <w:left w:val="none" w:sz="0" w:space="0" w:color="auto"/>
        <w:bottom w:val="none" w:sz="0" w:space="0" w:color="auto"/>
        <w:right w:val="none" w:sz="0" w:space="0" w:color="auto"/>
      </w:divBdr>
    </w:div>
    <w:div w:id="957250907">
      <w:bodyDiv w:val="1"/>
      <w:marLeft w:val="0"/>
      <w:marRight w:val="0"/>
      <w:marTop w:val="0"/>
      <w:marBottom w:val="0"/>
      <w:divBdr>
        <w:top w:val="none" w:sz="0" w:space="0" w:color="auto"/>
        <w:left w:val="none" w:sz="0" w:space="0" w:color="auto"/>
        <w:bottom w:val="none" w:sz="0" w:space="0" w:color="auto"/>
        <w:right w:val="none" w:sz="0" w:space="0" w:color="auto"/>
      </w:divBdr>
    </w:div>
    <w:div w:id="957417492">
      <w:bodyDiv w:val="1"/>
      <w:marLeft w:val="0"/>
      <w:marRight w:val="0"/>
      <w:marTop w:val="0"/>
      <w:marBottom w:val="0"/>
      <w:divBdr>
        <w:top w:val="none" w:sz="0" w:space="0" w:color="auto"/>
        <w:left w:val="none" w:sz="0" w:space="0" w:color="auto"/>
        <w:bottom w:val="none" w:sz="0" w:space="0" w:color="auto"/>
        <w:right w:val="none" w:sz="0" w:space="0" w:color="auto"/>
      </w:divBdr>
    </w:div>
    <w:div w:id="957494159">
      <w:bodyDiv w:val="1"/>
      <w:marLeft w:val="0"/>
      <w:marRight w:val="0"/>
      <w:marTop w:val="0"/>
      <w:marBottom w:val="0"/>
      <w:divBdr>
        <w:top w:val="none" w:sz="0" w:space="0" w:color="auto"/>
        <w:left w:val="none" w:sz="0" w:space="0" w:color="auto"/>
        <w:bottom w:val="none" w:sz="0" w:space="0" w:color="auto"/>
        <w:right w:val="none" w:sz="0" w:space="0" w:color="auto"/>
      </w:divBdr>
    </w:div>
    <w:div w:id="957639816">
      <w:bodyDiv w:val="1"/>
      <w:marLeft w:val="0"/>
      <w:marRight w:val="0"/>
      <w:marTop w:val="0"/>
      <w:marBottom w:val="0"/>
      <w:divBdr>
        <w:top w:val="none" w:sz="0" w:space="0" w:color="auto"/>
        <w:left w:val="none" w:sz="0" w:space="0" w:color="auto"/>
        <w:bottom w:val="none" w:sz="0" w:space="0" w:color="auto"/>
        <w:right w:val="none" w:sz="0" w:space="0" w:color="auto"/>
      </w:divBdr>
    </w:div>
    <w:div w:id="957681758">
      <w:bodyDiv w:val="1"/>
      <w:marLeft w:val="0"/>
      <w:marRight w:val="0"/>
      <w:marTop w:val="0"/>
      <w:marBottom w:val="0"/>
      <w:divBdr>
        <w:top w:val="none" w:sz="0" w:space="0" w:color="auto"/>
        <w:left w:val="none" w:sz="0" w:space="0" w:color="auto"/>
        <w:bottom w:val="none" w:sz="0" w:space="0" w:color="auto"/>
        <w:right w:val="none" w:sz="0" w:space="0" w:color="auto"/>
      </w:divBdr>
    </w:div>
    <w:div w:id="957839449">
      <w:bodyDiv w:val="1"/>
      <w:marLeft w:val="0"/>
      <w:marRight w:val="0"/>
      <w:marTop w:val="0"/>
      <w:marBottom w:val="0"/>
      <w:divBdr>
        <w:top w:val="none" w:sz="0" w:space="0" w:color="auto"/>
        <w:left w:val="none" w:sz="0" w:space="0" w:color="auto"/>
        <w:bottom w:val="none" w:sz="0" w:space="0" w:color="auto"/>
        <w:right w:val="none" w:sz="0" w:space="0" w:color="auto"/>
      </w:divBdr>
    </w:div>
    <w:div w:id="957879686">
      <w:bodyDiv w:val="1"/>
      <w:marLeft w:val="0"/>
      <w:marRight w:val="0"/>
      <w:marTop w:val="0"/>
      <w:marBottom w:val="0"/>
      <w:divBdr>
        <w:top w:val="none" w:sz="0" w:space="0" w:color="auto"/>
        <w:left w:val="none" w:sz="0" w:space="0" w:color="auto"/>
        <w:bottom w:val="none" w:sz="0" w:space="0" w:color="auto"/>
        <w:right w:val="none" w:sz="0" w:space="0" w:color="auto"/>
      </w:divBdr>
    </w:div>
    <w:div w:id="957949669">
      <w:bodyDiv w:val="1"/>
      <w:marLeft w:val="0"/>
      <w:marRight w:val="0"/>
      <w:marTop w:val="0"/>
      <w:marBottom w:val="0"/>
      <w:divBdr>
        <w:top w:val="none" w:sz="0" w:space="0" w:color="auto"/>
        <w:left w:val="none" w:sz="0" w:space="0" w:color="auto"/>
        <w:bottom w:val="none" w:sz="0" w:space="0" w:color="auto"/>
        <w:right w:val="none" w:sz="0" w:space="0" w:color="auto"/>
      </w:divBdr>
    </w:div>
    <w:div w:id="958100746">
      <w:bodyDiv w:val="1"/>
      <w:marLeft w:val="0"/>
      <w:marRight w:val="0"/>
      <w:marTop w:val="0"/>
      <w:marBottom w:val="0"/>
      <w:divBdr>
        <w:top w:val="none" w:sz="0" w:space="0" w:color="auto"/>
        <w:left w:val="none" w:sz="0" w:space="0" w:color="auto"/>
        <w:bottom w:val="none" w:sz="0" w:space="0" w:color="auto"/>
        <w:right w:val="none" w:sz="0" w:space="0" w:color="auto"/>
      </w:divBdr>
    </w:div>
    <w:div w:id="958225551">
      <w:bodyDiv w:val="1"/>
      <w:marLeft w:val="0"/>
      <w:marRight w:val="0"/>
      <w:marTop w:val="0"/>
      <w:marBottom w:val="0"/>
      <w:divBdr>
        <w:top w:val="none" w:sz="0" w:space="0" w:color="auto"/>
        <w:left w:val="none" w:sz="0" w:space="0" w:color="auto"/>
        <w:bottom w:val="none" w:sz="0" w:space="0" w:color="auto"/>
        <w:right w:val="none" w:sz="0" w:space="0" w:color="auto"/>
      </w:divBdr>
    </w:div>
    <w:div w:id="958416120">
      <w:bodyDiv w:val="1"/>
      <w:marLeft w:val="0"/>
      <w:marRight w:val="0"/>
      <w:marTop w:val="0"/>
      <w:marBottom w:val="0"/>
      <w:divBdr>
        <w:top w:val="none" w:sz="0" w:space="0" w:color="auto"/>
        <w:left w:val="none" w:sz="0" w:space="0" w:color="auto"/>
        <w:bottom w:val="none" w:sz="0" w:space="0" w:color="auto"/>
        <w:right w:val="none" w:sz="0" w:space="0" w:color="auto"/>
      </w:divBdr>
    </w:div>
    <w:div w:id="958529755">
      <w:bodyDiv w:val="1"/>
      <w:marLeft w:val="0"/>
      <w:marRight w:val="0"/>
      <w:marTop w:val="0"/>
      <w:marBottom w:val="0"/>
      <w:divBdr>
        <w:top w:val="none" w:sz="0" w:space="0" w:color="auto"/>
        <w:left w:val="none" w:sz="0" w:space="0" w:color="auto"/>
        <w:bottom w:val="none" w:sz="0" w:space="0" w:color="auto"/>
        <w:right w:val="none" w:sz="0" w:space="0" w:color="auto"/>
      </w:divBdr>
    </w:div>
    <w:div w:id="958605383">
      <w:bodyDiv w:val="1"/>
      <w:marLeft w:val="0"/>
      <w:marRight w:val="0"/>
      <w:marTop w:val="0"/>
      <w:marBottom w:val="0"/>
      <w:divBdr>
        <w:top w:val="none" w:sz="0" w:space="0" w:color="auto"/>
        <w:left w:val="none" w:sz="0" w:space="0" w:color="auto"/>
        <w:bottom w:val="none" w:sz="0" w:space="0" w:color="auto"/>
        <w:right w:val="none" w:sz="0" w:space="0" w:color="auto"/>
      </w:divBdr>
    </w:div>
    <w:div w:id="958611864">
      <w:bodyDiv w:val="1"/>
      <w:marLeft w:val="0"/>
      <w:marRight w:val="0"/>
      <w:marTop w:val="0"/>
      <w:marBottom w:val="0"/>
      <w:divBdr>
        <w:top w:val="none" w:sz="0" w:space="0" w:color="auto"/>
        <w:left w:val="none" w:sz="0" w:space="0" w:color="auto"/>
        <w:bottom w:val="none" w:sz="0" w:space="0" w:color="auto"/>
        <w:right w:val="none" w:sz="0" w:space="0" w:color="auto"/>
      </w:divBdr>
    </w:div>
    <w:div w:id="958876342">
      <w:bodyDiv w:val="1"/>
      <w:marLeft w:val="0"/>
      <w:marRight w:val="0"/>
      <w:marTop w:val="0"/>
      <w:marBottom w:val="0"/>
      <w:divBdr>
        <w:top w:val="none" w:sz="0" w:space="0" w:color="auto"/>
        <w:left w:val="none" w:sz="0" w:space="0" w:color="auto"/>
        <w:bottom w:val="none" w:sz="0" w:space="0" w:color="auto"/>
        <w:right w:val="none" w:sz="0" w:space="0" w:color="auto"/>
      </w:divBdr>
    </w:div>
    <w:div w:id="958948075">
      <w:bodyDiv w:val="1"/>
      <w:marLeft w:val="0"/>
      <w:marRight w:val="0"/>
      <w:marTop w:val="0"/>
      <w:marBottom w:val="0"/>
      <w:divBdr>
        <w:top w:val="none" w:sz="0" w:space="0" w:color="auto"/>
        <w:left w:val="none" w:sz="0" w:space="0" w:color="auto"/>
        <w:bottom w:val="none" w:sz="0" w:space="0" w:color="auto"/>
        <w:right w:val="none" w:sz="0" w:space="0" w:color="auto"/>
      </w:divBdr>
    </w:div>
    <w:div w:id="959065259">
      <w:bodyDiv w:val="1"/>
      <w:marLeft w:val="0"/>
      <w:marRight w:val="0"/>
      <w:marTop w:val="0"/>
      <w:marBottom w:val="0"/>
      <w:divBdr>
        <w:top w:val="none" w:sz="0" w:space="0" w:color="auto"/>
        <w:left w:val="none" w:sz="0" w:space="0" w:color="auto"/>
        <w:bottom w:val="none" w:sz="0" w:space="0" w:color="auto"/>
        <w:right w:val="none" w:sz="0" w:space="0" w:color="auto"/>
      </w:divBdr>
    </w:div>
    <w:div w:id="959066554">
      <w:bodyDiv w:val="1"/>
      <w:marLeft w:val="0"/>
      <w:marRight w:val="0"/>
      <w:marTop w:val="0"/>
      <w:marBottom w:val="0"/>
      <w:divBdr>
        <w:top w:val="none" w:sz="0" w:space="0" w:color="auto"/>
        <w:left w:val="none" w:sz="0" w:space="0" w:color="auto"/>
        <w:bottom w:val="none" w:sz="0" w:space="0" w:color="auto"/>
        <w:right w:val="none" w:sz="0" w:space="0" w:color="auto"/>
      </w:divBdr>
    </w:div>
    <w:div w:id="959340239">
      <w:bodyDiv w:val="1"/>
      <w:marLeft w:val="0"/>
      <w:marRight w:val="0"/>
      <w:marTop w:val="0"/>
      <w:marBottom w:val="0"/>
      <w:divBdr>
        <w:top w:val="none" w:sz="0" w:space="0" w:color="auto"/>
        <w:left w:val="none" w:sz="0" w:space="0" w:color="auto"/>
        <w:bottom w:val="none" w:sz="0" w:space="0" w:color="auto"/>
        <w:right w:val="none" w:sz="0" w:space="0" w:color="auto"/>
      </w:divBdr>
    </w:div>
    <w:div w:id="959458819">
      <w:bodyDiv w:val="1"/>
      <w:marLeft w:val="0"/>
      <w:marRight w:val="0"/>
      <w:marTop w:val="0"/>
      <w:marBottom w:val="0"/>
      <w:divBdr>
        <w:top w:val="none" w:sz="0" w:space="0" w:color="auto"/>
        <w:left w:val="none" w:sz="0" w:space="0" w:color="auto"/>
        <w:bottom w:val="none" w:sz="0" w:space="0" w:color="auto"/>
        <w:right w:val="none" w:sz="0" w:space="0" w:color="auto"/>
      </w:divBdr>
    </w:div>
    <w:div w:id="959535624">
      <w:bodyDiv w:val="1"/>
      <w:marLeft w:val="0"/>
      <w:marRight w:val="0"/>
      <w:marTop w:val="0"/>
      <w:marBottom w:val="0"/>
      <w:divBdr>
        <w:top w:val="none" w:sz="0" w:space="0" w:color="auto"/>
        <w:left w:val="none" w:sz="0" w:space="0" w:color="auto"/>
        <w:bottom w:val="none" w:sz="0" w:space="0" w:color="auto"/>
        <w:right w:val="none" w:sz="0" w:space="0" w:color="auto"/>
      </w:divBdr>
    </w:div>
    <w:div w:id="959579032">
      <w:bodyDiv w:val="1"/>
      <w:marLeft w:val="0"/>
      <w:marRight w:val="0"/>
      <w:marTop w:val="0"/>
      <w:marBottom w:val="0"/>
      <w:divBdr>
        <w:top w:val="none" w:sz="0" w:space="0" w:color="auto"/>
        <w:left w:val="none" w:sz="0" w:space="0" w:color="auto"/>
        <w:bottom w:val="none" w:sz="0" w:space="0" w:color="auto"/>
        <w:right w:val="none" w:sz="0" w:space="0" w:color="auto"/>
      </w:divBdr>
    </w:div>
    <w:div w:id="959602561">
      <w:bodyDiv w:val="1"/>
      <w:marLeft w:val="0"/>
      <w:marRight w:val="0"/>
      <w:marTop w:val="0"/>
      <w:marBottom w:val="0"/>
      <w:divBdr>
        <w:top w:val="none" w:sz="0" w:space="0" w:color="auto"/>
        <w:left w:val="none" w:sz="0" w:space="0" w:color="auto"/>
        <w:bottom w:val="none" w:sz="0" w:space="0" w:color="auto"/>
        <w:right w:val="none" w:sz="0" w:space="0" w:color="auto"/>
      </w:divBdr>
    </w:div>
    <w:div w:id="959842933">
      <w:bodyDiv w:val="1"/>
      <w:marLeft w:val="0"/>
      <w:marRight w:val="0"/>
      <w:marTop w:val="0"/>
      <w:marBottom w:val="0"/>
      <w:divBdr>
        <w:top w:val="none" w:sz="0" w:space="0" w:color="auto"/>
        <w:left w:val="none" w:sz="0" w:space="0" w:color="auto"/>
        <w:bottom w:val="none" w:sz="0" w:space="0" w:color="auto"/>
        <w:right w:val="none" w:sz="0" w:space="0" w:color="auto"/>
      </w:divBdr>
    </w:div>
    <w:div w:id="960109479">
      <w:bodyDiv w:val="1"/>
      <w:marLeft w:val="0"/>
      <w:marRight w:val="0"/>
      <w:marTop w:val="0"/>
      <w:marBottom w:val="0"/>
      <w:divBdr>
        <w:top w:val="none" w:sz="0" w:space="0" w:color="auto"/>
        <w:left w:val="none" w:sz="0" w:space="0" w:color="auto"/>
        <w:bottom w:val="none" w:sz="0" w:space="0" w:color="auto"/>
        <w:right w:val="none" w:sz="0" w:space="0" w:color="auto"/>
      </w:divBdr>
    </w:div>
    <w:div w:id="960187013">
      <w:bodyDiv w:val="1"/>
      <w:marLeft w:val="0"/>
      <w:marRight w:val="0"/>
      <w:marTop w:val="0"/>
      <w:marBottom w:val="0"/>
      <w:divBdr>
        <w:top w:val="none" w:sz="0" w:space="0" w:color="auto"/>
        <w:left w:val="none" w:sz="0" w:space="0" w:color="auto"/>
        <w:bottom w:val="none" w:sz="0" w:space="0" w:color="auto"/>
        <w:right w:val="none" w:sz="0" w:space="0" w:color="auto"/>
      </w:divBdr>
    </w:div>
    <w:div w:id="960189281">
      <w:bodyDiv w:val="1"/>
      <w:marLeft w:val="0"/>
      <w:marRight w:val="0"/>
      <w:marTop w:val="0"/>
      <w:marBottom w:val="0"/>
      <w:divBdr>
        <w:top w:val="none" w:sz="0" w:space="0" w:color="auto"/>
        <w:left w:val="none" w:sz="0" w:space="0" w:color="auto"/>
        <w:bottom w:val="none" w:sz="0" w:space="0" w:color="auto"/>
        <w:right w:val="none" w:sz="0" w:space="0" w:color="auto"/>
      </w:divBdr>
    </w:div>
    <w:div w:id="960189656">
      <w:bodyDiv w:val="1"/>
      <w:marLeft w:val="0"/>
      <w:marRight w:val="0"/>
      <w:marTop w:val="0"/>
      <w:marBottom w:val="0"/>
      <w:divBdr>
        <w:top w:val="none" w:sz="0" w:space="0" w:color="auto"/>
        <w:left w:val="none" w:sz="0" w:space="0" w:color="auto"/>
        <w:bottom w:val="none" w:sz="0" w:space="0" w:color="auto"/>
        <w:right w:val="none" w:sz="0" w:space="0" w:color="auto"/>
      </w:divBdr>
    </w:div>
    <w:div w:id="960260204">
      <w:bodyDiv w:val="1"/>
      <w:marLeft w:val="0"/>
      <w:marRight w:val="0"/>
      <w:marTop w:val="0"/>
      <w:marBottom w:val="0"/>
      <w:divBdr>
        <w:top w:val="none" w:sz="0" w:space="0" w:color="auto"/>
        <w:left w:val="none" w:sz="0" w:space="0" w:color="auto"/>
        <w:bottom w:val="none" w:sz="0" w:space="0" w:color="auto"/>
        <w:right w:val="none" w:sz="0" w:space="0" w:color="auto"/>
      </w:divBdr>
    </w:div>
    <w:div w:id="960527716">
      <w:bodyDiv w:val="1"/>
      <w:marLeft w:val="0"/>
      <w:marRight w:val="0"/>
      <w:marTop w:val="0"/>
      <w:marBottom w:val="0"/>
      <w:divBdr>
        <w:top w:val="none" w:sz="0" w:space="0" w:color="auto"/>
        <w:left w:val="none" w:sz="0" w:space="0" w:color="auto"/>
        <w:bottom w:val="none" w:sz="0" w:space="0" w:color="auto"/>
        <w:right w:val="none" w:sz="0" w:space="0" w:color="auto"/>
      </w:divBdr>
    </w:div>
    <w:div w:id="960572710">
      <w:bodyDiv w:val="1"/>
      <w:marLeft w:val="0"/>
      <w:marRight w:val="0"/>
      <w:marTop w:val="0"/>
      <w:marBottom w:val="0"/>
      <w:divBdr>
        <w:top w:val="none" w:sz="0" w:space="0" w:color="auto"/>
        <w:left w:val="none" w:sz="0" w:space="0" w:color="auto"/>
        <w:bottom w:val="none" w:sz="0" w:space="0" w:color="auto"/>
        <w:right w:val="none" w:sz="0" w:space="0" w:color="auto"/>
      </w:divBdr>
    </w:div>
    <w:div w:id="960576054">
      <w:bodyDiv w:val="1"/>
      <w:marLeft w:val="0"/>
      <w:marRight w:val="0"/>
      <w:marTop w:val="0"/>
      <w:marBottom w:val="0"/>
      <w:divBdr>
        <w:top w:val="none" w:sz="0" w:space="0" w:color="auto"/>
        <w:left w:val="none" w:sz="0" w:space="0" w:color="auto"/>
        <w:bottom w:val="none" w:sz="0" w:space="0" w:color="auto"/>
        <w:right w:val="none" w:sz="0" w:space="0" w:color="auto"/>
      </w:divBdr>
    </w:div>
    <w:div w:id="960767215">
      <w:bodyDiv w:val="1"/>
      <w:marLeft w:val="0"/>
      <w:marRight w:val="0"/>
      <w:marTop w:val="0"/>
      <w:marBottom w:val="0"/>
      <w:divBdr>
        <w:top w:val="none" w:sz="0" w:space="0" w:color="auto"/>
        <w:left w:val="none" w:sz="0" w:space="0" w:color="auto"/>
        <w:bottom w:val="none" w:sz="0" w:space="0" w:color="auto"/>
        <w:right w:val="none" w:sz="0" w:space="0" w:color="auto"/>
      </w:divBdr>
    </w:div>
    <w:div w:id="960844553">
      <w:bodyDiv w:val="1"/>
      <w:marLeft w:val="0"/>
      <w:marRight w:val="0"/>
      <w:marTop w:val="0"/>
      <w:marBottom w:val="0"/>
      <w:divBdr>
        <w:top w:val="none" w:sz="0" w:space="0" w:color="auto"/>
        <w:left w:val="none" w:sz="0" w:space="0" w:color="auto"/>
        <w:bottom w:val="none" w:sz="0" w:space="0" w:color="auto"/>
        <w:right w:val="none" w:sz="0" w:space="0" w:color="auto"/>
      </w:divBdr>
    </w:div>
    <w:div w:id="961576818">
      <w:bodyDiv w:val="1"/>
      <w:marLeft w:val="0"/>
      <w:marRight w:val="0"/>
      <w:marTop w:val="0"/>
      <w:marBottom w:val="0"/>
      <w:divBdr>
        <w:top w:val="none" w:sz="0" w:space="0" w:color="auto"/>
        <w:left w:val="none" w:sz="0" w:space="0" w:color="auto"/>
        <w:bottom w:val="none" w:sz="0" w:space="0" w:color="auto"/>
        <w:right w:val="none" w:sz="0" w:space="0" w:color="auto"/>
      </w:divBdr>
    </w:div>
    <w:div w:id="961619163">
      <w:bodyDiv w:val="1"/>
      <w:marLeft w:val="0"/>
      <w:marRight w:val="0"/>
      <w:marTop w:val="0"/>
      <w:marBottom w:val="0"/>
      <w:divBdr>
        <w:top w:val="none" w:sz="0" w:space="0" w:color="auto"/>
        <w:left w:val="none" w:sz="0" w:space="0" w:color="auto"/>
        <w:bottom w:val="none" w:sz="0" w:space="0" w:color="auto"/>
        <w:right w:val="none" w:sz="0" w:space="0" w:color="auto"/>
      </w:divBdr>
    </w:div>
    <w:div w:id="961687356">
      <w:bodyDiv w:val="1"/>
      <w:marLeft w:val="0"/>
      <w:marRight w:val="0"/>
      <w:marTop w:val="0"/>
      <w:marBottom w:val="0"/>
      <w:divBdr>
        <w:top w:val="none" w:sz="0" w:space="0" w:color="auto"/>
        <w:left w:val="none" w:sz="0" w:space="0" w:color="auto"/>
        <w:bottom w:val="none" w:sz="0" w:space="0" w:color="auto"/>
        <w:right w:val="none" w:sz="0" w:space="0" w:color="auto"/>
      </w:divBdr>
    </w:div>
    <w:div w:id="961768112">
      <w:bodyDiv w:val="1"/>
      <w:marLeft w:val="0"/>
      <w:marRight w:val="0"/>
      <w:marTop w:val="0"/>
      <w:marBottom w:val="0"/>
      <w:divBdr>
        <w:top w:val="none" w:sz="0" w:space="0" w:color="auto"/>
        <w:left w:val="none" w:sz="0" w:space="0" w:color="auto"/>
        <w:bottom w:val="none" w:sz="0" w:space="0" w:color="auto"/>
        <w:right w:val="none" w:sz="0" w:space="0" w:color="auto"/>
      </w:divBdr>
    </w:div>
    <w:div w:id="961809564">
      <w:bodyDiv w:val="1"/>
      <w:marLeft w:val="0"/>
      <w:marRight w:val="0"/>
      <w:marTop w:val="0"/>
      <w:marBottom w:val="0"/>
      <w:divBdr>
        <w:top w:val="none" w:sz="0" w:space="0" w:color="auto"/>
        <w:left w:val="none" w:sz="0" w:space="0" w:color="auto"/>
        <w:bottom w:val="none" w:sz="0" w:space="0" w:color="auto"/>
        <w:right w:val="none" w:sz="0" w:space="0" w:color="auto"/>
      </w:divBdr>
    </w:div>
    <w:div w:id="962153479">
      <w:bodyDiv w:val="1"/>
      <w:marLeft w:val="0"/>
      <w:marRight w:val="0"/>
      <w:marTop w:val="0"/>
      <w:marBottom w:val="0"/>
      <w:divBdr>
        <w:top w:val="none" w:sz="0" w:space="0" w:color="auto"/>
        <w:left w:val="none" w:sz="0" w:space="0" w:color="auto"/>
        <w:bottom w:val="none" w:sz="0" w:space="0" w:color="auto"/>
        <w:right w:val="none" w:sz="0" w:space="0" w:color="auto"/>
      </w:divBdr>
    </w:div>
    <w:div w:id="962272200">
      <w:bodyDiv w:val="1"/>
      <w:marLeft w:val="0"/>
      <w:marRight w:val="0"/>
      <w:marTop w:val="0"/>
      <w:marBottom w:val="0"/>
      <w:divBdr>
        <w:top w:val="none" w:sz="0" w:space="0" w:color="auto"/>
        <w:left w:val="none" w:sz="0" w:space="0" w:color="auto"/>
        <w:bottom w:val="none" w:sz="0" w:space="0" w:color="auto"/>
        <w:right w:val="none" w:sz="0" w:space="0" w:color="auto"/>
      </w:divBdr>
    </w:div>
    <w:div w:id="962274717">
      <w:bodyDiv w:val="1"/>
      <w:marLeft w:val="0"/>
      <w:marRight w:val="0"/>
      <w:marTop w:val="0"/>
      <w:marBottom w:val="0"/>
      <w:divBdr>
        <w:top w:val="none" w:sz="0" w:space="0" w:color="auto"/>
        <w:left w:val="none" w:sz="0" w:space="0" w:color="auto"/>
        <w:bottom w:val="none" w:sz="0" w:space="0" w:color="auto"/>
        <w:right w:val="none" w:sz="0" w:space="0" w:color="auto"/>
      </w:divBdr>
    </w:div>
    <w:div w:id="962419777">
      <w:bodyDiv w:val="1"/>
      <w:marLeft w:val="0"/>
      <w:marRight w:val="0"/>
      <w:marTop w:val="0"/>
      <w:marBottom w:val="0"/>
      <w:divBdr>
        <w:top w:val="none" w:sz="0" w:space="0" w:color="auto"/>
        <w:left w:val="none" w:sz="0" w:space="0" w:color="auto"/>
        <w:bottom w:val="none" w:sz="0" w:space="0" w:color="auto"/>
        <w:right w:val="none" w:sz="0" w:space="0" w:color="auto"/>
      </w:divBdr>
    </w:div>
    <w:div w:id="962425355">
      <w:bodyDiv w:val="1"/>
      <w:marLeft w:val="0"/>
      <w:marRight w:val="0"/>
      <w:marTop w:val="0"/>
      <w:marBottom w:val="0"/>
      <w:divBdr>
        <w:top w:val="none" w:sz="0" w:space="0" w:color="auto"/>
        <w:left w:val="none" w:sz="0" w:space="0" w:color="auto"/>
        <w:bottom w:val="none" w:sz="0" w:space="0" w:color="auto"/>
        <w:right w:val="none" w:sz="0" w:space="0" w:color="auto"/>
      </w:divBdr>
    </w:div>
    <w:div w:id="962541995">
      <w:bodyDiv w:val="1"/>
      <w:marLeft w:val="0"/>
      <w:marRight w:val="0"/>
      <w:marTop w:val="0"/>
      <w:marBottom w:val="0"/>
      <w:divBdr>
        <w:top w:val="none" w:sz="0" w:space="0" w:color="auto"/>
        <w:left w:val="none" w:sz="0" w:space="0" w:color="auto"/>
        <w:bottom w:val="none" w:sz="0" w:space="0" w:color="auto"/>
        <w:right w:val="none" w:sz="0" w:space="0" w:color="auto"/>
      </w:divBdr>
    </w:div>
    <w:div w:id="962730682">
      <w:bodyDiv w:val="1"/>
      <w:marLeft w:val="0"/>
      <w:marRight w:val="0"/>
      <w:marTop w:val="0"/>
      <w:marBottom w:val="0"/>
      <w:divBdr>
        <w:top w:val="none" w:sz="0" w:space="0" w:color="auto"/>
        <w:left w:val="none" w:sz="0" w:space="0" w:color="auto"/>
        <w:bottom w:val="none" w:sz="0" w:space="0" w:color="auto"/>
        <w:right w:val="none" w:sz="0" w:space="0" w:color="auto"/>
      </w:divBdr>
    </w:div>
    <w:div w:id="962737869">
      <w:bodyDiv w:val="1"/>
      <w:marLeft w:val="0"/>
      <w:marRight w:val="0"/>
      <w:marTop w:val="0"/>
      <w:marBottom w:val="0"/>
      <w:divBdr>
        <w:top w:val="none" w:sz="0" w:space="0" w:color="auto"/>
        <w:left w:val="none" w:sz="0" w:space="0" w:color="auto"/>
        <w:bottom w:val="none" w:sz="0" w:space="0" w:color="auto"/>
        <w:right w:val="none" w:sz="0" w:space="0" w:color="auto"/>
      </w:divBdr>
    </w:div>
    <w:div w:id="962812323">
      <w:bodyDiv w:val="1"/>
      <w:marLeft w:val="0"/>
      <w:marRight w:val="0"/>
      <w:marTop w:val="0"/>
      <w:marBottom w:val="0"/>
      <w:divBdr>
        <w:top w:val="none" w:sz="0" w:space="0" w:color="auto"/>
        <w:left w:val="none" w:sz="0" w:space="0" w:color="auto"/>
        <w:bottom w:val="none" w:sz="0" w:space="0" w:color="auto"/>
        <w:right w:val="none" w:sz="0" w:space="0" w:color="auto"/>
      </w:divBdr>
    </w:div>
    <w:div w:id="962879854">
      <w:bodyDiv w:val="1"/>
      <w:marLeft w:val="0"/>
      <w:marRight w:val="0"/>
      <w:marTop w:val="0"/>
      <w:marBottom w:val="0"/>
      <w:divBdr>
        <w:top w:val="none" w:sz="0" w:space="0" w:color="auto"/>
        <w:left w:val="none" w:sz="0" w:space="0" w:color="auto"/>
        <w:bottom w:val="none" w:sz="0" w:space="0" w:color="auto"/>
        <w:right w:val="none" w:sz="0" w:space="0" w:color="auto"/>
      </w:divBdr>
    </w:div>
    <w:div w:id="963073038">
      <w:bodyDiv w:val="1"/>
      <w:marLeft w:val="0"/>
      <w:marRight w:val="0"/>
      <w:marTop w:val="0"/>
      <w:marBottom w:val="0"/>
      <w:divBdr>
        <w:top w:val="none" w:sz="0" w:space="0" w:color="auto"/>
        <w:left w:val="none" w:sz="0" w:space="0" w:color="auto"/>
        <w:bottom w:val="none" w:sz="0" w:space="0" w:color="auto"/>
        <w:right w:val="none" w:sz="0" w:space="0" w:color="auto"/>
      </w:divBdr>
    </w:div>
    <w:div w:id="963073742">
      <w:bodyDiv w:val="1"/>
      <w:marLeft w:val="0"/>
      <w:marRight w:val="0"/>
      <w:marTop w:val="0"/>
      <w:marBottom w:val="0"/>
      <w:divBdr>
        <w:top w:val="none" w:sz="0" w:space="0" w:color="auto"/>
        <w:left w:val="none" w:sz="0" w:space="0" w:color="auto"/>
        <w:bottom w:val="none" w:sz="0" w:space="0" w:color="auto"/>
        <w:right w:val="none" w:sz="0" w:space="0" w:color="auto"/>
      </w:divBdr>
    </w:div>
    <w:div w:id="963317632">
      <w:bodyDiv w:val="1"/>
      <w:marLeft w:val="0"/>
      <w:marRight w:val="0"/>
      <w:marTop w:val="0"/>
      <w:marBottom w:val="0"/>
      <w:divBdr>
        <w:top w:val="none" w:sz="0" w:space="0" w:color="auto"/>
        <w:left w:val="none" w:sz="0" w:space="0" w:color="auto"/>
        <w:bottom w:val="none" w:sz="0" w:space="0" w:color="auto"/>
        <w:right w:val="none" w:sz="0" w:space="0" w:color="auto"/>
      </w:divBdr>
    </w:div>
    <w:div w:id="963732451">
      <w:bodyDiv w:val="1"/>
      <w:marLeft w:val="0"/>
      <w:marRight w:val="0"/>
      <w:marTop w:val="0"/>
      <w:marBottom w:val="0"/>
      <w:divBdr>
        <w:top w:val="none" w:sz="0" w:space="0" w:color="auto"/>
        <w:left w:val="none" w:sz="0" w:space="0" w:color="auto"/>
        <w:bottom w:val="none" w:sz="0" w:space="0" w:color="auto"/>
        <w:right w:val="none" w:sz="0" w:space="0" w:color="auto"/>
      </w:divBdr>
    </w:div>
    <w:div w:id="963853001">
      <w:bodyDiv w:val="1"/>
      <w:marLeft w:val="0"/>
      <w:marRight w:val="0"/>
      <w:marTop w:val="0"/>
      <w:marBottom w:val="0"/>
      <w:divBdr>
        <w:top w:val="none" w:sz="0" w:space="0" w:color="auto"/>
        <w:left w:val="none" w:sz="0" w:space="0" w:color="auto"/>
        <w:bottom w:val="none" w:sz="0" w:space="0" w:color="auto"/>
        <w:right w:val="none" w:sz="0" w:space="0" w:color="auto"/>
      </w:divBdr>
    </w:div>
    <w:div w:id="963922617">
      <w:bodyDiv w:val="1"/>
      <w:marLeft w:val="0"/>
      <w:marRight w:val="0"/>
      <w:marTop w:val="0"/>
      <w:marBottom w:val="0"/>
      <w:divBdr>
        <w:top w:val="none" w:sz="0" w:space="0" w:color="auto"/>
        <w:left w:val="none" w:sz="0" w:space="0" w:color="auto"/>
        <w:bottom w:val="none" w:sz="0" w:space="0" w:color="auto"/>
        <w:right w:val="none" w:sz="0" w:space="0" w:color="auto"/>
      </w:divBdr>
    </w:div>
    <w:div w:id="963970714">
      <w:bodyDiv w:val="1"/>
      <w:marLeft w:val="0"/>
      <w:marRight w:val="0"/>
      <w:marTop w:val="0"/>
      <w:marBottom w:val="0"/>
      <w:divBdr>
        <w:top w:val="none" w:sz="0" w:space="0" w:color="auto"/>
        <w:left w:val="none" w:sz="0" w:space="0" w:color="auto"/>
        <w:bottom w:val="none" w:sz="0" w:space="0" w:color="auto"/>
        <w:right w:val="none" w:sz="0" w:space="0" w:color="auto"/>
      </w:divBdr>
    </w:div>
    <w:div w:id="964115645">
      <w:bodyDiv w:val="1"/>
      <w:marLeft w:val="0"/>
      <w:marRight w:val="0"/>
      <w:marTop w:val="0"/>
      <w:marBottom w:val="0"/>
      <w:divBdr>
        <w:top w:val="none" w:sz="0" w:space="0" w:color="auto"/>
        <w:left w:val="none" w:sz="0" w:space="0" w:color="auto"/>
        <w:bottom w:val="none" w:sz="0" w:space="0" w:color="auto"/>
        <w:right w:val="none" w:sz="0" w:space="0" w:color="auto"/>
      </w:divBdr>
    </w:div>
    <w:div w:id="964119837">
      <w:bodyDiv w:val="1"/>
      <w:marLeft w:val="0"/>
      <w:marRight w:val="0"/>
      <w:marTop w:val="0"/>
      <w:marBottom w:val="0"/>
      <w:divBdr>
        <w:top w:val="none" w:sz="0" w:space="0" w:color="auto"/>
        <w:left w:val="none" w:sz="0" w:space="0" w:color="auto"/>
        <w:bottom w:val="none" w:sz="0" w:space="0" w:color="auto"/>
        <w:right w:val="none" w:sz="0" w:space="0" w:color="auto"/>
      </w:divBdr>
    </w:div>
    <w:div w:id="964190186">
      <w:bodyDiv w:val="1"/>
      <w:marLeft w:val="0"/>
      <w:marRight w:val="0"/>
      <w:marTop w:val="0"/>
      <w:marBottom w:val="0"/>
      <w:divBdr>
        <w:top w:val="none" w:sz="0" w:space="0" w:color="auto"/>
        <w:left w:val="none" w:sz="0" w:space="0" w:color="auto"/>
        <w:bottom w:val="none" w:sz="0" w:space="0" w:color="auto"/>
        <w:right w:val="none" w:sz="0" w:space="0" w:color="auto"/>
      </w:divBdr>
    </w:div>
    <w:div w:id="964315917">
      <w:bodyDiv w:val="1"/>
      <w:marLeft w:val="0"/>
      <w:marRight w:val="0"/>
      <w:marTop w:val="0"/>
      <w:marBottom w:val="0"/>
      <w:divBdr>
        <w:top w:val="none" w:sz="0" w:space="0" w:color="auto"/>
        <w:left w:val="none" w:sz="0" w:space="0" w:color="auto"/>
        <w:bottom w:val="none" w:sz="0" w:space="0" w:color="auto"/>
        <w:right w:val="none" w:sz="0" w:space="0" w:color="auto"/>
      </w:divBdr>
    </w:div>
    <w:div w:id="964316039">
      <w:bodyDiv w:val="1"/>
      <w:marLeft w:val="0"/>
      <w:marRight w:val="0"/>
      <w:marTop w:val="0"/>
      <w:marBottom w:val="0"/>
      <w:divBdr>
        <w:top w:val="none" w:sz="0" w:space="0" w:color="auto"/>
        <w:left w:val="none" w:sz="0" w:space="0" w:color="auto"/>
        <w:bottom w:val="none" w:sz="0" w:space="0" w:color="auto"/>
        <w:right w:val="none" w:sz="0" w:space="0" w:color="auto"/>
      </w:divBdr>
    </w:div>
    <w:div w:id="964508812">
      <w:bodyDiv w:val="1"/>
      <w:marLeft w:val="0"/>
      <w:marRight w:val="0"/>
      <w:marTop w:val="0"/>
      <w:marBottom w:val="0"/>
      <w:divBdr>
        <w:top w:val="none" w:sz="0" w:space="0" w:color="auto"/>
        <w:left w:val="none" w:sz="0" w:space="0" w:color="auto"/>
        <w:bottom w:val="none" w:sz="0" w:space="0" w:color="auto"/>
        <w:right w:val="none" w:sz="0" w:space="0" w:color="auto"/>
      </w:divBdr>
    </w:div>
    <w:div w:id="964694512">
      <w:bodyDiv w:val="1"/>
      <w:marLeft w:val="0"/>
      <w:marRight w:val="0"/>
      <w:marTop w:val="0"/>
      <w:marBottom w:val="0"/>
      <w:divBdr>
        <w:top w:val="none" w:sz="0" w:space="0" w:color="auto"/>
        <w:left w:val="none" w:sz="0" w:space="0" w:color="auto"/>
        <w:bottom w:val="none" w:sz="0" w:space="0" w:color="auto"/>
        <w:right w:val="none" w:sz="0" w:space="0" w:color="auto"/>
      </w:divBdr>
    </w:div>
    <w:div w:id="964771151">
      <w:bodyDiv w:val="1"/>
      <w:marLeft w:val="0"/>
      <w:marRight w:val="0"/>
      <w:marTop w:val="0"/>
      <w:marBottom w:val="0"/>
      <w:divBdr>
        <w:top w:val="none" w:sz="0" w:space="0" w:color="auto"/>
        <w:left w:val="none" w:sz="0" w:space="0" w:color="auto"/>
        <w:bottom w:val="none" w:sz="0" w:space="0" w:color="auto"/>
        <w:right w:val="none" w:sz="0" w:space="0" w:color="auto"/>
      </w:divBdr>
    </w:div>
    <w:div w:id="964776807">
      <w:bodyDiv w:val="1"/>
      <w:marLeft w:val="0"/>
      <w:marRight w:val="0"/>
      <w:marTop w:val="0"/>
      <w:marBottom w:val="0"/>
      <w:divBdr>
        <w:top w:val="none" w:sz="0" w:space="0" w:color="auto"/>
        <w:left w:val="none" w:sz="0" w:space="0" w:color="auto"/>
        <w:bottom w:val="none" w:sz="0" w:space="0" w:color="auto"/>
        <w:right w:val="none" w:sz="0" w:space="0" w:color="auto"/>
      </w:divBdr>
    </w:div>
    <w:div w:id="964852352">
      <w:bodyDiv w:val="1"/>
      <w:marLeft w:val="0"/>
      <w:marRight w:val="0"/>
      <w:marTop w:val="0"/>
      <w:marBottom w:val="0"/>
      <w:divBdr>
        <w:top w:val="none" w:sz="0" w:space="0" w:color="auto"/>
        <w:left w:val="none" w:sz="0" w:space="0" w:color="auto"/>
        <w:bottom w:val="none" w:sz="0" w:space="0" w:color="auto"/>
        <w:right w:val="none" w:sz="0" w:space="0" w:color="auto"/>
      </w:divBdr>
    </w:div>
    <w:div w:id="965089378">
      <w:bodyDiv w:val="1"/>
      <w:marLeft w:val="0"/>
      <w:marRight w:val="0"/>
      <w:marTop w:val="0"/>
      <w:marBottom w:val="0"/>
      <w:divBdr>
        <w:top w:val="none" w:sz="0" w:space="0" w:color="auto"/>
        <w:left w:val="none" w:sz="0" w:space="0" w:color="auto"/>
        <w:bottom w:val="none" w:sz="0" w:space="0" w:color="auto"/>
        <w:right w:val="none" w:sz="0" w:space="0" w:color="auto"/>
      </w:divBdr>
    </w:div>
    <w:div w:id="965238681">
      <w:bodyDiv w:val="1"/>
      <w:marLeft w:val="0"/>
      <w:marRight w:val="0"/>
      <w:marTop w:val="0"/>
      <w:marBottom w:val="0"/>
      <w:divBdr>
        <w:top w:val="none" w:sz="0" w:space="0" w:color="auto"/>
        <w:left w:val="none" w:sz="0" w:space="0" w:color="auto"/>
        <w:bottom w:val="none" w:sz="0" w:space="0" w:color="auto"/>
        <w:right w:val="none" w:sz="0" w:space="0" w:color="auto"/>
      </w:divBdr>
    </w:div>
    <w:div w:id="965430611">
      <w:bodyDiv w:val="1"/>
      <w:marLeft w:val="0"/>
      <w:marRight w:val="0"/>
      <w:marTop w:val="0"/>
      <w:marBottom w:val="0"/>
      <w:divBdr>
        <w:top w:val="none" w:sz="0" w:space="0" w:color="auto"/>
        <w:left w:val="none" w:sz="0" w:space="0" w:color="auto"/>
        <w:bottom w:val="none" w:sz="0" w:space="0" w:color="auto"/>
        <w:right w:val="none" w:sz="0" w:space="0" w:color="auto"/>
      </w:divBdr>
    </w:div>
    <w:div w:id="965549189">
      <w:bodyDiv w:val="1"/>
      <w:marLeft w:val="0"/>
      <w:marRight w:val="0"/>
      <w:marTop w:val="0"/>
      <w:marBottom w:val="0"/>
      <w:divBdr>
        <w:top w:val="none" w:sz="0" w:space="0" w:color="auto"/>
        <w:left w:val="none" w:sz="0" w:space="0" w:color="auto"/>
        <w:bottom w:val="none" w:sz="0" w:space="0" w:color="auto"/>
        <w:right w:val="none" w:sz="0" w:space="0" w:color="auto"/>
      </w:divBdr>
    </w:div>
    <w:div w:id="965816161">
      <w:bodyDiv w:val="1"/>
      <w:marLeft w:val="0"/>
      <w:marRight w:val="0"/>
      <w:marTop w:val="0"/>
      <w:marBottom w:val="0"/>
      <w:divBdr>
        <w:top w:val="none" w:sz="0" w:space="0" w:color="auto"/>
        <w:left w:val="none" w:sz="0" w:space="0" w:color="auto"/>
        <w:bottom w:val="none" w:sz="0" w:space="0" w:color="auto"/>
        <w:right w:val="none" w:sz="0" w:space="0" w:color="auto"/>
      </w:divBdr>
    </w:div>
    <w:div w:id="965889089">
      <w:bodyDiv w:val="1"/>
      <w:marLeft w:val="0"/>
      <w:marRight w:val="0"/>
      <w:marTop w:val="0"/>
      <w:marBottom w:val="0"/>
      <w:divBdr>
        <w:top w:val="none" w:sz="0" w:space="0" w:color="auto"/>
        <w:left w:val="none" w:sz="0" w:space="0" w:color="auto"/>
        <w:bottom w:val="none" w:sz="0" w:space="0" w:color="auto"/>
        <w:right w:val="none" w:sz="0" w:space="0" w:color="auto"/>
      </w:divBdr>
    </w:div>
    <w:div w:id="965892403">
      <w:bodyDiv w:val="1"/>
      <w:marLeft w:val="0"/>
      <w:marRight w:val="0"/>
      <w:marTop w:val="0"/>
      <w:marBottom w:val="0"/>
      <w:divBdr>
        <w:top w:val="none" w:sz="0" w:space="0" w:color="auto"/>
        <w:left w:val="none" w:sz="0" w:space="0" w:color="auto"/>
        <w:bottom w:val="none" w:sz="0" w:space="0" w:color="auto"/>
        <w:right w:val="none" w:sz="0" w:space="0" w:color="auto"/>
      </w:divBdr>
    </w:div>
    <w:div w:id="966082414">
      <w:bodyDiv w:val="1"/>
      <w:marLeft w:val="0"/>
      <w:marRight w:val="0"/>
      <w:marTop w:val="0"/>
      <w:marBottom w:val="0"/>
      <w:divBdr>
        <w:top w:val="none" w:sz="0" w:space="0" w:color="auto"/>
        <w:left w:val="none" w:sz="0" w:space="0" w:color="auto"/>
        <w:bottom w:val="none" w:sz="0" w:space="0" w:color="auto"/>
        <w:right w:val="none" w:sz="0" w:space="0" w:color="auto"/>
      </w:divBdr>
    </w:div>
    <w:div w:id="966162048">
      <w:bodyDiv w:val="1"/>
      <w:marLeft w:val="0"/>
      <w:marRight w:val="0"/>
      <w:marTop w:val="0"/>
      <w:marBottom w:val="0"/>
      <w:divBdr>
        <w:top w:val="none" w:sz="0" w:space="0" w:color="auto"/>
        <w:left w:val="none" w:sz="0" w:space="0" w:color="auto"/>
        <w:bottom w:val="none" w:sz="0" w:space="0" w:color="auto"/>
        <w:right w:val="none" w:sz="0" w:space="0" w:color="auto"/>
      </w:divBdr>
    </w:div>
    <w:div w:id="966357220">
      <w:bodyDiv w:val="1"/>
      <w:marLeft w:val="0"/>
      <w:marRight w:val="0"/>
      <w:marTop w:val="0"/>
      <w:marBottom w:val="0"/>
      <w:divBdr>
        <w:top w:val="none" w:sz="0" w:space="0" w:color="auto"/>
        <w:left w:val="none" w:sz="0" w:space="0" w:color="auto"/>
        <w:bottom w:val="none" w:sz="0" w:space="0" w:color="auto"/>
        <w:right w:val="none" w:sz="0" w:space="0" w:color="auto"/>
      </w:divBdr>
    </w:div>
    <w:div w:id="966475232">
      <w:bodyDiv w:val="1"/>
      <w:marLeft w:val="0"/>
      <w:marRight w:val="0"/>
      <w:marTop w:val="0"/>
      <w:marBottom w:val="0"/>
      <w:divBdr>
        <w:top w:val="none" w:sz="0" w:space="0" w:color="auto"/>
        <w:left w:val="none" w:sz="0" w:space="0" w:color="auto"/>
        <w:bottom w:val="none" w:sz="0" w:space="0" w:color="auto"/>
        <w:right w:val="none" w:sz="0" w:space="0" w:color="auto"/>
      </w:divBdr>
    </w:div>
    <w:div w:id="966661494">
      <w:bodyDiv w:val="1"/>
      <w:marLeft w:val="0"/>
      <w:marRight w:val="0"/>
      <w:marTop w:val="0"/>
      <w:marBottom w:val="0"/>
      <w:divBdr>
        <w:top w:val="none" w:sz="0" w:space="0" w:color="auto"/>
        <w:left w:val="none" w:sz="0" w:space="0" w:color="auto"/>
        <w:bottom w:val="none" w:sz="0" w:space="0" w:color="auto"/>
        <w:right w:val="none" w:sz="0" w:space="0" w:color="auto"/>
      </w:divBdr>
    </w:div>
    <w:div w:id="966663839">
      <w:bodyDiv w:val="1"/>
      <w:marLeft w:val="0"/>
      <w:marRight w:val="0"/>
      <w:marTop w:val="0"/>
      <w:marBottom w:val="0"/>
      <w:divBdr>
        <w:top w:val="none" w:sz="0" w:space="0" w:color="auto"/>
        <w:left w:val="none" w:sz="0" w:space="0" w:color="auto"/>
        <w:bottom w:val="none" w:sz="0" w:space="0" w:color="auto"/>
        <w:right w:val="none" w:sz="0" w:space="0" w:color="auto"/>
      </w:divBdr>
    </w:div>
    <w:div w:id="966741269">
      <w:bodyDiv w:val="1"/>
      <w:marLeft w:val="0"/>
      <w:marRight w:val="0"/>
      <w:marTop w:val="0"/>
      <w:marBottom w:val="0"/>
      <w:divBdr>
        <w:top w:val="none" w:sz="0" w:space="0" w:color="auto"/>
        <w:left w:val="none" w:sz="0" w:space="0" w:color="auto"/>
        <w:bottom w:val="none" w:sz="0" w:space="0" w:color="auto"/>
        <w:right w:val="none" w:sz="0" w:space="0" w:color="auto"/>
      </w:divBdr>
    </w:div>
    <w:div w:id="966819589">
      <w:bodyDiv w:val="1"/>
      <w:marLeft w:val="0"/>
      <w:marRight w:val="0"/>
      <w:marTop w:val="0"/>
      <w:marBottom w:val="0"/>
      <w:divBdr>
        <w:top w:val="none" w:sz="0" w:space="0" w:color="auto"/>
        <w:left w:val="none" w:sz="0" w:space="0" w:color="auto"/>
        <w:bottom w:val="none" w:sz="0" w:space="0" w:color="auto"/>
        <w:right w:val="none" w:sz="0" w:space="0" w:color="auto"/>
      </w:divBdr>
    </w:div>
    <w:div w:id="966856834">
      <w:bodyDiv w:val="1"/>
      <w:marLeft w:val="0"/>
      <w:marRight w:val="0"/>
      <w:marTop w:val="0"/>
      <w:marBottom w:val="0"/>
      <w:divBdr>
        <w:top w:val="none" w:sz="0" w:space="0" w:color="auto"/>
        <w:left w:val="none" w:sz="0" w:space="0" w:color="auto"/>
        <w:bottom w:val="none" w:sz="0" w:space="0" w:color="auto"/>
        <w:right w:val="none" w:sz="0" w:space="0" w:color="auto"/>
      </w:divBdr>
    </w:div>
    <w:div w:id="966858441">
      <w:bodyDiv w:val="1"/>
      <w:marLeft w:val="0"/>
      <w:marRight w:val="0"/>
      <w:marTop w:val="0"/>
      <w:marBottom w:val="0"/>
      <w:divBdr>
        <w:top w:val="none" w:sz="0" w:space="0" w:color="auto"/>
        <w:left w:val="none" w:sz="0" w:space="0" w:color="auto"/>
        <w:bottom w:val="none" w:sz="0" w:space="0" w:color="auto"/>
        <w:right w:val="none" w:sz="0" w:space="0" w:color="auto"/>
      </w:divBdr>
    </w:div>
    <w:div w:id="967197921">
      <w:bodyDiv w:val="1"/>
      <w:marLeft w:val="0"/>
      <w:marRight w:val="0"/>
      <w:marTop w:val="0"/>
      <w:marBottom w:val="0"/>
      <w:divBdr>
        <w:top w:val="none" w:sz="0" w:space="0" w:color="auto"/>
        <w:left w:val="none" w:sz="0" w:space="0" w:color="auto"/>
        <w:bottom w:val="none" w:sz="0" w:space="0" w:color="auto"/>
        <w:right w:val="none" w:sz="0" w:space="0" w:color="auto"/>
      </w:divBdr>
    </w:div>
    <w:div w:id="967510720">
      <w:bodyDiv w:val="1"/>
      <w:marLeft w:val="0"/>
      <w:marRight w:val="0"/>
      <w:marTop w:val="0"/>
      <w:marBottom w:val="0"/>
      <w:divBdr>
        <w:top w:val="none" w:sz="0" w:space="0" w:color="auto"/>
        <w:left w:val="none" w:sz="0" w:space="0" w:color="auto"/>
        <w:bottom w:val="none" w:sz="0" w:space="0" w:color="auto"/>
        <w:right w:val="none" w:sz="0" w:space="0" w:color="auto"/>
      </w:divBdr>
    </w:div>
    <w:div w:id="968046149">
      <w:bodyDiv w:val="1"/>
      <w:marLeft w:val="0"/>
      <w:marRight w:val="0"/>
      <w:marTop w:val="0"/>
      <w:marBottom w:val="0"/>
      <w:divBdr>
        <w:top w:val="none" w:sz="0" w:space="0" w:color="auto"/>
        <w:left w:val="none" w:sz="0" w:space="0" w:color="auto"/>
        <w:bottom w:val="none" w:sz="0" w:space="0" w:color="auto"/>
        <w:right w:val="none" w:sz="0" w:space="0" w:color="auto"/>
      </w:divBdr>
    </w:div>
    <w:div w:id="968047155">
      <w:bodyDiv w:val="1"/>
      <w:marLeft w:val="0"/>
      <w:marRight w:val="0"/>
      <w:marTop w:val="0"/>
      <w:marBottom w:val="0"/>
      <w:divBdr>
        <w:top w:val="none" w:sz="0" w:space="0" w:color="auto"/>
        <w:left w:val="none" w:sz="0" w:space="0" w:color="auto"/>
        <w:bottom w:val="none" w:sz="0" w:space="0" w:color="auto"/>
        <w:right w:val="none" w:sz="0" w:space="0" w:color="auto"/>
      </w:divBdr>
    </w:div>
    <w:div w:id="968052432">
      <w:bodyDiv w:val="1"/>
      <w:marLeft w:val="0"/>
      <w:marRight w:val="0"/>
      <w:marTop w:val="0"/>
      <w:marBottom w:val="0"/>
      <w:divBdr>
        <w:top w:val="none" w:sz="0" w:space="0" w:color="auto"/>
        <w:left w:val="none" w:sz="0" w:space="0" w:color="auto"/>
        <w:bottom w:val="none" w:sz="0" w:space="0" w:color="auto"/>
        <w:right w:val="none" w:sz="0" w:space="0" w:color="auto"/>
      </w:divBdr>
    </w:div>
    <w:div w:id="968243932">
      <w:bodyDiv w:val="1"/>
      <w:marLeft w:val="0"/>
      <w:marRight w:val="0"/>
      <w:marTop w:val="0"/>
      <w:marBottom w:val="0"/>
      <w:divBdr>
        <w:top w:val="none" w:sz="0" w:space="0" w:color="auto"/>
        <w:left w:val="none" w:sz="0" w:space="0" w:color="auto"/>
        <w:bottom w:val="none" w:sz="0" w:space="0" w:color="auto"/>
        <w:right w:val="none" w:sz="0" w:space="0" w:color="auto"/>
      </w:divBdr>
    </w:div>
    <w:div w:id="968245573">
      <w:bodyDiv w:val="1"/>
      <w:marLeft w:val="0"/>
      <w:marRight w:val="0"/>
      <w:marTop w:val="0"/>
      <w:marBottom w:val="0"/>
      <w:divBdr>
        <w:top w:val="none" w:sz="0" w:space="0" w:color="auto"/>
        <w:left w:val="none" w:sz="0" w:space="0" w:color="auto"/>
        <w:bottom w:val="none" w:sz="0" w:space="0" w:color="auto"/>
        <w:right w:val="none" w:sz="0" w:space="0" w:color="auto"/>
      </w:divBdr>
    </w:div>
    <w:div w:id="968246233">
      <w:bodyDiv w:val="1"/>
      <w:marLeft w:val="0"/>
      <w:marRight w:val="0"/>
      <w:marTop w:val="0"/>
      <w:marBottom w:val="0"/>
      <w:divBdr>
        <w:top w:val="none" w:sz="0" w:space="0" w:color="auto"/>
        <w:left w:val="none" w:sz="0" w:space="0" w:color="auto"/>
        <w:bottom w:val="none" w:sz="0" w:space="0" w:color="auto"/>
        <w:right w:val="none" w:sz="0" w:space="0" w:color="auto"/>
      </w:divBdr>
    </w:div>
    <w:div w:id="968434447">
      <w:bodyDiv w:val="1"/>
      <w:marLeft w:val="0"/>
      <w:marRight w:val="0"/>
      <w:marTop w:val="0"/>
      <w:marBottom w:val="0"/>
      <w:divBdr>
        <w:top w:val="none" w:sz="0" w:space="0" w:color="auto"/>
        <w:left w:val="none" w:sz="0" w:space="0" w:color="auto"/>
        <w:bottom w:val="none" w:sz="0" w:space="0" w:color="auto"/>
        <w:right w:val="none" w:sz="0" w:space="0" w:color="auto"/>
      </w:divBdr>
    </w:div>
    <w:div w:id="968589011">
      <w:bodyDiv w:val="1"/>
      <w:marLeft w:val="0"/>
      <w:marRight w:val="0"/>
      <w:marTop w:val="0"/>
      <w:marBottom w:val="0"/>
      <w:divBdr>
        <w:top w:val="none" w:sz="0" w:space="0" w:color="auto"/>
        <w:left w:val="none" w:sz="0" w:space="0" w:color="auto"/>
        <w:bottom w:val="none" w:sz="0" w:space="0" w:color="auto"/>
        <w:right w:val="none" w:sz="0" w:space="0" w:color="auto"/>
      </w:divBdr>
    </w:div>
    <w:div w:id="968632567">
      <w:bodyDiv w:val="1"/>
      <w:marLeft w:val="0"/>
      <w:marRight w:val="0"/>
      <w:marTop w:val="0"/>
      <w:marBottom w:val="0"/>
      <w:divBdr>
        <w:top w:val="none" w:sz="0" w:space="0" w:color="auto"/>
        <w:left w:val="none" w:sz="0" w:space="0" w:color="auto"/>
        <w:bottom w:val="none" w:sz="0" w:space="0" w:color="auto"/>
        <w:right w:val="none" w:sz="0" w:space="0" w:color="auto"/>
      </w:divBdr>
    </w:div>
    <w:div w:id="968702303">
      <w:bodyDiv w:val="1"/>
      <w:marLeft w:val="0"/>
      <w:marRight w:val="0"/>
      <w:marTop w:val="0"/>
      <w:marBottom w:val="0"/>
      <w:divBdr>
        <w:top w:val="none" w:sz="0" w:space="0" w:color="auto"/>
        <w:left w:val="none" w:sz="0" w:space="0" w:color="auto"/>
        <w:bottom w:val="none" w:sz="0" w:space="0" w:color="auto"/>
        <w:right w:val="none" w:sz="0" w:space="0" w:color="auto"/>
      </w:divBdr>
    </w:div>
    <w:div w:id="968784328">
      <w:bodyDiv w:val="1"/>
      <w:marLeft w:val="0"/>
      <w:marRight w:val="0"/>
      <w:marTop w:val="0"/>
      <w:marBottom w:val="0"/>
      <w:divBdr>
        <w:top w:val="none" w:sz="0" w:space="0" w:color="auto"/>
        <w:left w:val="none" w:sz="0" w:space="0" w:color="auto"/>
        <w:bottom w:val="none" w:sz="0" w:space="0" w:color="auto"/>
        <w:right w:val="none" w:sz="0" w:space="0" w:color="auto"/>
      </w:divBdr>
    </w:div>
    <w:div w:id="968784766">
      <w:bodyDiv w:val="1"/>
      <w:marLeft w:val="0"/>
      <w:marRight w:val="0"/>
      <w:marTop w:val="0"/>
      <w:marBottom w:val="0"/>
      <w:divBdr>
        <w:top w:val="none" w:sz="0" w:space="0" w:color="auto"/>
        <w:left w:val="none" w:sz="0" w:space="0" w:color="auto"/>
        <w:bottom w:val="none" w:sz="0" w:space="0" w:color="auto"/>
        <w:right w:val="none" w:sz="0" w:space="0" w:color="auto"/>
      </w:divBdr>
    </w:div>
    <w:div w:id="968902879">
      <w:bodyDiv w:val="1"/>
      <w:marLeft w:val="0"/>
      <w:marRight w:val="0"/>
      <w:marTop w:val="0"/>
      <w:marBottom w:val="0"/>
      <w:divBdr>
        <w:top w:val="none" w:sz="0" w:space="0" w:color="auto"/>
        <w:left w:val="none" w:sz="0" w:space="0" w:color="auto"/>
        <w:bottom w:val="none" w:sz="0" w:space="0" w:color="auto"/>
        <w:right w:val="none" w:sz="0" w:space="0" w:color="auto"/>
      </w:divBdr>
    </w:div>
    <w:div w:id="968978613">
      <w:bodyDiv w:val="1"/>
      <w:marLeft w:val="0"/>
      <w:marRight w:val="0"/>
      <w:marTop w:val="0"/>
      <w:marBottom w:val="0"/>
      <w:divBdr>
        <w:top w:val="none" w:sz="0" w:space="0" w:color="auto"/>
        <w:left w:val="none" w:sz="0" w:space="0" w:color="auto"/>
        <w:bottom w:val="none" w:sz="0" w:space="0" w:color="auto"/>
        <w:right w:val="none" w:sz="0" w:space="0" w:color="auto"/>
      </w:divBdr>
    </w:div>
    <w:div w:id="969019188">
      <w:bodyDiv w:val="1"/>
      <w:marLeft w:val="0"/>
      <w:marRight w:val="0"/>
      <w:marTop w:val="0"/>
      <w:marBottom w:val="0"/>
      <w:divBdr>
        <w:top w:val="none" w:sz="0" w:space="0" w:color="auto"/>
        <w:left w:val="none" w:sz="0" w:space="0" w:color="auto"/>
        <w:bottom w:val="none" w:sz="0" w:space="0" w:color="auto"/>
        <w:right w:val="none" w:sz="0" w:space="0" w:color="auto"/>
      </w:divBdr>
    </w:div>
    <w:div w:id="969020268">
      <w:bodyDiv w:val="1"/>
      <w:marLeft w:val="0"/>
      <w:marRight w:val="0"/>
      <w:marTop w:val="0"/>
      <w:marBottom w:val="0"/>
      <w:divBdr>
        <w:top w:val="none" w:sz="0" w:space="0" w:color="auto"/>
        <w:left w:val="none" w:sz="0" w:space="0" w:color="auto"/>
        <w:bottom w:val="none" w:sz="0" w:space="0" w:color="auto"/>
        <w:right w:val="none" w:sz="0" w:space="0" w:color="auto"/>
      </w:divBdr>
    </w:div>
    <w:div w:id="969285104">
      <w:bodyDiv w:val="1"/>
      <w:marLeft w:val="0"/>
      <w:marRight w:val="0"/>
      <w:marTop w:val="0"/>
      <w:marBottom w:val="0"/>
      <w:divBdr>
        <w:top w:val="none" w:sz="0" w:space="0" w:color="auto"/>
        <w:left w:val="none" w:sz="0" w:space="0" w:color="auto"/>
        <w:bottom w:val="none" w:sz="0" w:space="0" w:color="auto"/>
        <w:right w:val="none" w:sz="0" w:space="0" w:color="auto"/>
      </w:divBdr>
    </w:div>
    <w:div w:id="969475557">
      <w:bodyDiv w:val="1"/>
      <w:marLeft w:val="0"/>
      <w:marRight w:val="0"/>
      <w:marTop w:val="0"/>
      <w:marBottom w:val="0"/>
      <w:divBdr>
        <w:top w:val="none" w:sz="0" w:space="0" w:color="auto"/>
        <w:left w:val="none" w:sz="0" w:space="0" w:color="auto"/>
        <w:bottom w:val="none" w:sz="0" w:space="0" w:color="auto"/>
        <w:right w:val="none" w:sz="0" w:space="0" w:color="auto"/>
      </w:divBdr>
    </w:div>
    <w:div w:id="969632321">
      <w:bodyDiv w:val="1"/>
      <w:marLeft w:val="0"/>
      <w:marRight w:val="0"/>
      <w:marTop w:val="0"/>
      <w:marBottom w:val="0"/>
      <w:divBdr>
        <w:top w:val="none" w:sz="0" w:space="0" w:color="auto"/>
        <w:left w:val="none" w:sz="0" w:space="0" w:color="auto"/>
        <w:bottom w:val="none" w:sz="0" w:space="0" w:color="auto"/>
        <w:right w:val="none" w:sz="0" w:space="0" w:color="auto"/>
      </w:divBdr>
    </w:div>
    <w:div w:id="969748602">
      <w:bodyDiv w:val="1"/>
      <w:marLeft w:val="0"/>
      <w:marRight w:val="0"/>
      <w:marTop w:val="0"/>
      <w:marBottom w:val="0"/>
      <w:divBdr>
        <w:top w:val="none" w:sz="0" w:space="0" w:color="auto"/>
        <w:left w:val="none" w:sz="0" w:space="0" w:color="auto"/>
        <w:bottom w:val="none" w:sz="0" w:space="0" w:color="auto"/>
        <w:right w:val="none" w:sz="0" w:space="0" w:color="auto"/>
      </w:divBdr>
    </w:div>
    <w:div w:id="970013541">
      <w:bodyDiv w:val="1"/>
      <w:marLeft w:val="0"/>
      <w:marRight w:val="0"/>
      <w:marTop w:val="0"/>
      <w:marBottom w:val="0"/>
      <w:divBdr>
        <w:top w:val="none" w:sz="0" w:space="0" w:color="auto"/>
        <w:left w:val="none" w:sz="0" w:space="0" w:color="auto"/>
        <w:bottom w:val="none" w:sz="0" w:space="0" w:color="auto"/>
        <w:right w:val="none" w:sz="0" w:space="0" w:color="auto"/>
      </w:divBdr>
    </w:div>
    <w:div w:id="970017104">
      <w:bodyDiv w:val="1"/>
      <w:marLeft w:val="0"/>
      <w:marRight w:val="0"/>
      <w:marTop w:val="0"/>
      <w:marBottom w:val="0"/>
      <w:divBdr>
        <w:top w:val="none" w:sz="0" w:space="0" w:color="auto"/>
        <w:left w:val="none" w:sz="0" w:space="0" w:color="auto"/>
        <w:bottom w:val="none" w:sz="0" w:space="0" w:color="auto"/>
        <w:right w:val="none" w:sz="0" w:space="0" w:color="auto"/>
      </w:divBdr>
    </w:div>
    <w:div w:id="970398766">
      <w:bodyDiv w:val="1"/>
      <w:marLeft w:val="0"/>
      <w:marRight w:val="0"/>
      <w:marTop w:val="0"/>
      <w:marBottom w:val="0"/>
      <w:divBdr>
        <w:top w:val="none" w:sz="0" w:space="0" w:color="auto"/>
        <w:left w:val="none" w:sz="0" w:space="0" w:color="auto"/>
        <w:bottom w:val="none" w:sz="0" w:space="0" w:color="auto"/>
        <w:right w:val="none" w:sz="0" w:space="0" w:color="auto"/>
      </w:divBdr>
    </w:div>
    <w:div w:id="970404962">
      <w:bodyDiv w:val="1"/>
      <w:marLeft w:val="0"/>
      <w:marRight w:val="0"/>
      <w:marTop w:val="0"/>
      <w:marBottom w:val="0"/>
      <w:divBdr>
        <w:top w:val="none" w:sz="0" w:space="0" w:color="auto"/>
        <w:left w:val="none" w:sz="0" w:space="0" w:color="auto"/>
        <w:bottom w:val="none" w:sz="0" w:space="0" w:color="auto"/>
        <w:right w:val="none" w:sz="0" w:space="0" w:color="auto"/>
      </w:divBdr>
    </w:div>
    <w:div w:id="970479227">
      <w:bodyDiv w:val="1"/>
      <w:marLeft w:val="0"/>
      <w:marRight w:val="0"/>
      <w:marTop w:val="0"/>
      <w:marBottom w:val="0"/>
      <w:divBdr>
        <w:top w:val="none" w:sz="0" w:space="0" w:color="auto"/>
        <w:left w:val="none" w:sz="0" w:space="0" w:color="auto"/>
        <w:bottom w:val="none" w:sz="0" w:space="0" w:color="auto"/>
        <w:right w:val="none" w:sz="0" w:space="0" w:color="auto"/>
      </w:divBdr>
    </w:div>
    <w:div w:id="970523038">
      <w:bodyDiv w:val="1"/>
      <w:marLeft w:val="0"/>
      <w:marRight w:val="0"/>
      <w:marTop w:val="0"/>
      <w:marBottom w:val="0"/>
      <w:divBdr>
        <w:top w:val="none" w:sz="0" w:space="0" w:color="auto"/>
        <w:left w:val="none" w:sz="0" w:space="0" w:color="auto"/>
        <w:bottom w:val="none" w:sz="0" w:space="0" w:color="auto"/>
        <w:right w:val="none" w:sz="0" w:space="0" w:color="auto"/>
      </w:divBdr>
    </w:div>
    <w:div w:id="970599005">
      <w:bodyDiv w:val="1"/>
      <w:marLeft w:val="0"/>
      <w:marRight w:val="0"/>
      <w:marTop w:val="0"/>
      <w:marBottom w:val="0"/>
      <w:divBdr>
        <w:top w:val="none" w:sz="0" w:space="0" w:color="auto"/>
        <w:left w:val="none" w:sz="0" w:space="0" w:color="auto"/>
        <w:bottom w:val="none" w:sz="0" w:space="0" w:color="auto"/>
        <w:right w:val="none" w:sz="0" w:space="0" w:color="auto"/>
      </w:divBdr>
    </w:div>
    <w:div w:id="970599399">
      <w:bodyDiv w:val="1"/>
      <w:marLeft w:val="0"/>
      <w:marRight w:val="0"/>
      <w:marTop w:val="0"/>
      <w:marBottom w:val="0"/>
      <w:divBdr>
        <w:top w:val="none" w:sz="0" w:space="0" w:color="auto"/>
        <w:left w:val="none" w:sz="0" w:space="0" w:color="auto"/>
        <w:bottom w:val="none" w:sz="0" w:space="0" w:color="auto"/>
        <w:right w:val="none" w:sz="0" w:space="0" w:color="auto"/>
      </w:divBdr>
    </w:div>
    <w:div w:id="970985568">
      <w:bodyDiv w:val="1"/>
      <w:marLeft w:val="0"/>
      <w:marRight w:val="0"/>
      <w:marTop w:val="0"/>
      <w:marBottom w:val="0"/>
      <w:divBdr>
        <w:top w:val="none" w:sz="0" w:space="0" w:color="auto"/>
        <w:left w:val="none" w:sz="0" w:space="0" w:color="auto"/>
        <w:bottom w:val="none" w:sz="0" w:space="0" w:color="auto"/>
        <w:right w:val="none" w:sz="0" w:space="0" w:color="auto"/>
      </w:divBdr>
    </w:div>
    <w:div w:id="971013733">
      <w:bodyDiv w:val="1"/>
      <w:marLeft w:val="0"/>
      <w:marRight w:val="0"/>
      <w:marTop w:val="0"/>
      <w:marBottom w:val="0"/>
      <w:divBdr>
        <w:top w:val="none" w:sz="0" w:space="0" w:color="auto"/>
        <w:left w:val="none" w:sz="0" w:space="0" w:color="auto"/>
        <w:bottom w:val="none" w:sz="0" w:space="0" w:color="auto"/>
        <w:right w:val="none" w:sz="0" w:space="0" w:color="auto"/>
      </w:divBdr>
    </w:div>
    <w:div w:id="971057509">
      <w:bodyDiv w:val="1"/>
      <w:marLeft w:val="0"/>
      <w:marRight w:val="0"/>
      <w:marTop w:val="0"/>
      <w:marBottom w:val="0"/>
      <w:divBdr>
        <w:top w:val="none" w:sz="0" w:space="0" w:color="auto"/>
        <w:left w:val="none" w:sz="0" w:space="0" w:color="auto"/>
        <w:bottom w:val="none" w:sz="0" w:space="0" w:color="auto"/>
        <w:right w:val="none" w:sz="0" w:space="0" w:color="auto"/>
      </w:divBdr>
    </w:div>
    <w:div w:id="971206723">
      <w:bodyDiv w:val="1"/>
      <w:marLeft w:val="0"/>
      <w:marRight w:val="0"/>
      <w:marTop w:val="0"/>
      <w:marBottom w:val="0"/>
      <w:divBdr>
        <w:top w:val="none" w:sz="0" w:space="0" w:color="auto"/>
        <w:left w:val="none" w:sz="0" w:space="0" w:color="auto"/>
        <w:bottom w:val="none" w:sz="0" w:space="0" w:color="auto"/>
        <w:right w:val="none" w:sz="0" w:space="0" w:color="auto"/>
      </w:divBdr>
    </w:div>
    <w:div w:id="971249865">
      <w:bodyDiv w:val="1"/>
      <w:marLeft w:val="0"/>
      <w:marRight w:val="0"/>
      <w:marTop w:val="0"/>
      <w:marBottom w:val="0"/>
      <w:divBdr>
        <w:top w:val="none" w:sz="0" w:space="0" w:color="auto"/>
        <w:left w:val="none" w:sz="0" w:space="0" w:color="auto"/>
        <w:bottom w:val="none" w:sz="0" w:space="0" w:color="auto"/>
        <w:right w:val="none" w:sz="0" w:space="0" w:color="auto"/>
      </w:divBdr>
    </w:div>
    <w:div w:id="971398349">
      <w:bodyDiv w:val="1"/>
      <w:marLeft w:val="0"/>
      <w:marRight w:val="0"/>
      <w:marTop w:val="0"/>
      <w:marBottom w:val="0"/>
      <w:divBdr>
        <w:top w:val="none" w:sz="0" w:space="0" w:color="auto"/>
        <w:left w:val="none" w:sz="0" w:space="0" w:color="auto"/>
        <w:bottom w:val="none" w:sz="0" w:space="0" w:color="auto"/>
        <w:right w:val="none" w:sz="0" w:space="0" w:color="auto"/>
      </w:divBdr>
    </w:div>
    <w:div w:id="971522034">
      <w:bodyDiv w:val="1"/>
      <w:marLeft w:val="0"/>
      <w:marRight w:val="0"/>
      <w:marTop w:val="0"/>
      <w:marBottom w:val="0"/>
      <w:divBdr>
        <w:top w:val="none" w:sz="0" w:space="0" w:color="auto"/>
        <w:left w:val="none" w:sz="0" w:space="0" w:color="auto"/>
        <w:bottom w:val="none" w:sz="0" w:space="0" w:color="auto"/>
        <w:right w:val="none" w:sz="0" w:space="0" w:color="auto"/>
      </w:divBdr>
    </w:div>
    <w:div w:id="971524303">
      <w:bodyDiv w:val="1"/>
      <w:marLeft w:val="0"/>
      <w:marRight w:val="0"/>
      <w:marTop w:val="0"/>
      <w:marBottom w:val="0"/>
      <w:divBdr>
        <w:top w:val="none" w:sz="0" w:space="0" w:color="auto"/>
        <w:left w:val="none" w:sz="0" w:space="0" w:color="auto"/>
        <w:bottom w:val="none" w:sz="0" w:space="0" w:color="auto"/>
        <w:right w:val="none" w:sz="0" w:space="0" w:color="auto"/>
      </w:divBdr>
    </w:div>
    <w:div w:id="971600046">
      <w:bodyDiv w:val="1"/>
      <w:marLeft w:val="0"/>
      <w:marRight w:val="0"/>
      <w:marTop w:val="0"/>
      <w:marBottom w:val="0"/>
      <w:divBdr>
        <w:top w:val="none" w:sz="0" w:space="0" w:color="auto"/>
        <w:left w:val="none" w:sz="0" w:space="0" w:color="auto"/>
        <w:bottom w:val="none" w:sz="0" w:space="0" w:color="auto"/>
        <w:right w:val="none" w:sz="0" w:space="0" w:color="auto"/>
      </w:divBdr>
    </w:div>
    <w:div w:id="971709171">
      <w:bodyDiv w:val="1"/>
      <w:marLeft w:val="0"/>
      <w:marRight w:val="0"/>
      <w:marTop w:val="0"/>
      <w:marBottom w:val="0"/>
      <w:divBdr>
        <w:top w:val="none" w:sz="0" w:space="0" w:color="auto"/>
        <w:left w:val="none" w:sz="0" w:space="0" w:color="auto"/>
        <w:bottom w:val="none" w:sz="0" w:space="0" w:color="auto"/>
        <w:right w:val="none" w:sz="0" w:space="0" w:color="auto"/>
      </w:divBdr>
    </w:div>
    <w:div w:id="971904665">
      <w:bodyDiv w:val="1"/>
      <w:marLeft w:val="0"/>
      <w:marRight w:val="0"/>
      <w:marTop w:val="0"/>
      <w:marBottom w:val="0"/>
      <w:divBdr>
        <w:top w:val="none" w:sz="0" w:space="0" w:color="auto"/>
        <w:left w:val="none" w:sz="0" w:space="0" w:color="auto"/>
        <w:bottom w:val="none" w:sz="0" w:space="0" w:color="auto"/>
        <w:right w:val="none" w:sz="0" w:space="0" w:color="auto"/>
      </w:divBdr>
    </w:div>
    <w:div w:id="971984712">
      <w:bodyDiv w:val="1"/>
      <w:marLeft w:val="0"/>
      <w:marRight w:val="0"/>
      <w:marTop w:val="0"/>
      <w:marBottom w:val="0"/>
      <w:divBdr>
        <w:top w:val="none" w:sz="0" w:space="0" w:color="auto"/>
        <w:left w:val="none" w:sz="0" w:space="0" w:color="auto"/>
        <w:bottom w:val="none" w:sz="0" w:space="0" w:color="auto"/>
        <w:right w:val="none" w:sz="0" w:space="0" w:color="auto"/>
      </w:divBdr>
    </w:div>
    <w:div w:id="972252768">
      <w:bodyDiv w:val="1"/>
      <w:marLeft w:val="0"/>
      <w:marRight w:val="0"/>
      <w:marTop w:val="0"/>
      <w:marBottom w:val="0"/>
      <w:divBdr>
        <w:top w:val="none" w:sz="0" w:space="0" w:color="auto"/>
        <w:left w:val="none" w:sz="0" w:space="0" w:color="auto"/>
        <w:bottom w:val="none" w:sz="0" w:space="0" w:color="auto"/>
        <w:right w:val="none" w:sz="0" w:space="0" w:color="auto"/>
      </w:divBdr>
    </w:div>
    <w:div w:id="972294192">
      <w:bodyDiv w:val="1"/>
      <w:marLeft w:val="0"/>
      <w:marRight w:val="0"/>
      <w:marTop w:val="0"/>
      <w:marBottom w:val="0"/>
      <w:divBdr>
        <w:top w:val="none" w:sz="0" w:space="0" w:color="auto"/>
        <w:left w:val="none" w:sz="0" w:space="0" w:color="auto"/>
        <w:bottom w:val="none" w:sz="0" w:space="0" w:color="auto"/>
        <w:right w:val="none" w:sz="0" w:space="0" w:color="auto"/>
      </w:divBdr>
    </w:div>
    <w:div w:id="973367743">
      <w:bodyDiv w:val="1"/>
      <w:marLeft w:val="0"/>
      <w:marRight w:val="0"/>
      <w:marTop w:val="0"/>
      <w:marBottom w:val="0"/>
      <w:divBdr>
        <w:top w:val="none" w:sz="0" w:space="0" w:color="auto"/>
        <w:left w:val="none" w:sz="0" w:space="0" w:color="auto"/>
        <w:bottom w:val="none" w:sz="0" w:space="0" w:color="auto"/>
        <w:right w:val="none" w:sz="0" w:space="0" w:color="auto"/>
      </w:divBdr>
    </w:div>
    <w:div w:id="973483103">
      <w:bodyDiv w:val="1"/>
      <w:marLeft w:val="0"/>
      <w:marRight w:val="0"/>
      <w:marTop w:val="0"/>
      <w:marBottom w:val="0"/>
      <w:divBdr>
        <w:top w:val="none" w:sz="0" w:space="0" w:color="auto"/>
        <w:left w:val="none" w:sz="0" w:space="0" w:color="auto"/>
        <w:bottom w:val="none" w:sz="0" w:space="0" w:color="auto"/>
        <w:right w:val="none" w:sz="0" w:space="0" w:color="auto"/>
      </w:divBdr>
    </w:div>
    <w:div w:id="973562266">
      <w:bodyDiv w:val="1"/>
      <w:marLeft w:val="0"/>
      <w:marRight w:val="0"/>
      <w:marTop w:val="0"/>
      <w:marBottom w:val="0"/>
      <w:divBdr>
        <w:top w:val="none" w:sz="0" w:space="0" w:color="auto"/>
        <w:left w:val="none" w:sz="0" w:space="0" w:color="auto"/>
        <w:bottom w:val="none" w:sz="0" w:space="0" w:color="auto"/>
        <w:right w:val="none" w:sz="0" w:space="0" w:color="auto"/>
      </w:divBdr>
    </w:div>
    <w:div w:id="973565934">
      <w:bodyDiv w:val="1"/>
      <w:marLeft w:val="0"/>
      <w:marRight w:val="0"/>
      <w:marTop w:val="0"/>
      <w:marBottom w:val="0"/>
      <w:divBdr>
        <w:top w:val="none" w:sz="0" w:space="0" w:color="auto"/>
        <w:left w:val="none" w:sz="0" w:space="0" w:color="auto"/>
        <w:bottom w:val="none" w:sz="0" w:space="0" w:color="auto"/>
        <w:right w:val="none" w:sz="0" w:space="0" w:color="auto"/>
      </w:divBdr>
    </w:div>
    <w:div w:id="973676924">
      <w:bodyDiv w:val="1"/>
      <w:marLeft w:val="0"/>
      <w:marRight w:val="0"/>
      <w:marTop w:val="0"/>
      <w:marBottom w:val="0"/>
      <w:divBdr>
        <w:top w:val="none" w:sz="0" w:space="0" w:color="auto"/>
        <w:left w:val="none" w:sz="0" w:space="0" w:color="auto"/>
        <w:bottom w:val="none" w:sz="0" w:space="0" w:color="auto"/>
        <w:right w:val="none" w:sz="0" w:space="0" w:color="auto"/>
      </w:divBdr>
    </w:div>
    <w:div w:id="973872418">
      <w:bodyDiv w:val="1"/>
      <w:marLeft w:val="0"/>
      <w:marRight w:val="0"/>
      <w:marTop w:val="0"/>
      <w:marBottom w:val="0"/>
      <w:divBdr>
        <w:top w:val="none" w:sz="0" w:space="0" w:color="auto"/>
        <w:left w:val="none" w:sz="0" w:space="0" w:color="auto"/>
        <w:bottom w:val="none" w:sz="0" w:space="0" w:color="auto"/>
        <w:right w:val="none" w:sz="0" w:space="0" w:color="auto"/>
      </w:divBdr>
    </w:div>
    <w:div w:id="973945522">
      <w:bodyDiv w:val="1"/>
      <w:marLeft w:val="0"/>
      <w:marRight w:val="0"/>
      <w:marTop w:val="0"/>
      <w:marBottom w:val="0"/>
      <w:divBdr>
        <w:top w:val="none" w:sz="0" w:space="0" w:color="auto"/>
        <w:left w:val="none" w:sz="0" w:space="0" w:color="auto"/>
        <w:bottom w:val="none" w:sz="0" w:space="0" w:color="auto"/>
        <w:right w:val="none" w:sz="0" w:space="0" w:color="auto"/>
      </w:divBdr>
    </w:div>
    <w:div w:id="974214224">
      <w:bodyDiv w:val="1"/>
      <w:marLeft w:val="0"/>
      <w:marRight w:val="0"/>
      <w:marTop w:val="0"/>
      <w:marBottom w:val="0"/>
      <w:divBdr>
        <w:top w:val="none" w:sz="0" w:space="0" w:color="auto"/>
        <w:left w:val="none" w:sz="0" w:space="0" w:color="auto"/>
        <w:bottom w:val="none" w:sz="0" w:space="0" w:color="auto"/>
        <w:right w:val="none" w:sz="0" w:space="0" w:color="auto"/>
      </w:divBdr>
    </w:div>
    <w:div w:id="974216448">
      <w:bodyDiv w:val="1"/>
      <w:marLeft w:val="0"/>
      <w:marRight w:val="0"/>
      <w:marTop w:val="0"/>
      <w:marBottom w:val="0"/>
      <w:divBdr>
        <w:top w:val="none" w:sz="0" w:space="0" w:color="auto"/>
        <w:left w:val="none" w:sz="0" w:space="0" w:color="auto"/>
        <w:bottom w:val="none" w:sz="0" w:space="0" w:color="auto"/>
        <w:right w:val="none" w:sz="0" w:space="0" w:color="auto"/>
      </w:divBdr>
    </w:div>
    <w:div w:id="974674408">
      <w:bodyDiv w:val="1"/>
      <w:marLeft w:val="0"/>
      <w:marRight w:val="0"/>
      <w:marTop w:val="0"/>
      <w:marBottom w:val="0"/>
      <w:divBdr>
        <w:top w:val="none" w:sz="0" w:space="0" w:color="auto"/>
        <w:left w:val="none" w:sz="0" w:space="0" w:color="auto"/>
        <w:bottom w:val="none" w:sz="0" w:space="0" w:color="auto"/>
        <w:right w:val="none" w:sz="0" w:space="0" w:color="auto"/>
      </w:divBdr>
    </w:div>
    <w:div w:id="974682688">
      <w:bodyDiv w:val="1"/>
      <w:marLeft w:val="0"/>
      <w:marRight w:val="0"/>
      <w:marTop w:val="0"/>
      <w:marBottom w:val="0"/>
      <w:divBdr>
        <w:top w:val="none" w:sz="0" w:space="0" w:color="auto"/>
        <w:left w:val="none" w:sz="0" w:space="0" w:color="auto"/>
        <w:bottom w:val="none" w:sz="0" w:space="0" w:color="auto"/>
        <w:right w:val="none" w:sz="0" w:space="0" w:color="auto"/>
      </w:divBdr>
    </w:div>
    <w:div w:id="974994356">
      <w:bodyDiv w:val="1"/>
      <w:marLeft w:val="0"/>
      <w:marRight w:val="0"/>
      <w:marTop w:val="0"/>
      <w:marBottom w:val="0"/>
      <w:divBdr>
        <w:top w:val="none" w:sz="0" w:space="0" w:color="auto"/>
        <w:left w:val="none" w:sz="0" w:space="0" w:color="auto"/>
        <w:bottom w:val="none" w:sz="0" w:space="0" w:color="auto"/>
        <w:right w:val="none" w:sz="0" w:space="0" w:color="auto"/>
      </w:divBdr>
    </w:div>
    <w:div w:id="975186619">
      <w:bodyDiv w:val="1"/>
      <w:marLeft w:val="0"/>
      <w:marRight w:val="0"/>
      <w:marTop w:val="0"/>
      <w:marBottom w:val="0"/>
      <w:divBdr>
        <w:top w:val="none" w:sz="0" w:space="0" w:color="auto"/>
        <w:left w:val="none" w:sz="0" w:space="0" w:color="auto"/>
        <w:bottom w:val="none" w:sz="0" w:space="0" w:color="auto"/>
        <w:right w:val="none" w:sz="0" w:space="0" w:color="auto"/>
      </w:divBdr>
    </w:div>
    <w:div w:id="975372583">
      <w:bodyDiv w:val="1"/>
      <w:marLeft w:val="0"/>
      <w:marRight w:val="0"/>
      <w:marTop w:val="0"/>
      <w:marBottom w:val="0"/>
      <w:divBdr>
        <w:top w:val="none" w:sz="0" w:space="0" w:color="auto"/>
        <w:left w:val="none" w:sz="0" w:space="0" w:color="auto"/>
        <w:bottom w:val="none" w:sz="0" w:space="0" w:color="auto"/>
        <w:right w:val="none" w:sz="0" w:space="0" w:color="auto"/>
      </w:divBdr>
    </w:div>
    <w:div w:id="975404951">
      <w:bodyDiv w:val="1"/>
      <w:marLeft w:val="0"/>
      <w:marRight w:val="0"/>
      <w:marTop w:val="0"/>
      <w:marBottom w:val="0"/>
      <w:divBdr>
        <w:top w:val="none" w:sz="0" w:space="0" w:color="auto"/>
        <w:left w:val="none" w:sz="0" w:space="0" w:color="auto"/>
        <w:bottom w:val="none" w:sz="0" w:space="0" w:color="auto"/>
        <w:right w:val="none" w:sz="0" w:space="0" w:color="auto"/>
      </w:divBdr>
    </w:div>
    <w:div w:id="975449072">
      <w:bodyDiv w:val="1"/>
      <w:marLeft w:val="0"/>
      <w:marRight w:val="0"/>
      <w:marTop w:val="0"/>
      <w:marBottom w:val="0"/>
      <w:divBdr>
        <w:top w:val="none" w:sz="0" w:space="0" w:color="auto"/>
        <w:left w:val="none" w:sz="0" w:space="0" w:color="auto"/>
        <w:bottom w:val="none" w:sz="0" w:space="0" w:color="auto"/>
        <w:right w:val="none" w:sz="0" w:space="0" w:color="auto"/>
      </w:divBdr>
    </w:div>
    <w:div w:id="975641583">
      <w:bodyDiv w:val="1"/>
      <w:marLeft w:val="0"/>
      <w:marRight w:val="0"/>
      <w:marTop w:val="0"/>
      <w:marBottom w:val="0"/>
      <w:divBdr>
        <w:top w:val="none" w:sz="0" w:space="0" w:color="auto"/>
        <w:left w:val="none" w:sz="0" w:space="0" w:color="auto"/>
        <w:bottom w:val="none" w:sz="0" w:space="0" w:color="auto"/>
        <w:right w:val="none" w:sz="0" w:space="0" w:color="auto"/>
      </w:divBdr>
    </w:div>
    <w:div w:id="975765848">
      <w:bodyDiv w:val="1"/>
      <w:marLeft w:val="0"/>
      <w:marRight w:val="0"/>
      <w:marTop w:val="0"/>
      <w:marBottom w:val="0"/>
      <w:divBdr>
        <w:top w:val="none" w:sz="0" w:space="0" w:color="auto"/>
        <w:left w:val="none" w:sz="0" w:space="0" w:color="auto"/>
        <w:bottom w:val="none" w:sz="0" w:space="0" w:color="auto"/>
        <w:right w:val="none" w:sz="0" w:space="0" w:color="auto"/>
      </w:divBdr>
    </w:div>
    <w:div w:id="975984677">
      <w:bodyDiv w:val="1"/>
      <w:marLeft w:val="0"/>
      <w:marRight w:val="0"/>
      <w:marTop w:val="0"/>
      <w:marBottom w:val="0"/>
      <w:divBdr>
        <w:top w:val="none" w:sz="0" w:space="0" w:color="auto"/>
        <w:left w:val="none" w:sz="0" w:space="0" w:color="auto"/>
        <w:bottom w:val="none" w:sz="0" w:space="0" w:color="auto"/>
        <w:right w:val="none" w:sz="0" w:space="0" w:color="auto"/>
      </w:divBdr>
    </w:div>
    <w:div w:id="975990505">
      <w:bodyDiv w:val="1"/>
      <w:marLeft w:val="0"/>
      <w:marRight w:val="0"/>
      <w:marTop w:val="0"/>
      <w:marBottom w:val="0"/>
      <w:divBdr>
        <w:top w:val="none" w:sz="0" w:space="0" w:color="auto"/>
        <w:left w:val="none" w:sz="0" w:space="0" w:color="auto"/>
        <w:bottom w:val="none" w:sz="0" w:space="0" w:color="auto"/>
        <w:right w:val="none" w:sz="0" w:space="0" w:color="auto"/>
      </w:divBdr>
    </w:div>
    <w:div w:id="976109508">
      <w:bodyDiv w:val="1"/>
      <w:marLeft w:val="0"/>
      <w:marRight w:val="0"/>
      <w:marTop w:val="0"/>
      <w:marBottom w:val="0"/>
      <w:divBdr>
        <w:top w:val="none" w:sz="0" w:space="0" w:color="auto"/>
        <w:left w:val="none" w:sz="0" w:space="0" w:color="auto"/>
        <w:bottom w:val="none" w:sz="0" w:space="0" w:color="auto"/>
        <w:right w:val="none" w:sz="0" w:space="0" w:color="auto"/>
      </w:divBdr>
    </w:div>
    <w:div w:id="976181119">
      <w:bodyDiv w:val="1"/>
      <w:marLeft w:val="0"/>
      <w:marRight w:val="0"/>
      <w:marTop w:val="0"/>
      <w:marBottom w:val="0"/>
      <w:divBdr>
        <w:top w:val="none" w:sz="0" w:space="0" w:color="auto"/>
        <w:left w:val="none" w:sz="0" w:space="0" w:color="auto"/>
        <w:bottom w:val="none" w:sz="0" w:space="0" w:color="auto"/>
        <w:right w:val="none" w:sz="0" w:space="0" w:color="auto"/>
      </w:divBdr>
    </w:div>
    <w:div w:id="976181656">
      <w:bodyDiv w:val="1"/>
      <w:marLeft w:val="0"/>
      <w:marRight w:val="0"/>
      <w:marTop w:val="0"/>
      <w:marBottom w:val="0"/>
      <w:divBdr>
        <w:top w:val="none" w:sz="0" w:space="0" w:color="auto"/>
        <w:left w:val="none" w:sz="0" w:space="0" w:color="auto"/>
        <w:bottom w:val="none" w:sz="0" w:space="0" w:color="auto"/>
        <w:right w:val="none" w:sz="0" w:space="0" w:color="auto"/>
      </w:divBdr>
    </w:div>
    <w:div w:id="976182968">
      <w:bodyDiv w:val="1"/>
      <w:marLeft w:val="0"/>
      <w:marRight w:val="0"/>
      <w:marTop w:val="0"/>
      <w:marBottom w:val="0"/>
      <w:divBdr>
        <w:top w:val="none" w:sz="0" w:space="0" w:color="auto"/>
        <w:left w:val="none" w:sz="0" w:space="0" w:color="auto"/>
        <w:bottom w:val="none" w:sz="0" w:space="0" w:color="auto"/>
        <w:right w:val="none" w:sz="0" w:space="0" w:color="auto"/>
      </w:divBdr>
    </w:div>
    <w:div w:id="976452464">
      <w:bodyDiv w:val="1"/>
      <w:marLeft w:val="0"/>
      <w:marRight w:val="0"/>
      <w:marTop w:val="0"/>
      <w:marBottom w:val="0"/>
      <w:divBdr>
        <w:top w:val="none" w:sz="0" w:space="0" w:color="auto"/>
        <w:left w:val="none" w:sz="0" w:space="0" w:color="auto"/>
        <w:bottom w:val="none" w:sz="0" w:space="0" w:color="auto"/>
        <w:right w:val="none" w:sz="0" w:space="0" w:color="auto"/>
      </w:divBdr>
    </w:div>
    <w:div w:id="976492314">
      <w:bodyDiv w:val="1"/>
      <w:marLeft w:val="0"/>
      <w:marRight w:val="0"/>
      <w:marTop w:val="0"/>
      <w:marBottom w:val="0"/>
      <w:divBdr>
        <w:top w:val="none" w:sz="0" w:space="0" w:color="auto"/>
        <w:left w:val="none" w:sz="0" w:space="0" w:color="auto"/>
        <w:bottom w:val="none" w:sz="0" w:space="0" w:color="auto"/>
        <w:right w:val="none" w:sz="0" w:space="0" w:color="auto"/>
      </w:divBdr>
    </w:div>
    <w:div w:id="977221529">
      <w:bodyDiv w:val="1"/>
      <w:marLeft w:val="0"/>
      <w:marRight w:val="0"/>
      <w:marTop w:val="0"/>
      <w:marBottom w:val="0"/>
      <w:divBdr>
        <w:top w:val="none" w:sz="0" w:space="0" w:color="auto"/>
        <w:left w:val="none" w:sz="0" w:space="0" w:color="auto"/>
        <w:bottom w:val="none" w:sz="0" w:space="0" w:color="auto"/>
        <w:right w:val="none" w:sz="0" w:space="0" w:color="auto"/>
      </w:divBdr>
    </w:div>
    <w:div w:id="977304517">
      <w:bodyDiv w:val="1"/>
      <w:marLeft w:val="0"/>
      <w:marRight w:val="0"/>
      <w:marTop w:val="0"/>
      <w:marBottom w:val="0"/>
      <w:divBdr>
        <w:top w:val="none" w:sz="0" w:space="0" w:color="auto"/>
        <w:left w:val="none" w:sz="0" w:space="0" w:color="auto"/>
        <w:bottom w:val="none" w:sz="0" w:space="0" w:color="auto"/>
        <w:right w:val="none" w:sz="0" w:space="0" w:color="auto"/>
      </w:divBdr>
    </w:div>
    <w:div w:id="977340975">
      <w:bodyDiv w:val="1"/>
      <w:marLeft w:val="0"/>
      <w:marRight w:val="0"/>
      <w:marTop w:val="0"/>
      <w:marBottom w:val="0"/>
      <w:divBdr>
        <w:top w:val="none" w:sz="0" w:space="0" w:color="auto"/>
        <w:left w:val="none" w:sz="0" w:space="0" w:color="auto"/>
        <w:bottom w:val="none" w:sz="0" w:space="0" w:color="auto"/>
        <w:right w:val="none" w:sz="0" w:space="0" w:color="auto"/>
      </w:divBdr>
    </w:div>
    <w:div w:id="977418602">
      <w:bodyDiv w:val="1"/>
      <w:marLeft w:val="0"/>
      <w:marRight w:val="0"/>
      <w:marTop w:val="0"/>
      <w:marBottom w:val="0"/>
      <w:divBdr>
        <w:top w:val="none" w:sz="0" w:space="0" w:color="auto"/>
        <w:left w:val="none" w:sz="0" w:space="0" w:color="auto"/>
        <w:bottom w:val="none" w:sz="0" w:space="0" w:color="auto"/>
        <w:right w:val="none" w:sz="0" w:space="0" w:color="auto"/>
      </w:divBdr>
    </w:div>
    <w:div w:id="977801909">
      <w:bodyDiv w:val="1"/>
      <w:marLeft w:val="0"/>
      <w:marRight w:val="0"/>
      <w:marTop w:val="0"/>
      <w:marBottom w:val="0"/>
      <w:divBdr>
        <w:top w:val="none" w:sz="0" w:space="0" w:color="auto"/>
        <w:left w:val="none" w:sz="0" w:space="0" w:color="auto"/>
        <w:bottom w:val="none" w:sz="0" w:space="0" w:color="auto"/>
        <w:right w:val="none" w:sz="0" w:space="0" w:color="auto"/>
      </w:divBdr>
    </w:div>
    <w:div w:id="977808138">
      <w:bodyDiv w:val="1"/>
      <w:marLeft w:val="0"/>
      <w:marRight w:val="0"/>
      <w:marTop w:val="0"/>
      <w:marBottom w:val="0"/>
      <w:divBdr>
        <w:top w:val="none" w:sz="0" w:space="0" w:color="auto"/>
        <w:left w:val="none" w:sz="0" w:space="0" w:color="auto"/>
        <w:bottom w:val="none" w:sz="0" w:space="0" w:color="auto"/>
        <w:right w:val="none" w:sz="0" w:space="0" w:color="auto"/>
      </w:divBdr>
    </w:div>
    <w:div w:id="977882270">
      <w:bodyDiv w:val="1"/>
      <w:marLeft w:val="0"/>
      <w:marRight w:val="0"/>
      <w:marTop w:val="0"/>
      <w:marBottom w:val="0"/>
      <w:divBdr>
        <w:top w:val="none" w:sz="0" w:space="0" w:color="auto"/>
        <w:left w:val="none" w:sz="0" w:space="0" w:color="auto"/>
        <w:bottom w:val="none" w:sz="0" w:space="0" w:color="auto"/>
        <w:right w:val="none" w:sz="0" w:space="0" w:color="auto"/>
      </w:divBdr>
    </w:div>
    <w:div w:id="978070747">
      <w:bodyDiv w:val="1"/>
      <w:marLeft w:val="0"/>
      <w:marRight w:val="0"/>
      <w:marTop w:val="0"/>
      <w:marBottom w:val="0"/>
      <w:divBdr>
        <w:top w:val="none" w:sz="0" w:space="0" w:color="auto"/>
        <w:left w:val="none" w:sz="0" w:space="0" w:color="auto"/>
        <w:bottom w:val="none" w:sz="0" w:space="0" w:color="auto"/>
        <w:right w:val="none" w:sz="0" w:space="0" w:color="auto"/>
      </w:divBdr>
    </w:div>
    <w:div w:id="978145903">
      <w:bodyDiv w:val="1"/>
      <w:marLeft w:val="0"/>
      <w:marRight w:val="0"/>
      <w:marTop w:val="0"/>
      <w:marBottom w:val="0"/>
      <w:divBdr>
        <w:top w:val="none" w:sz="0" w:space="0" w:color="auto"/>
        <w:left w:val="none" w:sz="0" w:space="0" w:color="auto"/>
        <w:bottom w:val="none" w:sz="0" w:space="0" w:color="auto"/>
        <w:right w:val="none" w:sz="0" w:space="0" w:color="auto"/>
      </w:divBdr>
    </w:div>
    <w:div w:id="978219119">
      <w:bodyDiv w:val="1"/>
      <w:marLeft w:val="0"/>
      <w:marRight w:val="0"/>
      <w:marTop w:val="0"/>
      <w:marBottom w:val="0"/>
      <w:divBdr>
        <w:top w:val="none" w:sz="0" w:space="0" w:color="auto"/>
        <w:left w:val="none" w:sz="0" w:space="0" w:color="auto"/>
        <w:bottom w:val="none" w:sz="0" w:space="0" w:color="auto"/>
        <w:right w:val="none" w:sz="0" w:space="0" w:color="auto"/>
      </w:divBdr>
    </w:div>
    <w:div w:id="978730530">
      <w:bodyDiv w:val="1"/>
      <w:marLeft w:val="0"/>
      <w:marRight w:val="0"/>
      <w:marTop w:val="0"/>
      <w:marBottom w:val="0"/>
      <w:divBdr>
        <w:top w:val="none" w:sz="0" w:space="0" w:color="auto"/>
        <w:left w:val="none" w:sz="0" w:space="0" w:color="auto"/>
        <w:bottom w:val="none" w:sz="0" w:space="0" w:color="auto"/>
        <w:right w:val="none" w:sz="0" w:space="0" w:color="auto"/>
      </w:divBdr>
    </w:div>
    <w:div w:id="978918906">
      <w:bodyDiv w:val="1"/>
      <w:marLeft w:val="0"/>
      <w:marRight w:val="0"/>
      <w:marTop w:val="0"/>
      <w:marBottom w:val="0"/>
      <w:divBdr>
        <w:top w:val="none" w:sz="0" w:space="0" w:color="auto"/>
        <w:left w:val="none" w:sz="0" w:space="0" w:color="auto"/>
        <w:bottom w:val="none" w:sz="0" w:space="0" w:color="auto"/>
        <w:right w:val="none" w:sz="0" w:space="0" w:color="auto"/>
      </w:divBdr>
    </w:div>
    <w:div w:id="979269002">
      <w:bodyDiv w:val="1"/>
      <w:marLeft w:val="0"/>
      <w:marRight w:val="0"/>
      <w:marTop w:val="0"/>
      <w:marBottom w:val="0"/>
      <w:divBdr>
        <w:top w:val="none" w:sz="0" w:space="0" w:color="auto"/>
        <w:left w:val="none" w:sz="0" w:space="0" w:color="auto"/>
        <w:bottom w:val="none" w:sz="0" w:space="0" w:color="auto"/>
        <w:right w:val="none" w:sz="0" w:space="0" w:color="auto"/>
      </w:divBdr>
    </w:div>
    <w:div w:id="979304889">
      <w:bodyDiv w:val="1"/>
      <w:marLeft w:val="0"/>
      <w:marRight w:val="0"/>
      <w:marTop w:val="0"/>
      <w:marBottom w:val="0"/>
      <w:divBdr>
        <w:top w:val="none" w:sz="0" w:space="0" w:color="auto"/>
        <w:left w:val="none" w:sz="0" w:space="0" w:color="auto"/>
        <w:bottom w:val="none" w:sz="0" w:space="0" w:color="auto"/>
        <w:right w:val="none" w:sz="0" w:space="0" w:color="auto"/>
      </w:divBdr>
    </w:div>
    <w:div w:id="979723450">
      <w:bodyDiv w:val="1"/>
      <w:marLeft w:val="0"/>
      <w:marRight w:val="0"/>
      <w:marTop w:val="0"/>
      <w:marBottom w:val="0"/>
      <w:divBdr>
        <w:top w:val="none" w:sz="0" w:space="0" w:color="auto"/>
        <w:left w:val="none" w:sz="0" w:space="0" w:color="auto"/>
        <w:bottom w:val="none" w:sz="0" w:space="0" w:color="auto"/>
        <w:right w:val="none" w:sz="0" w:space="0" w:color="auto"/>
      </w:divBdr>
    </w:div>
    <w:div w:id="979842565">
      <w:bodyDiv w:val="1"/>
      <w:marLeft w:val="0"/>
      <w:marRight w:val="0"/>
      <w:marTop w:val="0"/>
      <w:marBottom w:val="0"/>
      <w:divBdr>
        <w:top w:val="none" w:sz="0" w:space="0" w:color="auto"/>
        <w:left w:val="none" w:sz="0" w:space="0" w:color="auto"/>
        <w:bottom w:val="none" w:sz="0" w:space="0" w:color="auto"/>
        <w:right w:val="none" w:sz="0" w:space="0" w:color="auto"/>
      </w:divBdr>
    </w:div>
    <w:div w:id="979843220">
      <w:bodyDiv w:val="1"/>
      <w:marLeft w:val="0"/>
      <w:marRight w:val="0"/>
      <w:marTop w:val="0"/>
      <w:marBottom w:val="0"/>
      <w:divBdr>
        <w:top w:val="none" w:sz="0" w:space="0" w:color="auto"/>
        <w:left w:val="none" w:sz="0" w:space="0" w:color="auto"/>
        <w:bottom w:val="none" w:sz="0" w:space="0" w:color="auto"/>
        <w:right w:val="none" w:sz="0" w:space="0" w:color="auto"/>
      </w:divBdr>
    </w:div>
    <w:div w:id="979919732">
      <w:bodyDiv w:val="1"/>
      <w:marLeft w:val="0"/>
      <w:marRight w:val="0"/>
      <w:marTop w:val="0"/>
      <w:marBottom w:val="0"/>
      <w:divBdr>
        <w:top w:val="none" w:sz="0" w:space="0" w:color="auto"/>
        <w:left w:val="none" w:sz="0" w:space="0" w:color="auto"/>
        <w:bottom w:val="none" w:sz="0" w:space="0" w:color="auto"/>
        <w:right w:val="none" w:sz="0" w:space="0" w:color="auto"/>
      </w:divBdr>
    </w:div>
    <w:div w:id="980036635">
      <w:bodyDiv w:val="1"/>
      <w:marLeft w:val="0"/>
      <w:marRight w:val="0"/>
      <w:marTop w:val="0"/>
      <w:marBottom w:val="0"/>
      <w:divBdr>
        <w:top w:val="none" w:sz="0" w:space="0" w:color="auto"/>
        <w:left w:val="none" w:sz="0" w:space="0" w:color="auto"/>
        <w:bottom w:val="none" w:sz="0" w:space="0" w:color="auto"/>
        <w:right w:val="none" w:sz="0" w:space="0" w:color="auto"/>
      </w:divBdr>
    </w:div>
    <w:div w:id="980184598">
      <w:bodyDiv w:val="1"/>
      <w:marLeft w:val="0"/>
      <w:marRight w:val="0"/>
      <w:marTop w:val="0"/>
      <w:marBottom w:val="0"/>
      <w:divBdr>
        <w:top w:val="none" w:sz="0" w:space="0" w:color="auto"/>
        <w:left w:val="none" w:sz="0" w:space="0" w:color="auto"/>
        <w:bottom w:val="none" w:sz="0" w:space="0" w:color="auto"/>
        <w:right w:val="none" w:sz="0" w:space="0" w:color="auto"/>
      </w:divBdr>
    </w:div>
    <w:div w:id="980619708">
      <w:bodyDiv w:val="1"/>
      <w:marLeft w:val="0"/>
      <w:marRight w:val="0"/>
      <w:marTop w:val="0"/>
      <w:marBottom w:val="0"/>
      <w:divBdr>
        <w:top w:val="none" w:sz="0" w:space="0" w:color="auto"/>
        <w:left w:val="none" w:sz="0" w:space="0" w:color="auto"/>
        <w:bottom w:val="none" w:sz="0" w:space="0" w:color="auto"/>
        <w:right w:val="none" w:sz="0" w:space="0" w:color="auto"/>
      </w:divBdr>
    </w:div>
    <w:div w:id="980695279">
      <w:bodyDiv w:val="1"/>
      <w:marLeft w:val="0"/>
      <w:marRight w:val="0"/>
      <w:marTop w:val="0"/>
      <w:marBottom w:val="0"/>
      <w:divBdr>
        <w:top w:val="none" w:sz="0" w:space="0" w:color="auto"/>
        <w:left w:val="none" w:sz="0" w:space="0" w:color="auto"/>
        <w:bottom w:val="none" w:sz="0" w:space="0" w:color="auto"/>
        <w:right w:val="none" w:sz="0" w:space="0" w:color="auto"/>
      </w:divBdr>
    </w:div>
    <w:div w:id="980889651">
      <w:bodyDiv w:val="1"/>
      <w:marLeft w:val="0"/>
      <w:marRight w:val="0"/>
      <w:marTop w:val="0"/>
      <w:marBottom w:val="0"/>
      <w:divBdr>
        <w:top w:val="none" w:sz="0" w:space="0" w:color="auto"/>
        <w:left w:val="none" w:sz="0" w:space="0" w:color="auto"/>
        <w:bottom w:val="none" w:sz="0" w:space="0" w:color="auto"/>
        <w:right w:val="none" w:sz="0" w:space="0" w:color="auto"/>
      </w:divBdr>
    </w:div>
    <w:div w:id="980960250">
      <w:bodyDiv w:val="1"/>
      <w:marLeft w:val="0"/>
      <w:marRight w:val="0"/>
      <w:marTop w:val="0"/>
      <w:marBottom w:val="0"/>
      <w:divBdr>
        <w:top w:val="none" w:sz="0" w:space="0" w:color="auto"/>
        <w:left w:val="none" w:sz="0" w:space="0" w:color="auto"/>
        <w:bottom w:val="none" w:sz="0" w:space="0" w:color="auto"/>
        <w:right w:val="none" w:sz="0" w:space="0" w:color="auto"/>
      </w:divBdr>
    </w:div>
    <w:div w:id="981037224">
      <w:bodyDiv w:val="1"/>
      <w:marLeft w:val="0"/>
      <w:marRight w:val="0"/>
      <w:marTop w:val="0"/>
      <w:marBottom w:val="0"/>
      <w:divBdr>
        <w:top w:val="none" w:sz="0" w:space="0" w:color="auto"/>
        <w:left w:val="none" w:sz="0" w:space="0" w:color="auto"/>
        <w:bottom w:val="none" w:sz="0" w:space="0" w:color="auto"/>
        <w:right w:val="none" w:sz="0" w:space="0" w:color="auto"/>
      </w:divBdr>
    </w:div>
    <w:div w:id="981467205">
      <w:bodyDiv w:val="1"/>
      <w:marLeft w:val="0"/>
      <w:marRight w:val="0"/>
      <w:marTop w:val="0"/>
      <w:marBottom w:val="0"/>
      <w:divBdr>
        <w:top w:val="none" w:sz="0" w:space="0" w:color="auto"/>
        <w:left w:val="none" w:sz="0" w:space="0" w:color="auto"/>
        <w:bottom w:val="none" w:sz="0" w:space="0" w:color="auto"/>
        <w:right w:val="none" w:sz="0" w:space="0" w:color="auto"/>
      </w:divBdr>
    </w:div>
    <w:div w:id="981469982">
      <w:bodyDiv w:val="1"/>
      <w:marLeft w:val="0"/>
      <w:marRight w:val="0"/>
      <w:marTop w:val="0"/>
      <w:marBottom w:val="0"/>
      <w:divBdr>
        <w:top w:val="none" w:sz="0" w:space="0" w:color="auto"/>
        <w:left w:val="none" w:sz="0" w:space="0" w:color="auto"/>
        <w:bottom w:val="none" w:sz="0" w:space="0" w:color="auto"/>
        <w:right w:val="none" w:sz="0" w:space="0" w:color="auto"/>
      </w:divBdr>
    </w:div>
    <w:div w:id="981546787">
      <w:bodyDiv w:val="1"/>
      <w:marLeft w:val="0"/>
      <w:marRight w:val="0"/>
      <w:marTop w:val="0"/>
      <w:marBottom w:val="0"/>
      <w:divBdr>
        <w:top w:val="none" w:sz="0" w:space="0" w:color="auto"/>
        <w:left w:val="none" w:sz="0" w:space="0" w:color="auto"/>
        <w:bottom w:val="none" w:sz="0" w:space="0" w:color="auto"/>
        <w:right w:val="none" w:sz="0" w:space="0" w:color="auto"/>
      </w:divBdr>
    </w:div>
    <w:div w:id="982007542">
      <w:bodyDiv w:val="1"/>
      <w:marLeft w:val="0"/>
      <w:marRight w:val="0"/>
      <w:marTop w:val="0"/>
      <w:marBottom w:val="0"/>
      <w:divBdr>
        <w:top w:val="none" w:sz="0" w:space="0" w:color="auto"/>
        <w:left w:val="none" w:sz="0" w:space="0" w:color="auto"/>
        <w:bottom w:val="none" w:sz="0" w:space="0" w:color="auto"/>
        <w:right w:val="none" w:sz="0" w:space="0" w:color="auto"/>
      </w:divBdr>
    </w:div>
    <w:div w:id="982542813">
      <w:bodyDiv w:val="1"/>
      <w:marLeft w:val="0"/>
      <w:marRight w:val="0"/>
      <w:marTop w:val="0"/>
      <w:marBottom w:val="0"/>
      <w:divBdr>
        <w:top w:val="none" w:sz="0" w:space="0" w:color="auto"/>
        <w:left w:val="none" w:sz="0" w:space="0" w:color="auto"/>
        <w:bottom w:val="none" w:sz="0" w:space="0" w:color="auto"/>
        <w:right w:val="none" w:sz="0" w:space="0" w:color="auto"/>
      </w:divBdr>
    </w:div>
    <w:div w:id="982658019">
      <w:bodyDiv w:val="1"/>
      <w:marLeft w:val="0"/>
      <w:marRight w:val="0"/>
      <w:marTop w:val="0"/>
      <w:marBottom w:val="0"/>
      <w:divBdr>
        <w:top w:val="none" w:sz="0" w:space="0" w:color="auto"/>
        <w:left w:val="none" w:sz="0" w:space="0" w:color="auto"/>
        <w:bottom w:val="none" w:sz="0" w:space="0" w:color="auto"/>
        <w:right w:val="none" w:sz="0" w:space="0" w:color="auto"/>
      </w:divBdr>
    </w:div>
    <w:div w:id="982808177">
      <w:bodyDiv w:val="1"/>
      <w:marLeft w:val="0"/>
      <w:marRight w:val="0"/>
      <w:marTop w:val="0"/>
      <w:marBottom w:val="0"/>
      <w:divBdr>
        <w:top w:val="none" w:sz="0" w:space="0" w:color="auto"/>
        <w:left w:val="none" w:sz="0" w:space="0" w:color="auto"/>
        <w:bottom w:val="none" w:sz="0" w:space="0" w:color="auto"/>
        <w:right w:val="none" w:sz="0" w:space="0" w:color="auto"/>
      </w:divBdr>
    </w:div>
    <w:div w:id="983000387">
      <w:bodyDiv w:val="1"/>
      <w:marLeft w:val="0"/>
      <w:marRight w:val="0"/>
      <w:marTop w:val="0"/>
      <w:marBottom w:val="0"/>
      <w:divBdr>
        <w:top w:val="none" w:sz="0" w:space="0" w:color="auto"/>
        <w:left w:val="none" w:sz="0" w:space="0" w:color="auto"/>
        <w:bottom w:val="none" w:sz="0" w:space="0" w:color="auto"/>
        <w:right w:val="none" w:sz="0" w:space="0" w:color="auto"/>
      </w:divBdr>
    </w:div>
    <w:div w:id="983045148">
      <w:bodyDiv w:val="1"/>
      <w:marLeft w:val="0"/>
      <w:marRight w:val="0"/>
      <w:marTop w:val="0"/>
      <w:marBottom w:val="0"/>
      <w:divBdr>
        <w:top w:val="none" w:sz="0" w:space="0" w:color="auto"/>
        <w:left w:val="none" w:sz="0" w:space="0" w:color="auto"/>
        <w:bottom w:val="none" w:sz="0" w:space="0" w:color="auto"/>
        <w:right w:val="none" w:sz="0" w:space="0" w:color="auto"/>
      </w:divBdr>
    </w:div>
    <w:div w:id="983116989">
      <w:bodyDiv w:val="1"/>
      <w:marLeft w:val="0"/>
      <w:marRight w:val="0"/>
      <w:marTop w:val="0"/>
      <w:marBottom w:val="0"/>
      <w:divBdr>
        <w:top w:val="none" w:sz="0" w:space="0" w:color="auto"/>
        <w:left w:val="none" w:sz="0" w:space="0" w:color="auto"/>
        <w:bottom w:val="none" w:sz="0" w:space="0" w:color="auto"/>
        <w:right w:val="none" w:sz="0" w:space="0" w:color="auto"/>
      </w:divBdr>
    </w:div>
    <w:div w:id="983242865">
      <w:bodyDiv w:val="1"/>
      <w:marLeft w:val="0"/>
      <w:marRight w:val="0"/>
      <w:marTop w:val="0"/>
      <w:marBottom w:val="0"/>
      <w:divBdr>
        <w:top w:val="none" w:sz="0" w:space="0" w:color="auto"/>
        <w:left w:val="none" w:sz="0" w:space="0" w:color="auto"/>
        <w:bottom w:val="none" w:sz="0" w:space="0" w:color="auto"/>
        <w:right w:val="none" w:sz="0" w:space="0" w:color="auto"/>
      </w:divBdr>
    </w:div>
    <w:div w:id="983703849">
      <w:bodyDiv w:val="1"/>
      <w:marLeft w:val="0"/>
      <w:marRight w:val="0"/>
      <w:marTop w:val="0"/>
      <w:marBottom w:val="0"/>
      <w:divBdr>
        <w:top w:val="none" w:sz="0" w:space="0" w:color="auto"/>
        <w:left w:val="none" w:sz="0" w:space="0" w:color="auto"/>
        <w:bottom w:val="none" w:sz="0" w:space="0" w:color="auto"/>
        <w:right w:val="none" w:sz="0" w:space="0" w:color="auto"/>
      </w:divBdr>
    </w:div>
    <w:div w:id="983851759">
      <w:bodyDiv w:val="1"/>
      <w:marLeft w:val="0"/>
      <w:marRight w:val="0"/>
      <w:marTop w:val="0"/>
      <w:marBottom w:val="0"/>
      <w:divBdr>
        <w:top w:val="none" w:sz="0" w:space="0" w:color="auto"/>
        <w:left w:val="none" w:sz="0" w:space="0" w:color="auto"/>
        <w:bottom w:val="none" w:sz="0" w:space="0" w:color="auto"/>
        <w:right w:val="none" w:sz="0" w:space="0" w:color="auto"/>
      </w:divBdr>
    </w:div>
    <w:div w:id="983967249">
      <w:bodyDiv w:val="1"/>
      <w:marLeft w:val="0"/>
      <w:marRight w:val="0"/>
      <w:marTop w:val="0"/>
      <w:marBottom w:val="0"/>
      <w:divBdr>
        <w:top w:val="none" w:sz="0" w:space="0" w:color="auto"/>
        <w:left w:val="none" w:sz="0" w:space="0" w:color="auto"/>
        <w:bottom w:val="none" w:sz="0" w:space="0" w:color="auto"/>
        <w:right w:val="none" w:sz="0" w:space="0" w:color="auto"/>
      </w:divBdr>
    </w:div>
    <w:div w:id="984042059">
      <w:bodyDiv w:val="1"/>
      <w:marLeft w:val="0"/>
      <w:marRight w:val="0"/>
      <w:marTop w:val="0"/>
      <w:marBottom w:val="0"/>
      <w:divBdr>
        <w:top w:val="none" w:sz="0" w:space="0" w:color="auto"/>
        <w:left w:val="none" w:sz="0" w:space="0" w:color="auto"/>
        <w:bottom w:val="none" w:sz="0" w:space="0" w:color="auto"/>
        <w:right w:val="none" w:sz="0" w:space="0" w:color="auto"/>
      </w:divBdr>
    </w:div>
    <w:div w:id="984119417">
      <w:bodyDiv w:val="1"/>
      <w:marLeft w:val="0"/>
      <w:marRight w:val="0"/>
      <w:marTop w:val="0"/>
      <w:marBottom w:val="0"/>
      <w:divBdr>
        <w:top w:val="none" w:sz="0" w:space="0" w:color="auto"/>
        <w:left w:val="none" w:sz="0" w:space="0" w:color="auto"/>
        <w:bottom w:val="none" w:sz="0" w:space="0" w:color="auto"/>
        <w:right w:val="none" w:sz="0" w:space="0" w:color="auto"/>
      </w:divBdr>
    </w:div>
    <w:div w:id="984159912">
      <w:bodyDiv w:val="1"/>
      <w:marLeft w:val="0"/>
      <w:marRight w:val="0"/>
      <w:marTop w:val="0"/>
      <w:marBottom w:val="0"/>
      <w:divBdr>
        <w:top w:val="none" w:sz="0" w:space="0" w:color="auto"/>
        <w:left w:val="none" w:sz="0" w:space="0" w:color="auto"/>
        <w:bottom w:val="none" w:sz="0" w:space="0" w:color="auto"/>
        <w:right w:val="none" w:sz="0" w:space="0" w:color="auto"/>
      </w:divBdr>
    </w:div>
    <w:div w:id="984161967">
      <w:bodyDiv w:val="1"/>
      <w:marLeft w:val="0"/>
      <w:marRight w:val="0"/>
      <w:marTop w:val="0"/>
      <w:marBottom w:val="0"/>
      <w:divBdr>
        <w:top w:val="none" w:sz="0" w:space="0" w:color="auto"/>
        <w:left w:val="none" w:sz="0" w:space="0" w:color="auto"/>
        <w:bottom w:val="none" w:sz="0" w:space="0" w:color="auto"/>
        <w:right w:val="none" w:sz="0" w:space="0" w:color="auto"/>
      </w:divBdr>
    </w:div>
    <w:div w:id="984823569">
      <w:bodyDiv w:val="1"/>
      <w:marLeft w:val="0"/>
      <w:marRight w:val="0"/>
      <w:marTop w:val="0"/>
      <w:marBottom w:val="0"/>
      <w:divBdr>
        <w:top w:val="none" w:sz="0" w:space="0" w:color="auto"/>
        <w:left w:val="none" w:sz="0" w:space="0" w:color="auto"/>
        <w:bottom w:val="none" w:sz="0" w:space="0" w:color="auto"/>
        <w:right w:val="none" w:sz="0" w:space="0" w:color="auto"/>
      </w:divBdr>
    </w:div>
    <w:div w:id="985009311">
      <w:bodyDiv w:val="1"/>
      <w:marLeft w:val="0"/>
      <w:marRight w:val="0"/>
      <w:marTop w:val="0"/>
      <w:marBottom w:val="0"/>
      <w:divBdr>
        <w:top w:val="none" w:sz="0" w:space="0" w:color="auto"/>
        <w:left w:val="none" w:sz="0" w:space="0" w:color="auto"/>
        <w:bottom w:val="none" w:sz="0" w:space="0" w:color="auto"/>
        <w:right w:val="none" w:sz="0" w:space="0" w:color="auto"/>
      </w:divBdr>
    </w:div>
    <w:div w:id="985011776">
      <w:bodyDiv w:val="1"/>
      <w:marLeft w:val="0"/>
      <w:marRight w:val="0"/>
      <w:marTop w:val="0"/>
      <w:marBottom w:val="0"/>
      <w:divBdr>
        <w:top w:val="none" w:sz="0" w:space="0" w:color="auto"/>
        <w:left w:val="none" w:sz="0" w:space="0" w:color="auto"/>
        <w:bottom w:val="none" w:sz="0" w:space="0" w:color="auto"/>
        <w:right w:val="none" w:sz="0" w:space="0" w:color="auto"/>
      </w:divBdr>
    </w:div>
    <w:div w:id="985013500">
      <w:bodyDiv w:val="1"/>
      <w:marLeft w:val="0"/>
      <w:marRight w:val="0"/>
      <w:marTop w:val="0"/>
      <w:marBottom w:val="0"/>
      <w:divBdr>
        <w:top w:val="none" w:sz="0" w:space="0" w:color="auto"/>
        <w:left w:val="none" w:sz="0" w:space="0" w:color="auto"/>
        <w:bottom w:val="none" w:sz="0" w:space="0" w:color="auto"/>
        <w:right w:val="none" w:sz="0" w:space="0" w:color="auto"/>
      </w:divBdr>
    </w:div>
    <w:div w:id="985162396">
      <w:bodyDiv w:val="1"/>
      <w:marLeft w:val="0"/>
      <w:marRight w:val="0"/>
      <w:marTop w:val="0"/>
      <w:marBottom w:val="0"/>
      <w:divBdr>
        <w:top w:val="none" w:sz="0" w:space="0" w:color="auto"/>
        <w:left w:val="none" w:sz="0" w:space="0" w:color="auto"/>
        <w:bottom w:val="none" w:sz="0" w:space="0" w:color="auto"/>
        <w:right w:val="none" w:sz="0" w:space="0" w:color="auto"/>
      </w:divBdr>
    </w:div>
    <w:div w:id="985469389">
      <w:bodyDiv w:val="1"/>
      <w:marLeft w:val="0"/>
      <w:marRight w:val="0"/>
      <w:marTop w:val="0"/>
      <w:marBottom w:val="0"/>
      <w:divBdr>
        <w:top w:val="none" w:sz="0" w:space="0" w:color="auto"/>
        <w:left w:val="none" w:sz="0" w:space="0" w:color="auto"/>
        <w:bottom w:val="none" w:sz="0" w:space="0" w:color="auto"/>
        <w:right w:val="none" w:sz="0" w:space="0" w:color="auto"/>
      </w:divBdr>
    </w:div>
    <w:div w:id="985472003">
      <w:bodyDiv w:val="1"/>
      <w:marLeft w:val="0"/>
      <w:marRight w:val="0"/>
      <w:marTop w:val="0"/>
      <w:marBottom w:val="0"/>
      <w:divBdr>
        <w:top w:val="none" w:sz="0" w:space="0" w:color="auto"/>
        <w:left w:val="none" w:sz="0" w:space="0" w:color="auto"/>
        <w:bottom w:val="none" w:sz="0" w:space="0" w:color="auto"/>
        <w:right w:val="none" w:sz="0" w:space="0" w:color="auto"/>
      </w:divBdr>
    </w:div>
    <w:div w:id="985477390">
      <w:bodyDiv w:val="1"/>
      <w:marLeft w:val="0"/>
      <w:marRight w:val="0"/>
      <w:marTop w:val="0"/>
      <w:marBottom w:val="0"/>
      <w:divBdr>
        <w:top w:val="none" w:sz="0" w:space="0" w:color="auto"/>
        <w:left w:val="none" w:sz="0" w:space="0" w:color="auto"/>
        <w:bottom w:val="none" w:sz="0" w:space="0" w:color="auto"/>
        <w:right w:val="none" w:sz="0" w:space="0" w:color="auto"/>
      </w:divBdr>
    </w:div>
    <w:div w:id="985672155">
      <w:bodyDiv w:val="1"/>
      <w:marLeft w:val="0"/>
      <w:marRight w:val="0"/>
      <w:marTop w:val="0"/>
      <w:marBottom w:val="0"/>
      <w:divBdr>
        <w:top w:val="none" w:sz="0" w:space="0" w:color="auto"/>
        <w:left w:val="none" w:sz="0" w:space="0" w:color="auto"/>
        <w:bottom w:val="none" w:sz="0" w:space="0" w:color="auto"/>
        <w:right w:val="none" w:sz="0" w:space="0" w:color="auto"/>
      </w:divBdr>
    </w:div>
    <w:div w:id="985745583">
      <w:bodyDiv w:val="1"/>
      <w:marLeft w:val="0"/>
      <w:marRight w:val="0"/>
      <w:marTop w:val="0"/>
      <w:marBottom w:val="0"/>
      <w:divBdr>
        <w:top w:val="none" w:sz="0" w:space="0" w:color="auto"/>
        <w:left w:val="none" w:sz="0" w:space="0" w:color="auto"/>
        <w:bottom w:val="none" w:sz="0" w:space="0" w:color="auto"/>
        <w:right w:val="none" w:sz="0" w:space="0" w:color="auto"/>
      </w:divBdr>
    </w:div>
    <w:div w:id="985818805">
      <w:bodyDiv w:val="1"/>
      <w:marLeft w:val="0"/>
      <w:marRight w:val="0"/>
      <w:marTop w:val="0"/>
      <w:marBottom w:val="0"/>
      <w:divBdr>
        <w:top w:val="none" w:sz="0" w:space="0" w:color="auto"/>
        <w:left w:val="none" w:sz="0" w:space="0" w:color="auto"/>
        <w:bottom w:val="none" w:sz="0" w:space="0" w:color="auto"/>
        <w:right w:val="none" w:sz="0" w:space="0" w:color="auto"/>
      </w:divBdr>
    </w:div>
    <w:div w:id="985865315">
      <w:bodyDiv w:val="1"/>
      <w:marLeft w:val="0"/>
      <w:marRight w:val="0"/>
      <w:marTop w:val="0"/>
      <w:marBottom w:val="0"/>
      <w:divBdr>
        <w:top w:val="none" w:sz="0" w:space="0" w:color="auto"/>
        <w:left w:val="none" w:sz="0" w:space="0" w:color="auto"/>
        <w:bottom w:val="none" w:sz="0" w:space="0" w:color="auto"/>
        <w:right w:val="none" w:sz="0" w:space="0" w:color="auto"/>
      </w:divBdr>
    </w:div>
    <w:div w:id="985889225">
      <w:bodyDiv w:val="1"/>
      <w:marLeft w:val="0"/>
      <w:marRight w:val="0"/>
      <w:marTop w:val="0"/>
      <w:marBottom w:val="0"/>
      <w:divBdr>
        <w:top w:val="none" w:sz="0" w:space="0" w:color="auto"/>
        <w:left w:val="none" w:sz="0" w:space="0" w:color="auto"/>
        <w:bottom w:val="none" w:sz="0" w:space="0" w:color="auto"/>
        <w:right w:val="none" w:sz="0" w:space="0" w:color="auto"/>
      </w:divBdr>
    </w:div>
    <w:div w:id="985938189">
      <w:bodyDiv w:val="1"/>
      <w:marLeft w:val="0"/>
      <w:marRight w:val="0"/>
      <w:marTop w:val="0"/>
      <w:marBottom w:val="0"/>
      <w:divBdr>
        <w:top w:val="none" w:sz="0" w:space="0" w:color="auto"/>
        <w:left w:val="none" w:sz="0" w:space="0" w:color="auto"/>
        <w:bottom w:val="none" w:sz="0" w:space="0" w:color="auto"/>
        <w:right w:val="none" w:sz="0" w:space="0" w:color="auto"/>
      </w:divBdr>
    </w:div>
    <w:div w:id="985940048">
      <w:bodyDiv w:val="1"/>
      <w:marLeft w:val="0"/>
      <w:marRight w:val="0"/>
      <w:marTop w:val="0"/>
      <w:marBottom w:val="0"/>
      <w:divBdr>
        <w:top w:val="none" w:sz="0" w:space="0" w:color="auto"/>
        <w:left w:val="none" w:sz="0" w:space="0" w:color="auto"/>
        <w:bottom w:val="none" w:sz="0" w:space="0" w:color="auto"/>
        <w:right w:val="none" w:sz="0" w:space="0" w:color="auto"/>
      </w:divBdr>
    </w:div>
    <w:div w:id="986084678">
      <w:bodyDiv w:val="1"/>
      <w:marLeft w:val="0"/>
      <w:marRight w:val="0"/>
      <w:marTop w:val="0"/>
      <w:marBottom w:val="0"/>
      <w:divBdr>
        <w:top w:val="none" w:sz="0" w:space="0" w:color="auto"/>
        <w:left w:val="none" w:sz="0" w:space="0" w:color="auto"/>
        <w:bottom w:val="none" w:sz="0" w:space="0" w:color="auto"/>
        <w:right w:val="none" w:sz="0" w:space="0" w:color="auto"/>
      </w:divBdr>
    </w:div>
    <w:div w:id="986204794">
      <w:bodyDiv w:val="1"/>
      <w:marLeft w:val="0"/>
      <w:marRight w:val="0"/>
      <w:marTop w:val="0"/>
      <w:marBottom w:val="0"/>
      <w:divBdr>
        <w:top w:val="none" w:sz="0" w:space="0" w:color="auto"/>
        <w:left w:val="none" w:sz="0" w:space="0" w:color="auto"/>
        <w:bottom w:val="none" w:sz="0" w:space="0" w:color="auto"/>
        <w:right w:val="none" w:sz="0" w:space="0" w:color="auto"/>
      </w:divBdr>
    </w:div>
    <w:div w:id="986252284">
      <w:bodyDiv w:val="1"/>
      <w:marLeft w:val="0"/>
      <w:marRight w:val="0"/>
      <w:marTop w:val="0"/>
      <w:marBottom w:val="0"/>
      <w:divBdr>
        <w:top w:val="none" w:sz="0" w:space="0" w:color="auto"/>
        <w:left w:val="none" w:sz="0" w:space="0" w:color="auto"/>
        <w:bottom w:val="none" w:sz="0" w:space="0" w:color="auto"/>
        <w:right w:val="none" w:sz="0" w:space="0" w:color="auto"/>
      </w:divBdr>
    </w:div>
    <w:div w:id="986279547">
      <w:bodyDiv w:val="1"/>
      <w:marLeft w:val="0"/>
      <w:marRight w:val="0"/>
      <w:marTop w:val="0"/>
      <w:marBottom w:val="0"/>
      <w:divBdr>
        <w:top w:val="none" w:sz="0" w:space="0" w:color="auto"/>
        <w:left w:val="none" w:sz="0" w:space="0" w:color="auto"/>
        <w:bottom w:val="none" w:sz="0" w:space="0" w:color="auto"/>
        <w:right w:val="none" w:sz="0" w:space="0" w:color="auto"/>
      </w:divBdr>
    </w:div>
    <w:div w:id="986468650">
      <w:bodyDiv w:val="1"/>
      <w:marLeft w:val="0"/>
      <w:marRight w:val="0"/>
      <w:marTop w:val="0"/>
      <w:marBottom w:val="0"/>
      <w:divBdr>
        <w:top w:val="none" w:sz="0" w:space="0" w:color="auto"/>
        <w:left w:val="none" w:sz="0" w:space="0" w:color="auto"/>
        <w:bottom w:val="none" w:sz="0" w:space="0" w:color="auto"/>
        <w:right w:val="none" w:sz="0" w:space="0" w:color="auto"/>
      </w:divBdr>
    </w:div>
    <w:div w:id="986514394">
      <w:bodyDiv w:val="1"/>
      <w:marLeft w:val="0"/>
      <w:marRight w:val="0"/>
      <w:marTop w:val="0"/>
      <w:marBottom w:val="0"/>
      <w:divBdr>
        <w:top w:val="none" w:sz="0" w:space="0" w:color="auto"/>
        <w:left w:val="none" w:sz="0" w:space="0" w:color="auto"/>
        <w:bottom w:val="none" w:sz="0" w:space="0" w:color="auto"/>
        <w:right w:val="none" w:sz="0" w:space="0" w:color="auto"/>
      </w:divBdr>
    </w:div>
    <w:div w:id="986670536">
      <w:bodyDiv w:val="1"/>
      <w:marLeft w:val="0"/>
      <w:marRight w:val="0"/>
      <w:marTop w:val="0"/>
      <w:marBottom w:val="0"/>
      <w:divBdr>
        <w:top w:val="none" w:sz="0" w:space="0" w:color="auto"/>
        <w:left w:val="none" w:sz="0" w:space="0" w:color="auto"/>
        <w:bottom w:val="none" w:sz="0" w:space="0" w:color="auto"/>
        <w:right w:val="none" w:sz="0" w:space="0" w:color="auto"/>
      </w:divBdr>
    </w:div>
    <w:div w:id="986783987">
      <w:bodyDiv w:val="1"/>
      <w:marLeft w:val="0"/>
      <w:marRight w:val="0"/>
      <w:marTop w:val="0"/>
      <w:marBottom w:val="0"/>
      <w:divBdr>
        <w:top w:val="none" w:sz="0" w:space="0" w:color="auto"/>
        <w:left w:val="none" w:sz="0" w:space="0" w:color="auto"/>
        <w:bottom w:val="none" w:sz="0" w:space="0" w:color="auto"/>
        <w:right w:val="none" w:sz="0" w:space="0" w:color="auto"/>
      </w:divBdr>
    </w:div>
    <w:div w:id="986976185">
      <w:bodyDiv w:val="1"/>
      <w:marLeft w:val="0"/>
      <w:marRight w:val="0"/>
      <w:marTop w:val="0"/>
      <w:marBottom w:val="0"/>
      <w:divBdr>
        <w:top w:val="none" w:sz="0" w:space="0" w:color="auto"/>
        <w:left w:val="none" w:sz="0" w:space="0" w:color="auto"/>
        <w:bottom w:val="none" w:sz="0" w:space="0" w:color="auto"/>
        <w:right w:val="none" w:sz="0" w:space="0" w:color="auto"/>
      </w:divBdr>
    </w:div>
    <w:div w:id="986977794">
      <w:bodyDiv w:val="1"/>
      <w:marLeft w:val="0"/>
      <w:marRight w:val="0"/>
      <w:marTop w:val="0"/>
      <w:marBottom w:val="0"/>
      <w:divBdr>
        <w:top w:val="none" w:sz="0" w:space="0" w:color="auto"/>
        <w:left w:val="none" w:sz="0" w:space="0" w:color="auto"/>
        <w:bottom w:val="none" w:sz="0" w:space="0" w:color="auto"/>
        <w:right w:val="none" w:sz="0" w:space="0" w:color="auto"/>
      </w:divBdr>
    </w:div>
    <w:div w:id="986981796">
      <w:bodyDiv w:val="1"/>
      <w:marLeft w:val="0"/>
      <w:marRight w:val="0"/>
      <w:marTop w:val="0"/>
      <w:marBottom w:val="0"/>
      <w:divBdr>
        <w:top w:val="none" w:sz="0" w:space="0" w:color="auto"/>
        <w:left w:val="none" w:sz="0" w:space="0" w:color="auto"/>
        <w:bottom w:val="none" w:sz="0" w:space="0" w:color="auto"/>
        <w:right w:val="none" w:sz="0" w:space="0" w:color="auto"/>
      </w:divBdr>
    </w:div>
    <w:div w:id="987168898">
      <w:bodyDiv w:val="1"/>
      <w:marLeft w:val="0"/>
      <w:marRight w:val="0"/>
      <w:marTop w:val="0"/>
      <w:marBottom w:val="0"/>
      <w:divBdr>
        <w:top w:val="none" w:sz="0" w:space="0" w:color="auto"/>
        <w:left w:val="none" w:sz="0" w:space="0" w:color="auto"/>
        <w:bottom w:val="none" w:sz="0" w:space="0" w:color="auto"/>
        <w:right w:val="none" w:sz="0" w:space="0" w:color="auto"/>
      </w:divBdr>
    </w:div>
    <w:div w:id="987392572">
      <w:bodyDiv w:val="1"/>
      <w:marLeft w:val="0"/>
      <w:marRight w:val="0"/>
      <w:marTop w:val="0"/>
      <w:marBottom w:val="0"/>
      <w:divBdr>
        <w:top w:val="none" w:sz="0" w:space="0" w:color="auto"/>
        <w:left w:val="none" w:sz="0" w:space="0" w:color="auto"/>
        <w:bottom w:val="none" w:sz="0" w:space="0" w:color="auto"/>
        <w:right w:val="none" w:sz="0" w:space="0" w:color="auto"/>
      </w:divBdr>
    </w:div>
    <w:div w:id="987708822">
      <w:bodyDiv w:val="1"/>
      <w:marLeft w:val="0"/>
      <w:marRight w:val="0"/>
      <w:marTop w:val="0"/>
      <w:marBottom w:val="0"/>
      <w:divBdr>
        <w:top w:val="none" w:sz="0" w:space="0" w:color="auto"/>
        <w:left w:val="none" w:sz="0" w:space="0" w:color="auto"/>
        <w:bottom w:val="none" w:sz="0" w:space="0" w:color="auto"/>
        <w:right w:val="none" w:sz="0" w:space="0" w:color="auto"/>
      </w:divBdr>
    </w:div>
    <w:div w:id="987712420">
      <w:bodyDiv w:val="1"/>
      <w:marLeft w:val="0"/>
      <w:marRight w:val="0"/>
      <w:marTop w:val="0"/>
      <w:marBottom w:val="0"/>
      <w:divBdr>
        <w:top w:val="none" w:sz="0" w:space="0" w:color="auto"/>
        <w:left w:val="none" w:sz="0" w:space="0" w:color="auto"/>
        <w:bottom w:val="none" w:sz="0" w:space="0" w:color="auto"/>
        <w:right w:val="none" w:sz="0" w:space="0" w:color="auto"/>
      </w:divBdr>
    </w:div>
    <w:div w:id="988020911">
      <w:bodyDiv w:val="1"/>
      <w:marLeft w:val="0"/>
      <w:marRight w:val="0"/>
      <w:marTop w:val="0"/>
      <w:marBottom w:val="0"/>
      <w:divBdr>
        <w:top w:val="none" w:sz="0" w:space="0" w:color="auto"/>
        <w:left w:val="none" w:sz="0" w:space="0" w:color="auto"/>
        <w:bottom w:val="none" w:sz="0" w:space="0" w:color="auto"/>
        <w:right w:val="none" w:sz="0" w:space="0" w:color="auto"/>
      </w:divBdr>
    </w:div>
    <w:div w:id="988048814">
      <w:bodyDiv w:val="1"/>
      <w:marLeft w:val="0"/>
      <w:marRight w:val="0"/>
      <w:marTop w:val="0"/>
      <w:marBottom w:val="0"/>
      <w:divBdr>
        <w:top w:val="none" w:sz="0" w:space="0" w:color="auto"/>
        <w:left w:val="none" w:sz="0" w:space="0" w:color="auto"/>
        <w:bottom w:val="none" w:sz="0" w:space="0" w:color="auto"/>
        <w:right w:val="none" w:sz="0" w:space="0" w:color="auto"/>
      </w:divBdr>
    </w:div>
    <w:div w:id="988165865">
      <w:bodyDiv w:val="1"/>
      <w:marLeft w:val="0"/>
      <w:marRight w:val="0"/>
      <w:marTop w:val="0"/>
      <w:marBottom w:val="0"/>
      <w:divBdr>
        <w:top w:val="none" w:sz="0" w:space="0" w:color="auto"/>
        <w:left w:val="none" w:sz="0" w:space="0" w:color="auto"/>
        <w:bottom w:val="none" w:sz="0" w:space="0" w:color="auto"/>
        <w:right w:val="none" w:sz="0" w:space="0" w:color="auto"/>
      </w:divBdr>
    </w:div>
    <w:div w:id="988249731">
      <w:bodyDiv w:val="1"/>
      <w:marLeft w:val="0"/>
      <w:marRight w:val="0"/>
      <w:marTop w:val="0"/>
      <w:marBottom w:val="0"/>
      <w:divBdr>
        <w:top w:val="none" w:sz="0" w:space="0" w:color="auto"/>
        <w:left w:val="none" w:sz="0" w:space="0" w:color="auto"/>
        <w:bottom w:val="none" w:sz="0" w:space="0" w:color="auto"/>
        <w:right w:val="none" w:sz="0" w:space="0" w:color="auto"/>
      </w:divBdr>
    </w:div>
    <w:div w:id="988362862">
      <w:bodyDiv w:val="1"/>
      <w:marLeft w:val="0"/>
      <w:marRight w:val="0"/>
      <w:marTop w:val="0"/>
      <w:marBottom w:val="0"/>
      <w:divBdr>
        <w:top w:val="none" w:sz="0" w:space="0" w:color="auto"/>
        <w:left w:val="none" w:sz="0" w:space="0" w:color="auto"/>
        <w:bottom w:val="none" w:sz="0" w:space="0" w:color="auto"/>
        <w:right w:val="none" w:sz="0" w:space="0" w:color="auto"/>
      </w:divBdr>
    </w:div>
    <w:div w:id="988434813">
      <w:bodyDiv w:val="1"/>
      <w:marLeft w:val="0"/>
      <w:marRight w:val="0"/>
      <w:marTop w:val="0"/>
      <w:marBottom w:val="0"/>
      <w:divBdr>
        <w:top w:val="none" w:sz="0" w:space="0" w:color="auto"/>
        <w:left w:val="none" w:sz="0" w:space="0" w:color="auto"/>
        <w:bottom w:val="none" w:sz="0" w:space="0" w:color="auto"/>
        <w:right w:val="none" w:sz="0" w:space="0" w:color="auto"/>
      </w:divBdr>
    </w:div>
    <w:div w:id="988486118">
      <w:bodyDiv w:val="1"/>
      <w:marLeft w:val="0"/>
      <w:marRight w:val="0"/>
      <w:marTop w:val="0"/>
      <w:marBottom w:val="0"/>
      <w:divBdr>
        <w:top w:val="none" w:sz="0" w:space="0" w:color="auto"/>
        <w:left w:val="none" w:sz="0" w:space="0" w:color="auto"/>
        <w:bottom w:val="none" w:sz="0" w:space="0" w:color="auto"/>
        <w:right w:val="none" w:sz="0" w:space="0" w:color="auto"/>
      </w:divBdr>
    </w:div>
    <w:div w:id="988510109">
      <w:bodyDiv w:val="1"/>
      <w:marLeft w:val="0"/>
      <w:marRight w:val="0"/>
      <w:marTop w:val="0"/>
      <w:marBottom w:val="0"/>
      <w:divBdr>
        <w:top w:val="none" w:sz="0" w:space="0" w:color="auto"/>
        <w:left w:val="none" w:sz="0" w:space="0" w:color="auto"/>
        <w:bottom w:val="none" w:sz="0" w:space="0" w:color="auto"/>
        <w:right w:val="none" w:sz="0" w:space="0" w:color="auto"/>
      </w:divBdr>
    </w:div>
    <w:div w:id="988707937">
      <w:bodyDiv w:val="1"/>
      <w:marLeft w:val="0"/>
      <w:marRight w:val="0"/>
      <w:marTop w:val="0"/>
      <w:marBottom w:val="0"/>
      <w:divBdr>
        <w:top w:val="none" w:sz="0" w:space="0" w:color="auto"/>
        <w:left w:val="none" w:sz="0" w:space="0" w:color="auto"/>
        <w:bottom w:val="none" w:sz="0" w:space="0" w:color="auto"/>
        <w:right w:val="none" w:sz="0" w:space="0" w:color="auto"/>
      </w:divBdr>
    </w:div>
    <w:div w:id="988753880">
      <w:bodyDiv w:val="1"/>
      <w:marLeft w:val="0"/>
      <w:marRight w:val="0"/>
      <w:marTop w:val="0"/>
      <w:marBottom w:val="0"/>
      <w:divBdr>
        <w:top w:val="none" w:sz="0" w:space="0" w:color="auto"/>
        <w:left w:val="none" w:sz="0" w:space="0" w:color="auto"/>
        <w:bottom w:val="none" w:sz="0" w:space="0" w:color="auto"/>
        <w:right w:val="none" w:sz="0" w:space="0" w:color="auto"/>
      </w:divBdr>
    </w:div>
    <w:div w:id="988939554">
      <w:bodyDiv w:val="1"/>
      <w:marLeft w:val="0"/>
      <w:marRight w:val="0"/>
      <w:marTop w:val="0"/>
      <w:marBottom w:val="0"/>
      <w:divBdr>
        <w:top w:val="none" w:sz="0" w:space="0" w:color="auto"/>
        <w:left w:val="none" w:sz="0" w:space="0" w:color="auto"/>
        <w:bottom w:val="none" w:sz="0" w:space="0" w:color="auto"/>
        <w:right w:val="none" w:sz="0" w:space="0" w:color="auto"/>
      </w:divBdr>
    </w:div>
    <w:div w:id="989137593">
      <w:bodyDiv w:val="1"/>
      <w:marLeft w:val="0"/>
      <w:marRight w:val="0"/>
      <w:marTop w:val="0"/>
      <w:marBottom w:val="0"/>
      <w:divBdr>
        <w:top w:val="none" w:sz="0" w:space="0" w:color="auto"/>
        <w:left w:val="none" w:sz="0" w:space="0" w:color="auto"/>
        <w:bottom w:val="none" w:sz="0" w:space="0" w:color="auto"/>
        <w:right w:val="none" w:sz="0" w:space="0" w:color="auto"/>
      </w:divBdr>
    </w:div>
    <w:div w:id="989213117">
      <w:bodyDiv w:val="1"/>
      <w:marLeft w:val="0"/>
      <w:marRight w:val="0"/>
      <w:marTop w:val="0"/>
      <w:marBottom w:val="0"/>
      <w:divBdr>
        <w:top w:val="none" w:sz="0" w:space="0" w:color="auto"/>
        <w:left w:val="none" w:sz="0" w:space="0" w:color="auto"/>
        <w:bottom w:val="none" w:sz="0" w:space="0" w:color="auto"/>
        <w:right w:val="none" w:sz="0" w:space="0" w:color="auto"/>
      </w:divBdr>
    </w:div>
    <w:div w:id="989215631">
      <w:bodyDiv w:val="1"/>
      <w:marLeft w:val="0"/>
      <w:marRight w:val="0"/>
      <w:marTop w:val="0"/>
      <w:marBottom w:val="0"/>
      <w:divBdr>
        <w:top w:val="none" w:sz="0" w:space="0" w:color="auto"/>
        <w:left w:val="none" w:sz="0" w:space="0" w:color="auto"/>
        <w:bottom w:val="none" w:sz="0" w:space="0" w:color="auto"/>
        <w:right w:val="none" w:sz="0" w:space="0" w:color="auto"/>
      </w:divBdr>
    </w:div>
    <w:div w:id="989284254">
      <w:bodyDiv w:val="1"/>
      <w:marLeft w:val="0"/>
      <w:marRight w:val="0"/>
      <w:marTop w:val="0"/>
      <w:marBottom w:val="0"/>
      <w:divBdr>
        <w:top w:val="none" w:sz="0" w:space="0" w:color="auto"/>
        <w:left w:val="none" w:sz="0" w:space="0" w:color="auto"/>
        <w:bottom w:val="none" w:sz="0" w:space="0" w:color="auto"/>
        <w:right w:val="none" w:sz="0" w:space="0" w:color="auto"/>
      </w:divBdr>
    </w:div>
    <w:div w:id="989285704">
      <w:bodyDiv w:val="1"/>
      <w:marLeft w:val="0"/>
      <w:marRight w:val="0"/>
      <w:marTop w:val="0"/>
      <w:marBottom w:val="0"/>
      <w:divBdr>
        <w:top w:val="none" w:sz="0" w:space="0" w:color="auto"/>
        <w:left w:val="none" w:sz="0" w:space="0" w:color="auto"/>
        <w:bottom w:val="none" w:sz="0" w:space="0" w:color="auto"/>
        <w:right w:val="none" w:sz="0" w:space="0" w:color="auto"/>
      </w:divBdr>
    </w:div>
    <w:div w:id="989408275">
      <w:bodyDiv w:val="1"/>
      <w:marLeft w:val="0"/>
      <w:marRight w:val="0"/>
      <w:marTop w:val="0"/>
      <w:marBottom w:val="0"/>
      <w:divBdr>
        <w:top w:val="none" w:sz="0" w:space="0" w:color="auto"/>
        <w:left w:val="none" w:sz="0" w:space="0" w:color="auto"/>
        <w:bottom w:val="none" w:sz="0" w:space="0" w:color="auto"/>
        <w:right w:val="none" w:sz="0" w:space="0" w:color="auto"/>
      </w:divBdr>
    </w:div>
    <w:div w:id="989752068">
      <w:bodyDiv w:val="1"/>
      <w:marLeft w:val="0"/>
      <w:marRight w:val="0"/>
      <w:marTop w:val="0"/>
      <w:marBottom w:val="0"/>
      <w:divBdr>
        <w:top w:val="none" w:sz="0" w:space="0" w:color="auto"/>
        <w:left w:val="none" w:sz="0" w:space="0" w:color="auto"/>
        <w:bottom w:val="none" w:sz="0" w:space="0" w:color="auto"/>
        <w:right w:val="none" w:sz="0" w:space="0" w:color="auto"/>
      </w:divBdr>
    </w:div>
    <w:div w:id="989752098">
      <w:bodyDiv w:val="1"/>
      <w:marLeft w:val="0"/>
      <w:marRight w:val="0"/>
      <w:marTop w:val="0"/>
      <w:marBottom w:val="0"/>
      <w:divBdr>
        <w:top w:val="none" w:sz="0" w:space="0" w:color="auto"/>
        <w:left w:val="none" w:sz="0" w:space="0" w:color="auto"/>
        <w:bottom w:val="none" w:sz="0" w:space="0" w:color="auto"/>
        <w:right w:val="none" w:sz="0" w:space="0" w:color="auto"/>
      </w:divBdr>
    </w:div>
    <w:div w:id="989944580">
      <w:bodyDiv w:val="1"/>
      <w:marLeft w:val="0"/>
      <w:marRight w:val="0"/>
      <w:marTop w:val="0"/>
      <w:marBottom w:val="0"/>
      <w:divBdr>
        <w:top w:val="none" w:sz="0" w:space="0" w:color="auto"/>
        <w:left w:val="none" w:sz="0" w:space="0" w:color="auto"/>
        <w:bottom w:val="none" w:sz="0" w:space="0" w:color="auto"/>
        <w:right w:val="none" w:sz="0" w:space="0" w:color="auto"/>
      </w:divBdr>
    </w:div>
    <w:div w:id="990140885">
      <w:bodyDiv w:val="1"/>
      <w:marLeft w:val="0"/>
      <w:marRight w:val="0"/>
      <w:marTop w:val="0"/>
      <w:marBottom w:val="0"/>
      <w:divBdr>
        <w:top w:val="none" w:sz="0" w:space="0" w:color="auto"/>
        <w:left w:val="none" w:sz="0" w:space="0" w:color="auto"/>
        <w:bottom w:val="none" w:sz="0" w:space="0" w:color="auto"/>
        <w:right w:val="none" w:sz="0" w:space="0" w:color="auto"/>
      </w:divBdr>
    </w:div>
    <w:div w:id="990255934">
      <w:bodyDiv w:val="1"/>
      <w:marLeft w:val="0"/>
      <w:marRight w:val="0"/>
      <w:marTop w:val="0"/>
      <w:marBottom w:val="0"/>
      <w:divBdr>
        <w:top w:val="none" w:sz="0" w:space="0" w:color="auto"/>
        <w:left w:val="none" w:sz="0" w:space="0" w:color="auto"/>
        <w:bottom w:val="none" w:sz="0" w:space="0" w:color="auto"/>
        <w:right w:val="none" w:sz="0" w:space="0" w:color="auto"/>
      </w:divBdr>
    </w:div>
    <w:div w:id="990672068">
      <w:bodyDiv w:val="1"/>
      <w:marLeft w:val="0"/>
      <w:marRight w:val="0"/>
      <w:marTop w:val="0"/>
      <w:marBottom w:val="0"/>
      <w:divBdr>
        <w:top w:val="none" w:sz="0" w:space="0" w:color="auto"/>
        <w:left w:val="none" w:sz="0" w:space="0" w:color="auto"/>
        <w:bottom w:val="none" w:sz="0" w:space="0" w:color="auto"/>
        <w:right w:val="none" w:sz="0" w:space="0" w:color="auto"/>
      </w:divBdr>
    </w:div>
    <w:div w:id="991103367">
      <w:bodyDiv w:val="1"/>
      <w:marLeft w:val="0"/>
      <w:marRight w:val="0"/>
      <w:marTop w:val="0"/>
      <w:marBottom w:val="0"/>
      <w:divBdr>
        <w:top w:val="none" w:sz="0" w:space="0" w:color="auto"/>
        <w:left w:val="none" w:sz="0" w:space="0" w:color="auto"/>
        <w:bottom w:val="none" w:sz="0" w:space="0" w:color="auto"/>
        <w:right w:val="none" w:sz="0" w:space="0" w:color="auto"/>
      </w:divBdr>
    </w:div>
    <w:div w:id="991297828">
      <w:bodyDiv w:val="1"/>
      <w:marLeft w:val="0"/>
      <w:marRight w:val="0"/>
      <w:marTop w:val="0"/>
      <w:marBottom w:val="0"/>
      <w:divBdr>
        <w:top w:val="none" w:sz="0" w:space="0" w:color="auto"/>
        <w:left w:val="none" w:sz="0" w:space="0" w:color="auto"/>
        <w:bottom w:val="none" w:sz="0" w:space="0" w:color="auto"/>
        <w:right w:val="none" w:sz="0" w:space="0" w:color="auto"/>
      </w:divBdr>
    </w:div>
    <w:div w:id="991324556">
      <w:bodyDiv w:val="1"/>
      <w:marLeft w:val="0"/>
      <w:marRight w:val="0"/>
      <w:marTop w:val="0"/>
      <w:marBottom w:val="0"/>
      <w:divBdr>
        <w:top w:val="none" w:sz="0" w:space="0" w:color="auto"/>
        <w:left w:val="none" w:sz="0" w:space="0" w:color="auto"/>
        <w:bottom w:val="none" w:sz="0" w:space="0" w:color="auto"/>
        <w:right w:val="none" w:sz="0" w:space="0" w:color="auto"/>
      </w:divBdr>
    </w:div>
    <w:div w:id="991369348">
      <w:bodyDiv w:val="1"/>
      <w:marLeft w:val="0"/>
      <w:marRight w:val="0"/>
      <w:marTop w:val="0"/>
      <w:marBottom w:val="0"/>
      <w:divBdr>
        <w:top w:val="none" w:sz="0" w:space="0" w:color="auto"/>
        <w:left w:val="none" w:sz="0" w:space="0" w:color="auto"/>
        <w:bottom w:val="none" w:sz="0" w:space="0" w:color="auto"/>
        <w:right w:val="none" w:sz="0" w:space="0" w:color="auto"/>
      </w:divBdr>
    </w:div>
    <w:div w:id="991637541">
      <w:bodyDiv w:val="1"/>
      <w:marLeft w:val="0"/>
      <w:marRight w:val="0"/>
      <w:marTop w:val="0"/>
      <w:marBottom w:val="0"/>
      <w:divBdr>
        <w:top w:val="none" w:sz="0" w:space="0" w:color="auto"/>
        <w:left w:val="none" w:sz="0" w:space="0" w:color="auto"/>
        <w:bottom w:val="none" w:sz="0" w:space="0" w:color="auto"/>
        <w:right w:val="none" w:sz="0" w:space="0" w:color="auto"/>
      </w:divBdr>
    </w:div>
    <w:div w:id="991644027">
      <w:bodyDiv w:val="1"/>
      <w:marLeft w:val="0"/>
      <w:marRight w:val="0"/>
      <w:marTop w:val="0"/>
      <w:marBottom w:val="0"/>
      <w:divBdr>
        <w:top w:val="none" w:sz="0" w:space="0" w:color="auto"/>
        <w:left w:val="none" w:sz="0" w:space="0" w:color="auto"/>
        <w:bottom w:val="none" w:sz="0" w:space="0" w:color="auto"/>
        <w:right w:val="none" w:sz="0" w:space="0" w:color="auto"/>
      </w:divBdr>
    </w:div>
    <w:div w:id="991712363">
      <w:bodyDiv w:val="1"/>
      <w:marLeft w:val="0"/>
      <w:marRight w:val="0"/>
      <w:marTop w:val="0"/>
      <w:marBottom w:val="0"/>
      <w:divBdr>
        <w:top w:val="none" w:sz="0" w:space="0" w:color="auto"/>
        <w:left w:val="none" w:sz="0" w:space="0" w:color="auto"/>
        <w:bottom w:val="none" w:sz="0" w:space="0" w:color="auto"/>
        <w:right w:val="none" w:sz="0" w:space="0" w:color="auto"/>
      </w:divBdr>
    </w:div>
    <w:div w:id="991762509">
      <w:bodyDiv w:val="1"/>
      <w:marLeft w:val="0"/>
      <w:marRight w:val="0"/>
      <w:marTop w:val="0"/>
      <w:marBottom w:val="0"/>
      <w:divBdr>
        <w:top w:val="none" w:sz="0" w:space="0" w:color="auto"/>
        <w:left w:val="none" w:sz="0" w:space="0" w:color="auto"/>
        <w:bottom w:val="none" w:sz="0" w:space="0" w:color="auto"/>
        <w:right w:val="none" w:sz="0" w:space="0" w:color="auto"/>
      </w:divBdr>
    </w:div>
    <w:div w:id="991833614">
      <w:bodyDiv w:val="1"/>
      <w:marLeft w:val="0"/>
      <w:marRight w:val="0"/>
      <w:marTop w:val="0"/>
      <w:marBottom w:val="0"/>
      <w:divBdr>
        <w:top w:val="none" w:sz="0" w:space="0" w:color="auto"/>
        <w:left w:val="none" w:sz="0" w:space="0" w:color="auto"/>
        <w:bottom w:val="none" w:sz="0" w:space="0" w:color="auto"/>
        <w:right w:val="none" w:sz="0" w:space="0" w:color="auto"/>
      </w:divBdr>
    </w:div>
    <w:div w:id="991834846">
      <w:bodyDiv w:val="1"/>
      <w:marLeft w:val="0"/>
      <w:marRight w:val="0"/>
      <w:marTop w:val="0"/>
      <w:marBottom w:val="0"/>
      <w:divBdr>
        <w:top w:val="none" w:sz="0" w:space="0" w:color="auto"/>
        <w:left w:val="none" w:sz="0" w:space="0" w:color="auto"/>
        <w:bottom w:val="none" w:sz="0" w:space="0" w:color="auto"/>
        <w:right w:val="none" w:sz="0" w:space="0" w:color="auto"/>
      </w:divBdr>
    </w:div>
    <w:div w:id="991955687">
      <w:bodyDiv w:val="1"/>
      <w:marLeft w:val="0"/>
      <w:marRight w:val="0"/>
      <w:marTop w:val="0"/>
      <w:marBottom w:val="0"/>
      <w:divBdr>
        <w:top w:val="none" w:sz="0" w:space="0" w:color="auto"/>
        <w:left w:val="none" w:sz="0" w:space="0" w:color="auto"/>
        <w:bottom w:val="none" w:sz="0" w:space="0" w:color="auto"/>
        <w:right w:val="none" w:sz="0" w:space="0" w:color="auto"/>
      </w:divBdr>
    </w:div>
    <w:div w:id="992023325">
      <w:bodyDiv w:val="1"/>
      <w:marLeft w:val="0"/>
      <w:marRight w:val="0"/>
      <w:marTop w:val="0"/>
      <w:marBottom w:val="0"/>
      <w:divBdr>
        <w:top w:val="none" w:sz="0" w:space="0" w:color="auto"/>
        <w:left w:val="none" w:sz="0" w:space="0" w:color="auto"/>
        <w:bottom w:val="none" w:sz="0" w:space="0" w:color="auto"/>
        <w:right w:val="none" w:sz="0" w:space="0" w:color="auto"/>
      </w:divBdr>
    </w:div>
    <w:div w:id="992103789">
      <w:bodyDiv w:val="1"/>
      <w:marLeft w:val="0"/>
      <w:marRight w:val="0"/>
      <w:marTop w:val="0"/>
      <w:marBottom w:val="0"/>
      <w:divBdr>
        <w:top w:val="none" w:sz="0" w:space="0" w:color="auto"/>
        <w:left w:val="none" w:sz="0" w:space="0" w:color="auto"/>
        <w:bottom w:val="none" w:sz="0" w:space="0" w:color="auto"/>
        <w:right w:val="none" w:sz="0" w:space="0" w:color="auto"/>
      </w:divBdr>
    </w:div>
    <w:div w:id="992417498">
      <w:bodyDiv w:val="1"/>
      <w:marLeft w:val="0"/>
      <w:marRight w:val="0"/>
      <w:marTop w:val="0"/>
      <w:marBottom w:val="0"/>
      <w:divBdr>
        <w:top w:val="none" w:sz="0" w:space="0" w:color="auto"/>
        <w:left w:val="none" w:sz="0" w:space="0" w:color="auto"/>
        <w:bottom w:val="none" w:sz="0" w:space="0" w:color="auto"/>
        <w:right w:val="none" w:sz="0" w:space="0" w:color="auto"/>
      </w:divBdr>
    </w:div>
    <w:div w:id="992443292">
      <w:bodyDiv w:val="1"/>
      <w:marLeft w:val="0"/>
      <w:marRight w:val="0"/>
      <w:marTop w:val="0"/>
      <w:marBottom w:val="0"/>
      <w:divBdr>
        <w:top w:val="none" w:sz="0" w:space="0" w:color="auto"/>
        <w:left w:val="none" w:sz="0" w:space="0" w:color="auto"/>
        <w:bottom w:val="none" w:sz="0" w:space="0" w:color="auto"/>
        <w:right w:val="none" w:sz="0" w:space="0" w:color="auto"/>
      </w:divBdr>
    </w:div>
    <w:div w:id="992567509">
      <w:bodyDiv w:val="1"/>
      <w:marLeft w:val="0"/>
      <w:marRight w:val="0"/>
      <w:marTop w:val="0"/>
      <w:marBottom w:val="0"/>
      <w:divBdr>
        <w:top w:val="none" w:sz="0" w:space="0" w:color="auto"/>
        <w:left w:val="none" w:sz="0" w:space="0" w:color="auto"/>
        <w:bottom w:val="none" w:sz="0" w:space="0" w:color="auto"/>
        <w:right w:val="none" w:sz="0" w:space="0" w:color="auto"/>
      </w:divBdr>
    </w:div>
    <w:div w:id="992639726">
      <w:bodyDiv w:val="1"/>
      <w:marLeft w:val="0"/>
      <w:marRight w:val="0"/>
      <w:marTop w:val="0"/>
      <w:marBottom w:val="0"/>
      <w:divBdr>
        <w:top w:val="none" w:sz="0" w:space="0" w:color="auto"/>
        <w:left w:val="none" w:sz="0" w:space="0" w:color="auto"/>
        <w:bottom w:val="none" w:sz="0" w:space="0" w:color="auto"/>
        <w:right w:val="none" w:sz="0" w:space="0" w:color="auto"/>
      </w:divBdr>
    </w:div>
    <w:div w:id="992760042">
      <w:bodyDiv w:val="1"/>
      <w:marLeft w:val="0"/>
      <w:marRight w:val="0"/>
      <w:marTop w:val="0"/>
      <w:marBottom w:val="0"/>
      <w:divBdr>
        <w:top w:val="none" w:sz="0" w:space="0" w:color="auto"/>
        <w:left w:val="none" w:sz="0" w:space="0" w:color="auto"/>
        <w:bottom w:val="none" w:sz="0" w:space="0" w:color="auto"/>
        <w:right w:val="none" w:sz="0" w:space="0" w:color="auto"/>
      </w:divBdr>
    </w:div>
    <w:div w:id="992871531">
      <w:bodyDiv w:val="1"/>
      <w:marLeft w:val="0"/>
      <w:marRight w:val="0"/>
      <w:marTop w:val="0"/>
      <w:marBottom w:val="0"/>
      <w:divBdr>
        <w:top w:val="none" w:sz="0" w:space="0" w:color="auto"/>
        <w:left w:val="none" w:sz="0" w:space="0" w:color="auto"/>
        <w:bottom w:val="none" w:sz="0" w:space="0" w:color="auto"/>
        <w:right w:val="none" w:sz="0" w:space="0" w:color="auto"/>
      </w:divBdr>
    </w:div>
    <w:div w:id="993030775">
      <w:bodyDiv w:val="1"/>
      <w:marLeft w:val="0"/>
      <w:marRight w:val="0"/>
      <w:marTop w:val="0"/>
      <w:marBottom w:val="0"/>
      <w:divBdr>
        <w:top w:val="none" w:sz="0" w:space="0" w:color="auto"/>
        <w:left w:val="none" w:sz="0" w:space="0" w:color="auto"/>
        <w:bottom w:val="none" w:sz="0" w:space="0" w:color="auto"/>
        <w:right w:val="none" w:sz="0" w:space="0" w:color="auto"/>
      </w:divBdr>
    </w:div>
    <w:div w:id="993067867">
      <w:bodyDiv w:val="1"/>
      <w:marLeft w:val="0"/>
      <w:marRight w:val="0"/>
      <w:marTop w:val="0"/>
      <w:marBottom w:val="0"/>
      <w:divBdr>
        <w:top w:val="none" w:sz="0" w:space="0" w:color="auto"/>
        <w:left w:val="none" w:sz="0" w:space="0" w:color="auto"/>
        <w:bottom w:val="none" w:sz="0" w:space="0" w:color="auto"/>
        <w:right w:val="none" w:sz="0" w:space="0" w:color="auto"/>
      </w:divBdr>
    </w:div>
    <w:div w:id="993072071">
      <w:bodyDiv w:val="1"/>
      <w:marLeft w:val="0"/>
      <w:marRight w:val="0"/>
      <w:marTop w:val="0"/>
      <w:marBottom w:val="0"/>
      <w:divBdr>
        <w:top w:val="none" w:sz="0" w:space="0" w:color="auto"/>
        <w:left w:val="none" w:sz="0" w:space="0" w:color="auto"/>
        <w:bottom w:val="none" w:sz="0" w:space="0" w:color="auto"/>
        <w:right w:val="none" w:sz="0" w:space="0" w:color="auto"/>
      </w:divBdr>
    </w:div>
    <w:div w:id="993097007">
      <w:bodyDiv w:val="1"/>
      <w:marLeft w:val="0"/>
      <w:marRight w:val="0"/>
      <w:marTop w:val="0"/>
      <w:marBottom w:val="0"/>
      <w:divBdr>
        <w:top w:val="none" w:sz="0" w:space="0" w:color="auto"/>
        <w:left w:val="none" w:sz="0" w:space="0" w:color="auto"/>
        <w:bottom w:val="none" w:sz="0" w:space="0" w:color="auto"/>
        <w:right w:val="none" w:sz="0" w:space="0" w:color="auto"/>
      </w:divBdr>
    </w:div>
    <w:div w:id="993216889">
      <w:bodyDiv w:val="1"/>
      <w:marLeft w:val="0"/>
      <w:marRight w:val="0"/>
      <w:marTop w:val="0"/>
      <w:marBottom w:val="0"/>
      <w:divBdr>
        <w:top w:val="none" w:sz="0" w:space="0" w:color="auto"/>
        <w:left w:val="none" w:sz="0" w:space="0" w:color="auto"/>
        <w:bottom w:val="none" w:sz="0" w:space="0" w:color="auto"/>
        <w:right w:val="none" w:sz="0" w:space="0" w:color="auto"/>
      </w:divBdr>
    </w:div>
    <w:div w:id="993265236">
      <w:bodyDiv w:val="1"/>
      <w:marLeft w:val="0"/>
      <w:marRight w:val="0"/>
      <w:marTop w:val="0"/>
      <w:marBottom w:val="0"/>
      <w:divBdr>
        <w:top w:val="none" w:sz="0" w:space="0" w:color="auto"/>
        <w:left w:val="none" w:sz="0" w:space="0" w:color="auto"/>
        <w:bottom w:val="none" w:sz="0" w:space="0" w:color="auto"/>
        <w:right w:val="none" w:sz="0" w:space="0" w:color="auto"/>
      </w:divBdr>
    </w:div>
    <w:div w:id="993265947">
      <w:bodyDiv w:val="1"/>
      <w:marLeft w:val="0"/>
      <w:marRight w:val="0"/>
      <w:marTop w:val="0"/>
      <w:marBottom w:val="0"/>
      <w:divBdr>
        <w:top w:val="none" w:sz="0" w:space="0" w:color="auto"/>
        <w:left w:val="none" w:sz="0" w:space="0" w:color="auto"/>
        <w:bottom w:val="none" w:sz="0" w:space="0" w:color="auto"/>
        <w:right w:val="none" w:sz="0" w:space="0" w:color="auto"/>
      </w:divBdr>
    </w:div>
    <w:div w:id="993295226">
      <w:bodyDiv w:val="1"/>
      <w:marLeft w:val="0"/>
      <w:marRight w:val="0"/>
      <w:marTop w:val="0"/>
      <w:marBottom w:val="0"/>
      <w:divBdr>
        <w:top w:val="none" w:sz="0" w:space="0" w:color="auto"/>
        <w:left w:val="none" w:sz="0" w:space="0" w:color="auto"/>
        <w:bottom w:val="none" w:sz="0" w:space="0" w:color="auto"/>
        <w:right w:val="none" w:sz="0" w:space="0" w:color="auto"/>
      </w:divBdr>
    </w:div>
    <w:div w:id="993412074">
      <w:bodyDiv w:val="1"/>
      <w:marLeft w:val="0"/>
      <w:marRight w:val="0"/>
      <w:marTop w:val="0"/>
      <w:marBottom w:val="0"/>
      <w:divBdr>
        <w:top w:val="none" w:sz="0" w:space="0" w:color="auto"/>
        <w:left w:val="none" w:sz="0" w:space="0" w:color="auto"/>
        <w:bottom w:val="none" w:sz="0" w:space="0" w:color="auto"/>
        <w:right w:val="none" w:sz="0" w:space="0" w:color="auto"/>
      </w:divBdr>
    </w:div>
    <w:div w:id="993602643">
      <w:bodyDiv w:val="1"/>
      <w:marLeft w:val="0"/>
      <w:marRight w:val="0"/>
      <w:marTop w:val="0"/>
      <w:marBottom w:val="0"/>
      <w:divBdr>
        <w:top w:val="none" w:sz="0" w:space="0" w:color="auto"/>
        <w:left w:val="none" w:sz="0" w:space="0" w:color="auto"/>
        <w:bottom w:val="none" w:sz="0" w:space="0" w:color="auto"/>
        <w:right w:val="none" w:sz="0" w:space="0" w:color="auto"/>
      </w:divBdr>
    </w:div>
    <w:div w:id="993724747">
      <w:bodyDiv w:val="1"/>
      <w:marLeft w:val="0"/>
      <w:marRight w:val="0"/>
      <w:marTop w:val="0"/>
      <w:marBottom w:val="0"/>
      <w:divBdr>
        <w:top w:val="none" w:sz="0" w:space="0" w:color="auto"/>
        <w:left w:val="none" w:sz="0" w:space="0" w:color="auto"/>
        <w:bottom w:val="none" w:sz="0" w:space="0" w:color="auto"/>
        <w:right w:val="none" w:sz="0" w:space="0" w:color="auto"/>
      </w:divBdr>
    </w:div>
    <w:div w:id="993798492">
      <w:bodyDiv w:val="1"/>
      <w:marLeft w:val="0"/>
      <w:marRight w:val="0"/>
      <w:marTop w:val="0"/>
      <w:marBottom w:val="0"/>
      <w:divBdr>
        <w:top w:val="none" w:sz="0" w:space="0" w:color="auto"/>
        <w:left w:val="none" w:sz="0" w:space="0" w:color="auto"/>
        <w:bottom w:val="none" w:sz="0" w:space="0" w:color="auto"/>
        <w:right w:val="none" w:sz="0" w:space="0" w:color="auto"/>
      </w:divBdr>
    </w:div>
    <w:div w:id="994067611">
      <w:bodyDiv w:val="1"/>
      <w:marLeft w:val="0"/>
      <w:marRight w:val="0"/>
      <w:marTop w:val="0"/>
      <w:marBottom w:val="0"/>
      <w:divBdr>
        <w:top w:val="none" w:sz="0" w:space="0" w:color="auto"/>
        <w:left w:val="none" w:sz="0" w:space="0" w:color="auto"/>
        <w:bottom w:val="none" w:sz="0" w:space="0" w:color="auto"/>
        <w:right w:val="none" w:sz="0" w:space="0" w:color="auto"/>
      </w:divBdr>
    </w:div>
    <w:div w:id="994068830">
      <w:bodyDiv w:val="1"/>
      <w:marLeft w:val="0"/>
      <w:marRight w:val="0"/>
      <w:marTop w:val="0"/>
      <w:marBottom w:val="0"/>
      <w:divBdr>
        <w:top w:val="none" w:sz="0" w:space="0" w:color="auto"/>
        <w:left w:val="none" w:sz="0" w:space="0" w:color="auto"/>
        <w:bottom w:val="none" w:sz="0" w:space="0" w:color="auto"/>
        <w:right w:val="none" w:sz="0" w:space="0" w:color="auto"/>
      </w:divBdr>
    </w:div>
    <w:div w:id="994071085">
      <w:bodyDiv w:val="1"/>
      <w:marLeft w:val="0"/>
      <w:marRight w:val="0"/>
      <w:marTop w:val="0"/>
      <w:marBottom w:val="0"/>
      <w:divBdr>
        <w:top w:val="none" w:sz="0" w:space="0" w:color="auto"/>
        <w:left w:val="none" w:sz="0" w:space="0" w:color="auto"/>
        <w:bottom w:val="none" w:sz="0" w:space="0" w:color="auto"/>
        <w:right w:val="none" w:sz="0" w:space="0" w:color="auto"/>
      </w:divBdr>
    </w:div>
    <w:div w:id="994141319">
      <w:bodyDiv w:val="1"/>
      <w:marLeft w:val="0"/>
      <w:marRight w:val="0"/>
      <w:marTop w:val="0"/>
      <w:marBottom w:val="0"/>
      <w:divBdr>
        <w:top w:val="none" w:sz="0" w:space="0" w:color="auto"/>
        <w:left w:val="none" w:sz="0" w:space="0" w:color="auto"/>
        <w:bottom w:val="none" w:sz="0" w:space="0" w:color="auto"/>
        <w:right w:val="none" w:sz="0" w:space="0" w:color="auto"/>
      </w:divBdr>
    </w:div>
    <w:div w:id="994189720">
      <w:bodyDiv w:val="1"/>
      <w:marLeft w:val="0"/>
      <w:marRight w:val="0"/>
      <w:marTop w:val="0"/>
      <w:marBottom w:val="0"/>
      <w:divBdr>
        <w:top w:val="none" w:sz="0" w:space="0" w:color="auto"/>
        <w:left w:val="none" w:sz="0" w:space="0" w:color="auto"/>
        <w:bottom w:val="none" w:sz="0" w:space="0" w:color="auto"/>
        <w:right w:val="none" w:sz="0" w:space="0" w:color="auto"/>
      </w:divBdr>
    </w:div>
    <w:div w:id="994190756">
      <w:bodyDiv w:val="1"/>
      <w:marLeft w:val="0"/>
      <w:marRight w:val="0"/>
      <w:marTop w:val="0"/>
      <w:marBottom w:val="0"/>
      <w:divBdr>
        <w:top w:val="none" w:sz="0" w:space="0" w:color="auto"/>
        <w:left w:val="none" w:sz="0" w:space="0" w:color="auto"/>
        <w:bottom w:val="none" w:sz="0" w:space="0" w:color="auto"/>
        <w:right w:val="none" w:sz="0" w:space="0" w:color="auto"/>
      </w:divBdr>
    </w:div>
    <w:div w:id="994257491">
      <w:bodyDiv w:val="1"/>
      <w:marLeft w:val="0"/>
      <w:marRight w:val="0"/>
      <w:marTop w:val="0"/>
      <w:marBottom w:val="0"/>
      <w:divBdr>
        <w:top w:val="none" w:sz="0" w:space="0" w:color="auto"/>
        <w:left w:val="none" w:sz="0" w:space="0" w:color="auto"/>
        <w:bottom w:val="none" w:sz="0" w:space="0" w:color="auto"/>
        <w:right w:val="none" w:sz="0" w:space="0" w:color="auto"/>
      </w:divBdr>
    </w:div>
    <w:div w:id="994264579">
      <w:bodyDiv w:val="1"/>
      <w:marLeft w:val="0"/>
      <w:marRight w:val="0"/>
      <w:marTop w:val="0"/>
      <w:marBottom w:val="0"/>
      <w:divBdr>
        <w:top w:val="none" w:sz="0" w:space="0" w:color="auto"/>
        <w:left w:val="none" w:sz="0" w:space="0" w:color="auto"/>
        <w:bottom w:val="none" w:sz="0" w:space="0" w:color="auto"/>
        <w:right w:val="none" w:sz="0" w:space="0" w:color="auto"/>
      </w:divBdr>
    </w:div>
    <w:div w:id="994379142">
      <w:bodyDiv w:val="1"/>
      <w:marLeft w:val="0"/>
      <w:marRight w:val="0"/>
      <w:marTop w:val="0"/>
      <w:marBottom w:val="0"/>
      <w:divBdr>
        <w:top w:val="none" w:sz="0" w:space="0" w:color="auto"/>
        <w:left w:val="none" w:sz="0" w:space="0" w:color="auto"/>
        <w:bottom w:val="none" w:sz="0" w:space="0" w:color="auto"/>
        <w:right w:val="none" w:sz="0" w:space="0" w:color="auto"/>
      </w:divBdr>
    </w:div>
    <w:div w:id="994454511">
      <w:bodyDiv w:val="1"/>
      <w:marLeft w:val="0"/>
      <w:marRight w:val="0"/>
      <w:marTop w:val="0"/>
      <w:marBottom w:val="0"/>
      <w:divBdr>
        <w:top w:val="none" w:sz="0" w:space="0" w:color="auto"/>
        <w:left w:val="none" w:sz="0" w:space="0" w:color="auto"/>
        <w:bottom w:val="none" w:sz="0" w:space="0" w:color="auto"/>
        <w:right w:val="none" w:sz="0" w:space="0" w:color="auto"/>
      </w:divBdr>
    </w:div>
    <w:div w:id="994458911">
      <w:bodyDiv w:val="1"/>
      <w:marLeft w:val="0"/>
      <w:marRight w:val="0"/>
      <w:marTop w:val="0"/>
      <w:marBottom w:val="0"/>
      <w:divBdr>
        <w:top w:val="none" w:sz="0" w:space="0" w:color="auto"/>
        <w:left w:val="none" w:sz="0" w:space="0" w:color="auto"/>
        <w:bottom w:val="none" w:sz="0" w:space="0" w:color="auto"/>
        <w:right w:val="none" w:sz="0" w:space="0" w:color="auto"/>
      </w:divBdr>
    </w:div>
    <w:div w:id="994532456">
      <w:bodyDiv w:val="1"/>
      <w:marLeft w:val="0"/>
      <w:marRight w:val="0"/>
      <w:marTop w:val="0"/>
      <w:marBottom w:val="0"/>
      <w:divBdr>
        <w:top w:val="none" w:sz="0" w:space="0" w:color="auto"/>
        <w:left w:val="none" w:sz="0" w:space="0" w:color="auto"/>
        <w:bottom w:val="none" w:sz="0" w:space="0" w:color="auto"/>
        <w:right w:val="none" w:sz="0" w:space="0" w:color="auto"/>
      </w:divBdr>
    </w:div>
    <w:div w:id="995255741">
      <w:bodyDiv w:val="1"/>
      <w:marLeft w:val="0"/>
      <w:marRight w:val="0"/>
      <w:marTop w:val="0"/>
      <w:marBottom w:val="0"/>
      <w:divBdr>
        <w:top w:val="none" w:sz="0" w:space="0" w:color="auto"/>
        <w:left w:val="none" w:sz="0" w:space="0" w:color="auto"/>
        <w:bottom w:val="none" w:sz="0" w:space="0" w:color="auto"/>
        <w:right w:val="none" w:sz="0" w:space="0" w:color="auto"/>
      </w:divBdr>
    </w:div>
    <w:div w:id="995256921">
      <w:bodyDiv w:val="1"/>
      <w:marLeft w:val="0"/>
      <w:marRight w:val="0"/>
      <w:marTop w:val="0"/>
      <w:marBottom w:val="0"/>
      <w:divBdr>
        <w:top w:val="none" w:sz="0" w:space="0" w:color="auto"/>
        <w:left w:val="none" w:sz="0" w:space="0" w:color="auto"/>
        <w:bottom w:val="none" w:sz="0" w:space="0" w:color="auto"/>
        <w:right w:val="none" w:sz="0" w:space="0" w:color="auto"/>
      </w:divBdr>
    </w:div>
    <w:div w:id="995493405">
      <w:bodyDiv w:val="1"/>
      <w:marLeft w:val="0"/>
      <w:marRight w:val="0"/>
      <w:marTop w:val="0"/>
      <w:marBottom w:val="0"/>
      <w:divBdr>
        <w:top w:val="none" w:sz="0" w:space="0" w:color="auto"/>
        <w:left w:val="none" w:sz="0" w:space="0" w:color="auto"/>
        <w:bottom w:val="none" w:sz="0" w:space="0" w:color="auto"/>
        <w:right w:val="none" w:sz="0" w:space="0" w:color="auto"/>
      </w:divBdr>
    </w:div>
    <w:div w:id="995955063">
      <w:bodyDiv w:val="1"/>
      <w:marLeft w:val="0"/>
      <w:marRight w:val="0"/>
      <w:marTop w:val="0"/>
      <w:marBottom w:val="0"/>
      <w:divBdr>
        <w:top w:val="none" w:sz="0" w:space="0" w:color="auto"/>
        <w:left w:val="none" w:sz="0" w:space="0" w:color="auto"/>
        <w:bottom w:val="none" w:sz="0" w:space="0" w:color="auto"/>
        <w:right w:val="none" w:sz="0" w:space="0" w:color="auto"/>
      </w:divBdr>
    </w:div>
    <w:div w:id="995956315">
      <w:bodyDiv w:val="1"/>
      <w:marLeft w:val="0"/>
      <w:marRight w:val="0"/>
      <w:marTop w:val="0"/>
      <w:marBottom w:val="0"/>
      <w:divBdr>
        <w:top w:val="none" w:sz="0" w:space="0" w:color="auto"/>
        <w:left w:val="none" w:sz="0" w:space="0" w:color="auto"/>
        <w:bottom w:val="none" w:sz="0" w:space="0" w:color="auto"/>
        <w:right w:val="none" w:sz="0" w:space="0" w:color="auto"/>
      </w:divBdr>
    </w:div>
    <w:div w:id="996104424">
      <w:bodyDiv w:val="1"/>
      <w:marLeft w:val="0"/>
      <w:marRight w:val="0"/>
      <w:marTop w:val="0"/>
      <w:marBottom w:val="0"/>
      <w:divBdr>
        <w:top w:val="none" w:sz="0" w:space="0" w:color="auto"/>
        <w:left w:val="none" w:sz="0" w:space="0" w:color="auto"/>
        <w:bottom w:val="none" w:sz="0" w:space="0" w:color="auto"/>
        <w:right w:val="none" w:sz="0" w:space="0" w:color="auto"/>
      </w:divBdr>
    </w:div>
    <w:div w:id="996105151">
      <w:bodyDiv w:val="1"/>
      <w:marLeft w:val="0"/>
      <w:marRight w:val="0"/>
      <w:marTop w:val="0"/>
      <w:marBottom w:val="0"/>
      <w:divBdr>
        <w:top w:val="none" w:sz="0" w:space="0" w:color="auto"/>
        <w:left w:val="none" w:sz="0" w:space="0" w:color="auto"/>
        <w:bottom w:val="none" w:sz="0" w:space="0" w:color="auto"/>
        <w:right w:val="none" w:sz="0" w:space="0" w:color="auto"/>
      </w:divBdr>
    </w:div>
    <w:div w:id="996153544">
      <w:bodyDiv w:val="1"/>
      <w:marLeft w:val="0"/>
      <w:marRight w:val="0"/>
      <w:marTop w:val="0"/>
      <w:marBottom w:val="0"/>
      <w:divBdr>
        <w:top w:val="none" w:sz="0" w:space="0" w:color="auto"/>
        <w:left w:val="none" w:sz="0" w:space="0" w:color="auto"/>
        <w:bottom w:val="none" w:sz="0" w:space="0" w:color="auto"/>
        <w:right w:val="none" w:sz="0" w:space="0" w:color="auto"/>
      </w:divBdr>
    </w:div>
    <w:div w:id="996568730">
      <w:bodyDiv w:val="1"/>
      <w:marLeft w:val="0"/>
      <w:marRight w:val="0"/>
      <w:marTop w:val="0"/>
      <w:marBottom w:val="0"/>
      <w:divBdr>
        <w:top w:val="none" w:sz="0" w:space="0" w:color="auto"/>
        <w:left w:val="none" w:sz="0" w:space="0" w:color="auto"/>
        <w:bottom w:val="none" w:sz="0" w:space="0" w:color="auto"/>
        <w:right w:val="none" w:sz="0" w:space="0" w:color="auto"/>
      </w:divBdr>
    </w:div>
    <w:div w:id="996690148">
      <w:bodyDiv w:val="1"/>
      <w:marLeft w:val="0"/>
      <w:marRight w:val="0"/>
      <w:marTop w:val="0"/>
      <w:marBottom w:val="0"/>
      <w:divBdr>
        <w:top w:val="none" w:sz="0" w:space="0" w:color="auto"/>
        <w:left w:val="none" w:sz="0" w:space="0" w:color="auto"/>
        <w:bottom w:val="none" w:sz="0" w:space="0" w:color="auto"/>
        <w:right w:val="none" w:sz="0" w:space="0" w:color="auto"/>
      </w:divBdr>
    </w:div>
    <w:div w:id="997073923">
      <w:bodyDiv w:val="1"/>
      <w:marLeft w:val="0"/>
      <w:marRight w:val="0"/>
      <w:marTop w:val="0"/>
      <w:marBottom w:val="0"/>
      <w:divBdr>
        <w:top w:val="none" w:sz="0" w:space="0" w:color="auto"/>
        <w:left w:val="none" w:sz="0" w:space="0" w:color="auto"/>
        <w:bottom w:val="none" w:sz="0" w:space="0" w:color="auto"/>
        <w:right w:val="none" w:sz="0" w:space="0" w:color="auto"/>
      </w:divBdr>
    </w:div>
    <w:div w:id="997422232">
      <w:bodyDiv w:val="1"/>
      <w:marLeft w:val="0"/>
      <w:marRight w:val="0"/>
      <w:marTop w:val="0"/>
      <w:marBottom w:val="0"/>
      <w:divBdr>
        <w:top w:val="none" w:sz="0" w:space="0" w:color="auto"/>
        <w:left w:val="none" w:sz="0" w:space="0" w:color="auto"/>
        <w:bottom w:val="none" w:sz="0" w:space="0" w:color="auto"/>
        <w:right w:val="none" w:sz="0" w:space="0" w:color="auto"/>
      </w:divBdr>
    </w:div>
    <w:div w:id="997806549">
      <w:bodyDiv w:val="1"/>
      <w:marLeft w:val="0"/>
      <w:marRight w:val="0"/>
      <w:marTop w:val="0"/>
      <w:marBottom w:val="0"/>
      <w:divBdr>
        <w:top w:val="none" w:sz="0" w:space="0" w:color="auto"/>
        <w:left w:val="none" w:sz="0" w:space="0" w:color="auto"/>
        <w:bottom w:val="none" w:sz="0" w:space="0" w:color="auto"/>
        <w:right w:val="none" w:sz="0" w:space="0" w:color="auto"/>
      </w:divBdr>
    </w:div>
    <w:div w:id="998075997">
      <w:bodyDiv w:val="1"/>
      <w:marLeft w:val="0"/>
      <w:marRight w:val="0"/>
      <w:marTop w:val="0"/>
      <w:marBottom w:val="0"/>
      <w:divBdr>
        <w:top w:val="none" w:sz="0" w:space="0" w:color="auto"/>
        <w:left w:val="none" w:sz="0" w:space="0" w:color="auto"/>
        <w:bottom w:val="none" w:sz="0" w:space="0" w:color="auto"/>
        <w:right w:val="none" w:sz="0" w:space="0" w:color="auto"/>
      </w:divBdr>
    </w:div>
    <w:div w:id="998650482">
      <w:bodyDiv w:val="1"/>
      <w:marLeft w:val="0"/>
      <w:marRight w:val="0"/>
      <w:marTop w:val="0"/>
      <w:marBottom w:val="0"/>
      <w:divBdr>
        <w:top w:val="none" w:sz="0" w:space="0" w:color="auto"/>
        <w:left w:val="none" w:sz="0" w:space="0" w:color="auto"/>
        <w:bottom w:val="none" w:sz="0" w:space="0" w:color="auto"/>
        <w:right w:val="none" w:sz="0" w:space="0" w:color="auto"/>
      </w:divBdr>
    </w:div>
    <w:div w:id="998730011">
      <w:bodyDiv w:val="1"/>
      <w:marLeft w:val="0"/>
      <w:marRight w:val="0"/>
      <w:marTop w:val="0"/>
      <w:marBottom w:val="0"/>
      <w:divBdr>
        <w:top w:val="none" w:sz="0" w:space="0" w:color="auto"/>
        <w:left w:val="none" w:sz="0" w:space="0" w:color="auto"/>
        <w:bottom w:val="none" w:sz="0" w:space="0" w:color="auto"/>
        <w:right w:val="none" w:sz="0" w:space="0" w:color="auto"/>
      </w:divBdr>
    </w:div>
    <w:div w:id="998924238">
      <w:bodyDiv w:val="1"/>
      <w:marLeft w:val="0"/>
      <w:marRight w:val="0"/>
      <w:marTop w:val="0"/>
      <w:marBottom w:val="0"/>
      <w:divBdr>
        <w:top w:val="none" w:sz="0" w:space="0" w:color="auto"/>
        <w:left w:val="none" w:sz="0" w:space="0" w:color="auto"/>
        <w:bottom w:val="none" w:sz="0" w:space="0" w:color="auto"/>
        <w:right w:val="none" w:sz="0" w:space="0" w:color="auto"/>
      </w:divBdr>
    </w:div>
    <w:div w:id="999231874">
      <w:bodyDiv w:val="1"/>
      <w:marLeft w:val="0"/>
      <w:marRight w:val="0"/>
      <w:marTop w:val="0"/>
      <w:marBottom w:val="0"/>
      <w:divBdr>
        <w:top w:val="none" w:sz="0" w:space="0" w:color="auto"/>
        <w:left w:val="none" w:sz="0" w:space="0" w:color="auto"/>
        <w:bottom w:val="none" w:sz="0" w:space="0" w:color="auto"/>
        <w:right w:val="none" w:sz="0" w:space="0" w:color="auto"/>
      </w:divBdr>
    </w:div>
    <w:div w:id="999309085">
      <w:bodyDiv w:val="1"/>
      <w:marLeft w:val="0"/>
      <w:marRight w:val="0"/>
      <w:marTop w:val="0"/>
      <w:marBottom w:val="0"/>
      <w:divBdr>
        <w:top w:val="none" w:sz="0" w:space="0" w:color="auto"/>
        <w:left w:val="none" w:sz="0" w:space="0" w:color="auto"/>
        <w:bottom w:val="none" w:sz="0" w:space="0" w:color="auto"/>
        <w:right w:val="none" w:sz="0" w:space="0" w:color="auto"/>
      </w:divBdr>
    </w:div>
    <w:div w:id="999501009">
      <w:bodyDiv w:val="1"/>
      <w:marLeft w:val="0"/>
      <w:marRight w:val="0"/>
      <w:marTop w:val="0"/>
      <w:marBottom w:val="0"/>
      <w:divBdr>
        <w:top w:val="none" w:sz="0" w:space="0" w:color="auto"/>
        <w:left w:val="none" w:sz="0" w:space="0" w:color="auto"/>
        <w:bottom w:val="none" w:sz="0" w:space="0" w:color="auto"/>
        <w:right w:val="none" w:sz="0" w:space="0" w:color="auto"/>
      </w:divBdr>
    </w:div>
    <w:div w:id="999502250">
      <w:bodyDiv w:val="1"/>
      <w:marLeft w:val="0"/>
      <w:marRight w:val="0"/>
      <w:marTop w:val="0"/>
      <w:marBottom w:val="0"/>
      <w:divBdr>
        <w:top w:val="none" w:sz="0" w:space="0" w:color="auto"/>
        <w:left w:val="none" w:sz="0" w:space="0" w:color="auto"/>
        <w:bottom w:val="none" w:sz="0" w:space="0" w:color="auto"/>
        <w:right w:val="none" w:sz="0" w:space="0" w:color="auto"/>
      </w:divBdr>
    </w:div>
    <w:div w:id="999579336">
      <w:bodyDiv w:val="1"/>
      <w:marLeft w:val="0"/>
      <w:marRight w:val="0"/>
      <w:marTop w:val="0"/>
      <w:marBottom w:val="0"/>
      <w:divBdr>
        <w:top w:val="none" w:sz="0" w:space="0" w:color="auto"/>
        <w:left w:val="none" w:sz="0" w:space="0" w:color="auto"/>
        <w:bottom w:val="none" w:sz="0" w:space="0" w:color="auto"/>
        <w:right w:val="none" w:sz="0" w:space="0" w:color="auto"/>
      </w:divBdr>
    </w:div>
    <w:div w:id="999769422">
      <w:bodyDiv w:val="1"/>
      <w:marLeft w:val="0"/>
      <w:marRight w:val="0"/>
      <w:marTop w:val="0"/>
      <w:marBottom w:val="0"/>
      <w:divBdr>
        <w:top w:val="none" w:sz="0" w:space="0" w:color="auto"/>
        <w:left w:val="none" w:sz="0" w:space="0" w:color="auto"/>
        <w:bottom w:val="none" w:sz="0" w:space="0" w:color="auto"/>
        <w:right w:val="none" w:sz="0" w:space="0" w:color="auto"/>
      </w:divBdr>
    </w:div>
    <w:div w:id="1000036974">
      <w:bodyDiv w:val="1"/>
      <w:marLeft w:val="0"/>
      <w:marRight w:val="0"/>
      <w:marTop w:val="0"/>
      <w:marBottom w:val="0"/>
      <w:divBdr>
        <w:top w:val="none" w:sz="0" w:space="0" w:color="auto"/>
        <w:left w:val="none" w:sz="0" w:space="0" w:color="auto"/>
        <w:bottom w:val="none" w:sz="0" w:space="0" w:color="auto"/>
        <w:right w:val="none" w:sz="0" w:space="0" w:color="auto"/>
      </w:divBdr>
    </w:div>
    <w:div w:id="1000155808">
      <w:bodyDiv w:val="1"/>
      <w:marLeft w:val="0"/>
      <w:marRight w:val="0"/>
      <w:marTop w:val="0"/>
      <w:marBottom w:val="0"/>
      <w:divBdr>
        <w:top w:val="none" w:sz="0" w:space="0" w:color="auto"/>
        <w:left w:val="none" w:sz="0" w:space="0" w:color="auto"/>
        <w:bottom w:val="none" w:sz="0" w:space="0" w:color="auto"/>
        <w:right w:val="none" w:sz="0" w:space="0" w:color="auto"/>
      </w:divBdr>
    </w:div>
    <w:div w:id="1000159206">
      <w:bodyDiv w:val="1"/>
      <w:marLeft w:val="0"/>
      <w:marRight w:val="0"/>
      <w:marTop w:val="0"/>
      <w:marBottom w:val="0"/>
      <w:divBdr>
        <w:top w:val="none" w:sz="0" w:space="0" w:color="auto"/>
        <w:left w:val="none" w:sz="0" w:space="0" w:color="auto"/>
        <w:bottom w:val="none" w:sz="0" w:space="0" w:color="auto"/>
        <w:right w:val="none" w:sz="0" w:space="0" w:color="auto"/>
      </w:divBdr>
    </w:div>
    <w:div w:id="1000235943">
      <w:bodyDiv w:val="1"/>
      <w:marLeft w:val="0"/>
      <w:marRight w:val="0"/>
      <w:marTop w:val="0"/>
      <w:marBottom w:val="0"/>
      <w:divBdr>
        <w:top w:val="none" w:sz="0" w:space="0" w:color="auto"/>
        <w:left w:val="none" w:sz="0" w:space="0" w:color="auto"/>
        <w:bottom w:val="none" w:sz="0" w:space="0" w:color="auto"/>
        <w:right w:val="none" w:sz="0" w:space="0" w:color="auto"/>
      </w:divBdr>
    </w:div>
    <w:div w:id="1000426350">
      <w:bodyDiv w:val="1"/>
      <w:marLeft w:val="0"/>
      <w:marRight w:val="0"/>
      <w:marTop w:val="0"/>
      <w:marBottom w:val="0"/>
      <w:divBdr>
        <w:top w:val="none" w:sz="0" w:space="0" w:color="auto"/>
        <w:left w:val="none" w:sz="0" w:space="0" w:color="auto"/>
        <w:bottom w:val="none" w:sz="0" w:space="0" w:color="auto"/>
        <w:right w:val="none" w:sz="0" w:space="0" w:color="auto"/>
      </w:divBdr>
    </w:div>
    <w:div w:id="1000474086">
      <w:bodyDiv w:val="1"/>
      <w:marLeft w:val="0"/>
      <w:marRight w:val="0"/>
      <w:marTop w:val="0"/>
      <w:marBottom w:val="0"/>
      <w:divBdr>
        <w:top w:val="none" w:sz="0" w:space="0" w:color="auto"/>
        <w:left w:val="none" w:sz="0" w:space="0" w:color="auto"/>
        <w:bottom w:val="none" w:sz="0" w:space="0" w:color="auto"/>
        <w:right w:val="none" w:sz="0" w:space="0" w:color="auto"/>
      </w:divBdr>
    </w:div>
    <w:div w:id="1000812091">
      <w:bodyDiv w:val="1"/>
      <w:marLeft w:val="0"/>
      <w:marRight w:val="0"/>
      <w:marTop w:val="0"/>
      <w:marBottom w:val="0"/>
      <w:divBdr>
        <w:top w:val="none" w:sz="0" w:space="0" w:color="auto"/>
        <w:left w:val="none" w:sz="0" w:space="0" w:color="auto"/>
        <w:bottom w:val="none" w:sz="0" w:space="0" w:color="auto"/>
        <w:right w:val="none" w:sz="0" w:space="0" w:color="auto"/>
      </w:divBdr>
    </w:div>
    <w:div w:id="1000961554">
      <w:bodyDiv w:val="1"/>
      <w:marLeft w:val="0"/>
      <w:marRight w:val="0"/>
      <w:marTop w:val="0"/>
      <w:marBottom w:val="0"/>
      <w:divBdr>
        <w:top w:val="none" w:sz="0" w:space="0" w:color="auto"/>
        <w:left w:val="none" w:sz="0" w:space="0" w:color="auto"/>
        <w:bottom w:val="none" w:sz="0" w:space="0" w:color="auto"/>
        <w:right w:val="none" w:sz="0" w:space="0" w:color="auto"/>
      </w:divBdr>
    </w:div>
    <w:div w:id="1001086474">
      <w:bodyDiv w:val="1"/>
      <w:marLeft w:val="0"/>
      <w:marRight w:val="0"/>
      <w:marTop w:val="0"/>
      <w:marBottom w:val="0"/>
      <w:divBdr>
        <w:top w:val="none" w:sz="0" w:space="0" w:color="auto"/>
        <w:left w:val="none" w:sz="0" w:space="0" w:color="auto"/>
        <w:bottom w:val="none" w:sz="0" w:space="0" w:color="auto"/>
        <w:right w:val="none" w:sz="0" w:space="0" w:color="auto"/>
      </w:divBdr>
    </w:div>
    <w:div w:id="1001197039">
      <w:bodyDiv w:val="1"/>
      <w:marLeft w:val="0"/>
      <w:marRight w:val="0"/>
      <w:marTop w:val="0"/>
      <w:marBottom w:val="0"/>
      <w:divBdr>
        <w:top w:val="none" w:sz="0" w:space="0" w:color="auto"/>
        <w:left w:val="none" w:sz="0" w:space="0" w:color="auto"/>
        <w:bottom w:val="none" w:sz="0" w:space="0" w:color="auto"/>
        <w:right w:val="none" w:sz="0" w:space="0" w:color="auto"/>
      </w:divBdr>
    </w:div>
    <w:div w:id="1001273332">
      <w:bodyDiv w:val="1"/>
      <w:marLeft w:val="0"/>
      <w:marRight w:val="0"/>
      <w:marTop w:val="0"/>
      <w:marBottom w:val="0"/>
      <w:divBdr>
        <w:top w:val="none" w:sz="0" w:space="0" w:color="auto"/>
        <w:left w:val="none" w:sz="0" w:space="0" w:color="auto"/>
        <w:bottom w:val="none" w:sz="0" w:space="0" w:color="auto"/>
        <w:right w:val="none" w:sz="0" w:space="0" w:color="auto"/>
      </w:divBdr>
    </w:div>
    <w:div w:id="1001280577">
      <w:bodyDiv w:val="1"/>
      <w:marLeft w:val="0"/>
      <w:marRight w:val="0"/>
      <w:marTop w:val="0"/>
      <w:marBottom w:val="0"/>
      <w:divBdr>
        <w:top w:val="none" w:sz="0" w:space="0" w:color="auto"/>
        <w:left w:val="none" w:sz="0" w:space="0" w:color="auto"/>
        <w:bottom w:val="none" w:sz="0" w:space="0" w:color="auto"/>
        <w:right w:val="none" w:sz="0" w:space="0" w:color="auto"/>
      </w:divBdr>
    </w:div>
    <w:div w:id="1001391953">
      <w:bodyDiv w:val="1"/>
      <w:marLeft w:val="0"/>
      <w:marRight w:val="0"/>
      <w:marTop w:val="0"/>
      <w:marBottom w:val="0"/>
      <w:divBdr>
        <w:top w:val="none" w:sz="0" w:space="0" w:color="auto"/>
        <w:left w:val="none" w:sz="0" w:space="0" w:color="auto"/>
        <w:bottom w:val="none" w:sz="0" w:space="0" w:color="auto"/>
        <w:right w:val="none" w:sz="0" w:space="0" w:color="auto"/>
      </w:divBdr>
    </w:div>
    <w:div w:id="1001465268">
      <w:bodyDiv w:val="1"/>
      <w:marLeft w:val="0"/>
      <w:marRight w:val="0"/>
      <w:marTop w:val="0"/>
      <w:marBottom w:val="0"/>
      <w:divBdr>
        <w:top w:val="none" w:sz="0" w:space="0" w:color="auto"/>
        <w:left w:val="none" w:sz="0" w:space="0" w:color="auto"/>
        <w:bottom w:val="none" w:sz="0" w:space="0" w:color="auto"/>
        <w:right w:val="none" w:sz="0" w:space="0" w:color="auto"/>
      </w:divBdr>
    </w:div>
    <w:div w:id="1001471794">
      <w:bodyDiv w:val="1"/>
      <w:marLeft w:val="0"/>
      <w:marRight w:val="0"/>
      <w:marTop w:val="0"/>
      <w:marBottom w:val="0"/>
      <w:divBdr>
        <w:top w:val="none" w:sz="0" w:space="0" w:color="auto"/>
        <w:left w:val="none" w:sz="0" w:space="0" w:color="auto"/>
        <w:bottom w:val="none" w:sz="0" w:space="0" w:color="auto"/>
        <w:right w:val="none" w:sz="0" w:space="0" w:color="auto"/>
      </w:divBdr>
    </w:div>
    <w:div w:id="1001543376">
      <w:bodyDiv w:val="1"/>
      <w:marLeft w:val="0"/>
      <w:marRight w:val="0"/>
      <w:marTop w:val="0"/>
      <w:marBottom w:val="0"/>
      <w:divBdr>
        <w:top w:val="none" w:sz="0" w:space="0" w:color="auto"/>
        <w:left w:val="none" w:sz="0" w:space="0" w:color="auto"/>
        <w:bottom w:val="none" w:sz="0" w:space="0" w:color="auto"/>
        <w:right w:val="none" w:sz="0" w:space="0" w:color="auto"/>
      </w:divBdr>
    </w:div>
    <w:div w:id="1001588728">
      <w:bodyDiv w:val="1"/>
      <w:marLeft w:val="0"/>
      <w:marRight w:val="0"/>
      <w:marTop w:val="0"/>
      <w:marBottom w:val="0"/>
      <w:divBdr>
        <w:top w:val="none" w:sz="0" w:space="0" w:color="auto"/>
        <w:left w:val="none" w:sz="0" w:space="0" w:color="auto"/>
        <w:bottom w:val="none" w:sz="0" w:space="0" w:color="auto"/>
        <w:right w:val="none" w:sz="0" w:space="0" w:color="auto"/>
      </w:divBdr>
    </w:div>
    <w:div w:id="1001616743">
      <w:bodyDiv w:val="1"/>
      <w:marLeft w:val="0"/>
      <w:marRight w:val="0"/>
      <w:marTop w:val="0"/>
      <w:marBottom w:val="0"/>
      <w:divBdr>
        <w:top w:val="none" w:sz="0" w:space="0" w:color="auto"/>
        <w:left w:val="none" w:sz="0" w:space="0" w:color="auto"/>
        <w:bottom w:val="none" w:sz="0" w:space="0" w:color="auto"/>
        <w:right w:val="none" w:sz="0" w:space="0" w:color="auto"/>
      </w:divBdr>
    </w:div>
    <w:div w:id="1001619423">
      <w:bodyDiv w:val="1"/>
      <w:marLeft w:val="0"/>
      <w:marRight w:val="0"/>
      <w:marTop w:val="0"/>
      <w:marBottom w:val="0"/>
      <w:divBdr>
        <w:top w:val="none" w:sz="0" w:space="0" w:color="auto"/>
        <w:left w:val="none" w:sz="0" w:space="0" w:color="auto"/>
        <w:bottom w:val="none" w:sz="0" w:space="0" w:color="auto"/>
        <w:right w:val="none" w:sz="0" w:space="0" w:color="auto"/>
      </w:divBdr>
    </w:div>
    <w:div w:id="1001741411">
      <w:bodyDiv w:val="1"/>
      <w:marLeft w:val="0"/>
      <w:marRight w:val="0"/>
      <w:marTop w:val="0"/>
      <w:marBottom w:val="0"/>
      <w:divBdr>
        <w:top w:val="none" w:sz="0" w:space="0" w:color="auto"/>
        <w:left w:val="none" w:sz="0" w:space="0" w:color="auto"/>
        <w:bottom w:val="none" w:sz="0" w:space="0" w:color="auto"/>
        <w:right w:val="none" w:sz="0" w:space="0" w:color="auto"/>
      </w:divBdr>
    </w:div>
    <w:div w:id="1001816052">
      <w:bodyDiv w:val="1"/>
      <w:marLeft w:val="0"/>
      <w:marRight w:val="0"/>
      <w:marTop w:val="0"/>
      <w:marBottom w:val="0"/>
      <w:divBdr>
        <w:top w:val="none" w:sz="0" w:space="0" w:color="auto"/>
        <w:left w:val="none" w:sz="0" w:space="0" w:color="auto"/>
        <w:bottom w:val="none" w:sz="0" w:space="0" w:color="auto"/>
        <w:right w:val="none" w:sz="0" w:space="0" w:color="auto"/>
      </w:divBdr>
    </w:div>
    <w:div w:id="1002010620">
      <w:bodyDiv w:val="1"/>
      <w:marLeft w:val="0"/>
      <w:marRight w:val="0"/>
      <w:marTop w:val="0"/>
      <w:marBottom w:val="0"/>
      <w:divBdr>
        <w:top w:val="none" w:sz="0" w:space="0" w:color="auto"/>
        <w:left w:val="none" w:sz="0" w:space="0" w:color="auto"/>
        <w:bottom w:val="none" w:sz="0" w:space="0" w:color="auto"/>
        <w:right w:val="none" w:sz="0" w:space="0" w:color="auto"/>
      </w:divBdr>
    </w:div>
    <w:div w:id="1002126021">
      <w:bodyDiv w:val="1"/>
      <w:marLeft w:val="0"/>
      <w:marRight w:val="0"/>
      <w:marTop w:val="0"/>
      <w:marBottom w:val="0"/>
      <w:divBdr>
        <w:top w:val="none" w:sz="0" w:space="0" w:color="auto"/>
        <w:left w:val="none" w:sz="0" w:space="0" w:color="auto"/>
        <w:bottom w:val="none" w:sz="0" w:space="0" w:color="auto"/>
        <w:right w:val="none" w:sz="0" w:space="0" w:color="auto"/>
      </w:divBdr>
    </w:div>
    <w:div w:id="1002127226">
      <w:bodyDiv w:val="1"/>
      <w:marLeft w:val="0"/>
      <w:marRight w:val="0"/>
      <w:marTop w:val="0"/>
      <w:marBottom w:val="0"/>
      <w:divBdr>
        <w:top w:val="none" w:sz="0" w:space="0" w:color="auto"/>
        <w:left w:val="none" w:sz="0" w:space="0" w:color="auto"/>
        <w:bottom w:val="none" w:sz="0" w:space="0" w:color="auto"/>
        <w:right w:val="none" w:sz="0" w:space="0" w:color="auto"/>
      </w:divBdr>
    </w:div>
    <w:div w:id="1002127402">
      <w:bodyDiv w:val="1"/>
      <w:marLeft w:val="0"/>
      <w:marRight w:val="0"/>
      <w:marTop w:val="0"/>
      <w:marBottom w:val="0"/>
      <w:divBdr>
        <w:top w:val="none" w:sz="0" w:space="0" w:color="auto"/>
        <w:left w:val="none" w:sz="0" w:space="0" w:color="auto"/>
        <w:bottom w:val="none" w:sz="0" w:space="0" w:color="auto"/>
        <w:right w:val="none" w:sz="0" w:space="0" w:color="auto"/>
      </w:divBdr>
    </w:div>
    <w:div w:id="1003321505">
      <w:bodyDiv w:val="1"/>
      <w:marLeft w:val="0"/>
      <w:marRight w:val="0"/>
      <w:marTop w:val="0"/>
      <w:marBottom w:val="0"/>
      <w:divBdr>
        <w:top w:val="none" w:sz="0" w:space="0" w:color="auto"/>
        <w:left w:val="none" w:sz="0" w:space="0" w:color="auto"/>
        <w:bottom w:val="none" w:sz="0" w:space="0" w:color="auto"/>
        <w:right w:val="none" w:sz="0" w:space="0" w:color="auto"/>
      </w:divBdr>
    </w:div>
    <w:div w:id="1003509285">
      <w:bodyDiv w:val="1"/>
      <w:marLeft w:val="0"/>
      <w:marRight w:val="0"/>
      <w:marTop w:val="0"/>
      <w:marBottom w:val="0"/>
      <w:divBdr>
        <w:top w:val="none" w:sz="0" w:space="0" w:color="auto"/>
        <w:left w:val="none" w:sz="0" w:space="0" w:color="auto"/>
        <w:bottom w:val="none" w:sz="0" w:space="0" w:color="auto"/>
        <w:right w:val="none" w:sz="0" w:space="0" w:color="auto"/>
      </w:divBdr>
    </w:div>
    <w:div w:id="1004012741">
      <w:bodyDiv w:val="1"/>
      <w:marLeft w:val="0"/>
      <w:marRight w:val="0"/>
      <w:marTop w:val="0"/>
      <w:marBottom w:val="0"/>
      <w:divBdr>
        <w:top w:val="none" w:sz="0" w:space="0" w:color="auto"/>
        <w:left w:val="none" w:sz="0" w:space="0" w:color="auto"/>
        <w:bottom w:val="none" w:sz="0" w:space="0" w:color="auto"/>
        <w:right w:val="none" w:sz="0" w:space="0" w:color="auto"/>
      </w:divBdr>
    </w:div>
    <w:div w:id="1004017295">
      <w:bodyDiv w:val="1"/>
      <w:marLeft w:val="0"/>
      <w:marRight w:val="0"/>
      <w:marTop w:val="0"/>
      <w:marBottom w:val="0"/>
      <w:divBdr>
        <w:top w:val="none" w:sz="0" w:space="0" w:color="auto"/>
        <w:left w:val="none" w:sz="0" w:space="0" w:color="auto"/>
        <w:bottom w:val="none" w:sz="0" w:space="0" w:color="auto"/>
        <w:right w:val="none" w:sz="0" w:space="0" w:color="auto"/>
      </w:divBdr>
    </w:div>
    <w:div w:id="1004356043">
      <w:bodyDiv w:val="1"/>
      <w:marLeft w:val="0"/>
      <w:marRight w:val="0"/>
      <w:marTop w:val="0"/>
      <w:marBottom w:val="0"/>
      <w:divBdr>
        <w:top w:val="none" w:sz="0" w:space="0" w:color="auto"/>
        <w:left w:val="none" w:sz="0" w:space="0" w:color="auto"/>
        <w:bottom w:val="none" w:sz="0" w:space="0" w:color="auto"/>
        <w:right w:val="none" w:sz="0" w:space="0" w:color="auto"/>
      </w:divBdr>
    </w:div>
    <w:div w:id="1004362200">
      <w:bodyDiv w:val="1"/>
      <w:marLeft w:val="0"/>
      <w:marRight w:val="0"/>
      <w:marTop w:val="0"/>
      <w:marBottom w:val="0"/>
      <w:divBdr>
        <w:top w:val="none" w:sz="0" w:space="0" w:color="auto"/>
        <w:left w:val="none" w:sz="0" w:space="0" w:color="auto"/>
        <w:bottom w:val="none" w:sz="0" w:space="0" w:color="auto"/>
        <w:right w:val="none" w:sz="0" w:space="0" w:color="auto"/>
      </w:divBdr>
    </w:div>
    <w:div w:id="1004430834">
      <w:bodyDiv w:val="1"/>
      <w:marLeft w:val="0"/>
      <w:marRight w:val="0"/>
      <w:marTop w:val="0"/>
      <w:marBottom w:val="0"/>
      <w:divBdr>
        <w:top w:val="none" w:sz="0" w:space="0" w:color="auto"/>
        <w:left w:val="none" w:sz="0" w:space="0" w:color="auto"/>
        <w:bottom w:val="none" w:sz="0" w:space="0" w:color="auto"/>
        <w:right w:val="none" w:sz="0" w:space="0" w:color="auto"/>
      </w:divBdr>
    </w:div>
    <w:div w:id="1004474072">
      <w:bodyDiv w:val="1"/>
      <w:marLeft w:val="0"/>
      <w:marRight w:val="0"/>
      <w:marTop w:val="0"/>
      <w:marBottom w:val="0"/>
      <w:divBdr>
        <w:top w:val="none" w:sz="0" w:space="0" w:color="auto"/>
        <w:left w:val="none" w:sz="0" w:space="0" w:color="auto"/>
        <w:bottom w:val="none" w:sz="0" w:space="0" w:color="auto"/>
        <w:right w:val="none" w:sz="0" w:space="0" w:color="auto"/>
      </w:divBdr>
    </w:div>
    <w:div w:id="1004481587">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005092008">
      <w:bodyDiv w:val="1"/>
      <w:marLeft w:val="0"/>
      <w:marRight w:val="0"/>
      <w:marTop w:val="0"/>
      <w:marBottom w:val="0"/>
      <w:divBdr>
        <w:top w:val="none" w:sz="0" w:space="0" w:color="auto"/>
        <w:left w:val="none" w:sz="0" w:space="0" w:color="auto"/>
        <w:bottom w:val="none" w:sz="0" w:space="0" w:color="auto"/>
        <w:right w:val="none" w:sz="0" w:space="0" w:color="auto"/>
      </w:divBdr>
    </w:div>
    <w:div w:id="1005280990">
      <w:bodyDiv w:val="1"/>
      <w:marLeft w:val="0"/>
      <w:marRight w:val="0"/>
      <w:marTop w:val="0"/>
      <w:marBottom w:val="0"/>
      <w:divBdr>
        <w:top w:val="none" w:sz="0" w:space="0" w:color="auto"/>
        <w:left w:val="none" w:sz="0" w:space="0" w:color="auto"/>
        <w:bottom w:val="none" w:sz="0" w:space="0" w:color="auto"/>
        <w:right w:val="none" w:sz="0" w:space="0" w:color="auto"/>
      </w:divBdr>
    </w:div>
    <w:div w:id="1005742143">
      <w:bodyDiv w:val="1"/>
      <w:marLeft w:val="0"/>
      <w:marRight w:val="0"/>
      <w:marTop w:val="0"/>
      <w:marBottom w:val="0"/>
      <w:divBdr>
        <w:top w:val="none" w:sz="0" w:space="0" w:color="auto"/>
        <w:left w:val="none" w:sz="0" w:space="0" w:color="auto"/>
        <w:bottom w:val="none" w:sz="0" w:space="0" w:color="auto"/>
        <w:right w:val="none" w:sz="0" w:space="0" w:color="auto"/>
      </w:divBdr>
    </w:div>
    <w:div w:id="1005933997">
      <w:bodyDiv w:val="1"/>
      <w:marLeft w:val="0"/>
      <w:marRight w:val="0"/>
      <w:marTop w:val="0"/>
      <w:marBottom w:val="0"/>
      <w:divBdr>
        <w:top w:val="none" w:sz="0" w:space="0" w:color="auto"/>
        <w:left w:val="none" w:sz="0" w:space="0" w:color="auto"/>
        <w:bottom w:val="none" w:sz="0" w:space="0" w:color="auto"/>
        <w:right w:val="none" w:sz="0" w:space="0" w:color="auto"/>
      </w:divBdr>
    </w:div>
    <w:div w:id="1006054338">
      <w:bodyDiv w:val="1"/>
      <w:marLeft w:val="0"/>
      <w:marRight w:val="0"/>
      <w:marTop w:val="0"/>
      <w:marBottom w:val="0"/>
      <w:divBdr>
        <w:top w:val="none" w:sz="0" w:space="0" w:color="auto"/>
        <w:left w:val="none" w:sz="0" w:space="0" w:color="auto"/>
        <w:bottom w:val="none" w:sz="0" w:space="0" w:color="auto"/>
        <w:right w:val="none" w:sz="0" w:space="0" w:color="auto"/>
      </w:divBdr>
    </w:div>
    <w:div w:id="1006128704">
      <w:bodyDiv w:val="1"/>
      <w:marLeft w:val="0"/>
      <w:marRight w:val="0"/>
      <w:marTop w:val="0"/>
      <w:marBottom w:val="0"/>
      <w:divBdr>
        <w:top w:val="none" w:sz="0" w:space="0" w:color="auto"/>
        <w:left w:val="none" w:sz="0" w:space="0" w:color="auto"/>
        <w:bottom w:val="none" w:sz="0" w:space="0" w:color="auto"/>
        <w:right w:val="none" w:sz="0" w:space="0" w:color="auto"/>
      </w:divBdr>
    </w:div>
    <w:div w:id="1006175261">
      <w:bodyDiv w:val="1"/>
      <w:marLeft w:val="0"/>
      <w:marRight w:val="0"/>
      <w:marTop w:val="0"/>
      <w:marBottom w:val="0"/>
      <w:divBdr>
        <w:top w:val="none" w:sz="0" w:space="0" w:color="auto"/>
        <w:left w:val="none" w:sz="0" w:space="0" w:color="auto"/>
        <w:bottom w:val="none" w:sz="0" w:space="0" w:color="auto"/>
        <w:right w:val="none" w:sz="0" w:space="0" w:color="auto"/>
      </w:divBdr>
    </w:div>
    <w:div w:id="1006325439">
      <w:bodyDiv w:val="1"/>
      <w:marLeft w:val="0"/>
      <w:marRight w:val="0"/>
      <w:marTop w:val="0"/>
      <w:marBottom w:val="0"/>
      <w:divBdr>
        <w:top w:val="none" w:sz="0" w:space="0" w:color="auto"/>
        <w:left w:val="none" w:sz="0" w:space="0" w:color="auto"/>
        <w:bottom w:val="none" w:sz="0" w:space="0" w:color="auto"/>
        <w:right w:val="none" w:sz="0" w:space="0" w:color="auto"/>
      </w:divBdr>
    </w:div>
    <w:div w:id="1006664793">
      <w:bodyDiv w:val="1"/>
      <w:marLeft w:val="0"/>
      <w:marRight w:val="0"/>
      <w:marTop w:val="0"/>
      <w:marBottom w:val="0"/>
      <w:divBdr>
        <w:top w:val="none" w:sz="0" w:space="0" w:color="auto"/>
        <w:left w:val="none" w:sz="0" w:space="0" w:color="auto"/>
        <w:bottom w:val="none" w:sz="0" w:space="0" w:color="auto"/>
        <w:right w:val="none" w:sz="0" w:space="0" w:color="auto"/>
      </w:divBdr>
    </w:div>
    <w:div w:id="1006902930">
      <w:bodyDiv w:val="1"/>
      <w:marLeft w:val="0"/>
      <w:marRight w:val="0"/>
      <w:marTop w:val="0"/>
      <w:marBottom w:val="0"/>
      <w:divBdr>
        <w:top w:val="none" w:sz="0" w:space="0" w:color="auto"/>
        <w:left w:val="none" w:sz="0" w:space="0" w:color="auto"/>
        <w:bottom w:val="none" w:sz="0" w:space="0" w:color="auto"/>
        <w:right w:val="none" w:sz="0" w:space="0" w:color="auto"/>
      </w:divBdr>
    </w:div>
    <w:div w:id="1006908271">
      <w:bodyDiv w:val="1"/>
      <w:marLeft w:val="0"/>
      <w:marRight w:val="0"/>
      <w:marTop w:val="0"/>
      <w:marBottom w:val="0"/>
      <w:divBdr>
        <w:top w:val="none" w:sz="0" w:space="0" w:color="auto"/>
        <w:left w:val="none" w:sz="0" w:space="0" w:color="auto"/>
        <w:bottom w:val="none" w:sz="0" w:space="0" w:color="auto"/>
        <w:right w:val="none" w:sz="0" w:space="0" w:color="auto"/>
      </w:divBdr>
    </w:div>
    <w:div w:id="1007248551">
      <w:bodyDiv w:val="1"/>
      <w:marLeft w:val="0"/>
      <w:marRight w:val="0"/>
      <w:marTop w:val="0"/>
      <w:marBottom w:val="0"/>
      <w:divBdr>
        <w:top w:val="none" w:sz="0" w:space="0" w:color="auto"/>
        <w:left w:val="none" w:sz="0" w:space="0" w:color="auto"/>
        <w:bottom w:val="none" w:sz="0" w:space="0" w:color="auto"/>
        <w:right w:val="none" w:sz="0" w:space="0" w:color="auto"/>
      </w:divBdr>
    </w:div>
    <w:div w:id="1007362973">
      <w:bodyDiv w:val="1"/>
      <w:marLeft w:val="0"/>
      <w:marRight w:val="0"/>
      <w:marTop w:val="0"/>
      <w:marBottom w:val="0"/>
      <w:divBdr>
        <w:top w:val="none" w:sz="0" w:space="0" w:color="auto"/>
        <w:left w:val="none" w:sz="0" w:space="0" w:color="auto"/>
        <w:bottom w:val="none" w:sz="0" w:space="0" w:color="auto"/>
        <w:right w:val="none" w:sz="0" w:space="0" w:color="auto"/>
      </w:divBdr>
    </w:div>
    <w:div w:id="1007446325">
      <w:bodyDiv w:val="1"/>
      <w:marLeft w:val="0"/>
      <w:marRight w:val="0"/>
      <w:marTop w:val="0"/>
      <w:marBottom w:val="0"/>
      <w:divBdr>
        <w:top w:val="none" w:sz="0" w:space="0" w:color="auto"/>
        <w:left w:val="none" w:sz="0" w:space="0" w:color="auto"/>
        <w:bottom w:val="none" w:sz="0" w:space="0" w:color="auto"/>
        <w:right w:val="none" w:sz="0" w:space="0" w:color="auto"/>
      </w:divBdr>
    </w:div>
    <w:div w:id="1007901189">
      <w:bodyDiv w:val="1"/>
      <w:marLeft w:val="0"/>
      <w:marRight w:val="0"/>
      <w:marTop w:val="0"/>
      <w:marBottom w:val="0"/>
      <w:divBdr>
        <w:top w:val="none" w:sz="0" w:space="0" w:color="auto"/>
        <w:left w:val="none" w:sz="0" w:space="0" w:color="auto"/>
        <w:bottom w:val="none" w:sz="0" w:space="0" w:color="auto"/>
        <w:right w:val="none" w:sz="0" w:space="0" w:color="auto"/>
      </w:divBdr>
    </w:div>
    <w:div w:id="1008024632">
      <w:bodyDiv w:val="1"/>
      <w:marLeft w:val="0"/>
      <w:marRight w:val="0"/>
      <w:marTop w:val="0"/>
      <w:marBottom w:val="0"/>
      <w:divBdr>
        <w:top w:val="none" w:sz="0" w:space="0" w:color="auto"/>
        <w:left w:val="none" w:sz="0" w:space="0" w:color="auto"/>
        <w:bottom w:val="none" w:sz="0" w:space="0" w:color="auto"/>
        <w:right w:val="none" w:sz="0" w:space="0" w:color="auto"/>
      </w:divBdr>
    </w:div>
    <w:div w:id="1008095746">
      <w:bodyDiv w:val="1"/>
      <w:marLeft w:val="0"/>
      <w:marRight w:val="0"/>
      <w:marTop w:val="0"/>
      <w:marBottom w:val="0"/>
      <w:divBdr>
        <w:top w:val="none" w:sz="0" w:space="0" w:color="auto"/>
        <w:left w:val="none" w:sz="0" w:space="0" w:color="auto"/>
        <w:bottom w:val="none" w:sz="0" w:space="0" w:color="auto"/>
        <w:right w:val="none" w:sz="0" w:space="0" w:color="auto"/>
      </w:divBdr>
    </w:div>
    <w:div w:id="1008555442">
      <w:bodyDiv w:val="1"/>
      <w:marLeft w:val="0"/>
      <w:marRight w:val="0"/>
      <w:marTop w:val="0"/>
      <w:marBottom w:val="0"/>
      <w:divBdr>
        <w:top w:val="none" w:sz="0" w:space="0" w:color="auto"/>
        <w:left w:val="none" w:sz="0" w:space="0" w:color="auto"/>
        <w:bottom w:val="none" w:sz="0" w:space="0" w:color="auto"/>
        <w:right w:val="none" w:sz="0" w:space="0" w:color="auto"/>
      </w:divBdr>
    </w:div>
    <w:div w:id="1008753805">
      <w:bodyDiv w:val="1"/>
      <w:marLeft w:val="0"/>
      <w:marRight w:val="0"/>
      <w:marTop w:val="0"/>
      <w:marBottom w:val="0"/>
      <w:divBdr>
        <w:top w:val="none" w:sz="0" w:space="0" w:color="auto"/>
        <w:left w:val="none" w:sz="0" w:space="0" w:color="auto"/>
        <w:bottom w:val="none" w:sz="0" w:space="0" w:color="auto"/>
        <w:right w:val="none" w:sz="0" w:space="0" w:color="auto"/>
      </w:divBdr>
    </w:div>
    <w:div w:id="1008941095">
      <w:bodyDiv w:val="1"/>
      <w:marLeft w:val="0"/>
      <w:marRight w:val="0"/>
      <w:marTop w:val="0"/>
      <w:marBottom w:val="0"/>
      <w:divBdr>
        <w:top w:val="none" w:sz="0" w:space="0" w:color="auto"/>
        <w:left w:val="none" w:sz="0" w:space="0" w:color="auto"/>
        <w:bottom w:val="none" w:sz="0" w:space="0" w:color="auto"/>
        <w:right w:val="none" w:sz="0" w:space="0" w:color="auto"/>
      </w:divBdr>
    </w:div>
    <w:div w:id="1009597140">
      <w:bodyDiv w:val="1"/>
      <w:marLeft w:val="0"/>
      <w:marRight w:val="0"/>
      <w:marTop w:val="0"/>
      <w:marBottom w:val="0"/>
      <w:divBdr>
        <w:top w:val="none" w:sz="0" w:space="0" w:color="auto"/>
        <w:left w:val="none" w:sz="0" w:space="0" w:color="auto"/>
        <w:bottom w:val="none" w:sz="0" w:space="0" w:color="auto"/>
        <w:right w:val="none" w:sz="0" w:space="0" w:color="auto"/>
      </w:divBdr>
    </w:div>
    <w:div w:id="1009679717">
      <w:bodyDiv w:val="1"/>
      <w:marLeft w:val="0"/>
      <w:marRight w:val="0"/>
      <w:marTop w:val="0"/>
      <w:marBottom w:val="0"/>
      <w:divBdr>
        <w:top w:val="none" w:sz="0" w:space="0" w:color="auto"/>
        <w:left w:val="none" w:sz="0" w:space="0" w:color="auto"/>
        <w:bottom w:val="none" w:sz="0" w:space="0" w:color="auto"/>
        <w:right w:val="none" w:sz="0" w:space="0" w:color="auto"/>
      </w:divBdr>
    </w:div>
    <w:div w:id="1009790801">
      <w:bodyDiv w:val="1"/>
      <w:marLeft w:val="0"/>
      <w:marRight w:val="0"/>
      <w:marTop w:val="0"/>
      <w:marBottom w:val="0"/>
      <w:divBdr>
        <w:top w:val="none" w:sz="0" w:space="0" w:color="auto"/>
        <w:left w:val="none" w:sz="0" w:space="0" w:color="auto"/>
        <w:bottom w:val="none" w:sz="0" w:space="0" w:color="auto"/>
        <w:right w:val="none" w:sz="0" w:space="0" w:color="auto"/>
      </w:divBdr>
    </w:div>
    <w:div w:id="1009869058">
      <w:bodyDiv w:val="1"/>
      <w:marLeft w:val="0"/>
      <w:marRight w:val="0"/>
      <w:marTop w:val="0"/>
      <w:marBottom w:val="0"/>
      <w:divBdr>
        <w:top w:val="none" w:sz="0" w:space="0" w:color="auto"/>
        <w:left w:val="none" w:sz="0" w:space="0" w:color="auto"/>
        <w:bottom w:val="none" w:sz="0" w:space="0" w:color="auto"/>
        <w:right w:val="none" w:sz="0" w:space="0" w:color="auto"/>
      </w:divBdr>
    </w:div>
    <w:div w:id="1010251890">
      <w:bodyDiv w:val="1"/>
      <w:marLeft w:val="0"/>
      <w:marRight w:val="0"/>
      <w:marTop w:val="0"/>
      <w:marBottom w:val="0"/>
      <w:divBdr>
        <w:top w:val="none" w:sz="0" w:space="0" w:color="auto"/>
        <w:left w:val="none" w:sz="0" w:space="0" w:color="auto"/>
        <w:bottom w:val="none" w:sz="0" w:space="0" w:color="auto"/>
        <w:right w:val="none" w:sz="0" w:space="0" w:color="auto"/>
      </w:divBdr>
    </w:div>
    <w:div w:id="1010252769">
      <w:bodyDiv w:val="1"/>
      <w:marLeft w:val="0"/>
      <w:marRight w:val="0"/>
      <w:marTop w:val="0"/>
      <w:marBottom w:val="0"/>
      <w:divBdr>
        <w:top w:val="none" w:sz="0" w:space="0" w:color="auto"/>
        <w:left w:val="none" w:sz="0" w:space="0" w:color="auto"/>
        <w:bottom w:val="none" w:sz="0" w:space="0" w:color="auto"/>
        <w:right w:val="none" w:sz="0" w:space="0" w:color="auto"/>
      </w:divBdr>
    </w:div>
    <w:div w:id="1010446927">
      <w:bodyDiv w:val="1"/>
      <w:marLeft w:val="0"/>
      <w:marRight w:val="0"/>
      <w:marTop w:val="0"/>
      <w:marBottom w:val="0"/>
      <w:divBdr>
        <w:top w:val="none" w:sz="0" w:space="0" w:color="auto"/>
        <w:left w:val="none" w:sz="0" w:space="0" w:color="auto"/>
        <w:bottom w:val="none" w:sz="0" w:space="0" w:color="auto"/>
        <w:right w:val="none" w:sz="0" w:space="0" w:color="auto"/>
      </w:divBdr>
    </w:div>
    <w:div w:id="1010448629">
      <w:bodyDiv w:val="1"/>
      <w:marLeft w:val="0"/>
      <w:marRight w:val="0"/>
      <w:marTop w:val="0"/>
      <w:marBottom w:val="0"/>
      <w:divBdr>
        <w:top w:val="none" w:sz="0" w:space="0" w:color="auto"/>
        <w:left w:val="none" w:sz="0" w:space="0" w:color="auto"/>
        <w:bottom w:val="none" w:sz="0" w:space="0" w:color="auto"/>
        <w:right w:val="none" w:sz="0" w:space="0" w:color="auto"/>
      </w:divBdr>
    </w:div>
    <w:div w:id="1010643363">
      <w:bodyDiv w:val="1"/>
      <w:marLeft w:val="0"/>
      <w:marRight w:val="0"/>
      <w:marTop w:val="0"/>
      <w:marBottom w:val="0"/>
      <w:divBdr>
        <w:top w:val="none" w:sz="0" w:space="0" w:color="auto"/>
        <w:left w:val="none" w:sz="0" w:space="0" w:color="auto"/>
        <w:bottom w:val="none" w:sz="0" w:space="0" w:color="auto"/>
        <w:right w:val="none" w:sz="0" w:space="0" w:color="auto"/>
      </w:divBdr>
    </w:div>
    <w:div w:id="1010721294">
      <w:bodyDiv w:val="1"/>
      <w:marLeft w:val="0"/>
      <w:marRight w:val="0"/>
      <w:marTop w:val="0"/>
      <w:marBottom w:val="0"/>
      <w:divBdr>
        <w:top w:val="none" w:sz="0" w:space="0" w:color="auto"/>
        <w:left w:val="none" w:sz="0" w:space="0" w:color="auto"/>
        <w:bottom w:val="none" w:sz="0" w:space="0" w:color="auto"/>
        <w:right w:val="none" w:sz="0" w:space="0" w:color="auto"/>
      </w:divBdr>
    </w:div>
    <w:div w:id="1010838340">
      <w:bodyDiv w:val="1"/>
      <w:marLeft w:val="0"/>
      <w:marRight w:val="0"/>
      <w:marTop w:val="0"/>
      <w:marBottom w:val="0"/>
      <w:divBdr>
        <w:top w:val="none" w:sz="0" w:space="0" w:color="auto"/>
        <w:left w:val="none" w:sz="0" w:space="0" w:color="auto"/>
        <w:bottom w:val="none" w:sz="0" w:space="0" w:color="auto"/>
        <w:right w:val="none" w:sz="0" w:space="0" w:color="auto"/>
      </w:divBdr>
    </w:div>
    <w:div w:id="1011221273">
      <w:bodyDiv w:val="1"/>
      <w:marLeft w:val="0"/>
      <w:marRight w:val="0"/>
      <w:marTop w:val="0"/>
      <w:marBottom w:val="0"/>
      <w:divBdr>
        <w:top w:val="none" w:sz="0" w:space="0" w:color="auto"/>
        <w:left w:val="none" w:sz="0" w:space="0" w:color="auto"/>
        <w:bottom w:val="none" w:sz="0" w:space="0" w:color="auto"/>
        <w:right w:val="none" w:sz="0" w:space="0" w:color="auto"/>
      </w:divBdr>
    </w:div>
    <w:div w:id="1011377260">
      <w:bodyDiv w:val="1"/>
      <w:marLeft w:val="0"/>
      <w:marRight w:val="0"/>
      <w:marTop w:val="0"/>
      <w:marBottom w:val="0"/>
      <w:divBdr>
        <w:top w:val="none" w:sz="0" w:space="0" w:color="auto"/>
        <w:left w:val="none" w:sz="0" w:space="0" w:color="auto"/>
        <w:bottom w:val="none" w:sz="0" w:space="0" w:color="auto"/>
        <w:right w:val="none" w:sz="0" w:space="0" w:color="auto"/>
      </w:divBdr>
    </w:div>
    <w:div w:id="1011490383">
      <w:bodyDiv w:val="1"/>
      <w:marLeft w:val="0"/>
      <w:marRight w:val="0"/>
      <w:marTop w:val="0"/>
      <w:marBottom w:val="0"/>
      <w:divBdr>
        <w:top w:val="none" w:sz="0" w:space="0" w:color="auto"/>
        <w:left w:val="none" w:sz="0" w:space="0" w:color="auto"/>
        <w:bottom w:val="none" w:sz="0" w:space="0" w:color="auto"/>
        <w:right w:val="none" w:sz="0" w:space="0" w:color="auto"/>
      </w:divBdr>
    </w:div>
    <w:div w:id="1011566597">
      <w:bodyDiv w:val="1"/>
      <w:marLeft w:val="0"/>
      <w:marRight w:val="0"/>
      <w:marTop w:val="0"/>
      <w:marBottom w:val="0"/>
      <w:divBdr>
        <w:top w:val="none" w:sz="0" w:space="0" w:color="auto"/>
        <w:left w:val="none" w:sz="0" w:space="0" w:color="auto"/>
        <w:bottom w:val="none" w:sz="0" w:space="0" w:color="auto"/>
        <w:right w:val="none" w:sz="0" w:space="0" w:color="auto"/>
      </w:divBdr>
    </w:div>
    <w:div w:id="1011680381">
      <w:bodyDiv w:val="1"/>
      <w:marLeft w:val="0"/>
      <w:marRight w:val="0"/>
      <w:marTop w:val="0"/>
      <w:marBottom w:val="0"/>
      <w:divBdr>
        <w:top w:val="none" w:sz="0" w:space="0" w:color="auto"/>
        <w:left w:val="none" w:sz="0" w:space="0" w:color="auto"/>
        <w:bottom w:val="none" w:sz="0" w:space="0" w:color="auto"/>
        <w:right w:val="none" w:sz="0" w:space="0" w:color="auto"/>
      </w:divBdr>
    </w:div>
    <w:div w:id="1011757947">
      <w:bodyDiv w:val="1"/>
      <w:marLeft w:val="0"/>
      <w:marRight w:val="0"/>
      <w:marTop w:val="0"/>
      <w:marBottom w:val="0"/>
      <w:divBdr>
        <w:top w:val="none" w:sz="0" w:space="0" w:color="auto"/>
        <w:left w:val="none" w:sz="0" w:space="0" w:color="auto"/>
        <w:bottom w:val="none" w:sz="0" w:space="0" w:color="auto"/>
        <w:right w:val="none" w:sz="0" w:space="0" w:color="auto"/>
      </w:divBdr>
    </w:div>
    <w:div w:id="1011957381">
      <w:bodyDiv w:val="1"/>
      <w:marLeft w:val="0"/>
      <w:marRight w:val="0"/>
      <w:marTop w:val="0"/>
      <w:marBottom w:val="0"/>
      <w:divBdr>
        <w:top w:val="none" w:sz="0" w:space="0" w:color="auto"/>
        <w:left w:val="none" w:sz="0" w:space="0" w:color="auto"/>
        <w:bottom w:val="none" w:sz="0" w:space="0" w:color="auto"/>
        <w:right w:val="none" w:sz="0" w:space="0" w:color="auto"/>
      </w:divBdr>
    </w:div>
    <w:div w:id="1012032914">
      <w:bodyDiv w:val="1"/>
      <w:marLeft w:val="0"/>
      <w:marRight w:val="0"/>
      <w:marTop w:val="0"/>
      <w:marBottom w:val="0"/>
      <w:divBdr>
        <w:top w:val="none" w:sz="0" w:space="0" w:color="auto"/>
        <w:left w:val="none" w:sz="0" w:space="0" w:color="auto"/>
        <w:bottom w:val="none" w:sz="0" w:space="0" w:color="auto"/>
        <w:right w:val="none" w:sz="0" w:space="0" w:color="auto"/>
      </w:divBdr>
    </w:div>
    <w:div w:id="1012151100">
      <w:bodyDiv w:val="1"/>
      <w:marLeft w:val="0"/>
      <w:marRight w:val="0"/>
      <w:marTop w:val="0"/>
      <w:marBottom w:val="0"/>
      <w:divBdr>
        <w:top w:val="none" w:sz="0" w:space="0" w:color="auto"/>
        <w:left w:val="none" w:sz="0" w:space="0" w:color="auto"/>
        <w:bottom w:val="none" w:sz="0" w:space="0" w:color="auto"/>
        <w:right w:val="none" w:sz="0" w:space="0" w:color="auto"/>
      </w:divBdr>
    </w:div>
    <w:div w:id="1012224958">
      <w:bodyDiv w:val="1"/>
      <w:marLeft w:val="0"/>
      <w:marRight w:val="0"/>
      <w:marTop w:val="0"/>
      <w:marBottom w:val="0"/>
      <w:divBdr>
        <w:top w:val="none" w:sz="0" w:space="0" w:color="auto"/>
        <w:left w:val="none" w:sz="0" w:space="0" w:color="auto"/>
        <w:bottom w:val="none" w:sz="0" w:space="0" w:color="auto"/>
        <w:right w:val="none" w:sz="0" w:space="0" w:color="auto"/>
      </w:divBdr>
    </w:div>
    <w:div w:id="1012532334">
      <w:bodyDiv w:val="1"/>
      <w:marLeft w:val="0"/>
      <w:marRight w:val="0"/>
      <w:marTop w:val="0"/>
      <w:marBottom w:val="0"/>
      <w:divBdr>
        <w:top w:val="none" w:sz="0" w:space="0" w:color="auto"/>
        <w:left w:val="none" w:sz="0" w:space="0" w:color="auto"/>
        <w:bottom w:val="none" w:sz="0" w:space="0" w:color="auto"/>
        <w:right w:val="none" w:sz="0" w:space="0" w:color="auto"/>
      </w:divBdr>
    </w:div>
    <w:div w:id="1012611866">
      <w:bodyDiv w:val="1"/>
      <w:marLeft w:val="0"/>
      <w:marRight w:val="0"/>
      <w:marTop w:val="0"/>
      <w:marBottom w:val="0"/>
      <w:divBdr>
        <w:top w:val="none" w:sz="0" w:space="0" w:color="auto"/>
        <w:left w:val="none" w:sz="0" w:space="0" w:color="auto"/>
        <w:bottom w:val="none" w:sz="0" w:space="0" w:color="auto"/>
        <w:right w:val="none" w:sz="0" w:space="0" w:color="auto"/>
      </w:divBdr>
    </w:div>
    <w:div w:id="1012801909">
      <w:bodyDiv w:val="1"/>
      <w:marLeft w:val="0"/>
      <w:marRight w:val="0"/>
      <w:marTop w:val="0"/>
      <w:marBottom w:val="0"/>
      <w:divBdr>
        <w:top w:val="none" w:sz="0" w:space="0" w:color="auto"/>
        <w:left w:val="none" w:sz="0" w:space="0" w:color="auto"/>
        <w:bottom w:val="none" w:sz="0" w:space="0" w:color="auto"/>
        <w:right w:val="none" w:sz="0" w:space="0" w:color="auto"/>
      </w:divBdr>
    </w:div>
    <w:div w:id="1012950536">
      <w:bodyDiv w:val="1"/>
      <w:marLeft w:val="0"/>
      <w:marRight w:val="0"/>
      <w:marTop w:val="0"/>
      <w:marBottom w:val="0"/>
      <w:divBdr>
        <w:top w:val="none" w:sz="0" w:space="0" w:color="auto"/>
        <w:left w:val="none" w:sz="0" w:space="0" w:color="auto"/>
        <w:bottom w:val="none" w:sz="0" w:space="0" w:color="auto"/>
        <w:right w:val="none" w:sz="0" w:space="0" w:color="auto"/>
      </w:divBdr>
    </w:div>
    <w:div w:id="1013149624">
      <w:bodyDiv w:val="1"/>
      <w:marLeft w:val="0"/>
      <w:marRight w:val="0"/>
      <w:marTop w:val="0"/>
      <w:marBottom w:val="0"/>
      <w:divBdr>
        <w:top w:val="none" w:sz="0" w:space="0" w:color="auto"/>
        <w:left w:val="none" w:sz="0" w:space="0" w:color="auto"/>
        <w:bottom w:val="none" w:sz="0" w:space="0" w:color="auto"/>
        <w:right w:val="none" w:sz="0" w:space="0" w:color="auto"/>
      </w:divBdr>
    </w:div>
    <w:div w:id="1013263087">
      <w:bodyDiv w:val="1"/>
      <w:marLeft w:val="0"/>
      <w:marRight w:val="0"/>
      <w:marTop w:val="0"/>
      <w:marBottom w:val="0"/>
      <w:divBdr>
        <w:top w:val="none" w:sz="0" w:space="0" w:color="auto"/>
        <w:left w:val="none" w:sz="0" w:space="0" w:color="auto"/>
        <w:bottom w:val="none" w:sz="0" w:space="0" w:color="auto"/>
        <w:right w:val="none" w:sz="0" w:space="0" w:color="auto"/>
      </w:divBdr>
    </w:div>
    <w:div w:id="1013339188">
      <w:bodyDiv w:val="1"/>
      <w:marLeft w:val="0"/>
      <w:marRight w:val="0"/>
      <w:marTop w:val="0"/>
      <w:marBottom w:val="0"/>
      <w:divBdr>
        <w:top w:val="none" w:sz="0" w:space="0" w:color="auto"/>
        <w:left w:val="none" w:sz="0" w:space="0" w:color="auto"/>
        <w:bottom w:val="none" w:sz="0" w:space="0" w:color="auto"/>
        <w:right w:val="none" w:sz="0" w:space="0" w:color="auto"/>
      </w:divBdr>
    </w:div>
    <w:div w:id="1013383506">
      <w:bodyDiv w:val="1"/>
      <w:marLeft w:val="0"/>
      <w:marRight w:val="0"/>
      <w:marTop w:val="0"/>
      <w:marBottom w:val="0"/>
      <w:divBdr>
        <w:top w:val="none" w:sz="0" w:space="0" w:color="auto"/>
        <w:left w:val="none" w:sz="0" w:space="0" w:color="auto"/>
        <w:bottom w:val="none" w:sz="0" w:space="0" w:color="auto"/>
        <w:right w:val="none" w:sz="0" w:space="0" w:color="auto"/>
      </w:divBdr>
    </w:div>
    <w:div w:id="1013454574">
      <w:bodyDiv w:val="1"/>
      <w:marLeft w:val="0"/>
      <w:marRight w:val="0"/>
      <w:marTop w:val="0"/>
      <w:marBottom w:val="0"/>
      <w:divBdr>
        <w:top w:val="none" w:sz="0" w:space="0" w:color="auto"/>
        <w:left w:val="none" w:sz="0" w:space="0" w:color="auto"/>
        <w:bottom w:val="none" w:sz="0" w:space="0" w:color="auto"/>
        <w:right w:val="none" w:sz="0" w:space="0" w:color="auto"/>
      </w:divBdr>
    </w:div>
    <w:div w:id="1013456050">
      <w:bodyDiv w:val="1"/>
      <w:marLeft w:val="0"/>
      <w:marRight w:val="0"/>
      <w:marTop w:val="0"/>
      <w:marBottom w:val="0"/>
      <w:divBdr>
        <w:top w:val="none" w:sz="0" w:space="0" w:color="auto"/>
        <w:left w:val="none" w:sz="0" w:space="0" w:color="auto"/>
        <w:bottom w:val="none" w:sz="0" w:space="0" w:color="auto"/>
        <w:right w:val="none" w:sz="0" w:space="0" w:color="auto"/>
      </w:divBdr>
    </w:div>
    <w:div w:id="1013653517">
      <w:bodyDiv w:val="1"/>
      <w:marLeft w:val="0"/>
      <w:marRight w:val="0"/>
      <w:marTop w:val="0"/>
      <w:marBottom w:val="0"/>
      <w:divBdr>
        <w:top w:val="none" w:sz="0" w:space="0" w:color="auto"/>
        <w:left w:val="none" w:sz="0" w:space="0" w:color="auto"/>
        <w:bottom w:val="none" w:sz="0" w:space="0" w:color="auto"/>
        <w:right w:val="none" w:sz="0" w:space="0" w:color="auto"/>
      </w:divBdr>
    </w:div>
    <w:div w:id="1013844832">
      <w:bodyDiv w:val="1"/>
      <w:marLeft w:val="0"/>
      <w:marRight w:val="0"/>
      <w:marTop w:val="0"/>
      <w:marBottom w:val="0"/>
      <w:divBdr>
        <w:top w:val="none" w:sz="0" w:space="0" w:color="auto"/>
        <w:left w:val="none" w:sz="0" w:space="0" w:color="auto"/>
        <w:bottom w:val="none" w:sz="0" w:space="0" w:color="auto"/>
        <w:right w:val="none" w:sz="0" w:space="0" w:color="auto"/>
      </w:divBdr>
    </w:div>
    <w:div w:id="1013998805">
      <w:bodyDiv w:val="1"/>
      <w:marLeft w:val="0"/>
      <w:marRight w:val="0"/>
      <w:marTop w:val="0"/>
      <w:marBottom w:val="0"/>
      <w:divBdr>
        <w:top w:val="none" w:sz="0" w:space="0" w:color="auto"/>
        <w:left w:val="none" w:sz="0" w:space="0" w:color="auto"/>
        <w:bottom w:val="none" w:sz="0" w:space="0" w:color="auto"/>
        <w:right w:val="none" w:sz="0" w:space="0" w:color="auto"/>
      </w:divBdr>
    </w:div>
    <w:div w:id="1014065874">
      <w:bodyDiv w:val="1"/>
      <w:marLeft w:val="0"/>
      <w:marRight w:val="0"/>
      <w:marTop w:val="0"/>
      <w:marBottom w:val="0"/>
      <w:divBdr>
        <w:top w:val="none" w:sz="0" w:space="0" w:color="auto"/>
        <w:left w:val="none" w:sz="0" w:space="0" w:color="auto"/>
        <w:bottom w:val="none" w:sz="0" w:space="0" w:color="auto"/>
        <w:right w:val="none" w:sz="0" w:space="0" w:color="auto"/>
      </w:divBdr>
    </w:div>
    <w:div w:id="1014189331">
      <w:bodyDiv w:val="1"/>
      <w:marLeft w:val="0"/>
      <w:marRight w:val="0"/>
      <w:marTop w:val="0"/>
      <w:marBottom w:val="0"/>
      <w:divBdr>
        <w:top w:val="none" w:sz="0" w:space="0" w:color="auto"/>
        <w:left w:val="none" w:sz="0" w:space="0" w:color="auto"/>
        <w:bottom w:val="none" w:sz="0" w:space="0" w:color="auto"/>
        <w:right w:val="none" w:sz="0" w:space="0" w:color="auto"/>
      </w:divBdr>
    </w:div>
    <w:div w:id="1014267119">
      <w:bodyDiv w:val="1"/>
      <w:marLeft w:val="0"/>
      <w:marRight w:val="0"/>
      <w:marTop w:val="0"/>
      <w:marBottom w:val="0"/>
      <w:divBdr>
        <w:top w:val="none" w:sz="0" w:space="0" w:color="auto"/>
        <w:left w:val="none" w:sz="0" w:space="0" w:color="auto"/>
        <w:bottom w:val="none" w:sz="0" w:space="0" w:color="auto"/>
        <w:right w:val="none" w:sz="0" w:space="0" w:color="auto"/>
      </w:divBdr>
    </w:div>
    <w:div w:id="1014454624">
      <w:bodyDiv w:val="1"/>
      <w:marLeft w:val="0"/>
      <w:marRight w:val="0"/>
      <w:marTop w:val="0"/>
      <w:marBottom w:val="0"/>
      <w:divBdr>
        <w:top w:val="none" w:sz="0" w:space="0" w:color="auto"/>
        <w:left w:val="none" w:sz="0" w:space="0" w:color="auto"/>
        <w:bottom w:val="none" w:sz="0" w:space="0" w:color="auto"/>
        <w:right w:val="none" w:sz="0" w:space="0" w:color="auto"/>
      </w:divBdr>
    </w:div>
    <w:div w:id="1014918473">
      <w:bodyDiv w:val="1"/>
      <w:marLeft w:val="0"/>
      <w:marRight w:val="0"/>
      <w:marTop w:val="0"/>
      <w:marBottom w:val="0"/>
      <w:divBdr>
        <w:top w:val="none" w:sz="0" w:space="0" w:color="auto"/>
        <w:left w:val="none" w:sz="0" w:space="0" w:color="auto"/>
        <w:bottom w:val="none" w:sz="0" w:space="0" w:color="auto"/>
        <w:right w:val="none" w:sz="0" w:space="0" w:color="auto"/>
      </w:divBdr>
    </w:div>
    <w:div w:id="1015114820">
      <w:bodyDiv w:val="1"/>
      <w:marLeft w:val="0"/>
      <w:marRight w:val="0"/>
      <w:marTop w:val="0"/>
      <w:marBottom w:val="0"/>
      <w:divBdr>
        <w:top w:val="none" w:sz="0" w:space="0" w:color="auto"/>
        <w:left w:val="none" w:sz="0" w:space="0" w:color="auto"/>
        <w:bottom w:val="none" w:sz="0" w:space="0" w:color="auto"/>
        <w:right w:val="none" w:sz="0" w:space="0" w:color="auto"/>
      </w:divBdr>
    </w:div>
    <w:div w:id="1015307238">
      <w:bodyDiv w:val="1"/>
      <w:marLeft w:val="0"/>
      <w:marRight w:val="0"/>
      <w:marTop w:val="0"/>
      <w:marBottom w:val="0"/>
      <w:divBdr>
        <w:top w:val="none" w:sz="0" w:space="0" w:color="auto"/>
        <w:left w:val="none" w:sz="0" w:space="0" w:color="auto"/>
        <w:bottom w:val="none" w:sz="0" w:space="0" w:color="auto"/>
        <w:right w:val="none" w:sz="0" w:space="0" w:color="auto"/>
      </w:divBdr>
    </w:div>
    <w:div w:id="1015309575">
      <w:bodyDiv w:val="1"/>
      <w:marLeft w:val="0"/>
      <w:marRight w:val="0"/>
      <w:marTop w:val="0"/>
      <w:marBottom w:val="0"/>
      <w:divBdr>
        <w:top w:val="none" w:sz="0" w:space="0" w:color="auto"/>
        <w:left w:val="none" w:sz="0" w:space="0" w:color="auto"/>
        <w:bottom w:val="none" w:sz="0" w:space="0" w:color="auto"/>
        <w:right w:val="none" w:sz="0" w:space="0" w:color="auto"/>
      </w:divBdr>
    </w:div>
    <w:div w:id="1015352095">
      <w:bodyDiv w:val="1"/>
      <w:marLeft w:val="0"/>
      <w:marRight w:val="0"/>
      <w:marTop w:val="0"/>
      <w:marBottom w:val="0"/>
      <w:divBdr>
        <w:top w:val="none" w:sz="0" w:space="0" w:color="auto"/>
        <w:left w:val="none" w:sz="0" w:space="0" w:color="auto"/>
        <w:bottom w:val="none" w:sz="0" w:space="0" w:color="auto"/>
        <w:right w:val="none" w:sz="0" w:space="0" w:color="auto"/>
      </w:divBdr>
    </w:div>
    <w:div w:id="1016035996">
      <w:bodyDiv w:val="1"/>
      <w:marLeft w:val="0"/>
      <w:marRight w:val="0"/>
      <w:marTop w:val="0"/>
      <w:marBottom w:val="0"/>
      <w:divBdr>
        <w:top w:val="none" w:sz="0" w:space="0" w:color="auto"/>
        <w:left w:val="none" w:sz="0" w:space="0" w:color="auto"/>
        <w:bottom w:val="none" w:sz="0" w:space="0" w:color="auto"/>
        <w:right w:val="none" w:sz="0" w:space="0" w:color="auto"/>
      </w:divBdr>
    </w:div>
    <w:div w:id="1016227300">
      <w:bodyDiv w:val="1"/>
      <w:marLeft w:val="0"/>
      <w:marRight w:val="0"/>
      <w:marTop w:val="0"/>
      <w:marBottom w:val="0"/>
      <w:divBdr>
        <w:top w:val="none" w:sz="0" w:space="0" w:color="auto"/>
        <w:left w:val="none" w:sz="0" w:space="0" w:color="auto"/>
        <w:bottom w:val="none" w:sz="0" w:space="0" w:color="auto"/>
        <w:right w:val="none" w:sz="0" w:space="0" w:color="auto"/>
      </w:divBdr>
    </w:div>
    <w:div w:id="1016344163">
      <w:bodyDiv w:val="1"/>
      <w:marLeft w:val="0"/>
      <w:marRight w:val="0"/>
      <w:marTop w:val="0"/>
      <w:marBottom w:val="0"/>
      <w:divBdr>
        <w:top w:val="none" w:sz="0" w:space="0" w:color="auto"/>
        <w:left w:val="none" w:sz="0" w:space="0" w:color="auto"/>
        <w:bottom w:val="none" w:sz="0" w:space="0" w:color="auto"/>
        <w:right w:val="none" w:sz="0" w:space="0" w:color="auto"/>
      </w:divBdr>
    </w:div>
    <w:div w:id="1016542473">
      <w:bodyDiv w:val="1"/>
      <w:marLeft w:val="0"/>
      <w:marRight w:val="0"/>
      <w:marTop w:val="0"/>
      <w:marBottom w:val="0"/>
      <w:divBdr>
        <w:top w:val="none" w:sz="0" w:space="0" w:color="auto"/>
        <w:left w:val="none" w:sz="0" w:space="0" w:color="auto"/>
        <w:bottom w:val="none" w:sz="0" w:space="0" w:color="auto"/>
        <w:right w:val="none" w:sz="0" w:space="0" w:color="auto"/>
      </w:divBdr>
    </w:div>
    <w:div w:id="1016616646">
      <w:bodyDiv w:val="1"/>
      <w:marLeft w:val="0"/>
      <w:marRight w:val="0"/>
      <w:marTop w:val="0"/>
      <w:marBottom w:val="0"/>
      <w:divBdr>
        <w:top w:val="none" w:sz="0" w:space="0" w:color="auto"/>
        <w:left w:val="none" w:sz="0" w:space="0" w:color="auto"/>
        <w:bottom w:val="none" w:sz="0" w:space="0" w:color="auto"/>
        <w:right w:val="none" w:sz="0" w:space="0" w:color="auto"/>
      </w:divBdr>
    </w:div>
    <w:div w:id="1016618961">
      <w:bodyDiv w:val="1"/>
      <w:marLeft w:val="0"/>
      <w:marRight w:val="0"/>
      <w:marTop w:val="0"/>
      <w:marBottom w:val="0"/>
      <w:divBdr>
        <w:top w:val="none" w:sz="0" w:space="0" w:color="auto"/>
        <w:left w:val="none" w:sz="0" w:space="0" w:color="auto"/>
        <w:bottom w:val="none" w:sz="0" w:space="0" w:color="auto"/>
        <w:right w:val="none" w:sz="0" w:space="0" w:color="auto"/>
      </w:divBdr>
    </w:div>
    <w:div w:id="1016735580">
      <w:bodyDiv w:val="1"/>
      <w:marLeft w:val="0"/>
      <w:marRight w:val="0"/>
      <w:marTop w:val="0"/>
      <w:marBottom w:val="0"/>
      <w:divBdr>
        <w:top w:val="none" w:sz="0" w:space="0" w:color="auto"/>
        <w:left w:val="none" w:sz="0" w:space="0" w:color="auto"/>
        <w:bottom w:val="none" w:sz="0" w:space="0" w:color="auto"/>
        <w:right w:val="none" w:sz="0" w:space="0" w:color="auto"/>
      </w:divBdr>
    </w:div>
    <w:div w:id="1016812651">
      <w:bodyDiv w:val="1"/>
      <w:marLeft w:val="0"/>
      <w:marRight w:val="0"/>
      <w:marTop w:val="0"/>
      <w:marBottom w:val="0"/>
      <w:divBdr>
        <w:top w:val="none" w:sz="0" w:space="0" w:color="auto"/>
        <w:left w:val="none" w:sz="0" w:space="0" w:color="auto"/>
        <w:bottom w:val="none" w:sz="0" w:space="0" w:color="auto"/>
        <w:right w:val="none" w:sz="0" w:space="0" w:color="auto"/>
      </w:divBdr>
    </w:div>
    <w:div w:id="1016879595">
      <w:bodyDiv w:val="1"/>
      <w:marLeft w:val="0"/>
      <w:marRight w:val="0"/>
      <w:marTop w:val="0"/>
      <w:marBottom w:val="0"/>
      <w:divBdr>
        <w:top w:val="none" w:sz="0" w:space="0" w:color="auto"/>
        <w:left w:val="none" w:sz="0" w:space="0" w:color="auto"/>
        <w:bottom w:val="none" w:sz="0" w:space="0" w:color="auto"/>
        <w:right w:val="none" w:sz="0" w:space="0" w:color="auto"/>
      </w:divBdr>
    </w:div>
    <w:div w:id="1016886685">
      <w:bodyDiv w:val="1"/>
      <w:marLeft w:val="0"/>
      <w:marRight w:val="0"/>
      <w:marTop w:val="0"/>
      <w:marBottom w:val="0"/>
      <w:divBdr>
        <w:top w:val="none" w:sz="0" w:space="0" w:color="auto"/>
        <w:left w:val="none" w:sz="0" w:space="0" w:color="auto"/>
        <w:bottom w:val="none" w:sz="0" w:space="0" w:color="auto"/>
        <w:right w:val="none" w:sz="0" w:space="0" w:color="auto"/>
      </w:divBdr>
    </w:div>
    <w:div w:id="1016922491">
      <w:bodyDiv w:val="1"/>
      <w:marLeft w:val="0"/>
      <w:marRight w:val="0"/>
      <w:marTop w:val="0"/>
      <w:marBottom w:val="0"/>
      <w:divBdr>
        <w:top w:val="none" w:sz="0" w:space="0" w:color="auto"/>
        <w:left w:val="none" w:sz="0" w:space="0" w:color="auto"/>
        <w:bottom w:val="none" w:sz="0" w:space="0" w:color="auto"/>
        <w:right w:val="none" w:sz="0" w:space="0" w:color="auto"/>
      </w:divBdr>
    </w:div>
    <w:div w:id="1017002684">
      <w:bodyDiv w:val="1"/>
      <w:marLeft w:val="0"/>
      <w:marRight w:val="0"/>
      <w:marTop w:val="0"/>
      <w:marBottom w:val="0"/>
      <w:divBdr>
        <w:top w:val="none" w:sz="0" w:space="0" w:color="auto"/>
        <w:left w:val="none" w:sz="0" w:space="0" w:color="auto"/>
        <w:bottom w:val="none" w:sz="0" w:space="0" w:color="auto"/>
        <w:right w:val="none" w:sz="0" w:space="0" w:color="auto"/>
      </w:divBdr>
    </w:div>
    <w:div w:id="1017267202">
      <w:bodyDiv w:val="1"/>
      <w:marLeft w:val="0"/>
      <w:marRight w:val="0"/>
      <w:marTop w:val="0"/>
      <w:marBottom w:val="0"/>
      <w:divBdr>
        <w:top w:val="none" w:sz="0" w:space="0" w:color="auto"/>
        <w:left w:val="none" w:sz="0" w:space="0" w:color="auto"/>
        <w:bottom w:val="none" w:sz="0" w:space="0" w:color="auto"/>
        <w:right w:val="none" w:sz="0" w:space="0" w:color="auto"/>
      </w:divBdr>
    </w:div>
    <w:div w:id="1017315577">
      <w:bodyDiv w:val="1"/>
      <w:marLeft w:val="0"/>
      <w:marRight w:val="0"/>
      <w:marTop w:val="0"/>
      <w:marBottom w:val="0"/>
      <w:divBdr>
        <w:top w:val="none" w:sz="0" w:space="0" w:color="auto"/>
        <w:left w:val="none" w:sz="0" w:space="0" w:color="auto"/>
        <w:bottom w:val="none" w:sz="0" w:space="0" w:color="auto"/>
        <w:right w:val="none" w:sz="0" w:space="0" w:color="auto"/>
      </w:divBdr>
    </w:div>
    <w:div w:id="1017386959">
      <w:bodyDiv w:val="1"/>
      <w:marLeft w:val="0"/>
      <w:marRight w:val="0"/>
      <w:marTop w:val="0"/>
      <w:marBottom w:val="0"/>
      <w:divBdr>
        <w:top w:val="none" w:sz="0" w:space="0" w:color="auto"/>
        <w:left w:val="none" w:sz="0" w:space="0" w:color="auto"/>
        <w:bottom w:val="none" w:sz="0" w:space="0" w:color="auto"/>
        <w:right w:val="none" w:sz="0" w:space="0" w:color="auto"/>
      </w:divBdr>
    </w:div>
    <w:div w:id="1017467583">
      <w:bodyDiv w:val="1"/>
      <w:marLeft w:val="0"/>
      <w:marRight w:val="0"/>
      <w:marTop w:val="0"/>
      <w:marBottom w:val="0"/>
      <w:divBdr>
        <w:top w:val="none" w:sz="0" w:space="0" w:color="auto"/>
        <w:left w:val="none" w:sz="0" w:space="0" w:color="auto"/>
        <w:bottom w:val="none" w:sz="0" w:space="0" w:color="auto"/>
        <w:right w:val="none" w:sz="0" w:space="0" w:color="auto"/>
      </w:divBdr>
    </w:div>
    <w:div w:id="1017582062">
      <w:bodyDiv w:val="1"/>
      <w:marLeft w:val="0"/>
      <w:marRight w:val="0"/>
      <w:marTop w:val="0"/>
      <w:marBottom w:val="0"/>
      <w:divBdr>
        <w:top w:val="none" w:sz="0" w:space="0" w:color="auto"/>
        <w:left w:val="none" w:sz="0" w:space="0" w:color="auto"/>
        <w:bottom w:val="none" w:sz="0" w:space="0" w:color="auto"/>
        <w:right w:val="none" w:sz="0" w:space="0" w:color="auto"/>
      </w:divBdr>
    </w:div>
    <w:div w:id="1017728974">
      <w:bodyDiv w:val="1"/>
      <w:marLeft w:val="0"/>
      <w:marRight w:val="0"/>
      <w:marTop w:val="0"/>
      <w:marBottom w:val="0"/>
      <w:divBdr>
        <w:top w:val="none" w:sz="0" w:space="0" w:color="auto"/>
        <w:left w:val="none" w:sz="0" w:space="0" w:color="auto"/>
        <w:bottom w:val="none" w:sz="0" w:space="0" w:color="auto"/>
        <w:right w:val="none" w:sz="0" w:space="0" w:color="auto"/>
      </w:divBdr>
    </w:div>
    <w:div w:id="1017731431">
      <w:bodyDiv w:val="1"/>
      <w:marLeft w:val="0"/>
      <w:marRight w:val="0"/>
      <w:marTop w:val="0"/>
      <w:marBottom w:val="0"/>
      <w:divBdr>
        <w:top w:val="none" w:sz="0" w:space="0" w:color="auto"/>
        <w:left w:val="none" w:sz="0" w:space="0" w:color="auto"/>
        <w:bottom w:val="none" w:sz="0" w:space="0" w:color="auto"/>
        <w:right w:val="none" w:sz="0" w:space="0" w:color="auto"/>
      </w:divBdr>
    </w:div>
    <w:div w:id="1017847934">
      <w:bodyDiv w:val="1"/>
      <w:marLeft w:val="0"/>
      <w:marRight w:val="0"/>
      <w:marTop w:val="0"/>
      <w:marBottom w:val="0"/>
      <w:divBdr>
        <w:top w:val="none" w:sz="0" w:space="0" w:color="auto"/>
        <w:left w:val="none" w:sz="0" w:space="0" w:color="auto"/>
        <w:bottom w:val="none" w:sz="0" w:space="0" w:color="auto"/>
        <w:right w:val="none" w:sz="0" w:space="0" w:color="auto"/>
      </w:divBdr>
    </w:div>
    <w:div w:id="1017848605">
      <w:bodyDiv w:val="1"/>
      <w:marLeft w:val="0"/>
      <w:marRight w:val="0"/>
      <w:marTop w:val="0"/>
      <w:marBottom w:val="0"/>
      <w:divBdr>
        <w:top w:val="none" w:sz="0" w:space="0" w:color="auto"/>
        <w:left w:val="none" w:sz="0" w:space="0" w:color="auto"/>
        <w:bottom w:val="none" w:sz="0" w:space="0" w:color="auto"/>
        <w:right w:val="none" w:sz="0" w:space="0" w:color="auto"/>
      </w:divBdr>
    </w:div>
    <w:div w:id="1018116642">
      <w:bodyDiv w:val="1"/>
      <w:marLeft w:val="0"/>
      <w:marRight w:val="0"/>
      <w:marTop w:val="0"/>
      <w:marBottom w:val="0"/>
      <w:divBdr>
        <w:top w:val="none" w:sz="0" w:space="0" w:color="auto"/>
        <w:left w:val="none" w:sz="0" w:space="0" w:color="auto"/>
        <w:bottom w:val="none" w:sz="0" w:space="0" w:color="auto"/>
        <w:right w:val="none" w:sz="0" w:space="0" w:color="auto"/>
      </w:divBdr>
    </w:div>
    <w:div w:id="1018121327">
      <w:bodyDiv w:val="1"/>
      <w:marLeft w:val="0"/>
      <w:marRight w:val="0"/>
      <w:marTop w:val="0"/>
      <w:marBottom w:val="0"/>
      <w:divBdr>
        <w:top w:val="none" w:sz="0" w:space="0" w:color="auto"/>
        <w:left w:val="none" w:sz="0" w:space="0" w:color="auto"/>
        <w:bottom w:val="none" w:sz="0" w:space="0" w:color="auto"/>
        <w:right w:val="none" w:sz="0" w:space="0" w:color="auto"/>
      </w:divBdr>
    </w:div>
    <w:div w:id="1018121363">
      <w:bodyDiv w:val="1"/>
      <w:marLeft w:val="0"/>
      <w:marRight w:val="0"/>
      <w:marTop w:val="0"/>
      <w:marBottom w:val="0"/>
      <w:divBdr>
        <w:top w:val="none" w:sz="0" w:space="0" w:color="auto"/>
        <w:left w:val="none" w:sz="0" w:space="0" w:color="auto"/>
        <w:bottom w:val="none" w:sz="0" w:space="0" w:color="auto"/>
        <w:right w:val="none" w:sz="0" w:space="0" w:color="auto"/>
      </w:divBdr>
    </w:div>
    <w:div w:id="1018236709">
      <w:bodyDiv w:val="1"/>
      <w:marLeft w:val="0"/>
      <w:marRight w:val="0"/>
      <w:marTop w:val="0"/>
      <w:marBottom w:val="0"/>
      <w:divBdr>
        <w:top w:val="none" w:sz="0" w:space="0" w:color="auto"/>
        <w:left w:val="none" w:sz="0" w:space="0" w:color="auto"/>
        <w:bottom w:val="none" w:sz="0" w:space="0" w:color="auto"/>
        <w:right w:val="none" w:sz="0" w:space="0" w:color="auto"/>
      </w:divBdr>
    </w:div>
    <w:div w:id="1018432927">
      <w:bodyDiv w:val="1"/>
      <w:marLeft w:val="0"/>
      <w:marRight w:val="0"/>
      <w:marTop w:val="0"/>
      <w:marBottom w:val="0"/>
      <w:divBdr>
        <w:top w:val="none" w:sz="0" w:space="0" w:color="auto"/>
        <w:left w:val="none" w:sz="0" w:space="0" w:color="auto"/>
        <w:bottom w:val="none" w:sz="0" w:space="0" w:color="auto"/>
        <w:right w:val="none" w:sz="0" w:space="0" w:color="auto"/>
      </w:divBdr>
    </w:div>
    <w:div w:id="1018581588">
      <w:bodyDiv w:val="1"/>
      <w:marLeft w:val="0"/>
      <w:marRight w:val="0"/>
      <w:marTop w:val="0"/>
      <w:marBottom w:val="0"/>
      <w:divBdr>
        <w:top w:val="none" w:sz="0" w:space="0" w:color="auto"/>
        <w:left w:val="none" w:sz="0" w:space="0" w:color="auto"/>
        <w:bottom w:val="none" w:sz="0" w:space="0" w:color="auto"/>
        <w:right w:val="none" w:sz="0" w:space="0" w:color="auto"/>
      </w:divBdr>
    </w:div>
    <w:div w:id="1018626163">
      <w:bodyDiv w:val="1"/>
      <w:marLeft w:val="0"/>
      <w:marRight w:val="0"/>
      <w:marTop w:val="0"/>
      <w:marBottom w:val="0"/>
      <w:divBdr>
        <w:top w:val="none" w:sz="0" w:space="0" w:color="auto"/>
        <w:left w:val="none" w:sz="0" w:space="0" w:color="auto"/>
        <w:bottom w:val="none" w:sz="0" w:space="0" w:color="auto"/>
        <w:right w:val="none" w:sz="0" w:space="0" w:color="auto"/>
      </w:divBdr>
    </w:div>
    <w:div w:id="1018653932">
      <w:bodyDiv w:val="1"/>
      <w:marLeft w:val="0"/>
      <w:marRight w:val="0"/>
      <w:marTop w:val="0"/>
      <w:marBottom w:val="0"/>
      <w:divBdr>
        <w:top w:val="none" w:sz="0" w:space="0" w:color="auto"/>
        <w:left w:val="none" w:sz="0" w:space="0" w:color="auto"/>
        <w:bottom w:val="none" w:sz="0" w:space="0" w:color="auto"/>
        <w:right w:val="none" w:sz="0" w:space="0" w:color="auto"/>
      </w:divBdr>
    </w:div>
    <w:div w:id="1018888941">
      <w:bodyDiv w:val="1"/>
      <w:marLeft w:val="0"/>
      <w:marRight w:val="0"/>
      <w:marTop w:val="0"/>
      <w:marBottom w:val="0"/>
      <w:divBdr>
        <w:top w:val="none" w:sz="0" w:space="0" w:color="auto"/>
        <w:left w:val="none" w:sz="0" w:space="0" w:color="auto"/>
        <w:bottom w:val="none" w:sz="0" w:space="0" w:color="auto"/>
        <w:right w:val="none" w:sz="0" w:space="0" w:color="auto"/>
      </w:divBdr>
    </w:div>
    <w:div w:id="1018889806">
      <w:bodyDiv w:val="1"/>
      <w:marLeft w:val="0"/>
      <w:marRight w:val="0"/>
      <w:marTop w:val="0"/>
      <w:marBottom w:val="0"/>
      <w:divBdr>
        <w:top w:val="none" w:sz="0" w:space="0" w:color="auto"/>
        <w:left w:val="none" w:sz="0" w:space="0" w:color="auto"/>
        <w:bottom w:val="none" w:sz="0" w:space="0" w:color="auto"/>
        <w:right w:val="none" w:sz="0" w:space="0" w:color="auto"/>
      </w:divBdr>
    </w:div>
    <w:div w:id="1018890484">
      <w:bodyDiv w:val="1"/>
      <w:marLeft w:val="0"/>
      <w:marRight w:val="0"/>
      <w:marTop w:val="0"/>
      <w:marBottom w:val="0"/>
      <w:divBdr>
        <w:top w:val="none" w:sz="0" w:space="0" w:color="auto"/>
        <w:left w:val="none" w:sz="0" w:space="0" w:color="auto"/>
        <w:bottom w:val="none" w:sz="0" w:space="0" w:color="auto"/>
        <w:right w:val="none" w:sz="0" w:space="0" w:color="auto"/>
      </w:divBdr>
    </w:div>
    <w:div w:id="1018972065">
      <w:bodyDiv w:val="1"/>
      <w:marLeft w:val="0"/>
      <w:marRight w:val="0"/>
      <w:marTop w:val="0"/>
      <w:marBottom w:val="0"/>
      <w:divBdr>
        <w:top w:val="none" w:sz="0" w:space="0" w:color="auto"/>
        <w:left w:val="none" w:sz="0" w:space="0" w:color="auto"/>
        <w:bottom w:val="none" w:sz="0" w:space="0" w:color="auto"/>
        <w:right w:val="none" w:sz="0" w:space="0" w:color="auto"/>
      </w:divBdr>
    </w:div>
    <w:div w:id="1018972436">
      <w:bodyDiv w:val="1"/>
      <w:marLeft w:val="0"/>
      <w:marRight w:val="0"/>
      <w:marTop w:val="0"/>
      <w:marBottom w:val="0"/>
      <w:divBdr>
        <w:top w:val="none" w:sz="0" w:space="0" w:color="auto"/>
        <w:left w:val="none" w:sz="0" w:space="0" w:color="auto"/>
        <w:bottom w:val="none" w:sz="0" w:space="0" w:color="auto"/>
        <w:right w:val="none" w:sz="0" w:space="0" w:color="auto"/>
      </w:divBdr>
    </w:div>
    <w:div w:id="1019044409">
      <w:bodyDiv w:val="1"/>
      <w:marLeft w:val="0"/>
      <w:marRight w:val="0"/>
      <w:marTop w:val="0"/>
      <w:marBottom w:val="0"/>
      <w:divBdr>
        <w:top w:val="none" w:sz="0" w:space="0" w:color="auto"/>
        <w:left w:val="none" w:sz="0" w:space="0" w:color="auto"/>
        <w:bottom w:val="none" w:sz="0" w:space="0" w:color="auto"/>
        <w:right w:val="none" w:sz="0" w:space="0" w:color="auto"/>
      </w:divBdr>
    </w:div>
    <w:div w:id="1019430980">
      <w:bodyDiv w:val="1"/>
      <w:marLeft w:val="0"/>
      <w:marRight w:val="0"/>
      <w:marTop w:val="0"/>
      <w:marBottom w:val="0"/>
      <w:divBdr>
        <w:top w:val="none" w:sz="0" w:space="0" w:color="auto"/>
        <w:left w:val="none" w:sz="0" w:space="0" w:color="auto"/>
        <w:bottom w:val="none" w:sz="0" w:space="0" w:color="auto"/>
        <w:right w:val="none" w:sz="0" w:space="0" w:color="auto"/>
      </w:divBdr>
    </w:div>
    <w:div w:id="1019546140">
      <w:bodyDiv w:val="1"/>
      <w:marLeft w:val="0"/>
      <w:marRight w:val="0"/>
      <w:marTop w:val="0"/>
      <w:marBottom w:val="0"/>
      <w:divBdr>
        <w:top w:val="none" w:sz="0" w:space="0" w:color="auto"/>
        <w:left w:val="none" w:sz="0" w:space="0" w:color="auto"/>
        <w:bottom w:val="none" w:sz="0" w:space="0" w:color="auto"/>
        <w:right w:val="none" w:sz="0" w:space="0" w:color="auto"/>
      </w:divBdr>
    </w:div>
    <w:div w:id="1019550306">
      <w:bodyDiv w:val="1"/>
      <w:marLeft w:val="0"/>
      <w:marRight w:val="0"/>
      <w:marTop w:val="0"/>
      <w:marBottom w:val="0"/>
      <w:divBdr>
        <w:top w:val="none" w:sz="0" w:space="0" w:color="auto"/>
        <w:left w:val="none" w:sz="0" w:space="0" w:color="auto"/>
        <w:bottom w:val="none" w:sz="0" w:space="0" w:color="auto"/>
        <w:right w:val="none" w:sz="0" w:space="0" w:color="auto"/>
      </w:divBdr>
    </w:div>
    <w:div w:id="1019622071">
      <w:bodyDiv w:val="1"/>
      <w:marLeft w:val="0"/>
      <w:marRight w:val="0"/>
      <w:marTop w:val="0"/>
      <w:marBottom w:val="0"/>
      <w:divBdr>
        <w:top w:val="none" w:sz="0" w:space="0" w:color="auto"/>
        <w:left w:val="none" w:sz="0" w:space="0" w:color="auto"/>
        <w:bottom w:val="none" w:sz="0" w:space="0" w:color="auto"/>
        <w:right w:val="none" w:sz="0" w:space="0" w:color="auto"/>
      </w:divBdr>
    </w:div>
    <w:div w:id="1019625542">
      <w:bodyDiv w:val="1"/>
      <w:marLeft w:val="0"/>
      <w:marRight w:val="0"/>
      <w:marTop w:val="0"/>
      <w:marBottom w:val="0"/>
      <w:divBdr>
        <w:top w:val="none" w:sz="0" w:space="0" w:color="auto"/>
        <w:left w:val="none" w:sz="0" w:space="0" w:color="auto"/>
        <w:bottom w:val="none" w:sz="0" w:space="0" w:color="auto"/>
        <w:right w:val="none" w:sz="0" w:space="0" w:color="auto"/>
      </w:divBdr>
    </w:div>
    <w:div w:id="1019703167">
      <w:bodyDiv w:val="1"/>
      <w:marLeft w:val="0"/>
      <w:marRight w:val="0"/>
      <w:marTop w:val="0"/>
      <w:marBottom w:val="0"/>
      <w:divBdr>
        <w:top w:val="none" w:sz="0" w:space="0" w:color="auto"/>
        <w:left w:val="none" w:sz="0" w:space="0" w:color="auto"/>
        <w:bottom w:val="none" w:sz="0" w:space="0" w:color="auto"/>
        <w:right w:val="none" w:sz="0" w:space="0" w:color="auto"/>
      </w:divBdr>
    </w:div>
    <w:div w:id="1020010802">
      <w:bodyDiv w:val="1"/>
      <w:marLeft w:val="0"/>
      <w:marRight w:val="0"/>
      <w:marTop w:val="0"/>
      <w:marBottom w:val="0"/>
      <w:divBdr>
        <w:top w:val="none" w:sz="0" w:space="0" w:color="auto"/>
        <w:left w:val="none" w:sz="0" w:space="0" w:color="auto"/>
        <w:bottom w:val="none" w:sz="0" w:space="0" w:color="auto"/>
        <w:right w:val="none" w:sz="0" w:space="0" w:color="auto"/>
      </w:divBdr>
    </w:div>
    <w:div w:id="1020014136">
      <w:bodyDiv w:val="1"/>
      <w:marLeft w:val="0"/>
      <w:marRight w:val="0"/>
      <w:marTop w:val="0"/>
      <w:marBottom w:val="0"/>
      <w:divBdr>
        <w:top w:val="none" w:sz="0" w:space="0" w:color="auto"/>
        <w:left w:val="none" w:sz="0" w:space="0" w:color="auto"/>
        <w:bottom w:val="none" w:sz="0" w:space="0" w:color="auto"/>
        <w:right w:val="none" w:sz="0" w:space="0" w:color="auto"/>
      </w:divBdr>
    </w:div>
    <w:div w:id="1020231384">
      <w:bodyDiv w:val="1"/>
      <w:marLeft w:val="0"/>
      <w:marRight w:val="0"/>
      <w:marTop w:val="0"/>
      <w:marBottom w:val="0"/>
      <w:divBdr>
        <w:top w:val="none" w:sz="0" w:space="0" w:color="auto"/>
        <w:left w:val="none" w:sz="0" w:space="0" w:color="auto"/>
        <w:bottom w:val="none" w:sz="0" w:space="0" w:color="auto"/>
        <w:right w:val="none" w:sz="0" w:space="0" w:color="auto"/>
      </w:divBdr>
    </w:div>
    <w:div w:id="1020471273">
      <w:bodyDiv w:val="1"/>
      <w:marLeft w:val="0"/>
      <w:marRight w:val="0"/>
      <w:marTop w:val="0"/>
      <w:marBottom w:val="0"/>
      <w:divBdr>
        <w:top w:val="none" w:sz="0" w:space="0" w:color="auto"/>
        <w:left w:val="none" w:sz="0" w:space="0" w:color="auto"/>
        <w:bottom w:val="none" w:sz="0" w:space="0" w:color="auto"/>
        <w:right w:val="none" w:sz="0" w:space="0" w:color="auto"/>
      </w:divBdr>
    </w:div>
    <w:div w:id="1020668613">
      <w:bodyDiv w:val="1"/>
      <w:marLeft w:val="0"/>
      <w:marRight w:val="0"/>
      <w:marTop w:val="0"/>
      <w:marBottom w:val="0"/>
      <w:divBdr>
        <w:top w:val="none" w:sz="0" w:space="0" w:color="auto"/>
        <w:left w:val="none" w:sz="0" w:space="0" w:color="auto"/>
        <w:bottom w:val="none" w:sz="0" w:space="0" w:color="auto"/>
        <w:right w:val="none" w:sz="0" w:space="0" w:color="auto"/>
      </w:divBdr>
    </w:div>
    <w:div w:id="1020737958">
      <w:bodyDiv w:val="1"/>
      <w:marLeft w:val="0"/>
      <w:marRight w:val="0"/>
      <w:marTop w:val="0"/>
      <w:marBottom w:val="0"/>
      <w:divBdr>
        <w:top w:val="none" w:sz="0" w:space="0" w:color="auto"/>
        <w:left w:val="none" w:sz="0" w:space="0" w:color="auto"/>
        <w:bottom w:val="none" w:sz="0" w:space="0" w:color="auto"/>
        <w:right w:val="none" w:sz="0" w:space="0" w:color="auto"/>
      </w:divBdr>
    </w:div>
    <w:div w:id="1021010400">
      <w:bodyDiv w:val="1"/>
      <w:marLeft w:val="0"/>
      <w:marRight w:val="0"/>
      <w:marTop w:val="0"/>
      <w:marBottom w:val="0"/>
      <w:divBdr>
        <w:top w:val="none" w:sz="0" w:space="0" w:color="auto"/>
        <w:left w:val="none" w:sz="0" w:space="0" w:color="auto"/>
        <w:bottom w:val="none" w:sz="0" w:space="0" w:color="auto"/>
        <w:right w:val="none" w:sz="0" w:space="0" w:color="auto"/>
      </w:divBdr>
    </w:div>
    <w:div w:id="1021202791">
      <w:bodyDiv w:val="1"/>
      <w:marLeft w:val="0"/>
      <w:marRight w:val="0"/>
      <w:marTop w:val="0"/>
      <w:marBottom w:val="0"/>
      <w:divBdr>
        <w:top w:val="none" w:sz="0" w:space="0" w:color="auto"/>
        <w:left w:val="none" w:sz="0" w:space="0" w:color="auto"/>
        <w:bottom w:val="none" w:sz="0" w:space="0" w:color="auto"/>
        <w:right w:val="none" w:sz="0" w:space="0" w:color="auto"/>
      </w:divBdr>
    </w:div>
    <w:div w:id="1021207019">
      <w:bodyDiv w:val="1"/>
      <w:marLeft w:val="0"/>
      <w:marRight w:val="0"/>
      <w:marTop w:val="0"/>
      <w:marBottom w:val="0"/>
      <w:divBdr>
        <w:top w:val="none" w:sz="0" w:space="0" w:color="auto"/>
        <w:left w:val="none" w:sz="0" w:space="0" w:color="auto"/>
        <w:bottom w:val="none" w:sz="0" w:space="0" w:color="auto"/>
        <w:right w:val="none" w:sz="0" w:space="0" w:color="auto"/>
      </w:divBdr>
    </w:div>
    <w:div w:id="1021667401">
      <w:bodyDiv w:val="1"/>
      <w:marLeft w:val="0"/>
      <w:marRight w:val="0"/>
      <w:marTop w:val="0"/>
      <w:marBottom w:val="0"/>
      <w:divBdr>
        <w:top w:val="none" w:sz="0" w:space="0" w:color="auto"/>
        <w:left w:val="none" w:sz="0" w:space="0" w:color="auto"/>
        <w:bottom w:val="none" w:sz="0" w:space="0" w:color="auto"/>
        <w:right w:val="none" w:sz="0" w:space="0" w:color="auto"/>
      </w:divBdr>
    </w:div>
    <w:div w:id="1021929476">
      <w:bodyDiv w:val="1"/>
      <w:marLeft w:val="0"/>
      <w:marRight w:val="0"/>
      <w:marTop w:val="0"/>
      <w:marBottom w:val="0"/>
      <w:divBdr>
        <w:top w:val="none" w:sz="0" w:space="0" w:color="auto"/>
        <w:left w:val="none" w:sz="0" w:space="0" w:color="auto"/>
        <w:bottom w:val="none" w:sz="0" w:space="0" w:color="auto"/>
        <w:right w:val="none" w:sz="0" w:space="0" w:color="auto"/>
      </w:divBdr>
    </w:div>
    <w:div w:id="1021929746">
      <w:bodyDiv w:val="1"/>
      <w:marLeft w:val="0"/>
      <w:marRight w:val="0"/>
      <w:marTop w:val="0"/>
      <w:marBottom w:val="0"/>
      <w:divBdr>
        <w:top w:val="none" w:sz="0" w:space="0" w:color="auto"/>
        <w:left w:val="none" w:sz="0" w:space="0" w:color="auto"/>
        <w:bottom w:val="none" w:sz="0" w:space="0" w:color="auto"/>
        <w:right w:val="none" w:sz="0" w:space="0" w:color="auto"/>
      </w:divBdr>
    </w:div>
    <w:div w:id="1021929981">
      <w:bodyDiv w:val="1"/>
      <w:marLeft w:val="0"/>
      <w:marRight w:val="0"/>
      <w:marTop w:val="0"/>
      <w:marBottom w:val="0"/>
      <w:divBdr>
        <w:top w:val="none" w:sz="0" w:space="0" w:color="auto"/>
        <w:left w:val="none" w:sz="0" w:space="0" w:color="auto"/>
        <w:bottom w:val="none" w:sz="0" w:space="0" w:color="auto"/>
        <w:right w:val="none" w:sz="0" w:space="0" w:color="auto"/>
      </w:divBdr>
    </w:div>
    <w:div w:id="1021932384">
      <w:bodyDiv w:val="1"/>
      <w:marLeft w:val="0"/>
      <w:marRight w:val="0"/>
      <w:marTop w:val="0"/>
      <w:marBottom w:val="0"/>
      <w:divBdr>
        <w:top w:val="none" w:sz="0" w:space="0" w:color="auto"/>
        <w:left w:val="none" w:sz="0" w:space="0" w:color="auto"/>
        <w:bottom w:val="none" w:sz="0" w:space="0" w:color="auto"/>
        <w:right w:val="none" w:sz="0" w:space="0" w:color="auto"/>
      </w:divBdr>
    </w:div>
    <w:div w:id="1022171239">
      <w:bodyDiv w:val="1"/>
      <w:marLeft w:val="0"/>
      <w:marRight w:val="0"/>
      <w:marTop w:val="0"/>
      <w:marBottom w:val="0"/>
      <w:divBdr>
        <w:top w:val="none" w:sz="0" w:space="0" w:color="auto"/>
        <w:left w:val="none" w:sz="0" w:space="0" w:color="auto"/>
        <w:bottom w:val="none" w:sz="0" w:space="0" w:color="auto"/>
        <w:right w:val="none" w:sz="0" w:space="0" w:color="auto"/>
      </w:divBdr>
    </w:div>
    <w:div w:id="1022319746">
      <w:bodyDiv w:val="1"/>
      <w:marLeft w:val="0"/>
      <w:marRight w:val="0"/>
      <w:marTop w:val="0"/>
      <w:marBottom w:val="0"/>
      <w:divBdr>
        <w:top w:val="none" w:sz="0" w:space="0" w:color="auto"/>
        <w:left w:val="none" w:sz="0" w:space="0" w:color="auto"/>
        <w:bottom w:val="none" w:sz="0" w:space="0" w:color="auto"/>
        <w:right w:val="none" w:sz="0" w:space="0" w:color="auto"/>
      </w:divBdr>
    </w:div>
    <w:div w:id="1022392825">
      <w:bodyDiv w:val="1"/>
      <w:marLeft w:val="0"/>
      <w:marRight w:val="0"/>
      <w:marTop w:val="0"/>
      <w:marBottom w:val="0"/>
      <w:divBdr>
        <w:top w:val="none" w:sz="0" w:space="0" w:color="auto"/>
        <w:left w:val="none" w:sz="0" w:space="0" w:color="auto"/>
        <w:bottom w:val="none" w:sz="0" w:space="0" w:color="auto"/>
        <w:right w:val="none" w:sz="0" w:space="0" w:color="auto"/>
      </w:divBdr>
    </w:div>
    <w:div w:id="1022437650">
      <w:bodyDiv w:val="1"/>
      <w:marLeft w:val="0"/>
      <w:marRight w:val="0"/>
      <w:marTop w:val="0"/>
      <w:marBottom w:val="0"/>
      <w:divBdr>
        <w:top w:val="none" w:sz="0" w:space="0" w:color="auto"/>
        <w:left w:val="none" w:sz="0" w:space="0" w:color="auto"/>
        <w:bottom w:val="none" w:sz="0" w:space="0" w:color="auto"/>
        <w:right w:val="none" w:sz="0" w:space="0" w:color="auto"/>
      </w:divBdr>
    </w:div>
    <w:div w:id="1022635633">
      <w:bodyDiv w:val="1"/>
      <w:marLeft w:val="0"/>
      <w:marRight w:val="0"/>
      <w:marTop w:val="0"/>
      <w:marBottom w:val="0"/>
      <w:divBdr>
        <w:top w:val="none" w:sz="0" w:space="0" w:color="auto"/>
        <w:left w:val="none" w:sz="0" w:space="0" w:color="auto"/>
        <w:bottom w:val="none" w:sz="0" w:space="0" w:color="auto"/>
        <w:right w:val="none" w:sz="0" w:space="0" w:color="auto"/>
      </w:divBdr>
    </w:div>
    <w:div w:id="1022704684">
      <w:bodyDiv w:val="1"/>
      <w:marLeft w:val="0"/>
      <w:marRight w:val="0"/>
      <w:marTop w:val="0"/>
      <w:marBottom w:val="0"/>
      <w:divBdr>
        <w:top w:val="none" w:sz="0" w:space="0" w:color="auto"/>
        <w:left w:val="none" w:sz="0" w:space="0" w:color="auto"/>
        <w:bottom w:val="none" w:sz="0" w:space="0" w:color="auto"/>
        <w:right w:val="none" w:sz="0" w:space="0" w:color="auto"/>
      </w:divBdr>
    </w:div>
    <w:div w:id="1022979417">
      <w:bodyDiv w:val="1"/>
      <w:marLeft w:val="0"/>
      <w:marRight w:val="0"/>
      <w:marTop w:val="0"/>
      <w:marBottom w:val="0"/>
      <w:divBdr>
        <w:top w:val="none" w:sz="0" w:space="0" w:color="auto"/>
        <w:left w:val="none" w:sz="0" w:space="0" w:color="auto"/>
        <w:bottom w:val="none" w:sz="0" w:space="0" w:color="auto"/>
        <w:right w:val="none" w:sz="0" w:space="0" w:color="auto"/>
      </w:divBdr>
    </w:div>
    <w:div w:id="1023361006">
      <w:bodyDiv w:val="1"/>
      <w:marLeft w:val="0"/>
      <w:marRight w:val="0"/>
      <w:marTop w:val="0"/>
      <w:marBottom w:val="0"/>
      <w:divBdr>
        <w:top w:val="none" w:sz="0" w:space="0" w:color="auto"/>
        <w:left w:val="none" w:sz="0" w:space="0" w:color="auto"/>
        <w:bottom w:val="none" w:sz="0" w:space="0" w:color="auto"/>
        <w:right w:val="none" w:sz="0" w:space="0" w:color="auto"/>
      </w:divBdr>
    </w:div>
    <w:div w:id="1023749272">
      <w:bodyDiv w:val="1"/>
      <w:marLeft w:val="0"/>
      <w:marRight w:val="0"/>
      <w:marTop w:val="0"/>
      <w:marBottom w:val="0"/>
      <w:divBdr>
        <w:top w:val="none" w:sz="0" w:space="0" w:color="auto"/>
        <w:left w:val="none" w:sz="0" w:space="0" w:color="auto"/>
        <w:bottom w:val="none" w:sz="0" w:space="0" w:color="auto"/>
        <w:right w:val="none" w:sz="0" w:space="0" w:color="auto"/>
      </w:divBdr>
    </w:div>
    <w:div w:id="1024288724">
      <w:bodyDiv w:val="1"/>
      <w:marLeft w:val="0"/>
      <w:marRight w:val="0"/>
      <w:marTop w:val="0"/>
      <w:marBottom w:val="0"/>
      <w:divBdr>
        <w:top w:val="none" w:sz="0" w:space="0" w:color="auto"/>
        <w:left w:val="none" w:sz="0" w:space="0" w:color="auto"/>
        <w:bottom w:val="none" w:sz="0" w:space="0" w:color="auto"/>
        <w:right w:val="none" w:sz="0" w:space="0" w:color="auto"/>
      </w:divBdr>
    </w:div>
    <w:div w:id="1024356411">
      <w:bodyDiv w:val="1"/>
      <w:marLeft w:val="0"/>
      <w:marRight w:val="0"/>
      <w:marTop w:val="0"/>
      <w:marBottom w:val="0"/>
      <w:divBdr>
        <w:top w:val="none" w:sz="0" w:space="0" w:color="auto"/>
        <w:left w:val="none" w:sz="0" w:space="0" w:color="auto"/>
        <w:bottom w:val="none" w:sz="0" w:space="0" w:color="auto"/>
        <w:right w:val="none" w:sz="0" w:space="0" w:color="auto"/>
      </w:divBdr>
    </w:div>
    <w:div w:id="1024404788">
      <w:bodyDiv w:val="1"/>
      <w:marLeft w:val="0"/>
      <w:marRight w:val="0"/>
      <w:marTop w:val="0"/>
      <w:marBottom w:val="0"/>
      <w:divBdr>
        <w:top w:val="none" w:sz="0" w:space="0" w:color="auto"/>
        <w:left w:val="none" w:sz="0" w:space="0" w:color="auto"/>
        <w:bottom w:val="none" w:sz="0" w:space="0" w:color="auto"/>
        <w:right w:val="none" w:sz="0" w:space="0" w:color="auto"/>
      </w:divBdr>
    </w:div>
    <w:div w:id="1024595371">
      <w:bodyDiv w:val="1"/>
      <w:marLeft w:val="0"/>
      <w:marRight w:val="0"/>
      <w:marTop w:val="0"/>
      <w:marBottom w:val="0"/>
      <w:divBdr>
        <w:top w:val="none" w:sz="0" w:space="0" w:color="auto"/>
        <w:left w:val="none" w:sz="0" w:space="0" w:color="auto"/>
        <w:bottom w:val="none" w:sz="0" w:space="0" w:color="auto"/>
        <w:right w:val="none" w:sz="0" w:space="0" w:color="auto"/>
      </w:divBdr>
    </w:div>
    <w:div w:id="1024937377">
      <w:bodyDiv w:val="1"/>
      <w:marLeft w:val="0"/>
      <w:marRight w:val="0"/>
      <w:marTop w:val="0"/>
      <w:marBottom w:val="0"/>
      <w:divBdr>
        <w:top w:val="none" w:sz="0" w:space="0" w:color="auto"/>
        <w:left w:val="none" w:sz="0" w:space="0" w:color="auto"/>
        <w:bottom w:val="none" w:sz="0" w:space="0" w:color="auto"/>
        <w:right w:val="none" w:sz="0" w:space="0" w:color="auto"/>
      </w:divBdr>
    </w:div>
    <w:div w:id="1025180503">
      <w:bodyDiv w:val="1"/>
      <w:marLeft w:val="0"/>
      <w:marRight w:val="0"/>
      <w:marTop w:val="0"/>
      <w:marBottom w:val="0"/>
      <w:divBdr>
        <w:top w:val="none" w:sz="0" w:space="0" w:color="auto"/>
        <w:left w:val="none" w:sz="0" w:space="0" w:color="auto"/>
        <w:bottom w:val="none" w:sz="0" w:space="0" w:color="auto"/>
        <w:right w:val="none" w:sz="0" w:space="0" w:color="auto"/>
      </w:divBdr>
    </w:div>
    <w:div w:id="1025252610">
      <w:bodyDiv w:val="1"/>
      <w:marLeft w:val="0"/>
      <w:marRight w:val="0"/>
      <w:marTop w:val="0"/>
      <w:marBottom w:val="0"/>
      <w:divBdr>
        <w:top w:val="none" w:sz="0" w:space="0" w:color="auto"/>
        <w:left w:val="none" w:sz="0" w:space="0" w:color="auto"/>
        <w:bottom w:val="none" w:sz="0" w:space="0" w:color="auto"/>
        <w:right w:val="none" w:sz="0" w:space="0" w:color="auto"/>
      </w:divBdr>
    </w:div>
    <w:div w:id="1025327600">
      <w:bodyDiv w:val="1"/>
      <w:marLeft w:val="0"/>
      <w:marRight w:val="0"/>
      <w:marTop w:val="0"/>
      <w:marBottom w:val="0"/>
      <w:divBdr>
        <w:top w:val="none" w:sz="0" w:space="0" w:color="auto"/>
        <w:left w:val="none" w:sz="0" w:space="0" w:color="auto"/>
        <w:bottom w:val="none" w:sz="0" w:space="0" w:color="auto"/>
        <w:right w:val="none" w:sz="0" w:space="0" w:color="auto"/>
      </w:divBdr>
    </w:div>
    <w:div w:id="1025788235">
      <w:bodyDiv w:val="1"/>
      <w:marLeft w:val="0"/>
      <w:marRight w:val="0"/>
      <w:marTop w:val="0"/>
      <w:marBottom w:val="0"/>
      <w:divBdr>
        <w:top w:val="none" w:sz="0" w:space="0" w:color="auto"/>
        <w:left w:val="none" w:sz="0" w:space="0" w:color="auto"/>
        <w:bottom w:val="none" w:sz="0" w:space="0" w:color="auto"/>
        <w:right w:val="none" w:sz="0" w:space="0" w:color="auto"/>
      </w:divBdr>
    </w:div>
    <w:div w:id="1025836642">
      <w:bodyDiv w:val="1"/>
      <w:marLeft w:val="0"/>
      <w:marRight w:val="0"/>
      <w:marTop w:val="0"/>
      <w:marBottom w:val="0"/>
      <w:divBdr>
        <w:top w:val="none" w:sz="0" w:space="0" w:color="auto"/>
        <w:left w:val="none" w:sz="0" w:space="0" w:color="auto"/>
        <w:bottom w:val="none" w:sz="0" w:space="0" w:color="auto"/>
        <w:right w:val="none" w:sz="0" w:space="0" w:color="auto"/>
      </w:divBdr>
    </w:div>
    <w:div w:id="1025865030">
      <w:bodyDiv w:val="1"/>
      <w:marLeft w:val="0"/>
      <w:marRight w:val="0"/>
      <w:marTop w:val="0"/>
      <w:marBottom w:val="0"/>
      <w:divBdr>
        <w:top w:val="none" w:sz="0" w:space="0" w:color="auto"/>
        <w:left w:val="none" w:sz="0" w:space="0" w:color="auto"/>
        <w:bottom w:val="none" w:sz="0" w:space="0" w:color="auto"/>
        <w:right w:val="none" w:sz="0" w:space="0" w:color="auto"/>
      </w:divBdr>
    </w:div>
    <w:div w:id="1025982202">
      <w:bodyDiv w:val="1"/>
      <w:marLeft w:val="0"/>
      <w:marRight w:val="0"/>
      <w:marTop w:val="0"/>
      <w:marBottom w:val="0"/>
      <w:divBdr>
        <w:top w:val="none" w:sz="0" w:space="0" w:color="auto"/>
        <w:left w:val="none" w:sz="0" w:space="0" w:color="auto"/>
        <w:bottom w:val="none" w:sz="0" w:space="0" w:color="auto"/>
        <w:right w:val="none" w:sz="0" w:space="0" w:color="auto"/>
      </w:divBdr>
    </w:div>
    <w:div w:id="1026254924">
      <w:bodyDiv w:val="1"/>
      <w:marLeft w:val="0"/>
      <w:marRight w:val="0"/>
      <w:marTop w:val="0"/>
      <w:marBottom w:val="0"/>
      <w:divBdr>
        <w:top w:val="none" w:sz="0" w:space="0" w:color="auto"/>
        <w:left w:val="none" w:sz="0" w:space="0" w:color="auto"/>
        <w:bottom w:val="none" w:sz="0" w:space="0" w:color="auto"/>
        <w:right w:val="none" w:sz="0" w:space="0" w:color="auto"/>
      </w:divBdr>
    </w:div>
    <w:div w:id="1026324699">
      <w:bodyDiv w:val="1"/>
      <w:marLeft w:val="0"/>
      <w:marRight w:val="0"/>
      <w:marTop w:val="0"/>
      <w:marBottom w:val="0"/>
      <w:divBdr>
        <w:top w:val="none" w:sz="0" w:space="0" w:color="auto"/>
        <w:left w:val="none" w:sz="0" w:space="0" w:color="auto"/>
        <w:bottom w:val="none" w:sz="0" w:space="0" w:color="auto"/>
        <w:right w:val="none" w:sz="0" w:space="0" w:color="auto"/>
      </w:divBdr>
    </w:div>
    <w:div w:id="1026366997">
      <w:bodyDiv w:val="1"/>
      <w:marLeft w:val="0"/>
      <w:marRight w:val="0"/>
      <w:marTop w:val="0"/>
      <w:marBottom w:val="0"/>
      <w:divBdr>
        <w:top w:val="none" w:sz="0" w:space="0" w:color="auto"/>
        <w:left w:val="none" w:sz="0" w:space="0" w:color="auto"/>
        <w:bottom w:val="none" w:sz="0" w:space="0" w:color="auto"/>
        <w:right w:val="none" w:sz="0" w:space="0" w:color="auto"/>
      </w:divBdr>
    </w:div>
    <w:div w:id="1026369247">
      <w:bodyDiv w:val="1"/>
      <w:marLeft w:val="0"/>
      <w:marRight w:val="0"/>
      <w:marTop w:val="0"/>
      <w:marBottom w:val="0"/>
      <w:divBdr>
        <w:top w:val="none" w:sz="0" w:space="0" w:color="auto"/>
        <w:left w:val="none" w:sz="0" w:space="0" w:color="auto"/>
        <w:bottom w:val="none" w:sz="0" w:space="0" w:color="auto"/>
        <w:right w:val="none" w:sz="0" w:space="0" w:color="auto"/>
      </w:divBdr>
    </w:div>
    <w:div w:id="1026442338">
      <w:bodyDiv w:val="1"/>
      <w:marLeft w:val="0"/>
      <w:marRight w:val="0"/>
      <w:marTop w:val="0"/>
      <w:marBottom w:val="0"/>
      <w:divBdr>
        <w:top w:val="none" w:sz="0" w:space="0" w:color="auto"/>
        <w:left w:val="none" w:sz="0" w:space="0" w:color="auto"/>
        <w:bottom w:val="none" w:sz="0" w:space="0" w:color="auto"/>
        <w:right w:val="none" w:sz="0" w:space="0" w:color="auto"/>
      </w:divBdr>
    </w:div>
    <w:div w:id="1026520673">
      <w:bodyDiv w:val="1"/>
      <w:marLeft w:val="0"/>
      <w:marRight w:val="0"/>
      <w:marTop w:val="0"/>
      <w:marBottom w:val="0"/>
      <w:divBdr>
        <w:top w:val="none" w:sz="0" w:space="0" w:color="auto"/>
        <w:left w:val="none" w:sz="0" w:space="0" w:color="auto"/>
        <w:bottom w:val="none" w:sz="0" w:space="0" w:color="auto"/>
        <w:right w:val="none" w:sz="0" w:space="0" w:color="auto"/>
      </w:divBdr>
    </w:div>
    <w:div w:id="1026567043">
      <w:bodyDiv w:val="1"/>
      <w:marLeft w:val="0"/>
      <w:marRight w:val="0"/>
      <w:marTop w:val="0"/>
      <w:marBottom w:val="0"/>
      <w:divBdr>
        <w:top w:val="none" w:sz="0" w:space="0" w:color="auto"/>
        <w:left w:val="none" w:sz="0" w:space="0" w:color="auto"/>
        <w:bottom w:val="none" w:sz="0" w:space="0" w:color="auto"/>
        <w:right w:val="none" w:sz="0" w:space="0" w:color="auto"/>
      </w:divBdr>
    </w:div>
    <w:div w:id="1026639813">
      <w:bodyDiv w:val="1"/>
      <w:marLeft w:val="0"/>
      <w:marRight w:val="0"/>
      <w:marTop w:val="0"/>
      <w:marBottom w:val="0"/>
      <w:divBdr>
        <w:top w:val="none" w:sz="0" w:space="0" w:color="auto"/>
        <w:left w:val="none" w:sz="0" w:space="0" w:color="auto"/>
        <w:bottom w:val="none" w:sz="0" w:space="0" w:color="auto"/>
        <w:right w:val="none" w:sz="0" w:space="0" w:color="auto"/>
      </w:divBdr>
    </w:div>
    <w:div w:id="1026753553">
      <w:bodyDiv w:val="1"/>
      <w:marLeft w:val="0"/>
      <w:marRight w:val="0"/>
      <w:marTop w:val="0"/>
      <w:marBottom w:val="0"/>
      <w:divBdr>
        <w:top w:val="none" w:sz="0" w:space="0" w:color="auto"/>
        <w:left w:val="none" w:sz="0" w:space="0" w:color="auto"/>
        <w:bottom w:val="none" w:sz="0" w:space="0" w:color="auto"/>
        <w:right w:val="none" w:sz="0" w:space="0" w:color="auto"/>
      </w:divBdr>
    </w:div>
    <w:div w:id="1026828548">
      <w:bodyDiv w:val="1"/>
      <w:marLeft w:val="0"/>
      <w:marRight w:val="0"/>
      <w:marTop w:val="0"/>
      <w:marBottom w:val="0"/>
      <w:divBdr>
        <w:top w:val="none" w:sz="0" w:space="0" w:color="auto"/>
        <w:left w:val="none" w:sz="0" w:space="0" w:color="auto"/>
        <w:bottom w:val="none" w:sz="0" w:space="0" w:color="auto"/>
        <w:right w:val="none" w:sz="0" w:space="0" w:color="auto"/>
      </w:divBdr>
    </w:div>
    <w:div w:id="1027024477">
      <w:bodyDiv w:val="1"/>
      <w:marLeft w:val="0"/>
      <w:marRight w:val="0"/>
      <w:marTop w:val="0"/>
      <w:marBottom w:val="0"/>
      <w:divBdr>
        <w:top w:val="none" w:sz="0" w:space="0" w:color="auto"/>
        <w:left w:val="none" w:sz="0" w:space="0" w:color="auto"/>
        <w:bottom w:val="none" w:sz="0" w:space="0" w:color="auto"/>
        <w:right w:val="none" w:sz="0" w:space="0" w:color="auto"/>
      </w:divBdr>
    </w:div>
    <w:div w:id="1027097749">
      <w:bodyDiv w:val="1"/>
      <w:marLeft w:val="0"/>
      <w:marRight w:val="0"/>
      <w:marTop w:val="0"/>
      <w:marBottom w:val="0"/>
      <w:divBdr>
        <w:top w:val="none" w:sz="0" w:space="0" w:color="auto"/>
        <w:left w:val="none" w:sz="0" w:space="0" w:color="auto"/>
        <w:bottom w:val="none" w:sz="0" w:space="0" w:color="auto"/>
        <w:right w:val="none" w:sz="0" w:space="0" w:color="auto"/>
      </w:divBdr>
    </w:div>
    <w:div w:id="1027219583">
      <w:bodyDiv w:val="1"/>
      <w:marLeft w:val="0"/>
      <w:marRight w:val="0"/>
      <w:marTop w:val="0"/>
      <w:marBottom w:val="0"/>
      <w:divBdr>
        <w:top w:val="none" w:sz="0" w:space="0" w:color="auto"/>
        <w:left w:val="none" w:sz="0" w:space="0" w:color="auto"/>
        <w:bottom w:val="none" w:sz="0" w:space="0" w:color="auto"/>
        <w:right w:val="none" w:sz="0" w:space="0" w:color="auto"/>
      </w:divBdr>
    </w:div>
    <w:div w:id="1027222923">
      <w:bodyDiv w:val="1"/>
      <w:marLeft w:val="0"/>
      <w:marRight w:val="0"/>
      <w:marTop w:val="0"/>
      <w:marBottom w:val="0"/>
      <w:divBdr>
        <w:top w:val="none" w:sz="0" w:space="0" w:color="auto"/>
        <w:left w:val="none" w:sz="0" w:space="0" w:color="auto"/>
        <w:bottom w:val="none" w:sz="0" w:space="0" w:color="auto"/>
        <w:right w:val="none" w:sz="0" w:space="0" w:color="auto"/>
      </w:divBdr>
    </w:div>
    <w:div w:id="1027561431">
      <w:bodyDiv w:val="1"/>
      <w:marLeft w:val="0"/>
      <w:marRight w:val="0"/>
      <w:marTop w:val="0"/>
      <w:marBottom w:val="0"/>
      <w:divBdr>
        <w:top w:val="none" w:sz="0" w:space="0" w:color="auto"/>
        <w:left w:val="none" w:sz="0" w:space="0" w:color="auto"/>
        <w:bottom w:val="none" w:sz="0" w:space="0" w:color="auto"/>
        <w:right w:val="none" w:sz="0" w:space="0" w:color="auto"/>
      </w:divBdr>
    </w:div>
    <w:div w:id="1027563924">
      <w:bodyDiv w:val="1"/>
      <w:marLeft w:val="0"/>
      <w:marRight w:val="0"/>
      <w:marTop w:val="0"/>
      <w:marBottom w:val="0"/>
      <w:divBdr>
        <w:top w:val="none" w:sz="0" w:space="0" w:color="auto"/>
        <w:left w:val="none" w:sz="0" w:space="0" w:color="auto"/>
        <w:bottom w:val="none" w:sz="0" w:space="0" w:color="auto"/>
        <w:right w:val="none" w:sz="0" w:space="0" w:color="auto"/>
      </w:divBdr>
    </w:div>
    <w:div w:id="1027949607">
      <w:bodyDiv w:val="1"/>
      <w:marLeft w:val="0"/>
      <w:marRight w:val="0"/>
      <w:marTop w:val="0"/>
      <w:marBottom w:val="0"/>
      <w:divBdr>
        <w:top w:val="none" w:sz="0" w:space="0" w:color="auto"/>
        <w:left w:val="none" w:sz="0" w:space="0" w:color="auto"/>
        <w:bottom w:val="none" w:sz="0" w:space="0" w:color="auto"/>
        <w:right w:val="none" w:sz="0" w:space="0" w:color="auto"/>
      </w:divBdr>
    </w:div>
    <w:div w:id="1028023849">
      <w:bodyDiv w:val="1"/>
      <w:marLeft w:val="0"/>
      <w:marRight w:val="0"/>
      <w:marTop w:val="0"/>
      <w:marBottom w:val="0"/>
      <w:divBdr>
        <w:top w:val="none" w:sz="0" w:space="0" w:color="auto"/>
        <w:left w:val="none" w:sz="0" w:space="0" w:color="auto"/>
        <w:bottom w:val="none" w:sz="0" w:space="0" w:color="auto"/>
        <w:right w:val="none" w:sz="0" w:space="0" w:color="auto"/>
      </w:divBdr>
    </w:div>
    <w:div w:id="1028139706">
      <w:bodyDiv w:val="1"/>
      <w:marLeft w:val="0"/>
      <w:marRight w:val="0"/>
      <w:marTop w:val="0"/>
      <w:marBottom w:val="0"/>
      <w:divBdr>
        <w:top w:val="none" w:sz="0" w:space="0" w:color="auto"/>
        <w:left w:val="none" w:sz="0" w:space="0" w:color="auto"/>
        <w:bottom w:val="none" w:sz="0" w:space="0" w:color="auto"/>
        <w:right w:val="none" w:sz="0" w:space="0" w:color="auto"/>
      </w:divBdr>
    </w:div>
    <w:div w:id="1028483597">
      <w:bodyDiv w:val="1"/>
      <w:marLeft w:val="0"/>
      <w:marRight w:val="0"/>
      <w:marTop w:val="0"/>
      <w:marBottom w:val="0"/>
      <w:divBdr>
        <w:top w:val="none" w:sz="0" w:space="0" w:color="auto"/>
        <w:left w:val="none" w:sz="0" w:space="0" w:color="auto"/>
        <w:bottom w:val="none" w:sz="0" w:space="0" w:color="auto"/>
        <w:right w:val="none" w:sz="0" w:space="0" w:color="auto"/>
      </w:divBdr>
    </w:div>
    <w:div w:id="1028484965">
      <w:bodyDiv w:val="1"/>
      <w:marLeft w:val="0"/>
      <w:marRight w:val="0"/>
      <w:marTop w:val="0"/>
      <w:marBottom w:val="0"/>
      <w:divBdr>
        <w:top w:val="none" w:sz="0" w:space="0" w:color="auto"/>
        <w:left w:val="none" w:sz="0" w:space="0" w:color="auto"/>
        <w:bottom w:val="none" w:sz="0" w:space="0" w:color="auto"/>
        <w:right w:val="none" w:sz="0" w:space="0" w:color="auto"/>
      </w:divBdr>
    </w:div>
    <w:div w:id="1028485808">
      <w:bodyDiv w:val="1"/>
      <w:marLeft w:val="0"/>
      <w:marRight w:val="0"/>
      <w:marTop w:val="0"/>
      <w:marBottom w:val="0"/>
      <w:divBdr>
        <w:top w:val="none" w:sz="0" w:space="0" w:color="auto"/>
        <w:left w:val="none" w:sz="0" w:space="0" w:color="auto"/>
        <w:bottom w:val="none" w:sz="0" w:space="0" w:color="auto"/>
        <w:right w:val="none" w:sz="0" w:space="0" w:color="auto"/>
      </w:divBdr>
    </w:div>
    <w:div w:id="1028606969">
      <w:bodyDiv w:val="1"/>
      <w:marLeft w:val="0"/>
      <w:marRight w:val="0"/>
      <w:marTop w:val="0"/>
      <w:marBottom w:val="0"/>
      <w:divBdr>
        <w:top w:val="none" w:sz="0" w:space="0" w:color="auto"/>
        <w:left w:val="none" w:sz="0" w:space="0" w:color="auto"/>
        <w:bottom w:val="none" w:sz="0" w:space="0" w:color="auto"/>
        <w:right w:val="none" w:sz="0" w:space="0" w:color="auto"/>
      </w:divBdr>
    </w:div>
    <w:div w:id="1028683221">
      <w:bodyDiv w:val="1"/>
      <w:marLeft w:val="0"/>
      <w:marRight w:val="0"/>
      <w:marTop w:val="0"/>
      <w:marBottom w:val="0"/>
      <w:divBdr>
        <w:top w:val="none" w:sz="0" w:space="0" w:color="auto"/>
        <w:left w:val="none" w:sz="0" w:space="0" w:color="auto"/>
        <w:bottom w:val="none" w:sz="0" w:space="0" w:color="auto"/>
        <w:right w:val="none" w:sz="0" w:space="0" w:color="auto"/>
      </w:divBdr>
    </w:div>
    <w:div w:id="1028876172">
      <w:bodyDiv w:val="1"/>
      <w:marLeft w:val="0"/>
      <w:marRight w:val="0"/>
      <w:marTop w:val="0"/>
      <w:marBottom w:val="0"/>
      <w:divBdr>
        <w:top w:val="none" w:sz="0" w:space="0" w:color="auto"/>
        <w:left w:val="none" w:sz="0" w:space="0" w:color="auto"/>
        <w:bottom w:val="none" w:sz="0" w:space="0" w:color="auto"/>
        <w:right w:val="none" w:sz="0" w:space="0" w:color="auto"/>
      </w:divBdr>
    </w:div>
    <w:div w:id="1028991470">
      <w:bodyDiv w:val="1"/>
      <w:marLeft w:val="0"/>
      <w:marRight w:val="0"/>
      <w:marTop w:val="0"/>
      <w:marBottom w:val="0"/>
      <w:divBdr>
        <w:top w:val="none" w:sz="0" w:space="0" w:color="auto"/>
        <w:left w:val="none" w:sz="0" w:space="0" w:color="auto"/>
        <w:bottom w:val="none" w:sz="0" w:space="0" w:color="auto"/>
        <w:right w:val="none" w:sz="0" w:space="0" w:color="auto"/>
      </w:divBdr>
    </w:div>
    <w:div w:id="1029069138">
      <w:bodyDiv w:val="1"/>
      <w:marLeft w:val="0"/>
      <w:marRight w:val="0"/>
      <w:marTop w:val="0"/>
      <w:marBottom w:val="0"/>
      <w:divBdr>
        <w:top w:val="none" w:sz="0" w:space="0" w:color="auto"/>
        <w:left w:val="none" w:sz="0" w:space="0" w:color="auto"/>
        <w:bottom w:val="none" w:sz="0" w:space="0" w:color="auto"/>
        <w:right w:val="none" w:sz="0" w:space="0" w:color="auto"/>
      </w:divBdr>
    </w:div>
    <w:div w:id="1029259342">
      <w:bodyDiv w:val="1"/>
      <w:marLeft w:val="0"/>
      <w:marRight w:val="0"/>
      <w:marTop w:val="0"/>
      <w:marBottom w:val="0"/>
      <w:divBdr>
        <w:top w:val="none" w:sz="0" w:space="0" w:color="auto"/>
        <w:left w:val="none" w:sz="0" w:space="0" w:color="auto"/>
        <w:bottom w:val="none" w:sz="0" w:space="0" w:color="auto"/>
        <w:right w:val="none" w:sz="0" w:space="0" w:color="auto"/>
      </w:divBdr>
    </w:div>
    <w:div w:id="1029263280">
      <w:bodyDiv w:val="1"/>
      <w:marLeft w:val="0"/>
      <w:marRight w:val="0"/>
      <w:marTop w:val="0"/>
      <w:marBottom w:val="0"/>
      <w:divBdr>
        <w:top w:val="none" w:sz="0" w:space="0" w:color="auto"/>
        <w:left w:val="none" w:sz="0" w:space="0" w:color="auto"/>
        <w:bottom w:val="none" w:sz="0" w:space="0" w:color="auto"/>
        <w:right w:val="none" w:sz="0" w:space="0" w:color="auto"/>
      </w:divBdr>
    </w:div>
    <w:div w:id="1029382073">
      <w:bodyDiv w:val="1"/>
      <w:marLeft w:val="0"/>
      <w:marRight w:val="0"/>
      <w:marTop w:val="0"/>
      <w:marBottom w:val="0"/>
      <w:divBdr>
        <w:top w:val="none" w:sz="0" w:space="0" w:color="auto"/>
        <w:left w:val="none" w:sz="0" w:space="0" w:color="auto"/>
        <w:bottom w:val="none" w:sz="0" w:space="0" w:color="auto"/>
        <w:right w:val="none" w:sz="0" w:space="0" w:color="auto"/>
      </w:divBdr>
    </w:div>
    <w:div w:id="1029716394">
      <w:bodyDiv w:val="1"/>
      <w:marLeft w:val="0"/>
      <w:marRight w:val="0"/>
      <w:marTop w:val="0"/>
      <w:marBottom w:val="0"/>
      <w:divBdr>
        <w:top w:val="none" w:sz="0" w:space="0" w:color="auto"/>
        <w:left w:val="none" w:sz="0" w:space="0" w:color="auto"/>
        <w:bottom w:val="none" w:sz="0" w:space="0" w:color="auto"/>
        <w:right w:val="none" w:sz="0" w:space="0" w:color="auto"/>
      </w:divBdr>
    </w:div>
    <w:div w:id="1029799271">
      <w:bodyDiv w:val="1"/>
      <w:marLeft w:val="0"/>
      <w:marRight w:val="0"/>
      <w:marTop w:val="0"/>
      <w:marBottom w:val="0"/>
      <w:divBdr>
        <w:top w:val="none" w:sz="0" w:space="0" w:color="auto"/>
        <w:left w:val="none" w:sz="0" w:space="0" w:color="auto"/>
        <w:bottom w:val="none" w:sz="0" w:space="0" w:color="auto"/>
        <w:right w:val="none" w:sz="0" w:space="0" w:color="auto"/>
      </w:divBdr>
    </w:div>
    <w:div w:id="1029909825">
      <w:bodyDiv w:val="1"/>
      <w:marLeft w:val="0"/>
      <w:marRight w:val="0"/>
      <w:marTop w:val="0"/>
      <w:marBottom w:val="0"/>
      <w:divBdr>
        <w:top w:val="none" w:sz="0" w:space="0" w:color="auto"/>
        <w:left w:val="none" w:sz="0" w:space="0" w:color="auto"/>
        <w:bottom w:val="none" w:sz="0" w:space="0" w:color="auto"/>
        <w:right w:val="none" w:sz="0" w:space="0" w:color="auto"/>
      </w:divBdr>
    </w:div>
    <w:div w:id="1030228052">
      <w:bodyDiv w:val="1"/>
      <w:marLeft w:val="0"/>
      <w:marRight w:val="0"/>
      <w:marTop w:val="0"/>
      <w:marBottom w:val="0"/>
      <w:divBdr>
        <w:top w:val="none" w:sz="0" w:space="0" w:color="auto"/>
        <w:left w:val="none" w:sz="0" w:space="0" w:color="auto"/>
        <w:bottom w:val="none" w:sz="0" w:space="0" w:color="auto"/>
        <w:right w:val="none" w:sz="0" w:space="0" w:color="auto"/>
      </w:divBdr>
    </w:div>
    <w:div w:id="1030228550">
      <w:bodyDiv w:val="1"/>
      <w:marLeft w:val="0"/>
      <w:marRight w:val="0"/>
      <w:marTop w:val="0"/>
      <w:marBottom w:val="0"/>
      <w:divBdr>
        <w:top w:val="none" w:sz="0" w:space="0" w:color="auto"/>
        <w:left w:val="none" w:sz="0" w:space="0" w:color="auto"/>
        <w:bottom w:val="none" w:sz="0" w:space="0" w:color="auto"/>
        <w:right w:val="none" w:sz="0" w:space="0" w:color="auto"/>
      </w:divBdr>
    </w:div>
    <w:div w:id="1030490654">
      <w:bodyDiv w:val="1"/>
      <w:marLeft w:val="0"/>
      <w:marRight w:val="0"/>
      <w:marTop w:val="0"/>
      <w:marBottom w:val="0"/>
      <w:divBdr>
        <w:top w:val="none" w:sz="0" w:space="0" w:color="auto"/>
        <w:left w:val="none" w:sz="0" w:space="0" w:color="auto"/>
        <w:bottom w:val="none" w:sz="0" w:space="0" w:color="auto"/>
        <w:right w:val="none" w:sz="0" w:space="0" w:color="auto"/>
      </w:divBdr>
    </w:div>
    <w:div w:id="1030570292">
      <w:bodyDiv w:val="1"/>
      <w:marLeft w:val="0"/>
      <w:marRight w:val="0"/>
      <w:marTop w:val="0"/>
      <w:marBottom w:val="0"/>
      <w:divBdr>
        <w:top w:val="none" w:sz="0" w:space="0" w:color="auto"/>
        <w:left w:val="none" w:sz="0" w:space="0" w:color="auto"/>
        <w:bottom w:val="none" w:sz="0" w:space="0" w:color="auto"/>
        <w:right w:val="none" w:sz="0" w:space="0" w:color="auto"/>
      </w:divBdr>
    </w:div>
    <w:div w:id="1030760260">
      <w:bodyDiv w:val="1"/>
      <w:marLeft w:val="0"/>
      <w:marRight w:val="0"/>
      <w:marTop w:val="0"/>
      <w:marBottom w:val="0"/>
      <w:divBdr>
        <w:top w:val="none" w:sz="0" w:space="0" w:color="auto"/>
        <w:left w:val="none" w:sz="0" w:space="0" w:color="auto"/>
        <w:bottom w:val="none" w:sz="0" w:space="0" w:color="auto"/>
        <w:right w:val="none" w:sz="0" w:space="0" w:color="auto"/>
      </w:divBdr>
    </w:div>
    <w:div w:id="1030884841">
      <w:bodyDiv w:val="1"/>
      <w:marLeft w:val="0"/>
      <w:marRight w:val="0"/>
      <w:marTop w:val="0"/>
      <w:marBottom w:val="0"/>
      <w:divBdr>
        <w:top w:val="none" w:sz="0" w:space="0" w:color="auto"/>
        <w:left w:val="none" w:sz="0" w:space="0" w:color="auto"/>
        <w:bottom w:val="none" w:sz="0" w:space="0" w:color="auto"/>
        <w:right w:val="none" w:sz="0" w:space="0" w:color="auto"/>
      </w:divBdr>
    </w:div>
    <w:div w:id="1031031013">
      <w:bodyDiv w:val="1"/>
      <w:marLeft w:val="0"/>
      <w:marRight w:val="0"/>
      <w:marTop w:val="0"/>
      <w:marBottom w:val="0"/>
      <w:divBdr>
        <w:top w:val="none" w:sz="0" w:space="0" w:color="auto"/>
        <w:left w:val="none" w:sz="0" w:space="0" w:color="auto"/>
        <w:bottom w:val="none" w:sz="0" w:space="0" w:color="auto"/>
        <w:right w:val="none" w:sz="0" w:space="0" w:color="auto"/>
      </w:divBdr>
    </w:div>
    <w:div w:id="1031341282">
      <w:bodyDiv w:val="1"/>
      <w:marLeft w:val="0"/>
      <w:marRight w:val="0"/>
      <w:marTop w:val="0"/>
      <w:marBottom w:val="0"/>
      <w:divBdr>
        <w:top w:val="none" w:sz="0" w:space="0" w:color="auto"/>
        <w:left w:val="none" w:sz="0" w:space="0" w:color="auto"/>
        <w:bottom w:val="none" w:sz="0" w:space="0" w:color="auto"/>
        <w:right w:val="none" w:sz="0" w:space="0" w:color="auto"/>
      </w:divBdr>
    </w:div>
    <w:div w:id="1031371130">
      <w:bodyDiv w:val="1"/>
      <w:marLeft w:val="0"/>
      <w:marRight w:val="0"/>
      <w:marTop w:val="0"/>
      <w:marBottom w:val="0"/>
      <w:divBdr>
        <w:top w:val="none" w:sz="0" w:space="0" w:color="auto"/>
        <w:left w:val="none" w:sz="0" w:space="0" w:color="auto"/>
        <w:bottom w:val="none" w:sz="0" w:space="0" w:color="auto"/>
        <w:right w:val="none" w:sz="0" w:space="0" w:color="auto"/>
      </w:divBdr>
    </w:div>
    <w:div w:id="1031952902">
      <w:bodyDiv w:val="1"/>
      <w:marLeft w:val="0"/>
      <w:marRight w:val="0"/>
      <w:marTop w:val="0"/>
      <w:marBottom w:val="0"/>
      <w:divBdr>
        <w:top w:val="none" w:sz="0" w:space="0" w:color="auto"/>
        <w:left w:val="none" w:sz="0" w:space="0" w:color="auto"/>
        <w:bottom w:val="none" w:sz="0" w:space="0" w:color="auto"/>
        <w:right w:val="none" w:sz="0" w:space="0" w:color="auto"/>
      </w:divBdr>
    </w:div>
    <w:div w:id="1032196246">
      <w:bodyDiv w:val="1"/>
      <w:marLeft w:val="0"/>
      <w:marRight w:val="0"/>
      <w:marTop w:val="0"/>
      <w:marBottom w:val="0"/>
      <w:divBdr>
        <w:top w:val="none" w:sz="0" w:space="0" w:color="auto"/>
        <w:left w:val="none" w:sz="0" w:space="0" w:color="auto"/>
        <w:bottom w:val="none" w:sz="0" w:space="0" w:color="auto"/>
        <w:right w:val="none" w:sz="0" w:space="0" w:color="auto"/>
      </w:divBdr>
    </w:div>
    <w:div w:id="1032263383">
      <w:bodyDiv w:val="1"/>
      <w:marLeft w:val="0"/>
      <w:marRight w:val="0"/>
      <w:marTop w:val="0"/>
      <w:marBottom w:val="0"/>
      <w:divBdr>
        <w:top w:val="none" w:sz="0" w:space="0" w:color="auto"/>
        <w:left w:val="none" w:sz="0" w:space="0" w:color="auto"/>
        <w:bottom w:val="none" w:sz="0" w:space="0" w:color="auto"/>
        <w:right w:val="none" w:sz="0" w:space="0" w:color="auto"/>
      </w:divBdr>
    </w:div>
    <w:div w:id="1032536819">
      <w:bodyDiv w:val="1"/>
      <w:marLeft w:val="0"/>
      <w:marRight w:val="0"/>
      <w:marTop w:val="0"/>
      <w:marBottom w:val="0"/>
      <w:divBdr>
        <w:top w:val="none" w:sz="0" w:space="0" w:color="auto"/>
        <w:left w:val="none" w:sz="0" w:space="0" w:color="auto"/>
        <w:bottom w:val="none" w:sz="0" w:space="0" w:color="auto"/>
        <w:right w:val="none" w:sz="0" w:space="0" w:color="auto"/>
      </w:divBdr>
    </w:div>
    <w:div w:id="1032540215">
      <w:bodyDiv w:val="1"/>
      <w:marLeft w:val="0"/>
      <w:marRight w:val="0"/>
      <w:marTop w:val="0"/>
      <w:marBottom w:val="0"/>
      <w:divBdr>
        <w:top w:val="none" w:sz="0" w:space="0" w:color="auto"/>
        <w:left w:val="none" w:sz="0" w:space="0" w:color="auto"/>
        <w:bottom w:val="none" w:sz="0" w:space="0" w:color="auto"/>
        <w:right w:val="none" w:sz="0" w:space="0" w:color="auto"/>
      </w:divBdr>
    </w:div>
    <w:div w:id="1032607733">
      <w:bodyDiv w:val="1"/>
      <w:marLeft w:val="0"/>
      <w:marRight w:val="0"/>
      <w:marTop w:val="0"/>
      <w:marBottom w:val="0"/>
      <w:divBdr>
        <w:top w:val="none" w:sz="0" w:space="0" w:color="auto"/>
        <w:left w:val="none" w:sz="0" w:space="0" w:color="auto"/>
        <w:bottom w:val="none" w:sz="0" w:space="0" w:color="auto"/>
        <w:right w:val="none" w:sz="0" w:space="0" w:color="auto"/>
      </w:divBdr>
    </w:div>
    <w:div w:id="1033069083">
      <w:bodyDiv w:val="1"/>
      <w:marLeft w:val="0"/>
      <w:marRight w:val="0"/>
      <w:marTop w:val="0"/>
      <w:marBottom w:val="0"/>
      <w:divBdr>
        <w:top w:val="none" w:sz="0" w:space="0" w:color="auto"/>
        <w:left w:val="none" w:sz="0" w:space="0" w:color="auto"/>
        <w:bottom w:val="none" w:sz="0" w:space="0" w:color="auto"/>
        <w:right w:val="none" w:sz="0" w:space="0" w:color="auto"/>
      </w:divBdr>
    </w:div>
    <w:div w:id="1033118197">
      <w:bodyDiv w:val="1"/>
      <w:marLeft w:val="0"/>
      <w:marRight w:val="0"/>
      <w:marTop w:val="0"/>
      <w:marBottom w:val="0"/>
      <w:divBdr>
        <w:top w:val="none" w:sz="0" w:space="0" w:color="auto"/>
        <w:left w:val="none" w:sz="0" w:space="0" w:color="auto"/>
        <w:bottom w:val="none" w:sz="0" w:space="0" w:color="auto"/>
        <w:right w:val="none" w:sz="0" w:space="0" w:color="auto"/>
      </w:divBdr>
    </w:div>
    <w:div w:id="1033505647">
      <w:bodyDiv w:val="1"/>
      <w:marLeft w:val="0"/>
      <w:marRight w:val="0"/>
      <w:marTop w:val="0"/>
      <w:marBottom w:val="0"/>
      <w:divBdr>
        <w:top w:val="none" w:sz="0" w:space="0" w:color="auto"/>
        <w:left w:val="none" w:sz="0" w:space="0" w:color="auto"/>
        <w:bottom w:val="none" w:sz="0" w:space="0" w:color="auto"/>
        <w:right w:val="none" w:sz="0" w:space="0" w:color="auto"/>
      </w:divBdr>
    </w:div>
    <w:div w:id="1033573932">
      <w:bodyDiv w:val="1"/>
      <w:marLeft w:val="0"/>
      <w:marRight w:val="0"/>
      <w:marTop w:val="0"/>
      <w:marBottom w:val="0"/>
      <w:divBdr>
        <w:top w:val="none" w:sz="0" w:space="0" w:color="auto"/>
        <w:left w:val="none" w:sz="0" w:space="0" w:color="auto"/>
        <w:bottom w:val="none" w:sz="0" w:space="0" w:color="auto"/>
        <w:right w:val="none" w:sz="0" w:space="0" w:color="auto"/>
      </w:divBdr>
    </w:div>
    <w:div w:id="1033652563">
      <w:bodyDiv w:val="1"/>
      <w:marLeft w:val="0"/>
      <w:marRight w:val="0"/>
      <w:marTop w:val="0"/>
      <w:marBottom w:val="0"/>
      <w:divBdr>
        <w:top w:val="none" w:sz="0" w:space="0" w:color="auto"/>
        <w:left w:val="none" w:sz="0" w:space="0" w:color="auto"/>
        <w:bottom w:val="none" w:sz="0" w:space="0" w:color="auto"/>
        <w:right w:val="none" w:sz="0" w:space="0" w:color="auto"/>
      </w:divBdr>
    </w:div>
    <w:div w:id="1033655124">
      <w:bodyDiv w:val="1"/>
      <w:marLeft w:val="0"/>
      <w:marRight w:val="0"/>
      <w:marTop w:val="0"/>
      <w:marBottom w:val="0"/>
      <w:divBdr>
        <w:top w:val="none" w:sz="0" w:space="0" w:color="auto"/>
        <w:left w:val="none" w:sz="0" w:space="0" w:color="auto"/>
        <w:bottom w:val="none" w:sz="0" w:space="0" w:color="auto"/>
        <w:right w:val="none" w:sz="0" w:space="0" w:color="auto"/>
      </w:divBdr>
    </w:div>
    <w:div w:id="1033700110">
      <w:bodyDiv w:val="1"/>
      <w:marLeft w:val="0"/>
      <w:marRight w:val="0"/>
      <w:marTop w:val="0"/>
      <w:marBottom w:val="0"/>
      <w:divBdr>
        <w:top w:val="none" w:sz="0" w:space="0" w:color="auto"/>
        <w:left w:val="none" w:sz="0" w:space="0" w:color="auto"/>
        <w:bottom w:val="none" w:sz="0" w:space="0" w:color="auto"/>
        <w:right w:val="none" w:sz="0" w:space="0" w:color="auto"/>
      </w:divBdr>
    </w:div>
    <w:div w:id="1033766031">
      <w:bodyDiv w:val="1"/>
      <w:marLeft w:val="0"/>
      <w:marRight w:val="0"/>
      <w:marTop w:val="0"/>
      <w:marBottom w:val="0"/>
      <w:divBdr>
        <w:top w:val="none" w:sz="0" w:space="0" w:color="auto"/>
        <w:left w:val="none" w:sz="0" w:space="0" w:color="auto"/>
        <w:bottom w:val="none" w:sz="0" w:space="0" w:color="auto"/>
        <w:right w:val="none" w:sz="0" w:space="0" w:color="auto"/>
      </w:divBdr>
    </w:div>
    <w:div w:id="1033844947">
      <w:bodyDiv w:val="1"/>
      <w:marLeft w:val="0"/>
      <w:marRight w:val="0"/>
      <w:marTop w:val="0"/>
      <w:marBottom w:val="0"/>
      <w:divBdr>
        <w:top w:val="none" w:sz="0" w:space="0" w:color="auto"/>
        <w:left w:val="none" w:sz="0" w:space="0" w:color="auto"/>
        <w:bottom w:val="none" w:sz="0" w:space="0" w:color="auto"/>
        <w:right w:val="none" w:sz="0" w:space="0" w:color="auto"/>
      </w:divBdr>
    </w:div>
    <w:div w:id="1033845704">
      <w:bodyDiv w:val="1"/>
      <w:marLeft w:val="0"/>
      <w:marRight w:val="0"/>
      <w:marTop w:val="0"/>
      <w:marBottom w:val="0"/>
      <w:divBdr>
        <w:top w:val="none" w:sz="0" w:space="0" w:color="auto"/>
        <w:left w:val="none" w:sz="0" w:space="0" w:color="auto"/>
        <w:bottom w:val="none" w:sz="0" w:space="0" w:color="auto"/>
        <w:right w:val="none" w:sz="0" w:space="0" w:color="auto"/>
      </w:divBdr>
    </w:div>
    <w:div w:id="1033919533">
      <w:bodyDiv w:val="1"/>
      <w:marLeft w:val="0"/>
      <w:marRight w:val="0"/>
      <w:marTop w:val="0"/>
      <w:marBottom w:val="0"/>
      <w:divBdr>
        <w:top w:val="none" w:sz="0" w:space="0" w:color="auto"/>
        <w:left w:val="none" w:sz="0" w:space="0" w:color="auto"/>
        <w:bottom w:val="none" w:sz="0" w:space="0" w:color="auto"/>
        <w:right w:val="none" w:sz="0" w:space="0" w:color="auto"/>
      </w:divBdr>
    </w:div>
    <w:div w:id="1034041331">
      <w:bodyDiv w:val="1"/>
      <w:marLeft w:val="0"/>
      <w:marRight w:val="0"/>
      <w:marTop w:val="0"/>
      <w:marBottom w:val="0"/>
      <w:divBdr>
        <w:top w:val="none" w:sz="0" w:space="0" w:color="auto"/>
        <w:left w:val="none" w:sz="0" w:space="0" w:color="auto"/>
        <w:bottom w:val="none" w:sz="0" w:space="0" w:color="auto"/>
        <w:right w:val="none" w:sz="0" w:space="0" w:color="auto"/>
      </w:divBdr>
    </w:div>
    <w:div w:id="1034118595">
      <w:bodyDiv w:val="1"/>
      <w:marLeft w:val="0"/>
      <w:marRight w:val="0"/>
      <w:marTop w:val="0"/>
      <w:marBottom w:val="0"/>
      <w:divBdr>
        <w:top w:val="none" w:sz="0" w:space="0" w:color="auto"/>
        <w:left w:val="none" w:sz="0" w:space="0" w:color="auto"/>
        <w:bottom w:val="none" w:sz="0" w:space="0" w:color="auto"/>
        <w:right w:val="none" w:sz="0" w:space="0" w:color="auto"/>
      </w:divBdr>
    </w:div>
    <w:div w:id="1034231986">
      <w:bodyDiv w:val="1"/>
      <w:marLeft w:val="0"/>
      <w:marRight w:val="0"/>
      <w:marTop w:val="0"/>
      <w:marBottom w:val="0"/>
      <w:divBdr>
        <w:top w:val="none" w:sz="0" w:space="0" w:color="auto"/>
        <w:left w:val="none" w:sz="0" w:space="0" w:color="auto"/>
        <w:bottom w:val="none" w:sz="0" w:space="0" w:color="auto"/>
        <w:right w:val="none" w:sz="0" w:space="0" w:color="auto"/>
      </w:divBdr>
    </w:div>
    <w:div w:id="1034423811">
      <w:bodyDiv w:val="1"/>
      <w:marLeft w:val="0"/>
      <w:marRight w:val="0"/>
      <w:marTop w:val="0"/>
      <w:marBottom w:val="0"/>
      <w:divBdr>
        <w:top w:val="none" w:sz="0" w:space="0" w:color="auto"/>
        <w:left w:val="none" w:sz="0" w:space="0" w:color="auto"/>
        <w:bottom w:val="none" w:sz="0" w:space="0" w:color="auto"/>
        <w:right w:val="none" w:sz="0" w:space="0" w:color="auto"/>
      </w:divBdr>
    </w:div>
    <w:div w:id="1034503366">
      <w:bodyDiv w:val="1"/>
      <w:marLeft w:val="0"/>
      <w:marRight w:val="0"/>
      <w:marTop w:val="0"/>
      <w:marBottom w:val="0"/>
      <w:divBdr>
        <w:top w:val="none" w:sz="0" w:space="0" w:color="auto"/>
        <w:left w:val="none" w:sz="0" w:space="0" w:color="auto"/>
        <w:bottom w:val="none" w:sz="0" w:space="0" w:color="auto"/>
        <w:right w:val="none" w:sz="0" w:space="0" w:color="auto"/>
      </w:divBdr>
    </w:div>
    <w:div w:id="1034888270">
      <w:bodyDiv w:val="1"/>
      <w:marLeft w:val="0"/>
      <w:marRight w:val="0"/>
      <w:marTop w:val="0"/>
      <w:marBottom w:val="0"/>
      <w:divBdr>
        <w:top w:val="none" w:sz="0" w:space="0" w:color="auto"/>
        <w:left w:val="none" w:sz="0" w:space="0" w:color="auto"/>
        <w:bottom w:val="none" w:sz="0" w:space="0" w:color="auto"/>
        <w:right w:val="none" w:sz="0" w:space="0" w:color="auto"/>
      </w:divBdr>
    </w:div>
    <w:div w:id="1035085094">
      <w:bodyDiv w:val="1"/>
      <w:marLeft w:val="0"/>
      <w:marRight w:val="0"/>
      <w:marTop w:val="0"/>
      <w:marBottom w:val="0"/>
      <w:divBdr>
        <w:top w:val="none" w:sz="0" w:space="0" w:color="auto"/>
        <w:left w:val="none" w:sz="0" w:space="0" w:color="auto"/>
        <w:bottom w:val="none" w:sz="0" w:space="0" w:color="auto"/>
        <w:right w:val="none" w:sz="0" w:space="0" w:color="auto"/>
      </w:divBdr>
    </w:div>
    <w:div w:id="1035158144">
      <w:bodyDiv w:val="1"/>
      <w:marLeft w:val="0"/>
      <w:marRight w:val="0"/>
      <w:marTop w:val="0"/>
      <w:marBottom w:val="0"/>
      <w:divBdr>
        <w:top w:val="none" w:sz="0" w:space="0" w:color="auto"/>
        <w:left w:val="none" w:sz="0" w:space="0" w:color="auto"/>
        <w:bottom w:val="none" w:sz="0" w:space="0" w:color="auto"/>
        <w:right w:val="none" w:sz="0" w:space="0" w:color="auto"/>
      </w:divBdr>
    </w:div>
    <w:div w:id="1035160133">
      <w:bodyDiv w:val="1"/>
      <w:marLeft w:val="0"/>
      <w:marRight w:val="0"/>
      <w:marTop w:val="0"/>
      <w:marBottom w:val="0"/>
      <w:divBdr>
        <w:top w:val="none" w:sz="0" w:space="0" w:color="auto"/>
        <w:left w:val="none" w:sz="0" w:space="0" w:color="auto"/>
        <w:bottom w:val="none" w:sz="0" w:space="0" w:color="auto"/>
        <w:right w:val="none" w:sz="0" w:space="0" w:color="auto"/>
      </w:divBdr>
    </w:div>
    <w:div w:id="1035276807">
      <w:bodyDiv w:val="1"/>
      <w:marLeft w:val="0"/>
      <w:marRight w:val="0"/>
      <w:marTop w:val="0"/>
      <w:marBottom w:val="0"/>
      <w:divBdr>
        <w:top w:val="none" w:sz="0" w:space="0" w:color="auto"/>
        <w:left w:val="none" w:sz="0" w:space="0" w:color="auto"/>
        <w:bottom w:val="none" w:sz="0" w:space="0" w:color="auto"/>
        <w:right w:val="none" w:sz="0" w:space="0" w:color="auto"/>
      </w:divBdr>
    </w:div>
    <w:div w:id="1035279174">
      <w:bodyDiv w:val="1"/>
      <w:marLeft w:val="0"/>
      <w:marRight w:val="0"/>
      <w:marTop w:val="0"/>
      <w:marBottom w:val="0"/>
      <w:divBdr>
        <w:top w:val="none" w:sz="0" w:space="0" w:color="auto"/>
        <w:left w:val="none" w:sz="0" w:space="0" w:color="auto"/>
        <w:bottom w:val="none" w:sz="0" w:space="0" w:color="auto"/>
        <w:right w:val="none" w:sz="0" w:space="0" w:color="auto"/>
      </w:divBdr>
    </w:div>
    <w:div w:id="1035469573">
      <w:bodyDiv w:val="1"/>
      <w:marLeft w:val="0"/>
      <w:marRight w:val="0"/>
      <w:marTop w:val="0"/>
      <w:marBottom w:val="0"/>
      <w:divBdr>
        <w:top w:val="none" w:sz="0" w:space="0" w:color="auto"/>
        <w:left w:val="none" w:sz="0" w:space="0" w:color="auto"/>
        <w:bottom w:val="none" w:sz="0" w:space="0" w:color="auto"/>
        <w:right w:val="none" w:sz="0" w:space="0" w:color="auto"/>
      </w:divBdr>
    </w:div>
    <w:div w:id="1035689824">
      <w:bodyDiv w:val="1"/>
      <w:marLeft w:val="0"/>
      <w:marRight w:val="0"/>
      <w:marTop w:val="0"/>
      <w:marBottom w:val="0"/>
      <w:divBdr>
        <w:top w:val="none" w:sz="0" w:space="0" w:color="auto"/>
        <w:left w:val="none" w:sz="0" w:space="0" w:color="auto"/>
        <w:bottom w:val="none" w:sz="0" w:space="0" w:color="auto"/>
        <w:right w:val="none" w:sz="0" w:space="0" w:color="auto"/>
      </w:divBdr>
    </w:div>
    <w:div w:id="1035738263">
      <w:bodyDiv w:val="1"/>
      <w:marLeft w:val="0"/>
      <w:marRight w:val="0"/>
      <w:marTop w:val="0"/>
      <w:marBottom w:val="0"/>
      <w:divBdr>
        <w:top w:val="none" w:sz="0" w:space="0" w:color="auto"/>
        <w:left w:val="none" w:sz="0" w:space="0" w:color="auto"/>
        <w:bottom w:val="none" w:sz="0" w:space="0" w:color="auto"/>
        <w:right w:val="none" w:sz="0" w:space="0" w:color="auto"/>
      </w:divBdr>
    </w:div>
    <w:div w:id="1035810761">
      <w:bodyDiv w:val="1"/>
      <w:marLeft w:val="0"/>
      <w:marRight w:val="0"/>
      <w:marTop w:val="0"/>
      <w:marBottom w:val="0"/>
      <w:divBdr>
        <w:top w:val="none" w:sz="0" w:space="0" w:color="auto"/>
        <w:left w:val="none" w:sz="0" w:space="0" w:color="auto"/>
        <w:bottom w:val="none" w:sz="0" w:space="0" w:color="auto"/>
        <w:right w:val="none" w:sz="0" w:space="0" w:color="auto"/>
      </w:divBdr>
    </w:div>
    <w:div w:id="1035885907">
      <w:bodyDiv w:val="1"/>
      <w:marLeft w:val="0"/>
      <w:marRight w:val="0"/>
      <w:marTop w:val="0"/>
      <w:marBottom w:val="0"/>
      <w:divBdr>
        <w:top w:val="none" w:sz="0" w:space="0" w:color="auto"/>
        <w:left w:val="none" w:sz="0" w:space="0" w:color="auto"/>
        <w:bottom w:val="none" w:sz="0" w:space="0" w:color="auto"/>
        <w:right w:val="none" w:sz="0" w:space="0" w:color="auto"/>
      </w:divBdr>
    </w:div>
    <w:div w:id="1036076686">
      <w:bodyDiv w:val="1"/>
      <w:marLeft w:val="0"/>
      <w:marRight w:val="0"/>
      <w:marTop w:val="0"/>
      <w:marBottom w:val="0"/>
      <w:divBdr>
        <w:top w:val="none" w:sz="0" w:space="0" w:color="auto"/>
        <w:left w:val="none" w:sz="0" w:space="0" w:color="auto"/>
        <w:bottom w:val="none" w:sz="0" w:space="0" w:color="auto"/>
        <w:right w:val="none" w:sz="0" w:space="0" w:color="auto"/>
      </w:divBdr>
    </w:div>
    <w:div w:id="1036076769">
      <w:bodyDiv w:val="1"/>
      <w:marLeft w:val="0"/>
      <w:marRight w:val="0"/>
      <w:marTop w:val="0"/>
      <w:marBottom w:val="0"/>
      <w:divBdr>
        <w:top w:val="none" w:sz="0" w:space="0" w:color="auto"/>
        <w:left w:val="none" w:sz="0" w:space="0" w:color="auto"/>
        <w:bottom w:val="none" w:sz="0" w:space="0" w:color="auto"/>
        <w:right w:val="none" w:sz="0" w:space="0" w:color="auto"/>
      </w:divBdr>
    </w:div>
    <w:div w:id="1036470318">
      <w:bodyDiv w:val="1"/>
      <w:marLeft w:val="0"/>
      <w:marRight w:val="0"/>
      <w:marTop w:val="0"/>
      <w:marBottom w:val="0"/>
      <w:divBdr>
        <w:top w:val="none" w:sz="0" w:space="0" w:color="auto"/>
        <w:left w:val="none" w:sz="0" w:space="0" w:color="auto"/>
        <w:bottom w:val="none" w:sz="0" w:space="0" w:color="auto"/>
        <w:right w:val="none" w:sz="0" w:space="0" w:color="auto"/>
      </w:divBdr>
    </w:div>
    <w:div w:id="1036544852">
      <w:bodyDiv w:val="1"/>
      <w:marLeft w:val="0"/>
      <w:marRight w:val="0"/>
      <w:marTop w:val="0"/>
      <w:marBottom w:val="0"/>
      <w:divBdr>
        <w:top w:val="none" w:sz="0" w:space="0" w:color="auto"/>
        <w:left w:val="none" w:sz="0" w:space="0" w:color="auto"/>
        <w:bottom w:val="none" w:sz="0" w:space="0" w:color="auto"/>
        <w:right w:val="none" w:sz="0" w:space="0" w:color="auto"/>
      </w:divBdr>
    </w:div>
    <w:div w:id="1036663359">
      <w:bodyDiv w:val="1"/>
      <w:marLeft w:val="0"/>
      <w:marRight w:val="0"/>
      <w:marTop w:val="0"/>
      <w:marBottom w:val="0"/>
      <w:divBdr>
        <w:top w:val="none" w:sz="0" w:space="0" w:color="auto"/>
        <w:left w:val="none" w:sz="0" w:space="0" w:color="auto"/>
        <w:bottom w:val="none" w:sz="0" w:space="0" w:color="auto"/>
        <w:right w:val="none" w:sz="0" w:space="0" w:color="auto"/>
      </w:divBdr>
    </w:div>
    <w:div w:id="1036811371">
      <w:bodyDiv w:val="1"/>
      <w:marLeft w:val="0"/>
      <w:marRight w:val="0"/>
      <w:marTop w:val="0"/>
      <w:marBottom w:val="0"/>
      <w:divBdr>
        <w:top w:val="none" w:sz="0" w:space="0" w:color="auto"/>
        <w:left w:val="none" w:sz="0" w:space="0" w:color="auto"/>
        <w:bottom w:val="none" w:sz="0" w:space="0" w:color="auto"/>
        <w:right w:val="none" w:sz="0" w:space="0" w:color="auto"/>
      </w:divBdr>
    </w:div>
    <w:div w:id="1036858571">
      <w:bodyDiv w:val="1"/>
      <w:marLeft w:val="0"/>
      <w:marRight w:val="0"/>
      <w:marTop w:val="0"/>
      <w:marBottom w:val="0"/>
      <w:divBdr>
        <w:top w:val="none" w:sz="0" w:space="0" w:color="auto"/>
        <w:left w:val="none" w:sz="0" w:space="0" w:color="auto"/>
        <w:bottom w:val="none" w:sz="0" w:space="0" w:color="auto"/>
        <w:right w:val="none" w:sz="0" w:space="0" w:color="auto"/>
      </w:divBdr>
    </w:div>
    <w:div w:id="1037050770">
      <w:bodyDiv w:val="1"/>
      <w:marLeft w:val="0"/>
      <w:marRight w:val="0"/>
      <w:marTop w:val="0"/>
      <w:marBottom w:val="0"/>
      <w:divBdr>
        <w:top w:val="none" w:sz="0" w:space="0" w:color="auto"/>
        <w:left w:val="none" w:sz="0" w:space="0" w:color="auto"/>
        <w:bottom w:val="none" w:sz="0" w:space="0" w:color="auto"/>
        <w:right w:val="none" w:sz="0" w:space="0" w:color="auto"/>
      </w:divBdr>
    </w:div>
    <w:div w:id="1037194978">
      <w:bodyDiv w:val="1"/>
      <w:marLeft w:val="0"/>
      <w:marRight w:val="0"/>
      <w:marTop w:val="0"/>
      <w:marBottom w:val="0"/>
      <w:divBdr>
        <w:top w:val="none" w:sz="0" w:space="0" w:color="auto"/>
        <w:left w:val="none" w:sz="0" w:space="0" w:color="auto"/>
        <w:bottom w:val="none" w:sz="0" w:space="0" w:color="auto"/>
        <w:right w:val="none" w:sz="0" w:space="0" w:color="auto"/>
      </w:divBdr>
    </w:div>
    <w:div w:id="1037435727">
      <w:bodyDiv w:val="1"/>
      <w:marLeft w:val="0"/>
      <w:marRight w:val="0"/>
      <w:marTop w:val="0"/>
      <w:marBottom w:val="0"/>
      <w:divBdr>
        <w:top w:val="none" w:sz="0" w:space="0" w:color="auto"/>
        <w:left w:val="none" w:sz="0" w:space="0" w:color="auto"/>
        <w:bottom w:val="none" w:sz="0" w:space="0" w:color="auto"/>
        <w:right w:val="none" w:sz="0" w:space="0" w:color="auto"/>
      </w:divBdr>
    </w:div>
    <w:div w:id="1037513821">
      <w:bodyDiv w:val="1"/>
      <w:marLeft w:val="0"/>
      <w:marRight w:val="0"/>
      <w:marTop w:val="0"/>
      <w:marBottom w:val="0"/>
      <w:divBdr>
        <w:top w:val="none" w:sz="0" w:space="0" w:color="auto"/>
        <w:left w:val="none" w:sz="0" w:space="0" w:color="auto"/>
        <w:bottom w:val="none" w:sz="0" w:space="0" w:color="auto"/>
        <w:right w:val="none" w:sz="0" w:space="0" w:color="auto"/>
      </w:divBdr>
    </w:div>
    <w:div w:id="1037658700">
      <w:bodyDiv w:val="1"/>
      <w:marLeft w:val="0"/>
      <w:marRight w:val="0"/>
      <w:marTop w:val="0"/>
      <w:marBottom w:val="0"/>
      <w:divBdr>
        <w:top w:val="none" w:sz="0" w:space="0" w:color="auto"/>
        <w:left w:val="none" w:sz="0" w:space="0" w:color="auto"/>
        <w:bottom w:val="none" w:sz="0" w:space="0" w:color="auto"/>
        <w:right w:val="none" w:sz="0" w:space="0" w:color="auto"/>
      </w:divBdr>
    </w:div>
    <w:div w:id="1037853693">
      <w:bodyDiv w:val="1"/>
      <w:marLeft w:val="0"/>
      <w:marRight w:val="0"/>
      <w:marTop w:val="0"/>
      <w:marBottom w:val="0"/>
      <w:divBdr>
        <w:top w:val="none" w:sz="0" w:space="0" w:color="auto"/>
        <w:left w:val="none" w:sz="0" w:space="0" w:color="auto"/>
        <w:bottom w:val="none" w:sz="0" w:space="0" w:color="auto"/>
        <w:right w:val="none" w:sz="0" w:space="0" w:color="auto"/>
      </w:divBdr>
    </w:div>
    <w:div w:id="1037895738">
      <w:bodyDiv w:val="1"/>
      <w:marLeft w:val="0"/>
      <w:marRight w:val="0"/>
      <w:marTop w:val="0"/>
      <w:marBottom w:val="0"/>
      <w:divBdr>
        <w:top w:val="none" w:sz="0" w:space="0" w:color="auto"/>
        <w:left w:val="none" w:sz="0" w:space="0" w:color="auto"/>
        <w:bottom w:val="none" w:sz="0" w:space="0" w:color="auto"/>
        <w:right w:val="none" w:sz="0" w:space="0" w:color="auto"/>
      </w:divBdr>
    </w:div>
    <w:div w:id="1037973024">
      <w:bodyDiv w:val="1"/>
      <w:marLeft w:val="0"/>
      <w:marRight w:val="0"/>
      <w:marTop w:val="0"/>
      <w:marBottom w:val="0"/>
      <w:divBdr>
        <w:top w:val="none" w:sz="0" w:space="0" w:color="auto"/>
        <w:left w:val="none" w:sz="0" w:space="0" w:color="auto"/>
        <w:bottom w:val="none" w:sz="0" w:space="0" w:color="auto"/>
        <w:right w:val="none" w:sz="0" w:space="0" w:color="auto"/>
      </w:divBdr>
    </w:div>
    <w:div w:id="1038162965">
      <w:bodyDiv w:val="1"/>
      <w:marLeft w:val="0"/>
      <w:marRight w:val="0"/>
      <w:marTop w:val="0"/>
      <w:marBottom w:val="0"/>
      <w:divBdr>
        <w:top w:val="none" w:sz="0" w:space="0" w:color="auto"/>
        <w:left w:val="none" w:sz="0" w:space="0" w:color="auto"/>
        <w:bottom w:val="none" w:sz="0" w:space="0" w:color="auto"/>
        <w:right w:val="none" w:sz="0" w:space="0" w:color="auto"/>
      </w:divBdr>
    </w:div>
    <w:div w:id="1038362413">
      <w:bodyDiv w:val="1"/>
      <w:marLeft w:val="0"/>
      <w:marRight w:val="0"/>
      <w:marTop w:val="0"/>
      <w:marBottom w:val="0"/>
      <w:divBdr>
        <w:top w:val="none" w:sz="0" w:space="0" w:color="auto"/>
        <w:left w:val="none" w:sz="0" w:space="0" w:color="auto"/>
        <w:bottom w:val="none" w:sz="0" w:space="0" w:color="auto"/>
        <w:right w:val="none" w:sz="0" w:space="0" w:color="auto"/>
      </w:divBdr>
    </w:div>
    <w:div w:id="1038512166">
      <w:bodyDiv w:val="1"/>
      <w:marLeft w:val="0"/>
      <w:marRight w:val="0"/>
      <w:marTop w:val="0"/>
      <w:marBottom w:val="0"/>
      <w:divBdr>
        <w:top w:val="none" w:sz="0" w:space="0" w:color="auto"/>
        <w:left w:val="none" w:sz="0" w:space="0" w:color="auto"/>
        <w:bottom w:val="none" w:sz="0" w:space="0" w:color="auto"/>
        <w:right w:val="none" w:sz="0" w:space="0" w:color="auto"/>
      </w:divBdr>
    </w:div>
    <w:div w:id="1038512819">
      <w:bodyDiv w:val="1"/>
      <w:marLeft w:val="0"/>
      <w:marRight w:val="0"/>
      <w:marTop w:val="0"/>
      <w:marBottom w:val="0"/>
      <w:divBdr>
        <w:top w:val="none" w:sz="0" w:space="0" w:color="auto"/>
        <w:left w:val="none" w:sz="0" w:space="0" w:color="auto"/>
        <w:bottom w:val="none" w:sz="0" w:space="0" w:color="auto"/>
        <w:right w:val="none" w:sz="0" w:space="0" w:color="auto"/>
      </w:divBdr>
    </w:div>
    <w:div w:id="1038580674">
      <w:bodyDiv w:val="1"/>
      <w:marLeft w:val="0"/>
      <w:marRight w:val="0"/>
      <w:marTop w:val="0"/>
      <w:marBottom w:val="0"/>
      <w:divBdr>
        <w:top w:val="none" w:sz="0" w:space="0" w:color="auto"/>
        <w:left w:val="none" w:sz="0" w:space="0" w:color="auto"/>
        <w:bottom w:val="none" w:sz="0" w:space="0" w:color="auto"/>
        <w:right w:val="none" w:sz="0" w:space="0" w:color="auto"/>
      </w:divBdr>
    </w:div>
    <w:div w:id="1038622060">
      <w:bodyDiv w:val="1"/>
      <w:marLeft w:val="0"/>
      <w:marRight w:val="0"/>
      <w:marTop w:val="0"/>
      <w:marBottom w:val="0"/>
      <w:divBdr>
        <w:top w:val="none" w:sz="0" w:space="0" w:color="auto"/>
        <w:left w:val="none" w:sz="0" w:space="0" w:color="auto"/>
        <w:bottom w:val="none" w:sz="0" w:space="0" w:color="auto"/>
        <w:right w:val="none" w:sz="0" w:space="0" w:color="auto"/>
      </w:divBdr>
    </w:div>
    <w:div w:id="1038628315">
      <w:bodyDiv w:val="1"/>
      <w:marLeft w:val="0"/>
      <w:marRight w:val="0"/>
      <w:marTop w:val="0"/>
      <w:marBottom w:val="0"/>
      <w:divBdr>
        <w:top w:val="none" w:sz="0" w:space="0" w:color="auto"/>
        <w:left w:val="none" w:sz="0" w:space="0" w:color="auto"/>
        <w:bottom w:val="none" w:sz="0" w:space="0" w:color="auto"/>
        <w:right w:val="none" w:sz="0" w:space="0" w:color="auto"/>
      </w:divBdr>
    </w:div>
    <w:div w:id="1038703784">
      <w:bodyDiv w:val="1"/>
      <w:marLeft w:val="0"/>
      <w:marRight w:val="0"/>
      <w:marTop w:val="0"/>
      <w:marBottom w:val="0"/>
      <w:divBdr>
        <w:top w:val="none" w:sz="0" w:space="0" w:color="auto"/>
        <w:left w:val="none" w:sz="0" w:space="0" w:color="auto"/>
        <w:bottom w:val="none" w:sz="0" w:space="0" w:color="auto"/>
        <w:right w:val="none" w:sz="0" w:space="0" w:color="auto"/>
      </w:divBdr>
    </w:div>
    <w:div w:id="1038973417">
      <w:bodyDiv w:val="1"/>
      <w:marLeft w:val="0"/>
      <w:marRight w:val="0"/>
      <w:marTop w:val="0"/>
      <w:marBottom w:val="0"/>
      <w:divBdr>
        <w:top w:val="none" w:sz="0" w:space="0" w:color="auto"/>
        <w:left w:val="none" w:sz="0" w:space="0" w:color="auto"/>
        <w:bottom w:val="none" w:sz="0" w:space="0" w:color="auto"/>
        <w:right w:val="none" w:sz="0" w:space="0" w:color="auto"/>
      </w:divBdr>
    </w:div>
    <w:div w:id="1039084709">
      <w:bodyDiv w:val="1"/>
      <w:marLeft w:val="0"/>
      <w:marRight w:val="0"/>
      <w:marTop w:val="0"/>
      <w:marBottom w:val="0"/>
      <w:divBdr>
        <w:top w:val="none" w:sz="0" w:space="0" w:color="auto"/>
        <w:left w:val="none" w:sz="0" w:space="0" w:color="auto"/>
        <w:bottom w:val="none" w:sz="0" w:space="0" w:color="auto"/>
        <w:right w:val="none" w:sz="0" w:space="0" w:color="auto"/>
      </w:divBdr>
    </w:div>
    <w:div w:id="1039092230">
      <w:bodyDiv w:val="1"/>
      <w:marLeft w:val="0"/>
      <w:marRight w:val="0"/>
      <w:marTop w:val="0"/>
      <w:marBottom w:val="0"/>
      <w:divBdr>
        <w:top w:val="none" w:sz="0" w:space="0" w:color="auto"/>
        <w:left w:val="none" w:sz="0" w:space="0" w:color="auto"/>
        <w:bottom w:val="none" w:sz="0" w:space="0" w:color="auto"/>
        <w:right w:val="none" w:sz="0" w:space="0" w:color="auto"/>
      </w:divBdr>
    </w:div>
    <w:div w:id="1039092334">
      <w:bodyDiv w:val="1"/>
      <w:marLeft w:val="0"/>
      <w:marRight w:val="0"/>
      <w:marTop w:val="0"/>
      <w:marBottom w:val="0"/>
      <w:divBdr>
        <w:top w:val="none" w:sz="0" w:space="0" w:color="auto"/>
        <w:left w:val="none" w:sz="0" w:space="0" w:color="auto"/>
        <w:bottom w:val="none" w:sz="0" w:space="0" w:color="auto"/>
        <w:right w:val="none" w:sz="0" w:space="0" w:color="auto"/>
      </w:divBdr>
    </w:div>
    <w:div w:id="1039205098">
      <w:bodyDiv w:val="1"/>
      <w:marLeft w:val="0"/>
      <w:marRight w:val="0"/>
      <w:marTop w:val="0"/>
      <w:marBottom w:val="0"/>
      <w:divBdr>
        <w:top w:val="none" w:sz="0" w:space="0" w:color="auto"/>
        <w:left w:val="none" w:sz="0" w:space="0" w:color="auto"/>
        <w:bottom w:val="none" w:sz="0" w:space="0" w:color="auto"/>
        <w:right w:val="none" w:sz="0" w:space="0" w:color="auto"/>
      </w:divBdr>
    </w:div>
    <w:div w:id="1039209764">
      <w:bodyDiv w:val="1"/>
      <w:marLeft w:val="0"/>
      <w:marRight w:val="0"/>
      <w:marTop w:val="0"/>
      <w:marBottom w:val="0"/>
      <w:divBdr>
        <w:top w:val="none" w:sz="0" w:space="0" w:color="auto"/>
        <w:left w:val="none" w:sz="0" w:space="0" w:color="auto"/>
        <w:bottom w:val="none" w:sz="0" w:space="0" w:color="auto"/>
        <w:right w:val="none" w:sz="0" w:space="0" w:color="auto"/>
      </w:divBdr>
    </w:div>
    <w:div w:id="1039624361">
      <w:bodyDiv w:val="1"/>
      <w:marLeft w:val="0"/>
      <w:marRight w:val="0"/>
      <w:marTop w:val="0"/>
      <w:marBottom w:val="0"/>
      <w:divBdr>
        <w:top w:val="none" w:sz="0" w:space="0" w:color="auto"/>
        <w:left w:val="none" w:sz="0" w:space="0" w:color="auto"/>
        <w:bottom w:val="none" w:sz="0" w:space="0" w:color="auto"/>
        <w:right w:val="none" w:sz="0" w:space="0" w:color="auto"/>
      </w:divBdr>
    </w:div>
    <w:div w:id="1039671757">
      <w:bodyDiv w:val="1"/>
      <w:marLeft w:val="0"/>
      <w:marRight w:val="0"/>
      <w:marTop w:val="0"/>
      <w:marBottom w:val="0"/>
      <w:divBdr>
        <w:top w:val="none" w:sz="0" w:space="0" w:color="auto"/>
        <w:left w:val="none" w:sz="0" w:space="0" w:color="auto"/>
        <w:bottom w:val="none" w:sz="0" w:space="0" w:color="auto"/>
        <w:right w:val="none" w:sz="0" w:space="0" w:color="auto"/>
      </w:divBdr>
    </w:div>
    <w:div w:id="1039739991">
      <w:bodyDiv w:val="1"/>
      <w:marLeft w:val="0"/>
      <w:marRight w:val="0"/>
      <w:marTop w:val="0"/>
      <w:marBottom w:val="0"/>
      <w:divBdr>
        <w:top w:val="none" w:sz="0" w:space="0" w:color="auto"/>
        <w:left w:val="none" w:sz="0" w:space="0" w:color="auto"/>
        <w:bottom w:val="none" w:sz="0" w:space="0" w:color="auto"/>
        <w:right w:val="none" w:sz="0" w:space="0" w:color="auto"/>
      </w:divBdr>
    </w:div>
    <w:div w:id="1039747130">
      <w:bodyDiv w:val="1"/>
      <w:marLeft w:val="0"/>
      <w:marRight w:val="0"/>
      <w:marTop w:val="0"/>
      <w:marBottom w:val="0"/>
      <w:divBdr>
        <w:top w:val="none" w:sz="0" w:space="0" w:color="auto"/>
        <w:left w:val="none" w:sz="0" w:space="0" w:color="auto"/>
        <w:bottom w:val="none" w:sz="0" w:space="0" w:color="auto"/>
        <w:right w:val="none" w:sz="0" w:space="0" w:color="auto"/>
      </w:divBdr>
    </w:div>
    <w:div w:id="1039823481">
      <w:bodyDiv w:val="1"/>
      <w:marLeft w:val="0"/>
      <w:marRight w:val="0"/>
      <w:marTop w:val="0"/>
      <w:marBottom w:val="0"/>
      <w:divBdr>
        <w:top w:val="none" w:sz="0" w:space="0" w:color="auto"/>
        <w:left w:val="none" w:sz="0" w:space="0" w:color="auto"/>
        <w:bottom w:val="none" w:sz="0" w:space="0" w:color="auto"/>
        <w:right w:val="none" w:sz="0" w:space="0" w:color="auto"/>
      </w:divBdr>
    </w:div>
    <w:div w:id="1039934490">
      <w:bodyDiv w:val="1"/>
      <w:marLeft w:val="0"/>
      <w:marRight w:val="0"/>
      <w:marTop w:val="0"/>
      <w:marBottom w:val="0"/>
      <w:divBdr>
        <w:top w:val="none" w:sz="0" w:space="0" w:color="auto"/>
        <w:left w:val="none" w:sz="0" w:space="0" w:color="auto"/>
        <w:bottom w:val="none" w:sz="0" w:space="0" w:color="auto"/>
        <w:right w:val="none" w:sz="0" w:space="0" w:color="auto"/>
      </w:divBdr>
    </w:div>
    <w:div w:id="1040130777">
      <w:bodyDiv w:val="1"/>
      <w:marLeft w:val="0"/>
      <w:marRight w:val="0"/>
      <w:marTop w:val="0"/>
      <w:marBottom w:val="0"/>
      <w:divBdr>
        <w:top w:val="none" w:sz="0" w:space="0" w:color="auto"/>
        <w:left w:val="none" w:sz="0" w:space="0" w:color="auto"/>
        <w:bottom w:val="none" w:sz="0" w:space="0" w:color="auto"/>
        <w:right w:val="none" w:sz="0" w:space="0" w:color="auto"/>
      </w:divBdr>
    </w:div>
    <w:div w:id="1040322336">
      <w:bodyDiv w:val="1"/>
      <w:marLeft w:val="0"/>
      <w:marRight w:val="0"/>
      <w:marTop w:val="0"/>
      <w:marBottom w:val="0"/>
      <w:divBdr>
        <w:top w:val="none" w:sz="0" w:space="0" w:color="auto"/>
        <w:left w:val="none" w:sz="0" w:space="0" w:color="auto"/>
        <w:bottom w:val="none" w:sz="0" w:space="0" w:color="auto"/>
        <w:right w:val="none" w:sz="0" w:space="0" w:color="auto"/>
      </w:divBdr>
    </w:div>
    <w:div w:id="1040401499">
      <w:bodyDiv w:val="1"/>
      <w:marLeft w:val="0"/>
      <w:marRight w:val="0"/>
      <w:marTop w:val="0"/>
      <w:marBottom w:val="0"/>
      <w:divBdr>
        <w:top w:val="none" w:sz="0" w:space="0" w:color="auto"/>
        <w:left w:val="none" w:sz="0" w:space="0" w:color="auto"/>
        <w:bottom w:val="none" w:sz="0" w:space="0" w:color="auto"/>
        <w:right w:val="none" w:sz="0" w:space="0" w:color="auto"/>
      </w:divBdr>
    </w:div>
    <w:div w:id="1040666767">
      <w:bodyDiv w:val="1"/>
      <w:marLeft w:val="0"/>
      <w:marRight w:val="0"/>
      <w:marTop w:val="0"/>
      <w:marBottom w:val="0"/>
      <w:divBdr>
        <w:top w:val="none" w:sz="0" w:space="0" w:color="auto"/>
        <w:left w:val="none" w:sz="0" w:space="0" w:color="auto"/>
        <w:bottom w:val="none" w:sz="0" w:space="0" w:color="auto"/>
        <w:right w:val="none" w:sz="0" w:space="0" w:color="auto"/>
      </w:divBdr>
    </w:div>
    <w:div w:id="1041435849">
      <w:bodyDiv w:val="1"/>
      <w:marLeft w:val="0"/>
      <w:marRight w:val="0"/>
      <w:marTop w:val="0"/>
      <w:marBottom w:val="0"/>
      <w:divBdr>
        <w:top w:val="none" w:sz="0" w:space="0" w:color="auto"/>
        <w:left w:val="none" w:sz="0" w:space="0" w:color="auto"/>
        <w:bottom w:val="none" w:sz="0" w:space="0" w:color="auto"/>
        <w:right w:val="none" w:sz="0" w:space="0" w:color="auto"/>
      </w:divBdr>
    </w:div>
    <w:div w:id="1041444089">
      <w:bodyDiv w:val="1"/>
      <w:marLeft w:val="0"/>
      <w:marRight w:val="0"/>
      <w:marTop w:val="0"/>
      <w:marBottom w:val="0"/>
      <w:divBdr>
        <w:top w:val="none" w:sz="0" w:space="0" w:color="auto"/>
        <w:left w:val="none" w:sz="0" w:space="0" w:color="auto"/>
        <w:bottom w:val="none" w:sz="0" w:space="0" w:color="auto"/>
        <w:right w:val="none" w:sz="0" w:space="0" w:color="auto"/>
      </w:divBdr>
    </w:div>
    <w:div w:id="1041829984">
      <w:bodyDiv w:val="1"/>
      <w:marLeft w:val="0"/>
      <w:marRight w:val="0"/>
      <w:marTop w:val="0"/>
      <w:marBottom w:val="0"/>
      <w:divBdr>
        <w:top w:val="none" w:sz="0" w:space="0" w:color="auto"/>
        <w:left w:val="none" w:sz="0" w:space="0" w:color="auto"/>
        <w:bottom w:val="none" w:sz="0" w:space="0" w:color="auto"/>
        <w:right w:val="none" w:sz="0" w:space="0" w:color="auto"/>
      </w:divBdr>
    </w:div>
    <w:div w:id="1041979665">
      <w:bodyDiv w:val="1"/>
      <w:marLeft w:val="0"/>
      <w:marRight w:val="0"/>
      <w:marTop w:val="0"/>
      <w:marBottom w:val="0"/>
      <w:divBdr>
        <w:top w:val="none" w:sz="0" w:space="0" w:color="auto"/>
        <w:left w:val="none" w:sz="0" w:space="0" w:color="auto"/>
        <w:bottom w:val="none" w:sz="0" w:space="0" w:color="auto"/>
        <w:right w:val="none" w:sz="0" w:space="0" w:color="auto"/>
      </w:divBdr>
    </w:div>
    <w:div w:id="1042053027">
      <w:bodyDiv w:val="1"/>
      <w:marLeft w:val="0"/>
      <w:marRight w:val="0"/>
      <w:marTop w:val="0"/>
      <w:marBottom w:val="0"/>
      <w:divBdr>
        <w:top w:val="none" w:sz="0" w:space="0" w:color="auto"/>
        <w:left w:val="none" w:sz="0" w:space="0" w:color="auto"/>
        <w:bottom w:val="none" w:sz="0" w:space="0" w:color="auto"/>
        <w:right w:val="none" w:sz="0" w:space="0" w:color="auto"/>
      </w:divBdr>
    </w:div>
    <w:div w:id="1042170565">
      <w:bodyDiv w:val="1"/>
      <w:marLeft w:val="0"/>
      <w:marRight w:val="0"/>
      <w:marTop w:val="0"/>
      <w:marBottom w:val="0"/>
      <w:divBdr>
        <w:top w:val="none" w:sz="0" w:space="0" w:color="auto"/>
        <w:left w:val="none" w:sz="0" w:space="0" w:color="auto"/>
        <w:bottom w:val="none" w:sz="0" w:space="0" w:color="auto"/>
        <w:right w:val="none" w:sz="0" w:space="0" w:color="auto"/>
      </w:divBdr>
    </w:div>
    <w:div w:id="1042170786">
      <w:bodyDiv w:val="1"/>
      <w:marLeft w:val="0"/>
      <w:marRight w:val="0"/>
      <w:marTop w:val="0"/>
      <w:marBottom w:val="0"/>
      <w:divBdr>
        <w:top w:val="none" w:sz="0" w:space="0" w:color="auto"/>
        <w:left w:val="none" w:sz="0" w:space="0" w:color="auto"/>
        <w:bottom w:val="none" w:sz="0" w:space="0" w:color="auto"/>
        <w:right w:val="none" w:sz="0" w:space="0" w:color="auto"/>
      </w:divBdr>
    </w:div>
    <w:div w:id="1042292164">
      <w:bodyDiv w:val="1"/>
      <w:marLeft w:val="0"/>
      <w:marRight w:val="0"/>
      <w:marTop w:val="0"/>
      <w:marBottom w:val="0"/>
      <w:divBdr>
        <w:top w:val="none" w:sz="0" w:space="0" w:color="auto"/>
        <w:left w:val="none" w:sz="0" w:space="0" w:color="auto"/>
        <w:bottom w:val="none" w:sz="0" w:space="0" w:color="auto"/>
        <w:right w:val="none" w:sz="0" w:space="0" w:color="auto"/>
      </w:divBdr>
    </w:div>
    <w:div w:id="1042436678">
      <w:bodyDiv w:val="1"/>
      <w:marLeft w:val="0"/>
      <w:marRight w:val="0"/>
      <w:marTop w:val="0"/>
      <w:marBottom w:val="0"/>
      <w:divBdr>
        <w:top w:val="none" w:sz="0" w:space="0" w:color="auto"/>
        <w:left w:val="none" w:sz="0" w:space="0" w:color="auto"/>
        <w:bottom w:val="none" w:sz="0" w:space="0" w:color="auto"/>
        <w:right w:val="none" w:sz="0" w:space="0" w:color="auto"/>
      </w:divBdr>
    </w:div>
    <w:div w:id="1042512087">
      <w:bodyDiv w:val="1"/>
      <w:marLeft w:val="0"/>
      <w:marRight w:val="0"/>
      <w:marTop w:val="0"/>
      <w:marBottom w:val="0"/>
      <w:divBdr>
        <w:top w:val="none" w:sz="0" w:space="0" w:color="auto"/>
        <w:left w:val="none" w:sz="0" w:space="0" w:color="auto"/>
        <w:bottom w:val="none" w:sz="0" w:space="0" w:color="auto"/>
        <w:right w:val="none" w:sz="0" w:space="0" w:color="auto"/>
      </w:divBdr>
    </w:div>
    <w:div w:id="1042632560">
      <w:bodyDiv w:val="1"/>
      <w:marLeft w:val="0"/>
      <w:marRight w:val="0"/>
      <w:marTop w:val="0"/>
      <w:marBottom w:val="0"/>
      <w:divBdr>
        <w:top w:val="none" w:sz="0" w:space="0" w:color="auto"/>
        <w:left w:val="none" w:sz="0" w:space="0" w:color="auto"/>
        <w:bottom w:val="none" w:sz="0" w:space="0" w:color="auto"/>
        <w:right w:val="none" w:sz="0" w:space="0" w:color="auto"/>
      </w:divBdr>
    </w:div>
    <w:div w:id="1042633107">
      <w:bodyDiv w:val="1"/>
      <w:marLeft w:val="0"/>
      <w:marRight w:val="0"/>
      <w:marTop w:val="0"/>
      <w:marBottom w:val="0"/>
      <w:divBdr>
        <w:top w:val="none" w:sz="0" w:space="0" w:color="auto"/>
        <w:left w:val="none" w:sz="0" w:space="0" w:color="auto"/>
        <w:bottom w:val="none" w:sz="0" w:space="0" w:color="auto"/>
        <w:right w:val="none" w:sz="0" w:space="0" w:color="auto"/>
      </w:divBdr>
    </w:div>
    <w:div w:id="1042637360">
      <w:bodyDiv w:val="1"/>
      <w:marLeft w:val="0"/>
      <w:marRight w:val="0"/>
      <w:marTop w:val="0"/>
      <w:marBottom w:val="0"/>
      <w:divBdr>
        <w:top w:val="none" w:sz="0" w:space="0" w:color="auto"/>
        <w:left w:val="none" w:sz="0" w:space="0" w:color="auto"/>
        <w:bottom w:val="none" w:sz="0" w:space="0" w:color="auto"/>
        <w:right w:val="none" w:sz="0" w:space="0" w:color="auto"/>
      </w:divBdr>
    </w:div>
    <w:div w:id="1042638183">
      <w:bodyDiv w:val="1"/>
      <w:marLeft w:val="0"/>
      <w:marRight w:val="0"/>
      <w:marTop w:val="0"/>
      <w:marBottom w:val="0"/>
      <w:divBdr>
        <w:top w:val="none" w:sz="0" w:space="0" w:color="auto"/>
        <w:left w:val="none" w:sz="0" w:space="0" w:color="auto"/>
        <w:bottom w:val="none" w:sz="0" w:space="0" w:color="auto"/>
        <w:right w:val="none" w:sz="0" w:space="0" w:color="auto"/>
      </w:divBdr>
    </w:div>
    <w:div w:id="1042753305">
      <w:bodyDiv w:val="1"/>
      <w:marLeft w:val="0"/>
      <w:marRight w:val="0"/>
      <w:marTop w:val="0"/>
      <w:marBottom w:val="0"/>
      <w:divBdr>
        <w:top w:val="none" w:sz="0" w:space="0" w:color="auto"/>
        <w:left w:val="none" w:sz="0" w:space="0" w:color="auto"/>
        <w:bottom w:val="none" w:sz="0" w:space="0" w:color="auto"/>
        <w:right w:val="none" w:sz="0" w:space="0" w:color="auto"/>
      </w:divBdr>
    </w:div>
    <w:div w:id="1042901023">
      <w:bodyDiv w:val="1"/>
      <w:marLeft w:val="0"/>
      <w:marRight w:val="0"/>
      <w:marTop w:val="0"/>
      <w:marBottom w:val="0"/>
      <w:divBdr>
        <w:top w:val="none" w:sz="0" w:space="0" w:color="auto"/>
        <w:left w:val="none" w:sz="0" w:space="0" w:color="auto"/>
        <w:bottom w:val="none" w:sz="0" w:space="0" w:color="auto"/>
        <w:right w:val="none" w:sz="0" w:space="0" w:color="auto"/>
      </w:divBdr>
    </w:div>
    <w:div w:id="1043091935">
      <w:bodyDiv w:val="1"/>
      <w:marLeft w:val="0"/>
      <w:marRight w:val="0"/>
      <w:marTop w:val="0"/>
      <w:marBottom w:val="0"/>
      <w:divBdr>
        <w:top w:val="none" w:sz="0" w:space="0" w:color="auto"/>
        <w:left w:val="none" w:sz="0" w:space="0" w:color="auto"/>
        <w:bottom w:val="none" w:sz="0" w:space="0" w:color="auto"/>
        <w:right w:val="none" w:sz="0" w:space="0" w:color="auto"/>
      </w:divBdr>
    </w:div>
    <w:div w:id="1043139437">
      <w:bodyDiv w:val="1"/>
      <w:marLeft w:val="0"/>
      <w:marRight w:val="0"/>
      <w:marTop w:val="0"/>
      <w:marBottom w:val="0"/>
      <w:divBdr>
        <w:top w:val="none" w:sz="0" w:space="0" w:color="auto"/>
        <w:left w:val="none" w:sz="0" w:space="0" w:color="auto"/>
        <w:bottom w:val="none" w:sz="0" w:space="0" w:color="auto"/>
        <w:right w:val="none" w:sz="0" w:space="0" w:color="auto"/>
      </w:divBdr>
    </w:div>
    <w:div w:id="1043139494">
      <w:bodyDiv w:val="1"/>
      <w:marLeft w:val="0"/>
      <w:marRight w:val="0"/>
      <w:marTop w:val="0"/>
      <w:marBottom w:val="0"/>
      <w:divBdr>
        <w:top w:val="none" w:sz="0" w:space="0" w:color="auto"/>
        <w:left w:val="none" w:sz="0" w:space="0" w:color="auto"/>
        <w:bottom w:val="none" w:sz="0" w:space="0" w:color="auto"/>
        <w:right w:val="none" w:sz="0" w:space="0" w:color="auto"/>
      </w:divBdr>
    </w:div>
    <w:div w:id="1043601383">
      <w:bodyDiv w:val="1"/>
      <w:marLeft w:val="0"/>
      <w:marRight w:val="0"/>
      <w:marTop w:val="0"/>
      <w:marBottom w:val="0"/>
      <w:divBdr>
        <w:top w:val="none" w:sz="0" w:space="0" w:color="auto"/>
        <w:left w:val="none" w:sz="0" w:space="0" w:color="auto"/>
        <w:bottom w:val="none" w:sz="0" w:space="0" w:color="auto"/>
        <w:right w:val="none" w:sz="0" w:space="0" w:color="auto"/>
      </w:divBdr>
    </w:div>
    <w:div w:id="1044256279">
      <w:bodyDiv w:val="1"/>
      <w:marLeft w:val="0"/>
      <w:marRight w:val="0"/>
      <w:marTop w:val="0"/>
      <w:marBottom w:val="0"/>
      <w:divBdr>
        <w:top w:val="none" w:sz="0" w:space="0" w:color="auto"/>
        <w:left w:val="none" w:sz="0" w:space="0" w:color="auto"/>
        <w:bottom w:val="none" w:sz="0" w:space="0" w:color="auto"/>
        <w:right w:val="none" w:sz="0" w:space="0" w:color="auto"/>
      </w:divBdr>
    </w:div>
    <w:div w:id="1044259632">
      <w:bodyDiv w:val="1"/>
      <w:marLeft w:val="0"/>
      <w:marRight w:val="0"/>
      <w:marTop w:val="0"/>
      <w:marBottom w:val="0"/>
      <w:divBdr>
        <w:top w:val="none" w:sz="0" w:space="0" w:color="auto"/>
        <w:left w:val="none" w:sz="0" w:space="0" w:color="auto"/>
        <w:bottom w:val="none" w:sz="0" w:space="0" w:color="auto"/>
        <w:right w:val="none" w:sz="0" w:space="0" w:color="auto"/>
      </w:divBdr>
    </w:div>
    <w:div w:id="1044330847">
      <w:bodyDiv w:val="1"/>
      <w:marLeft w:val="0"/>
      <w:marRight w:val="0"/>
      <w:marTop w:val="0"/>
      <w:marBottom w:val="0"/>
      <w:divBdr>
        <w:top w:val="none" w:sz="0" w:space="0" w:color="auto"/>
        <w:left w:val="none" w:sz="0" w:space="0" w:color="auto"/>
        <w:bottom w:val="none" w:sz="0" w:space="0" w:color="auto"/>
        <w:right w:val="none" w:sz="0" w:space="0" w:color="auto"/>
      </w:divBdr>
    </w:div>
    <w:div w:id="1044596227">
      <w:bodyDiv w:val="1"/>
      <w:marLeft w:val="0"/>
      <w:marRight w:val="0"/>
      <w:marTop w:val="0"/>
      <w:marBottom w:val="0"/>
      <w:divBdr>
        <w:top w:val="none" w:sz="0" w:space="0" w:color="auto"/>
        <w:left w:val="none" w:sz="0" w:space="0" w:color="auto"/>
        <w:bottom w:val="none" w:sz="0" w:space="0" w:color="auto"/>
        <w:right w:val="none" w:sz="0" w:space="0" w:color="auto"/>
      </w:divBdr>
    </w:div>
    <w:div w:id="1044672921">
      <w:bodyDiv w:val="1"/>
      <w:marLeft w:val="0"/>
      <w:marRight w:val="0"/>
      <w:marTop w:val="0"/>
      <w:marBottom w:val="0"/>
      <w:divBdr>
        <w:top w:val="none" w:sz="0" w:space="0" w:color="auto"/>
        <w:left w:val="none" w:sz="0" w:space="0" w:color="auto"/>
        <w:bottom w:val="none" w:sz="0" w:space="0" w:color="auto"/>
        <w:right w:val="none" w:sz="0" w:space="0" w:color="auto"/>
      </w:divBdr>
    </w:div>
    <w:div w:id="1045175539">
      <w:bodyDiv w:val="1"/>
      <w:marLeft w:val="0"/>
      <w:marRight w:val="0"/>
      <w:marTop w:val="0"/>
      <w:marBottom w:val="0"/>
      <w:divBdr>
        <w:top w:val="none" w:sz="0" w:space="0" w:color="auto"/>
        <w:left w:val="none" w:sz="0" w:space="0" w:color="auto"/>
        <w:bottom w:val="none" w:sz="0" w:space="0" w:color="auto"/>
        <w:right w:val="none" w:sz="0" w:space="0" w:color="auto"/>
      </w:divBdr>
    </w:div>
    <w:div w:id="1045253797">
      <w:bodyDiv w:val="1"/>
      <w:marLeft w:val="0"/>
      <w:marRight w:val="0"/>
      <w:marTop w:val="0"/>
      <w:marBottom w:val="0"/>
      <w:divBdr>
        <w:top w:val="none" w:sz="0" w:space="0" w:color="auto"/>
        <w:left w:val="none" w:sz="0" w:space="0" w:color="auto"/>
        <w:bottom w:val="none" w:sz="0" w:space="0" w:color="auto"/>
        <w:right w:val="none" w:sz="0" w:space="0" w:color="auto"/>
      </w:divBdr>
    </w:div>
    <w:div w:id="1045371971">
      <w:bodyDiv w:val="1"/>
      <w:marLeft w:val="0"/>
      <w:marRight w:val="0"/>
      <w:marTop w:val="0"/>
      <w:marBottom w:val="0"/>
      <w:divBdr>
        <w:top w:val="none" w:sz="0" w:space="0" w:color="auto"/>
        <w:left w:val="none" w:sz="0" w:space="0" w:color="auto"/>
        <w:bottom w:val="none" w:sz="0" w:space="0" w:color="auto"/>
        <w:right w:val="none" w:sz="0" w:space="0" w:color="auto"/>
      </w:divBdr>
    </w:div>
    <w:div w:id="1045521138">
      <w:bodyDiv w:val="1"/>
      <w:marLeft w:val="0"/>
      <w:marRight w:val="0"/>
      <w:marTop w:val="0"/>
      <w:marBottom w:val="0"/>
      <w:divBdr>
        <w:top w:val="none" w:sz="0" w:space="0" w:color="auto"/>
        <w:left w:val="none" w:sz="0" w:space="0" w:color="auto"/>
        <w:bottom w:val="none" w:sz="0" w:space="0" w:color="auto"/>
        <w:right w:val="none" w:sz="0" w:space="0" w:color="auto"/>
      </w:divBdr>
    </w:div>
    <w:div w:id="1045521821">
      <w:bodyDiv w:val="1"/>
      <w:marLeft w:val="0"/>
      <w:marRight w:val="0"/>
      <w:marTop w:val="0"/>
      <w:marBottom w:val="0"/>
      <w:divBdr>
        <w:top w:val="none" w:sz="0" w:space="0" w:color="auto"/>
        <w:left w:val="none" w:sz="0" w:space="0" w:color="auto"/>
        <w:bottom w:val="none" w:sz="0" w:space="0" w:color="auto"/>
        <w:right w:val="none" w:sz="0" w:space="0" w:color="auto"/>
      </w:divBdr>
    </w:div>
    <w:div w:id="1045642172">
      <w:bodyDiv w:val="1"/>
      <w:marLeft w:val="0"/>
      <w:marRight w:val="0"/>
      <w:marTop w:val="0"/>
      <w:marBottom w:val="0"/>
      <w:divBdr>
        <w:top w:val="none" w:sz="0" w:space="0" w:color="auto"/>
        <w:left w:val="none" w:sz="0" w:space="0" w:color="auto"/>
        <w:bottom w:val="none" w:sz="0" w:space="0" w:color="auto"/>
        <w:right w:val="none" w:sz="0" w:space="0" w:color="auto"/>
      </w:divBdr>
    </w:div>
    <w:div w:id="1045645848">
      <w:bodyDiv w:val="1"/>
      <w:marLeft w:val="0"/>
      <w:marRight w:val="0"/>
      <w:marTop w:val="0"/>
      <w:marBottom w:val="0"/>
      <w:divBdr>
        <w:top w:val="none" w:sz="0" w:space="0" w:color="auto"/>
        <w:left w:val="none" w:sz="0" w:space="0" w:color="auto"/>
        <w:bottom w:val="none" w:sz="0" w:space="0" w:color="auto"/>
        <w:right w:val="none" w:sz="0" w:space="0" w:color="auto"/>
      </w:divBdr>
    </w:div>
    <w:div w:id="1046416924">
      <w:bodyDiv w:val="1"/>
      <w:marLeft w:val="0"/>
      <w:marRight w:val="0"/>
      <w:marTop w:val="0"/>
      <w:marBottom w:val="0"/>
      <w:divBdr>
        <w:top w:val="none" w:sz="0" w:space="0" w:color="auto"/>
        <w:left w:val="none" w:sz="0" w:space="0" w:color="auto"/>
        <w:bottom w:val="none" w:sz="0" w:space="0" w:color="auto"/>
        <w:right w:val="none" w:sz="0" w:space="0" w:color="auto"/>
      </w:divBdr>
    </w:div>
    <w:div w:id="1046489232">
      <w:bodyDiv w:val="1"/>
      <w:marLeft w:val="0"/>
      <w:marRight w:val="0"/>
      <w:marTop w:val="0"/>
      <w:marBottom w:val="0"/>
      <w:divBdr>
        <w:top w:val="none" w:sz="0" w:space="0" w:color="auto"/>
        <w:left w:val="none" w:sz="0" w:space="0" w:color="auto"/>
        <w:bottom w:val="none" w:sz="0" w:space="0" w:color="auto"/>
        <w:right w:val="none" w:sz="0" w:space="0" w:color="auto"/>
      </w:divBdr>
    </w:div>
    <w:div w:id="1046638171">
      <w:bodyDiv w:val="1"/>
      <w:marLeft w:val="0"/>
      <w:marRight w:val="0"/>
      <w:marTop w:val="0"/>
      <w:marBottom w:val="0"/>
      <w:divBdr>
        <w:top w:val="none" w:sz="0" w:space="0" w:color="auto"/>
        <w:left w:val="none" w:sz="0" w:space="0" w:color="auto"/>
        <w:bottom w:val="none" w:sz="0" w:space="0" w:color="auto"/>
        <w:right w:val="none" w:sz="0" w:space="0" w:color="auto"/>
      </w:divBdr>
    </w:div>
    <w:div w:id="1046642325">
      <w:bodyDiv w:val="1"/>
      <w:marLeft w:val="0"/>
      <w:marRight w:val="0"/>
      <w:marTop w:val="0"/>
      <w:marBottom w:val="0"/>
      <w:divBdr>
        <w:top w:val="none" w:sz="0" w:space="0" w:color="auto"/>
        <w:left w:val="none" w:sz="0" w:space="0" w:color="auto"/>
        <w:bottom w:val="none" w:sz="0" w:space="0" w:color="auto"/>
        <w:right w:val="none" w:sz="0" w:space="0" w:color="auto"/>
      </w:divBdr>
    </w:div>
    <w:div w:id="1046680371">
      <w:bodyDiv w:val="1"/>
      <w:marLeft w:val="0"/>
      <w:marRight w:val="0"/>
      <w:marTop w:val="0"/>
      <w:marBottom w:val="0"/>
      <w:divBdr>
        <w:top w:val="none" w:sz="0" w:space="0" w:color="auto"/>
        <w:left w:val="none" w:sz="0" w:space="0" w:color="auto"/>
        <w:bottom w:val="none" w:sz="0" w:space="0" w:color="auto"/>
        <w:right w:val="none" w:sz="0" w:space="0" w:color="auto"/>
      </w:divBdr>
    </w:div>
    <w:div w:id="1046761291">
      <w:bodyDiv w:val="1"/>
      <w:marLeft w:val="0"/>
      <w:marRight w:val="0"/>
      <w:marTop w:val="0"/>
      <w:marBottom w:val="0"/>
      <w:divBdr>
        <w:top w:val="none" w:sz="0" w:space="0" w:color="auto"/>
        <w:left w:val="none" w:sz="0" w:space="0" w:color="auto"/>
        <w:bottom w:val="none" w:sz="0" w:space="0" w:color="auto"/>
        <w:right w:val="none" w:sz="0" w:space="0" w:color="auto"/>
      </w:divBdr>
    </w:div>
    <w:div w:id="1046838100">
      <w:bodyDiv w:val="1"/>
      <w:marLeft w:val="0"/>
      <w:marRight w:val="0"/>
      <w:marTop w:val="0"/>
      <w:marBottom w:val="0"/>
      <w:divBdr>
        <w:top w:val="none" w:sz="0" w:space="0" w:color="auto"/>
        <w:left w:val="none" w:sz="0" w:space="0" w:color="auto"/>
        <w:bottom w:val="none" w:sz="0" w:space="0" w:color="auto"/>
        <w:right w:val="none" w:sz="0" w:space="0" w:color="auto"/>
      </w:divBdr>
    </w:div>
    <w:div w:id="1046955594">
      <w:bodyDiv w:val="1"/>
      <w:marLeft w:val="0"/>
      <w:marRight w:val="0"/>
      <w:marTop w:val="0"/>
      <w:marBottom w:val="0"/>
      <w:divBdr>
        <w:top w:val="none" w:sz="0" w:space="0" w:color="auto"/>
        <w:left w:val="none" w:sz="0" w:space="0" w:color="auto"/>
        <w:bottom w:val="none" w:sz="0" w:space="0" w:color="auto"/>
        <w:right w:val="none" w:sz="0" w:space="0" w:color="auto"/>
      </w:divBdr>
    </w:div>
    <w:div w:id="1047337430">
      <w:bodyDiv w:val="1"/>
      <w:marLeft w:val="0"/>
      <w:marRight w:val="0"/>
      <w:marTop w:val="0"/>
      <w:marBottom w:val="0"/>
      <w:divBdr>
        <w:top w:val="none" w:sz="0" w:space="0" w:color="auto"/>
        <w:left w:val="none" w:sz="0" w:space="0" w:color="auto"/>
        <w:bottom w:val="none" w:sz="0" w:space="0" w:color="auto"/>
        <w:right w:val="none" w:sz="0" w:space="0" w:color="auto"/>
      </w:divBdr>
    </w:div>
    <w:div w:id="1047340285">
      <w:bodyDiv w:val="1"/>
      <w:marLeft w:val="0"/>
      <w:marRight w:val="0"/>
      <w:marTop w:val="0"/>
      <w:marBottom w:val="0"/>
      <w:divBdr>
        <w:top w:val="none" w:sz="0" w:space="0" w:color="auto"/>
        <w:left w:val="none" w:sz="0" w:space="0" w:color="auto"/>
        <w:bottom w:val="none" w:sz="0" w:space="0" w:color="auto"/>
        <w:right w:val="none" w:sz="0" w:space="0" w:color="auto"/>
      </w:divBdr>
    </w:div>
    <w:div w:id="1047408673">
      <w:bodyDiv w:val="1"/>
      <w:marLeft w:val="0"/>
      <w:marRight w:val="0"/>
      <w:marTop w:val="0"/>
      <w:marBottom w:val="0"/>
      <w:divBdr>
        <w:top w:val="none" w:sz="0" w:space="0" w:color="auto"/>
        <w:left w:val="none" w:sz="0" w:space="0" w:color="auto"/>
        <w:bottom w:val="none" w:sz="0" w:space="0" w:color="auto"/>
        <w:right w:val="none" w:sz="0" w:space="0" w:color="auto"/>
      </w:divBdr>
    </w:div>
    <w:div w:id="1047486626">
      <w:bodyDiv w:val="1"/>
      <w:marLeft w:val="0"/>
      <w:marRight w:val="0"/>
      <w:marTop w:val="0"/>
      <w:marBottom w:val="0"/>
      <w:divBdr>
        <w:top w:val="none" w:sz="0" w:space="0" w:color="auto"/>
        <w:left w:val="none" w:sz="0" w:space="0" w:color="auto"/>
        <w:bottom w:val="none" w:sz="0" w:space="0" w:color="auto"/>
        <w:right w:val="none" w:sz="0" w:space="0" w:color="auto"/>
      </w:divBdr>
    </w:div>
    <w:div w:id="1047606661">
      <w:bodyDiv w:val="1"/>
      <w:marLeft w:val="0"/>
      <w:marRight w:val="0"/>
      <w:marTop w:val="0"/>
      <w:marBottom w:val="0"/>
      <w:divBdr>
        <w:top w:val="none" w:sz="0" w:space="0" w:color="auto"/>
        <w:left w:val="none" w:sz="0" w:space="0" w:color="auto"/>
        <w:bottom w:val="none" w:sz="0" w:space="0" w:color="auto"/>
        <w:right w:val="none" w:sz="0" w:space="0" w:color="auto"/>
      </w:divBdr>
    </w:div>
    <w:div w:id="1047683903">
      <w:bodyDiv w:val="1"/>
      <w:marLeft w:val="0"/>
      <w:marRight w:val="0"/>
      <w:marTop w:val="0"/>
      <w:marBottom w:val="0"/>
      <w:divBdr>
        <w:top w:val="none" w:sz="0" w:space="0" w:color="auto"/>
        <w:left w:val="none" w:sz="0" w:space="0" w:color="auto"/>
        <w:bottom w:val="none" w:sz="0" w:space="0" w:color="auto"/>
        <w:right w:val="none" w:sz="0" w:space="0" w:color="auto"/>
      </w:divBdr>
    </w:div>
    <w:div w:id="1047752600">
      <w:bodyDiv w:val="1"/>
      <w:marLeft w:val="0"/>
      <w:marRight w:val="0"/>
      <w:marTop w:val="0"/>
      <w:marBottom w:val="0"/>
      <w:divBdr>
        <w:top w:val="none" w:sz="0" w:space="0" w:color="auto"/>
        <w:left w:val="none" w:sz="0" w:space="0" w:color="auto"/>
        <w:bottom w:val="none" w:sz="0" w:space="0" w:color="auto"/>
        <w:right w:val="none" w:sz="0" w:space="0" w:color="auto"/>
      </w:divBdr>
    </w:div>
    <w:div w:id="1047878766">
      <w:bodyDiv w:val="1"/>
      <w:marLeft w:val="0"/>
      <w:marRight w:val="0"/>
      <w:marTop w:val="0"/>
      <w:marBottom w:val="0"/>
      <w:divBdr>
        <w:top w:val="none" w:sz="0" w:space="0" w:color="auto"/>
        <w:left w:val="none" w:sz="0" w:space="0" w:color="auto"/>
        <w:bottom w:val="none" w:sz="0" w:space="0" w:color="auto"/>
        <w:right w:val="none" w:sz="0" w:space="0" w:color="auto"/>
      </w:divBdr>
    </w:div>
    <w:div w:id="1047951047">
      <w:bodyDiv w:val="1"/>
      <w:marLeft w:val="0"/>
      <w:marRight w:val="0"/>
      <w:marTop w:val="0"/>
      <w:marBottom w:val="0"/>
      <w:divBdr>
        <w:top w:val="none" w:sz="0" w:space="0" w:color="auto"/>
        <w:left w:val="none" w:sz="0" w:space="0" w:color="auto"/>
        <w:bottom w:val="none" w:sz="0" w:space="0" w:color="auto"/>
        <w:right w:val="none" w:sz="0" w:space="0" w:color="auto"/>
      </w:divBdr>
    </w:div>
    <w:div w:id="1047993647">
      <w:bodyDiv w:val="1"/>
      <w:marLeft w:val="0"/>
      <w:marRight w:val="0"/>
      <w:marTop w:val="0"/>
      <w:marBottom w:val="0"/>
      <w:divBdr>
        <w:top w:val="none" w:sz="0" w:space="0" w:color="auto"/>
        <w:left w:val="none" w:sz="0" w:space="0" w:color="auto"/>
        <w:bottom w:val="none" w:sz="0" w:space="0" w:color="auto"/>
        <w:right w:val="none" w:sz="0" w:space="0" w:color="auto"/>
      </w:divBdr>
    </w:div>
    <w:div w:id="1048260315">
      <w:bodyDiv w:val="1"/>
      <w:marLeft w:val="0"/>
      <w:marRight w:val="0"/>
      <w:marTop w:val="0"/>
      <w:marBottom w:val="0"/>
      <w:divBdr>
        <w:top w:val="none" w:sz="0" w:space="0" w:color="auto"/>
        <w:left w:val="none" w:sz="0" w:space="0" w:color="auto"/>
        <w:bottom w:val="none" w:sz="0" w:space="0" w:color="auto"/>
        <w:right w:val="none" w:sz="0" w:space="0" w:color="auto"/>
      </w:divBdr>
    </w:div>
    <w:div w:id="1048604220">
      <w:bodyDiv w:val="1"/>
      <w:marLeft w:val="0"/>
      <w:marRight w:val="0"/>
      <w:marTop w:val="0"/>
      <w:marBottom w:val="0"/>
      <w:divBdr>
        <w:top w:val="none" w:sz="0" w:space="0" w:color="auto"/>
        <w:left w:val="none" w:sz="0" w:space="0" w:color="auto"/>
        <w:bottom w:val="none" w:sz="0" w:space="0" w:color="auto"/>
        <w:right w:val="none" w:sz="0" w:space="0" w:color="auto"/>
      </w:divBdr>
    </w:div>
    <w:div w:id="1048795445">
      <w:bodyDiv w:val="1"/>
      <w:marLeft w:val="0"/>
      <w:marRight w:val="0"/>
      <w:marTop w:val="0"/>
      <w:marBottom w:val="0"/>
      <w:divBdr>
        <w:top w:val="none" w:sz="0" w:space="0" w:color="auto"/>
        <w:left w:val="none" w:sz="0" w:space="0" w:color="auto"/>
        <w:bottom w:val="none" w:sz="0" w:space="0" w:color="auto"/>
        <w:right w:val="none" w:sz="0" w:space="0" w:color="auto"/>
      </w:divBdr>
    </w:div>
    <w:div w:id="1049304681">
      <w:bodyDiv w:val="1"/>
      <w:marLeft w:val="0"/>
      <w:marRight w:val="0"/>
      <w:marTop w:val="0"/>
      <w:marBottom w:val="0"/>
      <w:divBdr>
        <w:top w:val="none" w:sz="0" w:space="0" w:color="auto"/>
        <w:left w:val="none" w:sz="0" w:space="0" w:color="auto"/>
        <w:bottom w:val="none" w:sz="0" w:space="0" w:color="auto"/>
        <w:right w:val="none" w:sz="0" w:space="0" w:color="auto"/>
      </w:divBdr>
    </w:div>
    <w:div w:id="1049573493">
      <w:bodyDiv w:val="1"/>
      <w:marLeft w:val="0"/>
      <w:marRight w:val="0"/>
      <w:marTop w:val="0"/>
      <w:marBottom w:val="0"/>
      <w:divBdr>
        <w:top w:val="none" w:sz="0" w:space="0" w:color="auto"/>
        <w:left w:val="none" w:sz="0" w:space="0" w:color="auto"/>
        <w:bottom w:val="none" w:sz="0" w:space="0" w:color="auto"/>
        <w:right w:val="none" w:sz="0" w:space="0" w:color="auto"/>
      </w:divBdr>
    </w:div>
    <w:div w:id="1049573843">
      <w:bodyDiv w:val="1"/>
      <w:marLeft w:val="0"/>
      <w:marRight w:val="0"/>
      <w:marTop w:val="0"/>
      <w:marBottom w:val="0"/>
      <w:divBdr>
        <w:top w:val="none" w:sz="0" w:space="0" w:color="auto"/>
        <w:left w:val="none" w:sz="0" w:space="0" w:color="auto"/>
        <w:bottom w:val="none" w:sz="0" w:space="0" w:color="auto"/>
        <w:right w:val="none" w:sz="0" w:space="0" w:color="auto"/>
      </w:divBdr>
    </w:div>
    <w:div w:id="1049650733">
      <w:bodyDiv w:val="1"/>
      <w:marLeft w:val="0"/>
      <w:marRight w:val="0"/>
      <w:marTop w:val="0"/>
      <w:marBottom w:val="0"/>
      <w:divBdr>
        <w:top w:val="none" w:sz="0" w:space="0" w:color="auto"/>
        <w:left w:val="none" w:sz="0" w:space="0" w:color="auto"/>
        <w:bottom w:val="none" w:sz="0" w:space="0" w:color="auto"/>
        <w:right w:val="none" w:sz="0" w:space="0" w:color="auto"/>
      </w:divBdr>
    </w:div>
    <w:div w:id="1049690166">
      <w:bodyDiv w:val="1"/>
      <w:marLeft w:val="0"/>
      <w:marRight w:val="0"/>
      <w:marTop w:val="0"/>
      <w:marBottom w:val="0"/>
      <w:divBdr>
        <w:top w:val="none" w:sz="0" w:space="0" w:color="auto"/>
        <w:left w:val="none" w:sz="0" w:space="0" w:color="auto"/>
        <w:bottom w:val="none" w:sz="0" w:space="0" w:color="auto"/>
        <w:right w:val="none" w:sz="0" w:space="0" w:color="auto"/>
      </w:divBdr>
    </w:div>
    <w:div w:id="1049694246">
      <w:bodyDiv w:val="1"/>
      <w:marLeft w:val="0"/>
      <w:marRight w:val="0"/>
      <w:marTop w:val="0"/>
      <w:marBottom w:val="0"/>
      <w:divBdr>
        <w:top w:val="none" w:sz="0" w:space="0" w:color="auto"/>
        <w:left w:val="none" w:sz="0" w:space="0" w:color="auto"/>
        <w:bottom w:val="none" w:sz="0" w:space="0" w:color="auto"/>
        <w:right w:val="none" w:sz="0" w:space="0" w:color="auto"/>
      </w:divBdr>
    </w:div>
    <w:div w:id="1049838735">
      <w:bodyDiv w:val="1"/>
      <w:marLeft w:val="0"/>
      <w:marRight w:val="0"/>
      <w:marTop w:val="0"/>
      <w:marBottom w:val="0"/>
      <w:divBdr>
        <w:top w:val="none" w:sz="0" w:space="0" w:color="auto"/>
        <w:left w:val="none" w:sz="0" w:space="0" w:color="auto"/>
        <w:bottom w:val="none" w:sz="0" w:space="0" w:color="auto"/>
        <w:right w:val="none" w:sz="0" w:space="0" w:color="auto"/>
      </w:divBdr>
    </w:div>
    <w:div w:id="1049914616">
      <w:bodyDiv w:val="1"/>
      <w:marLeft w:val="0"/>
      <w:marRight w:val="0"/>
      <w:marTop w:val="0"/>
      <w:marBottom w:val="0"/>
      <w:divBdr>
        <w:top w:val="none" w:sz="0" w:space="0" w:color="auto"/>
        <w:left w:val="none" w:sz="0" w:space="0" w:color="auto"/>
        <w:bottom w:val="none" w:sz="0" w:space="0" w:color="auto"/>
        <w:right w:val="none" w:sz="0" w:space="0" w:color="auto"/>
      </w:divBdr>
    </w:div>
    <w:div w:id="1050038002">
      <w:bodyDiv w:val="1"/>
      <w:marLeft w:val="0"/>
      <w:marRight w:val="0"/>
      <w:marTop w:val="0"/>
      <w:marBottom w:val="0"/>
      <w:divBdr>
        <w:top w:val="none" w:sz="0" w:space="0" w:color="auto"/>
        <w:left w:val="none" w:sz="0" w:space="0" w:color="auto"/>
        <w:bottom w:val="none" w:sz="0" w:space="0" w:color="auto"/>
        <w:right w:val="none" w:sz="0" w:space="0" w:color="auto"/>
      </w:divBdr>
    </w:div>
    <w:div w:id="1050424164">
      <w:bodyDiv w:val="1"/>
      <w:marLeft w:val="0"/>
      <w:marRight w:val="0"/>
      <w:marTop w:val="0"/>
      <w:marBottom w:val="0"/>
      <w:divBdr>
        <w:top w:val="none" w:sz="0" w:space="0" w:color="auto"/>
        <w:left w:val="none" w:sz="0" w:space="0" w:color="auto"/>
        <w:bottom w:val="none" w:sz="0" w:space="0" w:color="auto"/>
        <w:right w:val="none" w:sz="0" w:space="0" w:color="auto"/>
      </w:divBdr>
    </w:div>
    <w:div w:id="1051004398">
      <w:bodyDiv w:val="1"/>
      <w:marLeft w:val="0"/>
      <w:marRight w:val="0"/>
      <w:marTop w:val="0"/>
      <w:marBottom w:val="0"/>
      <w:divBdr>
        <w:top w:val="none" w:sz="0" w:space="0" w:color="auto"/>
        <w:left w:val="none" w:sz="0" w:space="0" w:color="auto"/>
        <w:bottom w:val="none" w:sz="0" w:space="0" w:color="auto"/>
        <w:right w:val="none" w:sz="0" w:space="0" w:color="auto"/>
      </w:divBdr>
    </w:div>
    <w:div w:id="1051223465">
      <w:bodyDiv w:val="1"/>
      <w:marLeft w:val="0"/>
      <w:marRight w:val="0"/>
      <w:marTop w:val="0"/>
      <w:marBottom w:val="0"/>
      <w:divBdr>
        <w:top w:val="none" w:sz="0" w:space="0" w:color="auto"/>
        <w:left w:val="none" w:sz="0" w:space="0" w:color="auto"/>
        <w:bottom w:val="none" w:sz="0" w:space="0" w:color="auto"/>
        <w:right w:val="none" w:sz="0" w:space="0" w:color="auto"/>
      </w:divBdr>
    </w:div>
    <w:div w:id="1051419737">
      <w:bodyDiv w:val="1"/>
      <w:marLeft w:val="0"/>
      <w:marRight w:val="0"/>
      <w:marTop w:val="0"/>
      <w:marBottom w:val="0"/>
      <w:divBdr>
        <w:top w:val="none" w:sz="0" w:space="0" w:color="auto"/>
        <w:left w:val="none" w:sz="0" w:space="0" w:color="auto"/>
        <w:bottom w:val="none" w:sz="0" w:space="0" w:color="auto"/>
        <w:right w:val="none" w:sz="0" w:space="0" w:color="auto"/>
      </w:divBdr>
    </w:div>
    <w:div w:id="1051540700">
      <w:bodyDiv w:val="1"/>
      <w:marLeft w:val="0"/>
      <w:marRight w:val="0"/>
      <w:marTop w:val="0"/>
      <w:marBottom w:val="0"/>
      <w:divBdr>
        <w:top w:val="none" w:sz="0" w:space="0" w:color="auto"/>
        <w:left w:val="none" w:sz="0" w:space="0" w:color="auto"/>
        <w:bottom w:val="none" w:sz="0" w:space="0" w:color="auto"/>
        <w:right w:val="none" w:sz="0" w:space="0" w:color="auto"/>
      </w:divBdr>
    </w:div>
    <w:div w:id="1051611409">
      <w:bodyDiv w:val="1"/>
      <w:marLeft w:val="0"/>
      <w:marRight w:val="0"/>
      <w:marTop w:val="0"/>
      <w:marBottom w:val="0"/>
      <w:divBdr>
        <w:top w:val="none" w:sz="0" w:space="0" w:color="auto"/>
        <w:left w:val="none" w:sz="0" w:space="0" w:color="auto"/>
        <w:bottom w:val="none" w:sz="0" w:space="0" w:color="auto"/>
        <w:right w:val="none" w:sz="0" w:space="0" w:color="auto"/>
      </w:divBdr>
    </w:div>
    <w:div w:id="1051686760">
      <w:bodyDiv w:val="1"/>
      <w:marLeft w:val="0"/>
      <w:marRight w:val="0"/>
      <w:marTop w:val="0"/>
      <w:marBottom w:val="0"/>
      <w:divBdr>
        <w:top w:val="none" w:sz="0" w:space="0" w:color="auto"/>
        <w:left w:val="none" w:sz="0" w:space="0" w:color="auto"/>
        <w:bottom w:val="none" w:sz="0" w:space="0" w:color="auto"/>
        <w:right w:val="none" w:sz="0" w:space="0" w:color="auto"/>
      </w:divBdr>
    </w:div>
    <w:div w:id="1051727259">
      <w:bodyDiv w:val="1"/>
      <w:marLeft w:val="0"/>
      <w:marRight w:val="0"/>
      <w:marTop w:val="0"/>
      <w:marBottom w:val="0"/>
      <w:divBdr>
        <w:top w:val="none" w:sz="0" w:space="0" w:color="auto"/>
        <w:left w:val="none" w:sz="0" w:space="0" w:color="auto"/>
        <w:bottom w:val="none" w:sz="0" w:space="0" w:color="auto"/>
        <w:right w:val="none" w:sz="0" w:space="0" w:color="auto"/>
      </w:divBdr>
    </w:div>
    <w:div w:id="1051736301">
      <w:bodyDiv w:val="1"/>
      <w:marLeft w:val="0"/>
      <w:marRight w:val="0"/>
      <w:marTop w:val="0"/>
      <w:marBottom w:val="0"/>
      <w:divBdr>
        <w:top w:val="none" w:sz="0" w:space="0" w:color="auto"/>
        <w:left w:val="none" w:sz="0" w:space="0" w:color="auto"/>
        <w:bottom w:val="none" w:sz="0" w:space="0" w:color="auto"/>
        <w:right w:val="none" w:sz="0" w:space="0" w:color="auto"/>
      </w:divBdr>
    </w:div>
    <w:div w:id="1051805846">
      <w:bodyDiv w:val="1"/>
      <w:marLeft w:val="0"/>
      <w:marRight w:val="0"/>
      <w:marTop w:val="0"/>
      <w:marBottom w:val="0"/>
      <w:divBdr>
        <w:top w:val="none" w:sz="0" w:space="0" w:color="auto"/>
        <w:left w:val="none" w:sz="0" w:space="0" w:color="auto"/>
        <w:bottom w:val="none" w:sz="0" w:space="0" w:color="auto"/>
        <w:right w:val="none" w:sz="0" w:space="0" w:color="auto"/>
      </w:divBdr>
    </w:div>
    <w:div w:id="1051811565">
      <w:bodyDiv w:val="1"/>
      <w:marLeft w:val="0"/>
      <w:marRight w:val="0"/>
      <w:marTop w:val="0"/>
      <w:marBottom w:val="0"/>
      <w:divBdr>
        <w:top w:val="none" w:sz="0" w:space="0" w:color="auto"/>
        <w:left w:val="none" w:sz="0" w:space="0" w:color="auto"/>
        <w:bottom w:val="none" w:sz="0" w:space="0" w:color="auto"/>
        <w:right w:val="none" w:sz="0" w:space="0" w:color="auto"/>
      </w:divBdr>
    </w:div>
    <w:div w:id="1052002630">
      <w:bodyDiv w:val="1"/>
      <w:marLeft w:val="0"/>
      <w:marRight w:val="0"/>
      <w:marTop w:val="0"/>
      <w:marBottom w:val="0"/>
      <w:divBdr>
        <w:top w:val="none" w:sz="0" w:space="0" w:color="auto"/>
        <w:left w:val="none" w:sz="0" w:space="0" w:color="auto"/>
        <w:bottom w:val="none" w:sz="0" w:space="0" w:color="auto"/>
        <w:right w:val="none" w:sz="0" w:space="0" w:color="auto"/>
      </w:divBdr>
    </w:div>
    <w:div w:id="1052191920">
      <w:bodyDiv w:val="1"/>
      <w:marLeft w:val="0"/>
      <w:marRight w:val="0"/>
      <w:marTop w:val="0"/>
      <w:marBottom w:val="0"/>
      <w:divBdr>
        <w:top w:val="none" w:sz="0" w:space="0" w:color="auto"/>
        <w:left w:val="none" w:sz="0" w:space="0" w:color="auto"/>
        <w:bottom w:val="none" w:sz="0" w:space="0" w:color="auto"/>
        <w:right w:val="none" w:sz="0" w:space="0" w:color="auto"/>
      </w:divBdr>
    </w:div>
    <w:div w:id="1052313366">
      <w:bodyDiv w:val="1"/>
      <w:marLeft w:val="0"/>
      <w:marRight w:val="0"/>
      <w:marTop w:val="0"/>
      <w:marBottom w:val="0"/>
      <w:divBdr>
        <w:top w:val="none" w:sz="0" w:space="0" w:color="auto"/>
        <w:left w:val="none" w:sz="0" w:space="0" w:color="auto"/>
        <w:bottom w:val="none" w:sz="0" w:space="0" w:color="auto"/>
        <w:right w:val="none" w:sz="0" w:space="0" w:color="auto"/>
      </w:divBdr>
    </w:div>
    <w:div w:id="1052390684">
      <w:bodyDiv w:val="1"/>
      <w:marLeft w:val="0"/>
      <w:marRight w:val="0"/>
      <w:marTop w:val="0"/>
      <w:marBottom w:val="0"/>
      <w:divBdr>
        <w:top w:val="none" w:sz="0" w:space="0" w:color="auto"/>
        <w:left w:val="none" w:sz="0" w:space="0" w:color="auto"/>
        <w:bottom w:val="none" w:sz="0" w:space="0" w:color="auto"/>
        <w:right w:val="none" w:sz="0" w:space="0" w:color="auto"/>
      </w:divBdr>
    </w:div>
    <w:div w:id="1052580985">
      <w:bodyDiv w:val="1"/>
      <w:marLeft w:val="0"/>
      <w:marRight w:val="0"/>
      <w:marTop w:val="0"/>
      <w:marBottom w:val="0"/>
      <w:divBdr>
        <w:top w:val="none" w:sz="0" w:space="0" w:color="auto"/>
        <w:left w:val="none" w:sz="0" w:space="0" w:color="auto"/>
        <w:bottom w:val="none" w:sz="0" w:space="0" w:color="auto"/>
        <w:right w:val="none" w:sz="0" w:space="0" w:color="auto"/>
      </w:divBdr>
    </w:div>
    <w:div w:id="1052582290">
      <w:bodyDiv w:val="1"/>
      <w:marLeft w:val="0"/>
      <w:marRight w:val="0"/>
      <w:marTop w:val="0"/>
      <w:marBottom w:val="0"/>
      <w:divBdr>
        <w:top w:val="none" w:sz="0" w:space="0" w:color="auto"/>
        <w:left w:val="none" w:sz="0" w:space="0" w:color="auto"/>
        <w:bottom w:val="none" w:sz="0" w:space="0" w:color="auto"/>
        <w:right w:val="none" w:sz="0" w:space="0" w:color="auto"/>
      </w:divBdr>
    </w:div>
    <w:div w:id="1052848719">
      <w:bodyDiv w:val="1"/>
      <w:marLeft w:val="0"/>
      <w:marRight w:val="0"/>
      <w:marTop w:val="0"/>
      <w:marBottom w:val="0"/>
      <w:divBdr>
        <w:top w:val="none" w:sz="0" w:space="0" w:color="auto"/>
        <w:left w:val="none" w:sz="0" w:space="0" w:color="auto"/>
        <w:bottom w:val="none" w:sz="0" w:space="0" w:color="auto"/>
        <w:right w:val="none" w:sz="0" w:space="0" w:color="auto"/>
      </w:divBdr>
    </w:div>
    <w:div w:id="1052919930">
      <w:bodyDiv w:val="1"/>
      <w:marLeft w:val="0"/>
      <w:marRight w:val="0"/>
      <w:marTop w:val="0"/>
      <w:marBottom w:val="0"/>
      <w:divBdr>
        <w:top w:val="none" w:sz="0" w:space="0" w:color="auto"/>
        <w:left w:val="none" w:sz="0" w:space="0" w:color="auto"/>
        <w:bottom w:val="none" w:sz="0" w:space="0" w:color="auto"/>
        <w:right w:val="none" w:sz="0" w:space="0" w:color="auto"/>
      </w:divBdr>
    </w:div>
    <w:div w:id="1052924032">
      <w:bodyDiv w:val="1"/>
      <w:marLeft w:val="0"/>
      <w:marRight w:val="0"/>
      <w:marTop w:val="0"/>
      <w:marBottom w:val="0"/>
      <w:divBdr>
        <w:top w:val="none" w:sz="0" w:space="0" w:color="auto"/>
        <w:left w:val="none" w:sz="0" w:space="0" w:color="auto"/>
        <w:bottom w:val="none" w:sz="0" w:space="0" w:color="auto"/>
        <w:right w:val="none" w:sz="0" w:space="0" w:color="auto"/>
      </w:divBdr>
    </w:div>
    <w:div w:id="1053121263">
      <w:bodyDiv w:val="1"/>
      <w:marLeft w:val="0"/>
      <w:marRight w:val="0"/>
      <w:marTop w:val="0"/>
      <w:marBottom w:val="0"/>
      <w:divBdr>
        <w:top w:val="none" w:sz="0" w:space="0" w:color="auto"/>
        <w:left w:val="none" w:sz="0" w:space="0" w:color="auto"/>
        <w:bottom w:val="none" w:sz="0" w:space="0" w:color="auto"/>
        <w:right w:val="none" w:sz="0" w:space="0" w:color="auto"/>
      </w:divBdr>
    </w:div>
    <w:div w:id="1053307048">
      <w:bodyDiv w:val="1"/>
      <w:marLeft w:val="0"/>
      <w:marRight w:val="0"/>
      <w:marTop w:val="0"/>
      <w:marBottom w:val="0"/>
      <w:divBdr>
        <w:top w:val="none" w:sz="0" w:space="0" w:color="auto"/>
        <w:left w:val="none" w:sz="0" w:space="0" w:color="auto"/>
        <w:bottom w:val="none" w:sz="0" w:space="0" w:color="auto"/>
        <w:right w:val="none" w:sz="0" w:space="0" w:color="auto"/>
      </w:divBdr>
    </w:div>
    <w:div w:id="1053308417">
      <w:bodyDiv w:val="1"/>
      <w:marLeft w:val="0"/>
      <w:marRight w:val="0"/>
      <w:marTop w:val="0"/>
      <w:marBottom w:val="0"/>
      <w:divBdr>
        <w:top w:val="none" w:sz="0" w:space="0" w:color="auto"/>
        <w:left w:val="none" w:sz="0" w:space="0" w:color="auto"/>
        <w:bottom w:val="none" w:sz="0" w:space="0" w:color="auto"/>
        <w:right w:val="none" w:sz="0" w:space="0" w:color="auto"/>
      </w:divBdr>
    </w:div>
    <w:div w:id="1053580680">
      <w:bodyDiv w:val="1"/>
      <w:marLeft w:val="0"/>
      <w:marRight w:val="0"/>
      <w:marTop w:val="0"/>
      <w:marBottom w:val="0"/>
      <w:divBdr>
        <w:top w:val="none" w:sz="0" w:space="0" w:color="auto"/>
        <w:left w:val="none" w:sz="0" w:space="0" w:color="auto"/>
        <w:bottom w:val="none" w:sz="0" w:space="0" w:color="auto"/>
        <w:right w:val="none" w:sz="0" w:space="0" w:color="auto"/>
      </w:divBdr>
    </w:div>
    <w:div w:id="1053624039">
      <w:bodyDiv w:val="1"/>
      <w:marLeft w:val="0"/>
      <w:marRight w:val="0"/>
      <w:marTop w:val="0"/>
      <w:marBottom w:val="0"/>
      <w:divBdr>
        <w:top w:val="none" w:sz="0" w:space="0" w:color="auto"/>
        <w:left w:val="none" w:sz="0" w:space="0" w:color="auto"/>
        <w:bottom w:val="none" w:sz="0" w:space="0" w:color="auto"/>
        <w:right w:val="none" w:sz="0" w:space="0" w:color="auto"/>
      </w:divBdr>
    </w:div>
    <w:div w:id="1053696113">
      <w:bodyDiv w:val="1"/>
      <w:marLeft w:val="0"/>
      <w:marRight w:val="0"/>
      <w:marTop w:val="0"/>
      <w:marBottom w:val="0"/>
      <w:divBdr>
        <w:top w:val="none" w:sz="0" w:space="0" w:color="auto"/>
        <w:left w:val="none" w:sz="0" w:space="0" w:color="auto"/>
        <w:bottom w:val="none" w:sz="0" w:space="0" w:color="auto"/>
        <w:right w:val="none" w:sz="0" w:space="0" w:color="auto"/>
      </w:divBdr>
    </w:div>
    <w:div w:id="1053845350">
      <w:bodyDiv w:val="1"/>
      <w:marLeft w:val="0"/>
      <w:marRight w:val="0"/>
      <w:marTop w:val="0"/>
      <w:marBottom w:val="0"/>
      <w:divBdr>
        <w:top w:val="none" w:sz="0" w:space="0" w:color="auto"/>
        <w:left w:val="none" w:sz="0" w:space="0" w:color="auto"/>
        <w:bottom w:val="none" w:sz="0" w:space="0" w:color="auto"/>
        <w:right w:val="none" w:sz="0" w:space="0" w:color="auto"/>
      </w:divBdr>
    </w:div>
    <w:div w:id="1053849019">
      <w:bodyDiv w:val="1"/>
      <w:marLeft w:val="0"/>
      <w:marRight w:val="0"/>
      <w:marTop w:val="0"/>
      <w:marBottom w:val="0"/>
      <w:divBdr>
        <w:top w:val="none" w:sz="0" w:space="0" w:color="auto"/>
        <w:left w:val="none" w:sz="0" w:space="0" w:color="auto"/>
        <w:bottom w:val="none" w:sz="0" w:space="0" w:color="auto"/>
        <w:right w:val="none" w:sz="0" w:space="0" w:color="auto"/>
      </w:divBdr>
    </w:div>
    <w:div w:id="1053964914">
      <w:bodyDiv w:val="1"/>
      <w:marLeft w:val="0"/>
      <w:marRight w:val="0"/>
      <w:marTop w:val="0"/>
      <w:marBottom w:val="0"/>
      <w:divBdr>
        <w:top w:val="none" w:sz="0" w:space="0" w:color="auto"/>
        <w:left w:val="none" w:sz="0" w:space="0" w:color="auto"/>
        <w:bottom w:val="none" w:sz="0" w:space="0" w:color="auto"/>
        <w:right w:val="none" w:sz="0" w:space="0" w:color="auto"/>
      </w:divBdr>
    </w:div>
    <w:div w:id="1053966855">
      <w:bodyDiv w:val="1"/>
      <w:marLeft w:val="0"/>
      <w:marRight w:val="0"/>
      <w:marTop w:val="0"/>
      <w:marBottom w:val="0"/>
      <w:divBdr>
        <w:top w:val="none" w:sz="0" w:space="0" w:color="auto"/>
        <w:left w:val="none" w:sz="0" w:space="0" w:color="auto"/>
        <w:bottom w:val="none" w:sz="0" w:space="0" w:color="auto"/>
        <w:right w:val="none" w:sz="0" w:space="0" w:color="auto"/>
      </w:divBdr>
    </w:div>
    <w:div w:id="1054045087">
      <w:bodyDiv w:val="1"/>
      <w:marLeft w:val="0"/>
      <w:marRight w:val="0"/>
      <w:marTop w:val="0"/>
      <w:marBottom w:val="0"/>
      <w:divBdr>
        <w:top w:val="none" w:sz="0" w:space="0" w:color="auto"/>
        <w:left w:val="none" w:sz="0" w:space="0" w:color="auto"/>
        <w:bottom w:val="none" w:sz="0" w:space="0" w:color="auto"/>
        <w:right w:val="none" w:sz="0" w:space="0" w:color="auto"/>
      </w:divBdr>
    </w:div>
    <w:div w:id="1054086765">
      <w:bodyDiv w:val="1"/>
      <w:marLeft w:val="0"/>
      <w:marRight w:val="0"/>
      <w:marTop w:val="0"/>
      <w:marBottom w:val="0"/>
      <w:divBdr>
        <w:top w:val="none" w:sz="0" w:space="0" w:color="auto"/>
        <w:left w:val="none" w:sz="0" w:space="0" w:color="auto"/>
        <w:bottom w:val="none" w:sz="0" w:space="0" w:color="auto"/>
        <w:right w:val="none" w:sz="0" w:space="0" w:color="auto"/>
      </w:divBdr>
    </w:div>
    <w:div w:id="1054088925">
      <w:bodyDiv w:val="1"/>
      <w:marLeft w:val="0"/>
      <w:marRight w:val="0"/>
      <w:marTop w:val="0"/>
      <w:marBottom w:val="0"/>
      <w:divBdr>
        <w:top w:val="none" w:sz="0" w:space="0" w:color="auto"/>
        <w:left w:val="none" w:sz="0" w:space="0" w:color="auto"/>
        <w:bottom w:val="none" w:sz="0" w:space="0" w:color="auto"/>
        <w:right w:val="none" w:sz="0" w:space="0" w:color="auto"/>
      </w:divBdr>
    </w:div>
    <w:div w:id="1054163153">
      <w:bodyDiv w:val="1"/>
      <w:marLeft w:val="0"/>
      <w:marRight w:val="0"/>
      <w:marTop w:val="0"/>
      <w:marBottom w:val="0"/>
      <w:divBdr>
        <w:top w:val="none" w:sz="0" w:space="0" w:color="auto"/>
        <w:left w:val="none" w:sz="0" w:space="0" w:color="auto"/>
        <w:bottom w:val="none" w:sz="0" w:space="0" w:color="auto"/>
        <w:right w:val="none" w:sz="0" w:space="0" w:color="auto"/>
      </w:divBdr>
    </w:div>
    <w:div w:id="1054305623">
      <w:bodyDiv w:val="1"/>
      <w:marLeft w:val="0"/>
      <w:marRight w:val="0"/>
      <w:marTop w:val="0"/>
      <w:marBottom w:val="0"/>
      <w:divBdr>
        <w:top w:val="none" w:sz="0" w:space="0" w:color="auto"/>
        <w:left w:val="none" w:sz="0" w:space="0" w:color="auto"/>
        <w:bottom w:val="none" w:sz="0" w:space="0" w:color="auto"/>
        <w:right w:val="none" w:sz="0" w:space="0" w:color="auto"/>
      </w:divBdr>
    </w:div>
    <w:div w:id="1054351957">
      <w:bodyDiv w:val="1"/>
      <w:marLeft w:val="0"/>
      <w:marRight w:val="0"/>
      <w:marTop w:val="0"/>
      <w:marBottom w:val="0"/>
      <w:divBdr>
        <w:top w:val="none" w:sz="0" w:space="0" w:color="auto"/>
        <w:left w:val="none" w:sz="0" w:space="0" w:color="auto"/>
        <w:bottom w:val="none" w:sz="0" w:space="0" w:color="auto"/>
        <w:right w:val="none" w:sz="0" w:space="0" w:color="auto"/>
      </w:divBdr>
    </w:div>
    <w:div w:id="1054501439">
      <w:bodyDiv w:val="1"/>
      <w:marLeft w:val="0"/>
      <w:marRight w:val="0"/>
      <w:marTop w:val="0"/>
      <w:marBottom w:val="0"/>
      <w:divBdr>
        <w:top w:val="none" w:sz="0" w:space="0" w:color="auto"/>
        <w:left w:val="none" w:sz="0" w:space="0" w:color="auto"/>
        <w:bottom w:val="none" w:sz="0" w:space="0" w:color="auto"/>
        <w:right w:val="none" w:sz="0" w:space="0" w:color="auto"/>
      </w:divBdr>
    </w:div>
    <w:div w:id="1054543023">
      <w:bodyDiv w:val="1"/>
      <w:marLeft w:val="0"/>
      <w:marRight w:val="0"/>
      <w:marTop w:val="0"/>
      <w:marBottom w:val="0"/>
      <w:divBdr>
        <w:top w:val="none" w:sz="0" w:space="0" w:color="auto"/>
        <w:left w:val="none" w:sz="0" w:space="0" w:color="auto"/>
        <w:bottom w:val="none" w:sz="0" w:space="0" w:color="auto"/>
        <w:right w:val="none" w:sz="0" w:space="0" w:color="auto"/>
      </w:divBdr>
    </w:div>
    <w:div w:id="1054621893">
      <w:bodyDiv w:val="1"/>
      <w:marLeft w:val="0"/>
      <w:marRight w:val="0"/>
      <w:marTop w:val="0"/>
      <w:marBottom w:val="0"/>
      <w:divBdr>
        <w:top w:val="none" w:sz="0" w:space="0" w:color="auto"/>
        <w:left w:val="none" w:sz="0" w:space="0" w:color="auto"/>
        <w:bottom w:val="none" w:sz="0" w:space="0" w:color="auto"/>
        <w:right w:val="none" w:sz="0" w:space="0" w:color="auto"/>
      </w:divBdr>
    </w:div>
    <w:div w:id="1054624520">
      <w:bodyDiv w:val="1"/>
      <w:marLeft w:val="0"/>
      <w:marRight w:val="0"/>
      <w:marTop w:val="0"/>
      <w:marBottom w:val="0"/>
      <w:divBdr>
        <w:top w:val="none" w:sz="0" w:space="0" w:color="auto"/>
        <w:left w:val="none" w:sz="0" w:space="0" w:color="auto"/>
        <w:bottom w:val="none" w:sz="0" w:space="0" w:color="auto"/>
        <w:right w:val="none" w:sz="0" w:space="0" w:color="auto"/>
      </w:divBdr>
    </w:div>
    <w:div w:id="1054699126">
      <w:bodyDiv w:val="1"/>
      <w:marLeft w:val="0"/>
      <w:marRight w:val="0"/>
      <w:marTop w:val="0"/>
      <w:marBottom w:val="0"/>
      <w:divBdr>
        <w:top w:val="none" w:sz="0" w:space="0" w:color="auto"/>
        <w:left w:val="none" w:sz="0" w:space="0" w:color="auto"/>
        <w:bottom w:val="none" w:sz="0" w:space="0" w:color="auto"/>
        <w:right w:val="none" w:sz="0" w:space="0" w:color="auto"/>
      </w:divBdr>
    </w:div>
    <w:div w:id="1054736883">
      <w:bodyDiv w:val="1"/>
      <w:marLeft w:val="0"/>
      <w:marRight w:val="0"/>
      <w:marTop w:val="0"/>
      <w:marBottom w:val="0"/>
      <w:divBdr>
        <w:top w:val="none" w:sz="0" w:space="0" w:color="auto"/>
        <w:left w:val="none" w:sz="0" w:space="0" w:color="auto"/>
        <w:bottom w:val="none" w:sz="0" w:space="0" w:color="auto"/>
        <w:right w:val="none" w:sz="0" w:space="0" w:color="auto"/>
      </w:divBdr>
    </w:div>
    <w:div w:id="1054739520">
      <w:bodyDiv w:val="1"/>
      <w:marLeft w:val="0"/>
      <w:marRight w:val="0"/>
      <w:marTop w:val="0"/>
      <w:marBottom w:val="0"/>
      <w:divBdr>
        <w:top w:val="none" w:sz="0" w:space="0" w:color="auto"/>
        <w:left w:val="none" w:sz="0" w:space="0" w:color="auto"/>
        <w:bottom w:val="none" w:sz="0" w:space="0" w:color="auto"/>
        <w:right w:val="none" w:sz="0" w:space="0" w:color="auto"/>
      </w:divBdr>
    </w:div>
    <w:div w:id="1054818105">
      <w:bodyDiv w:val="1"/>
      <w:marLeft w:val="0"/>
      <w:marRight w:val="0"/>
      <w:marTop w:val="0"/>
      <w:marBottom w:val="0"/>
      <w:divBdr>
        <w:top w:val="none" w:sz="0" w:space="0" w:color="auto"/>
        <w:left w:val="none" w:sz="0" w:space="0" w:color="auto"/>
        <w:bottom w:val="none" w:sz="0" w:space="0" w:color="auto"/>
        <w:right w:val="none" w:sz="0" w:space="0" w:color="auto"/>
      </w:divBdr>
    </w:div>
    <w:div w:id="1054818626">
      <w:bodyDiv w:val="1"/>
      <w:marLeft w:val="0"/>
      <w:marRight w:val="0"/>
      <w:marTop w:val="0"/>
      <w:marBottom w:val="0"/>
      <w:divBdr>
        <w:top w:val="none" w:sz="0" w:space="0" w:color="auto"/>
        <w:left w:val="none" w:sz="0" w:space="0" w:color="auto"/>
        <w:bottom w:val="none" w:sz="0" w:space="0" w:color="auto"/>
        <w:right w:val="none" w:sz="0" w:space="0" w:color="auto"/>
      </w:divBdr>
    </w:div>
    <w:div w:id="1054935151">
      <w:bodyDiv w:val="1"/>
      <w:marLeft w:val="0"/>
      <w:marRight w:val="0"/>
      <w:marTop w:val="0"/>
      <w:marBottom w:val="0"/>
      <w:divBdr>
        <w:top w:val="none" w:sz="0" w:space="0" w:color="auto"/>
        <w:left w:val="none" w:sz="0" w:space="0" w:color="auto"/>
        <w:bottom w:val="none" w:sz="0" w:space="0" w:color="auto"/>
        <w:right w:val="none" w:sz="0" w:space="0" w:color="auto"/>
      </w:divBdr>
    </w:div>
    <w:div w:id="1054961278">
      <w:bodyDiv w:val="1"/>
      <w:marLeft w:val="0"/>
      <w:marRight w:val="0"/>
      <w:marTop w:val="0"/>
      <w:marBottom w:val="0"/>
      <w:divBdr>
        <w:top w:val="none" w:sz="0" w:space="0" w:color="auto"/>
        <w:left w:val="none" w:sz="0" w:space="0" w:color="auto"/>
        <w:bottom w:val="none" w:sz="0" w:space="0" w:color="auto"/>
        <w:right w:val="none" w:sz="0" w:space="0" w:color="auto"/>
      </w:divBdr>
    </w:div>
    <w:div w:id="1054961983">
      <w:bodyDiv w:val="1"/>
      <w:marLeft w:val="0"/>
      <w:marRight w:val="0"/>
      <w:marTop w:val="0"/>
      <w:marBottom w:val="0"/>
      <w:divBdr>
        <w:top w:val="none" w:sz="0" w:space="0" w:color="auto"/>
        <w:left w:val="none" w:sz="0" w:space="0" w:color="auto"/>
        <w:bottom w:val="none" w:sz="0" w:space="0" w:color="auto"/>
        <w:right w:val="none" w:sz="0" w:space="0" w:color="auto"/>
      </w:divBdr>
    </w:div>
    <w:div w:id="1056009083">
      <w:bodyDiv w:val="1"/>
      <w:marLeft w:val="0"/>
      <w:marRight w:val="0"/>
      <w:marTop w:val="0"/>
      <w:marBottom w:val="0"/>
      <w:divBdr>
        <w:top w:val="none" w:sz="0" w:space="0" w:color="auto"/>
        <w:left w:val="none" w:sz="0" w:space="0" w:color="auto"/>
        <w:bottom w:val="none" w:sz="0" w:space="0" w:color="auto"/>
        <w:right w:val="none" w:sz="0" w:space="0" w:color="auto"/>
      </w:divBdr>
    </w:div>
    <w:div w:id="1056273209">
      <w:bodyDiv w:val="1"/>
      <w:marLeft w:val="0"/>
      <w:marRight w:val="0"/>
      <w:marTop w:val="0"/>
      <w:marBottom w:val="0"/>
      <w:divBdr>
        <w:top w:val="none" w:sz="0" w:space="0" w:color="auto"/>
        <w:left w:val="none" w:sz="0" w:space="0" w:color="auto"/>
        <w:bottom w:val="none" w:sz="0" w:space="0" w:color="auto"/>
        <w:right w:val="none" w:sz="0" w:space="0" w:color="auto"/>
      </w:divBdr>
    </w:div>
    <w:div w:id="1056273244">
      <w:bodyDiv w:val="1"/>
      <w:marLeft w:val="0"/>
      <w:marRight w:val="0"/>
      <w:marTop w:val="0"/>
      <w:marBottom w:val="0"/>
      <w:divBdr>
        <w:top w:val="none" w:sz="0" w:space="0" w:color="auto"/>
        <w:left w:val="none" w:sz="0" w:space="0" w:color="auto"/>
        <w:bottom w:val="none" w:sz="0" w:space="0" w:color="auto"/>
        <w:right w:val="none" w:sz="0" w:space="0" w:color="auto"/>
      </w:divBdr>
    </w:div>
    <w:div w:id="1056273851">
      <w:bodyDiv w:val="1"/>
      <w:marLeft w:val="0"/>
      <w:marRight w:val="0"/>
      <w:marTop w:val="0"/>
      <w:marBottom w:val="0"/>
      <w:divBdr>
        <w:top w:val="none" w:sz="0" w:space="0" w:color="auto"/>
        <w:left w:val="none" w:sz="0" w:space="0" w:color="auto"/>
        <w:bottom w:val="none" w:sz="0" w:space="0" w:color="auto"/>
        <w:right w:val="none" w:sz="0" w:space="0" w:color="auto"/>
      </w:divBdr>
    </w:div>
    <w:div w:id="1056390703">
      <w:bodyDiv w:val="1"/>
      <w:marLeft w:val="0"/>
      <w:marRight w:val="0"/>
      <w:marTop w:val="0"/>
      <w:marBottom w:val="0"/>
      <w:divBdr>
        <w:top w:val="none" w:sz="0" w:space="0" w:color="auto"/>
        <w:left w:val="none" w:sz="0" w:space="0" w:color="auto"/>
        <w:bottom w:val="none" w:sz="0" w:space="0" w:color="auto"/>
        <w:right w:val="none" w:sz="0" w:space="0" w:color="auto"/>
      </w:divBdr>
    </w:div>
    <w:div w:id="1056512534">
      <w:bodyDiv w:val="1"/>
      <w:marLeft w:val="0"/>
      <w:marRight w:val="0"/>
      <w:marTop w:val="0"/>
      <w:marBottom w:val="0"/>
      <w:divBdr>
        <w:top w:val="none" w:sz="0" w:space="0" w:color="auto"/>
        <w:left w:val="none" w:sz="0" w:space="0" w:color="auto"/>
        <w:bottom w:val="none" w:sz="0" w:space="0" w:color="auto"/>
        <w:right w:val="none" w:sz="0" w:space="0" w:color="auto"/>
      </w:divBdr>
    </w:div>
    <w:div w:id="1056592036">
      <w:bodyDiv w:val="1"/>
      <w:marLeft w:val="0"/>
      <w:marRight w:val="0"/>
      <w:marTop w:val="0"/>
      <w:marBottom w:val="0"/>
      <w:divBdr>
        <w:top w:val="none" w:sz="0" w:space="0" w:color="auto"/>
        <w:left w:val="none" w:sz="0" w:space="0" w:color="auto"/>
        <w:bottom w:val="none" w:sz="0" w:space="0" w:color="auto"/>
        <w:right w:val="none" w:sz="0" w:space="0" w:color="auto"/>
      </w:divBdr>
    </w:div>
    <w:div w:id="1056777241">
      <w:bodyDiv w:val="1"/>
      <w:marLeft w:val="0"/>
      <w:marRight w:val="0"/>
      <w:marTop w:val="0"/>
      <w:marBottom w:val="0"/>
      <w:divBdr>
        <w:top w:val="none" w:sz="0" w:space="0" w:color="auto"/>
        <w:left w:val="none" w:sz="0" w:space="0" w:color="auto"/>
        <w:bottom w:val="none" w:sz="0" w:space="0" w:color="auto"/>
        <w:right w:val="none" w:sz="0" w:space="0" w:color="auto"/>
      </w:divBdr>
    </w:div>
    <w:div w:id="1056902835">
      <w:bodyDiv w:val="1"/>
      <w:marLeft w:val="0"/>
      <w:marRight w:val="0"/>
      <w:marTop w:val="0"/>
      <w:marBottom w:val="0"/>
      <w:divBdr>
        <w:top w:val="none" w:sz="0" w:space="0" w:color="auto"/>
        <w:left w:val="none" w:sz="0" w:space="0" w:color="auto"/>
        <w:bottom w:val="none" w:sz="0" w:space="0" w:color="auto"/>
        <w:right w:val="none" w:sz="0" w:space="0" w:color="auto"/>
      </w:divBdr>
    </w:div>
    <w:div w:id="1056930843">
      <w:bodyDiv w:val="1"/>
      <w:marLeft w:val="0"/>
      <w:marRight w:val="0"/>
      <w:marTop w:val="0"/>
      <w:marBottom w:val="0"/>
      <w:divBdr>
        <w:top w:val="none" w:sz="0" w:space="0" w:color="auto"/>
        <w:left w:val="none" w:sz="0" w:space="0" w:color="auto"/>
        <w:bottom w:val="none" w:sz="0" w:space="0" w:color="auto"/>
        <w:right w:val="none" w:sz="0" w:space="0" w:color="auto"/>
      </w:divBdr>
    </w:div>
    <w:div w:id="1057049289">
      <w:bodyDiv w:val="1"/>
      <w:marLeft w:val="0"/>
      <w:marRight w:val="0"/>
      <w:marTop w:val="0"/>
      <w:marBottom w:val="0"/>
      <w:divBdr>
        <w:top w:val="none" w:sz="0" w:space="0" w:color="auto"/>
        <w:left w:val="none" w:sz="0" w:space="0" w:color="auto"/>
        <w:bottom w:val="none" w:sz="0" w:space="0" w:color="auto"/>
        <w:right w:val="none" w:sz="0" w:space="0" w:color="auto"/>
      </w:divBdr>
    </w:div>
    <w:div w:id="1057053179">
      <w:bodyDiv w:val="1"/>
      <w:marLeft w:val="0"/>
      <w:marRight w:val="0"/>
      <w:marTop w:val="0"/>
      <w:marBottom w:val="0"/>
      <w:divBdr>
        <w:top w:val="none" w:sz="0" w:space="0" w:color="auto"/>
        <w:left w:val="none" w:sz="0" w:space="0" w:color="auto"/>
        <w:bottom w:val="none" w:sz="0" w:space="0" w:color="auto"/>
        <w:right w:val="none" w:sz="0" w:space="0" w:color="auto"/>
      </w:divBdr>
    </w:div>
    <w:div w:id="1057165614">
      <w:bodyDiv w:val="1"/>
      <w:marLeft w:val="0"/>
      <w:marRight w:val="0"/>
      <w:marTop w:val="0"/>
      <w:marBottom w:val="0"/>
      <w:divBdr>
        <w:top w:val="none" w:sz="0" w:space="0" w:color="auto"/>
        <w:left w:val="none" w:sz="0" w:space="0" w:color="auto"/>
        <w:bottom w:val="none" w:sz="0" w:space="0" w:color="auto"/>
        <w:right w:val="none" w:sz="0" w:space="0" w:color="auto"/>
      </w:divBdr>
    </w:div>
    <w:div w:id="1058015444">
      <w:bodyDiv w:val="1"/>
      <w:marLeft w:val="0"/>
      <w:marRight w:val="0"/>
      <w:marTop w:val="0"/>
      <w:marBottom w:val="0"/>
      <w:divBdr>
        <w:top w:val="none" w:sz="0" w:space="0" w:color="auto"/>
        <w:left w:val="none" w:sz="0" w:space="0" w:color="auto"/>
        <w:bottom w:val="none" w:sz="0" w:space="0" w:color="auto"/>
        <w:right w:val="none" w:sz="0" w:space="0" w:color="auto"/>
      </w:divBdr>
    </w:div>
    <w:div w:id="1058161848">
      <w:bodyDiv w:val="1"/>
      <w:marLeft w:val="0"/>
      <w:marRight w:val="0"/>
      <w:marTop w:val="0"/>
      <w:marBottom w:val="0"/>
      <w:divBdr>
        <w:top w:val="none" w:sz="0" w:space="0" w:color="auto"/>
        <w:left w:val="none" w:sz="0" w:space="0" w:color="auto"/>
        <w:bottom w:val="none" w:sz="0" w:space="0" w:color="auto"/>
        <w:right w:val="none" w:sz="0" w:space="0" w:color="auto"/>
      </w:divBdr>
    </w:div>
    <w:div w:id="1058747574">
      <w:bodyDiv w:val="1"/>
      <w:marLeft w:val="0"/>
      <w:marRight w:val="0"/>
      <w:marTop w:val="0"/>
      <w:marBottom w:val="0"/>
      <w:divBdr>
        <w:top w:val="none" w:sz="0" w:space="0" w:color="auto"/>
        <w:left w:val="none" w:sz="0" w:space="0" w:color="auto"/>
        <w:bottom w:val="none" w:sz="0" w:space="0" w:color="auto"/>
        <w:right w:val="none" w:sz="0" w:space="0" w:color="auto"/>
      </w:divBdr>
    </w:div>
    <w:div w:id="1058751153">
      <w:bodyDiv w:val="1"/>
      <w:marLeft w:val="0"/>
      <w:marRight w:val="0"/>
      <w:marTop w:val="0"/>
      <w:marBottom w:val="0"/>
      <w:divBdr>
        <w:top w:val="none" w:sz="0" w:space="0" w:color="auto"/>
        <w:left w:val="none" w:sz="0" w:space="0" w:color="auto"/>
        <w:bottom w:val="none" w:sz="0" w:space="0" w:color="auto"/>
        <w:right w:val="none" w:sz="0" w:space="0" w:color="auto"/>
      </w:divBdr>
    </w:div>
    <w:div w:id="1059012976">
      <w:bodyDiv w:val="1"/>
      <w:marLeft w:val="0"/>
      <w:marRight w:val="0"/>
      <w:marTop w:val="0"/>
      <w:marBottom w:val="0"/>
      <w:divBdr>
        <w:top w:val="none" w:sz="0" w:space="0" w:color="auto"/>
        <w:left w:val="none" w:sz="0" w:space="0" w:color="auto"/>
        <w:bottom w:val="none" w:sz="0" w:space="0" w:color="auto"/>
        <w:right w:val="none" w:sz="0" w:space="0" w:color="auto"/>
      </w:divBdr>
    </w:div>
    <w:div w:id="1059481393">
      <w:bodyDiv w:val="1"/>
      <w:marLeft w:val="0"/>
      <w:marRight w:val="0"/>
      <w:marTop w:val="0"/>
      <w:marBottom w:val="0"/>
      <w:divBdr>
        <w:top w:val="none" w:sz="0" w:space="0" w:color="auto"/>
        <w:left w:val="none" w:sz="0" w:space="0" w:color="auto"/>
        <w:bottom w:val="none" w:sz="0" w:space="0" w:color="auto"/>
        <w:right w:val="none" w:sz="0" w:space="0" w:color="auto"/>
      </w:divBdr>
    </w:div>
    <w:div w:id="1059786308">
      <w:bodyDiv w:val="1"/>
      <w:marLeft w:val="0"/>
      <w:marRight w:val="0"/>
      <w:marTop w:val="0"/>
      <w:marBottom w:val="0"/>
      <w:divBdr>
        <w:top w:val="none" w:sz="0" w:space="0" w:color="auto"/>
        <w:left w:val="none" w:sz="0" w:space="0" w:color="auto"/>
        <w:bottom w:val="none" w:sz="0" w:space="0" w:color="auto"/>
        <w:right w:val="none" w:sz="0" w:space="0" w:color="auto"/>
      </w:divBdr>
    </w:div>
    <w:div w:id="1059865115">
      <w:bodyDiv w:val="1"/>
      <w:marLeft w:val="0"/>
      <w:marRight w:val="0"/>
      <w:marTop w:val="0"/>
      <w:marBottom w:val="0"/>
      <w:divBdr>
        <w:top w:val="none" w:sz="0" w:space="0" w:color="auto"/>
        <w:left w:val="none" w:sz="0" w:space="0" w:color="auto"/>
        <w:bottom w:val="none" w:sz="0" w:space="0" w:color="auto"/>
        <w:right w:val="none" w:sz="0" w:space="0" w:color="auto"/>
      </w:divBdr>
    </w:div>
    <w:div w:id="1059938244">
      <w:bodyDiv w:val="1"/>
      <w:marLeft w:val="0"/>
      <w:marRight w:val="0"/>
      <w:marTop w:val="0"/>
      <w:marBottom w:val="0"/>
      <w:divBdr>
        <w:top w:val="none" w:sz="0" w:space="0" w:color="auto"/>
        <w:left w:val="none" w:sz="0" w:space="0" w:color="auto"/>
        <w:bottom w:val="none" w:sz="0" w:space="0" w:color="auto"/>
        <w:right w:val="none" w:sz="0" w:space="0" w:color="auto"/>
      </w:divBdr>
    </w:div>
    <w:div w:id="1060787512">
      <w:bodyDiv w:val="1"/>
      <w:marLeft w:val="0"/>
      <w:marRight w:val="0"/>
      <w:marTop w:val="0"/>
      <w:marBottom w:val="0"/>
      <w:divBdr>
        <w:top w:val="none" w:sz="0" w:space="0" w:color="auto"/>
        <w:left w:val="none" w:sz="0" w:space="0" w:color="auto"/>
        <w:bottom w:val="none" w:sz="0" w:space="0" w:color="auto"/>
        <w:right w:val="none" w:sz="0" w:space="0" w:color="auto"/>
      </w:divBdr>
    </w:div>
    <w:div w:id="1060905711">
      <w:bodyDiv w:val="1"/>
      <w:marLeft w:val="0"/>
      <w:marRight w:val="0"/>
      <w:marTop w:val="0"/>
      <w:marBottom w:val="0"/>
      <w:divBdr>
        <w:top w:val="none" w:sz="0" w:space="0" w:color="auto"/>
        <w:left w:val="none" w:sz="0" w:space="0" w:color="auto"/>
        <w:bottom w:val="none" w:sz="0" w:space="0" w:color="auto"/>
        <w:right w:val="none" w:sz="0" w:space="0" w:color="auto"/>
      </w:divBdr>
    </w:div>
    <w:div w:id="1061320866">
      <w:bodyDiv w:val="1"/>
      <w:marLeft w:val="0"/>
      <w:marRight w:val="0"/>
      <w:marTop w:val="0"/>
      <w:marBottom w:val="0"/>
      <w:divBdr>
        <w:top w:val="none" w:sz="0" w:space="0" w:color="auto"/>
        <w:left w:val="none" w:sz="0" w:space="0" w:color="auto"/>
        <w:bottom w:val="none" w:sz="0" w:space="0" w:color="auto"/>
        <w:right w:val="none" w:sz="0" w:space="0" w:color="auto"/>
      </w:divBdr>
    </w:div>
    <w:div w:id="1061513920">
      <w:bodyDiv w:val="1"/>
      <w:marLeft w:val="0"/>
      <w:marRight w:val="0"/>
      <w:marTop w:val="0"/>
      <w:marBottom w:val="0"/>
      <w:divBdr>
        <w:top w:val="none" w:sz="0" w:space="0" w:color="auto"/>
        <w:left w:val="none" w:sz="0" w:space="0" w:color="auto"/>
        <w:bottom w:val="none" w:sz="0" w:space="0" w:color="auto"/>
        <w:right w:val="none" w:sz="0" w:space="0" w:color="auto"/>
      </w:divBdr>
    </w:div>
    <w:div w:id="1061561402">
      <w:bodyDiv w:val="1"/>
      <w:marLeft w:val="0"/>
      <w:marRight w:val="0"/>
      <w:marTop w:val="0"/>
      <w:marBottom w:val="0"/>
      <w:divBdr>
        <w:top w:val="none" w:sz="0" w:space="0" w:color="auto"/>
        <w:left w:val="none" w:sz="0" w:space="0" w:color="auto"/>
        <w:bottom w:val="none" w:sz="0" w:space="0" w:color="auto"/>
        <w:right w:val="none" w:sz="0" w:space="0" w:color="auto"/>
      </w:divBdr>
    </w:div>
    <w:div w:id="1061756462">
      <w:bodyDiv w:val="1"/>
      <w:marLeft w:val="0"/>
      <w:marRight w:val="0"/>
      <w:marTop w:val="0"/>
      <w:marBottom w:val="0"/>
      <w:divBdr>
        <w:top w:val="none" w:sz="0" w:space="0" w:color="auto"/>
        <w:left w:val="none" w:sz="0" w:space="0" w:color="auto"/>
        <w:bottom w:val="none" w:sz="0" w:space="0" w:color="auto"/>
        <w:right w:val="none" w:sz="0" w:space="0" w:color="auto"/>
      </w:divBdr>
    </w:div>
    <w:div w:id="1061900637">
      <w:bodyDiv w:val="1"/>
      <w:marLeft w:val="0"/>
      <w:marRight w:val="0"/>
      <w:marTop w:val="0"/>
      <w:marBottom w:val="0"/>
      <w:divBdr>
        <w:top w:val="none" w:sz="0" w:space="0" w:color="auto"/>
        <w:left w:val="none" w:sz="0" w:space="0" w:color="auto"/>
        <w:bottom w:val="none" w:sz="0" w:space="0" w:color="auto"/>
        <w:right w:val="none" w:sz="0" w:space="0" w:color="auto"/>
      </w:divBdr>
    </w:div>
    <w:div w:id="1061908311">
      <w:bodyDiv w:val="1"/>
      <w:marLeft w:val="0"/>
      <w:marRight w:val="0"/>
      <w:marTop w:val="0"/>
      <w:marBottom w:val="0"/>
      <w:divBdr>
        <w:top w:val="none" w:sz="0" w:space="0" w:color="auto"/>
        <w:left w:val="none" w:sz="0" w:space="0" w:color="auto"/>
        <w:bottom w:val="none" w:sz="0" w:space="0" w:color="auto"/>
        <w:right w:val="none" w:sz="0" w:space="0" w:color="auto"/>
      </w:divBdr>
    </w:div>
    <w:div w:id="1062101593">
      <w:bodyDiv w:val="1"/>
      <w:marLeft w:val="0"/>
      <w:marRight w:val="0"/>
      <w:marTop w:val="0"/>
      <w:marBottom w:val="0"/>
      <w:divBdr>
        <w:top w:val="none" w:sz="0" w:space="0" w:color="auto"/>
        <w:left w:val="none" w:sz="0" w:space="0" w:color="auto"/>
        <w:bottom w:val="none" w:sz="0" w:space="0" w:color="auto"/>
        <w:right w:val="none" w:sz="0" w:space="0" w:color="auto"/>
      </w:divBdr>
    </w:div>
    <w:div w:id="1062170171">
      <w:bodyDiv w:val="1"/>
      <w:marLeft w:val="0"/>
      <w:marRight w:val="0"/>
      <w:marTop w:val="0"/>
      <w:marBottom w:val="0"/>
      <w:divBdr>
        <w:top w:val="none" w:sz="0" w:space="0" w:color="auto"/>
        <w:left w:val="none" w:sz="0" w:space="0" w:color="auto"/>
        <w:bottom w:val="none" w:sz="0" w:space="0" w:color="auto"/>
        <w:right w:val="none" w:sz="0" w:space="0" w:color="auto"/>
      </w:divBdr>
    </w:div>
    <w:div w:id="1062288745">
      <w:bodyDiv w:val="1"/>
      <w:marLeft w:val="0"/>
      <w:marRight w:val="0"/>
      <w:marTop w:val="0"/>
      <w:marBottom w:val="0"/>
      <w:divBdr>
        <w:top w:val="none" w:sz="0" w:space="0" w:color="auto"/>
        <w:left w:val="none" w:sz="0" w:space="0" w:color="auto"/>
        <w:bottom w:val="none" w:sz="0" w:space="0" w:color="auto"/>
        <w:right w:val="none" w:sz="0" w:space="0" w:color="auto"/>
      </w:divBdr>
    </w:div>
    <w:div w:id="1062481697">
      <w:bodyDiv w:val="1"/>
      <w:marLeft w:val="0"/>
      <w:marRight w:val="0"/>
      <w:marTop w:val="0"/>
      <w:marBottom w:val="0"/>
      <w:divBdr>
        <w:top w:val="none" w:sz="0" w:space="0" w:color="auto"/>
        <w:left w:val="none" w:sz="0" w:space="0" w:color="auto"/>
        <w:bottom w:val="none" w:sz="0" w:space="0" w:color="auto"/>
        <w:right w:val="none" w:sz="0" w:space="0" w:color="auto"/>
      </w:divBdr>
    </w:div>
    <w:div w:id="1062483735">
      <w:bodyDiv w:val="1"/>
      <w:marLeft w:val="0"/>
      <w:marRight w:val="0"/>
      <w:marTop w:val="0"/>
      <w:marBottom w:val="0"/>
      <w:divBdr>
        <w:top w:val="none" w:sz="0" w:space="0" w:color="auto"/>
        <w:left w:val="none" w:sz="0" w:space="0" w:color="auto"/>
        <w:bottom w:val="none" w:sz="0" w:space="0" w:color="auto"/>
        <w:right w:val="none" w:sz="0" w:space="0" w:color="auto"/>
      </w:divBdr>
    </w:div>
    <w:div w:id="1062563401">
      <w:bodyDiv w:val="1"/>
      <w:marLeft w:val="0"/>
      <w:marRight w:val="0"/>
      <w:marTop w:val="0"/>
      <w:marBottom w:val="0"/>
      <w:divBdr>
        <w:top w:val="none" w:sz="0" w:space="0" w:color="auto"/>
        <w:left w:val="none" w:sz="0" w:space="0" w:color="auto"/>
        <w:bottom w:val="none" w:sz="0" w:space="0" w:color="auto"/>
        <w:right w:val="none" w:sz="0" w:space="0" w:color="auto"/>
      </w:divBdr>
    </w:div>
    <w:div w:id="1062675350">
      <w:bodyDiv w:val="1"/>
      <w:marLeft w:val="0"/>
      <w:marRight w:val="0"/>
      <w:marTop w:val="0"/>
      <w:marBottom w:val="0"/>
      <w:divBdr>
        <w:top w:val="none" w:sz="0" w:space="0" w:color="auto"/>
        <w:left w:val="none" w:sz="0" w:space="0" w:color="auto"/>
        <w:bottom w:val="none" w:sz="0" w:space="0" w:color="auto"/>
        <w:right w:val="none" w:sz="0" w:space="0" w:color="auto"/>
      </w:divBdr>
    </w:div>
    <w:div w:id="1062675977">
      <w:bodyDiv w:val="1"/>
      <w:marLeft w:val="0"/>
      <w:marRight w:val="0"/>
      <w:marTop w:val="0"/>
      <w:marBottom w:val="0"/>
      <w:divBdr>
        <w:top w:val="none" w:sz="0" w:space="0" w:color="auto"/>
        <w:left w:val="none" w:sz="0" w:space="0" w:color="auto"/>
        <w:bottom w:val="none" w:sz="0" w:space="0" w:color="auto"/>
        <w:right w:val="none" w:sz="0" w:space="0" w:color="auto"/>
      </w:divBdr>
    </w:div>
    <w:div w:id="1062756320">
      <w:bodyDiv w:val="1"/>
      <w:marLeft w:val="0"/>
      <w:marRight w:val="0"/>
      <w:marTop w:val="0"/>
      <w:marBottom w:val="0"/>
      <w:divBdr>
        <w:top w:val="none" w:sz="0" w:space="0" w:color="auto"/>
        <w:left w:val="none" w:sz="0" w:space="0" w:color="auto"/>
        <w:bottom w:val="none" w:sz="0" w:space="0" w:color="auto"/>
        <w:right w:val="none" w:sz="0" w:space="0" w:color="auto"/>
      </w:divBdr>
    </w:div>
    <w:div w:id="1063019255">
      <w:bodyDiv w:val="1"/>
      <w:marLeft w:val="0"/>
      <w:marRight w:val="0"/>
      <w:marTop w:val="0"/>
      <w:marBottom w:val="0"/>
      <w:divBdr>
        <w:top w:val="none" w:sz="0" w:space="0" w:color="auto"/>
        <w:left w:val="none" w:sz="0" w:space="0" w:color="auto"/>
        <w:bottom w:val="none" w:sz="0" w:space="0" w:color="auto"/>
        <w:right w:val="none" w:sz="0" w:space="0" w:color="auto"/>
      </w:divBdr>
    </w:div>
    <w:div w:id="1063606158">
      <w:bodyDiv w:val="1"/>
      <w:marLeft w:val="0"/>
      <w:marRight w:val="0"/>
      <w:marTop w:val="0"/>
      <w:marBottom w:val="0"/>
      <w:divBdr>
        <w:top w:val="none" w:sz="0" w:space="0" w:color="auto"/>
        <w:left w:val="none" w:sz="0" w:space="0" w:color="auto"/>
        <w:bottom w:val="none" w:sz="0" w:space="0" w:color="auto"/>
        <w:right w:val="none" w:sz="0" w:space="0" w:color="auto"/>
      </w:divBdr>
    </w:div>
    <w:div w:id="1063873173">
      <w:bodyDiv w:val="1"/>
      <w:marLeft w:val="0"/>
      <w:marRight w:val="0"/>
      <w:marTop w:val="0"/>
      <w:marBottom w:val="0"/>
      <w:divBdr>
        <w:top w:val="none" w:sz="0" w:space="0" w:color="auto"/>
        <w:left w:val="none" w:sz="0" w:space="0" w:color="auto"/>
        <w:bottom w:val="none" w:sz="0" w:space="0" w:color="auto"/>
        <w:right w:val="none" w:sz="0" w:space="0" w:color="auto"/>
      </w:divBdr>
    </w:div>
    <w:div w:id="1063913058">
      <w:bodyDiv w:val="1"/>
      <w:marLeft w:val="0"/>
      <w:marRight w:val="0"/>
      <w:marTop w:val="0"/>
      <w:marBottom w:val="0"/>
      <w:divBdr>
        <w:top w:val="none" w:sz="0" w:space="0" w:color="auto"/>
        <w:left w:val="none" w:sz="0" w:space="0" w:color="auto"/>
        <w:bottom w:val="none" w:sz="0" w:space="0" w:color="auto"/>
        <w:right w:val="none" w:sz="0" w:space="0" w:color="auto"/>
      </w:divBdr>
    </w:div>
    <w:div w:id="1064060725">
      <w:bodyDiv w:val="1"/>
      <w:marLeft w:val="0"/>
      <w:marRight w:val="0"/>
      <w:marTop w:val="0"/>
      <w:marBottom w:val="0"/>
      <w:divBdr>
        <w:top w:val="none" w:sz="0" w:space="0" w:color="auto"/>
        <w:left w:val="none" w:sz="0" w:space="0" w:color="auto"/>
        <w:bottom w:val="none" w:sz="0" w:space="0" w:color="auto"/>
        <w:right w:val="none" w:sz="0" w:space="0" w:color="auto"/>
      </w:divBdr>
    </w:div>
    <w:div w:id="1064068302">
      <w:bodyDiv w:val="1"/>
      <w:marLeft w:val="0"/>
      <w:marRight w:val="0"/>
      <w:marTop w:val="0"/>
      <w:marBottom w:val="0"/>
      <w:divBdr>
        <w:top w:val="none" w:sz="0" w:space="0" w:color="auto"/>
        <w:left w:val="none" w:sz="0" w:space="0" w:color="auto"/>
        <w:bottom w:val="none" w:sz="0" w:space="0" w:color="auto"/>
        <w:right w:val="none" w:sz="0" w:space="0" w:color="auto"/>
      </w:divBdr>
    </w:div>
    <w:div w:id="1064135858">
      <w:bodyDiv w:val="1"/>
      <w:marLeft w:val="0"/>
      <w:marRight w:val="0"/>
      <w:marTop w:val="0"/>
      <w:marBottom w:val="0"/>
      <w:divBdr>
        <w:top w:val="none" w:sz="0" w:space="0" w:color="auto"/>
        <w:left w:val="none" w:sz="0" w:space="0" w:color="auto"/>
        <w:bottom w:val="none" w:sz="0" w:space="0" w:color="auto"/>
        <w:right w:val="none" w:sz="0" w:space="0" w:color="auto"/>
      </w:divBdr>
    </w:div>
    <w:div w:id="1064833533">
      <w:bodyDiv w:val="1"/>
      <w:marLeft w:val="0"/>
      <w:marRight w:val="0"/>
      <w:marTop w:val="0"/>
      <w:marBottom w:val="0"/>
      <w:divBdr>
        <w:top w:val="none" w:sz="0" w:space="0" w:color="auto"/>
        <w:left w:val="none" w:sz="0" w:space="0" w:color="auto"/>
        <w:bottom w:val="none" w:sz="0" w:space="0" w:color="auto"/>
        <w:right w:val="none" w:sz="0" w:space="0" w:color="auto"/>
      </w:divBdr>
    </w:div>
    <w:div w:id="1064835201">
      <w:bodyDiv w:val="1"/>
      <w:marLeft w:val="0"/>
      <w:marRight w:val="0"/>
      <w:marTop w:val="0"/>
      <w:marBottom w:val="0"/>
      <w:divBdr>
        <w:top w:val="none" w:sz="0" w:space="0" w:color="auto"/>
        <w:left w:val="none" w:sz="0" w:space="0" w:color="auto"/>
        <w:bottom w:val="none" w:sz="0" w:space="0" w:color="auto"/>
        <w:right w:val="none" w:sz="0" w:space="0" w:color="auto"/>
      </w:divBdr>
    </w:div>
    <w:div w:id="1064841517">
      <w:bodyDiv w:val="1"/>
      <w:marLeft w:val="0"/>
      <w:marRight w:val="0"/>
      <w:marTop w:val="0"/>
      <w:marBottom w:val="0"/>
      <w:divBdr>
        <w:top w:val="none" w:sz="0" w:space="0" w:color="auto"/>
        <w:left w:val="none" w:sz="0" w:space="0" w:color="auto"/>
        <w:bottom w:val="none" w:sz="0" w:space="0" w:color="auto"/>
        <w:right w:val="none" w:sz="0" w:space="0" w:color="auto"/>
      </w:divBdr>
    </w:div>
    <w:div w:id="1064909306">
      <w:bodyDiv w:val="1"/>
      <w:marLeft w:val="0"/>
      <w:marRight w:val="0"/>
      <w:marTop w:val="0"/>
      <w:marBottom w:val="0"/>
      <w:divBdr>
        <w:top w:val="none" w:sz="0" w:space="0" w:color="auto"/>
        <w:left w:val="none" w:sz="0" w:space="0" w:color="auto"/>
        <w:bottom w:val="none" w:sz="0" w:space="0" w:color="auto"/>
        <w:right w:val="none" w:sz="0" w:space="0" w:color="auto"/>
      </w:divBdr>
    </w:div>
    <w:div w:id="1064986644">
      <w:bodyDiv w:val="1"/>
      <w:marLeft w:val="0"/>
      <w:marRight w:val="0"/>
      <w:marTop w:val="0"/>
      <w:marBottom w:val="0"/>
      <w:divBdr>
        <w:top w:val="none" w:sz="0" w:space="0" w:color="auto"/>
        <w:left w:val="none" w:sz="0" w:space="0" w:color="auto"/>
        <w:bottom w:val="none" w:sz="0" w:space="0" w:color="auto"/>
        <w:right w:val="none" w:sz="0" w:space="0" w:color="auto"/>
      </w:divBdr>
    </w:div>
    <w:div w:id="1065032173">
      <w:bodyDiv w:val="1"/>
      <w:marLeft w:val="0"/>
      <w:marRight w:val="0"/>
      <w:marTop w:val="0"/>
      <w:marBottom w:val="0"/>
      <w:divBdr>
        <w:top w:val="none" w:sz="0" w:space="0" w:color="auto"/>
        <w:left w:val="none" w:sz="0" w:space="0" w:color="auto"/>
        <w:bottom w:val="none" w:sz="0" w:space="0" w:color="auto"/>
        <w:right w:val="none" w:sz="0" w:space="0" w:color="auto"/>
      </w:divBdr>
    </w:div>
    <w:div w:id="1065223141">
      <w:bodyDiv w:val="1"/>
      <w:marLeft w:val="0"/>
      <w:marRight w:val="0"/>
      <w:marTop w:val="0"/>
      <w:marBottom w:val="0"/>
      <w:divBdr>
        <w:top w:val="none" w:sz="0" w:space="0" w:color="auto"/>
        <w:left w:val="none" w:sz="0" w:space="0" w:color="auto"/>
        <w:bottom w:val="none" w:sz="0" w:space="0" w:color="auto"/>
        <w:right w:val="none" w:sz="0" w:space="0" w:color="auto"/>
      </w:divBdr>
    </w:div>
    <w:div w:id="1065687008">
      <w:bodyDiv w:val="1"/>
      <w:marLeft w:val="0"/>
      <w:marRight w:val="0"/>
      <w:marTop w:val="0"/>
      <w:marBottom w:val="0"/>
      <w:divBdr>
        <w:top w:val="none" w:sz="0" w:space="0" w:color="auto"/>
        <w:left w:val="none" w:sz="0" w:space="0" w:color="auto"/>
        <w:bottom w:val="none" w:sz="0" w:space="0" w:color="auto"/>
        <w:right w:val="none" w:sz="0" w:space="0" w:color="auto"/>
      </w:divBdr>
    </w:div>
    <w:div w:id="1065763652">
      <w:bodyDiv w:val="1"/>
      <w:marLeft w:val="0"/>
      <w:marRight w:val="0"/>
      <w:marTop w:val="0"/>
      <w:marBottom w:val="0"/>
      <w:divBdr>
        <w:top w:val="none" w:sz="0" w:space="0" w:color="auto"/>
        <w:left w:val="none" w:sz="0" w:space="0" w:color="auto"/>
        <w:bottom w:val="none" w:sz="0" w:space="0" w:color="auto"/>
        <w:right w:val="none" w:sz="0" w:space="0" w:color="auto"/>
      </w:divBdr>
    </w:div>
    <w:div w:id="1065839484">
      <w:bodyDiv w:val="1"/>
      <w:marLeft w:val="0"/>
      <w:marRight w:val="0"/>
      <w:marTop w:val="0"/>
      <w:marBottom w:val="0"/>
      <w:divBdr>
        <w:top w:val="none" w:sz="0" w:space="0" w:color="auto"/>
        <w:left w:val="none" w:sz="0" w:space="0" w:color="auto"/>
        <w:bottom w:val="none" w:sz="0" w:space="0" w:color="auto"/>
        <w:right w:val="none" w:sz="0" w:space="0" w:color="auto"/>
      </w:divBdr>
    </w:div>
    <w:div w:id="1066226196">
      <w:bodyDiv w:val="1"/>
      <w:marLeft w:val="0"/>
      <w:marRight w:val="0"/>
      <w:marTop w:val="0"/>
      <w:marBottom w:val="0"/>
      <w:divBdr>
        <w:top w:val="none" w:sz="0" w:space="0" w:color="auto"/>
        <w:left w:val="none" w:sz="0" w:space="0" w:color="auto"/>
        <w:bottom w:val="none" w:sz="0" w:space="0" w:color="auto"/>
        <w:right w:val="none" w:sz="0" w:space="0" w:color="auto"/>
      </w:divBdr>
    </w:div>
    <w:div w:id="1066605002">
      <w:bodyDiv w:val="1"/>
      <w:marLeft w:val="0"/>
      <w:marRight w:val="0"/>
      <w:marTop w:val="0"/>
      <w:marBottom w:val="0"/>
      <w:divBdr>
        <w:top w:val="none" w:sz="0" w:space="0" w:color="auto"/>
        <w:left w:val="none" w:sz="0" w:space="0" w:color="auto"/>
        <w:bottom w:val="none" w:sz="0" w:space="0" w:color="auto"/>
        <w:right w:val="none" w:sz="0" w:space="0" w:color="auto"/>
      </w:divBdr>
    </w:div>
    <w:div w:id="1066684801">
      <w:bodyDiv w:val="1"/>
      <w:marLeft w:val="0"/>
      <w:marRight w:val="0"/>
      <w:marTop w:val="0"/>
      <w:marBottom w:val="0"/>
      <w:divBdr>
        <w:top w:val="none" w:sz="0" w:space="0" w:color="auto"/>
        <w:left w:val="none" w:sz="0" w:space="0" w:color="auto"/>
        <w:bottom w:val="none" w:sz="0" w:space="0" w:color="auto"/>
        <w:right w:val="none" w:sz="0" w:space="0" w:color="auto"/>
      </w:divBdr>
    </w:div>
    <w:div w:id="1066760891">
      <w:bodyDiv w:val="1"/>
      <w:marLeft w:val="0"/>
      <w:marRight w:val="0"/>
      <w:marTop w:val="0"/>
      <w:marBottom w:val="0"/>
      <w:divBdr>
        <w:top w:val="none" w:sz="0" w:space="0" w:color="auto"/>
        <w:left w:val="none" w:sz="0" w:space="0" w:color="auto"/>
        <w:bottom w:val="none" w:sz="0" w:space="0" w:color="auto"/>
        <w:right w:val="none" w:sz="0" w:space="0" w:color="auto"/>
      </w:divBdr>
    </w:div>
    <w:div w:id="1066804431">
      <w:bodyDiv w:val="1"/>
      <w:marLeft w:val="0"/>
      <w:marRight w:val="0"/>
      <w:marTop w:val="0"/>
      <w:marBottom w:val="0"/>
      <w:divBdr>
        <w:top w:val="none" w:sz="0" w:space="0" w:color="auto"/>
        <w:left w:val="none" w:sz="0" w:space="0" w:color="auto"/>
        <w:bottom w:val="none" w:sz="0" w:space="0" w:color="auto"/>
        <w:right w:val="none" w:sz="0" w:space="0" w:color="auto"/>
      </w:divBdr>
    </w:div>
    <w:div w:id="1066873900">
      <w:bodyDiv w:val="1"/>
      <w:marLeft w:val="0"/>
      <w:marRight w:val="0"/>
      <w:marTop w:val="0"/>
      <w:marBottom w:val="0"/>
      <w:divBdr>
        <w:top w:val="none" w:sz="0" w:space="0" w:color="auto"/>
        <w:left w:val="none" w:sz="0" w:space="0" w:color="auto"/>
        <w:bottom w:val="none" w:sz="0" w:space="0" w:color="auto"/>
        <w:right w:val="none" w:sz="0" w:space="0" w:color="auto"/>
      </w:divBdr>
    </w:div>
    <w:div w:id="1067074582">
      <w:bodyDiv w:val="1"/>
      <w:marLeft w:val="0"/>
      <w:marRight w:val="0"/>
      <w:marTop w:val="0"/>
      <w:marBottom w:val="0"/>
      <w:divBdr>
        <w:top w:val="none" w:sz="0" w:space="0" w:color="auto"/>
        <w:left w:val="none" w:sz="0" w:space="0" w:color="auto"/>
        <w:bottom w:val="none" w:sz="0" w:space="0" w:color="auto"/>
        <w:right w:val="none" w:sz="0" w:space="0" w:color="auto"/>
      </w:divBdr>
    </w:div>
    <w:div w:id="1067189017">
      <w:bodyDiv w:val="1"/>
      <w:marLeft w:val="0"/>
      <w:marRight w:val="0"/>
      <w:marTop w:val="0"/>
      <w:marBottom w:val="0"/>
      <w:divBdr>
        <w:top w:val="none" w:sz="0" w:space="0" w:color="auto"/>
        <w:left w:val="none" w:sz="0" w:space="0" w:color="auto"/>
        <w:bottom w:val="none" w:sz="0" w:space="0" w:color="auto"/>
        <w:right w:val="none" w:sz="0" w:space="0" w:color="auto"/>
      </w:divBdr>
    </w:div>
    <w:div w:id="1067190925">
      <w:bodyDiv w:val="1"/>
      <w:marLeft w:val="0"/>
      <w:marRight w:val="0"/>
      <w:marTop w:val="0"/>
      <w:marBottom w:val="0"/>
      <w:divBdr>
        <w:top w:val="none" w:sz="0" w:space="0" w:color="auto"/>
        <w:left w:val="none" w:sz="0" w:space="0" w:color="auto"/>
        <w:bottom w:val="none" w:sz="0" w:space="0" w:color="auto"/>
        <w:right w:val="none" w:sz="0" w:space="0" w:color="auto"/>
      </w:divBdr>
    </w:div>
    <w:div w:id="1067218219">
      <w:bodyDiv w:val="1"/>
      <w:marLeft w:val="0"/>
      <w:marRight w:val="0"/>
      <w:marTop w:val="0"/>
      <w:marBottom w:val="0"/>
      <w:divBdr>
        <w:top w:val="none" w:sz="0" w:space="0" w:color="auto"/>
        <w:left w:val="none" w:sz="0" w:space="0" w:color="auto"/>
        <w:bottom w:val="none" w:sz="0" w:space="0" w:color="auto"/>
        <w:right w:val="none" w:sz="0" w:space="0" w:color="auto"/>
      </w:divBdr>
    </w:div>
    <w:div w:id="1067268762">
      <w:bodyDiv w:val="1"/>
      <w:marLeft w:val="0"/>
      <w:marRight w:val="0"/>
      <w:marTop w:val="0"/>
      <w:marBottom w:val="0"/>
      <w:divBdr>
        <w:top w:val="none" w:sz="0" w:space="0" w:color="auto"/>
        <w:left w:val="none" w:sz="0" w:space="0" w:color="auto"/>
        <w:bottom w:val="none" w:sz="0" w:space="0" w:color="auto"/>
        <w:right w:val="none" w:sz="0" w:space="0" w:color="auto"/>
      </w:divBdr>
    </w:div>
    <w:div w:id="1067531923">
      <w:bodyDiv w:val="1"/>
      <w:marLeft w:val="0"/>
      <w:marRight w:val="0"/>
      <w:marTop w:val="0"/>
      <w:marBottom w:val="0"/>
      <w:divBdr>
        <w:top w:val="none" w:sz="0" w:space="0" w:color="auto"/>
        <w:left w:val="none" w:sz="0" w:space="0" w:color="auto"/>
        <w:bottom w:val="none" w:sz="0" w:space="0" w:color="auto"/>
        <w:right w:val="none" w:sz="0" w:space="0" w:color="auto"/>
      </w:divBdr>
    </w:div>
    <w:div w:id="1067922779">
      <w:bodyDiv w:val="1"/>
      <w:marLeft w:val="0"/>
      <w:marRight w:val="0"/>
      <w:marTop w:val="0"/>
      <w:marBottom w:val="0"/>
      <w:divBdr>
        <w:top w:val="none" w:sz="0" w:space="0" w:color="auto"/>
        <w:left w:val="none" w:sz="0" w:space="0" w:color="auto"/>
        <w:bottom w:val="none" w:sz="0" w:space="0" w:color="auto"/>
        <w:right w:val="none" w:sz="0" w:space="0" w:color="auto"/>
      </w:divBdr>
    </w:div>
    <w:div w:id="1067998566">
      <w:bodyDiv w:val="1"/>
      <w:marLeft w:val="0"/>
      <w:marRight w:val="0"/>
      <w:marTop w:val="0"/>
      <w:marBottom w:val="0"/>
      <w:divBdr>
        <w:top w:val="none" w:sz="0" w:space="0" w:color="auto"/>
        <w:left w:val="none" w:sz="0" w:space="0" w:color="auto"/>
        <w:bottom w:val="none" w:sz="0" w:space="0" w:color="auto"/>
        <w:right w:val="none" w:sz="0" w:space="0" w:color="auto"/>
      </w:divBdr>
    </w:div>
    <w:div w:id="1068042859">
      <w:bodyDiv w:val="1"/>
      <w:marLeft w:val="0"/>
      <w:marRight w:val="0"/>
      <w:marTop w:val="0"/>
      <w:marBottom w:val="0"/>
      <w:divBdr>
        <w:top w:val="none" w:sz="0" w:space="0" w:color="auto"/>
        <w:left w:val="none" w:sz="0" w:space="0" w:color="auto"/>
        <w:bottom w:val="none" w:sz="0" w:space="0" w:color="auto"/>
        <w:right w:val="none" w:sz="0" w:space="0" w:color="auto"/>
      </w:divBdr>
    </w:div>
    <w:div w:id="1068185609">
      <w:bodyDiv w:val="1"/>
      <w:marLeft w:val="0"/>
      <w:marRight w:val="0"/>
      <w:marTop w:val="0"/>
      <w:marBottom w:val="0"/>
      <w:divBdr>
        <w:top w:val="none" w:sz="0" w:space="0" w:color="auto"/>
        <w:left w:val="none" w:sz="0" w:space="0" w:color="auto"/>
        <w:bottom w:val="none" w:sz="0" w:space="0" w:color="auto"/>
        <w:right w:val="none" w:sz="0" w:space="0" w:color="auto"/>
      </w:divBdr>
    </w:div>
    <w:div w:id="1068528050">
      <w:bodyDiv w:val="1"/>
      <w:marLeft w:val="0"/>
      <w:marRight w:val="0"/>
      <w:marTop w:val="0"/>
      <w:marBottom w:val="0"/>
      <w:divBdr>
        <w:top w:val="none" w:sz="0" w:space="0" w:color="auto"/>
        <w:left w:val="none" w:sz="0" w:space="0" w:color="auto"/>
        <w:bottom w:val="none" w:sz="0" w:space="0" w:color="auto"/>
        <w:right w:val="none" w:sz="0" w:space="0" w:color="auto"/>
      </w:divBdr>
    </w:div>
    <w:div w:id="1068528948">
      <w:bodyDiv w:val="1"/>
      <w:marLeft w:val="0"/>
      <w:marRight w:val="0"/>
      <w:marTop w:val="0"/>
      <w:marBottom w:val="0"/>
      <w:divBdr>
        <w:top w:val="none" w:sz="0" w:space="0" w:color="auto"/>
        <w:left w:val="none" w:sz="0" w:space="0" w:color="auto"/>
        <w:bottom w:val="none" w:sz="0" w:space="0" w:color="auto"/>
        <w:right w:val="none" w:sz="0" w:space="0" w:color="auto"/>
      </w:divBdr>
    </w:div>
    <w:div w:id="1068724042">
      <w:bodyDiv w:val="1"/>
      <w:marLeft w:val="0"/>
      <w:marRight w:val="0"/>
      <w:marTop w:val="0"/>
      <w:marBottom w:val="0"/>
      <w:divBdr>
        <w:top w:val="none" w:sz="0" w:space="0" w:color="auto"/>
        <w:left w:val="none" w:sz="0" w:space="0" w:color="auto"/>
        <w:bottom w:val="none" w:sz="0" w:space="0" w:color="auto"/>
        <w:right w:val="none" w:sz="0" w:space="0" w:color="auto"/>
      </w:divBdr>
    </w:div>
    <w:div w:id="1068769309">
      <w:bodyDiv w:val="1"/>
      <w:marLeft w:val="0"/>
      <w:marRight w:val="0"/>
      <w:marTop w:val="0"/>
      <w:marBottom w:val="0"/>
      <w:divBdr>
        <w:top w:val="none" w:sz="0" w:space="0" w:color="auto"/>
        <w:left w:val="none" w:sz="0" w:space="0" w:color="auto"/>
        <w:bottom w:val="none" w:sz="0" w:space="0" w:color="auto"/>
        <w:right w:val="none" w:sz="0" w:space="0" w:color="auto"/>
      </w:divBdr>
    </w:div>
    <w:div w:id="1069034525">
      <w:bodyDiv w:val="1"/>
      <w:marLeft w:val="0"/>
      <w:marRight w:val="0"/>
      <w:marTop w:val="0"/>
      <w:marBottom w:val="0"/>
      <w:divBdr>
        <w:top w:val="none" w:sz="0" w:space="0" w:color="auto"/>
        <w:left w:val="none" w:sz="0" w:space="0" w:color="auto"/>
        <w:bottom w:val="none" w:sz="0" w:space="0" w:color="auto"/>
        <w:right w:val="none" w:sz="0" w:space="0" w:color="auto"/>
      </w:divBdr>
    </w:div>
    <w:div w:id="1069155468">
      <w:bodyDiv w:val="1"/>
      <w:marLeft w:val="0"/>
      <w:marRight w:val="0"/>
      <w:marTop w:val="0"/>
      <w:marBottom w:val="0"/>
      <w:divBdr>
        <w:top w:val="none" w:sz="0" w:space="0" w:color="auto"/>
        <w:left w:val="none" w:sz="0" w:space="0" w:color="auto"/>
        <w:bottom w:val="none" w:sz="0" w:space="0" w:color="auto"/>
        <w:right w:val="none" w:sz="0" w:space="0" w:color="auto"/>
      </w:divBdr>
    </w:div>
    <w:div w:id="1069157943">
      <w:bodyDiv w:val="1"/>
      <w:marLeft w:val="0"/>
      <w:marRight w:val="0"/>
      <w:marTop w:val="0"/>
      <w:marBottom w:val="0"/>
      <w:divBdr>
        <w:top w:val="none" w:sz="0" w:space="0" w:color="auto"/>
        <w:left w:val="none" w:sz="0" w:space="0" w:color="auto"/>
        <w:bottom w:val="none" w:sz="0" w:space="0" w:color="auto"/>
        <w:right w:val="none" w:sz="0" w:space="0" w:color="auto"/>
      </w:divBdr>
    </w:div>
    <w:div w:id="1069306150">
      <w:bodyDiv w:val="1"/>
      <w:marLeft w:val="0"/>
      <w:marRight w:val="0"/>
      <w:marTop w:val="0"/>
      <w:marBottom w:val="0"/>
      <w:divBdr>
        <w:top w:val="none" w:sz="0" w:space="0" w:color="auto"/>
        <w:left w:val="none" w:sz="0" w:space="0" w:color="auto"/>
        <w:bottom w:val="none" w:sz="0" w:space="0" w:color="auto"/>
        <w:right w:val="none" w:sz="0" w:space="0" w:color="auto"/>
      </w:divBdr>
    </w:div>
    <w:div w:id="1069764586">
      <w:bodyDiv w:val="1"/>
      <w:marLeft w:val="0"/>
      <w:marRight w:val="0"/>
      <w:marTop w:val="0"/>
      <w:marBottom w:val="0"/>
      <w:divBdr>
        <w:top w:val="none" w:sz="0" w:space="0" w:color="auto"/>
        <w:left w:val="none" w:sz="0" w:space="0" w:color="auto"/>
        <w:bottom w:val="none" w:sz="0" w:space="0" w:color="auto"/>
        <w:right w:val="none" w:sz="0" w:space="0" w:color="auto"/>
      </w:divBdr>
    </w:div>
    <w:div w:id="1069766273">
      <w:bodyDiv w:val="1"/>
      <w:marLeft w:val="0"/>
      <w:marRight w:val="0"/>
      <w:marTop w:val="0"/>
      <w:marBottom w:val="0"/>
      <w:divBdr>
        <w:top w:val="none" w:sz="0" w:space="0" w:color="auto"/>
        <w:left w:val="none" w:sz="0" w:space="0" w:color="auto"/>
        <w:bottom w:val="none" w:sz="0" w:space="0" w:color="auto"/>
        <w:right w:val="none" w:sz="0" w:space="0" w:color="auto"/>
      </w:divBdr>
    </w:div>
    <w:div w:id="1069838614">
      <w:bodyDiv w:val="1"/>
      <w:marLeft w:val="0"/>
      <w:marRight w:val="0"/>
      <w:marTop w:val="0"/>
      <w:marBottom w:val="0"/>
      <w:divBdr>
        <w:top w:val="none" w:sz="0" w:space="0" w:color="auto"/>
        <w:left w:val="none" w:sz="0" w:space="0" w:color="auto"/>
        <w:bottom w:val="none" w:sz="0" w:space="0" w:color="auto"/>
        <w:right w:val="none" w:sz="0" w:space="0" w:color="auto"/>
      </w:divBdr>
    </w:div>
    <w:div w:id="1069962204">
      <w:bodyDiv w:val="1"/>
      <w:marLeft w:val="0"/>
      <w:marRight w:val="0"/>
      <w:marTop w:val="0"/>
      <w:marBottom w:val="0"/>
      <w:divBdr>
        <w:top w:val="none" w:sz="0" w:space="0" w:color="auto"/>
        <w:left w:val="none" w:sz="0" w:space="0" w:color="auto"/>
        <w:bottom w:val="none" w:sz="0" w:space="0" w:color="auto"/>
        <w:right w:val="none" w:sz="0" w:space="0" w:color="auto"/>
      </w:divBdr>
    </w:div>
    <w:div w:id="1070300549">
      <w:bodyDiv w:val="1"/>
      <w:marLeft w:val="0"/>
      <w:marRight w:val="0"/>
      <w:marTop w:val="0"/>
      <w:marBottom w:val="0"/>
      <w:divBdr>
        <w:top w:val="none" w:sz="0" w:space="0" w:color="auto"/>
        <w:left w:val="none" w:sz="0" w:space="0" w:color="auto"/>
        <w:bottom w:val="none" w:sz="0" w:space="0" w:color="auto"/>
        <w:right w:val="none" w:sz="0" w:space="0" w:color="auto"/>
      </w:divBdr>
    </w:div>
    <w:div w:id="1070420314">
      <w:bodyDiv w:val="1"/>
      <w:marLeft w:val="0"/>
      <w:marRight w:val="0"/>
      <w:marTop w:val="0"/>
      <w:marBottom w:val="0"/>
      <w:divBdr>
        <w:top w:val="none" w:sz="0" w:space="0" w:color="auto"/>
        <w:left w:val="none" w:sz="0" w:space="0" w:color="auto"/>
        <w:bottom w:val="none" w:sz="0" w:space="0" w:color="auto"/>
        <w:right w:val="none" w:sz="0" w:space="0" w:color="auto"/>
      </w:divBdr>
    </w:div>
    <w:div w:id="1070688801">
      <w:bodyDiv w:val="1"/>
      <w:marLeft w:val="0"/>
      <w:marRight w:val="0"/>
      <w:marTop w:val="0"/>
      <w:marBottom w:val="0"/>
      <w:divBdr>
        <w:top w:val="none" w:sz="0" w:space="0" w:color="auto"/>
        <w:left w:val="none" w:sz="0" w:space="0" w:color="auto"/>
        <w:bottom w:val="none" w:sz="0" w:space="0" w:color="auto"/>
        <w:right w:val="none" w:sz="0" w:space="0" w:color="auto"/>
      </w:divBdr>
    </w:div>
    <w:div w:id="1071149797">
      <w:bodyDiv w:val="1"/>
      <w:marLeft w:val="0"/>
      <w:marRight w:val="0"/>
      <w:marTop w:val="0"/>
      <w:marBottom w:val="0"/>
      <w:divBdr>
        <w:top w:val="none" w:sz="0" w:space="0" w:color="auto"/>
        <w:left w:val="none" w:sz="0" w:space="0" w:color="auto"/>
        <w:bottom w:val="none" w:sz="0" w:space="0" w:color="auto"/>
        <w:right w:val="none" w:sz="0" w:space="0" w:color="auto"/>
      </w:divBdr>
    </w:div>
    <w:div w:id="1071460468">
      <w:bodyDiv w:val="1"/>
      <w:marLeft w:val="0"/>
      <w:marRight w:val="0"/>
      <w:marTop w:val="0"/>
      <w:marBottom w:val="0"/>
      <w:divBdr>
        <w:top w:val="none" w:sz="0" w:space="0" w:color="auto"/>
        <w:left w:val="none" w:sz="0" w:space="0" w:color="auto"/>
        <w:bottom w:val="none" w:sz="0" w:space="0" w:color="auto"/>
        <w:right w:val="none" w:sz="0" w:space="0" w:color="auto"/>
      </w:divBdr>
    </w:div>
    <w:div w:id="1071460799">
      <w:bodyDiv w:val="1"/>
      <w:marLeft w:val="0"/>
      <w:marRight w:val="0"/>
      <w:marTop w:val="0"/>
      <w:marBottom w:val="0"/>
      <w:divBdr>
        <w:top w:val="none" w:sz="0" w:space="0" w:color="auto"/>
        <w:left w:val="none" w:sz="0" w:space="0" w:color="auto"/>
        <w:bottom w:val="none" w:sz="0" w:space="0" w:color="auto"/>
        <w:right w:val="none" w:sz="0" w:space="0" w:color="auto"/>
      </w:divBdr>
    </w:div>
    <w:div w:id="1071545052">
      <w:bodyDiv w:val="1"/>
      <w:marLeft w:val="0"/>
      <w:marRight w:val="0"/>
      <w:marTop w:val="0"/>
      <w:marBottom w:val="0"/>
      <w:divBdr>
        <w:top w:val="none" w:sz="0" w:space="0" w:color="auto"/>
        <w:left w:val="none" w:sz="0" w:space="0" w:color="auto"/>
        <w:bottom w:val="none" w:sz="0" w:space="0" w:color="auto"/>
        <w:right w:val="none" w:sz="0" w:space="0" w:color="auto"/>
      </w:divBdr>
    </w:div>
    <w:div w:id="1071545390">
      <w:bodyDiv w:val="1"/>
      <w:marLeft w:val="0"/>
      <w:marRight w:val="0"/>
      <w:marTop w:val="0"/>
      <w:marBottom w:val="0"/>
      <w:divBdr>
        <w:top w:val="none" w:sz="0" w:space="0" w:color="auto"/>
        <w:left w:val="none" w:sz="0" w:space="0" w:color="auto"/>
        <w:bottom w:val="none" w:sz="0" w:space="0" w:color="auto"/>
        <w:right w:val="none" w:sz="0" w:space="0" w:color="auto"/>
      </w:divBdr>
    </w:div>
    <w:div w:id="1071579174">
      <w:bodyDiv w:val="1"/>
      <w:marLeft w:val="0"/>
      <w:marRight w:val="0"/>
      <w:marTop w:val="0"/>
      <w:marBottom w:val="0"/>
      <w:divBdr>
        <w:top w:val="none" w:sz="0" w:space="0" w:color="auto"/>
        <w:left w:val="none" w:sz="0" w:space="0" w:color="auto"/>
        <w:bottom w:val="none" w:sz="0" w:space="0" w:color="auto"/>
        <w:right w:val="none" w:sz="0" w:space="0" w:color="auto"/>
      </w:divBdr>
    </w:div>
    <w:div w:id="1071655915">
      <w:bodyDiv w:val="1"/>
      <w:marLeft w:val="0"/>
      <w:marRight w:val="0"/>
      <w:marTop w:val="0"/>
      <w:marBottom w:val="0"/>
      <w:divBdr>
        <w:top w:val="none" w:sz="0" w:space="0" w:color="auto"/>
        <w:left w:val="none" w:sz="0" w:space="0" w:color="auto"/>
        <w:bottom w:val="none" w:sz="0" w:space="0" w:color="auto"/>
        <w:right w:val="none" w:sz="0" w:space="0" w:color="auto"/>
      </w:divBdr>
    </w:div>
    <w:div w:id="1071658657">
      <w:bodyDiv w:val="1"/>
      <w:marLeft w:val="0"/>
      <w:marRight w:val="0"/>
      <w:marTop w:val="0"/>
      <w:marBottom w:val="0"/>
      <w:divBdr>
        <w:top w:val="none" w:sz="0" w:space="0" w:color="auto"/>
        <w:left w:val="none" w:sz="0" w:space="0" w:color="auto"/>
        <w:bottom w:val="none" w:sz="0" w:space="0" w:color="auto"/>
        <w:right w:val="none" w:sz="0" w:space="0" w:color="auto"/>
      </w:divBdr>
    </w:div>
    <w:div w:id="1071661399">
      <w:bodyDiv w:val="1"/>
      <w:marLeft w:val="0"/>
      <w:marRight w:val="0"/>
      <w:marTop w:val="0"/>
      <w:marBottom w:val="0"/>
      <w:divBdr>
        <w:top w:val="none" w:sz="0" w:space="0" w:color="auto"/>
        <w:left w:val="none" w:sz="0" w:space="0" w:color="auto"/>
        <w:bottom w:val="none" w:sz="0" w:space="0" w:color="auto"/>
        <w:right w:val="none" w:sz="0" w:space="0" w:color="auto"/>
      </w:divBdr>
    </w:div>
    <w:div w:id="1071780106">
      <w:bodyDiv w:val="1"/>
      <w:marLeft w:val="0"/>
      <w:marRight w:val="0"/>
      <w:marTop w:val="0"/>
      <w:marBottom w:val="0"/>
      <w:divBdr>
        <w:top w:val="none" w:sz="0" w:space="0" w:color="auto"/>
        <w:left w:val="none" w:sz="0" w:space="0" w:color="auto"/>
        <w:bottom w:val="none" w:sz="0" w:space="0" w:color="auto"/>
        <w:right w:val="none" w:sz="0" w:space="0" w:color="auto"/>
      </w:divBdr>
    </w:div>
    <w:div w:id="1071852432">
      <w:bodyDiv w:val="1"/>
      <w:marLeft w:val="0"/>
      <w:marRight w:val="0"/>
      <w:marTop w:val="0"/>
      <w:marBottom w:val="0"/>
      <w:divBdr>
        <w:top w:val="none" w:sz="0" w:space="0" w:color="auto"/>
        <w:left w:val="none" w:sz="0" w:space="0" w:color="auto"/>
        <w:bottom w:val="none" w:sz="0" w:space="0" w:color="auto"/>
        <w:right w:val="none" w:sz="0" w:space="0" w:color="auto"/>
      </w:divBdr>
    </w:div>
    <w:div w:id="1072118487">
      <w:bodyDiv w:val="1"/>
      <w:marLeft w:val="0"/>
      <w:marRight w:val="0"/>
      <w:marTop w:val="0"/>
      <w:marBottom w:val="0"/>
      <w:divBdr>
        <w:top w:val="none" w:sz="0" w:space="0" w:color="auto"/>
        <w:left w:val="none" w:sz="0" w:space="0" w:color="auto"/>
        <w:bottom w:val="none" w:sz="0" w:space="0" w:color="auto"/>
        <w:right w:val="none" w:sz="0" w:space="0" w:color="auto"/>
      </w:divBdr>
    </w:div>
    <w:div w:id="1072309782">
      <w:bodyDiv w:val="1"/>
      <w:marLeft w:val="0"/>
      <w:marRight w:val="0"/>
      <w:marTop w:val="0"/>
      <w:marBottom w:val="0"/>
      <w:divBdr>
        <w:top w:val="none" w:sz="0" w:space="0" w:color="auto"/>
        <w:left w:val="none" w:sz="0" w:space="0" w:color="auto"/>
        <w:bottom w:val="none" w:sz="0" w:space="0" w:color="auto"/>
        <w:right w:val="none" w:sz="0" w:space="0" w:color="auto"/>
      </w:divBdr>
    </w:div>
    <w:div w:id="1072433519">
      <w:bodyDiv w:val="1"/>
      <w:marLeft w:val="0"/>
      <w:marRight w:val="0"/>
      <w:marTop w:val="0"/>
      <w:marBottom w:val="0"/>
      <w:divBdr>
        <w:top w:val="none" w:sz="0" w:space="0" w:color="auto"/>
        <w:left w:val="none" w:sz="0" w:space="0" w:color="auto"/>
        <w:bottom w:val="none" w:sz="0" w:space="0" w:color="auto"/>
        <w:right w:val="none" w:sz="0" w:space="0" w:color="auto"/>
      </w:divBdr>
    </w:div>
    <w:div w:id="1072510580">
      <w:bodyDiv w:val="1"/>
      <w:marLeft w:val="0"/>
      <w:marRight w:val="0"/>
      <w:marTop w:val="0"/>
      <w:marBottom w:val="0"/>
      <w:divBdr>
        <w:top w:val="none" w:sz="0" w:space="0" w:color="auto"/>
        <w:left w:val="none" w:sz="0" w:space="0" w:color="auto"/>
        <w:bottom w:val="none" w:sz="0" w:space="0" w:color="auto"/>
        <w:right w:val="none" w:sz="0" w:space="0" w:color="auto"/>
      </w:divBdr>
    </w:div>
    <w:div w:id="1072849560">
      <w:bodyDiv w:val="1"/>
      <w:marLeft w:val="0"/>
      <w:marRight w:val="0"/>
      <w:marTop w:val="0"/>
      <w:marBottom w:val="0"/>
      <w:divBdr>
        <w:top w:val="none" w:sz="0" w:space="0" w:color="auto"/>
        <w:left w:val="none" w:sz="0" w:space="0" w:color="auto"/>
        <w:bottom w:val="none" w:sz="0" w:space="0" w:color="auto"/>
        <w:right w:val="none" w:sz="0" w:space="0" w:color="auto"/>
      </w:divBdr>
    </w:div>
    <w:div w:id="1072891470">
      <w:bodyDiv w:val="1"/>
      <w:marLeft w:val="0"/>
      <w:marRight w:val="0"/>
      <w:marTop w:val="0"/>
      <w:marBottom w:val="0"/>
      <w:divBdr>
        <w:top w:val="none" w:sz="0" w:space="0" w:color="auto"/>
        <w:left w:val="none" w:sz="0" w:space="0" w:color="auto"/>
        <w:bottom w:val="none" w:sz="0" w:space="0" w:color="auto"/>
        <w:right w:val="none" w:sz="0" w:space="0" w:color="auto"/>
      </w:divBdr>
    </w:div>
    <w:div w:id="1072897398">
      <w:bodyDiv w:val="1"/>
      <w:marLeft w:val="0"/>
      <w:marRight w:val="0"/>
      <w:marTop w:val="0"/>
      <w:marBottom w:val="0"/>
      <w:divBdr>
        <w:top w:val="none" w:sz="0" w:space="0" w:color="auto"/>
        <w:left w:val="none" w:sz="0" w:space="0" w:color="auto"/>
        <w:bottom w:val="none" w:sz="0" w:space="0" w:color="auto"/>
        <w:right w:val="none" w:sz="0" w:space="0" w:color="auto"/>
      </w:divBdr>
    </w:div>
    <w:div w:id="1073697422">
      <w:bodyDiv w:val="1"/>
      <w:marLeft w:val="0"/>
      <w:marRight w:val="0"/>
      <w:marTop w:val="0"/>
      <w:marBottom w:val="0"/>
      <w:divBdr>
        <w:top w:val="none" w:sz="0" w:space="0" w:color="auto"/>
        <w:left w:val="none" w:sz="0" w:space="0" w:color="auto"/>
        <w:bottom w:val="none" w:sz="0" w:space="0" w:color="auto"/>
        <w:right w:val="none" w:sz="0" w:space="0" w:color="auto"/>
      </w:divBdr>
    </w:div>
    <w:div w:id="1073703238">
      <w:bodyDiv w:val="1"/>
      <w:marLeft w:val="0"/>
      <w:marRight w:val="0"/>
      <w:marTop w:val="0"/>
      <w:marBottom w:val="0"/>
      <w:divBdr>
        <w:top w:val="none" w:sz="0" w:space="0" w:color="auto"/>
        <w:left w:val="none" w:sz="0" w:space="0" w:color="auto"/>
        <w:bottom w:val="none" w:sz="0" w:space="0" w:color="auto"/>
        <w:right w:val="none" w:sz="0" w:space="0" w:color="auto"/>
      </w:divBdr>
    </w:div>
    <w:div w:id="1073965119">
      <w:bodyDiv w:val="1"/>
      <w:marLeft w:val="0"/>
      <w:marRight w:val="0"/>
      <w:marTop w:val="0"/>
      <w:marBottom w:val="0"/>
      <w:divBdr>
        <w:top w:val="none" w:sz="0" w:space="0" w:color="auto"/>
        <w:left w:val="none" w:sz="0" w:space="0" w:color="auto"/>
        <w:bottom w:val="none" w:sz="0" w:space="0" w:color="auto"/>
        <w:right w:val="none" w:sz="0" w:space="0" w:color="auto"/>
      </w:divBdr>
    </w:div>
    <w:div w:id="1074206226">
      <w:bodyDiv w:val="1"/>
      <w:marLeft w:val="0"/>
      <w:marRight w:val="0"/>
      <w:marTop w:val="0"/>
      <w:marBottom w:val="0"/>
      <w:divBdr>
        <w:top w:val="none" w:sz="0" w:space="0" w:color="auto"/>
        <w:left w:val="none" w:sz="0" w:space="0" w:color="auto"/>
        <w:bottom w:val="none" w:sz="0" w:space="0" w:color="auto"/>
        <w:right w:val="none" w:sz="0" w:space="0" w:color="auto"/>
      </w:divBdr>
    </w:div>
    <w:div w:id="1074208077">
      <w:bodyDiv w:val="1"/>
      <w:marLeft w:val="0"/>
      <w:marRight w:val="0"/>
      <w:marTop w:val="0"/>
      <w:marBottom w:val="0"/>
      <w:divBdr>
        <w:top w:val="none" w:sz="0" w:space="0" w:color="auto"/>
        <w:left w:val="none" w:sz="0" w:space="0" w:color="auto"/>
        <w:bottom w:val="none" w:sz="0" w:space="0" w:color="auto"/>
        <w:right w:val="none" w:sz="0" w:space="0" w:color="auto"/>
      </w:divBdr>
    </w:div>
    <w:div w:id="1074283879">
      <w:bodyDiv w:val="1"/>
      <w:marLeft w:val="0"/>
      <w:marRight w:val="0"/>
      <w:marTop w:val="0"/>
      <w:marBottom w:val="0"/>
      <w:divBdr>
        <w:top w:val="none" w:sz="0" w:space="0" w:color="auto"/>
        <w:left w:val="none" w:sz="0" w:space="0" w:color="auto"/>
        <w:bottom w:val="none" w:sz="0" w:space="0" w:color="auto"/>
        <w:right w:val="none" w:sz="0" w:space="0" w:color="auto"/>
      </w:divBdr>
    </w:div>
    <w:div w:id="1075007393">
      <w:bodyDiv w:val="1"/>
      <w:marLeft w:val="0"/>
      <w:marRight w:val="0"/>
      <w:marTop w:val="0"/>
      <w:marBottom w:val="0"/>
      <w:divBdr>
        <w:top w:val="none" w:sz="0" w:space="0" w:color="auto"/>
        <w:left w:val="none" w:sz="0" w:space="0" w:color="auto"/>
        <w:bottom w:val="none" w:sz="0" w:space="0" w:color="auto"/>
        <w:right w:val="none" w:sz="0" w:space="0" w:color="auto"/>
      </w:divBdr>
    </w:div>
    <w:div w:id="1075083942">
      <w:bodyDiv w:val="1"/>
      <w:marLeft w:val="0"/>
      <w:marRight w:val="0"/>
      <w:marTop w:val="0"/>
      <w:marBottom w:val="0"/>
      <w:divBdr>
        <w:top w:val="none" w:sz="0" w:space="0" w:color="auto"/>
        <w:left w:val="none" w:sz="0" w:space="0" w:color="auto"/>
        <w:bottom w:val="none" w:sz="0" w:space="0" w:color="auto"/>
        <w:right w:val="none" w:sz="0" w:space="0" w:color="auto"/>
      </w:divBdr>
    </w:div>
    <w:div w:id="1075399307">
      <w:bodyDiv w:val="1"/>
      <w:marLeft w:val="0"/>
      <w:marRight w:val="0"/>
      <w:marTop w:val="0"/>
      <w:marBottom w:val="0"/>
      <w:divBdr>
        <w:top w:val="none" w:sz="0" w:space="0" w:color="auto"/>
        <w:left w:val="none" w:sz="0" w:space="0" w:color="auto"/>
        <w:bottom w:val="none" w:sz="0" w:space="0" w:color="auto"/>
        <w:right w:val="none" w:sz="0" w:space="0" w:color="auto"/>
      </w:divBdr>
    </w:div>
    <w:div w:id="1075517159">
      <w:bodyDiv w:val="1"/>
      <w:marLeft w:val="0"/>
      <w:marRight w:val="0"/>
      <w:marTop w:val="0"/>
      <w:marBottom w:val="0"/>
      <w:divBdr>
        <w:top w:val="none" w:sz="0" w:space="0" w:color="auto"/>
        <w:left w:val="none" w:sz="0" w:space="0" w:color="auto"/>
        <w:bottom w:val="none" w:sz="0" w:space="0" w:color="auto"/>
        <w:right w:val="none" w:sz="0" w:space="0" w:color="auto"/>
      </w:divBdr>
    </w:div>
    <w:div w:id="1075587997">
      <w:bodyDiv w:val="1"/>
      <w:marLeft w:val="0"/>
      <w:marRight w:val="0"/>
      <w:marTop w:val="0"/>
      <w:marBottom w:val="0"/>
      <w:divBdr>
        <w:top w:val="none" w:sz="0" w:space="0" w:color="auto"/>
        <w:left w:val="none" w:sz="0" w:space="0" w:color="auto"/>
        <w:bottom w:val="none" w:sz="0" w:space="0" w:color="auto"/>
        <w:right w:val="none" w:sz="0" w:space="0" w:color="auto"/>
      </w:divBdr>
    </w:div>
    <w:div w:id="1075740423">
      <w:bodyDiv w:val="1"/>
      <w:marLeft w:val="0"/>
      <w:marRight w:val="0"/>
      <w:marTop w:val="0"/>
      <w:marBottom w:val="0"/>
      <w:divBdr>
        <w:top w:val="none" w:sz="0" w:space="0" w:color="auto"/>
        <w:left w:val="none" w:sz="0" w:space="0" w:color="auto"/>
        <w:bottom w:val="none" w:sz="0" w:space="0" w:color="auto"/>
        <w:right w:val="none" w:sz="0" w:space="0" w:color="auto"/>
      </w:divBdr>
    </w:div>
    <w:div w:id="1076054450">
      <w:bodyDiv w:val="1"/>
      <w:marLeft w:val="0"/>
      <w:marRight w:val="0"/>
      <w:marTop w:val="0"/>
      <w:marBottom w:val="0"/>
      <w:divBdr>
        <w:top w:val="none" w:sz="0" w:space="0" w:color="auto"/>
        <w:left w:val="none" w:sz="0" w:space="0" w:color="auto"/>
        <w:bottom w:val="none" w:sz="0" w:space="0" w:color="auto"/>
        <w:right w:val="none" w:sz="0" w:space="0" w:color="auto"/>
      </w:divBdr>
    </w:div>
    <w:div w:id="1076122698">
      <w:bodyDiv w:val="1"/>
      <w:marLeft w:val="0"/>
      <w:marRight w:val="0"/>
      <w:marTop w:val="0"/>
      <w:marBottom w:val="0"/>
      <w:divBdr>
        <w:top w:val="none" w:sz="0" w:space="0" w:color="auto"/>
        <w:left w:val="none" w:sz="0" w:space="0" w:color="auto"/>
        <w:bottom w:val="none" w:sz="0" w:space="0" w:color="auto"/>
        <w:right w:val="none" w:sz="0" w:space="0" w:color="auto"/>
      </w:divBdr>
    </w:div>
    <w:div w:id="1076130552">
      <w:bodyDiv w:val="1"/>
      <w:marLeft w:val="0"/>
      <w:marRight w:val="0"/>
      <w:marTop w:val="0"/>
      <w:marBottom w:val="0"/>
      <w:divBdr>
        <w:top w:val="none" w:sz="0" w:space="0" w:color="auto"/>
        <w:left w:val="none" w:sz="0" w:space="0" w:color="auto"/>
        <w:bottom w:val="none" w:sz="0" w:space="0" w:color="auto"/>
        <w:right w:val="none" w:sz="0" w:space="0" w:color="auto"/>
      </w:divBdr>
    </w:div>
    <w:div w:id="1076240871">
      <w:bodyDiv w:val="1"/>
      <w:marLeft w:val="0"/>
      <w:marRight w:val="0"/>
      <w:marTop w:val="0"/>
      <w:marBottom w:val="0"/>
      <w:divBdr>
        <w:top w:val="none" w:sz="0" w:space="0" w:color="auto"/>
        <w:left w:val="none" w:sz="0" w:space="0" w:color="auto"/>
        <w:bottom w:val="none" w:sz="0" w:space="0" w:color="auto"/>
        <w:right w:val="none" w:sz="0" w:space="0" w:color="auto"/>
      </w:divBdr>
    </w:div>
    <w:div w:id="1076634055">
      <w:bodyDiv w:val="1"/>
      <w:marLeft w:val="0"/>
      <w:marRight w:val="0"/>
      <w:marTop w:val="0"/>
      <w:marBottom w:val="0"/>
      <w:divBdr>
        <w:top w:val="none" w:sz="0" w:space="0" w:color="auto"/>
        <w:left w:val="none" w:sz="0" w:space="0" w:color="auto"/>
        <w:bottom w:val="none" w:sz="0" w:space="0" w:color="auto"/>
        <w:right w:val="none" w:sz="0" w:space="0" w:color="auto"/>
      </w:divBdr>
    </w:div>
    <w:div w:id="1076635814">
      <w:bodyDiv w:val="1"/>
      <w:marLeft w:val="0"/>
      <w:marRight w:val="0"/>
      <w:marTop w:val="0"/>
      <w:marBottom w:val="0"/>
      <w:divBdr>
        <w:top w:val="none" w:sz="0" w:space="0" w:color="auto"/>
        <w:left w:val="none" w:sz="0" w:space="0" w:color="auto"/>
        <w:bottom w:val="none" w:sz="0" w:space="0" w:color="auto"/>
        <w:right w:val="none" w:sz="0" w:space="0" w:color="auto"/>
      </w:divBdr>
    </w:div>
    <w:div w:id="1076704718">
      <w:bodyDiv w:val="1"/>
      <w:marLeft w:val="0"/>
      <w:marRight w:val="0"/>
      <w:marTop w:val="0"/>
      <w:marBottom w:val="0"/>
      <w:divBdr>
        <w:top w:val="none" w:sz="0" w:space="0" w:color="auto"/>
        <w:left w:val="none" w:sz="0" w:space="0" w:color="auto"/>
        <w:bottom w:val="none" w:sz="0" w:space="0" w:color="auto"/>
        <w:right w:val="none" w:sz="0" w:space="0" w:color="auto"/>
      </w:divBdr>
    </w:div>
    <w:div w:id="1076710646">
      <w:bodyDiv w:val="1"/>
      <w:marLeft w:val="0"/>
      <w:marRight w:val="0"/>
      <w:marTop w:val="0"/>
      <w:marBottom w:val="0"/>
      <w:divBdr>
        <w:top w:val="none" w:sz="0" w:space="0" w:color="auto"/>
        <w:left w:val="none" w:sz="0" w:space="0" w:color="auto"/>
        <w:bottom w:val="none" w:sz="0" w:space="0" w:color="auto"/>
        <w:right w:val="none" w:sz="0" w:space="0" w:color="auto"/>
      </w:divBdr>
    </w:div>
    <w:div w:id="1076825668">
      <w:bodyDiv w:val="1"/>
      <w:marLeft w:val="0"/>
      <w:marRight w:val="0"/>
      <w:marTop w:val="0"/>
      <w:marBottom w:val="0"/>
      <w:divBdr>
        <w:top w:val="none" w:sz="0" w:space="0" w:color="auto"/>
        <w:left w:val="none" w:sz="0" w:space="0" w:color="auto"/>
        <w:bottom w:val="none" w:sz="0" w:space="0" w:color="auto"/>
        <w:right w:val="none" w:sz="0" w:space="0" w:color="auto"/>
      </w:divBdr>
    </w:div>
    <w:div w:id="1076896753">
      <w:bodyDiv w:val="1"/>
      <w:marLeft w:val="0"/>
      <w:marRight w:val="0"/>
      <w:marTop w:val="0"/>
      <w:marBottom w:val="0"/>
      <w:divBdr>
        <w:top w:val="none" w:sz="0" w:space="0" w:color="auto"/>
        <w:left w:val="none" w:sz="0" w:space="0" w:color="auto"/>
        <w:bottom w:val="none" w:sz="0" w:space="0" w:color="auto"/>
        <w:right w:val="none" w:sz="0" w:space="0" w:color="auto"/>
      </w:divBdr>
    </w:div>
    <w:div w:id="1077098138">
      <w:bodyDiv w:val="1"/>
      <w:marLeft w:val="0"/>
      <w:marRight w:val="0"/>
      <w:marTop w:val="0"/>
      <w:marBottom w:val="0"/>
      <w:divBdr>
        <w:top w:val="none" w:sz="0" w:space="0" w:color="auto"/>
        <w:left w:val="none" w:sz="0" w:space="0" w:color="auto"/>
        <w:bottom w:val="none" w:sz="0" w:space="0" w:color="auto"/>
        <w:right w:val="none" w:sz="0" w:space="0" w:color="auto"/>
      </w:divBdr>
    </w:div>
    <w:div w:id="1077433895">
      <w:bodyDiv w:val="1"/>
      <w:marLeft w:val="0"/>
      <w:marRight w:val="0"/>
      <w:marTop w:val="0"/>
      <w:marBottom w:val="0"/>
      <w:divBdr>
        <w:top w:val="none" w:sz="0" w:space="0" w:color="auto"/>
        <w:left w:val="none" w:sz="0" w:space="0" w:color="auto"/>
        <w:bottom w:val="none" w:sz="0" w:space="0" w:color="auto"/>
        <w:right w:val="none" w:sz="0" w:space="0" w:color="auto"/>
      </w:divBdr>
    </w:div>
    <w:div w:id="1077436444">
      <w:bodyDiv w:val="1"/>
      <w:marLeft w:val="0"/>
      <w:marRight w:val="0"/>
      <w:marTop w:val="0"/>
      <w:marBottom w:val="0"/>
      <w:divBdr>
        <w:top w:val="none" w:sz="0" w:space="0" w:color="auto"/>
        <w:left w:val="none" w:sz="0" w:space="0" w:color="auto"/>
        <w:bottom w:val="none" w:sz="0" w:space="0" w:color="auto"/>
        <w:right w:val="none" w:sz="0" w:space="0" w:color="auto"/>
      </w:divBdr>
    </w:div>
    <w:div w:id="1077483973">
      <w:bodyDiv w:val="1"/>
      <w:marLeft w:val="0"/>
      <w:marRight w:val="0"/>
      <w:marTop w:val="0"/>
      <w:marBottom w:val="0"/>
      <w:divBdr>
        <w:top w:val="none" w:sz="0" w:space="0" w:color="auto"/>
        <w:left w:val="none" w:sz="0" w:space="0" w:color="auto"/>
        <w:bottom w:val="none" w:sz="0" w:space="0" w:color="auto"/>
        <w:right w:val="none" w:sz="0" w:space="0" w:color="auto"/>
      </w:divBdr>
    </w:div>
    <w:div w:id="1077555554">
      <w:bodyDiv w:val="1"/>
      <w:marLeft w:val="0"/>
      <w:marRight w:val="0"/>
      <w:marTop w:val="0"/>
      <w:marBottom w:val="0"/>
      <w:divBdr>
        <w:top w:val="none" w:sz="0" w:space="0" w:color="auto"/>
        <w:left w:val="none" w:sz="0" w:space="0" w:color="auto"/>
        <w:bottom w:val="none" w:sz="0" w:space="0" w:color="auto"/>
        <w:right w:val="none" w:sz="0" w:space="0" w:color="auto"/>
      </w:divBdr>
    </w:div>
    <w:div w:id="1077631212">
      <w:bodyDiv w:val="1"/>
      <w:marLeft w:val="0"/>
      <w:marRight w:val="0"/>
      <w:marTop w:val="0"/>
      <w:marBottom w:val="0"/>
      <w:divBdr>
        <w:top w:val="none" w:sz="0" w:space="0" w:color="auto"/>
        <w:left w:val="none" w:sz="0" w:space="0" w:color="auto"/>
        <w:bottom w:val="none" w:sz="0" w:space="0" w:color="auto"/>
        <w:right w:val="none" w:sz="0" w:space="0" w:color="auto"/>
      </w:divBdr>
    </w:div>
    <w:div w:id="1077744434">
      <w:bodyDiv w:val="1"/>
      <w:marLeft w:val="0"/>
      <w:marRight w:val="0"/>
      <w:marTop w:val="0"/>
      <w:marBottom w:val="0"/>
      <w:divBdr>
        <w:top w:val="none" w:sz="0" w:space="0" w:color="auto"/>
        <w:left w:val="none" w:sz="0" w:space="0" w:color="auto"/>
        <w:bottom w:val="none" w:sz="0" w:space="0" w:color="auto"/>
        <w:right w:val="none" w:sz="0" w:space="0" w:color="auto"/>
      </w:divBdr>
    </w:div>
    <w:div w:id="1077898488">
      <w:bodyDiv w:val="1"/>
      <w:marLeft w:val="0"/>
      <w:marRight w:val="0"/>
      <w:marTop w:val="0"/>
      <w:marBottom w:val="0"/>
      <w:divBdr>
        <w:top w:val="none" w:sz="0" w:space="0" w:color="auto"/>
        <w:left w:val="none" w:sz="0" w:space="0" w:color="auto"/>
        <w:bottom w:val="none" w:sz="0" w:space="0" w:color="auto"/>
        <w:right w:val="none" w:sz="0" w:space="0" w:color="auto"/>
      </w:divBdr>
    </w:div>
    <w:div w:id="1077943066">
      <w:bodyDiv w:val="1"/>
      <w:marLeft w:val="0"/>
      <w:marRight w:val="0"/>
      <w:marTop w:val="0"/>
      <w:marBottom w:val="0"/>
      <w:divBdr>
        <w:top w:val="none" w:sz="0" w:space="0" w:color="auto"/>
        <w:left w:val="none" w:sz="0" w:space="0" w:color="auto"/>
        <w:bottom w:val="none" w:sz="0" w:space="0" w:color="auto"/>
        <w:right w:val="none" w:sz="0" w:space="0" w:color="auto"/>
      </w:divBdr>
    </w:div>
    <w:div w:id="1078016827">
      <w:bodyDiv w:val="1"/>
      <w:marLeft w:val="0"/>
      <w:marRight w:val="0"/>
      <w:marTop w:val="0"/>
      <w:marBottom w:val="0"/>
      <w:divBdr>
        <w:top w:val="none" w:sz="0" w:space="0" w:color="auto"/>
        <w:left w:val="none" w:sz="0" w:space="0" w:color="auto"/>
        <w:bottom w:val="none" w:sz="0" w:space="0" w:color="auto"/>
        <w:right w:val="none" w:sz="0" w:space="0" w:color="auto"/>
      </w:divBdr>
    </w:div>
    <w:div w:id="1078478636">
      <w:bodyDiv w:val="1"/>
      <w:marLeft w:val="0"/>
      <w:marRight w:val="0"/>
      <w:marTop w:val="0"/>
      <w:marBottom w:val="0"/>
      <w:divBdr>
        <w:top w:val="none" w:sz="0" w:space="0" w:color="auto"/>
        <w:left w:val="none" w:sz="0" w:space="0" w:color="auto"/>
        <w:bottom w:val="none" w:sz="0" w:space="0" w:color="auto"/>
        <w:right w:val="none" w:sz="0" w:space="0" w:color="auto"/>
      </w:divBdr>
    </w:div>
    <w:div w:id="1078788609">
      <w:bodyDiv w:val="1"/>
      <w:marLeft w:val="0"/>
      <w:marRight w:val="0"/>
      <w:marTop w:val="0"/>
      <w:marBottom w:val="0"/>
      <w:divBdr>
        <w:top w:val="none" w:sz="0" w:space="0" w:color="auto"/>
        <w:left w:val="none" w:sz="0" w:space="0" w:color="auto"/>
        <w:bottom w:val="none" w:sz="0" w:space="0" w:color="auto"/>
        <w:right w:val="none" w:sz="0" w:space="0" w:color="auto"/>
      </w:divBdr>
    </w:div>
    <w:div w:id="1079255131">
      <w:bodyDiv w:val="1"/>
      <w:marLeft w:val="0"/>
      <w:marRight w:val="0"/>
      <w:marTop w:val="0"/>
      <w:marBottom w:val="0"/>
      <w:divBdr>
        <w:top w:val="none" w:sz="0" w:space="0" w:color="auto"/>
        <w:left w:val="none" w:sz="0" w:space="0" w:color="auto"/>
        <w:bottom w:val="none" w:sz="0" w:space="0" w:color="auto"/>
        <w:right w:val="none" w:sz="0" w:space="0" w:color="auto"/>
      </w:divBdr>
    </w:div>
    <w:div w:id="1079402142">
      <w:bodyDiv w:val="1"/>
      <w:marLeft w:val="0"/>
      <w:marRight w:val="0"/>
      <w:marTop w:val="0"/>
      <w:marBottom w:val="0"/>
      <w:divBdr>
        <w:top w:val="none" w:sz="0" w:space="0" w:color="auto"/>
        <w:left w:val="none" w:sz="0" w:space="0" w:color="auto"/>
        <w:bottom w:val="none" w:sz="0" w:space="0" w:color="auto"/>
        <w:right w:val="none" w:sz="0" w:space="0" w:color="auto"/>
      </w:divBdr>
    </w:div>
    <w:div w:id="1079595977">
      <w:bodyDiv w:val="1"/>
      <w:marLeft w:val="0"/>
      <w:marRight w:val="0"/>
      <w:marTop w:val="0"/>
      <w:marBottom w:val="0"/>
      <w:divBdr>
        <w:top w:val="none" w:sz="0" w:space="0" w:color="auto"/>
        <w:left w:val="none" w:sz="0" w:space="0" w:color="auto"/>
        <w:bottom w:val="none" w:sz="0" w:space="0" w:color="auto"/>
        <w:right w:val="none" w:sz="0" w:space="0" w:color="auto"/>
      </w:divBdr>
    </w:div>
    <w:div w:id="1079596969">
      <w:bodyDiv w:val="1"/>
      <w:marLeft w:val="0"/>
      <w:marRight w:val="0"/>
      <w:marTop w:val="0"/>
      <w:marBottom w:val="0"/>
      <w:divBdr>
        <w:top w:val="none" w:sz="0" w:space="0" w:color="auto"/>
        <w:left w:val="none" w:sz="0" w:space="0" w:color="auto"/>
        <w:bottom w:val="none" w:sz="0" w:space="0" w:color="auto"/>
        <w:right w:val="none" w:sz="0" w:space="0" w:color="auto"/>
      </w:divBdr>
    </w:div>
    <w:div w:id="1079640458">
      <w:bodyDiv w:val="1"/>
      <w:marLeft w:val="0"/>
      <w:marRight w:val="0"/>
      <w:marTop w:val="0"/>
      <w:marBottom w:val="0"/>
      <w:divBdr>
        <w:top w:val="none" w:sz="0" w:space="0" w:color="auto"/>
        <w:left w:val="none" w:sz="0" w:space="0" w:color="auto"/>
        <w:bottom w:val="none" w:sz="0" w:space="0" w:color="auto"/>
        <w:right w:val="none" w:sz="0" w:space="0" w:color="auto"/>
      </w:divBdr>
    </w:div>
    <w:div w:id="1079861999">
      <w:bodyDiv w:val="1"/>
      <w:marLeft w:val="0"/>
      <w:marRight w:val="0"/>
      <w:marTop w:val="0"/>
      <w:marBottom w:val="0"/>
      <w:divBdr>
        <w:top w:val="none" w:sz="0" w:space="0" w:color="auto"/>
        <w:left w:val="none" w:sz="0" w:space="0" w:color="auto"/>
        <w:bottom w:val="none" w:sz="0" w:space="0" w:color="auto"/>
        <w:right w:val="none" w:sz="0" w:space="0" w:color="auto"/>
      </w:divBdr>
    </w:div>
    <w:div w:id="1079868418">
      <w:bodyDiv w:val="1"/>
      <w:marLeft w:val="0"/>
      <w:marRight w:val="0"/>
      <w:marTop w:val="0"/>
      <w:marBottom w:val="0"/>
      <w:divBdr>
        <w:top w:val="none" w:sz="0" w:space="0" w:color="auto"/>
        <w:left w:val="none" w:sz="0" w:space="0" w:color="auto"/>
        <w:bottom w:val="none" w:sz="0" w:space="0" w:color="auto"/>
        <w:right w:val="none" w:sz="0" w:space="0" w:color="auto"/>
      </w:divBdr>
    </w:div>
    <w:div w:id="1080057407">
      <w:bodyDiv w:val="1"/>
      <w:marLeft w:val="0"/>
      <w:marRight w:val="0"/>
      <w:marTop w:val="0"/>
      <w:marBottom w:val="0"/>
      <w:divBdr>
        <w:top w:val="none" w:sz="0" w:space="0" w:color="auto"/>
        <w:left w:val="none" w:sz="0" w:space="0" w:color="auto"/>
        <w:bottom w:val="none" w:sz="0" w:space="0" w:color="auto"/>
        <w:right w:val="none" w:sz="0" w:space="0" w:color="auto"/>
      </w:divBdr>
    </w:div>
    <w:div w:id="1080248317">
      <w:bodyDiv w:val="1"/>
      <w:marLeft w:val="0"/>
      <w:marRight w:val="0"/>
      <w:marTop w:val="0"/>
      <w:marBottom w:val="0"/>
      <w:divBdr>
        <w:top w:val="none" w:sz="0" w:space="0" w:color="auto"/>
        <w:left w:val="none" w:sz="0" w:space="0" w:color="auto"/>
        <w:bottom w:val="none" w:sz="0" w:space="0" w:color="auto"/>
        <w:right w:val="none" w:sz="0" w:space="0" w:color="auto"/>
      </w:divBdr>
    </w:div>
    <w:div w:id="1080323924">
      <w:bodyDiv w:val="1"/>
      <w:marLeft w:val="0"/>
      <w:marRight w:val="0"/>
      <w:marTop w:val="0"/>
      <w:marBottom w:val="0"/>
      <w:divBdr>
        <w:top w:val="none" w:sz="0" w:space="0" w:color="auto"/>
        <w:left w:val="none" w:sz="0" w:space="0" w:color="auto"/>
        <w:bottom w:val="none" w:sz="0" w:space="0" w:color="auto"/>
        <w:right w:val="none" w:sz="0" w:space="0" w:color="auto"/>
      </w:divBdr>
    </w:div>
    <w:div w:id="1080441823">
      <w:bodyDiv w:val="1"/>
      <w:marLeft w:val="0"/>
      <w:marRight w:val="0"/>
      <w:marTop w:val="0"/>
      <w:marBottom w:val="0"/>
      <w:divBdr>
        <w:top w:val="none" w:sz="0" w:space="0" w:color="auto"/>
        <w:left w:val="none" w:sz="0" w:space="0" w:color="auto"/>
        <w:bottom w:val="none" w:sz="0" w:space="0" w:color="auto"/>
        <w:right w:val="none" w:sz="0" w:space="0" w:color="auto"/>
      </w:divBdr>
    </w:div>
    <w:div w:id="1080442520">
      <w:bodyDiv w:val="1"/>
      <w:marLeft w:val="0"/>
      <w:marRight w:val="0"/>
      <w:marTop w:val="0"/>
      <w:marBottom w:val="0"/>
      <w:divBdr>
        <w:top w:val="none" w:sz="0" w:space="0" w:color="auto"/>
        <w:left w:val="none" w:sz="0" w:space="0" w:color="auto"/>
        <w:bottom w:val="none" w:sz="0" w:space="0" w:color="auto"/>
        <w:right w:val="none" w:sz="0" w:space="0" w:color="auto"/>
      </w:divBdr>
    </w:div>
    <w:div w:id="1080713840">
      <w:bodyDiv w:val="1"/>
      <w:marLeft w:val="0"/>
      <w:marRight w:val="0"/>
      <w:marTop w:val="0"/>
      <w:marBottom w:val="0"/>
      <w:divBdr>
        <w:top w:val="none" w:sz="0" w:space="0" w:color="auto"/>
        <w:left w:val="none" w:sz="0" w:space="0" w:color="auto"/>
        <w:bottom w:val="none" w:sz="0" w:space="0" w:color="auto"/>
        <w:right w:val="none" w:sz="0" w:space="0" w:color="auto"/>
      </w:divBdr>
    </w:div>
    <w:div w:id="1081760058">
      <w:bodyDiv w:val="1"/>
      <w:marLeft w:val="0"/>
      <w:marRight w:val="0"/>
      <w:marTop w:val="0"/>
      <w:marBottom w:val="0"/>
      <w:divBdr>
        <w:top w:val="none" w:sz="0" w:space="0" w:color="auto"/>
        <w:left w:val="none" w:sz="0" w:space="0" w:color="auto"/>
        <w:bottom w:val="none" w:sz="0" w:space="0" w:color="auto"/>
        <w:right w:val="none" w:sz="0" w:space="0" w:color="auto"/>
      </w:divBdr>
    </w:div>
    <w:div w:id="1081827834">
      <w:bodyDiv w:val="1"/>
      <w:marLeft w:val="0"/>
      <w:marRight w:val="0"/>
      <w:marTop w:val="0"/>
      <w:marBottom w:val="0"/>
      <w:divBdr>
        <w:top w:val="none" w:sz="0" w:space="0" w:color="auto"/>
        <w:left w:val="none" w:sz="0" w:space="0" w:color="auto"/>
        <w:bottom w:val="none" w:sz="0" w:space="0" w:color="auto"/>
        <w:right w:val="none" w:sz="0" w:space="0" w:color="auto"/>
      </w:divBdr>
    </w:div>
    <w:div w:id="1082143016">
      <w:bodyDiv w:val="1"/>
      <w:marLeft w:val="0"/>
      <w:marRight w:val="0"/>
      <w:marTop w:val="0"/>
      <w:marBottom w:val="0"/>
      <w:divBdr>
        <w:top w:val="none" w:sz="0" w:space="0" w:color="auto"/>
        <w:left w:val="none" w:sz="0" w:space="0" w:color="auto"/>
        <w:bottom w:val="none" w:sz="0" w:space="0" w:color="auto"/>
        <w:right w:val="none" w:sz="0" w:space="0" w:color="auto"/>
      </w:divBdr>
    </w:div>
    <w:div w:id="1082214441">
      <w:bodyDiv w:val="1"/>
      <w:marLeft w:val="0"/>
      <w:marRight w:val="0"/>
      <w:marTop w:val="0"/>
      <w:marBottom w:val="0"/>
      <w:divBdr>
        <w:top w:val="none" w:sz="0" w:space="0" w:color="auto"/>
        <w:left w:val="none" w:sz="0" w:space="0" w:color="auto"/>
        <w:bottom w:val="none" w:sz="0" w:space="0" w:color="auto"/>
        <w:right w:val="none" w:sz="0" w:space="0" w:color="auto"/>
      </w:divBdr>
    </w:div>
    <w:div w:id="1082291473">
      <w:bodyDiv w:val="1"/>
      <w:marLeft w:val="0"/>
      <w:marRight w:val="0"/>
      <w:marTop w:val="0"/>
      <w:marBottom w:val="0"/>
      <w:divBdr>
        <w:top w:val="none" w:sz="0" w:space="0" w:color="auto"/>
        <w:left w:val="none" w:sz="0" w:space="0" w:color="auto"/>
        <w:bottom w:val="none" w:sz="0" w:space="0" w:color="auto"/>
        <w:right w:val="none" w:sz="0" w:space="0" w:color="auto"/>
      </w:divBdr>
    </w:div>
    <w:div w:id="1082335010">
      <w:bodyDiv w:val="1"/>
      <w:marLeft w:val="0"/>
      <w:marRight w:val="0"/>
      <w:marTop w:val="0"/>
      <w:marBottom w:val="0"/>
      <w:divBdr>
        <w:top w:val="none" w:sz="0" w:space="0" w:color="auto"/>
        <w:left w:val="none" w:sz="0" w:space="0" w:color="auto"/>
        <w:bottom w:val="none" w:sz="0" w:space="0" w:color="auto"/>
        <w:right w:val="none" w:sz="0" w:space="0" w:color="auto"/>
      </w:divBdr>
    </w:div>
    <w:div w:id="1082526904">
      <w:bodyDiv w:val="1"/>
      <w:marLeft w:val="0"/>
      <w:marRight w:val="0"/>
      <w:marTop w:val="0"/>
      <w:marBottom w:val="0"/>
      <w:divBdr>
        <w:top w:val="none" w:sz="0" w:space="0" w:color="auto"/>
        <w:left w:val="none" w:sz="0" w:space="0" w:color="auto"/>
        <w:bottom w:val="none" w:sz="0" w:space="0" w:color="auto"/>
        <w:right w:val="none" w:sz="0" w:space="0" w:color="auto"/>
      </w:divBdr>
    </w:div>
    <w:div w:id="1082607047">
      <w:bodyDiv w:val="1"/>
      <w:marLeft w:val="0"/>
      <w:marRight w:val="0"/>
      <w:marTop w:val="0"/>
      <w:marBottom w:val="0"/>
      <w:divBdr>
        <w:top w:val="none" w:sz="0" w:space="0" w:color="auto"/>
        <w:left w:val="none" w:sz="0" w:space="0" w:color="auto"/>
        <w:bottom w:val="none" w:sz="0" w:space="0" w:color="auto"/>
        <w:right w:val="none" w:sz="0" w:space="0" w:color="auto"/>
      </w:divBdr>
    </w:div>
    <w:div w:id="1082683863">
      <w:bodyDiv w:val="1"/>
      <w:marLeft w:val="0"/>
      <w:marRight w:val="0"/>
      <w:marTop w:val="0"/>
      <w:marBottom w:val="0"/>
      <w:divBdr>
        <w:top w:val="none" w:sz="0" w:space="0" w:color="auto"/>
        <w:left w:val="none" w:sz="0" w:space="0" w:color="auto"/>
        <w:bottom w:val="none" w:sz="0" w:space="0" w:color="auto"/>
        <w:right w:val="none" w:sz="0" w:space="0" w:color="auto"/>
      </w:divBdr>
    </w:div>
    <w:div w:id="1082723745">
      <w:bodyDiv w:val="1"/>
      <w:marLeft w:val="0"/>
      <w:marRight w:val="0"/>
      <w:marTop w:val="0"/>
      <w:marBottom w:val="0"/>
      <w:divBdr>
        <w:top w:val="none" w:sz="0" w:space="0" w:color="auto"/>
        <w:left w:val="none" w:sz="0" w:space="0" w:color="auto"/>
        <w:bottom w:val="none" w:sz="0" w:space="0" w:color="auto"/>
        <w:right w:val="none" w:sz="0" w:space="0" w:color="auto"/>
      </w:divBdr>
    </w:div>
    <w:div w:id="1082946195">
      <w:bodyDiv w:val="1"/>
      <w:marLeft w:val="0"/>
      <w:marRight w:val="0"/>
      <w:marTop w:val="0"/>
      <w:marBottom w:val="0"/>
      <w:divBdr>
        <w:top w:val="none" w:sz="0" w:space="0" w:color="auto"/>
        <w:left w:val="none" w:sz="0" w:space="0" w:color="auto"/>
        <w:bottom w:val="none" w:sz="0" w:space="0" w:color="auto"/>
        <w:right w:val="none" w:sz="0" w:space="0" w:color="auto"/>
      </w:divBdr>
    </w:div>
    <w:div w:id="1083137146">
      <w:bodyDiv w:val="1"/>
      <w:marLeft w:val="0"/>
      <w:marRight w:val="0"/>
      <w:marTop w:val="0"/>
      <w:marBottom w:val="0"/>
      <w:divBdr>
        <w:top w:val="none" w:sz="0" w:space="0" w:color="auto"/>
        <w:left w:val="none" w:sz="0" w:space="0" w:color="auto"/>
        <w:bottom w:val="none" w:sz="0" w:space="0" w:color="auto"/>
        <w:right w:val="none" w:sz="0" w:space="0" w:color="auto"/>
      </w:divBdr>
    </w:div>
    <w:div w:id="1083406961">
      <w:bodyDiv w:val="1"/>
      <w:marLeft w:val="0"/>
      <w:marRight w:val="0"/>
      <w:marTop w:val="0"/>
      <w:marBottom w:val="0"/>
      <w:divBdr>
        <w:top w:val="none" w:sz="0" w:space="0" w:color="auto"/>
        <w:left w:val="none" w:sz="0" w:space="0" w:color="auto"/>
        <w:bottom w:val="none" w:sz="0" w:space="0" w:color="auto"/>
        <w:right w:val="none" w:sz="0" w:space="0" w:color="auto"/>
      </w:divBdr>
    </w:div>
    <w:div w:id="1084494227">
      <w:bodyDiv w:val="1"/>
      <w:marLeft w:val="0"/>
      <w:marRight w:val="0"/>
      <w:marTop w:val="0"/>
      <w:marBottom w:val="0"/>
      <w:divBdr>
        <w:top w:val="none" w:sz="0" w:space="0" w:color="auto"/>
        <w:left w:val="none" w:sz="0" w:space="0" w:color="auto"/>
        <w:bottom w:val="none" w:sz="0" w:space="0" w:color="auto"/>
        <w:right w:val="none" w:sz="0" w:space="0" w:color="auto"/>
      </w:divBdr>
    </w:div>
    <w:div w:id="1084649036">
      <w:bodyDiv w:val="1"/>
      <w:marLeft w:val="0"/>
      <w:marRight w:val="0"/>
      <w:marTop w:val="0"/>
      <w:marBottom w:val="0"/>
      <w:divBdr>
        <w:top w:val="none" w:sz="0" w:space="0" w:color="auto"/>
        <w:left w:val="none" w:sz="0" w:space="0" w:color="auto"/>
        <w:bottom w:val="none" w:sz="0" w:space="0" w:color="auto"/>
        <w:right w:val="none" w:sz="0" w:space="0" w:color="auto"/>
      </w:divBdr>
    </w:div>
    <w:div w:id="1084717319">
      <w:bodyDiv w:val="1"/>
      <w:marLeft w:val="0"/>
      <w:marRight w:val="0"/>
      <w:marTop w:val="0"/>
      <w:marBottom w:val="0"/>
      <w:divBdr>
        <w:top w:val="none" w:sz="0" w:space="0" w:color="auto"/>
        <w:left w:val="none" w:sz="0" w:space="0" w:color="auto"/>
        <w:bottom w:val="none" w:sz="0" w:space="0" w:color="auto"/>
        <w:right w:val="none" w:sz="0" w:space="0" w:color="auto"/>
      </w:divBdr>
    </w:div>
    <w:div w:id="1084762725">
      <w:bodyDiv w:val="1"/>
      <w:marLeft w:val="0"/>
      <w:marRight w:val="0"/>
      <w:marTop w:val="0"/>
      <w:marBottom w:val="0"/>
      <w:divBdr>
        <w:top w:val="none" w:sz="0" w:space="0" w:color="auto"/>
        <w:left w:val="none" w:sz="0" w:space="0" w:color="auto"/>
        <w:bottom w:val="none" w:sz="0" w:space="0" w:color="auto"/>
        <w:right w:val="none" w:sz="0" w:space="0" w:color="auto"/>
      </w:divBdr>
    </w:div>
    <w:div w:id="1084956254">
      <w:bodyDiv w:val="1"/>
      <w:marLeft w:val="0"/>
      <w:marRight w:val="0"/>
      <w:marTop w:val="0"/>
      <w:marBottom w:val="0"/>
      <w:divBdr>
        <w:top w:val="none" w:sz="0" w:space="0" w:color="auto"/>
        <w:left w:val="none" w:sz="0" w:space="0" w:color="auto"/>
        <w:bottom w:val="none" w:sz="0" w:space="0" w:color="auto"/>
        <w:right w:val="none" w:sz="0" w:space="0" w:color="auto"/>
      </w:divBdr>
    </w:div>
    <w:div w:id="1085148837">
      <w:bodyDiv w:val="1"/>
      <w:marLeft w:val="0"/>
      <w:marRight w:val="0"/>
      <w:marTop w:val="0"/>
      <w:marBottom w:val="0"/>
      <w:divBdr>
        <w:top w:val="none" w:sz="0" w:space="0" w:color="auto"/>
        <w:left w:val="none" w:sz="0" w:space="0" w:color="auto"/>
        <w:bottom w:val="none" w:sz="0" w:space="0" w:color="auto"/>
        <w:right w:val="none" w:sz="0" w:space="0" w:color="auto"/>
      </w:divBdr>
    </w:div>
    <w:div w:id="1085348299">
      <w:bodyDiv w:val="1"/>
      <w:marLeft w:val="0"/>
      <w:marRight w:val="0"/>
      <w:marTop w:val="0"/>
      <w:marBottom w:val="0"/>
      <w:divBdr>
        <w:top w:val="none" w:sz="0" w:space="0" w:color="auto"/>
        <w:left w:val="none" w:sz="0" w:space="0" w:color="auto"/>
        <w:bottom w:val="none" w:sz="0" w:space="0" w:color="auto"/>
        <w:right w:val="none" w:sz="0" w:space="0" w:color="auto"/>
      </w:divBdr>
    </w:div>
    <w:div w:id="1085496156">
      <w:bodyDiv w:val="1"/>
      <w:marLeft w:val="0"/>
      <w:marRight w:val="0"/>
      <w:marTop w:val="0"/>
      <w:marBottom w:val="0"/>
      <w:divBdr>
        <w:top w:val="none" w:sz="0" w:space="0" w:color="auto"/>
        <w:left w:val="none" w:sz="0" w:space="0" w:color="auto"/>
        <w:bottom w:val="none" w:sz="0" w:space="0" w:color="auto"/>
        <w:right w:val="none" w:sz="0" w:space="0" w:color="auto"/>
      </w:divBdr>
    </w:div>
    <w:div w:id="1085570537">
      <w:bodyDiv w:val="1"/>
      <w:marLeft w:val="0"/>
      <w:marRight w:val="0"/>
      <w:marTop w:val="0"/>
      <w:marBottom w:val="0"/>
      <w:divBdr>
        <w:top w:val="none" w:sz="0" w:space="0" w:color="auto"/>
        <w:left w:val="none" w:sz="0" w:space="0" w:color="auto"/>
        <w:bottom w:val="none" w:sz="0" w:space="0" w:color="auto"/>
        <w:right w:val="none" w:sz="0" w:space="0" w:color="auto"/>
      </w:divBdr>
    </w:div>
    <w:div w:id="1085691644">
      <w:bodyDiv w:val="1"/>
      <w:marLeft w:val="0"/>
      <w:marRight w:val="0"/>
      <w:marTop w:val="0"/>
      <w:marBottom w:val="0"/>
      <w:divBdr>
        <w:top w:val="none" w:sz="0" w:space="0" w:color="auto"/>
        <w:left w:val="none" w:sz="0" w:space="0" w:color="auto"/>
        <w:bottom w:val="none" w:sz="0" w:space="0" w:color="auto"/>
        <w:right w:val="none" w:sz="0" w:space="0" w:color="auto"/>
      </w:divBdr>
    </w:div>
    <w:div w:id="1085759573">
      <w:bodyDiv w:val="1"/>
      <w:marLeft w:val="0"/>
      <w:marRight w:val="0"/>
      <w:marTop w:val="0"/>
      <w:marBottom w:val="0"/>
      <w:divBdr>
        <w:top w:val="none" w:sz="0" w:space="0" w:color="auto"/>
        <w:left w:val="none" w:sz="0" w:space="0" w:color="auto"/>
        <w:bottom w:val="none" w:sz="0" w:space="0" w:color="auto"/>
        <w:right w:val="none" w:sz="0" w:space="0" w:color="auto"/>
      </w:divBdr>
    </w:div>
    <w:div w:id="1085951923">
      <w:bodyDiv w:val="1"/>
      <w:marLeft w:val="0"/>
      <w:marRight w:val="0"/>
      <w:marTop w:val="0"/>
      <w:marBottom w:val="0"/>
      <w:divBdr>
        <w:top w:val="none" w:sz="0" w:space="0" w:color="auto"/>
        <w:left w:val="none" w:sz="0" w:space="0" w:color="auto"/>
        <w:bottom w:val="none" w:sz="0" w:space="0" w:color="auto"/>
        <w:right w:val="none" w:sz="0" w:space="0" w:color="auto"/>
      </w:divBdr>
    </w:div>
    <w:div w:id="1085952937">
      <w:bodyDiv w:val="1"/>
      <w:marLeft w:val="0"/>
      <w:marRight w:val="0"/>
      <w:marTop w:val="0"/>
      <w:marBottom w:val="0"/>
      <w:divBdr>
        <w:top w:val="none" w:sz="0" w:space="0" w:color="auto"/>
        <w:left w:val="none" w:sz="0" w:space="0" w:color="auto"/>
        <w:bottom w:val="none" w:sz="0" w:space="0" w:color="auto"/>
        <w:right w:val="none" w:sz="0" w:space="0" w:color="auto"/>
      </w:divBdr>
    </w:div>
    <w:div w:id="1086077990">
      <w:bodyDiv w:val="1"/>
      <w:marLeft w:val="0"/>
      <w:marRight w:val="0"/>
      <w:marTop w:val="0"/>
      <w:marBottom w:val="0"/>
      <w:divBdr>
        <w:top w:val="none" w:sz="0" w:space="0" w:color="auto"/>
        <w:left w:val="none" w:sz="0" w:space="0" w:color="auto"/>
        <w:bottom w:val="none" w:sz="0" w:space="0" w:color="auto"/>
        <w:right w:val="none" w:sz="0" w:space="0" w:color="auto"/>
      </w:divBdr>
    </w:div>
    <w:div w:id="1086148941">
      <w:bodyDiv w:val="1"/>
      <w:marLeft w:val="0"/>
      <w:marRight w:val="0"/>
      <w:marTop w:val="0"/>
      <w:marBottom w:val="0"/>
      <w:divBdr>
        <w:top w:val="none" w:sz="0" w:space="0" w:color="auto"/>
        <w:left w:val="none" w:sz="0" w:space="0" w:color="auto"/>
        <w:bottom w:val="none" w:sz="0" w:space="0" w:color="auto"/>
        <w:right w:val="none" w:sz="0" w:space="0" w:color="auto"/>
      </w:divBdr>
    </w:div>
    <w:div w:id="1086264413">
      <w:bodyDiv w:val="1"/>
      <w:marLeft w:val="0"/>
      <w:marRight w:val="0"/>
      <w:marTop w:val="0"/>
      <w:marBottom w:val="0"/>
      <w:divBdr>
        <w:top w:val="none" w:sz="0" w:space="0" w:color="auto"/>
        <w:left w:val="none" w:sz="0" w:space="0" w:color="auto"/>
        <w:bottom w:val="none" w:sz="0" w:space="0" w:color="auto"/>
        <w:right w:val="none" w:sz="0" w:space="0" w:color="auto"/>
      </w:divBdr>
    </w:div>
    <w:div w:id="1086271973">
      <w:bodyDiv w:val="1"/>
      <w:marLeft w:val="0"/>
      <w:marRight w:val="0"/>
      <w:marTop w:val="0"/>
      <w:marBottom w:val="0"/>
      <w:divBdr>
        <w:top w:val="none" w:sz="0" w:space="0" w:color="auto"/>
        <w:left w:val="none" w:sz="0" w:space="0" w:color="auto"/>
        <w:bottom w:val="none" w:sz="0" w:space="0" w:color="auto"/>
        <w:right w:val="none" w:sz="0" w:space="0" w:color="auto"/>
      </w:divBdr>
    </w:div>
    <w:div w:id="1086462383">
      <w:bodyDiv w:val="1"/>
      <w:marLeft w:val="0"/>
      <w:marRight w:val="0"/>
      <w:marTop w:val="0"/>
      <w:marBottom w:val="0"/>
      <w:divBdr>
        <w:top w:val="none" w:sz="0" w:space="0" w:color="auto"/>
        <w:left w:val="none" w:sz="0" w:space="0" w:color="auto"/>
        <w:bottom w:val="none" w:sz="0" w:space="0" w:color="auto"/>
        <w:right w:val="none" w:sz="0" w:space="0" w:color="auto"/>
      </w:divBdr>
    </w:div>
    <w:div w:id="1086534772">
      <w:bodyDiv w:val="1"/>
      <w:marLeft w:val="0"/>
      <w:marRight w:val="0"/>
      <w:marTop w:val="0"/>
      <w:marBottom w:val="0"/>
      <w:divBdr>
        <w:top w:val="none" w:sz="0" w:space="0" w:color="auto"/>
        <w:left w:val="none" w:sz="0" w:space="0" w:color="auto"/>
        <w:bottom w:val="none" w:sz="0" w:space="0" w:color="auto"/>
        <w:right w:val="none" w:sz="0" w:space="0" w:color="auto"/>
      </w:divBdr>
    </w:div>
    <w:div w:id="1087073426">
      <w:bodyDiv w:val="1"/>
      <w:marLeft w:val="0"/>
      <w:marRight w:val="0"/>
      <w:marTop w:val="0"/>
      <w:marBottom w:val="0"/>
      <w:divBdr>
        <w:top w:val="none" w:sz="0" w:space="0" w:color="auto"/>
        <w:left w:val="none" w:sz="0" w:space="0" w:color="auto"/>
        <w:bottom w:val="none" w:sz="0" w:space="0" w:color="auto"/>
        <w:right w:val="none" w:sz="0" w:space="0" w:color="auto"/>
      </w:divBdr>
    </w:div>
    <w:div w:id="1087308815">
      <w:bodyDiv w:val="1"/>
      <w:marLeft w:val="0"/>
      <w:marRight w:val="0"/>
      <w:marTop w:val="0"/>
      <w:marBottom w:val="0"/>
      <w:divBdr>
        <w:top w:val="none" w:sz="0" w:space="0" w:color="auto"/>
        <w:left w:val="none" w:sz="0" w:space="0" w:color="auto"/>
        <w:bottom w:val="none" w:sz="0" w:space="0" w:color="auto"/>
        <w:right w:val="none" w:sz="0" w:space="0" w:color="auto"/>
      </w:divBdr>
    </w:div>
    <w:div w:id="1087656432">
      <w:bodyDiv w:val="1"/>
      <w:marLeft w:val="0"/>
      <w:marRight w:val="0"/>
      <w:marTop w:val="0"/>
      <w:marBottom w:val="0"/>
      <w:divBdr>
        <w:top w:val="none" w:sz="0" w:space="0" w:color="auto"/>
        <w:left w:val="none" w:sz="0" w:space="0" w:color="auto"/>
        <w:bottom w:val="none" w:sz="0" w:space="0" w:color="auto"/>
        <w:right w:val="none" w:sz="0" w:space="0" w:color="auto"/>
      </w:divBdr>
    </w:div>
    <w:div w:id="1087724971">
      <w:bodyDiv w:val="1"/>
      <w:marLeft w:val="0"/>
      <w:marRight w:val="0"/>
      <w:marTop w:val="0"/>
      <w:marBottom w:val="0"/>
      <w:divBdr>
        <w:top w:val="none" w:sz="0" w:space="0" w:color="auto"/>
        <w:left w:val="none" w:sz="0" w:space="0" w:color="auto"/>
        <w:bottom w:val="none" w:sz="0" w:space="0" w:color="auto"/>
        <w:right w:val="none" w:sz="0" w:space="0" w:color="auto"/>
      </w:divBdr>
    </w:div>
    <w:div w:id="1087849286">
      <w:bodyDiv w:val="1"/>
      <w:marLeft w:val="0"/>
      <w:marRight w:val="0"/>
      <w:marTop w:val="0"/>
      <w:marBottom w:val="0"/>
      <w:divBdr>
        <w:top w:val="none" w:sz="0" w:space="0" w:color="auto"/>
        <w:left w:val="none" w:sz="0" w:space="0" w:color="auto"/>
        <w:bottom w:val="none" w:sz="0" w:space="0" w:color="auto"/>
        <w:right w:val="none" w:sz="0" w:space="0" w:color="auto"/>
      </w:divBdr>
    </w:div>
    <w:div w:id="1088039696">
      <w:bodyDiv w:val="1"/>
      <w:marLeft w:val="0"/>
      <w:marRight w:val="0"/>
      <w:marTop w:val="0"/>
      <w:marBottom w:val="0"/>
      <w:divBdr>
        <w:top w:val="none" w:sz="0" w:space="0" w:color="auto"/>
        <w:left w:val="none" w:sz="0" w:space="0" w:color="auto"/>
        <w:bottom w:val="none" w:sz="0" w:space="0" w:color="auto"/>
        <w:right w:val="none" w:sz="0" w:space="0" w:color="auto"/>
      </w:divBdr>
    </w:div>
    <w:div w:id="1088117603">
      <w:bodyDiv w:val="1"/>
      <w:marLeft w:val="0"/>
      <w:marRight w:val="0"/>
      <w:marTop w:val="0"/>
      <w:marBottom w:val="0"/>
      <w:divBdr>
        <w:top w:val="none" w:sz="0" w:space="0" w:color="auto"/>
        <w:left w:val="none" w:sz="0" w:space="0" w:color="auto"/>
        <w:bottom w:val="none" w:sz="0" w:space="0" w:color="auto"/>
        <w:right w:val="none" w:sz="0" w:space="0" w:color="auto"/>
      </w:divBdr>
    </w:div>
    <w:div w:id="1088305261">
      <w:bodyDiv w:val="1"/>
      <w:marLeft w:val="0"/>
      <w:marRight w:val="0"/>
      <w:marTop w:val="0"/>
      <w:marBottom w:val="0"/>
      <w:divBdr>
        <w:top w:val="none" w:sz="0" w:space="0" w:color="auto"/>
        <w:left w:val="none" w:sz="0" w:space="0" w:color="auto"/>
        <w:bottom w:val="none" w:sz="0" w:space="0" w:color="auto"/>
        <w:right w:val="none" w:sz="0" w:space="0" w:color="auto"/>
      </w:divBdr>
    </w:div>
    <w:div w:id="1088690801">
      <w:bodyDiv w:val="1"/>
      <w:marLeft w:val="0"/>
      <w:marRight w:val="0"/>
      <w:marTop w:val="0"/>
      <w:marBottom w:val="0"/>
      <w:divBdr>
        <w:top w:val="none" w:sz="0" w:space="0" w:color="auto"/>
        <w:left w:val="none" w:sz="0" w:space="0" w:color="auto"/>
        <w:bottom w:val="none" w:sz="0" w:space="0" w:color="auto"/>
        <w:right w:val="none" w:sz="0" w:space="0" w:color="auto"/>
      </w:divBdr>
    </w:div>
    <w:div w:id="1088693711">
      <w:bodyDiv w:val="1"/>
      <w:marLeft w:val="0"/>
      <w:marRight w:val="0"/>
      <w:marTop w:val="0"/>
      <w:marBottom w:val="0"/>
      <w:divBdr>
        <w:top w:val="none" w:sz="0" w:space="0" w:color="auto"/>
        <w:left w:val="none" w:sz="0" w:space="0" w:color="auto"/>
        <w:bottom w:val="none" w:sz="0" w:space="0" w:color="auto"/>
        <w:right w:val="none" w:sz="0" w:space="0" w:color="auto"/>
      </w:divBdr>
    </w:div>
    <w:div w:id="1088694591">
      <w:bodyDiv w:val="1"/>
      <w:marLeft w:val="0"/>
      <w:marRight w:val="0"/>
      <w:marTop w:val="0"/>
      <w:marBottom w:val="0"/>
      <w:divBdr>
        <w:top w:val="none" w:sz="0" w:space="0" w:color="auto"/>
        <w:left w:val="none" w:sz="0" w:space="0" w:color="auto"/>
        <w:bottom w:val="none" w:sz="0" w:space="0" w:color="auto"/>
        <w:right w:val="none" w:sz="0" w:space="0" w:color="auto"/>
      </w:divBdr>
    </w:div>
    <w:div w:id="1088765983">
      <w:bodyDiv w:val="1"/>
      <w:marLeft w:val="0"/>
      <w:marRight w:val="0"/>
      <w:marTop w:val="0"/>
      <w:marBottom w:val="0"/>
      <w:divBdr>
        <w:top w:val="none" w:sz="0" w:space="0" w:color="auto"/>
        <w:left w:val="none" w:sz="0" w:space="0" w:color="auto"/>
        <w:bottom w:val="none" w:sz="0" w:space="0" w:color="auto"/>
        <w:right w:val="none" w:sz="0" w:space="0" w:color="auto"/>
      </w:divBdr>
    </w:div>
    <w:div w:id="1088775088">
      <w:bodyDiv w:val="1"/>
      <w:marLeft w:val="0"/>
      <w:marRight w:val="0"/>
      <w:marTop w:val="0"/>
      <w:marBottom w:val="0"/>
      <w:divBdr>
        <w:top w:val="none" w:sz="0" w:space="0" w:color="auto"/>
        <w:left w:val="none" w:sz="0" w:space="0" w:color="auto"/>
        <w:bottom w:val="none" w:sz="0" w:space="0" w:color="auto"/>
        <w:right w:val="none" w:sz="0" w:space="0" w:color="auto"/>
      </w:divBdr>
    </w:div>
    <w:div w:id="1088842944">
      <w:bodyDiv w:val="1"/>
      <w:marLeft w:val="0"/>
      <w:marRight w:val="0"/>
      <w:marTop w:val="0"/>
      <w:marBottom w:val="0"/>
      <w:divBdr>
        <w:top w:val="none" w:sz="0" w:space="0" w:color="auto"/>
        <w:left w:val="none" w:sz="0" w:space="0" w:color="auto"/>
        <w:bottom w:val="none" w:sz="0" w:space="0" w:color="auto"/>
        <w:right w:val="none" w:sz="0" w:space="0" w:color="auto"/>
      </w:divBdr>
    </w:div>
    <w:div w:id="1089424870">
      <w:bodyDiv w:val="1"/>
      <w:marLeft w:val="0"/>
      <w:marRight w:val="0"/>
      <w:marTop w:val="0"/>
      <w:marBottom w:val="0"/>
      <w:divBdr>
        <w:top w:val="none" w:sz="0" w:space="0" w:color="auto"/>
        <w:left w:val="none" w:sz="0" w:space="0" w:color="auto"/>
        <w:bottom w:val="none" w:sz="0" w:space="0" w:color="auto"/>
        <w:right w:val="none" w:sz="0" w:space="0" w:color="auto"/>
      </w:divBdr>
    </w:div>
    <w:div w:id="1089539813">
      <w:bodyDiv w:val="1"/>
      <w:marLeft w:val="0"/>
      <w:marRight w:val="0"/>
      <w:marTop w:val="0"/>
      <w:marBottom w:val="0"/>
      <w:divBdr>
        <w:top w:val="none" w:sz="0" w:space="0" w:color="auto"/>
        <w:left w:val="none" w:sz="0" w:space="0" w:color="auto"/>
        <w:bottom w:val="none" w:sz="0" w:space="0" w:color="auto"/>
        <w:right w:val="none" w:sz="0" w:space="0" w:color="auto"/>
      </w:divBdr>
    </w:div>
    <w:div w:id="1089694334">
      <w:bodyDiv w:val="1"/>
      <w:marLeft w:val="0"/>
      <w:marRight w:val="0"/>
      <w:marTop w:val="0"/>
      <w:marBottom w:val="0"/>
      <w:divBdr>
        <w:top w:val="none" w:sz="0" w:space="0" w:color="auto"/>
        <w:left w:val="none" w:sz="0" w:space="0" w:color="auto"/>
        <w:bottom w:val="none" w:sz="0" w:space="0" w:color="auto"/>
        <w:right w:val="none" w:sz="0" w:space="0" w:color="auto"/>
      </w:divBdr>
    </w:div>
    <w:div w:id="1089735316">
      <w:bodyDiv w:val="1"/>
      <w:marLeft w:val="0"/>
      <w:marRight w:val="0"/>
      <w:marTop w:val="0"/>
      <w:marBottom w:val="0"/>
      <w:divBdr>
        <w:top w:val="none" w:sz="0" w:space="0" w:color="auto"/>
        <w:left w:val="none" w:sz="0" w:space="0" w:color="auto"/>
        <w:bottom w:val="none" w:sz="0" w:space="0" w:color="auto"/>
        <w:right w:val="none" w:sz="0" w:space="0" w:color="auto"/>
      </w:divBdr>
    </w:div>
    <w:div w:id="1089740056">
      <w:bodyDiv w:val="1"/>
      <w:marLeft w:val="0"/>
      <w:marRight w:val="0"/>
      <w:marTop w:val="0"/>
      <w:marBottom w:val="0"/>
      <w:divBdr>
        <w:top w:val="none" w:sz="0" w:space="0" w:color="auto"/>
        <w:left w:val="none" w:sz="0" w:space="0" w:color="auto"/>
        <w:bottom w:val="none" w:sz="0" w:space="0" w:color="auto"/>
        <w:right w:val="none" w:sz="0" w:space="0" w:color="auto"/>
      </w:divBdr>
    </w:div>
    <w:div w:id="1089889927">
      <w:bodyDiv w:val="1"/>
      <w:marLeft w:val="0"/>
      <w:marRight w:val="0"/>
      <w:marTop w:val="0"/>
      <w:marBottom w:val="0"/>
      <w:divBdr>
        <w:top w:val="none" w:sz="0" w:space="0" w:color="auto"/>
        <w:left w:val="none" w:sz="0" w:space="0" w:color="auto"/>
        <w:bottom w:val="none" w:sz="0" w:space="0" w:color="auto"/>
        <w:right w:val="none" w:sz="0" w:space="0" w:color="auto"/>
      </w:divBdr>
    </w:div>
    <w:div w:id="1089932924">
      <w:bodyDiv w:val="1"/>
      <w:marLeft w:val="0"/>
      <w:marRight w:val="0"/>
      <w:marTop w:val="0"/>
      <w:marBottom w:val="0"/>
      <w:divBdr>
        <w:top w:val="none" w:sz="0" w:space="0" w:color="auto"/>
        <w:left w:val="none" w:sz="0" w:space="0" w:color="auto"/>
        <w:bottom w:val="none" w:sz="0" w:space="0" w:color="auto"/>
        <w:right w:val="none" w:sz="0" w:space="0" w:color="auto"/>
      </w:divBdr>
    </w:div>
    <w:div w:id="1089961309">
      <w:bodyDiv w:val="1"/>
      <w:marLeft w:val="0"/>
      <w:marRight w:val="0"/>
      <w:marTop w:val="0"/>
      <w:marBottom w:val="0"/>
      <w:divBdr>
        <w:top w:val="none" w:sz="0" w:space="0" w:color="auto"/>
        <w:left w:val="none" w:sz="0" w:space="0" w:color="auto"/>
        <w:bottom w:val="none" w:sz="0" w:space="0" w:color="auto"/>
        <w:right w:val="none" w:sz="0" w:space="0" w:color="auto"/>
      </w:divBdr>
    </w:div>
    <w:div w:id="1090086192">
      <w:bodyDiv w:val="1"/>
      <w:marLeft w:val="0"/>
      <w:marRight w:val="0"/>
      <w:marTop w:val="0"/>
      <w:marBottom w:val="0"/>
      <w:divBdr>
        <w:top w:val="none" w:sz="0" w:space="0" w:color="auto"/>
        <w:left w:val="none" w:sz="0" w:space="0" w:color="auto"/>
        <w:bottom w:val="none" w:sz="0" w:space="0" w:color="auto"/>
        <w:right w:val="none" w:sz="0" w:space="0" w:color="auto"/>
      </w:divBdr>
    </w:div>
    <w:div w:id="1090128498">
      <w:bodyDiv w:val="1"/>
      <w:marLeft w:val="0"/>
      <w:marRight w:val="0"/>
      <w:marTop w:val="0"/>
      <w:marBottom w:val="0"/>
      <w:divBdr>
        <w:top w:val="none" w:sz="0" w:space="0" w:color="auto"/>
        <w:left w:val="none" w:sz="0" w:space="0" w:color="auto"/>
        <w:bottom w:val="none" w:sz="0" w:space="0" w:color="auto"/>
        <w:right w:val="none" w:sz="0" w:space="0" w:color="auto"/>
      </w:divBdr>
    </w:div>
    <w:div w:id="1090158404">
      <w:bodyDiv w:val="1"/>
      <w:marLeft w:val="0"/>
      <w:marRight w:val="0"/>
      <w:marTop w:val="0"/>
      <w:marBottom w:val="0"/>
      <w:divBdr>
        <w:top w:val="none" w:sz="0" w:space="0" w:color="auto"/>
        <w:left w:val="none" w:sz="0" w:space="0" w:color="auto"/>
        <w:bottom w:val="none" w:sz="0" w:space="0" w:color="auto"/>
        <w:right w:val="none" w:sz="0" w:space="0" w:color="auto"/>
      </w:divBdr>
    </w:div>
    <w:div w:id="1090270070">
      <w:bodyDiv w:val="1"/>
      <w:marLeft w:val="0"/>
      <w:marRight w:val="0"/>
      <w:marTop w:val="0"/>
      <w:marBottom w:val="0"/>
      <w:divBdr>
        <w:top w:val="none" w:sz="0" w:space="0" w:color="auto"/>
        <w:left w:val="none" w:sz="0" w:space="0" w:color="auto"/>
        <w:bottom w:val="none" w:sz="0" w:space="0" w:color="auto"/>
        <w:right w:val="none" w:sz="0" w:space="0" w:color="auto"/>
      </w:divBdr>
    </w:div>
    <w:div w:id="1090348516">
      <w:bodyDiv w:val="1"/>
      <w:marLeft w:val="0"/>
      <w:marRight w:val="0"/>
      <w:marTop w:val="0"/>
      <w:marBottom w:val="0"/>
      <w:divBdr>
        <w:top w:val="none" w:sz="0" w:space="0" w:color="auto"/>
        <w:left w:val="none" w:sz="0" w:space="0" w:color="auto"/>
        <w:bottom w:val="none" w:sz="0" w:space="0" w:color="auto"/>
        <w:right w:val="none" w:sz="0" w:space="0" w:color="auto"/>
      </w:divBdr>
    </w:div>
    <w:div w:id="1090808166">
      <w:bodyDiv w:val="1"/>
      <w:marLeft w:val="0"/>
      <w:marRight w:val="0"/>
      <w:marTop w:val="0"/>
      <w:marBottom w:val="0"/>
      <w:divBdr>
        <w:top w:val="none" w:sz="0" w:space="0" w:color="auto"/>
        <w:left w:val="none" w:sz="0" w:space="0" w:color="auto"/>
        <w:bottom w:val="none" w:sz="0" w:space="0" w:color="auto"/>
        <w:right w:val="none" w:sz="0" w:space="0" w:color="auto"/>
      </w:divBdr>
    </w:div>
    <w:div w:id="1090855438">
      <w:bodyDiv w:val="1"/>
      <w:marLeft w:val="0"/>
      <w:marRight w:val="0"/>
      <w:marTop w:val="0"/>
      <w:marBottom w:val="0"/>
      <w:divBdr>
        <w:top w:val="none" w:sz="0" w:space="0" w:color="auto"/>
        <w:left w:val="none" w:sz="0" w:space="0" w:color="auto"/>
        <w:bottom w:val="none" w:sz="0" w:space="0" w:color="auto"/>
        <w:right w:val="none" w:sz="0" w:space="0" w:color="auto"/>
      </w:divBdr>
    </w:div>
    <w:div w:id="1091121871">
      <w:bodyDiv w:val="1"/>
      <w:marLeft w:val="0"/>
      <w:marRight w:val="0"/>
      <w:marTop w:val="0"/>
      <w:marBottom w:val="0"/>
      <w:divBdr>
        <w:top w:val="none" w:sz="0" w:space="0" w:color="auto"/>
        <w:left w:val="none" w:sz="0" w:space="0" w:color="auto"/>
        <w:bottom w:val="none" w:sz="0" w:space="0" w:color="auto"/>
        <w:right w:val="none" w:sz="0" w:space="0" w:color="auto"/>
      </w:divBdr>
    </w:div>
    <w:div w:id="1091244275">
      <w:bodyDiv w:val="1"/>
      <w:marLeft w:val="0"/>
      <w:marRight w:val="0"/>
      <w:marTop w:val="0"/>
      <w:marBottom w:val="0"/>
      <w:divBdr>
        <w:top w:val="none" w:sz="0" w:space="0" w:color="auto"/>
        <w:left w:val="none" w:sz="0" w:space="0" w:color="auto"/>
        <w:bottom w:val="none" w:sz="0" w:space="0" w:color="auto"/>
        <w:right w:val="none" w:sz="0" w:space="0" w:color="auto"/>
      </w:divBdr>
    </w:div>
    <w:div w:id="1091314992">
      <w:bodyDiv w:val="1"/>
      <w:marLeft w:val="0"/>
      <w:marRight w:val="0"/>
      <w:marTop w:val="0"/>
      <w:marBottom w:val="0"/>
      <w:divBdr>
        <w:top w:val="none" w:sz="0" w:space="0" w:color="auto"/>
        <w:left w:val="none" w:sz="0" w:space="0" w:color="auto"/>
        <w:bottom w:val="none" w:sz="0" w:space="0" w:color="auto"/>
        <w:right w:val="none" w:sz="0" w:space="0" w:color="auto"/>
      </w:divBdr>
    </w:div>
    <w:div w:id="1091781430">
      <w:bodyDiv w:val="1"/>
      <w:marLeft w:val="0"/>
      <w:marRight w:val="0"/>
      <w:marTop w:val="0"/>
      <w:marBottom w:val="0"/>
      <w:divBdr>
        <w:top w:val="none" w:sz="0" w:space="0" w:color="auto"/>
        <w:left w:val="none" w:sz="0" w:space="0" w:color="auto"/>
        <w:bottom w:val="none" w:sz="0" w:space="0" w:color="auto"/>
        <w:right w:val="none" w:sz="0" w:space="0" w:color="auto"/>
      </w:divBdr>
    </w:div>
    <w:div w:id="1092123509">
      <w:bodyDiv w:val="1"/>
      <w:marLeft w:val="0"/>
      <w:marRight w:val="0"/>
      <w:marTop w:val="0"/>
      <w:marBottom w:val="0"/>
      <w:divBdr>
        <w:top w:val="none" w:sz="0" w:space="0" w:color="auto"/>
        <w:left w:val="none" w:sz="0" w:space="0" w:color="auto"/>
        <w:bottom w:val="none" w:sz="0" w:space="0" w:color="auto"/>
        <w:right w:val="none" w:sz="0" w:space="0" w:color="auto"/>
      </w:divBdr>
    </w:div>
    <w:div w:id="1092705723">
      <w:bodyDiv w:val="1"/>
      <w:marLeft w:val="0"/>
      <w:marRight w:val="0"/>
      <w:marTop w:val="0"/>
      <w:marBottom w:val="0"/>
      <w:divBdr>
        <w:top w:val="none" w:sz="0" w:space="0" w:color="auto"/>
        <w:left w:val="none" w:sz="0" w:space="0" w:color="auto"/>
        <w:bottom w:val="none" w:sz="0" w:space="0" w:color="auto"/>
        <w:right w:val="none" w:sz="0" w:space="0" w:color="auto"/>
      </w:divBdr>
    </w:div>
    <w:div w:id="1092896585">
      <w:bodyDiv w:val="1"/>
      <w:marLeft w:val="0"/>
      <w:marRight w:val="0"/>
      <w:marTop w:val="0"/>
      <w:marBottom w:val="0"/>
      <w:divBdr>
        <w:top w:val="none" w:sz="0" w:space="0" w:color="auto"/>
        <w:left w:val="none" w:sz="0" w:space="0" w:color="auto"/>
        <w:bottom w:val="none" w:sz="0" w:space="0" w:color="auto"/>
        <w:right w:val="none" w:sz="0" w:space="0" w:color="auto"/>
      </w:divBdr>
    </w:div>
    <w:div w:id="1092968199">
      <w:bodyDiv w:val="1"/>
      <w:marLeft w:val="0"/>
      <w:marRight w:val="0"/>
      <w:marTop w:val="0"/>
      <w:marBottom w:val="0"/>
      <w:divBdr>
        <w:top w:val="none" w:sz="0" w:space="0" w:color="auto"/>
        <w:left w:val="none" w:sz="0" w:space="0" w:color="auto"/>
        <w:bottom w:val="none" w:sz="0" w:space="0" w:color="auto"/>
        <w:right w:val="none" w:sz="0" w:space="0" w:color="auto"/>
      </w:divBdr>
    </w:div>
    <w:div w:id="1092974879">
      <w:bodyDiv w:val="1"/>
      <w:marLeft w:val="0"/>
      <w:marRight w:val="0"/>
      <w:marTop w:val="0"/>
      <w:marBottom w:val="0"/>
      <w:divBdr>
        <w:top w:val="none" w:sz="0" w:space="0" w:color="auto"/>
        <w:left w:val="none" w:sz="0" w:space="0" w:color="auto"/>
        <w:bottom w:val="none" w:sz="0" w:space="0" w:color="auto"/>
        <w:right w:val="none" w:sz="0" w:space="0" w:color="auto"/>
      </w:divBdr>
    </w:div>
    <w:div w:id="1093088976">
      <w:bodyDiv w:val="1"/>
      <w:marLeft w:val="0"/>
      <w:marRight w:val="0"/>
      <w:marTop w:val="0"/>
      <w:marBottom w:val="0"/>
      <w:divBdr>
        <w:top w:val="none" w:sz="0" w:space="0" w:color="auto"/>
        <w:left w:val="none" w:sz="0" w:space="0" w:color="auto"/>
        <w:bottom w:val="none" w:sz="0" w:space="0" w:color="auto"/>
        <w:right w:val="none" w:sz="0" w:space="0" w:color="auto"/>
      </w:divBdr>
    </w:div>
    <w:div w:id="1093163052">
      <w:bodyDiv w:val="1"/>
      <w:marLeft w:val="0"/>
      <w:marRight w:val="0"/>
      <w:marTop w:val="0"/>
      <w:marBottom w:val="0"/>
      <w:divBdr>
        <w:top w:val="none" w:sz="0" w:space="0" w:color="auto"/>
        <w:left w:val="none" w:sz="0" w:space="0" w:color="auto"/>
        <w:bottom w:val="none" w:sz="0" w:space="0" w:color="auto"/>
        <w:right w:val="none" w:sz="0" w:space="0" w:color="auto"/>
      </w:divBdr>
    </w:div>
    <w:div w:id="1093235518">
      <w:bodyDiv w:val="1"/>
      <w:marLeft w:val="0"/>
      <w:marRight w:val="0"/>
      <w:marTop w:val="0"/>
      <w:marBottom w:val="0"/>
      <w:divBdr>
        <w:top w:val="none" w:sz="0" w:space="0" w:color="auto"/>
        <w:left w:val="none" w:sz="0" w:space="0" w:color="auto"/>
        <w:bottom w:val="none" w:sz="0" w:space="0" w:color="auto"/>
        <w:right w:val="none" w:sz="0" w:space="0" w:color="auto"/>
      </w:divBdr>
    </w:div>
    <w:div w:id="1093354399">
      <w:bodyDiv w:val="1"/>
      <w:marLeft w:val="0"/>
      <w:marRight w:val="0"/>
      <w:marTop w:val="0"/>
      <w:marBottom w:val="0"/>
      <w:divBdr>
        <w:top w:val="none" w:sz="0" w:space="0" w:color="auto"/>
        <w:left w:val="none" w:sz="0" w:space="0" w:color="auto"/>
        <w:bottom w:val="none" w:sz="0" w:space="0" w:color="auto"/>
        <w:right w:val="none" w:sz="0" w:space="0" w:color="auto"/>
      </w:divBdr>
    </w:div>
    <w:div w:id="1093357588">
      <w:bodyDiv w:val="1"/>
      <w:marLeft w:val="0"/>
      <w:marRight w:val="0"/>
      <w:marTop w:val="0"/>
      <w:marBottom w:val="0"/>
      <w:divBdr>
        <w:top w:val="none" w:sz="0" w:space="0" w:color="auto"/>
        <w:left w:val="none" w:sz="0" w:space="0" w:color="auto"/>
        <w:bottom w:val="none" w:sz="0" w:space="0" w:color="auto"/>
        <w:right w:val="none" w:sz="0" w:space="0" w:color="auto"/>
      </w:divBdr>
    </w:div>
    <w:div w:id="1093433056">
      <w:bodyDiv w:val="1"/>
      <w:marLeft w:val="0"/>
      <w:marRight w:val="0"/>
      <w:marTop w:val="0"/>
      <w:marBottom w:val="0"/>
      <w:divBdr>
        <w:top w:val="none" w:sz="0" w:space="0" w:color="auto"/>
        <w:left w:val="none" w:sz="0" w:space="0" w:color="auto"/>
        <w:bottom w:val="none" w:sz="0" w:space="0" w:color="auto"/>
        <w:right w:val="none" w:sz="0" w:space="0" w:color="auto"/>
      </w:divBdr>
    </w:div>
    <w:div w:id="1093435303">
      <w:bodyDiv w:val="1"/>
      <w:marLeft w:val="0"/>
      <w:marRight w:val="0"/>
      <w:marTop w:val="0"/>
      <w:marBottom w:val="0"/>
      <w:divBdr>
        <w:top w:val="none" w:sz="0" w:space="0" w:color="auto"/>
        <w:left w:val="none" w:sz="0" w:space="0" w:color="auto"/>
        <w:bottom w:val="none" w:sz="0" w:space="0" w:color="auto"/>
        <w:right w:val="none" w:sz="0" w:space="0" w:color="auto"/>
      </w:divBdr>
    </w:div>
    <w:div w:id="1093548528">
      <w:bodyDiv w:val="1"/>
      <w:marLeft w:val="0"/>
      <w:marRight w:val="0"/>
      <w:marTop w:val="0"/>
      <w:marBottom w:val="0"/>
      <w:divBdr>
        <w:top w:val="none" w:sz="0" w:space="0" w:color="auto"/>
        <w:left w:val="none" w:sz="0" w:space="0" w:color="auto"/>
        <w:bottom w:val="none" w:sz="0" w:space="0" w:color="auto"/>
        <w:right w:val="none" w:sz="0" w:space="0" w:color="auto"/>
      </w:divBdr>
    </w:div>
    <w:div w:id="1094012222">
      <w:bodyDiv w:val="1"/>
      <w:marLeft w:val="0"/>
      <w:marRight w:val="0"/>
      <w:marTop w:val="0"/>
      <w:marBottom w:val="0"/>
      <w:divBdr>
        <w:top w:val="none" w:sz="0" w:space="0" w:color="auto"/>
        <w:left w:val="none" w:sz="0" w:space="0" w:color="auto"/>
        <w:bottom w:val="none" w:sz="0" w:space="0" w:color="auto"/>
        <w:right w:val="none" w:sz="0" w:space="0" w:color="auto"/>
      </w:divBdr>
    </w:div>
    <w:div w:id="1094324405">
      <w:bodyDiv w:val="1"/>
      <w:marLeft w:val="0"/>
      <w:marRight w:val="0"/>
      <w:marTop w:val="0"/>
      <w:marBottom w:val="0"/>
      <w:divBdr>
        <w:top w:val="none" w:sz="0" w:space="0" w:color="auto"/>
        <w:left w:val="none" w:sz="0" w:space="0" w:color="auto"/>
        <w:bottom w:val="none" w:sz="0" w:space="0" w:color="auto"/>
        <w:right w:val="none" w:sz="0" w:space="0" w:color="auto"/>
      </w:divBdr>
    </w:div>
    <w:div w:id="1094328293">
      <w:bodyDiv w:val="1"/>
      <w:marLeft w:val="0"/>
      <w:marRight w:val="0"/>
      <w:marTop w:val="0"/>
      <w:marBottom w:val="0"/>
      <w:divBdr>
        <w:top w:val="none" w:sz="0" w:space="0" w:color="auto"/>
        <w:left w:val="none" w:sz="0" w:space="0" w:color="auto"/>
        <w:bottom w:val="none" w:sz="0" w:space="0" w:color="auto"/>
        <w:right w:val="none" w:sz="0" w:space="0" w:color="auto"/>
      </w:divBdr>
    </w:div>
    <w:div w:id="1094395400">
      <w:bodyDiv w:val="1"/>
      <w:marLeft w:val="0"/>
      <w:marRight w:val="0"/>
      <w:marTop w:val="0"/>
      <w:marBottom w:val="0"/>
      <w:divBdr>
        <w:top w:val="none" w:sz="0" w:space="0" w:color="auto"/>
        <w:left w:val="none" w:sz="0" w:space="0" w:color="auto"/>
        <w:bottom w:val="none" w:sz="0" w:space="0" w:color="auto"/>
        <w:right w:val="none" w:sz="0" w:space="0" w:color="auto"/>
      </w:divBdr>
    </w:div>
    <w:div w:id="1094475677">
      <w:bodyDiv w:val="1"/>
      <w:marLeft w:val="0"/>
      <w:marRight w:val="0"/>
      <w:marTop w:val="0"/>
      <w:marBottom w:val="0"/>
      <w:divBdr>
        <w:top w:val="none" w:sz="0" w:space="0" w:color="auto"/>
        <w:left w:val="none" w:sz="0" w:space="0" w:color="auto"/>
        <w:bottom w:val="none" w:sz="0" w:space="0" w:color="auto"/>
        <w:right w:val="none" w:sz="0" w:space="0" w:color="auto"/>
      </w:divBdr>
    </w:div>
    <w:div w:id="1094545676">
      <w:bodyDiv w:val="1"/>
      <w:marLeft w:val="0"/>
      <w:marRight w:val="0"/>
      <w:marTop w:val="0"/>
      <w:marBottom w:val="0"/>
      <w:divBdr>
        <w:top w:val="none" w:sz="0" w:space="0" w:color="auto"/>
        <w:left w:val="none" w:sz="0" w:space="0" w:color="auto"/>
        <w:bottom w:val="none" w:sz="0" w:space="0" w:color="auto"/>
        <w:right w:val="none" w:sz="0" w:space="0" w:color="auto"/>
      </w:divBdr>
    </w:div>
    <w:div w:id="1094547491">
      <w:bodyDiv w:val="1"/>
      <w:marLeft w:val="0"/>
      <w:marRight w:val="0"/>
      <w:marTop w:val="0"/>
      <w:marBottom w:val="0"/>
      <w:divBdr>
        <w:top w:val="none" w:sz="0" w:space="0" w:color="auto"/>
        <w:left w:val="none" w:sz="0" w:space="0" w:color="auto"/>
        <w:bottom w:val="none" w:sz="0" w:space="0" w:color="auto"/>
        <w:right w:val="none" w:sz="0" w:space="0" w:color="auto"/>
      </w:divBdr>
    </w:div>
    <w:div w:id="1094668177">
      <w:bodyDiv w:val="1"/>
      <w:marLeft w:val="0"/>
      <w:marRight w:val="0"/>
      <w:marTop w:val="0"/>
      <w:marBottom w:val="0"/>
      <w:divBdr>
        <w:top w:val="none" w:sz="0" w:space="0" w:color="auto"/>
        <w:left w:val="none" w:sz="0" w:space="0" w:color="auto"/>
        <w:bottom w:val="none" w:sz="0" w:space="0" w:color="auto"/>
        <w:right w:val="none" w:sz="0" w:space="0" w:color="auto"/>
      </w:divBdr>
    </w:div>
    <w:div w:id="1094670134">
      <w:bodyDiv w:val="1"/>
      <w:marLeft w:val="0"/>
      <w:marRight w:val="0"/>
      <w:marTop w:val="0"/>
      <w:marBottom w:val="0"/>
      <w:divBdr>
        <w:top w:val="none" w:sz="0" w:space="0" w:color="auto"/>
        <w:left w:val="none" w:sz="0" w:space="0" w:color="auto"/>
        <w:bottom w:val="none" w:sz="0" w:space="0" w:color="auto"/>
        <w:right w:val="none" w:sz="0" w:space="0" w:color="auto"/>
      </w:divBdr>
    </w:div>
    <w:div w:id="1094933773">
      <w:bodyDiv w:val="1"/>
      <w:marLeft w:val="0"/>
      <w:marRight w:val="0"/>
      <w:marTop w:val="0"/>
      <w:marBottom w:val="0"/>
      <w:divBdr>
        <w:top w:val="none" w:sz="0" w:space="0" w:color="auto"/>
        <w:left w:val="none" w:sz="0" w:space="0" w:color="auto"/>
        <w:bottom w:val="none" w:sz="0" w:space="0" w:color="auto"/>
        <w:right w:val="none" w:sz="0" w:space="0" w:color="auto"/>
      </w:divBdr>
    </w:div>
    <w:div w:id="1094934310">
      <w:bodyDiv w:val="1"/>
      <w:marLeft w:val="0"/>
      <w:marRight w:val="0"/>
      <w:marTop w:val="0"/>
      <w:marBottom w:val="0"/>
      <w:divBdr>
        <w:top w:val="none" w:sz="0" w:space="0" w:color="auto"/>
        <w:left w:val="none" w:sz="0" w:space="0" w:color="auto"/>
        <w:bottom w:val="none" w:sz="0" w:space="0" w:color="auto"/>
        <w:right w:val="none" w:sz="0" w:space="0" w:color="auto"/>
      </w:divBdr>
    </w:div>
    <w:div w:id="1094975980">
      <w:bodyDiv w:val="1"/>
      <w:marLeft w:val="0"/>
      <w:marRight w:val="0"/>
      <w:marTop w:val="0"/>
      <w:marBottom w:val="0"/>
      <w:divBdr>
        <w:top w:val="none" w:sz="0" w:space="0" w:color="auto"/>
        <w:left w:val="none" w:sz="0" w:space="0" w:color="auto"/>
        <w:bottom w:val="none" w:sz="0" w:space="0" w:color="auto"/>
        <w:right w:val="none" w:sz="0" w:space="0" w:color="auto"/>
      </w:divBdr>
    </w:div>
    <w:div w:id="1095323014">
      <w:bodyDiv w:val="1"/>
      <w:marLeft w:val="0"/>
      <w:marRight w:val="0"/>
      <w:marTop w:val="0"/>
      <w:marBottom w:val="0"/>
      <w:divBdr>
        <w:top w:val="none" w:sz="0" w:space="0" w:color="auto"/>
        <w:left w:val="none" w:sz="0" w:space="0" w:color="auto"/>
        <w:bottom w:val="none" w:sz="0" w:space="0" w:color="auto"/>
        <w:right w:val="none" w:sz="0" w:space="0" w:color="auto"/>
      </w:divBdr>
    </w:div>
    <w:div w:id="1095591118">
      <w:bodyDiv w:val="1"/>
      <w:marLeft w:val="0"/>
      <w:marRight w:val="0"/>
      <w:marTop w:val="0"/>
      <w:marBottom w:val="0"/>
      <w:divBdr>
        <w:top w:val="none" w:sz="0" w:space="0" w:color="auto"/>
        <w:left w:val="none" w:sz="0" w:space="0" w:color="auto"/>
        <w:bottom w:val="none" w:sz="0" w:space="0" w:color="auto"/>
        <w:right w:val="none" w:sz="0" w:space="0" w:color="auto"/>
      </w:divBdr>
    </w:div>
    <w:div w:id="1095633590">
      <w:bodyDiv w:val="1"/>
      <w:marLeft w:val="0"/>
      <w:marRight w:val="0"/>
      <w:marTop w:val="0"/>
      <w:marBottom w:val="0"/>
      <w:divBdr>
        <w:top w:val="none" w:sz="0" w:space="0" w:color="auto"/>
        <w:left w:val="none" w:sz="0" w:space="0" w:color="auto"/>
        <w:bottom w:val="none" w:sz="0" w:space="0" w:color="auto"/>
        <w:right w:val="none" w:sz="0" w:space="0" w:color="auto"/>
      </w:divBdr>
    </w:div>
    <w:div w:id="1095710647">
      <w:bodyDiv w:val="1"/>
      <w:marLeft w:val="0"/>
      <w:marRight w:val="0"/>
      <w:marTop w:val="0"/>
      <w:marBottom w:val="0"/>
      <w:divBdr>
        <w:top w:val="none" w:sz="0" w:space="0" w:color="auto"/>
        <w:left w:val="none" w:sz="0" w:space="0" w:color="auto"/>
        <w:bottom w:val="none" w:sz="0" w:space="0" w:color="auto"/>
        <w:right w:val="none" w:sz="0" w:space="0" w:color="auto"/>
      </w:divBdr>
    </w:div>
    <w:div w:id="1095786153">
      <w:bodyDiv w:val="1"/>
      <w:marLeft w:val="0"/>
      <w:marRight w:val="0"/>
      <w:marTop w:val="0"/>
      <w:marBottom w:val="0"/>
      <w:divBdr>
        <w:top w:val="none" w:sz="0" w:space="0" w:color="auto"/>
        <w:left w:val="none" w:sz="0" w:space="0" w:color="auto"/>
        <w:bottom w:val="none" w:sz="0" w:space="0" w:color="auto"/>
        <w:right w:val="none" w:sz="0" w:space="0" w:color="auto"/>
      </w:divBdr>
    </w:div>
    <w:div w:id="1096025033">
      <w:bodyDiv w:val="1"/>
      <w:marLeft w:val="0"/>
      <w:marRight w:val="0"/>
      <w:marTop w:val="0"/>
      <w:marBottom w:val="0"/>
      <w:divBdr>
        <w:top w:val="none" w:sz="0" w:space="0" w:color="auto"/>
        <w:left w:val="none" w:sz="0" w:space="0" w:color="auto"/>
        <w:bottom w:val="none" w:sz="0" w:space="0" w:color="auto"/>
        <w:right w:val="none" w:sz="0" w:space="0" w:color="auto"/>
      </w:divBdr>
    </w:div>
    <w:div w:id="1096051069">
      <w:bodyDiv w:val="1"/>
      <w:marLeft w:val="0"/>
      <w:marRight w:val="0"/>
      <w:marTop w:val="0"/>
      <w:marBottom w:val="0"/>
      <w:divBdr>
        <w:top w:val="none" w:sz="0" w:space="0" w:color="auto"/>
        <w:left w:val="none" w:sz="0" w:space="0" w:color="auto"/>
        <w:bottom w:val="none" w:sz="0" w:space="0" w:color="auto"/>
        <w:right w:val="none" w:sz="0" w:space="0" w:color="auto"/>
      </w:divBdr>
    </w:div>
    <w:div w:id="1096243163">
      <w:bodyDiv w:val="1"/>
      <w:marLeft w:val="0"/>
      <w:marRight w:val="0"/>
      <w:marTop w:val="0"/>
      <w:marBottom w:val="0"/>
      <w:divBdr>
        <w:top w:val="none" w:sz="0" w:space="0" w:color="auto"/>
        <w:left w:val="none" w:sz="0" w:space="0" w:color="auto"/>
        <w:bottom w:val="none" w:sz="0" w:space="0" w:color="auto"/>
        <w:right w:val="none" w:sz="0" w:space="0" w:color="auto"/>
      </w:divBdr>
    </w:div>
    <w:div w:id="1096286863">
      <w:bodyDiv w:val="1"/>
      <w:marLeft w:val="0"/>
      <w:marRight w:val="0"/>
      <w:marTop w:val="0"/>
      <w:marBottom w:val="0"/>
      <w:divBdr>
        <w:top w:val="none" w:sz="0" w:space="0" w:color="auto"/>
        <w:left w:val="none" w:sz="0" w:space="0" w:color="auto"/>
        <w:bottom w:val="none" w:sz="0" w:space="0" w:color="auto"/>
        <w:right w:val="none" w:sz="0" w:space="0" w:color="auto"/>
      </w:divBdr>
    </w:div>
    <w:div w:id="1096554610">
      <w:bodyDiv w:val="1"/>
      <w:marLeft w:val="0"/>
      <w:marRight w:val="0"/>
      <w:marTop w:val="0"/>
      <w:marBottom w:val="0"/>
      <w:divBdr>
        <w:top w:val="none" w:sz="0" w:space="0" w:color="auto"/>
        <w:left w:val="none" w:sz="0" w:space="0" w:color="auto"/>
        <w:bottom w:val="none" w:sz="0" w:space="0" w:color="auto"/>
        <w:right w:val="none" w:sz="0" w:space="0" w:color="auto"/>
      </w:divBdr>
    </w:div>
    <w:div w:id="1096559448">
      <w:bodyDiv w:val="1"/>
      <w:marLeft w:val="0"/>
      <w:marRight w:val="0"/>
      <w:marTop w:val="0"/>
      <w:marBottom w:val="0"/>
      <w:divBdr>
        <w:top w:val="none" w:sz="0" w:space="0" w:color="auto"/>
        <w:left w:val="none" w:sz="0" w:space="0" w:color="auto"/>
        <w:bottom w:val="none" w:sz="0" w:space="0" w:color="auto"/>
        <w:right w:val="none" w:sz="0" w:space="0" w:color="auto"/>
      </w:divBdr>
    </w:div>
    <w:div w:id="1096633525">
      <w:bodyDiv w:val="1"/>
      <w:marLeft w:val="0"/>
      <w:marRight w:val="0"/>
      <w:marTop w:val="0"/>
      <w:marBottom w:val="0"/>
      <w:divBdr>
        <w:top w:val="none" w:sz="0" w:space="0" w:color="auto"/>
        <w:left w:val="none" w:sz="0" w:space="0" w:color="auto"/>
        <w:bottom w:val="none" w:sz="0" w:space="0" w:color="auto"/>
        <w:right w:val="none" w:sz="0" w:space="0" w:color="auto"/>
      </w:divBdr>
    </w:div>
    <w:div w:id="1096711917">
      <w:bodyDiv w:val="1"/>
      <w:marLeft w:val="0"/>
      <w:marRight w:val="0"/>
      <w:marTop w:val="0"/>
      <w:marBottom w:val="0"/>
      <w:divBdr>
        <w:top w:val="none" w:sz="0" w:space="0" w:color="auto"/>
        <w:left w:val="none" w:sz="0" w:space="0" w:color="auto"/>
        <w:bottom w:val="none" w:sz="0" w:space="0" w:color="auto"/>
        <w:right w:val="none" w:sz="0" w:space="0" w:color="auto"/>
      </w:divBdr>
    </w:div>
    <w:div w:id="1096830831">
      <w:bodyDiv w:val="1"/>
      <w:marLeft w:val="0"/>
      <w:marRight w:val="0"/>
      <w:marTop w:val="0"/>
      <w:marBottom w:val="0"/>
      <w:divBdr>
        <w:top w:val="none" w:sz="0" w:space="0" w:color="auto"/>
        <w:left w:val="none" w:sz="0" w:space="0" w:color="auto"/>
        <w:bottom w:val="none" w:sz="0" w:space="0" w:color="auto"/>
        <w:right w:val="none" w:sz="0" w:space="0" w:color="auto"/>
      </w:divBdr>
    </w:div>
    <w:div w:id="1096945903">
      <w:bodyDiv w:val="1"/>
      <w:marLeft w:val="0"/>
      <w:marRight w:val="0"/>
      <w:marTop w:val="0"/>
      <w:marBottom w:val="0"/>
      <w:divBdr>
        <w:top w:val="none" w:sz="0" w:space="0" w:color="auto"/>
        <w:left w:val="none" w:sz="0" w:space="0" w:color="auto"/>
        <w:bottom w:val="none" w:sz="0" w:space="0" w:color="auto"/>
        <w:right w:val="none" w:sz="0" w:space="0" w:color="auto"/>
      </w:divBdr>
    </w:div>
    <w:div w:id="1097335112">
      <w:bodyDiv w:val="1"/>
      <w:marLeft w:val="0"/>
      <w:marRight w:val="0"/>
      <w:marTop w:val="0"/>
      <w:marBottom w:val="0"/>
      <w:divBdr>
        <w:top w:val="none" w:sz="0" w:space="0" w:color="auto"/>
        <w:left w:val="none" w:sz="0" w:space="0" w:color="auto"/>
        <w:bottom w:val="none" w:sz="0" w:space="0" w:color="auto"/>
        <w:right w:val="none" w:sz="0" w:space="0" w:color="auto"/>
      </w:divBdr>
    </w:div>
    <w:div w:id="1097360186">
      <w:bodyDiv w:val="1"/>
      <w:marLeft w:val="0"/>
      <w:marRight w:val="0"/>
      <w:marTop w:val="0"/>
      <w:marBottom w:val="0"/>
      <w:divBdr>
        <w:top w:val="none" w:sz="0" w:space="0" w:color="auto"/>
        <w:left w:val="none" w:sz="0" w:space="0" w:color="auto"/>
        <w:bottom w:val="none" w:sz="0" w:space="0" w:color="auto"/>
        <w:right w:val="none" w:sz="0" w:space="0" w:color="auto"/>
      </w:divBdr>
    </w:div>
    <w:div w:id="1097680636">
      <w:bodyDiv w:val="1"/>
      <w:marLeft w:val="0"/>
      <w:marRight w:val="0"/>
      <w:marTop w:val="0"/>
      <w:marBottom w:val="0"/>
      <w:divBdr>
        <w:top w:val="none" w:sz="0" w:space="0" w:color="auto"/>
        <w:left w:val="none" w:sz="0" w:space="0" w:color="auto"/>
        <w:bottom w:val="none" w:sz="0" w:space="0" w:color="auto"/>
        <w:right w:val="none" w:sz="0" w:space="0" w:color="auto"/>
      </w:divBdr>
    </w:div>
    <w:div w:id="1097750813">
      <w:bodyDiv w:val="1"/>
      <w:marLeft w:val="0"/>
      <w:marRight w:val="0"/>
      <w:marTop w:val="0"/>
      <w:marBottom w:val="0"/>
      <w:divBdr>
        <w:top w:val="none" w:sz="0" w:space="0" w:color="auto"/>
        <w:left w:val="none" w:sz="0" w:space="0" w:color="auto"/>
        <w:bottom w:val="none" w:sz="0" w:space="0" w:color="auto"/>
        <w:right w:val="none" w:sz="0" w:space="0" w:color="auto"/>
      </w:divBdr>
    </w:div>
    <w:div w:id="1098133112">
      <w:bodyDiv w:val="1"/>
      <w:marLeft w:val="0"/>
      <w:marRight w:val="0"/>
      <w:marTop w:val="0"/>
      <w:marBottom w:val="0"/>
      <w:divBdr>
        <w:top w:val="none" w:sz="0" w:space="0" w:color="auto"/>
        <w:left w:val="none" w:sz="0" w:space="0" w:color="auto"/>
        <w:bottom w:val="none" w:sz="0" w:space="0" w:color="auto"/>
        <w:right w:val="none" w:sz="0" w:space="0" w:color="auto"/>
      </w:divBdr>
    </w:div>
    <w:div w:id="1098214820">
      <w:bodyDiv w:val="1"/>
      <w:marLeft w:val="0"/>
      <w:marRight w:val="0"/>
      <w:marTop w:val="0"/>
      <w:marBottom w:val="0"/>
      <w:divBdr>
        <w:top w:val="none" w:sz="0" w:space="0" w:color="auto"/>
        <w:left w:val="none" w:sz="0" w:space="0" w:color="auto"/>
        <w:bottom w:val="none" w:sz="0" w:space="0" w:color="auto"/>
        <w:right w:val="none" w:sz="0" w:space="0" w:color="auto"/>
      </w:divBdr>
    </w:div>
    <w:div w:id="1098523686">
      <w:bodyDiv w:val="1"/>
      <w:marLeft w:val="0"/>
      <w:marRight w:val="0"/>
      <w:marTop w:val="0"/>
      <w:marBottom w:val="0"/>
      <w:divBdr>
        <w:top w:val="none" w:sz="0" w:space="0" w:color="auto"/>
        <w:left w:val="none" w:sz="0" w:space="0" w:color="auto"/>
        <w:bottom w:val="none" w:sz="0" w:space="0" w:color="auto"/>
        <w:right w:val="none" w:sz="0" w:space="0" w:color="auto"/>
      </w:divBdr>
    </w:div>
    <w:div w:id="1098596719">
      <w:bodyDiv w:val="1"/>
      <w:marLeft w:val="0"/>
      <w:marRight w:val="0"/>
      <w:marTop w:val="0"/>
      <w:marBottom w:val="0"/>
      <w:divBdr>
        <w:top w:val="none" w:sz="0" w:space="0" w:color="auto"/>
        <w:left w:val="none" w:sz="0" w:space="0" w:color="auto"/>
        <w:bottom w:val="none" w:sz="0" w:space="0" w:color="auto"/>
        <w:right w:val="none" w:sz="0" w:space="0" w:color="auto"/>
      </w:divBdr>
    </w:div>
    <w:div w:id="1098866962">
      <w:bodyDiv w:val="1"/>
      <w:marLeft w:val="0"/>
      <w:marRight w:val="0"/>
      <w:marTop w:val="0"/>
      <w:marBottom w:val="0"/>
      <w:divBdr>
        <w:top w:val="none" w:sz="0" w:space="0" w:color="auto"/>
        <w:left w:val="none" w:sz="0" w:space="0" w:color="auto"/>
        <w:bottom w:val="none" w:sz="0" w:space="0" w:color="auto"/>
        <w:right w:val="none" w:sz="0" w:space="0" w:color="auto"/>
      </w:divBdr>
    </w:div>
    <w:div w:id="1098868290">
      <w:bodyDiv w:val="1"/>
      <w:marLeft w:val="0"/>
      <w:marRight w:val="0"/>
      <w:marTop w:val="0"/>
      <w:marBottom w:val="0"/>
      <w:divBdr>
        <w:top w:val="none" w:sz="0" w:space="0" w:color="auto"/>
        <w:left w:val="none" w:sz="0" w:space="0" w:color="auto"/>
        <w:bottom w:val="none" w:sz="0" w:space="0" w:color="auto"/>
        <w:right w:val="none" w:sz="0" w:space="0" w:color="auto"/>
      </w:divBdr>
    </w:div>
    <w:div w:id="1099063842">
      <w:bodyDiv w:val="1"/>
      <w:marLeft w:val="0"/>
      <w:marRight w:val="0"/>
      <w:marTop w:val="0"/>
      <w:marBottom w:val="0"/>
      <w:divBdr>
        <w:top w:val="none" w:sz="0" w:space="0" w:color="auto"/>
        <w:left w:val="none" w:sz="0" w:space="0" w:color="auto"/>
        <w:bottom w:val="none" w:sz="0" w:space="0" w:color="auto"/>
        <w:right w:val="none" w:sz="0" w:space="0" w:color="auto"/>
      </w:divBdr>
    </w:div>
    <w:div w:id="1099370566">
      <w:bodyDiv w:val="1"/>
      <w:marLeft w:val="0"/>
      <w:marRight w:val="0"/>
      <w:marTop w:val="0"/>
      <w:marBottom w:val="0"/>
      <w:divBdr>
        <w:top w:val="none" w:sz="0" w:space="0" w:color="auto"/>
        <w:left w:val="none" w:sz="0" w:space="0" w:color="auto"/>
        <w:bottom w:val="none" w:sz="0" w:space="0" w:color="auto"/>
        <w:right w:val="none" w:sz="0" w:space="0" w:color="auto"/>
      </w:divBdr>
    </w:div>
    <w:div w:id="1099565134">
      <w:bodyDiv w:val="1"/>
      <w:marLeft w:val="0"/>
      <w:marRight w:val="0"/>
      <w:marTop w:val="0"/>
      <w:marBottom w:val="0"/>
      <w:divBdr>
        <w:top w:val="none" w:sz="0" w:space="0" w:color="auto"/>
        <w:left w:val="none" w:sz="0" w:space="0" w:color="auto"/>
        <w:bottom w:val="none" w:sz="0" w:space="0" w:color="auto"/>
        <w:right w:val="none" w:sz="0" w:space="0" w:color="auto"/>
      </w:divBdr>
    </w:div>
    <w:div w:id="1099835462">
      <w:bodyDiv w:val="1"/>
      <w:marLeft w:val="0"/>
      <w:marRight w:val="0"/>
      <w:marTop w:val="0"/>
      <w:marBottom w:val="0"/>
      <w:divBdr>
        <w:top w:val="none" w:sz="0" w:space="0" w:color="auto"/>
        <w:left w:val="none" w:sz="0" w:space="0" w:color="auto"/>
        <w:bottom w:val="none" w:sz="0" w:space="0" w:color="auto"/>
        <w:right w:val="none" w:sz="0" w:space="0" w:color="auto"/>
      </w:divBdr>
    </w:div>
    <w:div w:id="1099957499">
      <w:bodyDiv w:val="1"/>
      <w:marLeft w:val="0"/>
      <w:marRight w:val="0"/>
      <w:marTop w:val="0"/>
      <w:marBottom w:val="0"/>
      <w:divBdr>
        <w:top w:val="none" w:sz="0" w:space="0" w:color="auto"/>
        <w:left w:val="none" w:sz="0" w:space="0" w:color="auto"/>
        <w:bottom w:val="none" w:sz="0" w:space="0" w:color="auto"/>
        <w:right w:val="none" w:sz="0" w:space="0" w:color="auto"/>
      </w:divBdr>
    </w:div>
    <w:div w:id="1100102663">
      <w:bodyDiv w:val="1"/>
      <w:marLeft w:val="0"/>
      <w:marRight w:val="0"/>
      <w:marTop w:val="0"/>
      <w:marBottom w:val="0"/>
      <w:divBdr>
        <w:top w:val="none" w:sz="0" w:space="0" w:color="auto"/>
        <w:left w:val="none" w:sz="0" w:space="0" w:color="auto"/>
        <w:bottom w:val="none" w:sz="0" w:space="0" w:color="auto"/>
        <w:right w:val="none" w:sz="0" w:space="0" w:color="auto"/>
      </w:divBdr>
    </w:div>
    <w:div w:id="1100250291">
      <w:bodyDiv w:val="1"/>
      <w:marLeft w:val="0"/>
      <w:marRight w:val="0"/>
      <w:marTop w:val="0"/>
      <w:marBottom w:val="0"/>
      <w:divBdr>
        <w:top w:val="none" w:sz="0" w:space="0" w:color="auto"/>
        <w:left w:val="none" w:sz="0" w:space="0" w:color="auto"/>
        <w:bottom w:val="none" w:sz="0" w:space="0" w:color="auto"/>
        <w:right w:val="none" w:sz="0" w:space="0" w:color="auto"/>
      </w:divBdr>
    </w:div>
    <w:div w:id="1100488047">
      <w:bodyDiv w:val="1"/>
      <w:marLeft w:val="0"/>
      <w:marRight w:val="0"/>
      <w:marTop w:val="0"/>
      <w:marBottom w:val="0"/>
      <w:divBdr>
        <w:top w:val="none" w:sz="0" w:space="0" w:color="auto"/>
        <w:left w:val="none" w:sz="0" w:space="0" w:color="auto"/>
        <w:bottom w:val="none" w:sz="0" w:space="0" w:color="auto"/>
        <w:right w:val="none" w:sz="0" w:space="0" w:color="auto"/>
      </w:divBdr>
    </w:div>
    <w:div w:id="1100564711">
      <w:bodyDiv w:val="1"/>
      <w:marLeft w:val="0"/>
      <w:marRight w:val="0"/>
      <w:marTop w:val="0"/>
      <w:marBottom w:val="0"/>
      <w:divBdr>
        <w:top w:val="none" w:sz="0" w:space="0" w:color="auto"/>
        <w:left w:val="none" w:sz="0" w:space="0" w:color="auto"/>
        <w:bottom w:val="none" w:sz="0" w:space="0" w:color="auto"/>
        <w:right w:val="none" w:sz="0" w:space="0" w:color="auto"/>
      </w:divBdr>
    </w:div>
    <w:div w:id="1100950988">
      <w:bodyDiv w:val="1"/>
      <w:marLeft w:val="0"/>
      <w:marRight w:val="0"/>
      <w:marTop w:val="0"/>
      <w:marBottom w:val="0"/>
      <w:divBdr>
        <w:top w:val="none" w:sz="0" w:space="0" w:color="auto"/>
        <w:left w:val="none" w:sz="0" w:space="0" w:color="auto"/>
        <w:bottom w:val="none" w:sz="0" w:space="0" w:color="auto"/>
        <w:right w:val="none" w:sz="0" w:space="0" w:color="auto"/>
      </w:divBdr>
    </w:div>
    <w:div w:id="1101074442">
      <w:bodyDiv w:val="1"/>
      <w:marLeft w:val="0"/>
      <w:marRight w:val="0"/>
      <w:marTop w:val="0"/>
      <w:marBottom w:val="0"/>
      <w:divBdr>
        <w:top w:val="none" w:sz="0" w:space="0" w:color="auto"/>
        <w:left w:val="none" w:sz="0" w:space="0" w:color="auto"/>
        <w:bottom w:val="none" w:sz="0" w:space="0" w:color="auto"/>
        <w:right w:val="none" w:sz="0" w:space="0" w:color="auto"/>
      </w:divBdr>
    </w:div>
    <w:div w:id="1101417479">
      <w:bodyDiv w:val="1"/>
      <w:marLeft w:val="0"/>
      <w:marRight w:val="0"/>
      <w:marTop w:val="0"/>
      <w:marBottom w:val="0"/>
      <w:divBdr>
        <w:top w:val="none" w:sz="0" w:space="0" w:color="auto"/>
        <w:left w:val="none" w:sz="0" w:space="0" w:color="auto"/>
        <w:bottom w:val="none" w:sz="0" w:space="0" w:color="auto"/>
        <w:right w:val="none" w:sz="0" w:space="0" w:color="auto"/>
      </w:divBdr>
    </w:div>
    <w:div w:id="1101560706">
      <w:bodyDiv w:val="1"/>
      <w:marLeft w:val="0"/>
      <w:marRight w:val="0"/>
      <w:marTop w:val="0"/>
      <w:marBottom w:val="0"/>
      <w:divBdr>
        <w:top w:val="none" w:sz="0" w:space="0" w:color="auto"/>
        <w:left w:val="none" w:sz="0" w:space="0" w:color="auto"/>
        <w:bottom w:val="none" w:sz="0" w:space="0" w:color="auto"/>
        <w:right w:val="none" w:sz="0" w:space="0" w:color="auto"/>
      </w:divBdr>
    </w:div>
    <w:div w:id="1101610743">
      <w:bodyDiv w:val="1"/>
      <w:marLeft w:val="0"/>
      <w:marRight w:val="0"/>
      <w:marTop w:val="0"/>
      <w:marBottom w:val="0"/>
      <w:divBdr>
        <w:top w:val="none" w:sz="0" w:space="0" w:color="auto"/>
        <w:left w:val="none" w:sz="0" w:space="0" w:color="auto"/>
        <w:bottom w:val="none" w:sz="0" w:space="0" w:color="auto"/>
        <w:right w:val="none" w:sz="0" w:space="0" w:color="auto"/>
      </w:divBdr>
    </w:div>
    <w:div w:id="1101872561">
      <w:bodyDiv w:val="1"/>
      <w:marLeft w:val="0"/>
      <w:marRight w:val="0"/>
      <w:marTop w:val="0"/>
      <w:marBottom w:val="0"/>
      <w:divBdr>
        <w:top w:val="none" w:sz="0" w:space="0" w:color="auto"/>
        <w:left w:val="none" w:sz="0" w:space="0" w:color="auto"/>
        <w:bottom w:val="none" w:sz="0" w:space="0" w:color="auto"/>
        <w:right w:val="none" w:sz="0" w:space="0" w:color="auto"/>
      </w:divBdr>
    </w:div>
    <w:div w:id="1101953530">
      <w:bodyDiv w:val="1"/>
      <w:marLeft w:val="0"/>
      <w:marRight w:val="0"/>
      <w:marTop w:val="0"/>
      <w:marBottom w:val="0"/>
      <w:divBdr>
        <w:top w:val="none" w:sz="0" w:space="0" w:color="auto"/>
        <w:left w:val="none" w:sz="0" w:space="0" w:color="auto"/>
        <w:bottom w:val="none" w:sz="0" w:space="0" w:color="auto"/>
        <w:right w:val="none" w:sz="0" w:space="0" w:color="auto"/>
      </w:divBdr>
    </w:div>
    <w:div w:id="1101991122">
      <w:bodyDiv w:val="1"/>
      <w:marLeft w:val="0"/>
      <w:marRight w:val="0"/>
      <w:marTop w:val="0"/>
      <w:marBottom w:val="0"/>
      <w:divBdr>
        <w:top w:val="none" w:sz="0" w:space="0" w:color="auto"/>
        <w:left w:val="none" w:sz="0" w:space="0" w:color="auto"/>
        <w:bottom w:val="none" w:sz="0" w:space="0" w:color="auto"/>
        <w:right w:val="none" w:sz="0" w:space="0" w:color="auto"/>
      </w:divBdr>
    </w:div>
    <w:div w:id="1101991575">
      <w:bodyDiv w:val="1"/>
      <w:marLeft w:val="0"/>
      <w:marRight w:val="0"/>
      <w:marTop w:val="0"/>
      <w:marBottom w:val="0"/>
      <w:divBdr>
        <w:top w:val="none" w:sz="0" w:space="0" w:color="auto"/>
        <w:left w:val="none" w:sz="0" w:space="0" w:color="auto"/>
        <w:bottom w:val="none" w:sz="0" w:space="0" w:color="auto"/>
        <w:right w:val="none" w:sz="0" w:space="0" w:color="auto"/>
      </w:divBdr>
    </w:div>
    <w:div w:id="1102384917">
      <w:bodyDiv w:val="1"/>
      <w:marLeft w:val="0"/>
      <w:marRight w:val="0"/>
      <w:marTop w:val="0"/>
      <w:marBottom w:val="0"/>
      <w:divBdr>
        <w:top w:val="none" w:sz="0" w:space="0" w:color="auto"/>
        <w:left w:val="none" w:sz="0" w:space="0" w:color="auto"/>
        <w:bottom w:val="none" w:sz="0" w:space="0" w:color="auto"/>
        <w:right w:val="none" w:sz="0" w:space="0" w:color="auto"/>
      </w:divBdr>
    </w:div>
    <w:div w:id="1102456362">
      <w:bodyDiv w:val="1"/>
      <w:marLeft w:val="0"/>
      <w:marRight w:val="0"/>
      <w:marTop w:val="0"/>
      <w:marBottom w:val="0"/>
      <w:divBdr>
        <w:top w:val="none" w:sz="0" w:space="0" w:color="auto"/>
        <w:left w:val="none" w:sz="0" w:space="0" w:color="auto"/>
        <w:bottom w:val="none" w:sz="0" w:space="0" w:color="auto"/>
        <w:right w:val="none" w:sz="0" w:space="0" w:color="auto"/>
      </w:divBdr>
    </w:div>
    <w:div w:id="1102645867">
      <w:bodyDiv w:val="1"/>
      <w:marLeft w:val="0"/>
      <w:marRight w:val="0"/>
      <w:marTop w:val="0"/>
      <w:marBottom w:val="0"/>
      <w:divBdr>
        <w:top w:val="none" w:sz="0" w:space="0" w:color="auto"/>
        <w:left w:val="none" w:sz="0" w:space="0" w:color="auto"/>
        <w:bottom w:val="none" w:sz="0" w:space="0" w:color="auto"/>
        <w:right w:val="none" w:sz="0" w:space="0" w:color="auto"/>
      </w:divBdr>
    </w:div>
    <w:div w:id="1102995587">
      <w:bodyDiv w:val="1"/>
      <w:marLeft w:val="0"/>
      <w:marRight w:val="0"/>
      <w:marTop w:val="0"/>
      <w:marBottom w:val="0"/>
      <w:divBdr>
        <w:top w:val="none" w:sz="0" w:space="0" w:color="auto"/>
        <w:left w:val="none" w:sz="0" w:space="0" w:color="auto"/>
        <w:bottom w:val="none" w:sz="0" w:space="0" w:color="auto"/>
        <w:right w:val="none" w:sz="0" w:space="0" w:color="auto"/>
      </w:divBdr>
    </w:div>
    <w:div w:id="1103260018">
      <w:bodyDiv w:val="1"/>
      <w:marLeft w:val="0"/>
      <w:marRight w:val="0"/>
      <w:marTop w:val="0"/>
      <w:marBottom w:val="0"/>
      <w:divBdr>
        <w:top w:val="none" w:sz="0" w:space="0" w:color="auto"/>
        <w:left w:val="none" w:sz="0" w:space="0" w:color="auto"/>
        <w:bottom w:val="none" w:sz="0" w:space="0" w:color="auto"/>
        <w:right w:val="none" w:sz="0" w:space="0" w:color="auto"/>
      </w:divBdr>
    </w:div>
    <w:div w:id="1103381763">
      <w:bodyDiv w:val="1"/>
      <w:marLeft w:val="0"/>
      <w:marRight w:val="0"/>
      <w:marTop w:val="0"/>
      <w:marBottom w:val="0"/>
      <w:divBdr>
        <w:top w:val="none" w:sz="0" w:space="0" w:color="auto"/>
        <w:left w:val="none" w:sz="0" w:space="0" w:color="auto"/>
        <w:bottom w:val="none" w:sz="0" w:space="0" w:color="auto"/>
        <w:right w:val="none" w:sz="0" w:space="0" w:color="auto"/>
      </w:divBdr>
    </w:div>
    <w:div w:id="1103458978">
      <w:bodyDiv w:val="1"/>
      <w:marLeft w:val="0"/>
      <w:marRight w:val="0"/>
      <w:marTop w:val="0"/>
      <w:marBottom w:val="0"/>
      <w:divBdr>
        <w:top w:val="none" w:sz="0" w:space="0" w:color="auto"/>
        <w:left w:val="none" w:sz="0" w:space="0" w:color="auto"/>
        <w:bottom w:val="none" w:sz="0" w:space="0" w:color="auto"/>
        <w:right w:val="none" w:sz="0" w:space="0" w:color="auto"/>
      </w:divBdr>
    </w:div>
    <w:div w:id="1103496171">
      <w:bodyDiv w:val="1"/>
      <w:marLeft w:val="0"/>
      <w:marRight w:val="0"/>
      <w:marTop w:val="0"/>
      <w:marBottom w:val="0"/>
      <w:divBdr>
        <w:top w:val="none" w:sz="0" w:space="0" w:color="auto"/>
        <w:left w:val="none" w:sz="0" w:space="0" w:color="auto"/>
        <w:bottom w:val="none" w:sz="0" w:space="0" w:color="auto"/>
        <w:right w:val="none" w:sz="0" w:space="0" w:color="auto"/>
      </w:divBdr>
    </w:div>
    <w:div w:id="1103692063">
      <w:bodyDiv w:val="1"/>
      <w:marLeft w:val="0"/>
      <w:marRight w:val="0"/>
      <w:marTop w:val="0"/>
      <w:marBottom w:val="0"/>
      <w:divBdr>
        <w:top w:val="none" w:sz="0" w:space="0" w:color="auto"/>
        <w:left w:val="none" w:sz="0" w:space="0" w:color="auto"/>
        <w:bottom w:val="none" w:sz="0" w:space="0" w:color="auto"/>
        <w:right w:val="none" w:sz="0" w:space="0" w:color="auto"/>
      </w:divBdr>
    </w:div>
    <w:div w:id="1103914299">
      <w:bodyDiv w:val="1"/>
      <w:marLeft w:val="0"/>
      <w:marRight w:val="0"/>
      <w:marTop w:val="0"/>
      <w:marBottom w:val="0"/>
      <w:divBdr>
        <w:top w:val="none" w:sz="0" w:space="0" w:color="auto"/>
        <w:left w:val="none" w:sz="0" w:space="0" w:color="auto"/>
        <w:bottom w:val="none" w:sz="0" w:space="0" w:color="auto"/>
        <w:right w:val="none" w:sz="0" w:space="0" w:color="auto"/>
      </w:divBdr>
    </w:div>
    <w:div w:id="1103917784">
      <w:bodyDiv w:val="1"/>
      <w:marLeft w:val="0"/>
      <w:marRight w:val="0"/>
      <w:marTop w:val="0"/>
      <w:marBottom w:val="0"/>
      <w:divBdr>
        <w:top w:val="none" w:sz="0" w:space="0" w:color="auto"/>
        <w:left w:val="none" w:sz="0" w:space="0" w:color="auto"/>
        <w:bottom w:val="none" w:sz="0" w:space="0" w:color="auto"/>
        <w:right w:val="none" w:sz="0" w:space="0" w:color="auto"/>
      </w:divBdr>
    </w:div>
    <w:div w:id="1104037108">
      <w:bodyDiv w:val="1"/>
      <w:marLeft w:val="0"/>
      <w:marRight w:val="0"/>
      <w:marTop w:val="0"/>
      <w:marBottom w:val="0"/>
      <w:divBdr>
        <w:top w:val="none" w:sz="0" w:space="0" w:color="auto"/>
        <w:left w:val="none" w:sz="0" w:space="0" w:color="auto"/>
        <w:bottom w:val="none" w:sz="0" w:space="0" w:color="auto"/>
        <w:right w:val="none" w:sz="0" w:space="0" w:color="auto"/>
      </w:divBdr>
    </w:div>
    <w:div w:id="1104225202">
      <w:bodyDiv w:val="1"/>
      <w:marLeft w:val="0"/>
      <w:marRight w:val="0"/>
      <w:marTop w:val="0"/>
      <w:marBottom w:val="0"/>
      <w:divBdr>
        <w:top w:val="none" w:sz="0" w:space="0" w:color="auto"/>
        <w:left w:val="none" w:sz="0" w:space="0" w:color="auto"/>
        <w:bottom w:val="none" w:sz="0" w:space="0" w:color="auto"/>
        <w:right w:val="none" w:sz="0" w:space="0" w:color="auto"/>
      </w:divBdr>
    </w:div>
    <w:div w:id="1104308031">
      <w:bodyDiv w:val="1"/>
      <w:marLeft w:val="0"/>
      <w:marRight w:val="0"/>
      <w:marTop w:val="0"/>
      <w:marBottom w:val="0"/>
      <w:divBdr>
        <w:top w:val="none" w:sz="0" w:space="0" w:color="auto"/>
        <w:left w:val="none" w:sz="0" w:space="0" w:color="auto"/>
        <w:bottom w:val="none" w:sz="0" w:space="0" w:color="auto"/>
        <w:right w:val="none" w:sz="0" w:space="0" w:color="auto"/>
      </w:divBdr>
    </w:div>
    <w:div w:id="1104618966">
      <w:bodyDiv w:val="1"/>
      <w:marLeft w:val="0"/>
      <w:marRight w:val="0"/>
      <w:marTop w:val="0"/>
      <w:marBottom w:val="0"/>
      <w:divBdr>
        <w:top w:val="none" w:sz="0" w:space="0" w:color="auto"/>
        <w:left w:val="none" w:sz="0" w:space="0" w:color="auto"/>
        <w:bottom w:val="none" w:sz="0" w:space="0" w:color="auto"/>
        <w:right w:val="none" w:sz="0" w:space="0" w:color="auto"/>
      </w:divBdr>
    </w:div>
    <w:div w:id="1104687448">
      <w:bodyDiv w:val="1"/>
      <w:marLeft w:val="0"/>
      <w:marRight w:val="0"/>
      <w:marTop w:val="0"/>
      <w:marBottom w:val="0"/>
      <w:divBdr>
        <w:top w:val="none" w:sz="0" w:space="0" w:color="auto"/>
        <w:left w:val="none" w:sz="0" w:space="0" w:color="auto"/>
        <w:bottom w:val="none" w:sz="0" w:space="0" w:color="auto"/>
        <w:right w:val="none" w:sz="0" w:space="0" w:color="auto"/>
      </w:divBdr>
    </w:div>
    <w:div w:id="1104689384">
      <w:bodyDiv w:val="1"/>
      <w:marLeft w:val="0"/>
      <w:marRight w:val="0"/>
      <w:marTop w:val="0"/>
      <w:marBottom w:val="0"/>
      <w:divBdr>
        <w:top w:val="none" w:sz="0" w:space="0" w:color="auto"/>
        <w:left w:val="none" w:sz="0" w:space="0" w:color="auto"/>
        <w:bottom w:val="none" w:sz="0" w:space="0" w:color="auto"/>
        <w:right w:val="none" w:sz="0" w:space="0" w:color="auto"/>
      </w:divBdr>
    </w:div>
    <w:div w:id="1104806420">
      <w:bodyDiv w:val="1"/>
      <w:marLeft w:val="0"/>
      <w:marRight w:val="0"/>
      <w:marTop w:val="0"/>
      <w:marBottom w:val="0"/>
      <w:divBdr>
        <w:top w:val="none" w:sz="0" w:space="0" w:color="auto"/>
        <w:left w:val="none" w:sz="0" w:space="0" w:color="auto"/>
        <w:bottom w:val="none" w:sz="0" w:space="0" w:color="auto"/>
        <w:right w:val="none" w:sz="0" w:space="0" w:color="auto"/>
      </w:divBdr>
    </w:div>
    <w:div w:id="1104809783">
      <w:bodyDiv w:val="1"/>
      <w:marLeft w:val="0"/>
      <w:marRight w:val="0"/>
      <w:marTop w:val="0"/>
      <w:marBottom w:val="0"/>
      <w:divBdr>
        <w:top w:val="none" w:sz="0" w:space="0" w:color="auto"/>
        <w:left w:val="none" w:sz="0" w:space="0" w:color="auto"/>
        <w:bottom w:val="none" w:sz="0" w:space="0" w:color="auto"/>
        <w:right w:val="none" w:sz="0" w:space="0" w:color="auto"/>
      </w:divBdr>
    </w:div>
    <w:div w:id="1104956472">
      <w:bodyDiv w:val="1"/>
      <w:marLeft w:val="0"/>
      <w:marRight w:val="0"/>
      <w:marTop w:val="0"/>
      <w:marBottom w:val="0"/>
      <w:divBdr>
        <w:top w:val="none" w:sz="0" w:space="0" w:color="auto"/>
        <w:left w:val="none" w:sz="0" w:space="0" w:color="auto"/>
        <w:bottom w:val="none" w:sz="0" w:space="0" w:color="auto"/>
        <w:right w:val="none" w:sz="0" w:space="0" w:color="auto"/>
      </w:divBdr>
    </w:div>
    <w:div w:id="1105002862">
      <w:bodyDiv w:val="1"/>
      <w:marLeft w:val="0"/>
      <w:marRight w:val="0"/>
      <w:marTop w:val="0"/>
      <w:marBottom w:val="0"/>
      <w:divBdr>
        <w:top w:val="none" w:sz="0" w:space="0" w:color="auto"/>
        <w:left w:val="none" w:sz="0" w:space="0" w:color="auto"/>
        <w:bottom w:val="none" w:sz="0" w:space="0" w:color="auto"/>
        <w:right w:val="none" w:sz="0" w:space="0" w:color="auto"/>
      </w:divBdr>
    </w:div>
    <w:div w:id="1105077105">
      <w:bodyDiv w:val="1"/>
      <w:marLeft w:val="0"/>
      <w:marRight w:val="0"/>
      <w:marTop w:val="0"/>
      <w:marBottom w:val="0"/>
      <w:divBdr>
        <w:top w:val="none" w:sz="0" w:space="0" w:color="auto"/>
        <w:left w:val="none" w:sz="0" w:space="0" w:color="auto"/>
        <w:bottom w:val="none" w:sz="0" w:space="0" w:color="auto"/>
        <w:right w:val="none" w:sz="0" w:space="0" w:color="auto"/>
      </w:divBdr>
    </w:div>
    <w:div w:id="1105147615">
      <w:bodyDiv w:val="1"/>
      <w:marLeft w:val="0"/>
      <w:marRight w:val="0"/>
      <w:marTop w:val="0"/>
      <w:marBottom w:val="0"/>
      <w:divBdr>
        <w:top w:val="none" w:sz="0" w:space="0" w:color="auto"/>
        <w:left w:val="none" w:sz="0" w:space="0" w:color="auto"/>
        <w:bottom w:val="none" w:sz="0" w:space="0" w:color="auto"/>
        <w:right w:val="none" w:sz="0" w:space="0" w:color="auto"/>
      </w:divBdr>
    </w:div>
    <w:div w:id="1105418152">
      <w:bodyDiv w:val="1"/>
      <w:marLeft w:val="0"/>
      <w:marRight w:val="0"/>
      <w:marTop w:val="0"/>
      <w:marBottom w:val="0"/>
      <w:divBdr>
        <w:top w:val="none" w:sz="0" w:space="0" w:color="auto"/>
        <w:left w:val="none" w:sz="0" w:space="0" w:color="auto"/>
        <w:bottom w:val="none" w:sz="0" w:space="0" w:color="auto"/>
        <w:right w:val="none" w:sz="0" w:space="0" w:color="auto"/>
      </w:divBdr>
    </w:div>
    <w:div w:id="1105491679">
      <w:bodyDiv w:val="1"/>
      <w:marLeft w:val="0"/>
      <w:marRight w:val="0"/>
      <w:marTop w:val="0"/>
      <w:marBottom w:val="0"/>
      <w:divBdr>
        <w:top w:val="none" w:sz="0" w:space="0" w:color="auto"/>
        <w:left w:val="none" w:sz="0" w:space="0" w:color="auto"/>
        <w:bottom w:val="none" w:sz="0" w:space="0" w:color="auto"/>
        <w:right w:val="none" w:sz="0" w:space="0" w:color="auto"/>
      </w:divBdr>
    </w:div>
    <w:div w:id="1105660903">
      <w:bodyDiv w:val="1"/>
      <w:marLeft w:val="0"/>
      <w:marRight w:val="0"/>
      <w:marTop w:val="0"/>
      <w:marBottom w:val="0"/>
      <w:divBdr>
        <w:top w:val="none" w:sz="0" w:space="0" w:color="auto"/>
        <w:left w:val="none" w:sz="0" w:space="0" w:color="auto"/>
        <w:bottom w:val="none" w:sz="0" w:space="0" w:color="auto"/>
        <w:right w:val="none" w:sz="0" w:space="0" w:color="auto"/>
      </w:divBdr>
    </w:div>
    <w:div w:id="1105732846">
      <w:bodyDiv w:val="1"/>
      <w:marLeft w:val="0"/>
      <w:marRight w:val="0"/>
      <w:marTop w:val="0"/>
      <w:marBottom w:val="0"/>
      <w:divBdr>
        <w:top w:val="none" w:sz="0" w:space="0" w:color="auto"/>
        <w:left w:val="none" w:sz="0" w:space="0" w:color="auto"/>
        <w:bottom w:val="none" w:sz="0" w:space="0" w:color="auto"/>
        <w:right w:val="none" w:sz="0" w:space="0" w:color="auto"/>
      </w:divBdr>
    </w:div>
    <w:div w:id="1105811640">
      <w:bodyDiv w:val="1"/>
      <w:marLeft w:val="0"/>
      <w:marRight w:val="0"/>
      <w:marTop w:val="0"/>
      <w:marBottom w:val="0"/>
      <w:divBdr>
        <w:top w:val="none" w:sz="0" w:space="0" w:color="auto"/>
        <w:left w:val="none" w:sz="0" w:space="0" w:color="auto"/>
        <w:bottom w:val="none" w:sz="0" w:space="0" w:color="auto"/>
        <w:right w:val="none" w:sz="0" w:space="0" w:color="auto"/>
      </w:divBdr>
    </w:div>
    <w:div w:id="1106004990">
      <w:bodyDiv w:val="1"/>
      <w:marLeft w:val="0"/>
      <w:marRight w:val="0"/>
      <w:marTop w:val="0"/>
      <w:marBottom w:val="0"/>
      <w:divBdr>
        <w:top w:val="none" w:sz="0" w:space="0" w:color="auto"/>
        <w:left w:val="none" w:sz="0" w:space="0" w:color="auto"/>
        <w:bottom w:val="none" w:sz="0" w:space="0" w:color="auto"/>
        <w:right w:val="none" w:sz="0" w:space="0" w:color="auto"/>
      </w:divBdr>
    </w:div>
    <w:div w:id="1106316368">
      <w:bodyDiv w:val="1"/>
      <w:marLeft w:val="0"/>
      <w:marRight w:val="0"/>
      <w:marTop w:val="0"/>
      <w:marBottom w:val="0"/>
      <w:divBdr>
        <w:top w:val="none" w:sz="0" w:space="0" w:color="auto"/>
        <w:left w:val="none" w:sz="0" w:space="0" w:color="auto"/>
        <w:bottom w:val="none" w:sz="0" w:space="0" w:color="auto"/>
        <w:right w:val="none" w:sz="0" w:space="0" w:color="auto"/>
      </w:divBdr>
    </w:div>
    <w:div w:id="1106466768">
      <w:bodyDiv w:val="1"/>
      <w:marLeft w:val="0"/>
      <w:marRight w:val="0"/>
      <w:marTop w:val="0"/>
      <w:marBottom w:val="0"/>
      <w:divBdr>
        <w:top w:val="none" w:sz="0" w:space="0" w:color="auto"/>
        <w:left w:val="none" w:sz="0" w:space="0" w:color="auto"/>
        <w:bottom w:val="none" w:sz="0" w:space="0" w:color="auto"/>
        <w:right w:val="none" w:sz="0" w:space="0" w:color="auto"/>
      </w:divBdr>
    </w:div>
    <w:div w:id="1106661085">
      <w:bodyDiv w:val="1"/>
      <w:marLeft w:val="0"/>
      <w:marRight w:val="0"/>
      <w:marTop w:val="0"/>
      <w:marBottom w:val="0"/>
      <w:divBdr>
        <w:top w:val="none" w:sz="0" w:space="0" w:color="auto"/>
        <w:left w:val="none" w:sz="0" w:space="0" w:color="auto"/>
        <w:bottom w:val="none" w:sz="0" w:space="0" w:color="auto"/>
        <w:right w:val="none" w:sz="0" w:space="0" w:color="auto"/>
      </w:divBdr>
    </w:div>
    <w:div w:id="1106731190">
      <w:bodyDiv w:val="1"/>
      <w:marLeft w:val="0"/>
      <w:marRight w:val="0"/>
      <w:marTop w:val="0"/>
      <w:marBottom w:val="0"/>
      <w:divBdr>
        <w:top w:val="none" w:sz="0" w:space="0" w:color="auto"/>
        <w:left w:val="none" w:sz="0" w:space="0" w:color="auto"/>
        <w:bottom w:val="none" w:sz="0" w:space="0" w:color="auto"/>
        <w:right w:val="none" w:sz="0" w:space="0" w:color="auto"/>
      </w:divBdr>
    </w:div>
    <w:div w:id="1106736418">
      <w:bodyDiv w:val="1"/>
      <w:marLeft w:val="0"/>
      <w:marRight w:val="0"/>
      <w:marTop w:val="0"/>
      <w:marBottom w:val="0"/>
      <w:divBdr>
        <w:top w:val="none" w:sz="0" w:space="0" w:color="auto"/>
        <w:left w:val="none" w:sz="0" w:space="0" w:color="auto"/>
        <w:bottom w:val="none" w:sz="0" w:space="0" w:color="auto"/>
        <w:right w:val="none" w:sz="0" w:space="0" w:color="auto"/>
      </w:divBdr>
    </w:div>
    <w:div w:id="1106850132">
      <w:bodyDiv w:val="1"/>
      <w:marLeft w:val="0"/>
      <w:marRight w:val="0"/>
      <w:marTop w:val="0"/>
      <w:marBottom w:val="0"/>
      <w:divBdr>
        <w:top w:val="none" w:sz="0" w:space="0" w:color="auto"/>
        <w:left w:val="none" w:sz="0" w:space="0" w:color="auto"/>
        <w:bottom w:val="none" w:sz="0" w:space="0" w:color="auto"/>
        <w:right w:val="none" w:sz="0" w:space="0" w:color="auto"/>
      </w:divBdr>
    </w:div>
    <w:div w:id="1106969917">
      <w:bodyDiv w:val="1"/>
      <w:marLeft w:val="0"/>
      <w:marRight w:val="0"/>
      <w:marTop w:val="0"/>
      <w:marBottom w:val="0"/>
      <w:divBdr>
        <w:top w:val="none" w:sz="0" w:space="0" w:color="auto"/>
        <w:left w:val="none" w:sz="0" w:space="0" w:color="auto"/>
        <w:bottom w:val="none" w:sz="0" w:space="0" w:color="auto"/>
        <w:right w:val="none" w:sz="0" w:space="0" w:color="auto"/>
      </w:divBdr>
    </w:div>
    <w:div w:id="1107044625">
      <w:bodyDiv w:val="1"/>
      <w:marLeft w:val="0"/>
      <w:marRight w:val="0"/>
      <w:marTop w:val="0"/>
      <w:marBottom w:val="0"/>
      <w:divBdr>
        <w:top w:val="none" w:sz="0" w:space="0" w:color="auto"/>
        <w:left w:val="none" w:sz="0" w:space="0" w:color="auto"/>
        <w:bottom w:val="none" w:sz="0" w:space="0" w:color="auto"/>
        <w:right w:val="none" w:sz="0" w:space="0" w:color="auto"/>
      </w:divBdr>
    </w:div>
    <w:div w:id="1107116809">
      <w:bodyDiv w:val="1"/>
      <w:marLeft w:val="0"/>
      <w:marRight w:val="0"/>
      <w:marTop w:val="0"/>
      <w:marBottom w:val="0"/>
      <w:divBdr>
        <w:top w:val="none" w:sz="0" w:space="0" w:color="auto"/>
        <w:left w:val="none" w:sz="0" w:space="0" w:color="auto"/>
        <w:bottom w:val="none" w:sz="0" w:space="0" w:color="auto"/>
        <w:right w:val="none" w:sz="0" w:space="0" w:color="auto"/>
      </w:divBdr>
    </w:div>
    <w:div w:id="1107120802">
      <w:bodyDiv w:val="1"/>
      <w:marLeft w:val="0"/>
      <w:marRight w:val="0"/>
      <w:marTop w:val="0"/>
      <w:marBottom w:val="0"/>
      <w:divBdr>
        <w:top w:val="none" w:sz="0" w:space="0" w:color="auto"/>
        <w:left w:val="none" w:sz="0" w:space="0" w:color="auto"/>
        <w:bottom w:val="none" w:sz="0" w:space="0" w:color="auto"/>
        <w:right w:val="none" w:sz="0" w:space="0" w:color="auto"/>
      </w:divBdr>
    </w:div>
    <w:div w:id="1107576263">
      <w:bodyDiv w:val="1"/>
      <w:marLeft w:val="0"/>
      <w:marRight w:val="0"/>
      <w:marTop w:val="0"/>
      <w:marBottom w:val="0"/>
      <w:divBdr>
        <w:top w:val="none" w:sz="0" w:space="0" w:color="auto"/>
        <w:left w:val="none" w:sz="0" w:space="0" w:color="auto"/>
        <w:bottom w:val="none" w:sz="0" w:space="0" w:color="auto"/>
        <w:right w:val="none" w:sz="0" w:space="0" w:color="auto"/>
      </w:divBdr>
    </w:div>
    <w:div w:id="1107695432">
      <w:bodyDiv w:val="1"/>
      <w:marLeft w:val="0"/>
      <w:marRight w:val="0"/>
      <w:marTop w:val="0"/>
      <w:marBottom w:val="0"/>
      <w:divBdr>
        <w:top w:val="none" w:sz="0" w:space="0" w:color="auto"/>
        <w:left w:val="none" w:sz="0" w:space="0" w:color="auto"/>
        <w:bottom w:val="none" w:sz="0" w:space="0" w:color="auto"/>
        <w:right w:val="none" w:sz="0" w:space="0" w:color="auto"/>
      </w:divBdr>
    </w:div>
    <w:div w:id="1107770842">
      <w:bodyDiv w:val="1"/>
      <w:marLeft w:val="0"/>
      <w:marRight w:val="0"/>
      <w:marTop w:val="0"/>
      <w:marBottom w:val="0"/>
      <w:divBdr>
        <w:top w:val="none" w:sz="0" w:space="0" w:color="auto"/>
        <w:left w:val="none" w:sz="0" w:space="0" w:color="auto"/>
        <w:bottom w:val="none" w:sz="0" w:space="0" w:color="auto"/>
        <w:right w:val="none" w:sz="0" w:space="0" w:color="auto"/>
      </w:divBdr>
    </w:div>
    <w:div w:id="1107778152">
      <w:bodyDiv w:val="1"/>
      <w:marLeft w:val="0"/>
      <w:marRight w:val="0"/>
      <w:marTop w:val="0"/>
      <w:marBottom w:val="0"/>
      <w:divBdr>
        <w:top w:val="none" w:sz="0" w:space="0" w:color="auto"/>
        <w:left w:val="none" w:sz="0" w:space="0" w:color="auto"/>
        <w:bottom w:val="none" w:sz="0" w:space="0" w:color="auto"/>
        <w:right w:val="none" w:sz="0" w:space="0" w:color="auto"/>
      </w:divBdr>
    </w:div>
    <w:div w:id="1108085360">
      <w:bodyDiv w:val="1"/>
      <w:marLeft w:val="0"/>
      <w:marRight w:val="0"/>
      <w:marTop w:val="0"/>
      <w:marBottom w:val="0"/>
      <w:divBdr>
        <w:top w:val="none" w:sz="0" w:space="0" w:color="auto"/>
        <w:left w:val="none" w:sz="0" w:space="0" w:color="auto"/>
        <w:bottom w:val="none" w:sz="0" w:space="0" w:color="auto"/>
        <w:right w:val="none" w:sz="0" w:space="0" w:color="auto"/>
      </w:divBdr>
    </w:div>
    <w:div w:id="1108089241">
      <w:bodyDiv w:val="1"/>
      <w:marLeft w:val="0"/>
      <w:marRight w:val="0"/>
      <w:marTop w:val="0"/>
      <w:marBottom w:val="0"/>
      <w:divBdr>
        <w:top w:val="none" w:sz="0" w:space="0" w:color="auto"/>
        <w:left w:val="none" w:sz="0" w:space="0" w:color="auto"/>
        <w:bottom w:val="none" w:sz="0" w:space="0" w:color="auto"/>
        <w:right w:val="none" w:sz="0" w:space="0" w:color="auto"/>
      </w:divBdr>
    </w:div>
    <w:div w:id="1108620119">
      <w:bodyDiv w:val="1"/>
      <w:marLeft w:val="0"/>
      <w:marRight w:val="0"/>
      <w:marTop w:val="0"/>
      <w:marBottom w:val="0"/>
      <w:divBdr>
        <w:top w:val="none" w:sz="0" w:space="0" w:color="auto"/>
        <w:left w:val="none" w:sz="0" w:space="0" w:color="auto"/>
        <w:bottom w:val="none" w:sz="0" w:space="0" w:color="auto"/>
        <w:right w:val="none" w:sz="0" w:space="0" w:color="auto"/>
      </w:divBdr>
    </w:div>
    <w:div w:id="1108693566">
      <w:bodyDiv w:val="1"/>
      <w:marLeft w:val="0"/>
      <w:marRight w:val="0"/>
      <w:marTop w:val="0"/>
      <w:marBottom w:val="0"/>
      <w:divBdr>
        <w:top w:val="none" w:sz="0" w:space="0" w:color="auto"/>
        <w:left w:val="none" w:sz="0" w:space="0" w:color="auto"/>
        <w:bottom w:val="none" w:sz="0" w:space="0" w:color="auto"/>
        <w:right w:val="none" w:sz="0" w:space="0" w:color="auto"/>
      </w:divBdr>
    </w:div>
    <w:div w:id="1108693698">
      <w:bodyDiv w:val="1"/>
      <w:marLeft w:val="0"/>
      <w:marRight w:val="0"/>
      <w:marTop w:val="0"/>
      <w:marBottom w:val="0"/>
      <w:divBdr>
        <w:top w:val="none" w:sz="0" w:space="0" w:color="auto"/>
        <w:left w:val="none" w:sz="0" w:space="0" w:color="auto"/>
        <w:bottom w:val="none" w:sz="0" w:space="0" w:color="auto"/>
        <w:right w:val="none" w:sz="0" w:space="0" w:color="auto"/>
      </w:divBdr>
    </w:div>
    <w:div w:id="1108813726">
      <w:bodyDiv w:val="1"/>
      <w:marLeft w:val="0"/>
      <w:marRight w:val="0"/>
      <w:marTop w:val="0"/>
      <w:marBottom w:val="0"/>
      <w:divBdr>
        <w:top w:val="none" w:sz="0" w:space="0" w:color="auto"/>
        <w:left w:val="none" w:sz="0" w:space="0" w:color="auto"/>
        <w:bottom w:val="none" w:sz="0" w:space="0" w:color="auto"/>
        <w:right w:val="none" w:sz="0" w:space="0" w:color="auto"/>
      </w:divBdr>
    </w:div>
    <w:div w:id="1108965537">
      <w:bodyDiv w:val="1"/>
      <w:marLeft w:val="0"/>
      <w:marRight w:val="0"/>
      <w:marTop w:val="0"/>
      <w:marBottom w:val="0"/>
      <w:divBdr>
        <w:top w:val="none" w:sz="0" w:space="0" w:color="auto"/>
        <w:left w:val="none" w:sz="0" w:space="0" w:color="auto"/>
        <w:bottom w:val="none" w:sz="0" w:space="0" w:color="auto"/>
        <w:right w:val="none" w:sz="0" w:space="0" w:color="auto"/>
      </w:divBdr>
    </w:div>
    <w:div w:id="1109277346">
      <w:bodyDiv w:val="1"/>
      <w:marLeft w:val="0"/>
      <w:marRight w:val="0"/>
      <w:marTop w:val="0"/>
      <w:marBottom w:val="0"/>
      <w:divBdr>
        <w:top w:val="none" w:sz="0" w:space="0" w:color="auto"/>
        <w:left w:val="none" w:sz="0" w:space="0" w:color="auto"/>
        <w:bottom w:val="none" w:sz="0" w:space="0" w:color="auto"/>
        <w:right w:val="none" w:sz="0" w:space="0" w:color="auto"/>
      </w:divBdr>
    </w:div>
    <w:div w:id="1109425218">
      <w:bodyDiv w:val="1"/>
      <w:marLeft w:val="0"/>
      <w:marRight w:val="0"/>
      <w:marTop w:val="0"/>
      <w:marBottom w:val="0"/>
      <w:divBdr>
        <w:top w:val="none" w:sz="0" w:space="0" w:color="auto"/>
        <w:left w:val="none" w:sz="0" w:space="0" w:color="auto"/>
        <w:bottom w:val="none" w:sz="0" w:space="0" w:color="auto"/>
        <w:right w:val="none" w:sz="0" w:space="0" w:color="auto"/>
      </w:divBdr>
    </w:div>
    <w:div w:id="1109737730">
      <w:bodyDiv w:val="1"/>
      <w:marLeft w:val="0"/>
      <w:marRight w:val="0"/>
      <w:marTop w:val="0"/>
      <w:marBottom w:val="0"/>
      <w:divBdr>
        <w:top w:val="none" w:sz="0" w:space="0" w:color="auto"/>
        <w:left w:val="none" w:sz="0" w:space="0" w:color="auto"/>
        <w:bottom w:val="none" w:sz="0" w:space="0" w:color="auto"/>
        <w:right w:val="none" w:sz="0" w:space="0" w:color="auto"/>
      </w:divBdr>
    </w:div>
    <w:div w:id="1109810647">
      <w:bodyDiv w:val="1"/>
      <w:marLeft w:val="0"/>
      <w:marRight w:val="0"/>
      <w:marTop w:val="0"/>
      <w:marBottom w:val="0"/>
      <w:divBdr>
        <w:top w:val="none" w:sz="0" w:space="0" w:color="auto"/>
        <w:left w:val="none" w:sz="0" w:space="0" w:color="auto"/>
        <w:bottom w:val="none" w:sz="0" w:space="0" w:color="auto"/>
        <w:right w:val="none" w:sz="0" w:space="0" w:color="auto"/>
      </w:divBdr>
    </w:div>
    <w:div w:id="1109811262">
      <w:bodyDiv w:val="1"/>
      <w:marLeft w:val="0"/>
      <w:marRight w:val="0"/>
      <w:marTop w:val="0"/>
      <w:marBottom w:val="0"/>
      <w:divBdr>
        <w:top w:val="none" w:sz="0" w:space="0" w:color="auto"/>
        <w:left w:val="none" w:sz="0" w:space="0" w:color="auto"/>
        <w:bottom w:val="none" w:sz="0" w:space="0" w:color="auto"/>
        <w:right w:val="none" w:sz="0" w:space="0" w:color="auto"/>
      </w:divBdr>
    </w:div>
    <w:div w:id="1110007507">
      <w:bodyDiv w:val="1"/>
      <w:marLeft w:val="0"/>
      <w:marRight w:val="0"/>
      <w:marTop w:val="0"/>
      <w:marBottom w:val="0"/>
      <w:divBdr>
        <w:top w:val="none" w:sz="0" w:space="0" w:color="auto"/>
        <w:left w:val="none" w:sz="0" w:space="0" w:color="auto"/>
        <w:bottom w:val="none" w:sz="0" w:space="0" w:color="auto"/>
        <w:right w:val="none" w:sz="0" w:space="0" w:color="auto"/>
      </w:divBdr>
    </w:div>
    <w:div w:id="1110053416">
      <w:bodyDiv w:val="1"/>
      <w:marLeft w:val="0"/>
      <w:marRight w:val="0"/>
      <w:marTop w:val="0"/>
      <w:marBottom w:val="0"/>
      <w:divBdr>
        <w:top w:val="none" w:sz="0" w:space="0" w:color="auto"/>
        <w:left w:val="none" w:sz="0" w:space="0" w:color="auto"/>
        <w:bottom w:val="none" w:sz="0" w:space="0" w:color="auto"/>
        <w:right w:val="none" w:sz="0" w:space="0" w:color="auto"/>
      </w:divBdr>
    </w:div>
    <w:div w:id="1110122917">
      <w:bodyDiv w:val="1"/>
      <w:marLeft w:val="0"/>
      <w:marRight w:val="0"/>
      <w:marTop w:val="0"/>
      <w:marBottom w:val="0"/>
      <w:divBdr>
        <w:top w:val="none" w:sz="0" w:space="0" w:color="auto"/>
        <w:left w:val="none" w:sz="0" w:space="0" w:color="auto"/>
        <w:bottom w:val="none" w:sz="0" w:space="0" w:color="auto"/>
        <w:right w:val="none" w:sz="0" w:space="0" w:color="auto"/>
      </w:divBdr>
    </w:div>
    <w:div w:id="1110277195">
      <w:bodyDiv w:val="1"/>
      <w:marLeft w:val="0"/>
      <w:marRight w:val="0"/>
      <w:marTop w:val="0"/>
      <w:marBottom w:val="0"/>
      <w:divBdr>
        <w:top w:val="none" w:sz="0" w:space="0" w:color="auto"/>
        <w:left w:val="none" w:sz="0" w:space="0" w:color="auto"/>
        <w:bottom w:val="none" w:sz="0" w:space="0" w:color="auto"/>
        <w:right w:val="none" w:sz="0" w:space="0" w:color="auto"/>
      </w:divBdr>
    </w:div>
    <w:div w:id="1110391310">
      <w:bodyDiv w:val="1"/>
      <w:marLeft w:val="0"/>
      <w:marRight w:val="0"/>
      <w:marTop w:val="0"/>
      <w:marBottom w:val="0"/>
      <w:divBdr>
        <w:top w:val="none" w:sz="0" w:space="0" w:color="auto"/>
        <w:left w:val="none" w:sz="0" w:space="0" w:color="auto"/>
        <w:bottom w:val="none" w:sz="0" w:space="0" w:color="auto"/>
        <w:right w:val="none" w:sz="0" w:space="0" w:color="auto"/>
      </w:divBdr>
    </w:div>
    <w:div w:id="1110466344">
      <w:bodyDiv w:val="1"/>
      <w:marLeft w:val="0"/>
      <w:marRight w:val="0"/>
      <w:marTop w:val="0"/>
      <w:marBottom w:val="0"/>
      <w:divBdr>
        <w:top w:val="none" w:sz="0" w:space="0" w:color="auto"/>
        <w:left w:val="none" w:sz="0" w:space="0" w:color="auto"/>
        <w:bottom w:val="none" w:sz="0" w:space="0" w:color="auto"/>
        <w:right w:val="none" w:sz="0" w:space="0" w:color="auto"/>
      </w:divBdr>
    </w:div>
    <w:div w:id="1110783362">
      <w:bodyDiv w:val="1"/>
      <w:marLeft w:val="0"/>
      <w:marRight w:val="0"/>
      <w:marTop w:val="0"/>
      <w:marBottom w:val="0"/>
      <w:divBdr>
        <w:top w:val="none" w:sz="0" w:space="0" w:color="auto"/>
        <w:left w:val="none" w:sz="0" w:space="0" w:color="auto"/>
        <w:bottom w:val="none" w:sz="0" w:space="0" w:color="auto"/>
        <w:right w:val="none" w:sz="0" w:space="0" w:color="auto"/>
      </w:divBdr>
    </w:div>
    <w:div w:id="1110859783">
      <w:bodyDiv w:val="1"/>
      <w:marLeft w:val="0"/>
      <w:marRight w:val="0"/>
      <w:marTop w:val="0"/>
      <w:marBottom w:val="0"/>
      <w:divBdr>
        <w:top w:val="none" w:sz="0" w:space="0" w:color="auto"/>
        <w:left w:val="none" w:sz="0" w:space="0" w:color="auto"/>
        <w:bottom w:val="none" w:sz="0" w:space="0" w:color="auto"/>
        <w:right w:val="none" w:sz="0" w:space="0" w:color="auto"/>
      </w:divBdr>
    </w:div>
    <w:div w:id="1110971818">
      <w:bodyDiv w:val="1"/>
      <w:marLeft w:val="0"/>
      <w:marRight w:val="0"/>
      <w:marTop w:val="0"/>
      <w:marBottom w:val="0"/>
      <w:divBdr>
        <w:top w:val="none" w:sz="0" w:space="0" w:color="auto"/>
        <w:left w:val="none" w:sz="0" w:space="0" w:color="auto"/>
        <w:bottom w:val="none" w:sz="0" w:space="0" w:color="auto"/>
        <w:right w:val="none" w:sz="0" w:space="0" w:color="auto"/>
      </w:divBdr>
    </w:div>
    <w:div w:id="1111049331">
      <w:bodyDiv w:val="1"/>
      <w:marLeft w:val="0"/>
      <w:marRight w:val="0"/>
      <w:marTop w:val="0"/>
      <w:marBottom w:val="0"/>
      <w:divBdr>
        <w:top w:val="none" w:sz="0" w:space="0" w:color="auto"/>
        <w:left w:val="none" w:sz="0" w:space="0" w:color="auto"/>
        <w:bottom w:val="none" w:sz="0" w:space="0" w:color="auto"/>
        <w:right w:val="none" w:sz="0" w:space="0" w:color="auto"/>
      </w:divBdr>
    </w:div>
    <w:div w:id="1111125854">
      <w:bodyDiv w:val="1"/>
      <w:marLeft w:val="0"/>
      <w:marRight w:val="0"/>
      <w:marTop w:val="0"/>
      <w:marBottom w:val="0"/>
      <w:divBdr>
        <w:top w:val="none" w:sz="0" w:space="0" w:color="auto"/>
        <w:left w:val="none" w:sz="0" w:space="0" w:color="auto"/>
        <w:bottom w:val="none" w:sz="0" w:space="0" w:color="auto"/>
        <w:right w:val="none" w:sz="0" w:space="0" w:color="auto"/>
      </w:divBdr>
    </w:div>
    <w:div w:id="1111169785">
      <w:bodyDiv w:val="1"/>
      <w:marLeft w:val="0"/>
      <w:marRight w:val="0"/>
      <w:marTop w:val="0"/>
      <w:marBottom w:val="0"/>
      <w:divBdr>
        <w:top w:val="none" w:sz="0" w:space="0" w:color="auto"/>
        <w:left w:val="none" w:sz="0" w:space="0" w:color="auto"/>
        <w:bottom w:val="none" w:sz="0" w:space="0" w:color="auto"/>
        <w:right w:val="none" w:sz="0" w:space="0" w:color="auto"/>
      </w:divBdr>
    </w:div>
    <w:div w:id="1111514529">
      <w:bodyDiv w:val="1"/>
      <w:marLeft w:val="0"/>
      <w:marRight w:val="0"/>
      <w:marTop w:val="0"/>
      <w:marBottom w:val="0"/>
      <w:divBdr>
        <w:top w:val="none" w:sz="0" w:space="0" w:color="auto"/>
        <w:left w:val="none" w:sz="0" w:space="0" w:color="auto"/>
        <w:bottom w:val="none" w:sz="0" w:space="0" w:color="auto"/>
        <w:right w:val="none" w:sz="0" w:space="0" w:color="auto"/>
      </w:divBdr>
    </w:div>
    <w:div w:id="1111780164">
      <w:bodyDiv w:val="1"/>
      <w:marLeft w:val="0"/>
      <w:marRight w:val="0"/>
      <w:marTop w:val="0"/>
      <w:marBottom w:val="0"/>
      <w:divBdr>
        <w:top w:val="none" w:sz="0" w:space="0" w:color="auto"/>
        <w:left w:val="none" w:sz="0" w:space="0" w:color="auto"/>
        <w:bottom w:val="none" w:sz="0" w:space="0" w:color="auto"/>
        <w:right w:val="none" w:sz="0" w:space="0" w:color="auto"/>
      </w:divBdr>
    </w:div>
    <w:div w:id="1111783674">
      <w:bodyDiv w:val="1"/>
      <w:marLeft w:val="0"/>
      <w:marRight w:val="0"/>
      <w:marTop w:val="0"/>
      <w:marBottom w:val="0"/>
      <w:divBdr>
        <w:top w:val="none" w:sz="0" w:space="0" w:color="auto"/>
        <w:left w:val="none" w:sz="0" w:space="0" w:color="auto"/>
        <w:bottom w:val="none" w:sz="0" w:space="0" w:color="auto"/>
        <w:right w:val="none" w:sz="0" w:space="0" w:color="auto"/>
      </w:divBdr>
    </w:div>
    <w:div w:id="1111972984">
      <w:bodyDiv w:val="1"/>
      <w:marLeft w:val="0"/>
      <w:marRight w:val="0"/>
      <w:marTop w:val="0"/>
      <w:marBottom w:val="0"/>
      <w:divBdr>
        <w:top w:val="none" w:sz="0" w:space="0" w:color="auto"/>
        <w:left w:val="none" w:sz="0" w:space="0" w:color="auto"/>
        <w:bottom w:val="none" w:sz="0" w:space="0" w:color="auto"/>
        <w:right w:val="none" w:sz="0" w:space="0" w:color="auto"/>
      </w:divBdr>
    </w:div>
    <w:div w:id="1112171341">
      <w:bodyDiv w:val="1"/>
      <w:marLeft w:val="0"/>
      <w:marRight w:val="0"/>
      <w:marTop w:val="0"/>
      <w:marBottom w:val="0"/>
      <w:divBdr>
        <w:top w:val="none" w:sz="0" w:space="0" w:color="auto"/>
        <w:left w:val="none" w:sz="0" w:space="0" w:color="auto"/>
        <w:bottom w:val="none" w:sz="0" w:space="0" w:color="auto"/>
        <w:right w:val="none" w:sz="0" w:space="0" w:color="auto"/>
      </w:divBdr>
    </w:div>
    <w:div w:id="1112360293">
      <w:bodyDiv w:val="1"/>
      <w:marLeft w:val="0"/>
      <w:marRight w:val="0"/>
      <w:marTop w:val="0"/>
      <w:marBottom w:val="0"/>
      <w:divBdr>
        <w:top w:val="none" w:sz="0" w:space="0" w:color="auto"/>
        <w:left w:val="none" w:sz="0" w:space="0" w:color="auto"/>
        <w:bottom w:val="none" w:sz="0" w:space="0" w:color="auto"/>
        <w:right w:val="none" w:sz="0" w:space="0" w:color="auto"/>
      </w:divBdr>
    </w:div>
    <w:div w:id="1112554145">
      <w:bodyDiv w:val="1"/>
      <w:marLeft w:val="0"/>
      <w:marRight w:val="0"/>
      <w:marTop w:val="0"/>
      <w:marBottom w:val="0"/>
      <w:divBdr>
        <w:top w:val="none" w:sz="0" w:space="0" w:color="auto"/>
        <w:left w:val="none" w:sz="0" w:space="0" w:color="auto"/>
        <w:bottom w:val="none" w:sz="0" w:space="0" w:color="auto"/>
        <w:right w:val="none" w:sz="0" w:space="0" w:color="auto"/>
      </w:divBdr>
    </w:div>
    <w:div w:id="1112624954">
      <w:bodyDiv w:val="1"/>
      <w:marLeft w:val="0"/>
      <w:marRight w:val="0"/>
      <w:marTop w:val="0"/>
      <w:marBottom w:val="0"/>
      <w:divBdr>
        <w:top w:val="none" w:sz="0" w:space="0" w:color="auto"/>
        <w:left w:val="none" w:sz="0" w:space="0" w:color="auto"/>
        <w:bottom w:val="none" w:sz="0" w:space="0" w:color="auto"/>
        <w:right w:val="none" w:sz="0" w:space="0" w:color="auto"/>
      </w:divBdr>
    </w:div>
    <w:div w:id="1112628040">
      <w:bodyDiv w:val="1"/>
      <w:marLeft w:val="0"/>
      <w:marRight w:val="0"/>
      <w:marTop w:val="0"/>
      <w:marBottom w:val="0"/>
      <w:divBdr>
        <w:top w:val="none" w:sz="0" w:space="0" w:color="auto"/>
        <w:left w:val="none" w:sz="0" w:space="0" w:color="auto"/>
        <w:bottom w:val="none" w:sz="0" w:space="0" w:color="auto"/>
        <w:right w:val="none" w:sz="0" w:space="0" w:color="auto"/>
      </w:divBdr>
    </w:div>
    <w:div w:id="1112674669">
      <w:bodyDiv w:val="1"/>
      <w:marLeft w:val="0"/>
      <w:marRight w:val="0"/>
      <w:marTop w:val="0"/>
      <w:marBottom w:val="0"/>
      <w:divBdr>
        <w:top w:val="none" w:sz="0" w:space="0" w:color="auto"/>
        <w:left w:val="none" w:sz="0" w:space="0" w:color="auto"/>
        <w:bottom w:val="none" w:sz="0" w:space="0" w:color="auto"/>
        <w:right w:val="none" w:sz="0" w:space="0" w:color="auto"/>
      </w:divBdr>
    </w:div>
    <w:div w:id="1112821485">
      <w:bodyDiv w:val="1"/>
      <w:marLeft w:val="0"/>
      <w:marRight w:val="0"/>
      <w:marTop w:val="0"/>
      <w:marBottom w:val="0"/>
      <w:divBdr>
        <w:top w:val="none" w:sz="0" w:space="0" w:color="auto"/>
        <w:left w:val="none" w:sz="0" w:space="0" w:color="auto"/>
        <w:bottom w:val="none" w:sz="0" w:space="0" w:color="auto"/>
        <w:right w:val="none" w:sz="0" w:space="0" w:color="auto"/>
      </w:divBdr>
    </w:div>
    <w:div w:id="1113086482">
      <w:bodyDiv w:val="1"/>
      <w:marLeft w:val="0"/>
      <w:marRight w:val="0"/>
      <w:marTop w:val="0"/>
      <w:marBottom w:val="0"/>
      <w:divBdr>
        <w:top w:val="none" w:sz="0" w:space="0" w:color="auto"/>
        <w:left w:val="none" w:sz="0" w:space="0" w:color="auto"/>
        <w:bottom w:val="none" w:sz="0" w:space="0" w:color="auto"/>
        <w:right w:val="none" w:sz="0" w:space="0" w:color="auto"/>
      </w:divBdr>
    </w:div>
    <w:div w:id="1113090458">
      <w:bodyDiv w:val="1"/>
      <w:marLeft w:val="0"/>
      <w:marRight w:val="0"/>
      <w:marTop w:val="0"/>
      <w:marBottom w:val="0"/>
      <w:divBdr>
        <w:top w:val="none" w:sz="0" w:space="0" w:color="auto"/>
        <w:left w:val="none" w:sz="0" w:space="0" w:color="auto"/>
        <w:bottom w:val="none" w:sz="0" w:space="0" w:color="auto"/>
        <w:right w:val="none" w:sz="0" w:space="0" w:color="auto"/>
      </w:divBdr>
    </w:div>
    <w:div w:id="1113327991">
      <w:bodyDiv w:val="1"/>
      <w:marLeft w:val="0"/>
      <w:marRight w:val="0"/>
      <w:marTop w:val="0"/>
      <w:marBottom w:val="0"/>
      <w:divBdr>
        <w:top w:val="none" w:sz="0" w:space="0" w:color="auto"/>
        <w:left w:val="none" w:sz="0" w:space="0" w:color="auto"/>
        <w:bottom w:val="none" w:sz="0" w:space="0" w:color="auto"/>
        <w:right w:val="none" w:sz="0" w:space="0" w:color="auto"/>
      </w:divBdr>
    </w:div>
    <w:div w:id="1113329730">
      <w:bodyDiv w:val="1"/>
      <w:marLeft w:val="0"/>
      <w:marRight w:val="0"/>
      <w:marTop w:val="0"/>
      <w:marBottom w:val="0"/>
      <w:divBdr>
        <w:top w:val="none" w:sz="0" w:space="0" w:color="auto"/>
        <w:left w:val="none" w:sz="0" w:space="0" w:color="auto"/>
        <w:bottom w:val="none" w:sz="0" w:space="0" w:color="auto"/>
        <w:right w:val="none" w:sz="0" w:space="0" w:color="auto"/>
      </w:divBdr>
    </w:div>
    <w:div w:id="1113356211">
      <w:bodyDiv w:val="1"/>
      <w:marLeft w:val="0"/>
      <w:marRight w:val="0"/>
      <w:marTop w:val="0"/>
      <w:marBottom w:val="0"/>
      <w:divBdr>
        <w:top w:val="none" w:sz="0" w:space="0" w:color="auto"/>
        <w:left w:val="none" w:sz="0" w:space="0" w:color="auto"/>
        <w:bottom w:val="none" w:sz="0" w:space="0" w:color="auto"/>
        <w:right w:val="none" w:sz="0" w:space="0" w:color="auto"/>
      </w:divBdr>
    </w:div>
    <w:div w:id="1113406108">
      <w:bodyDiv w:val="1"/>
      <w:marLeft w:val="0"/>
      <w:marRight w:val="0"/>
      <w:marTop w:val="0"/>
      <w:marBottom w:val="0"/>
      <w:divBdr>
        <w:top w:val="none" w:sz="0" w:space="0" w:color="auto"/>
        <w:left w:val="none" w:sz="0" w:space="0" w:color="auto"/>
        <w:bottom w:val="none" w:sz="0" w:space="0" w:color="auto"/>
        <w:right w:val="none" w:sz="0" w:space="0" w:color="auto"/>
      </w:divBdr>
    </w:div>
    <w:div w:id="1113593043">
      <w:bodyDiv w:val="1"/>
      <w:marLeft w:val="0"/>
      <w:marRight w:val="0"/>
      <w:marTop w:val="0"/>
      <w:marBottom w:val="0"/>
      <w:divBdr>
        <w:top w:val="none" w:sz="0" w:space="0" w:color="auto"/>
        <w:left w:val="none" w:sz="0" w:space="0" w:color="auto"/>
        <w:bottom w:val="none" w:sz="0" w:space="0" w:color="auto"/>
        <w:right w:val="none" w:sz="0" w:space="0" w:color="auto"/>
      </w:divBdr>
    </w:div>
    <w:div w:id="1113597762">
      <w:bodyDiv w:val="1"/>
      <w:marLeft w:val="0"/>
      <w:marRight w:val="0"/>
      <w:marTop w:val="0"/>
      <w:marBottom w:val="0"/>
      <w:divBdr>
        <w:top w:val="none" w:sz="0" w:space="0" w:color="auto"/>
        <w:left w:val="none" w:sz="0" w:space="0" w:color="auto"/>
        <w:bottom w:val="none" w:sz="0" w:space="0" w:color="auto"/>
        <w:right w:val="none" w:sz="0" w:space="0" w:color="auto"/>
      </w:divBdr>
    </w:div>
    <w:div w:id="1113671833">
      <w:bodyDiv w:val="1"/>
      <w:marLeft w:val="0"/>
      <w:marRight w:val="0"/>
      <w:marTop w:val="0"/>
      <w:marBottom w:val="0"/>
      <w:divBdr>
        <w:top w:val="none" w:sz="0" w:space="0" w:color="auto"/>
        <w:left w:val="none" w:sz="0" w:space="0" w:color="auto"/>
        <w:bottom w:val="none" w:sz="0" w:space="0" w:color="auto"/>
        <w:right w:val="none" w:sz="0" w:space="0" w:color="auto"/>
      </w:divBdr>
    </w:div>
    <w:div w:id="1113744694">
      <w:bodyDiv w:val="1"/>
      <w:marLeft w:val="0"/>
      <w:marRight w:val="0"/>
      <w:marTop w:val="0"/>
      <w:marBottom w:val="0"/>
      <w:divBdr>
        <w:top w:val="none" w:sz="0" w:space="0" w:color="auto"/>
        <w:left w:val="none" w:sz="0" w:space="0" w:color="auto"/>
        <w:bottom w:val="none" w:sz="0" w:space="0" w:color="auto"/>
        <w:right w:val="none" w:sz="0" w:space="0" w:color="auto"/>
      </w:divBdr>
    </w:div>
    <w:div w:id="1113790626">
      <w:bodyDiv w:val="1"/>
      <w:marLeft w:val="0"/>
      <w:marRight w:val="0"/>
      <w:marTop w:val="0"/>
      <w:marBottom w:val="0"/>
      <w:divBdr>
        <w:top w:val="none" w:sz="0" w:space="0" w:color="auto"/>
        <w:left w:val="none" w:sz="0" w:space="0" w:color="auto"/>
        <w:bottom w:val="none" w:sz="0" w:space="0" w:color="auto"/>
        <w:right w:val="none" w:sz="0" w:space="0" w:color="auto"/>
      </w:divBdr>
    </w:div>
    <w:div w:id="1114135733">
      <w:bodyDiv w:val="1"/>
      <w:marLeft w:val="0"/>
      <w:marRight w:val="0"/>
      <w:marTop w:val="0"/>
      <w:marBottom w:val="0"/>
      <w:divBdr>
        <w:top w:val="none" w:sz="0" w:space="0" w:color="auto"/>
        <w:left w:val="none" w:sz="0" w:space="0" w:color="auto"/>
        <w:bottom w:val="none" w:sz="0" w:space="0" w:color="auto"/>
        <w:right w:val="none" w:sz="0" w:space="0" w:color="auto"/>
      </w:divBdr>
    </w:div>
    <w:div w:id="1114248504">
      <w:bodyDiv w:val="1"/>
      <w:marLeft w:val="0"/>
      <w:marRight w:val="0"/>
      <w:marTop w:val="0"/>
      <w:marBottom w:val="0"/>
      <w:divBdr>
        <w:top w:val="none" w:sz="0" w:space="0" w:color="auto"/>
        <w:left w:val="none" w:sz="0" w:space="0" w:color="auto"/>
        <w:bottom w:val="none" w:sz="0" w:space="0" w:color="auto"/>
        <w:right w:val="none" w:sz="0" w:space="0" w:color="auto"/>
      </w:divBdr>
    </w:div>
    <w:div w:id="1114252216">
      <w:bodyDiv w:val="1"/>
      <w:marLeft w:val="0"/>
      <w:marRight w:val="0"/>
      <w:marTop w:val="0"/>
      <w:marBottom w:val="0"/>
      <w:divBdr>
        <w:top w:val="none" w:sz="0" w:space="0" w:color="auto"/>
        <w:left w:val="none" w:sz="0" w:space="0" w:color="auto"/>
        <w:bottom w:val="none" w:sz="0" w:space="0" w:color="auto"/>
        <w:right w:val="none" w:sz="0" w:space="0" w:color="auto"/>
      </w:divBdr>
    </w:div>
    <w:div w:id="1114252303">
      <w:bodyDiv w:val="1"/>
      <w:marLeft w:val="0"/>
      <w:marRight w:val="0"/>
      <w:marTop w:val="0"/>
      <w:marBottom w:val="0"/>
      <w:divBdr>
        <w:top w:val="none" w:sz="0" w:space="0" w:color="auto"/>
        <w:left w:val="none" w:sz="0" w:space="0" w:color="auto"/>
        <w:bottom w:val="none" w:sz="0" w:space="0" w:color="auto"/>
        <w:right w:val="none" w:sz="0" w:space="0" w:color="auto"/>
      </w:divBdr>
    </w:div>
    <w:div w:id="1114440641">
      <w:bodyDiv w:val="1"/>
      <w:marLeft w:val="0"/>
      <w:marRight w:val="0"/>
      <w:marTop w:val="0"/>
      <w:marBottom w:val="0"/>
      <w:divBdr>
        <w:top w:val="none" w:sz="0" w:space="0" w:color="auto"/>
        <w:left w:val="none" w:sz="0" w:space="0" w:color="auto"/>
        <w:bottom w:val="none" w:sz="0" w:space="0" w:color="auto"/>
        <w:right w:val="none" w:sz="0" w:space="0" w:color="auto"/>
      </w:divBdr>
    </w:div>
    <w:div w:id="1114446687">
      <w:bodyDiv w:val="1"/>
      <w:marLeft w:val="0"/>
      <w:marRight w:val="0"/>
      <w:marTop w:val="0"/>
      <w:marBottom w:val="0"/>
      <w:divBdr>
        <w:top w:val="none" w:sz="0" w:space="0" w:color="auto"/>
        <w:left w:val="none" w:sz="0" w:space="0" w:color="auto"/>
        <w:bottom w:val="none" w:sz="0" w:space="0" w:color="auto"/>
        <w:right w:val="none" w:sz="0" w:space="0" w:color="auto"/>
      </w:divBdr>
    </w:div>
    <w:div w:id="1114517418">
      <w:bodyDiv w:val="1"/>
      <w:marLeft w:val="0"/>
      <w:marRight w:val="0"/>
      <w:marTop w:val="0"/>
      <w:marBottom w:val="0"/>
      <w:divBdr>
        <w:top w:val="none" w:sz="0" w:space="0" w:color="auto"/>
        <w:left w:val="none" w:sz="0" w:space="0" w:color="auto"/>
        <w:bottom w:val="none" w:sz="0" w:space="0" w:color="auto"/>
        <w:right w:val="none" w:sz="0" w:space="0" w:color="auto"/>
      </w:divBdr>
    </w:div>
    <w:div w:id="1114642253">
      <w:bodyDiv w:val="1"/>
      <w:marLeft w:val="0"/>
      <w:marRight w:val="0"/>
      <w:marTop w:val="0"/>
      <w:marBottom w:val="0"/>
      <w:divBdr>
        <w:top w:val="none" w:sz="0" w:space="0" w:color="auto"/>
        <w:left w:val="none" w:sz="0" w:space="0" w:color="auto"/>
        <w:bottom w:val="none" w:sz="0" w:space="0" w:color="auto"/>
        <w:right w:val="none" w:sz="0" w:space="0" w:color="auto"/>
      </w:divBdr>
    </w:div>
    <w:div w:id="1114712046">
      <w:bodyDiv w:val="1"/>
      <w:marLeft w:val="0"/>
      <w:marRight w:val="0"/>
      <w:marTop w:val="0"/>
      <w:marBottom w:val="0"/>
      <w:divBdr>
        <w:top w:val="none" w:sz="0" w:space="0" w:color="auto"/>
        <w:left w:val="none" w:sz="0" w:space="0" w:color="auto"/>
        <w:bottom w:val="none" w:sz="0" w:space="0" w:color="auto"/>
        <w:right w:val="none" w:sz="0" w:space="0" w:color="auto"/>
      </w:divBdr>
    </w:div>
    <w:div w:id="1114832938">
      <w:bodyDiv w:val="1"/>
      <w:marLeft w:val="0"/>
      <w:marRight w:val="0"/>
      <w:marTop w:val="0"/>
      <w:marBottom w:val="0"/>
      <w:divBdr>
        <w:top w:val="none" w:sz="0" w:space="0" w:color="auto"/>
        <w:left w:val="none" w:sz="0" w:space="0" w:color="auto"/>
        <w:bottom w:val="none" w:sz="0" w:space="0" w:color="auto"/>
        <w:right w:val="none" w:sz="0" w:space="0" w:color="auto"/>
      </w:divBdr>
    </w:div>
    <w:div w:id="1114904219">
      <w:bodyDiv w:val="1"/>
      <w:marLeft w:val="0"/>
      <w:marRight w:val="0"/>
      <w:marTop w:val="0"/>
      <w:marBottom w:val="0"/>
      <w:divBdr>
        <w:top w:val="none" w:sz="0" w:space="0" w:color="auto"/>
        <w:left w:val="none" w:sz="0" w:space="0" w:color="auto"/>
        <w:bottom w:val="none" w:sz="0" w:space="0" w:color="auto"/>
        <w:right w:val="none" w:sz="0" w:space="0" w:color="auto"/>
      </w:divBdr>
    </w:div>
    <w:div w:id="1114978849">
      <w:bodyDiv w:val="1"/>
      <w:marLeft w:val="0"/>
      <w:marRight w:val="0"/>
      <w:marTop w:val="0"/>
      <w:marBottom w:val="0"/>
      <w:divBdr>
        <w:top w:val="none" w:sz="0" w:space="0" w:color="auto"/>
        <w:left w:val="none" w:sz="0" w:space="0" w:color="auto"/>
        <w:bottom w:val="none" w:sz="0" w:space="0" w:color="auto"/>
        <w:right w:val="none" w:sz="0" w:space="0" w:color="auto"/>
      </w:divBdr>
    </w:div>
    <w:div w:id="1115292287">
      <w:bodyDiv w:val="1"/>
      <w:marLeft w:val="0"/>
      <w:marRight w:val="0"/>
      <w:marTop w:val="0"/>
      <w:marBottom w:val="0"/>
      <w:divBdr>
        <w:top w:val="none" w:sz="0" w:space="0" w:color="auto"/>
        <w:left w:val="none" w:sz="0" w:space="0" w:color="auto"/>
        <w:bottom w:val="none" w:sz="0" w:space="0" w:color="auto"/>
        <w:right w:val="none" w:sz="0" w:space="0" w:color="auto"/>
      </w:divBdr>
    </w:div>
    <w:div w:id="1115296572">
      <w:bodyDiv w:val="1"/>
      <w:marLeft w:val="0"/>
      <w:marRight w:val="0"/>
      <w:marTop w:val="0"/>
      <w:marBottom w:val="0"/>
      <w:divBdr>
        <w:top w:val="none" w:sz="0" w:space="0" w:color="auto"/>
        <w:left w:val="none" w:sz="0" w:space="0" w:color="auto"/>
        <w:bottom w:val="none" w:sz="0" w:space="0" w:color="auto"/>
        <w:right w:val="none" w:sz="0" w:space="0" w:color="auto"/>
      </w:divBdr>
    </w:div>
    <w:div w:id="1115443349">
      <w:bodyDiv w:val="1"/>
      <w:marLeft w:val="0"/>
      <w:marRight w:val="0"/>
      <w:marTop w:val="0"/>
      <w:marBottom w:val="0"/>
      <w:divBdr>
        <w:top w:val="none" w:sz="0" w:space="0" w:color="auto"/>
        <w:left w:val="none" w:sz="0" w:space="0" w:color="auto"/>
        <w:bottom w:val="none" w:sz="0" w:space="0" w:color="auto"/>
        <w:right w:val="none" w:sz="0" w:space="0" w:color="auto"/>
      </w:divBdr>
    </w:div>
    <w:div w:id="1115709029">
      <w:bodyDiv w:val="1"/>
      <w:marLeft w:val="0"/>
      <w:marRight w:val="0"/>
      <w:marTop w:val="0"/>
      <w:marBottom w:val="0"/>
      <w:divBdr>
        <w:top w:val="none" w:sz="0" w:space="0" w:color="auto"/>
        <w:left w:val="none" w:sz="0" w:space="0" w:color="auto"/>
        <w:bottom w:val="none" w:sz="0" w:space="0" w:color="auto"/>
        <w:right w:val="none" w:sz="0" w:space="0" w:color="auto"/>
      </w:divBdr>
    </w:div>
    <w:div w:id="1115833809">
      <w:bodyDiv w:val="1"/>
      <w:marLeft w:val="0"/>
      <w:marRight w:val="0"/>
      <w:marTop w:val="0"/>
      <w:marBottom w:val="0"/>
      <w:divBdr>
        <w:top w:val="none" w:sz="0" w:space="0" w:color="auto"/>
        <w:left w:val="none" w:sz="0" w:space="0" w:color="auto"/>
        <w:bottom w:val="none" w:sz="0" w:space="0" w:color="auto"/>
        <w:right w:val="none" w:sz="0" w:space="0" w:color="auto"/>
      </w:divBdr>
    </w:div>
    <w:div w:id="1115901017">
      <w:bodyDiv w:val="1"/>
      <w:marLeft w:val="0"/>
      <w:marRight w:val="0"/>
      <w:marTop w:val="0"/>
      <w:marBottom w:val="0"/>
      <w:divBdr>
        <w:top w:val="none" w:sz="0" w:space="0" w:color="auto"/>
        <w:left w:val="none" w:sz="0" w:space="0" w:color="auto"/>
        <w:bottom w:val="none" w:sz="0" w:space="0" w:color="auto"/>
        <w:right w:val="none" w:sz="0" w:space="0" w:color="auto"/>
      </w:divBdr>
    </w:div>
    <w:div w:id="1116172831">
      <w:bodyDiv w:val="1"/>
      <w:marLeft w:val="0"/>
      <w:marRight w:val="0"/>
      <w:marTop w:val="0"/>
      <w:marBottom w:val="0"/>
      <w:divBdr>
        <w:top w:val="none" w:sz="0" w:space="0" w:color="auto"/>
        <w:left w:val="none" w:sz="0" w:space="0" w:color="auto"/>
        <w:bottom w:val="none" w:sz="0" w:space="0" w:color="auto"/>
        <w:right w:val="none" w:sz="0" w:space="0" w:color="auto"/>
      </w:divBdr>
    </w:div>
    <w:div w:id="1116212572">
      <w:bodyDiv w:val="1"/>
      <w:marLeft w:val="0"/>
      <w:marRight w:val="0"/>
      <w:marTop w:val="0"/>
      <w:marBottom w:val="0"/>
      <w:divBdr>
        <w:top w:val="none" w:sz="0" w:space="0" w:color="auto"/>
        <w:left w:val="none" w:sz="0" w:space="0" w:color="auto"/>
        <w:bottom w:val="none" w:sz="0" w:space="0" w:color="auto"/>
        <w:right w:val="none" w:sz="0" w:space="0" w:color="auto"/>
      </w:divBdr>
    </w:div>
    <w:div w:id="1116490275">
      <w:bodyDiv w:val="1"/>
      <w:marLeft w:val="0"/>
      <w:marRight w:val="0"/>
      <w:marTop w:val="0"/>
      <w:marBottom w:val="0"/>
      <w:divBdr>
        <w:top w:val="none" w:sz="0" w:space="0" w:color="auto"/>
        <w:left w:val="none" w:sz="0" w:space="0" w:color="auto"/>
        <w:bottom w:val="none" w:sz="0" w:space="0" w:color="auto"/>
        <w:right w:val="none" w:sz="0" w:space="0" w:color="auto"/>
      </w:divBdr>
    </w:div>
    <w:div w:id="1116750105">
      <w:bodyDiv w:val="1"/>
      <w:marLeft w:val="0"/>
      <w:marRight w:val="0"/>
      <w:marTop w:val="0"/>
      <w:marBottom w:val="0"/>
      <w:divBdr>
        <w:top w:val="none" w:sz="0" w:space="0" w:color="auto"/>
        <w:left w:val="none" w:sz="0" w:space="0" w:color="auto"/>
        <w:bottom w:val="none" w:sz="0" w:space="0" w:color="auto"/>
        <w:right w:val="none" w:sz="0" w:space="0" w:color="auto"/>
      </w:divBdr>
    </w:div>
    <w:div w:id="1117338309">
      <w:bodyDiv w:val="1"/>
      <w:marLeft w:val="0"/>
      <w:marRight w:val="0"/>
      <w:marTop w:val="0"/>
      <w:marBottom w:val="0"/>
      <w:divBdr>
        <w:top w:val="none" w:sz="0" w:space="0" w:color="auto"/>
        <w:left w:val="none" w:sz="0" w:space="0" w:color="auto"/>
        <w:bottom w:val="none" w:sz="0" w:space="0" w:color="auto"/>
        <w:right w:val="none" w:sz="0" w:space="0" w:color="auto"/>
      </w:divBdr>
    </w:div>
    <w:div w:id="1117405164">
      <w:bodyDiv w:val="1"/>
      <w:marLeft w:val="0"/>
      <w:marRight w:val="0"/>
      <w:marTop w:val="0"/>
      <w:marBottom w:val="0"/>
      <w:divBdr>
        <w:top w:val="none" w:sz="0" w:space="0" w:color="auto"/>
        <w:left w:val="none" w:sz="0" w:space="0" w:color="auto"/>
        <w:bottom w:val="none" w:sz="0" w:space="0" w:color="auto"/>
        <w:right w:val="none" w:sz="0" w:space="0" w:color="auto"/>
      </w:divBdr>
    </w:div>
    <w:div w:id="1117412013">
      <w:bodyDiv w:val="1"/>
      <w:marLeft w:val="0"/>
      <w:marRight w:val="0"/>
      <w:marTop w:val="0"/>
      <w:marBottom w:val="0"/>
      <w:divBdr>
        <w:top w:val="none" w:sz="0" w:space="0" w:color="auto"/>
        <w:left w:val="none" w:sz="0" w:space="0" w:color="auto"/>
        <w:bottom w:val="none" w:sz="0" w:space="0" w:color="auto"/>
        <w:right w:val="none" w:sz="0" w:space="0" w:color="auto"/>
      </w:divBdr>
    </w:div>
    <w:div w:id="1117796198">
      <w:bodyDiv w:val="1"/>
      <w:marLeft w:val="0"/>
      <w:marRight w:val="0"/>
      <w:marTop w:val="0"/>
      <w:marBottom w:val="0"/>
      <w:divBdr>
        <w:top w:val="none" w:sz="0" w:space="0" w:color="auto"/>
        <w:left w:val="none" w:sz="0" w:space="0" w:color="auto"/>
        <w:bottom w:val="none" w:sz="0" w:space="0" w:color="auto"/>
        <w:right w:val="none" w:sz="0" w:space="0" w:color="auto"/>
      </w:divBdr>
    </w:div>
    <w:div w:id="1117988000">
      <w:bodyDiv w:val="1"/>
      <w:marLeft w:val="0"/>
      <w:marRight w:val="0"/>
      <w:marTop w:val="0"/>
      <w:marBottom w:val="0"/>
      <w:divBdr>
        <w:top w:val="none" w:sz="0" w:space="0" w:color="auto"/>
        <w:left w:val="none" w:sz="0" w:space="0" w:color="auto"/>
        <w:bottom w:val="none" w:sz="0" w:space="0" w:color="auto"/>
        <w:right w:val="none" w:sz="0" w:space="0" w:color="auto"/>
      </w:divBdr>
    </w:div>
    <w:div w:id="1118136322">
      <w:bodyDiv w:val="1"/>
      <w:marLeft w:val="0"/>
      <w:marRight w:val="0"/>
      <w:marTop w:val="0"/>
      <w:marBottom w:val="0"/>
      <w:divBdr>
        <w:top w:val="none" w:sz="0" w:space="0" w:color="auto"/>
        <w:left w:val="none" w:sz="0" w:space="0" w:color="auto"/>
        <w:bottom w:val="none" w:sz="0" w:space="0" w:color="auto"/>
        <w:right w:val="none" w:sz="0" w:space="0" w:color="auto"/>
      </w:divBdr>
    </w:div>
    <w:div w:id="1118329612">
      <w:bodyDiv w:val="1"/>
      <w:marLeft w:val="0"/>
      <w:marRight w:val="0"/>
      <w:marTop w:val="0"/>
      <w:marBottom w:val="0"/>
      <w:divBdr>
        <w:top w:val="none" w:sz="0" w:space="0" w:color="auto"/>
        <w:left w:val="none" w:sz="0" w:space="0" w:color="auto"/>
        <w:bottom w:val="none" w:sz="0" w:space="0" w:color="auto"/>
        <w:right w:val="none" w:sz="0" w:space="0" w:color="auto"/>
      </w:divBdr>
    </w:div>
    <w:div w:id="1118455113">
      <w:bodyDiv w:val="1"/>
      <w:marLeft w:val="0"/>
      <w:marRight w:val="0"/>
      <w:marTop w:val="0"/>
      <w:marBottom w:val="0"/>
      <w:divBdr>
        <w:top w:val="none" w:sz="0" w:space="0" w:color="auto"/>
        <w:left w:val="none" w:sz="0" w:space="0" w:color="auto"/>
        <w:bottom w:val="none" w:sz="0" w:space="0" w:color="auto"/>
        <w:right w:val="none" w:sz="0" w:space="0" w:color="auto"/>
      </w:divBdr>
    </w:div>
    <w:div w:id="1118641578">
      <w:bodyDiv w:val="1"/>
      <w:marLeft w:val="0"/>
      <w:marRight w:val="0"/>
      <w:marTop w:val="0"/>
      <w:marBottom w:val="0"/>
      <w:divBdr>
        <w:top w:val="none" w:sz="0" w:space="0" w:color="auto"/>
        <w:left w:val="none" w:sz="0" w:space="0" w:color="auto"/>
        <w:bottom w:val="none" w:sz="0" w:space="0" w:color="auto"/>
        <w:right w:val="none" w:sz="0" w:space="0" w:color="auto"/>
      </w:divBdr>
    </w:div>
    <w:div w:id="1118720279">
      <w:bodyDiv w:val="1"/>
      <w:marLeft w:val="0"/>
      <w:marRight w:val="0"/>
      <w:marTop w:val="0"/>
      <w:marBottom w:val="0"/>
      <w:divBdr>
        <w:top w:val="none" w:sz="0" w:space="0" w:color="auto"/>
        <w:left w:val="none" w:sz="0" w:space="0" w:color="auto"/>
        <w:bottom w:val="none" w:sz="0" w:space="0" w:color="auto"/>
        <w:right w:val="none" w:sz="0" w:space="0" w:color="auto"/>
      </w:divBdr>
    </w:div>
    <w:div w:id="1118722275">
      <w:bodyDiv w:val="1"/>
      <w:marLeft w:val="0"/>
      <w:marRight w:val="0"/>
      <w:marTop w:val="0"/>
      <w:marBottom w:val="0"/>
      <w:divBdr>
        <w:top w:val="none" w:sz="0" w:space="0" w:color="auto"/>
        <w:left w:val="none" w:sz="0" w:space="0" w:color="auto"/>
        <w:bottom w:val="none" w:sz="0" w:space="0" w:color="auto"/>
        <w:right w:val="none" w:sz="0" w:space="0" w:color="auto"/>
      </w:divBdr>
    </w:div>
    <w:div w:id="1118791276">
      <w:bodyDiv w:val="1"/>
      <w:marLeft w:val="0"/>
      <w:marRight w:val="0"/>
      <w:marTop w:val="0"/>
      <w:marBottom w:val="0"/>
      <w:divBdr>
        <w:top w:val="none" w:sz="0" w:space="0" w:color="auto"/>
        <w:left w:val="none" w:sz="0" w:space="0" w:color="auto"/>
        <w:bottom w:val="none" w:sz="0" w:space="0" w:color="auto"/>
        <w:right w:val="none" w:sz="0" w:space="0" w:color="auto"/>
      </w:divBdr>
    </w:div>
    <w:div w:id="1118987480">
      <w:bodyDiv w:val="1"/>
      <w:marLeft w:val="0"/>
      <w:marRight w:val="0"/>
      <w:marTop w:val="0"/>
      <w:marBottom w:val="0"/>
      <w:divBdr>
        <w:top w:val="none" w:sz="0" w:space="0" w:color="auto"/>
        <w:left w:val="none" w:sz="0" w:space="0" w:color="auto"/>
        <w:bottom w:val="none" w:sz="0" w:space="0" w:color="auto"/>
        <w:right w:val="none" w:sz="0" w:space="0" w:color="auto"/>
      </w:divBdr>
    </w:div>
    <w:div w:id="1118988489">
      <w:bodyDiv w:val="1"/>
      <w:marLeft w:val="0"/>
      <w:marRight w:val="0"/>
      <w:marTop w:val="0"/>
      <w:marBottom w:val="0"/>
      <w:divBdr>
        <w:top w:val="none" w:sz="0" w:space="0" w:color="auto"/>
        <w:left w:val="none" w:sz="0" w:space="0" w:color="auto"/>
        <w:bottom w:val="none" w:sz="0" w:space="0" w:color="auto"/>
        <w:right w:val="none" w:sz="0" w:space="0" w:color="auto"/>
      </w:divBdr>
    </w:div>
    <w:div w:id="1119179580">
      <w:bodyDiv w:val="1"/>
      <w:marLeft w:val="0"/>
      <w:marRight w:val="0"/>
      <w:marTop w:val="0"/>
      <w:marBottom w:val="0"/>
      <w:divBdr>
        <w:top w:val="none" w:sz="0" w:space="0" w:color="auto"/>
        <w:left w:val="none" w:sz="0" w:space="0" w:color="auto"/>
        <w:bottom w:val="none" w:sz="0" w:space="0" w:color="auto"/>
        <w:right w:val="none" w:sz="0" w:space="0" w:color="auto"/>
      </w:divBdr>
    </w:div>
    <w:div w:id="1119303144">
      <w:bodyDiv w:val="1"/>
      <w:marLeft w:val="0"/>
      <w:marRight w:val="0"/>
      <w:marTop w:val="0"/>
      <w:marBottom w:val="0"/>
      <w:divBdr>
        <w:top w:val="none" w:sz="0" w:space="0" w:color="auto"/>
        <w:left w:val="none" w:sz="0" w:space="0" w:color="auto"/>
        <w:bottom w:val="none" w:sz="0" w:space="0" w:color="auto"/>
        <w:right w:val="none" w:sz="0" w:space="0" w:color="auto"/>
      </w:divBdr>
    </w:div>
    <w:div w:id="1119492369">
      <w:bodyDiv w:val="1"/>
      <w:marLeft w:val="0"/>
      <w:marRight w:val="0"/>
      <w:marTop w:val="0"/>
      <w:marBottom w:val="0"/>
      <w:divBdr>
        <w:top w:val="none" w:sz="0" w:space="0" w:color="auto"/>
        <w:left w:val="none" w:sz="0" w:space="0" w:color="auto"/>
        <w:bottom w:val="none" w:sz="0" w:space="0" w:color="auto"/>
        <w:right w:val="none" w:sz="0" w:space="0" w:color="auto"/>
      </w:divBdr>
    </w:div>
    <w:div w:id="1119497964">
      <w:bodyDiv w:val="1"/>
      <w:marLeft w:val="0"/>
      <w:marRight w:val="0"/>
      <w:marTop w:val="0"/>
      <w:marBottom w:val="0"/>
      <w:divBdr>
        <w:top w:val="none" w:sz="0" w:space="0" w:color="auto"/>
        <w:left w:val="none" w:sz="0" w:space="0" w:color="auto"/>
        <w:bottom w:val="none" w:sz="0" w:space="0" w:color="auto"/>
        <w:right w:val="none" w:sz="0" w:space="0" w:color="auto"/>
      </w:divBdr>
    </w:div>
    <w:div w:id="1119568716">
      <w:bodyDiv w:val="1"/>
      <w:marLeft w:val="0"/>
      <w:marRight w:val="0"/>
      <w:marTop w:val="0"/>
      <w:marBottom w:val="0"/>
      <w:divBdr>
        <w:top w:val="none" w:sz="0" w:space="0" w:color="auto"/>
        <w:left w:val="none" w:sz="0" w:space="0" w:color="auto"/>
        <w:bottom w:val="none" w:sz="0" w:space="0" w:color="auto"/>
        <w:right w:val="none" w:sz="0" w:space="0" w:color="auto"/>
      </w:divBdr>
    </w:div>
    <w:div w:id="1119646757">
      <w:bodyDiv w:val="1"/>
      <w:marLeft w:val="0"/>
      <w:marRight w:val="0"/>
      <w:marTop w:val="0"/>
      <w:marBottom w:val="0"/>
      <w:divBdr>
        <w:top w:val="none" w:sz="0" w:space="0" w:color="auto"/>
        <w:left w:val="none" w:sz="0" w:space="0" w:color="auto"/>
        <w:bottom w:val="none" w:sz="0" w:space="0" w:color="auto"/>
        <w:right w:val="none" w:sz="0" w:space="0" w:color="auto"/>
      </w:divBdr>
    </w:div>
    <w:div w:id="1119647193">
      <w:bodyDiv w:val="1"/>
      <w:marLeft w:val="0"/>
      <w:marRight w:val="0"/>
      <w:marTop w:val="0"/>
      <w:marBottom w:val="0"/>
      <w:divBdr>
        <w:top w:val="none" w:sz="0" w:space="0" w:color="auto"/>
        <w:left w:val="none" w:sz="0" w:space="0" w:color="auto"/>
        <w:bottom w:val="none" w:sz="0" w:space="0" w:color="auto"/>
        <w:right w:val="none" w:sz="0" w:space="0" w:color="auto"/>
      </w:divBdr>
    </w:div>
    <w:div w:id="1119757572">
      <w:bodyDiv w:val="1"/>
      <w:marLeft w:val="0"/>
      <w:marRight w:val="0"/>
      <w:marTop w:val="0"/>
      <w:marBottom w:val="0"/>
      <w:divBdr>
        <w:top w:val="none" w:sz="0" w:space="0" w:color="auto"/>
        <w:left w:val="none" w:sz="0" w:space="0" w:color="auto"/>
        <w:bottom w:val="none" w:sz="0" w:space="0" w:color="auto"/>
        <w:right w:val="none" w:sz="0" w:space="0" w:color="auto"/>
      </w:divBdr>
    </w:div>
    <w:div w:id="1119909681">
      <w:bodyDiv w:val="1"/>
      <w:marLeft w:val="0"/>
      <w:marRight w:val="0"/>
      <w:marTop w:val="0"/>
      <w:marBottom w:val="0"/>
      <w:divBdr>
        <w:top w:val="none" w:sz="0" w:space="0" w:color="auto"/>
        <w:left w:val="none" w:sz="0" w:space="0" w:color="auto"/>
        <w:bottom w:val="none" w:sz="0" w:space="0" w:color="auto"/>
        <w:right w:val="none" w:sz="0" w:space="0" w:color="auto"/>
      </w:divBdr>
    </w:div>
    <w:div w:id="1120104973">
      <w:bodyDiv w:val="1"/>
      <w:marLeft w:val="0"/>
      <w:marRight w:val="0"/>
      <w:marTop w:val="0"/>
      <w:marBottom w:val="0"/>
      <w:divBdr>
        <w:top w:val="none" w:sz="0" w:space="0" w:color="auto"/>
        <w:left w:val="none" w:sz="0" w:space="0" w:color="auto"/>
        <w:bottom w:val="none" w:sz="0" w:space="0" w:color="auto"/>
        <w:right w:val="none" w:sz="0" w:space="0" w:color="auto"/>
      </w:divBdr>
    </w:div>
    <w:div w:id="1120143813">
      <w:bodyDiv w:val="1"/>
      <w:marLeft w:val="0"/>
      <w:marRight w:val="0"/>
      <w:marTop w:val="0"/>
      <w:marBottom w:val="0"/>
      <w:divBdr>
        <w:top w:val="none" w:sz="0" w:space="0" w:color="auto"/>
        <w:left w:val="none" w:sz="0" w:space="0" w:color="auto"/>
        <w:bottom w:val="none" w:sz="0" w:space="0" w:color="auto"/>
        <w:right w:val="none" w:sz="0" w:space="0" w:color="auto"/>
      </w:divBdr>
    </w:div>
    <w:div w:id="1120303682">
      <w:bodyDiv w:val="1"/>
      <w:marLeft w:val="0"/>
      <w:marRight w:val="0"/>
      <w:marTop w:val="0"/>
      <w:marBottom w:val="0"/>
      <w:divBdr>
        <w:top w:val="none" w:sz="0" w:space="0" w:color="auto"/>
        <w:left w:val="none" w:sz="0" w:space="0" w:color="auto"/>
        <w:bottom w:val="none" w:sz="0" w:space="0" w:color="auto"/>
        <w:right w:val="none" w:sz="0" w:space="0" w:color="auto"/>
      </w:divBdr>
    </w:div>
    <w:div w:id="1120338564">
      <w:bodyDiv w:val="1"/>
      <w:marLeft w:val="0"/>
      <w:marRight w:val="0"/>
      <w:marTop w:val="0"/>
      <w:marBottom w:val="0"/>
      <w:divBdr>
        <w:top w:val="none" w:sz="0" w:space="0" w:color="auto"/>
        <w:left w:val="none" w:sz="0" w:space="0" w:color="auto"/>
        <w:bottom w:val="none" w:sz="0" w:space="0" w:color="auto"/>
        <w:right w:val="none" w:sz="0" w:space="0" w:color="auto"/>
      </w:divBdr>
    </w:div>
    <w:div w:id="1120495495">
      <w:bodyDiv w:val="1"/>
      <w:marLeft w:val="0"/>
      <w:marRight w:val="0"/>
      <w:marTop w:val="0"/>
      <w:marBottom w:val="0"/>
      <w:divBdr>
        <w:top w:val="none" w:sz="0" w:space="0" w:color="auto"/>
        <w:left w:val="none" w:sz="0" w:space="0" w:color="auto"/>
        <w:bottom w:val="none" w:sz="0" w:space="0" w:color="auto"/>
        <w:right w:val="none" w:sz="0" w:space="0" w:color="auto"/>
      </w:divBdr>
    </w:div>
    <w:div w:id="1120607070">
      <w:bodyDiv w:val="1"/>
      <w:marLeft w:val="0"/>
      <w:marRight w:val="0"/>
      <w:marTop w:val="0"/>
      <w:marBottom w:val="0"/>
      <w:divBdr>
        <w:top w:val="none" w:sz="0" w:space="0" w:color="auto"/>
        <w:left w:val="none" w:sz="0" w:space="0" w:color="auto"/>
        <w:bottom w:val="none" w:sz="0" w:space="0" w:color="auto"/>
        <w:right w:val="none" w:sz="0" w:space="0" w:color="auto"/>
      </w:divBdr>
    </w:div>
    <w:div w:id="1120802840">
      <w:bodyDiv w:val="1"/>
      <w:marLeft w:val="0"/>
      <w:marRight w:val="0"/>
      <w:marTop w:val="0"/>
      <w:marBottom w:val="0"/>
      <w:divBdr>
        <w:top w:val="none" w:sz="0" w:space="0" w:color="auto"/>
        <w:left w:val="none" w:sz="0" w:space="0" w:color="auto"/>
        <w:bottom w:val="none" w:sz="0" w:space="0" w:color="auto"/>
        <w:right w:val="none" w:sz="0" w:space="0" w:color="auto"/>
      </w:divBdr>
    </w:div>
    <w:div w:id="1120956714">
      <w:bodyDiv w:val="1"/>
      <w:marLeft w:val="0"/>
      <w:marRight w:val="0"/>
      <w:marTop w:val="0"/>
      <w:marBottom w:val="0"/>
      <w:divBdr>
        <w:top w:val="none" w:sz="0" w:space="0" w:color="auto"/>
        <w:left w:val="none" w:sz="0" w:space="0" w:color="auto"/>
        <w:bottom w:val="none" w:sz="0" w:space="0" w:color="auto"/>
        <w:right w:val="none" w:sz="0" w:space="0" w:color="auto"/>
      </w:divBdr>
    </w:div>
    <w:div w:id="1120996685">
      <w:bodyDiv w:val="1"/>
      <w:marLeft w:val="0"/>
      <w:marRight w:val="0"/>
      <w:marTop w:val="0"/>
      <w:marBottom w:val="0"/>
      <w:divBdr>
        <w:top w:val="none" w:sz="0" w:space="0" w:color="auto"/>
        <w:left w:val="none" w:sz="0" w:space="0" w:color="auto"/>
        <w:bottom w:val="none" w:sz="0" w:space="0" w:color="auto"/>
        <w:right w:val="none" w:sz="0" w:space="0" w:color="auto"/>
      </w:divBdr>
    </w:div>
    <w:div w:id="1121068539">
      <w:bodyDiv w:val="1"/>
      <w:marLeft w:val="0"/>
      <w:marRight w:val="0"/>
      <w:marTop w:val="0"/>
      <w:marBottom w:val="0"/>
      <w:divBdr>
        <w:top w:val="none" w:sz="0" w:space="0" w:color="auto"/>
        <w:left w:val="none" w:sz="0" w:space="0" w:color="auto"/>
        <w:bottom w:val="none" w:sz="0" w:space="0" w:color="auto"/>
        <w:right w:val="none" w:sz="0" w:space="0" w:color="auto"/>
      </w:divBdr>
    </w:div>
    <w:div w:id="1121337636">
      <w:bodyDiv w:val="1"/>
      <w:marLeft w:val="0"/>
      <w:marRight w:val="0"/>
      <w:marTop w:val="0"/>
      <w:marBottom w:val="0"/>
      <w:divBdr>
        <w:top w:val="none" w:sz="0" w:space="0" w:color="auto"/>
        <w:left w:val="none" w:sz="0" w:space="0" w:color="auto"/>
        <w:bottom w:val="none" w:sz="0" w:space="0" w:color="auto"/>
        <w:right w:val="none" w:sz="0" w:space="0" w:color="auto"/>
      </w:divBdr>
    </w:div>
    <w:div w:id="1121458668">
      <w:bodyDiv w:val="1"/>
      <w:marLeft w:val="0"/>
      <w:marRight w:val="0"/>
      <w:marTop w:val="0"/>
      <w:marBottom w:val="0"/>
      <w:divBdr>
        <w:top w:val="none" w:sz="0" w:space="0" w:color="auto"/>
        <w:left w:val="none" w:sz="0" w:space="0" w:color="auto"/>
        <w:bottom w:val="none" w:sz="0" w:space="0" w:color="auto"/>
        <w:right w:val="none" w:sz="0" w:space="0" w:color="auto"/>
      </w:divBdr>
    </w:div>
    <w:div w:id="1121652094">
      <w:bodyDiv w:val="1"/>
      <w:marLeft w:val="0"/>
      <w:marRight w:val="0"/>
      <w:marTop w:val="0"/>
      <w:marBottom w:val="0"/>
      <w:divBdr>
        <w:top w:val="none" w:sz="0" w:space="0" w:color="auto"/>
        <w:left w:val="none" w:sz="0" w:space="0" w:color="auto"/>
        <w:bottom w:val="none" w:sz="0" w:space="0" w:color="auto"/>
        <w:right w:val="none" w:sz="0" w:space="0" w:color="auto"/>
      </w:divBdr>
    </w:div>
    <w:div w:id="1121653228">
      <w:bodyDiv w:val="1"/>
      <w:marLeft w:val="0"/>
      <w:marRight w:val="0"/>
      <w:marTop w:val="0"/>
      <w:marBottom w:val="0"/>
      <w:divBdr>
        <w:top w:val="none" w:sz="0" w:space="0" w:color="auto"/>
        <w:left w:val="none" w:sz="0" w:space="0" w:color="auto"/>
        <w:bottom w:val="none" w:sz="0" w:space="0" w:color="auto"/>
        <w:right w:val="none" w:sz="0" w:space="0" w:color="auto"/>
      </w:divBdr>
    </w:div>
    <w:div w:id="1121656709">
      <w:bodyDiv w:val="1"/>
      <w:marLeft w:val="0"/>
      <w:marRight w:val="0"/>
      <w:marTop w:val="0"/>
      <w:marBottom w:val="0"/>
      <w:divBdr>
        <w:top w:val="none" w:sz="0" w:space="0" w:color="auto"/>
        <w:left w:val="none" w:sz="0" w:space="0" w:color="auto"/>
        <w:bottom w:val="none" w:sz="0" w:space="0" w:color="auto"/>
        <w:right w:val="none" w:sz="0" w:space="0" w:color="auto"/>
      </w:divBdr>
    </w:div>
    <w:div w:id="1121730831">
      <w:bodyDiv w:val="1"/>
      <w:marLeft w:val="0"/>
      <w:marRight w:val="0"/>
      <w:marTop w:val="0"/>
      <w:marBottom w:val="0"/>
      <w:divBdr>
        <w:top w:val="none" w:sz="0" w:space="0" w:color="auto"/>
        <w:left w:val="none" w:sz="0" w:space="0" w:color="auto"/>
        <w:bottom w:val="none" w:sz="0" w:space="0" w:color="auto"/>
        <w:right w:val="none" w:sz="0" w:space="0" w:color="auto"/>
      </w:divBdr>
    </w:div>
    <w:div w:id="1121797997">
      <w:bodyDiv w:val="1"/>
      <w:marLeft w:val="0"/>
      <w:marRight w:val="0"/>
      <w:marTop w:val="0"/>
      <w:marBottom w:val="0"/>
      <w:divBdr>
        <w:top w:val="none" w:sz="0" w:space="0" w:color="auto"/>
        <w:left w:val="none" w:sz="0" w:space="0" w:color="auto"/>
        <w:bottom w:val="none" w:sz="0" w:space="0" w:color="auto"/>
        <w:right w:val="none" w:sz="0" w:space="0" w:color="auto"/>
      </w:divBdr>
    </w:div>
    <w:div w:id="1121799732">
      <w:bodyDiv w:val="1"/>
      <w:marLeft w:val="0"/>
      <w:marRight w:val="0"/>
      <w:marTop w:val="0"/>
      <w:marBottom w:val="0"/>
      <w:divBdr>
        <w:top w:val="none" w:sz="0" w:space="0" w:color="auto"/>
        <w:left w:val="none" w:sz="0" w:space="0" w:color="auto"/>
        <w:bottom w:val="none" w:sz="0" w:space="0" w:color="auto"/>
        <w:right w:val="none" w:sz="0" w:space="0" w:color="auto"/>
      </w:divBdr>
    </w:div>
    <w:div w:id="1121802077">
      <w:bodyDiv w:val="1"/>
      <w:marLeft w:val="0"/>
      <w:marRight w:val="0"/>
      <w:marTop w:val="0"/>
      <w:marBottom w:val="0"/>
      <w:divBdr>
        <w:top w:val="none" w:sz="0" w:space="0" w:color="auto"/>
        <w:left w:val="none" w:sz="0" w:space="0" w:color="auto"/>
        <w:bottom w:val="none" w:sz="0" w:space="0" w:color="auto"/>
        <w:right w:val="none" w:sz="0" w:space="0" w:color="auto"/>
      </w:divBdr>
    </w:div>
    <w:div w:id="1121802777">
      <w:bodyDiv w:val="1"/>
      <w:marLeft w:val="0"/>
      <w:marRight w:val="0"/>
      <w:marTop w:val="0"/>
      <w:marBottom w:val="0"/>
      <w:divBdr>
        <w:top w:val="none" w:sz="0" w:space="0" w:color="auto"/>
        <w:left w:val="none" w:sz="0" w:space="0" w:color="auto"/>
        <w:bottom w:val="none" w:sz="0" w:space="0" w:color="auto"/>
        <w:right w:val="none" w:sz="0" w:space="0" w:color="auto"/>
      </w:divBdr>
    </w:div>
    <w:div w:id="1121802893">
      <w:bodyDiv w:val="1"/>
      <w:marLeft w:val="0"/>
      <w:marRight w:val="0"/>
      <w:marTop w:val="0"/>
      <w:marBottom w:val="0"/>
      <w:divBdr>
        <w:top w:val="none" w:sz="0" w:space="0" w:color="auto"/>
        <w:left w:val="none" w:sz="0" w:space="0" w:color="auto"/>
        <w:bottom w:val="none" w:sz="0" w:space="0" w:color="auto"/>
        <w:right w:val="none" w:sz="0" w:space="0" w:color="auto"/>
      </w:divBdr>
    </w:div>
    <w:div w:id="1121846041">
      <w:bodyDiv w:val="1"/>
      <w:marLeft w:val="0"/>
      <w:marRight w:val="0"/>
      <w:marTop w:val="0"/>
      <w:marBottom w:val="0"/>
      <w:divBdr>
        <w:top w:val="none" w:sz="0" w:space="0" w:color="auto"/>
        <w:left w:val="none" w:sz="0" w:space="0" w:color="auto"/>
        <w:bottom w:val="none" w:sz="0" w:space="0" w:color="auto"/>
        <w:right w:val="none" w:sz="0" w:space="0" w:color="auto"/>
      </w:divBdr>
    </w:div>
    <w:div w:id="1121876204">
      <w:bodyDiv w:val="1"/>
      <w:marLeft w:val="0"/>
      <w:marRight w:val="0"/>
      <w:marTop w:val="0"/>
      <w:marBottom w:val="0"/>
      <w:divBdr>
        <w:top w:val="none" w:sz="0" w:space="0" w:color="auto"/>
        <w:left w:val="none" w:sz="0" w:space="0" w:color="auto"/>
        <w:bottom w:val="none" w:sz="0" w:space="0" w:color="auto"/>
        <w:right w:val="none" w:sz="0" w:space="0" w:color="auto"/>
      </w:divBdr>
    </w:div>
    <w:div w:id="1122068041">
      <w:bodyDiv w:val="1"/>
      <w:marLeft w:val="0"/>
      <w:marRight w:val="0"/>
      <w:marTop w:val="0"/>
      <w:marBottom w:val="0"/>
      <w:divBdr>
        <w:top w:val="none" w:sz="0" w:space="0" w:color="auto"/>
        <w:left w:val="none" w:sz="0" w:space="0" w:color="auto"/>
        <w:bottom w:val="none" w:sz="0" w:space="0" w:color="auto"/>
        <w:right w:val="none" w:sz="0" w:space="0" w:color="auto"/>
      </w:divBdr>
    </w:div>
    <w:div w:id="1122112521">
      <w:bodyDiv w:val="1"/>
      <w:marLeft w:val="0"/>
      <w:marRight w:val="0"/>
      <w:marTop w:val="0"/>
      <w:marBottom w:val="0"/>
      <w:divBdr>
        <w:top w:val="none" w:sz="0" w:space="0" w:color="auto"/>
        <w:left w:val="none" w:sz="0" w:space="0" w:color="auto"/>
        <w:bottom w:val="none" w:sz="0" w:space="0" w:color="auto"/>
        <w:right w:val="none" w:sz="0" w:space="0" w:color="auto"/>
      </w:divBdr>
    </w:div>
    <w:div w:id="1122772684">
      <w:bodyDiv w:val="1"/>
      <w:marLeft w:val="0"/>
      <w:marRight w:val="0"/>
      <w:marTop w:val="0"/>
      <w:marBottom w:val="0"/>
      <w:divBdr>
        <w:top w:val="none" w:sz="0" w:space="0" w:color="auto"/>
        <w:left w:val="none" w:sz="0" w:space="0" w:color="auto"/>
        <w:bottom w:val="none" w:sz="0" w:space="0" w:color="auto"/>
        <w:right w:val="none" w:sz="0" w:space="0" w:color="auto"/>
      </w:divBdr>
    </w:div>
    <w:div w:id="1122845685">
      <w:bodyDiv w:val="1"/>
      <w:marLeft w:val="0"/>
      <w:marRight w:val="0"/>
      <w:marTop w:val="0"/>
      <w:marBottom w:val="0"/>
      <w:divBdr>
        <w:top w:val="none" w:sz="0" w:space="0" w:color="auto"/>
        <w:left w:val="none" w:sz="0" w:space="0" w:color="auto"/>
        <w:bottom w:val="none" w:sz="0" w:space="0" w:color="auto"/>
        <w:right w:val="none" w:sz="0" w:space="0" w:color="auto"/>
      </w:divBdr>
    </w:div>
    <w:div w:id="1122964024">
      <w:bodyDiv w:val="1"/>
      <w:marLeft w:val="0"/>
      <w:marRight w:val="0"/>
      <w:marTop w:val="0"/>
      <w:marBottom w:val="0"/>
      <w:divBdr>
        <w:top w:val="none" w:sz="0" w:space="0" w:color="auto"/>
        <w:left w:val="none" w:sz="0" w:space="0" w:color="auto"/>
        <w:bottom w:val="none" w:sz="0" w:space="0" w:color="auto"/>
        <w:right w:val="none" w:sz="0" w:space="0" w:color="auto"/>
      </w:divBdr>
    </w:div>
    <w:div w:id="1123039716">
      <w:bodyDiv w:val="1"/>
      <w:marLeft w:val="0"/>
      <w:marRight w:val="0"/>
      <w:marTop w:val="0"/>
      <w:marBottom w:val="0"/>
      <w:divBdr>
        <w:top w:val="none" w:sz="0" w:space="0" w:color="auto"/>
        <w:left w:val="none" w:sz="0" w:space="0" w:color="auto"/>
        <w:bottom w:val="none" w:sz="0" w:space="0" w:color="auto"/>
        <w:right w:val="none" w:sz="0" w:space="0" w:color="auto"/>
      </w:divBdr>
    </w:div>
    <w:div w:id="1123186650">
      <w:bodyDiv w:val="1"/>
      <w:marLeft w:val="0"/>
      <w:marRight w:val="0"/>
      <w:marTop w:val="0"/>
      <w:marBottom w:val="0"/>
      <w:divBdr>
        <w:top w:val="none" w:sz="0" w:space="0" w:color="auto"/>
        <w:left w:val="none" w:sz="0" w:space="0" w:color="auto"/>
        <w:bottom w:val="none" w:sz="0" w:space="0" w:color="auto"/>
        <w:right w:val="none" w:sz="0" w:space="0" w:color="auto"/>
      </w:divBdr>
    </w:div>
    <w:div w:id="1123305300">
      <w:bodyDiv w:val="1"/>
      <w:marLeft w:val="0"/>
      <w:marRight w:val="0"/>
      <w:marTop w:val="0"/>
      <w:marBottom w:val="0"/>
      <w:divBdr>
        <w:top w:val="none" w:sz="0" w:space="0" w:color="auto"/>
        <w:left w:val="none" w:sz="0" w:space="0" w:color="auto"/>
        <w:bottom w:val="none" w:sz="0" w:space="0" w:color="auto"/>
        <w:right w:val="none" w:sz="0" w:space="0" w:color="auto"/>
      </w:divBdr>
    </w:div>
    <w:div w:id="1123496416">
      <w:bodyDiv w:val="1"/>
      <w:marLeft w:val="0"/>
      <w:marRight w:val="0"/>
      <w:marTop w:val="0"/>
      <w:marBottom w:val="0"/>
      <w:divBdr>
        <w:top w:val="none" w:sz="0" w:space="0" w:color="auto"/>
        <w:left w:val="none" w:sz="0" w:space="0" w:color="auto"/>
        <w:bottom w:val="none" w:sz="0" w:space="0" w:color="auto"/>
        <w:right w:val="none" w:sz="0" w:space="0" w:color="auto"/>
      </w:divBdr>
    </w:div>
    <w:div w:id="1123574702">
      <w:bodyDiv w:val="1"/>
      <w:marLeft w:val="0"/>
      <w:marRight w:val="0"/>
      <w:marTop w:val="0"/>
      <w:marBottom w:val="0"/>
      <w:divBdr>
        <w:top w:val="none" w:sz="0" w:space="0" w:color="auto"/>
        <w:left w:val="none" w:sz="0" w:space="0" w:color="auto"/>
        <w:bottom w:val="none" w:sz="0" w:space="0" w:color="auto"/>
        <w:right w:val="none" w:sz="0" w:space="0" w:color="auto"/>
      </w:divBdr>
    </w:div>
    <w:div w:id="1123576530">
      <w:bodyDiv w:val="1"/>
      <w:marLeft w:val="0"/>
      <w:marRight w:val="0"/>
      <w:marTop w:val="0"/>
      <w:marBottom w:val="0"/>
      <w:divBdr>
        <w:top w:val="none" w:sz="0" w:space="0" w:color="auto"/>
        <w:left w:val="none" w:sz="0" w:space="0" w:color="auto"/>
        <w:bottom w:val="none" w:sz="0" w:space="0" w:color="auto"/>
        <w:right w:val="none" w:sz="0" w:space="0" w:color="auto"/>
      </w:divBdr>
    </w:div>
    <w:div w:id="1123621109">
      <w:bodyDiv w:val="1"/>
      <w:marLeft w:val="0"/>
      <w:marRight w:val="0"/>
      <w:marTop w:val="0"/>
      <w:marBottom w:val="0"/>
      <w:divBdr>
        <w:top w:val="none" w:sz="0" w:space="0" w:color="auto"/>
        <w:left w:val="none" w:sz="0" w:space="0" w:color="auto"/>
        <w:bottom w:val="none" w:sz="0" w:space="0" w:color="auto"/>
        <w:right w:val="none" w:sz="0" w:space="0" w:color="auto"/>
      </w:divBdr>
    </w:div>
    <w:div w:id="1123692039">
      <w:bodyDiv w:val="1"/>
      <w:marLeft w:val="0"/>
      <w:marRight w:val="0"/>
      <w:marTop w:val="0"/>
      <w:marBottom w:val="0"/>
      <w:divBdr>
        <w:top w:val="none" w:sz="0" w:space="0" w:color="auto"/>
        <w:left w:val="none" w:sz="0" w:space="0" w:color="auto"/>
        <w:bottom w:val="none" w:sz="0" w:space="0" w:color="auto"/>
        <w:right w:val="none" w:sz="0" w:space="0" w:color="auto"/>
      </w:divBdr>
    </w:div>
    <w:div w:id="1124082292">
      <w:bodyDiv w:val="1"/>
      <w:marLeft w:val="0"/>
      <w:marRight w:val="0"/>
      <w:marTop w:val="0"/>
      <w:marBottom w:val="0"/>
      <w:divBdr>
        <w:top w:val="none" w:sz="0" w:space="0" w:color="auto"/>
        <w:left w:val="none" w:sz="0" w:space="0" w:color="auto"/>
        <w:bottom w:val="none" w:sz="0" w:space="0" w:color="auto"/>
        <w:right w:val="none" w:sz="0" w:space="0" w:color="auto"/>
      </w:divBdr>
    </w:div>
    <w:div w:id="1124151469">
      <w:bodyDiv w:val="1"/>
      <w:marLeft w:val="0"/>
      <w:marRight w:val="0"/>
      <w:marTop w:val="0"/>
      <w:marBottom w:val="0"/>
      <w:divBdr>
        <w:top w:val="none" w:sz="0" w:space="0" w:color="auto"/>
        <w:left w:val="none" w:sz="0" w:space="0" w:color="auto"/>
        <w:bottom w:val="none" w:sz="0" w:space="0" w:color="auto"/>
        <w:right w:val="none" w:sz="0" w:space="0" w:color="auto"/>
      </w:divBdr>
    </w:div>
    <w:div w:id="1124226237">
      <w:bodyDiv w:val="1"/>
      <w:marLeft w:val="0"/>
      <w:marRight w:val="0"/>
      <w:marTop w:val="0"/>
      <w:marBottom w:val="0"/>
      <w:divBdr>
        <w:top w:val="none" w:sz="0" w:space="0" w:color="auto"/>
        <w:left w:val="none" w:sz="0" w:space="0" w:color="auto"/>
        <w:bottom w:val="none" w:sz="0" w:space="0" w:color="auto"/>
        <w:right w:val="none" w:sz="0" w:space="0" w:color="auto"/>
      </w:divBdr>
    </w:div>
    <w:div w:id="1124273930">
      <w:bodyDiv w:val="1"/>
      <w:marLeft w:val="0"/>
      <w:marRight w:val="0"/>
      <w:marTop w:val="0"/>
      <w:marBottom w:val="0"/>
      <w:divBdr>
        <w:top w:val="none" w:sz="0" w:space="0" w:color="auto"/>
        <w:left w:val="none" w:sz="0" w:space="0" w:color="auto"/>
        <w:bottom w:val="none" w:sz="0" w:space="0" w:color="auto"/>
        <w:right w:val="none" w:sz="0" w:space="0" w:color="auto"/>
      </w:divBdr>
    </w:div>
    <w:div w:id="1124688355">
      <w:bodyDiv w:val="1"/>
      <w:marLeft w:val="0"/>
      <w:marRight w:val="0"/>
      <w:marTop w:val="0"/>
      <w:marBottom w:val="0"/>
      <w:divBdr>
        <w:top w:val="none" w:sz="0" w:space="0" w:color="auto"/>
        <w:left w:val="none" w:sz="0" w:space="0" w:color="auto"/>
        <w:bottom w:val="none" w:sz="0" w:space="0" w:color="auto"/>
        <w:right w:val="none" w:sz="0" w:space="0" w:color="auto"/>
      </w:divBdr>
    </w:div>
    <w:div w:id="1124889765">
      <w:bodyDiv w:val="1"/>
      <w:marLeft w:val="0"/>
      <w:marRight w:val="0"/>
      <w:marTop w:val="0"/>
      <w:marBottom w:val="0"/>
      <w:divBdr>
        <w:top w:val="none" w:sz="0" w:space="0" w:color="auto"/>
        <w:left w:val="none" w:sz="0" w:space="0" w:color="auto"/>
        <w:bottom w:val="none" w:sz="0" w:space="0" w:color="auto"/>
        <w:right w:val="none" w:sz="0" w:space="0" w:color="auto"/>
      </w:divBdr>
    </w:div>
    <w:div w:id="1125003465">
      <w:bodyDiv w:val="1"/>
      <w:marLeft w:val="0"/>
      <w:marRight w:val="0"/>
      <w:marTop w:val="0"/>
      <w:marBottom w:val="0"/>
      <w:divBdr>
        <w:top w:val="none" w:sz="0" w:space="0" w:color="auto"/>
        <w:left w:val="none" w:sz="0" w:space="0" w:color="auto"/>
        <w:bottom w:val="none" w:sz="0" w:space="0" w:color="auto"/>
        <w:right w:val="none" w:sz="0" w:space="0" w:color="auto"/>
      </w:divBdr>
    </w:div>
    <w:div w:id="1125006074">
      <w:bodyDiv w:val="1"/>
      <w:marLeft w:val="0"/>
      <w:marRight w:val="0"/>
      <w:marTop w:val="0"/>
      <w:marBottom w:val="0"/>
      <w:divBdr>
        <w:top w:val="none" w:sz="0" w:space="0" w:color="auto"/>
        <w:left w:val="none" w:sz="0" w:space="0" w:color="auto"/>
        <w:bottom w:val="none" w:sz="0" w:space="0" w:color="auto"/>
        <w:right w:val="none" w:sz="0" w:space="0" w:color="auto"/>
      </w:divBdr>
    </w:div>
    <w:div w:id="1125079664">
      <w:bodyDiv w:val="1"/>
      <w:marLeft w:val="0"/>
      <w:marRight w:val="0"/>
      <w:marTop w:val="0"/>
      <w:marBottom w:val="0"/>
      <w:divBdr>
        <w:top w:val="none" w:sz="0" w:space="0" w:color="auto"/>
        <w:left w:val="none" w:sz="0" w:space="0" w:color="auto"/>
        <w:bottom w:val="none" w:sz="0" w:space="0" w:color="auto"/>
        <w:right w:val="none" w:sz="0" w:space="0" w:color="auto"/>
      </w:divBdr>
    </w:div>
    <w:div w:id="1125081649">
      <w:bodyDiv w:val="1"/>
      <w:marLeft w:val="0"/>
      <w:marRight w:val="0"/>
      <w:marTop w:val="0"/>
      <w:marBottom w:val="0"/>
      <w:divBdr>
        <w:top w:val="none" w:sz="0" w:space="0" w:color="auto"/>
        <w:left w:val="none" w:sz="0" w:space="0" w:color="auto"/>
        <w:bottom w:val="none" w:sz="0" w:space="0" w:color="auto"/>
        <w:right w:val="none" w:sz="0" w:space="0" w:color="auto"/>
      </w:divBdr>
    </w:div>
    <w:div w:id="1125351092">
      <w:bodyDiv w:val="1"/>
      <w:marLeft w:val="0"/>
      <w:marRight w:val="0"/>
      <w:marTop w:val="0"/>
      <w:marBottom w:val="0"/>
      <w:divBdr>
        <w:top w:val="none" w:sz="0" w:space="0" w:color="auto"/>
        <w:left w:val="none" w:sz="0" w:space="0" w:color="auto"/>
        <w:bottom w:val="none" w:sz="0" w:space="0" w:color="auto"/>
        <w:right w:val="none" w:sz="0" w:space="0" w:color="auto"/>
      </w:divBdr>
    </w:div>
    <w:div w:id="1125729910">
      <w:bodyDiv w:val="1"/>
      <w:marLeft w:val="0"/>
      <w:marRight w:val="0"/>
      <w:marTop w:val="0"/>
      <w:marBottom w:val="0"/>
      <w:divBdr>
        <w:top w:val="none" w:sz="0" w:space="0" w:color="auto"/>
        <w:left w:val="none" w:sz="0" w:space="0" w:color="auto"/>
        <w:bottom w:val="none" w:sz="0" w:space="0" w:color="auto"/>
        <w:right w:val="none" w:sz="0" w:space="0" w:color="auto"/>
      </w:divBdr>
    </w:div>
    <w:div w:id="1126003208">
      <w:bodyDiv w:val="1"/>
      <w:marLeft w:val="0"/>
      <w:marRight w:val="0"/>
      <w:marTop w:val="0"/>
      <w:marBottom w:val="0"/>
      <w:divBdr>
        <w:top w:val="none" w:sz="0" w:space="0" w:color="auto"/>
        <w:left w:val="none" w:sz="0" w:space="0" w:color="auto"/>
        <w:bottom w:val="none" w:sz="0" w:space="0" w:color="auto"/>
        <w:right w:val="none" w:sz="0" w:space="0" w:color="auto"/>
      </w:divBdr>
    </w:div>
    <w:div w:id="1126118946">
      <w:bodyDiv w:val="1"/>
      <w:marLeft w:val="0"/>
      <w:marRight w:val="0"/>
      <w:marTop w:val="0"/>
      <w:marBottom w:val="0"/>
      <w:divBdr>
        <w:top w:val="none" w:sz="0" w:space="0" w:color="auto"/>
        <w:left w:val="none" w:sz="0" w:space="0" w:color="auto"/>
        <w:bottom w:val="none" w:sz="0" w:space="0" w:color="auto"/>
        <w:right w:val="none" w:sz="0" w:space="0" w:color="auto"/>
      </w:divBdr>
    </w:div>
    <w:div w:id="1126120833">
      <w:bodyDiv w:val="1"/>
      <w:marLeft w:val="0"/>
      <w:marRight w:val="0"/>
      <w:marTop w:val="0"/>
      <w:marBottom w:val="0"/>
      <w:divBdr>
        <w:top w:val="none" w:sz="0" w:space="0" w:color="auto"/>
        <w:left w:val="none" w:sz="0" w:space="0" w:color="auto"/>
        <w:bottom w:val="none" w:sz="0" w:space="0" w:color="auto"/>
        <w:right w:val="none" w:sz="0" w:space="0" w:color="auto"/>
      </w:divBdr>
    </w:div>
    <w:div w:id="1126197620">
      <w:bodyDiv w:val="1"/>
      <w:marLeft w:val="0"/>
      <w:marRight w:val="0"/>
      <w:marTop w:val="0"/>
      <w:marBottom w:val="0"/>
      <w:divBdr>
        <w:top w:val="none" w:sz="0" w:space="0" w:color="auto"/>
        <w:left w:val="none" w:sz="0" w:space="0" w:color="auto"/>
        <w:bottom w:val="none" w:sz="0" w:space="0" w:color="auto"/>
        <w:right w:val="none" w:sz="0" w:space="0" w:color="auto"/>
      </w:divBdr>
    </w:div>
    <w:div w:id="1126779118">
      <w:bodyDiv w:val="1"/>
      <w:marLeft w:val="0"/>
      <w:marRight w:val="0"/>
      <w:marTop w:val="0"/>
      <w:marBottom w:val="0"/>
      <w:divBdr>
        <w:top w:val="none" w:sz="0" w:space="0" w:color="auto"/>
        <w:left w:val="none" w:sz="0" w:space="0" w:color="auto"/>
        <w:bottom w:val="none" w:sz="0" w:space="0" w:color="auto"/>
        <w:right w:val="none" w:sz="0" w:space="0" w:color="auto"/>
      </w:divBdr>
    </w:div>
    <w:div w:id="1127552301">
      <w:bodyDiv w:val="1"/>
      <w:marLeft w:val="0"/>
      <w:marRight w:val="0"/>
      <w:marTop w:val="0"/>
      <w:marBottom w:val="0"/>
      <w:divBdr>
        <w:top w:val="none" w:sz="0" w:space="0" w:color="auto"/>
        <w:left w:val="none" w:sz="0" w:space="0" w:color="auto"/>
        <w:bottom w:val="none" w:sz="0" w:space="0" w:color="auto"/>
        <w:right w:val="none" w:sz="0" w:space="0" w:color="auto"/>
      </w:divBdr>
    </w:div>
    <w:div w:id="1127624396">
      <w:bodyDiv w:val="1"/>
      <w:marLeft w:val="0"/>
      <w:marRight w:val="0"/>
      <w:marTop w:val="0"/>
      <w:marBottom w:val="0"/>
      <w:divBdr>
        <w:top w:val="none" w:sz="0" w:space="0" w:color="auto"/>
        <w:left w:val="none" w:sz="0" w:space="0" w:color="auto"/>
        <w:bottom w:val="none" w:sz="0" w:space="0" w:color="auto"/>
        <w:right w:val="none" w:sz="0" w:space="0" w:color="auto"/>
      </w:divBdr>
    </w:div>
    <w:div w:id="1127891329">
      <w:bodyDiv w:val="1"/>
      <w:marLeft w:val="0"/>
      <w:marRight w:val="0"/>
      <w:marTop w:val="0"/>
      <w:marBottom w:val="0"/>
      <w:divBdr>
        <w:top w:val="none" w:sz="0" w:space="0" w:color="auto"/>
        <w:left w:val="none" w:sz="0" w:space="0" w:color="auto"/>
        <w:bottom w:val="none" w:sz="0" w:space="0" w:color="auto"/>
        <w:right w:val="none" w:sz="0" w:space="0" w:color="auto"/>
      </w:divBdr>
    </w:div>
    <w:div w:id="1127892230">
      <w:bodyDiv w:val="1"/>
      <w:marLeft w:val="0"/>
      <w:marRight w:val="0"/>
      <w:marTop w:val="0"/>
      <w:marBottom w:val="0"/>
      <w:divBdr>
        <w:top w:val="none" w:sz="0" w:space="0" w:color="auto"/>
        <w:left w:val="none" w:sz="0" w:space="0" w:color="auto"/>
        <w:bottom w:val="none" w:sz="0" w:space="0" w:color="auto"/>
        <w:right w:val="none" w:sz="0" w:space="0" w:color="auto"/>
      </w:divBdr>
    </w:div>
    <w:div w:id="1128351866">
      <w:bodyDiv w:val="1"/>
      <w:marLeft w:val="0"/>
      <w:marRight w:val="0"/>
      <w:marTop w:val="0"/>
      <w:marBottom w:val="0"/>
      <w:divBdr>
        <w:top w:val="none" w:sz="0" w:space="0" w:color="auto"/>
        <w:left w:val="none" w:sz="0" w:space="0" w:color="auto"/>
        <w:bottom w:val="none" w:sz="0" w:space="0" w:color="auto"/>
        <w:right w:val="none" w:sz="0" w:space="0" w:color="auto"/>
      </w:divBdr>
    </w:div>
    <w:div w:id="1128596162">
      <w:bodyDiv w:val="1"/>
      <w:marLeft w:val="0"/>
      <w:marRight w:val="0"/>
      <w:marTop w:val="0"/>
      <w:marBottom w:val="0"/>
      <w:divBdr>
        <w:top w:val="none" w:sz="0" w:space="0" w:color="auto"/>
        <w:left w:val="none" w:sz="0" w:space="0" w:color="auto"/>
        <w:bottom w:val="none" w:sz="0" w:space="0" w:color="auto"/>
        <w:right w:val="none" w:sz="0" w:space="0" w:color="auto"/>
      </w:divBdr>
    </w:div>
    <w:div w:id="1128888146">
      <w:bodyDiv w:val="1"/>
      <w:marLeft w:val="0"/>
      <w:marRight w:val="0"/>
      <w:marTop w:val="0"/>
      <w:marBottom w:val="0"/>
      <w:divBdr>
        <w:top w:val="none" w:sz="0" w:space="0" w:color="auto"/>
        <w:left w:val="none" w:sz="0" w:space="0" w:color="auto"/>
        <w:bottom w:val="none" w:sz="0" w:space="0" w:color="auto"/>
        <w:right w:val="none" w:sz="0" w:space="0" w:color="auto"/>
      </w:divBdr>
    </w:div>
    <w:div w:id="1129055120">
      <w:bodyDiv w:val="1"/>
      <w:marLeft w:val="0"/>
      <w:marRight w:val="0"/>
      <w:marTop w:val="0"/>
      <w:marBottom w:val="0"/>
      <w:divBdr>
        <w:top w:val="none" w:sz="0" w:space="0" w:color="auto"/>
        <w:left w:val="none" w:sz="0" w:space="0" w:color="auto"/>
        <w:bottom w:val="none" w:sz="0" w:space="0" w:color="auto"/>
        <w:right w:val="none" w:sz="0" w:space="0" w:color="auto"/>
      </w:divBdr>
    </w:div>
    <w:div w:id="1129126198">
      <w:bodyDiv w:val="1"/>
      <w:marLeft w:val="0"/>
      <w:marRight w:val="0"/>
      <w:marTop w:val="0"/>
      <w:marBottom w:val="0"/>
      <w:divBdr>
        <w:top w:val="none" w:sz="0" w:space="0" w:color="auto"/>
        <w:left w:val="none" w:sz="0" w:space="0" w:color="auto"/>
        <w:bottom w:val="none" w:sz="0" w:space="0" w:color="auto"/>
        <w:right w:val="none" w:sz="0" w:space="0" w:color="auto"/>
      </w:divBdr>
    </w:div>
    <w:div w:id="1129131594">
      <w:bodyDiv w:val="1"/>
      <w:marLeft w:val="0"/>
      <w:marRight w:val="0"/>
      <w:marTop w:val="0"/>
      <w:marBottom w:val="0"/>
      <w:divBdr>
        <w:top w:val="none" w:sz="0" w:space="0" w:color="auto"/>
        <w:left w:val="none" w:sz="0" w:space="0" w:color="auto"/>
        <w:bottom w:val="none" w:sz="0" w:space="0" w:color="auto"/>
        <w:right w:val="none" w:sz="0" w:space="0" w:color="auto"/>
      </w:divBdr>
    </w:div>
    <w:div w:id="1129205253">
      <w:bodyDiv w:val="1"/>
      <w:marLeft w:val="0"/>
      <w:marRight w:val="0"/>
      <w:marTop w:val="0"/>
      <w:marBottom w:val="0"/>
      <w:divBdr>
        <w:top w:val="none" w:sz="0" w:space="0" w:color="auto"/>
        <w:left w:val="none" w:sz="0" w:space="0" w:color="auto"/>
        <w:bottom w:val="none" w:sz="0" w:space="0" w:color="auto"/>
        <w:right w:val="none" w:sz="0" w:space="0" w:color="auto"/>
      </w:divBdr>
    </w:div>
    <w:div w:id="1129471484">
      <w:bodyDiv w:val="1"/>
      <w:marLeft w:val="0"/>
      <w:marRight w:val="0"/>
      <w:marTop w:val="0"/>
      <w:marBottom w:val="0"/>
      <w:divBdr>
        <w:top w:val="none" w:sz="0" w:space="0" w:color="auto"/>
        <w:left w:val="none" w:sz="0" w:space="0" w:color="auto"/>
        <w:bottom w:val="none" w:sz="0" w:space="0" w:color="auto"/>
        <w:right w:val="none" w:sz="0" w:space="0" w:color="auto"/>
      </w:divBdr>
    </w:div>
    <w:div w:id="1129517502">
      <w:bodyDiv w:val="1"/>
      <w:marLeft w:val="0"/>
      <w:marRight w:val="0"/>
      <w:marTop w:val="0"/>
      <w:marBottom w:val="0"/>
      <w:divBdr>
        <w:top w:val="none" w:sz="0" w:space="0" w:color="auto"/>
        <w:left w:val="none" w:sz="0" w:space="0" w:color="auto"/>
        <w:bottom w:val="none" w:sz="0" w:space="0" w:color="auto"/>
        <w:right w:val="none" w:sz="0" w:space="0" w:color="auto"/>
      </w:divBdr>
    </w:div>
    <w:div w:id="1129860809">
      <w:bodyDiv w:val="1"/>
      <w:marLeft w:val="0"/>
      <w:marRight w:val="0"/>
      <w:marTop w:val="0"/>
      <w:marBottom w:val="0"/>
      <w:divBdr>
        <w:top w:val="none" w:sz="0" w:space="0" w:color="auto"/>
        <w:left w:val="none" w:sz="0" w:space="0" w:color="auto"/>
        <w:bottom w:val="none" w:sz="0" w:space="0" w:color="auto"/>
        <w:right w:val="none" w:sz="0" w:space="0" w:color="auto"/>
      </w:divBdr>
    </w:div>
    <w:div w:id="1130201019">
      <w:bodyDiv w:val="1"/>
      <w:marLeft w:val="0"/>
      <w:marRight w:val="0"/>
      <w:marTop w:val="0"/>
      <w:marBottom w:val="0"/>
      <w:divBdr>
        <w:top w:val="none" w:sz="0" w:space="0" w:color="auto"/>
        <w:left w:val="none" w:sz="0" w:space="0" w:color="auto"/>
        <w:bottom w:val="none" w:sz="0" w:space="0" w:color="auto"/>
        <w:right w:val="none" w:sz="0" w:space="0" w:color="auto"/>
      </w:divBdr>
    </w:div>
    <w:div w:id="1130393518">
      <w:bodyDiv w:val="1"/>
      <w:marLeft w:val="0"/>
      <w:marRight w:val="0"/>
      <w:marTop w:val="0"/>
      <w:marBottom w:val="0"/>
      <w:divBdr>
        <w:top w:val="none" w:sz="0" w:space="0" w:color="auto"/>
        <w:left w:val="none" w:sz="0" w:space="0" w:color="auto"/>
        <w:bottom w:val="none" w:sz="0" w:space="0" w:color="auto"/>
        <w:right w:val="none" w:sz="0" w:space="0" w:color="auto"/>
      </w:divBdr>
    </w:div>
    <w:div w:id="1130394775">
      <w:bodyDiv w:val="1"/>
      <w:marLeft w:val="0"/>
      <w:marRight w:val="0"/>
      <w:marTop w:val="0"/>
      <w:marBottom w:val="0"/>
      <w:divBdr>
        <w:top w:val="none" w:sz="0" w:space="0" w:color="auto"/>
        <w:left w:val="none" w:sz="0" w:space="0" w:color="auto"/>
        <w:bottom w:val="none" w:sz="0" w:space="0" w:color="auto"/>
        <w:right w:val="none" w:sz="0" w:space="0" w:color="auto"/>
      </w:divBdr>
    </w:div>
    <w:div w:id="1130438268">
      <w:bodyDiv w:val="1"/>
      <w:marLeft w:val="0"/>
      <w:marRight w:val="0"/>
      <w:marTop w:val="0"/>
      <w:marBottom w:val="0"/>
      <w:divBdr>
        <w:top w:val="none" w:sz="0" w:space="0" w:color="auto"/>
        <w:left w:val="none" w:sz="0" w:space="0" w:color="auto"/>
        <w:bottom w:val="none" w:sz="0" w:space="0" w:color="auto"/>
        <w:right w:val="none" w:sz="0" w:space="0" w:color="auto"/>
      </w:divBdr>
    </w:div>
    <w:div w:id="1130439055">
      <w:bodyDiv w:val="1"/>
      <w:marLeft w:val="0"/>
      <w:marRight w:val="0"/>
      <w:marTop w:val="0"/>
      <w:marBottom w:val="0"/>
      <w:divBdr>
        <w:top w:val="none" w:sz="0" w:space="0" w:color="auto"/>
        <w:left w:val="none" w:sz="0" w:space="0" w:color="auto"/>
        <w:bottom w:val="none" w:sz="0" w:space="0" w:color="auto"/>
        <w:right w:val="none" w:sz="0" w:space="0" w:color="auto"/>
      </w:divBdr>
    </w:div>
    <w:div w:id="1130829892">
      <w:bodyDiv w:val="1"/>
      <w:marLeft w:val="0"/>
      <w:marRight w:val="0"/>
      <w:marTop w:val="0"/>
      <w:marBottom w:val="0"/>
      <w:divBdr>
        <w:top w:val="none" w:sz="0" w:space="0" w:color="auto"/>
        <w:left w:val="none" w:sz="0" w:space="0" w:color="auto"/>
        <w:bottom w:val="none" w:sz="0" w:space="0" w:color="auto"/>
        <w:right w:val="none" w:sz="0" w:space="0" w:color="auto"/>
      </w:divBdr>
    </w:div>
    <w:div w:id="1130897608">
      <w:bodyDiv w:val="1"/>
      <w:marLeft w:val="0"/>
      <w:marRight w:val="0"/>
      <w:marTop w:val="0"/>
      <w:marBottom w:val="0"/>
      <w:divBdr>
        <w:top w:val="none" w:sz="0" w:space="0" w:color="auto"/>
        <w:left w:val="none" w:sz="0" w:space="0" w:color="auto"/>
        <w:bottom w:val="none" w:sz="0" w:space="0" w:color="auto"/>
        <w:right w:val="none" w:sz="0" w:space="0" w:color="auto"/>
      </w:divBdr>
    </w:div>
    <w:div w:id="1131047260">
      <w:bodyDiv w:val="1"/>
      <w:marLeft w:val="0"/>
      <w:marRight w:val="0"/>
      <w:marTop w:val="0"/>
      <w:marBottom w:val="0"/>
      <w:divBdr>
        <w:top w:val="none" w:sz="0" w:space="0" w:color="auto"/>
        <w:left w:val="none" w:sz="0" w:space="0" w:color="auto"/>
        <w:bottom w:val="none" w:sz="0" w:space="0" w:color="auto"/>
        <w:right w:val="none" w:sz="0" w:space="0" w:color="auto"/>
      </w:divBdr>
    </w:div>
    <w:div w:id="1131168829">
      <w:bodyDiv w:val="1"/>
      <w:marLeft w:val="0"/>
      <w:marRight w:val="0"/>
      <w:marTop w:val="0"/>
      <w:marBottom w:val="0"/>
      <w:divBdr>
        <w:top w:val="none" w:sz="0" w:space="0" w:color="auto"/>
        <w:left w:val="none" w:sz="0" w:space="0" w:color="auto"/>
        <w:bottom w:val="none" w:sz="0" w:space="0" w:color="auto"/>
        <w:right w:val="none" w:sz="0" w:space="0" w:color="auto"/>
      </w:divBdr>
    </w:div>
    <w:div w:id="1131554500">
      <w:bodyDiv w:val="1"/>
      <w:marLeft w:val="0"/>
      <w:marRight w:val="0"/>
      <w:marTop w:val="0"/>
      <w:marBottom w:val="0"/>
      <w:divBdr>
        <w:top w:val="none" w:sz="0" w:space="0" w:color="auto"/>
        <w:left w:val="none" w:sz="0" w:space="0" w:color="auto"/>
        <w:bottom w:val="none" w:sz="0" w:space="0" w:color="auto"/>
        <w:right w:val="none" w:sz="0" w:space="0" w:color="auto"/>
      </w:divBdr>
    </w:div>
    <w:div w:id="1131821864">
      <w:bodyDiv w:val="1"/>
      <w:marLeft w:val="0"/>
      <w:marRight w:val="0"/>
      <w:marTop w:val="0"/>
      <w:marBottom w:val="0"/>
      <w:divBdr>
        <w:top w:val="none" w:sz="0" w:space="0" w:color="auto"/>
        <w:left w:val="none" w:sz="0" w:space="0" w:color="auto"/>
        <w:bottom w:val="none" w:sz="0" w:space="0" w:color="auto"/>
        <w:right w:val="none" w:sz="0" w:space="0" w:color="auto"/>
      </w:divBdr>
    </w:div>
    <w:div w:id="1131827758">
      <w:bodyDiv w:val="1"/>
      <w:marLeft w:val="0"/>
      <w:marRight w:val="0"/>
      <w:marTop w:val="0"/>
      <w:marBottom w:val="0"/>
      <w:divBdr>
        <w:top w:val="none" w:sz="0" w:space="0" w:color="auto"/>
        <w:left w:val="none" w:sz="0" w:space="0" w:color="auto"/>
        <w:bottom w:val="none" w:sz="0" w:space="0" w:color="auto"/>
        <w:right w:val="none" w:sz="0" w:space="0" w:color="auto"/>
      </w:divBdr>
    </w:div>
    <w:div w:id="1132094166">
      <w:bodyDiv w:val="1"/>
      <w:marLeft w:val="0"/>
      <w:marRight w:val="0"/>
      <w:marTop w:val="0"/>
      <w:marBottom w:val="0"/>
      <w:divBdr>
        <w:top w:val="none" w:sz="0" w:space="0" w:color="auto"/>
        <w:left w:val="none" w:sz="0" w:space="0" w:color="auto"/>
        <w:bottom w:val="none" w:sz="0" w:space="0" w:color="auto"/>
        <w:right w:val="none" w:sz="0" w:space="0" w:color="auto"/>
      </w:divBdr>
    </w:div>
    <w:div w:id="1132283788">
      <w:bodyDiv w:val="1"/>
      <w:marLeft w:val="0"/>
      <w:marRight w:val="0"/>
      <w:marTop w:val="0"/>
      <w:marBottom w:val="0"/>
      <w:divBdr>
        <w:top w:val="none" w:sz="0" w:space="0" w:color="auto"/>
        <w:left w:val="none" w:sz="0" w:space="0" w:color="auto"/>
        <w:bottom w:val="none" w:sz="0" w:space="0" w:color="auto"/>
        <w:right w:val="none" w:sz="0" w:space="0" w:color="auto"/>
      </w:divBdr>
    </w:div>
    <w:div w:id="1132288339">
      <w:bodyDiv w:val="1"/>
      <w:marLeft w:val="0"/>
      <w:marRight w:val="0"/>
      <w:marTop w:val="0"/>
      <w:marBottom w:val="0"/>
      <w:divBdr>
        <w:top w:val="none" w:sz="0" w:space="0" w:color="auto"/>
        <w:left w:val="none" w:sz="0" w:space="0" w:color="auto"/>
        <w:bottom w:val="none" w:sz="0" w:space="0" w:color="auto"/>
        <w:right w:val="none" w:sz="0" w:space="0" w:color="auto"/>
      </w:divBdr>
    </w:div>
    <w:div w:id="1132289726">
      <w:bodyDiv w:val="1"/>
      <w:marLeft w:val="0"/>
      <w:marRight w:val="0"/>
      <w:marTop w:val="0"/>
      <w:marBottom w:val="0"/>
      <w:divBdr>
        <w:top w:val="none" w:sz="0" w:space="0" w:color="auto"/>
        <w:left w:val="none" w:sz="0" w:space="0" w:color="auto"/>
        <w:bottom w:val="none" w:sz="0" w:space="0" w:color="auto"/>
        <w:right w:val="none" w:sz="0" w:space="0" w:color="auto"/>
      </w:divBdr>
    </w:div>
    <w:div w:id="1132362085">
      <w:bodyDiv w:val="1"/>
      <w:marLeft w:val="0"/>
      <w:marRight w:val="0"/>
      <w:marTop w:val="0"/>
      <w:marBottom w:val="0"/>
      <w:divBdr>
        <w:top w:val="none" w:sz="0" w:space="0" w:color="auto"/>
        <w:left w:val="none" w:sz="0" w:space="0" w:color="auto"/>
        <w:bottom w:val="none" w:sz="0" w:space="0" w:color="auto"/>
        <w:right w:val="none" w:sz="0" w:space="0" w:color="auto"/>
      </w:divBdr>
    </w:div>
    <w:div w:id="1132408636">
      <w:bodyDiv w:val="1"/>
      <w:marLeft w:val="0"/>
      <w:marRight w:val="0"/>
      <w:marTop w:val="0"/>
      <w:marBottom w:val="0"/>
      <w:divBdr>
        <w:top w:val="none" w:sz="0" w:space="0" w:color="auto"/>
        <w:left w:val="none" w:sz="0" w:space="0" w:color="auto"/>
        <w:bottom w:val="none" w:sz="0" w:space="0" w:color="auto"/>
        <w:right w:val="none" w:sz="0" w:space="0" w:color="auto"/>
      </w:divBdr>
    </w:div>
    <w:div w:id="1132670755">
      <w:bodyDiv w:val="1"/>
      <w:marLeft w:val="0"/>
      <w:marRight w:val="0"/>
      <w:marTop w:val="0"/>
      <w:marBottom w:val="0"/>
      <w:divBdr>
        <w:top w:val="none" w:sz="0" w:space="0" w:color="auto"/>
        <w:left w:val="none" w:sz="0" w:space="0" w:color="auto"/>
        <w:bottom w:val="none" w:sz="0" w:space="0" w:color="auto"/>
        <w:right w:val="none" w:sz="0" w:space="0" w:color="auto"/>
      </w:divBdr>
    </w:div>
    <w:div w:id="1132790295">
      <w:bodyDiv w:val="1"/>
      <w:marLeft w:val="0"/>
      <w:marRight w:val="0"/>
      <w:marTop w:val="0"/>
      <w:marBottom w:val="0"/>
      <w:divBdr>
        <w:top w:val="none" w:sz="0" w:space="0" w:color="auto"/>
        <w:left w:val="none" w:sz="0" w:space="0" w:color="auto"/>
        <w:bottom w:val="none" w:sz="0" w:space="0" w:color="auto"/>
        <w:right w:val="none" w:sz="0" w:space="0" w:color="auto"/>
      </w:divBdr>
    </w:div>
    <w:div w:id="1132794217">
      <w:bodyDiv w:val="1"/>
      <w:marLeft w:val="0"/>
      <w:marRight w:val="0"/>
      <w:marTop w:val="0"/>
      <w:marBottom w:val="0"/>
      <w:divBdr>
        <w:top w:val="none" w:sz="0" w:space="0" w:color="auto"/>
        <w:left w:val="none" w:sz="0" w:space="0" w:color="auto"/>
        <w:bottom w:val="none" w:sz="0" w:space="0" w:color="auto"/>
        <w:right w:val="none" w:sz="0" w:space="0" w:color="auto"/>
      </w:divBdr>
    </w:div>
    <w:div w:id="1132946701">
      <w:bodyDiv w:val="1"/>
      <w:marLeft w:val="0"/>
      <w:marRight w:val="0"/>
      <w:marTop w:val="0"/>
      <w:marBottom w:val="0"/>
      <w:divBdr>
        <w:top w:val="none" w:sz="0" w:space="0" w:color="auto"/>
        <w:left w:val="none" w:sz="0" w:space="0" w:color="auto"/>
        <w:bottom w:val="none" w:sz="0" w:space="0" w:color="auto"/>
        <w:right w:val="none" w:sz="0" w:space="0" w:color="auto"/>
      </w:divBdr>
    </w:div>
    <w:div w:id="1133055884">
      <w:bodyDiv w:val="1"/>
      <w:marLeft w:val="0"/>
      <w:marRight w:val="0"/>
      <w:marTop w:val="0"/>
      <w:marBottom w:val="0"/>
      <w:divBdr>
        <w:top w:val="none" w:sz="0" w:space="0" w:color="auto"/>
        <w:left w:val="none" w:sz="0" w:space="0" w:color="auto"/>
        <w:bottom w:val="none" w:sz="0" w:space="0" w:color="auto"/>
        <w:right w:val="none" w:sz="0" w:space="0" w:color="auto"/>
      </w:divBdr>
    </w:div>
    <w:div w:id="1133329070">
      <w:bodyDiv w:val="1"/>
      <w:marLeft w:val="0"/>
      <w:marRight w:val="0"/>
      <w:marTop w:val="0"/>
      <w:marBottom w:val="0"/>
      <w:divBdr>
        <w:top w:val="none" w:sz="0" w:space="0" w:color="auto"/>
        <w:left w:val="none" w:sz="0" w:space="0" w:color="auto"/>
        <w:bottom w:val="none" w:sz="0" w:space="0" w:color="auto"/>
        <w:right w:val="none" w:sz="0" w:space="0" w:color="auto"/>
      </w:divBdr>
    </w:div>
    <w:div w:id="1133446171">
      <w:bodyDiv w:val="1"/>
      <w:marLeft w:val="0"/>
      <w:marRight w:val="0"/>
      <w:marTop w:val="0"/>
      <w:marBottom w:val="0"/>
      <w:divBdr>
        <w:top w:val="none" w:sz="0" w:space="0" w:color="auto"/>
        <w:left w:val="none" w:sz="0" w:space="0" w:color="auto"/>
        <w:bottom w:val="none" w:sz="0" w:space="0" w:color="auto"/>
        <w:right w:val="none" w:sz="0" w:space="0" w:color="auto"/>
      </w:divBdr>
    </w:div>
    <w:div w:id="1133865183">
      <w:bodyDiv w:val="1"/>
      <w:marLeft w:val="0"/>
      <w:marRight w:val="0"/>
      <w:marTop w:val="0"/>
      <w:marBottom w:val="0"/>
      <w:divBdr>
        <w:top w:val="none" w:sz="0" w:space="0" w:color="auto"/>
        <w:left w:val="none" w:sz="0" w:space="0" w:color="auto"/>
        <w:bottom w:val="none" w:sz="0" w:space="0" w:color="auto"/>
        <w:right w:val="none" w:sz="0" w:space="0" w:color="auto"/>
      </w:divBdr>
    </w:div>
    <w:div w:id="1133913239">
      <w:bodyDiv w:val="1"/>
      <w:marLeft w:val="0"/>
      <w:marRight w:val="0"/>
      <w:marTop w:val="0"/>
      <w:marBottom w:val="0"/>
      <w:divBdr>
        <w:top w:val="none" w:sz="0" w:space="0" w:color="auto"/>
        <w:left w:val="none" w:sz="0" w:space="0" w:color="auto"/>
        <w:bottom w:val="none" w:sz="0" w:space="0" w:color="auto"/>
        <w:right w:val="none" w:sz="0" w:space="0" w:color="auto"/>
      </w:divBdr>
    </w:div>
    <w:div w:id="1134063057">
      <w:bodyDiv w:val="1"/>
      <w:marLeft w:val="0"/>
      <w:marRight w:val="0"/>
      <w:marTop w:val="0"/>
      <w:marBottom w:val="0"/>
      <w:divBdr>
        <w:top w:val="none" w:sz="0" w:space="0" w:color="auto"/>
        <w:left w:val="none" w:sz="0" w:space="0" w:color="auto"/>
        <w:bottom w:val="none" w:sz="0" w:space="0" w:color="auto"/>
        <w:right w:val="none" w:sz="0" w:space="0" w:color="auto"/>
      </w:divBdr>
    </w:div>
    <w:div w:id="1134104182">
      <w:bodyDiv w:val="1"/>
      <w:marLeft w:val="0"/>
      <w:marRight w:val="0"/>
      <w:marTop w:val="0"/>
      <w:marBottom w:val="0"/>
      <w:divBdr>
        <w:top w:val="none" w:sz="0" w:space="0" w:color="auto"/>
        <w:left w:val="none" w:sz="0" w:space="0" w:color="auto"/>
        <w:bottom w:val="none" w:sz="0" w:space="0" w:color="auto"/>
        <w:right w:val="none" w:sz="0" w:space="0" w:color="auto"/>
      </w:divBdr>
    </w:div>
    <w:div w:id="1134176812">
      <w:bodyDiv w:val="1"/>
      <w:marLeft w:val="0"/>
      <w:marRight w:val="0"/>
      <w:marTop w:val="0"/>
      <w:marBottom w:val="0"/>
      <w:divBdr>
        <w:top w:val="none" w:sz="0" w:space="0" w:color="auto"/>
        <w:left w:val="none" w:sz="0" w:space="0" w:color="auto"/>
        <w:bottom w:val="none" w:sz="0" w:space="0" w:color="auto"/>
        <w:right w:val="none" w:sz="0" w:space="0" w:color="auto"/>
      </w:divBdr>
    </w:div>
    <w:div w:id="1134249120">
      <w:bodyDiv w:val="1"/>
      <w:marLeft w:val="0"/>
      <w:marRight w:val="0"/>
      <w:marTop w:val="0"/>
      <w:marBottom w:val="0"/>
      <w:divBdr>
        <w:top w:val="none" w:sz="0" w:space="0" w:color="auto"/>
        <w:left w:val="none" w:sz="0" w:space="0" w:color="auto"/>
        <w:bottom w:val="none" w:sz="0" w:space="0" w:color="auto"/>
        <w:right w:val="none" w:sz="0" w:space="0" w:color="auto"/>
      </w:divBdr>
    </w:div>
    <w:div w:id="1134443332">
      <w:bodyDiv w:val="1"/>
      <w:marLeft w:val="0"/>
      <w:marRight w:val="0"/>
      <w:marTop w:val="0"/>
      <w:marBottom w:val="0"/>
      <w:divBdr>
        <w:top w:val="none" w:sz="0" w:space="0" w:color="auto"/>
        <w:left w:val="none" w:sz="0" w:space="0" w:color="auto"/>
        <w:bottom w:val="none" w:sz="0" w:space="0" w:color="auto"/>
        <w:right w:val="none" w:sz="0" w:space="0" w:color="auto"/>
      </w:divBdr>
    </w:div>
    <w:div w:id="1134760410">
      <w:bodyDiv w:val="1"/>
      <w:marLeft w:val="0"/>
      <w:marRight w:val="0"/>
      <w:marTop w:val="0"/>
      <w:marBottom w:val="0"/>
      <w:divBdr>
        <w:top w:val="none" w:sz="0" w:space="0" w:color="auto"/>
        <w:left w:val="none" w:sz="0" w:space="0" w:color="auto"/>
        <w:bottom w:val="none" w:sz="0" w:space="0" w:color="auto"/>
        <w:right w:val="none" w:sz="0" w:space="0" w:color="auto"/>
      </w:divBdr>
    </w:div>
    <w:div w:id="1134760755">
      <w:bodyDiv w:val="1"/>
      <w:marLeft w:val="0"/>
      <w:marRight w:val="0"/>
      <w:marTop w:val="0"/>
      <w:marBottom w:val="0"/>
      <w:divBdr>
        <w:top w:val="none" w:sz="0" w:space="0" w:color="auto"/>
        <w:left w:val="none" w:sz="0" w:space="0" w:color="auto"/>
        <w:bottom w:val="none" w:sz="0" w:space="0" w:color="auto"/>
        <w:right w:val="none" w:sz="0" w:space="0" w:color="auto"/>
      </w:divBdr>
    </w:div>
    <w:div w:id="1134913139">
      <w:bodyDiv w:val="1"/>
      <w:marLeft w:val="0"/>
      <w:marRight w:val="0"/>
      <w:marTop w:val="0"/>
      <w:marBottom w:val="0"/>
      <w:divBdr>
        <w:top w:val="none" w:sz="0" w:space="0" w:color="auto"/>
        <w:left w:val="none" w:sz="0" w:space="0" w:color="auto"/>
        <w:bottom w:val="none" w:sz="0" w:space="0" w:color="auto"/>
        <w:right w:val="none" w:sz="0" w:space="0" w:color="auto"/>
      </w:divBdr>
    </w:div>
    <w:div w:id="1134984019">
      <w:bodyDiv w:val="1"/>
      <w:marLeft w:val="0"/>
      <w:marRight w:val="0"/>
      <w:marTop w:val="0"/>
      <w:marBottom w:val="0"/>
      <w:divBdr>
        <w:top w:val="none" w:sz="0" w:space="0" w:color="auto"/>
        <w:left w:val="none" w:sz="0" w:space="0" w:color="auto"/>
        <w:bottom w:val="none" w:sz="0" w:space="0" w:color="auto"/>
        <w:right w:val="none" w:sz="0" w:space="0" w:color="auto"/>
      </w:divBdr>
    </w:div>
    <w:div w:id="1135490667">
      <w:bodyDiv w:val="1"/>
      <w:marLeft w:val="0"/>
      <w:marRight w:val="0"/>
      <w:marTop w:val="0"/>
      <w:marBottom w:val="0"/>
      <w:divBdr>
        <w:top w:val="none" w:sz="0" w:space="0" w:color="auto"/>
        <w:left w:val="none" w:sz="0" w:space="0" w:color="auto"/>
        <w:bottom w:val="none" w:sz="0" w:space="0" w:color="auto"/>
        <w:right w:val="none" w:sz="0" w:space="0" w:color="auto"/>
      </w:divBdr>
    </w:div>
    <w:div w:id="1135492240">
      <w:bodyDiv w:val="1"/>
      <w:marLeft w:val="0"/>
      <w:marRight w:val="0"/>
      <w:marTop w:val="0"/>
      <w:marBottom w:val="0"/>
      <w:divBdr>
        <w:top w:val="none" w:sz="0" w:space="0" w:color="auto"/>
        <w:left w:val="none" w:sz="0" w:space="0" w:color="auto"/>
        <w:bottom w:val="none" w:sz="0" w:space="0" w:color="auto"/>
        <w:right w:val="none" w:sz="0" w:space="0" w:color="auto"/>
      </w:divBdr>
    </w:div>
    <w:div w:id="1135945910">
      <w:bodyDiv w:val="1"/>
      <w:marLeft w:val="0"/>
      <w:marRight w:val="0"/>
      <w:marTop w:val="0"/>
      <w:marBottom w:val="0"/>
      <w:divBdr>
        <w:top w:val="none" w:sz="0" w:space="0" w:color="auto"/>
        <w:left w:val="none" w:sz="0" w:space="0" w:color="auto"/>
        <w:bottom w:val="none" w:sz="0" w:space="0" w:color="auto"/>
        <w:right w:val="none" w:sz="0" w:space="0" w:color="auto"/>
      </w:divBdr>
    </w:div>
    <w:div w:id="1135951858">
      <w:bodyDiv w:val="1"/>
      <w:marLeft w:val="0"/>
      <w:marRight w:val="0"/>
      <w:marTop w:val="0"/>
      <w:marBottom w:val="0"/>
      <w:divBdr>
        <w:top w:val="none" w:sz="0" w:space="0" w:color="auto"/>
        <w:left w:val="none" w:sz="0" w:space="0" w:color="auto"/>
        <w:bottom w:val="none" w:sz="0" w:space="0" w:color="auto"/>
        <w:right w:val="none" w:sz="0" w:space="0" w:color="auto"/>
      </w:divBdr>
    </w:div>
    <w:div w:id="1136024083">
      <w:bodyDiv w:val="1"/>
      <w:marLeft w:val="0"/>
      <w:marRight w:val="0"/>
      <w:marTop w:val="0"/>
      <w:marBottom w:val="0"/>
      <w:divBdr>
        <w:top w:val="none" w:sz="0" w:space="0" w:color="auto"/>
        <w:left w:val="none" w:sz="0" w:space="0" w:color="auto"/>
        <w:bottom w:val="none" w:sz="0" w:space="0" w:color="auto"/>
        <w:right w:val="none" w:sz="0" w:space="0" w:color="auto"/>
      </w:divBdr>
    </w:div>
    <w:div w:id="1136141774">
      <w:bodyDiv w:val="1"/>
      <w:marLeft w:val="0"/>
      <w:marRight w:val="0"/>
      <w:marTop w:val="0"/>
      <w:marBottom w:val="0"/>
      <w:divBdr>
        <w:top w:val="none" w:sz="0" w:space="0" w:color="auto"/>
        <w:left w:val="none" w:sz="0" w:space="0" w:color="auto"/>
        <w:bottom w:val="none" w:sz="0" w:space="0" w:color="auto"/>
        <w:right w:val="none" w:sz="0" w:space="0" w:color="auto"/>
      </w:divBdr>
    </w:div>
    <w:div w:id="1136220050">
      <w:bodyDiv w:val="1"/>
      <w:marLeft w:val="0"/>
      <w:marRight w:val="0"/>
      <w:marTop w:val="0"/>
      <w:marBottom w:val="0"/>
      <w:divBdr>
        <w:top w:val="none" w:sz="0" w:space="0" w:color="auto"/>
        <w:left w:val="none" w:sz="0" w:space="0" w:color="auto"/>
        <w:bottom w:val="none" w:sz="0" w:space="0" w:color="auto"/>
        <w:right w:val="none" w:sz="0" w:space="0" w:color="auto"/>
      </w:divBdr>
    </w:div>
    <w:div w:id="1136412953">
      <w:bodyDiv w:val="1"/>
      <w:marLeft w:val="0"/>
      <w:marRight w:val="0"/>
      <w:marTop w:val="0"/>
      <w:marBottom w:val="0"/>
      <w:divBdr>
        <w:top w:val="none" w:sz="0" w:space="0" w:color="auto"/>
        <w:left w:val="none" w:sz="0" w:space="0" w:color="auto"/>
        <w:bottom w:val="none" w:sz="0" w:space="0" w:color="auto"/>
        <w:right w:val="none" w:sz="0" w:space="0" w:color="auto"/>
      </w:divBdr>
    </w:div>
    <w:div w:id="1136797065">
      <w:bodyDiv w:val="1"/>
      <w:marLeft w:val="0"/>
      <w:marRight w:val="0"/>
      <w:marTop w:val="0"/>
      <w:marBottom w:val="0"/>
      <w:divBdr>
        <w:top w:val="none" w:sz="0" w:space="0" w:color="auto"/>
        <w:left w:val="none" w:sz="0" w:space="0" w:color="auto"/>
        <w:bottom w:val="none" w:sz="0" w:space="0" w:color="auto"/>
        <w:right w:val="none" w:sz="0" w:space="0" w:color="auto"/>
      </w:divBdr>
    </w:div>
    <w:div w:id="1136876720">
      <w:bodyDiv w:val="1"/>
      <w:marLeft w:val="0"/>
      <w:marRight w:val="0"/>
      <w:marTop w:val="0"/>
      <w:marBottom w:val="0"/>
      <w:divBdr>
        <w:top w:val="none" w:sz="0" w:space="0" w:color="auto"/>
        <w:left w:val="none" w:sz="0" w:space="0" w:color="auto"/>
        <w:bottom w:val="none" w:sz="0" w:space="0" w:color="auto"/>
        <w:right w:val="none" w:sz="0" w:space="0" w:color="auto"/>
      </w:divBdr>
    </w:div>
    <w:div w:id="1136921100">
      <w:bodyDiv w:val="1"/>
      <w:marLeft w:val="0"/>
      <w:marRight w:val="0"/>
      <w:marTop w:val="0"/>
      <w:marBottom w:val="0"/>
      <w:divBdr>
        <w:top w:val="none" w:sz="0" w:space="0" w:color="auto"/>
        <w:left w:val="none" w:sz="0" w:space="0" w:color="auto"/>
        <w:bottom w:val="none" w:sz="0" w:space="0" w:color="auto"/>
        <w:right w:val="none" w:sz="0" w:space="0" w:color="auto"/>
      </w:divBdr>
    </w:div>
    <w:div w:id="1137070232">
      <w:bodyDiv w:val="1"/>
      <w:marLeft w:val="0"/>
      <w:marRight w:val="0"/>
      <w:marTop w:val="0"/>
      <w:marBottom w:val="0"/>
      <w:divBdr>
        <w:top w:val="none" w:sz="0" w:space="0" w:color="auto"/>
        <w:left w:val="none" w:sz="0" w:space="0" w:color="auto"/>
        <w:bottom w:val="none" w:sz="0" w:space="0" w:color="auto"/>
        <w:right w:val="none" w:sz="0" w:space="0" w:color="auto"/>
      </w:divBdr>
    </w:div>
    <w:div w:id="1137647321">
      <w:bodyDiv w:val="1"/>
      <w:marLeft w:val="0"/>
      <w:marRight w:val="0"/>
      <w:marTop w:val="0"/>
      <w:marBottom w:val="0"/>
      <w:divBdr>
        <w:top w:val="none" w:sz="0" w:space="0" w:color="auto"/>
        <w:left w:val="none" w:sz="0" w:space="0" w:color="auto"/>
        <w:bottom w:val="none" w:sz="0" w:space="0" w:color="auto"/>
        <w:right w:val="none" w:sz="0" w:space="0" w:color="auto"/>
      </w:divBdr>
    </w:div>
    <w:div w:id="1137841185">
      <w:bodyDiv w:val="1"/>
      <w:marLeft w:val="0"/>
      <w:marRight w:val="0"/>
      <w:marTop w:val="0"/>
      <w:marBottom w:val="0"/>
      <w:divBdr>
        <w:top w:val="none" w:sz="0" w:space="0" w:color="auto"/>
        <w:left w:val="none" w:sz="0" w:space="0" w:color="auto"/>
        <w:bottom w:val="none" w:sz="0" w:space="0" w:color="auto"/>
        <w:right w:val="none" w:sz="0" w:space="0" w:color="auto"/>
      </w:divBdr>
    </w:div>
    <w:div w:id="1138112963">
      <w:bodyDiv w:val="1"/>
      <w:marLeft w:val="0"/>
      <w:marRight w:val="0"/>
      <w:marTop w:val="0"/>
      <w:marBottom w:val="0"/>
      <w:divBdr>
        <w:top w:val="none" w:sz="0" w:space="0" w:color="auto"/>
        <w:left w:val="none" w:sz="0" w:space="0" w:color="auto"/>
        <w:bottom w:val="none" w:sz="0" w:space="0" w:color="auto"/>
        <w:right w:val="none" w:sz="0" w:space="0" w:color="auto"/>
      </w:divBdr>
    </w:div>
    <w:div w:id="1138913774">
      <w:bodyDiv w:val="1"/>
      <w:marLeft w:val="0"/>
      <w:marRight w:val="0"/>
      <w:marTop w:val="0"/>
      <w:marBottom w:val="0"/>
      <w:divBdr>
        <w:top w:val="none" w:sz="0" w:space="0" w:color="auto"/>
        <w:left w:val="none" w:sz="0" w:space="0" w:color="auto"/>
        <w:bottom w:val="none" w:sz="0" w:space="0" w:color="auto"/>
        <w:right w:val="none" w:sz="0" w:space="0" w:color="auto"/>
      </w:divBdr>
    </w:div>
    <w:div w:id="1139223913">
      <w:bodyDiv w:val="1"/>
      <w:marLeft w:val="0"/>
      <w:marRight w:val="0"/>
      <w:marTop w:val="0"/>
      <w:marBottom w:val="0"/>
      <w:divBdr>
        <w:top w:val="none" w:sz="0" w:space="0" w:color="auto"/>
        <w:left w:val="none" w:sz="0" w:space="0" w:color="auto"/>
        <w:bottom w:val="none" w:sz="0" w:space="0" w:color="auto"/>
        <w:right w:val="none" w:sz="0" w:space="0" w:color="auto"/>
      </w:divBdr>
    </w:div>
    <w:div w:id="1139300880">
      <w:bodyDiv w:val="1"/>
      <w:marLeft w:val="0"/>
      <w:marRight w:val="0"/>
      <w:marTop w:val="0"/>
      <w:marBottom w:val="0"/>
      <w:divBdr>
        <w:top w:val="none" w:sz="0" w:space="0" w:color="auto"/>
        <w:left w:val="none" w:sz="0" w:space="0" w:color="auto"/>
        <w:bottom w:val="none" w:sz="0" w:space="0" w:color="auto"/>
        <w:right w:val="none" w:sz="0" w:space="0" w:color="auto"/>
      </w:divBdr>
    </w:div>
    <w:div w:id="1139374243">
      <w:bodyDiv w:val="1"/>
      <w:marLeft w:val="0"/>
      <w:marRight w:val="0"/>
      <w:marTop w:val="0"/>
      <w:marBottom w:val="0"/>
      <w:divBdr>
        <w:top w:val="none" w:sz="0" w:space="0" w:color="auto"/>
        <w:left w:val="none" w:sz="0" w:space="0" w:color="auto"/>
        <w:bottom w:val="none" w:sz="0" w:space="0" w:color="auto"/>
        <w:right w:val="none" w:sz="0" w:space="0" w:color="auto"/>
      </w:divBdr>
    </w:div>
    <w:div w:id="1139540869">
      <w:bodyDiv w:val="1"/>
      <w:marLeft w:val="0"/>
      <w:marRight w:val="0"/>
      <w:marTop w:val="0"/>
      <w:marBottom w:val="0"/>
      <w:divBdr>
        <w:top w:val="none" w:sz="0" w:space="0" w:color="auto"/>
        <w:left w:val="none" w:sz="0" w:space="0" w:color="auto"/>
        <w:bottom w:val="none" w:sz="0" w:space="0" w:color="auto"/>
        <w:right w:val="none" w:sz="0" w:space="0" w:color="auto"/>
      </w:divBdr>
    </w:div>
    <w:div w:id="1139684066">
      <w:bodyDiv w:val="1"/>
      <w:marLeft w:val="0"/>
      <w:marRight w:val="0"/>
      <w:marTop w:val="0"/>
      <w:marBottom w:val="0"/>
      <w:divBdr>
        <w:top w:val="none" w:sz="0" w:space="0" w:color="auto"/>
        <w:left w:val="none" w:sz="0" w:space="0" w:color="auto"/>
        <w:bottom w:val="none" w:sz="0" w:space="0" w:color="auto"/>
        <w:right w:val="none" w:sz="0" w:space="0" w:color="auto"/>
      </w:divBdr>
    </w:div>
    <w:div w:id="1140003729">
      <w:bodyDiv w:val="1"/>
      <w:marLeft w:val="0"/>
      <w:marRight w:val="0"/>
      <w:marTop w:val="0"/>
      <w:marBottom w:val="0"/>
      <w:divBdr>
        <w:top w:val="none" w:sz="0" w:space="0" w:color="auto"/>
        <w:left w:val="none" w:sz="0" w:space="0" w:color="auto"/>
        <w:bottom w:val="none" w:sz="0" w:space="0" w:color="auto"/>
        <w:right w:val="none" w:sz="0" w:space="0" w:color="auto"/>
      </w:divBdr>
    </w:div>
    <w:div w:id="1140004306">
      <w:bodyDiv w:val="1"/>
      <w:marLeft w:val="0"/>
      <w:marRight w:val="0"/>
      <w:marTop w:val="0"/>
      <w:marBottom w:val="0"/>
      <w:divBdr>
        <w:top w:val="none" w:sz="0" w:space="0" w:color="auto"/>
        <w:left w:val="none" w:sz="0" w:space="0" w:color="auto"/>
        <w:bottom w:val="none" w:sz="0" w:space="0" w:color="auto"/>
        <w:right w:val="none" w:sz="0" w:space="0" w:color="auto"/>
      </w:divBdr>
    </w:div>
    <w:div w:id="1140028888">
      <w:bodyDiv w:val="1"/>
      <w:marLeft w:val="0"/>
      <w:marRight w:val="0"/>
      <w:marTop w:val="0"/>
      <w:marBottom w:val="0"/>
      <w:divBdr>
        <w:top w:val="none" w:sz="0" w:space="0" w:color="auto"/>
        <w:left w:val="none" w:sz="0" w:space="0" w:color="auto"/>
        <w:bottom w:val="none" w:sz="0" w:space="0" w:color="auto"/>
        <w:right w:val="none" w:sz="0" w:space="0" w:color="auto"/>
      </w:divBdr>
    </w:div>
    <w:div w:id="1140265418">
      <w:bodyDiv w:val="1"/>
      <w:marLeft w:val="0"/>
      <w:marRight w:val="0"/>
      <w:marTop w:val="0"/>
      <w:marBottom w:val="0"/>
      <w:divBdr>
        <w:top w:val="none" w:sz="0" w:space="0" w:color="auto"/>
        <w:left w:val="none" w:sz="0" w:space="0" w:color="auto"/>
        <w:bottom w:val="none" w:sz="0" w:space="0" w:color="auto"/>
        <w:right w:val="none" w:sz="0" w:space="0" w:color="auto"/>
      </w:divBdr>
    </w:div>
    <w:div w:id="1140415171">
      <w:bodyDiv w:val="1"/>
      <w:marLeft w:val="0"/>
      <w:marRight w:val="0"/>
      <w:marTop w:val="0"/>
      <w:marBottom w:val="0"/>
      <w:divBdr>
        <w:top w:val="none" w:sz="0" w:space="0" w:color="auto"/>
        <w:left w:val="none" w:sz="0" w:space="0" w:color="auto"/>
        <w:bottom w:val="none" w:sz="0" w:space="0" w:color="auto"/>
        <w:right w:val="none" w:sz="0" w:space="0" w:color="auto"/>
      </w:divBdr>
    </w:div>
    <w:div w:id="1140466020">
      <w:bodyDiv w:val="1"/>
      <w:marLeft w:val="0"/>
      <w:marRight w:val="0"/>
      <w:marTop w:val="0"/>
      <w:marBottom w:val="0"/>
      <w:divBdr>
        <w:top w:val="none" w:sz="0" w:space="0" w:color="auto"/>
        <w:left w:val="none" w:sz="0" w:space="0" w:color="auto"/>
        <w:bottom w:val="none" w:sz="0" w:space="0" w:color="auto"/>
        <w:right w:val="none" w:sz="0" w:space="0" w:color="auto"/>
      </w:divBdr>
    </w:div>
    <w:div w:id="1140538018">
      <w:bodyDiv w:val="1"/>
      <w:marLeft w:val="0"/>
      <w:marRight w:val="0"/>
      <w:marTop w:val="0"/>
      <w:marBottom w:val="0"/>
      <w:divBdr>
        <w:top w:val="none" w:sz="0" w:space="0" w:color="auto"/>
        <w:left w:val="none" w:sz="0" w:space="0" w:color="auto"/>
        <w:bottom w:val="none" w:sz="0" w:space="0" w:color="auto"/>
        <w:right w:val="none" w:sz="0" w:space="0" w:color="auto"/>
      </w:divBdr>
    </w:div>
    <w:div w:id="1140801496">
      <w:bodyDiv w:val="1"/>
      <w:marLeft w:val="0"/>
      <w:marRight w:val="0"/>
      <w:marTop w:val="0"/>
      <w:marBottom w:val="0"/>
      <w:divBdr>
        <w:top w:val="none" w:sz="0" w:space="0" w:color="auto"/>
        <w:left w:val="none" w:sz="0" w:space="0" w:color="auto"/>
        <w:bottom w:val="none" w:sz="0" w:space="0" w:color="auto"/>
        <w:right w:val="none" w:sz="0" w:space="0" w:color="auto"/>
      </w:divBdr>
    </w:div>
    <w:div w:id="1140802609">
      <w:bodyDiv w:val="1"/>
      <w:marLeft w:val="0"/>
      <w:marRight w:val="0"/>
      <w:marTop w:val="0"/>
      <w:marBottom w:val="0"/>
      <w:divBdr>
        <w:top w:val="none" w:sz="0" w:space="0" w:color="auto"/>
        <w:left w:val="none" w:sz="0" w:space="0" w:color="auto"/>
        <w:bottom w:val="none" w:sz="0" w:space="0" w:color="auto"/>
        <w:right w:val="none" w:sz="0" w:space="0" w:color="auto"/>
      </w:divBdr>
    </w:div>
    <w:div w:id="1140880444">
      <w:bodyDiv w:val="1"/>
      <w:marLeft w:val="0"/>
      <w:marRight w:val="0"/>
      <w:marTop w:val="0"/>
      <w:marBottom w:val="0"/>
      <w:divBdr>
        <w:top w:val="none" w:sz="0" w:space="0" w:color="auto"/>
        <w:left w:val="none" w:sz="0" w:space="0" w:color="auto"/>
        <w:bottom w:val="none" w:sz="0" w:space="0" w:color="auto"/>
        <w:right w:val="none" w:sz="0" w:space="0" w:color="auto"/>
      </w:divBdr>
    </w:div>
    <w:div w:id="1140996575">
      <w:bodyDiv w:val="1"/>
      <w:marLeft w:val="0"/>
      <w:marRight w:val="0"/>
      <w:marTop w:val="0"/>
      <w:marBottom w:val="0"/>
      <w:divBdr>
        <w:top w:val="none" w:sz="0" w:space="0" w:color="auto"/>
        <w:left w:val="none" w:sz="0" w:space="0" w:color="auto"/>
        <w:bottom w:val="none" w:sz="0" w:space="0" w:color="auto"/>
        <w:right w:val="none" w:sz="0" w:space="0" w:color="auto"/>
      </w:divBdr>
    </w:div>
    <w:div w:id="1141507239">
      <w:bodyDiv w:val="1"/>
      <w:marLeft w:val="0"/>
      <w:marRight w:val="0"/>
      <w:marTop w:val="0"/>
      <w:marBottom w:val="0"/>
      <w:divBdr>
        <w:top w:val="none" w:sz="0" w:space="0" w:color="auto"/>
        <w:left w:val="none" w:sz="0" w:space="0" w:color="auto"/>
        <w:bottom w:val="none" w:sz="0" w:space="0" w:color="auto"/>
        <w:right w:val="none" w:sz="0" w:space="0" w:color="auto"/>
      </w:divBdr>
    </w:div>
    <w:div w:id="1141654695">
      <w:bodyDiv w:val="1"/>
      <w:marLeft w:val="0"/>
      <w:marRight w:val="0"/>
      <w:marTop w:val="0"/>
      <w:marBottom w:val="0"/>
      <w:divBdr>
        <w:top w:val="none" w:sz="0" w:space="0" w:color="auto"/>
        <w:left w:val="none" w:sz="0" w:space="0" w:color="auto"/>
        <w:bottom w:val="none" w:sz="0" w:space="0" w:color="auto"/>
        <w:right w:val="none" w:sz="0" w:space="0" w:color="auto"/>
      </w:divBdr>
    </w:div>
    <w:div w:id="1141848708">
      <w:bodyDiv w:val="1"/>
      <w:marLeft w:val="0"/>
      <w:marRight w:val="0"/>
      <w:marTop w:val="0"/>
      <w:marBottom w:val="0"/>
      <w:divBdr>
        <w:top w:val="none" w:sz="0" w:space="0" w:color="auto"/>
        <w:left w:val="none" w:sz="0" w:space="0" w:color="auto"/>
        <w:bottom w:val="none" w:sz="0" w:space="0" w:color="auto"/>
        <w:right w:val="none" w:sz="0" w:space="0" w:color="auto"/>
      </w:divBdr>
    </w:div>
    <w:div w:id="1141849166">
      <w:bodyDiv w:val="1"/>
      <w:marLeft w:val="0"/>
      <w:marRight w:val="0"/>
      <w:marTop w:val="0"/>
      <w:marBottom w:val="0"/>
      <w:divBdr>
        <w:top w:val="none" w:sz="0" w:space="0" w:color="auto"/>
        <w:left w:val="none" w:sz="0" w:space="0" w:color="auto"/>
        <w:bottom w:val="none" w:sz="0" w:space="0" w:color="auto"/>
        <w:right w:val="none" w:sz="0" w:space="0" w:color="auto"/>
      </w:divBdr>
    </w:div>
    <w:div w:id="1141969696">
      <w:bodyDiv w:val="1"/>
      <w:marLeft w:val="0"/>
      <w:marRight w:val="0"/>
      <w:marTop w:val="0"/>
      <w:marBottom w:val="0"/>
      <w:divBdr>
        <w:top w:val="none" w:sz="0" w:space="0" w:color="auto"/>
        <w:left w:val="none" w:sz="0" w:space="0" w:color="auto"/>
        <w:bottom w:val="none" w:sz="0" w:space="0" w:color="auto"/>
        <w:right w:val="none" w:sz="0" w:space="0" w:color="auto"/>
      </w:divBdr>
    </w:div>
    <w:div w:id="1141970424">
      <w:bodyDiv w:val="1"/>
      <w:marLeft w:val="0"/>
      <w:marRight w:val="0"/>
      <w:marTop w:val="0"/>
      <w:marBottom w:val="0"/>
      <w:divBdr>
        <w:top w:val="none" w:sz="0" w:space="0" w:color="auto"/>
        <w:left w:val="none" w:sz="0" w:space="0" w:color="auto"/>
        <w:bottom w:val="none" w:sz="0" w:space="0" w:color="auto"/>
        <w:right w:val="none" w:sz="0" w:space="0" w:color="auto"/>
      </w:divBdr>
    </w:div>
    <w:div w:id="1142037156">
      <w:bodyDiv w:val="1"/>
      <w:marLeft w:val="0"/>
      <w:marRight w:val="0"/>
      <w:marTop w:val="0"/>
      <w:marBottom w:val="0"/>
      <w:divBdr>
        <w:top w:val="none" w:sz="0" w:space="0" w:color="auto"/>
        <w:left w:val="none" w:sz="0" w:space="0" w:color="auto"/>
        <w:bottom w:val="none" w:sz="0" w:space="0" w:color="auto"/>
        <w:right w:val="none" w:sz="0" w:space="0" w:color="auto"/>
      </w:divBdr>
    </w:div>
    <w:div w:id="1142886092">
      <w:bodyDiv w:val="1"/>
      <w:marLeft w:val="0"/>
      <w:marRight w:val="0"/>
      <w:marTop w:val="0"/>
      <w:marBottom w:val="0"/>
      <w:divBdr>
        <w:top w:val="none" w:sz="0" w:space="0" w:color="auto"/>
        <w:left w:val="none" w:sz="0" w:space="0" w:color="auto"/>
        <w:bottom w:val="none" w:sz="0" w:space="0" w:color="auto"/>
        <w:right w:val="none" w:sz="0" w:space="0" w:color="auto"/>
      </w:divBdr>
    </w:div>
    <w:div w:id="1142887807">
      <w:bodyDiv w:val="1"/>
      <w:marLeft w:val="0"/>
      <w:marRight w:val="0"/>
      <w:marTop w:val="0"/>
      <w:marBottom w:val="0"/>
      <w:divBdr>
        <w:top w:val="none" w:sz="0" w:space="0" w:color="auto"/>
        <w:left w:val="none" w:sz="0" w:space="0" w:color="auto"/>
        <w:bottom w:val="none" w:sz="0" w:space="0" w:color="auto"/>
        <w:right w:val="none" w:sz="0" w:space="0" w:color="auto"/>
      </w:divBdr>
    </w:div>
    <w:div w:id="1142965772">
      <w:bodyDiv w:val="1"/>
      <w:marLeft w:val="0"/>
      <w:marRight w:val="0"/>
      <w:marTop w:val="0"/>
      <w:marBottom w:val="0"/>
      <w:divBdr>
        <w:top w:val="none" w:sz="0" w:space="0" w:color="auto"/>
        <w:left w:val="none" w:sz="0" w:space="0" w:color="auto"/>
        <w:bottom w:val="none" w:sz="0" w:space="0" w:color="auto"/>
        <w:right w:val="none" w:sz="0" w:space="0" w:color="auto"/>
      </w:divBdr>
    </w:div>
    <w:div w:id="1143041983">
      <w:bodyDiv w:val="1"/>
      <w:marLeft w:val="0"/>
      <w:marRight w:val="0"/>
      <w:marTop w:val="0"/>
      <w:marBottom w:val="0"/>
      <w:divBdr>
        <w:top w:val="none" w:sz="0" w:space="0" w:color="auto"/>
        <w:left w:val="none" w:sz="0" w:space="0" w:color="auto"/>
        <w:bottom w:val="none" w:sz="0" w:space="0" w:color="auto"/>
        <w:right w:val="none" w:sz="0" w:space="0" w:color="auto"/>
      </w:divBdr>
    </w:div>
    <w:div w:id="1143352621">
      <w:bodyDiv w:val="1"/>
      <w:marLeft w:val="0"/>
      <w:marRight w:val="0"/>
      <w:marTop w:val="0"/>
      <w:marBottom w:val="0"/>
      <w:divBdr>
        <w:top w:val="none" w:sz="0" w:space="0" w:color="auto"/>
        <w:left w:val="none" w:sz="0" w:space="0" w:color="auto"/>
        <w:bottom w:val="none" w:sz="0" w:space="0" w:color="auto"/>
        <w:right w:val="none" w:sz="0" w:space="0" w:color="auto"/>
      </w:divBdr>
    </w:div>
    <w:div w:id="1143422638">
      <w:bodyDiv w:val="1"/>
      <w:marLeft w:val="0"/>
      <w:marRight w:val="0"/>
      <w:marTop w:val="0"/>
      <w:marBottom w:val="0"/>
      <w:divBdr>
        <w:top w:val="none" w:sz="0" w:space="0" w:color="auto"/>
        <w:left w:val="none" w:sz="0" w:space="0" w:color="auto"/>
        <w:bottom w:val="none" w:sz="0" w:space="0" w:color="auto"/>
        <w:right w:val="none" w:sz="0" w:space="0" w:color="auto"/>
      </w:divBdr>
    </w:div>
    <w:div w:id="1143424037">
      <w:bodyDiv w:val="1"/>
      <w:marLeft w:val="0"/>
      <w:marRight w:val="0"/>
      <w:marTop w:val="0"/>
      <w:marBottom w:val="0"/>
      <w:divBdr>
        <w:top w:val="none" w:sz="0" w:space="0" w:color="auto"/>
        <w:left w:val="none" w:sz="0" w:space="0" w:color="auto"/>
        <w:bottom w:val="none" w:sz="0" w:space="0" w:color="auto"/>
        <w:right w:val="none" w:sz="0" w:space="0" w:color="auto"/>
      </w:divBdr>
    </w:div>
    <w:div w:id="1143616363">
      <w:bodyDiv w:val="1"/>
      <w:marLeft w:val="0"/>
      <w:marRight w:val="0"/>
      <w:marTop w:val="0"/>
      <w:marBottom w:val="0"/>
      <w:divBdr>
        <w:top w:val="none" w:sz="0" w:space="0" w:color="auto"/>
        <w:left w:val="none" w:sz="0" w:space="0" w:color="auto"/>
        <w:bottom w:val="none" w:sz="0" w:space="0" w:color="auto"/>
        <w:right w:val="none" w:sz="0" w:space="0" w:color="auto"/>
      </w:divBdr>
    </w:div>
    <w:div w:id="1143740347">
      <w:bodyDiv w:val="1"/>
      <w:marLeft w:val="0"/>
      <w:marRight w:val="0"/>
      <w:marTop w:val="0"/>
      <w:marBottom w:val="0"/>
      <w:divBdr>
        <w:top w:val="none" w:sz="0" w:space="0" w:color="auto"/>
        <w:left w:val="none" w:sz="0" w:space="0" w:color="auto"/>
        <w:bottom w:val="none" w:sz="0" w:space="0" w:color="auto"/>
        <w:right w:val="none" w:sz="0" w:space="0" w:color="auto"/>
      </w:divBdr>
    </w:div>
    <w:div w:id="1143817732">
      <w:bodyDiv w:val="1"/>
      <w:marLeft w:val="0"/>
      <w:marRight w:val="0"/>
      <w:marTop w:val="0"/>
      <w:marBottom w:val="0"/>
      <w:divBdr>
        <w:top w:val="none" w:sz="0" w:space="0" w:color="auto"/>
        <w:left w:val="none" w:sz="0" w:space="0" w:color="auto"/>
        <w:bottom w:val="none" w:sz="0" w:space="0" w:color="auto"/>
        <w:right w:val="none" w:sz="0" w:space="0" w:color="auto"/>
      </w:divBdr>
    </w:div>
    <w:div w:id="1143959684">
      <w:bodyDiv w:val="1"/>
      <w:marLeft w:val="0"/>
      <w:marRight w:val="0"/>
      <w:marTop w:val="0"/>
      <w:marBottom w:val="0"/>
      <w:divBdr>
        <w:top w:val="none" w:sz="0" w:space="0" w:color="auto"/>
        <w:left w:val="none" w:sz="0" w:space="0" w:color="auto"/>
        <w:bottom w:val="none" w:sz="0" w:space="0" w:color="auto"/>
        <w:right w:val="none" w:sz="0" w:space="0" w:color="auto"/>
      </w:divBdr>
    </w:div>
    <w:div w:id="1144351397">
      <w:bodyDiv w:val="1"/>
      <w:marLeft w:val="0"/>
      <w:marRight w:val="0"/>
      <w:marTop w:val="0"/>
      <w:marBottom w:val="0"/>
      <w:divBdr>
        <w:top w:val="none" w:sz="0" w:space="0" w:color="auto"/>
        <w:left w:val="none" w:sz="0" w:space="0" w:color="auto"/>
        <w:bottom w:val="none" w:sz="0" w:space="0" w:color="auto"/>
        <w:right w:val="none" w:sz="0" w:space="0" w:color="auto"/>
      </w:divBdr>
    </w:div>
    <w:div w:id="1144464480">
      <w:bodyDiv w:val="1"/>
      <w:marLeft w:val="0"/>
      <w:marRight w:val="0"/>
      <w:marTop w:val="0"/>
      <w:marBottom w:val="0"/>
      <w:divBdr>
        <w:top w:val="none" w:sz="0" w:space="0" w:color="auto"/>
        <w:left w:val="none" w:sz="0" w:space="0" w:color="auto"/>
        <w:bottom w:val="none" w:sz="0" w:space="0" w:color="auto"/>
        <w:right w:val="none" w:sz="0" w:space="0" w:color="auto"/>
      </w:divBdr>
    </w:div>
    <w:div w:id="1144663327">
      <w:bodyDiv w:val="1"/>
      <w:marLeft w:val="0"/>
      <w:marRight w:val="0"/>
      <w:marTop w:val="0"/>
      <w:marBottom w:val="0"/>
      <w:divBdr>
        <w:top w:val="none" w:sz="0" w:space="0" w:color="auto"/>
        <w:left w:val="none" w:sz="0" w:space="0" w:color="auto"/>
        <w:bottom w:val="none" w:sz="0" w:space="0" w:color="auto"/>
        <w:right w:val="none" w:sz="0" w:space="0" w:color="auto"/>
      </w:divBdr>
    </w:div>
    <w:div w:id="1144740511">
      <w:bodyDiv w:val="1"/>
      <w:marLeft w:val="0"/>
      <w:marRight w:val="0"/>
      <w:marTop w:val="0"/>
      <w:marBottom w:val="0"/>
      <w:divBdr>
        <w:top w:val="none" w:sz="0" w:space="0" w:color="auto"/>
        <w:left w:val="none" w:sz="0" w:space="0" w:color="auto"/>
        <w:bottom w:val="none" w:sz="0" w:space="0" w:color="auto"/>
        <w:right w:val="none" w:sz="0" w:space="0" w:color="auto"/>
      </w:divBdr>
    </w:div>
    <w:div w:id="1144815358">
      <w:bodyDiv w:val="1"/>
      <w:marLeft w:val="0"/>
      <w:marRight w:val="0"/>
      <w:marTop w:val="0"/>
      <w:marBottom w:val="0"/>
      <w:divBdr>
        <w:top w:val="none" w:sz="0" w:space="0" w:color="auto"/>
        <w:left w:val="none" w:sz="0" w:space="0" w:color="auto"/>
        <w:bottom w:val="none" w:sz="0" w:space="0" w:color="auto"/>
        <w:right w:val="none" w:sz="0" w:space="0" w:color="auto"/>
      </w:divBdr>
    </w:div>
    <w:div w:id="1145273086">
      <w:bodyDiv w:val="1"/>
      <w:marLeft w:val="0"/>
      <w:marRight w:val="0"/>
      <w:marTop w:val="0"/>
      <w:marBottom w:val="0"/>
      <w:divBdr>
        <w:top w:val="none" w:sz="0" w:space="0" w:color="auto"/>
        <w:left w:val="none" w:sz="0" w:space="0" w:color="auto"/>
        <w:bottom w:val="none" w:sz="0" w:space="0" w:color="auto"/>
        <w:right w:val="none" w:sz="0" w:space="0" w:color="auto"/>
      </w:divBdr>
    </w:div>
    <w:div w:id="1145392820">
      <w:bodyDiv w:val="1"/>
      <w:marLeft w:val="0"/>
      <w:marRight w:val="0"/>
      <w:marTop w:val="0"/>
      <w:marBottom w:val="0"/>
      <w:divBdr>
        <w:top w:val="none" w:sz="0" w:space="0" w:color="auto"/>
        <w:left w:val="none" w:sz="0" w:space="0" w:color="auto"/>
        <w:bottom w:val="none" w:sz="0" w:space="0" w:color="auto"/>
        <w:right w:val="none" w:sz="0" w:space="0" w:color="auto"/>
      </w:divBdr>
    </w:div>
    <w:div w:id="1145393612">
      <w:bodyDiv w:val="1"/>
      <w:marLeft w:val="0"/>
      <w:marRight w:val="0"/>
      <w:marTop w:val="0"/>
      <w:marBottom w:val="0"/>
      <w:divBdr>
        <w:top w:val="none" w:sz="0" w:space="0" w:color="auto"/>
        <w:left w:val="none" w:sz="0" w:space="0" w:color="auto"/>
        <w:bottom w:val="none" w:sz="0" w:space="0" w:color="auto"/>
        <w:right w:val="none" w:sz="0" w:space="0" w:color="auto"/>
      </w:divBdr>
    </w:div>
    <w:div w:id="1145467348">
      <w:bodyDiv w:val="1"/>
      <w:marLeft w:val="0"/>
      <w:marRight w:val="0"/>
      <w:marTop w:val="0"/>
      <w:marBottom w:val="0"/>
      <w:divBdr>
        <w:top w:val="none" w:sz="0" w:space="0" w:color="auto"/>
        <w:left w:val="none" w:sz="0" w:space="0" w:color="auto"/>
        <w:bottom w:val="none" w:sz="0" w:space="0" w:color="auto"/>
        <w:right w:val="none" w:sz="0" w:space="0" w:color="auto"/>
      </w:divBdr>
    </w:div>
    <w:div w:id="1145514588">
      <w:bodyDiv w:val="1"/>
      <w:marLeft w:val="0"/>
      <w:marRight w:val="0"/>
      <w:marTop w:val="0"/>
      <w:marBottom w:val="0"/>
      <w:divBdr>
        <w:top w:val="none" w:sz="0" w:space="0" w:color="auto"/>
        <w:left w:val="none" w:sz="0" w:space="0" w:color="auto"/>
        <w:bottom w:val="none" w:sz="0" w:space="0" w:color="auto"/>
        <w:right w:val="none" w:sz="0" w:space="0" w:color="auto"/>
      </w:divBdr>
    </w:div>
    <w:div w:id="1145703292">
      <w:bodyDiv w:val="1"/>
      <w:marLeft w:val="0"/>
      <w:marRight w:val="0"/>
      <w:marTop w:val="0"/>
      <w:marBottom w:val="0"/>
      <w:divBdr>
        <w:top w:val="none" w:sz="0" w:space="0" w:color="auto"/>
        <w:left w:val="none" w:sz="0" w:space="0" w:color="auto"/>
        <w:bottom w:val="none" w:sz="0" w:space="0" w:color="auto"/>
        <w:right w:val="none" w:sz="0" w:space="0" w:color="auto"/>
      </w:divBdr>
    </w:div>
    <w:div w:id="1146045140">
      <w:bodyDiv w:val="1"/>
      <w:marLeft w:val="0"/>
      <w:marRight w:val="0"/>
      <w:marTop w:val="0"/>
      <w:marBottom w:val="0"/>
      <w:divBdr>
        <w:top w:val="none" w:sz="0" w:space="0" w:color="auto"/>
        <w:left w:val="none" w:sz="0" w:space="0" w:color="auto"/>
        <w:bottom w:val="none" w:sz="0" w:space="0" w:color="auto"/>
        <w:right w:val="none" w:sz="0" w:space="0" w:color="auto"/>
      </w:divBdr>
    </w:div>
    <w:div w:id="1146048707">
      <w:bodyDiv w:val="1"/>
      <w:marLeft w:val="0"/>
      <w:marRight w:val="0"/>
      <w:marTop w:val="0"/>
      <w:marBottom w:val="0"/>
      <w:divBdr>
        <w:top w:val="none" w:sz="0" w:space="0" w:color="auto"/>
        <w:left w:val="none" w:sz="0" w:space="0" w:color="auto"/>
        <w:bottom w:val="none" w:sz="0" w:space="0" w:color="auto"/>
        <w:right w:val="none" w:sz="0" w:space="0" w:color="auto"/>
      </w:divBdr>
    </w:div>
    <w:div w:id="1146050809">
      <w:bodyDiv w:val="1"/>
      <w:marLeft w:val="0"/>
      <w:marRight w:val="0"/>
      <w:marTop w:val="0"/>
      <w:marBottom w:val="0"/>
      <w:divBdr>
        <w:top w:val="none" w:sz="0" w:space="0" w:color="auto"/>
        <w:left w:val="none" w:sz="0" w:space="0" w:color="auto"/>
        <w:bottom w:val="none" w:sz="0" w:space="0" w:color="auto"/>
        <w:right w:val="none" w:sz="0" w:space="0" w:color="auto"/>
      </w:divBdr>
    </w:div>
    <w:div w:id="1146163730">
      <w:bodyDiv w:val="1"/>
      <w:marLeft w:val="0"/>
      <w:marRight w:val="0"/>
      <w:marTop w:val="0"/>
      <w:marBottom w:val="0"/>
      <w:divBdr>
        <w:top w:val="none" w:sz="0" w:space="0" w:color="auto"/>
        <w:left w:val="none" w:sz="0" w:space="0" w:color="auto"/>
        <w:bottom w:val="none" w:sz="0" w:space="0" w:color="auto"/>
        <w:right w:val="none" w:sz="0" w:space="0" w:color="auto"/>
      </w:divBdr>
    </w:div>
    <w:div w:id="1146362216">
      <w:bodyDiv w:val="1"/>
      <w:marLeft w:val="0"/>
      <w:marRight w:val="0"/>
      <w:marTop w:val="0"/>
      <w:marBottom w:val="0"/>
      <w:divBdr>
        <w:top w:val="none" w:sz="0" w:space="0" w:color="auto"/>
        <w:left w:val="none" w:sz="0" w:space="0" w:color="auto"/>
        <w:bottom w:val="none" w:sz="0" w:space="0" w:color="auto"/>
        <w:right w:val="none" w:sz="0" w:space="0" w:color="auto"/>
      </w:divBdr>
    </w:div>
    <w:div w:id="1146704552">
      <w:bodyDiv w:val="1"/>
      <w:marLeft w:val="0"/>
      <w:marRight w:val="0"/>
      <w:marTop w:val="0"/>
      <w:marBottom w:val="0"/>
      <w:divBdr>
        <w:top w:val="none" w:sz="0" w:space="0" w:color="auto"/>
        <w:left w:val="none" w:sz="0" w:space="0" w:color="auto"/>
        <w:bottom w:val="none" w:sz="0" w:space="0" w:color="auto"/>
        <w:right w:val="none" w:sz="0" w:space="0" w:color="auto"/>
      </w:divBdr>
    </w:div>
    <w:div w:id="1146975070">
      <w:bodyDiv w:val="1"/>
      <w:marLeft w:val="0"/>
      <w:marRight w:val="0"/>
      <w:marTop w:val="0"/>
      <w:marBottom w:val="0"/>
      <w:divBdr>
        <w:top w:val="none" w:sz="0" w:space="0" w:color="auto"/>
        <w:left w:val="none" w:sz="0" w:space="0" w:color="auto"/>
        <w:bottom w:val="none" w:sz="0" w:space="0" w:color="auto"/>
        <w:right w:val="none" w:sz="0" w:space="0" w:color="auto"/>
      </w:divBdr>
    </w:div>
    <w:div w:id="1147092586">
      <w:bodyDiv w:val="1"/>
      <w:marLeft w:val="0"/>
      <w:marRight w:val="0"/>
      <w:marTop w:val="0"/>
      <w:marBottom w:val="0"/>
      <w:divBdr>
        <w:top w:val="none" w:sz="0" w:space="0" w:color="auto"/>
        <w:left w:val="none" w:sz="0" w:space="0" w:color="auto"/>
        <w:bottom w:val="none" w:sz="0" w:space="0" w:color="auto"/>
        <w:right w:val="none" w:sz="0" w:space="0" w:color="auto"/>
      </w:divBdr>
    </w:div>
    <w:div w:id="1147166636">
      <w:bodyDiv w:val="1"/>
      <w:marLeft w:val="0"/>
      <w:marRight w:val="0"/>
      <w:marTop w:val="0"/>
      <w:marBottom w:val="0"/>
      <w:divBdr>
        <w:top w:val="none" w:sz="0" w:space="0" w:color="auto"/>
        <w:left w:val="none" w:sz="0" w:space="0" w:color="auto"/>
        <w:bottom w:val="none" w:sz="0" w:space="0" w:color="auto"/>
        <w:right w:val="none" w:sz="0" w:space="0" w:color="auto"/>
      </w:divBdr>
    </w:div>
    <w:div w:id="1147236741">
      <w:bodyDiv w:val="1"/>
      <w:marLeft w:val="0"/>
      <w:marRight w:val="0"/>
      <w:marTop w:val="0"/>
      <w:marBottom w:val="0"/>
      <w:divBdr>
        <w:top w:val="none" w:sz="0" w:space="0" w:color="auto"/>
        <w:left w:val="none" w:sz="0" w:space="0" w:color="auto"/>
        <w:bottom w:val="none" w:sz="0" w:space="0" w:color="auto"/>
        <w:right w:val="none" w:sz="0" w:space="0" w:color="auto"/>
      </w:divBdr>
    </w:div>
    <w:div w:id="1147436698">
      <w:bodyDiv w:val="1"/>
      <w:marLeft w:val="0"/>
      <w:marRight w:val="0"/>
      <w:marTop w:val="0"/>
      <w:marBottom w:val="0"/>
      <w:divBdr>
        <w:top w:val="none" w:sz="0" w:space="0" w:color="auto"/>
        <w:left w:val="none" w:sz="0" w:space="0" w:color="auto"/>
        <w:bottom w:val="none" w:sz="0" w:space="0" w:color="auto"/>
        <w:right w:val="none" w:sz="0" w:space="0" w:color="auto"/>
      </w:divBdr>
    </w:div>
    <w:div w:id="1147623997">
      <w:bodyDiv w:val="1"/>
      <w:marLeft w:val="0"/>
      <w:marRight w:val="0"/>
      <w:marTop w:val="0"/>
      <w:marBottom w:val="0"/>
      <w:divBdr>
        <w:top w:val="none" w:sz="0" w:space="0" w:color="auto"/>
        <w:left w:val="none" w:sz="0" w:space="0" w:color="auto"/>
        <w:bottom w:val="none" w:sz="0" w:space="0" w:color="auto"/>
        <w:right w:val="none" w:sz="0" w:space="0" w:color="auto"/>
      </w:divBdr>
    </w:div>
    <w:div w:id="1147670332">
      <w:bodyDiv w:val="1"/>
      <w:marLeft w:val="0"/>
      <w:marRight w:val="0"/>
      <w:marTop w:val="0"/>
      <w:marBottom w:val="0"/>
      <w:divBdr>
        <w:top w:val="none" w:sz="0" w:space="0" w:color="auto"/>
        <w:left w:val="none" w:sz="0" w:space="0" w:color="auto"/>
        <w:bottom w:val="none" w:sz="0" w:space="0" w:color="auto"/>
        <w:right w:val="none" w:sz="0" w:space="0" w:color="auto"/>
      </w:divBdr>
    </w:div>
    <w:div w:id="1147674077">
      <w:bodyDiv w:val="1"/>
      <w:marLeft w:val="0"/>
      <w:marRight w:val="0"/>
      <w:marTop w:val="0"/>
      <w:marBottom w:val="0"/>
      <w:divBdr>
        <w:top w:val="none" w:sz="0" w:space="0" w:color="auto"/>
        <w:left w:val="none" w:sz="0" w:space="0" w:color="auto"/>
        <w:bottom w:val="none" w:sz="0" w:space="0" w:color="auto"/>
        <w:right w:val="none" w:sz="0" w:space="0" w:color="auto"/>
      </w:divBdr>
    </w:div>
    <w:div w:id="1148279549">
      <w:bodyDiv w:val="1"/>
      <w:marLeft w:val="0"/>
      <w:marRight w:val="0"/>
      <w:marTop w:val="0"/>
      <w:marBottom w:val="0"/>
      <w:divBdr>
        <w:top w:val="none" w:sz="0" w:space="0" w:color="auto"/>
        <w:left w:val="none" w:sz="0" w:space="0" w:color="auto"/>
        <w:bottom w:val="none" w:sz="0" w:space="0" w:color="auto"/>
        <w:right w:val="none" w:sz="0" w:space="0" w:color="auto"/>
      </w:divBdr>
    </w:div>
    <w:div w:id="1148595982">
      <w:bodyDiv w:val="1"/>
      <w:marLeft w:val="0"/>
      <w:marRight w:val="0"/>
      <w:marTop w:val="0"/>
      <w:marBottom w:val="0"/>
      <w:divBdr>
        <w:top w:val="none" w:sz="0" w:space="0" w:color="auto"/>
        <w:left w:val="none" w:sz="0" w:space="0" w:color="auto"/>
        <w:bottom w:val="none" w:sz="0" w:space="0" w:color="auto"/>
        <w:right w:val="none" w:sz="0" w:space="0" w:color="auto"/>
      </w:divBdr>
    </w:div>
    <w:div w:id="1148862915">
      <w:bodyDiv w:val="1"/>
      <w:marLeft w:val="0"/>
      <w:marRight w:val="0"/>
      <w:marTop w:val="0"/>
      <w:marBottom w:val="0"/>
      <w:divBdr>
        <w:top w:val="none" w:sz="0" w:space="0" w:color="auto"/>
        <w:left w:val="none" w:sz="0" w:space="0" w:color="auto"/>
        <w:bottom w:val="none" w:sz="0" w:space="0" w:color="auto"/>
        <w:right w:val="none" w:sz="0" w:space="0" w:color="auto"/>
      </w:divBdr>
    </w:div>
    <w:div w:id="1148934447">
      <w:bodyDiv w:val="1"/>
      <w:marLeft w:val="0"/>
      <w:marRight w:val="0"/>
      <w:marTop w:val="0"/>
      <w:marBottom w:val="0"/>
      <w:divBdr>
        <w:top w:val="none" w:sz="0" w:space="0" w:color="auto"/>
        <w:left w:val="none" w:sz="0" w:space="0" w:color="auto"/>
        <w:bottom w:val="none" w:sz="0" w:space="0" w:color="auto"/>
        <w:right w:val="none" w:sz="0" w:space="0" w:color="auto"/>
      </w:divBdr>
    </w:div>
    <w:div w:id="1148941511">
      <w:bodyDiv w:val="1"/>
      <w:marLeft w:val="0"/>
      <w:marRight w:val="0"/>
      <w:marTop w:val="0"/>
      <w:marBottom w:val="0"/>
      <w:divBdr>
        <w:top w:val="none" w:sz="0" w:space="0" w:color="auto"/>
        <w:left w:val="none" w:sz="0" w:space="0" w:color="auto"/>
        <w:bottom w:val="none" w:sz="0" w:space="0" w:color="auto"/>
        <w:right w:val="none" w:sz="0" w:space="0" w:color="auto"/>
      </w:divBdr>
    </w:div>
    <w:div w:id="1149320265">
      <w:bodyDiv w:val="1"/>
      <w:marLeft w:val="0"/>
      <w:marRight w:val="0"/>
      <w:marTop w:val="0"/>
      <w:marBottom w:val="0"/>
      <w:divBdr>
        <w:top w:val="none" w:sz="0" w:space="0" w:color="auto"/>
        <w:left w:val="none" w:sz="0" w:space="0" w:color="auto"/>
        <w:bottom w:val="none" w:sz="0" w:space="0" w:color="auto"/>
        <w:right w:val="none" w:sz="0" w:space="0" w:color="auto"/>
      </w:divBdr>
    </w:div>
    <w:div w:id="1149439191">
      <w:bodyDiv w:val="1"/>
      <w:marLeft w:val="0"/>
      <w:marRight w:val="0"/>
      <w:marTop w:val="0"/>
      <w:marBottom w:val="0"/>
      <w:divBdr>
        <w:top w:val="none" w:sz="0" w:space="0" w:color="auto"/>
        <w:left w:val="none" w:sz="0" w:space="0" w:color="auto"/>
        <w:bottom w:val="none" w:sz="0" w:space="0" w:color="auto"/>
        <w:right w:val="none" w:sz="0" w:space="0" w:color="auto"/>
      </w:divBdr>
    </w:div>
    <w:div w:id="1149522005">
      <w:bodyDiv w:val="1"/>
      <w:marLeft w:val="0"/>
      <w:marRight w:val="0"/>
      <w:marTop w:val="0"/>
      <w:marBottom w:val="0"/>
      <w:divBdr>
        <w:top w:val="none" w:sz="0" w:space="0" w:color="auto"/>
        <w:left w:val="none" w:sz="0" w:space="0" w:color="auto"/>
        <w:bottom w:val="none" w:sz="0" w:space="0" w:color="auto"/>
        <w:right w:val="none" w:sz="0" w:space="0" w:color="auto"/>
      </w:divBdr>
    </w:div>
    <w:div w:id="1149593558">
      <w:bodyDiv w:val="1"/>
      <w:marLeft w:val="0"/>
      <w:marRight w:val="0"/>
      <w:marTop w:val="0"/>
      <w:marBottom w:val="0"/>
      <w:divBdr>
        <w:top w:val="none" w:sz="0" w:space="0" w:color="auto"/>
        <w:left w:val="none" w:sz="0" w:space="0" w:color="auto"/>
        <w:bottom w:val="none" w:sz="0" w:space="0" w:color="auto"/>
        <w:right w:val="none" w:sz="0" w:space="0" w:color="auto"/>
      </w:divBdr>
    </w:div>
    <w:div w:id="1149785574">
      <w:bodyDiv w:val="1"/>
      <w:marLeft w:val="0"/>
      <w:marRight w:val="0"/>
      <w:marTop w:val="0"/>
      <w:marBottom w:val="0"/>
      <w:divBdr>
        <w:top w:val="none" w:sz="0" w:space="0" w:color="auto"/>
        <w:left w:val="none" w:sz="0" w:space="0" w:color="auto"/>
        <w:bottom w:val="none" w:sz="0" w:space="0" w:color="auto"/>
        <w:right w:val="none" w:sz="0" w:space="0" w:color="auto"/>
      </w:divBdr>
    </w:div>
    <w:div w:id="1149904588">
      <w:bodyDiv w:val="1"/>
      <w:marLeft w:val="0"/>
      <w:marRight w:val="0"/>
      <w:marTop w:val="0"/>
      <w:marBottom w:val="0"/>
      <w:divBdr>
        <w:top w:val="none" w:sz="0" w:space="0" w:color="auto"/>
        <w:left w:val="none" w:sz="0" w:space="0" w:color="auto"/>
        <w:bottom w:val="none" w:sz="0" w:space="0" w:color="auto"/>
        <w:right w:val="none" w:sz="0" w:space="0" w:color="auto"/>
      </w:divBdr>
    </w:div>
    <w:div w:id="1149905207">
      <w:bodyDiv w:val="1"/>
      <w:marLeft w:val="0"/>
      <w:marRight w:val="0"/>
      <w:marTop w:val="0"/>
      <w:marBottom w:val="0"/>
      <w:divBdr>
        <w:top w:val="none" w:sz="0" w:space="0" w:color="auto"/>
        <w:left w:val="none" w:sz="0" w:space="0" w:color="auto"/>
        <w:bottom w:val="none" w:sz="0" w:space="0" w:color="auto"/>
        <w:right w:val="none" w:sz="0" w:space="0" w:color="auto"/>
      </w:divBdr>
    </w:div>
    <w:div w:id="1149982722">
      <w:bodyDiv w:val="1"/>
      <w:marLeft w:val="0"/>
      <w:marRight w:val="0"/>
      <w:marTop w:val="0"/>
      <w:marBottom w:val="0"/>
      <w:divBdr>
        <w:top w:val="none" w:sz="0" w:space="0" w:color="auto"/>
        <w:left w:val="none" w:sz="0" w:space="0" w:color="auto"/>
        <w:bottom w:val="none" w:sz="0" w:space="0" w:color="auto"/>
        <w:right w:val="none" w:sz="0" w:space="0" w:color="auto"/>
      </w:divBdr>
    </w:div>
    <w:div w:id="1150054116">
      <w:bodyDiv w:val="1"/>
      <w:marLeft w:val="0"/>
      <w:marRight w:val="0"/>
      <w:marTop w:val="0"/>
      <w:marBottom w:val="0"/>
      <w:divBdr>
        <w:top w:val="none" w:sz="0" w:space="0" w:color="auto"/>
        <w:left w:val="none" w:sz="0" w:space="0" w:color="auto"/>
        <w:bottom w:val="none" w:sz="0" w:space="0" w:color="auto"/>
        <w:right w:val="none" w:sz="0" w:space="0" w:color="auto"/>
      </w:divBdr>
    </w:div>
    <w:div w:id="1150320287">
      <w:bodyDiv w:val="1"/>
      <w:marLeft w:val="0"/>
      <w:marRight w:val="0"/>
      <w:marTop w:val="0"/>
      <w:marBottom w:val="0"/>
      <w:divBdr>
        <w:top w:val="none" w:sz="0" w:space="0" w:color="auto"/>
        <w:left w:val="none" w:sz="0" w:space="0" w:color="auto"/>
        <w:bottom w:val="none" w:sz="0" w:space="0" w:color="auto"/>
        <w:right w:val="none" w:sz="0" w:space="0" w:color="auto"/>
      </w:divBdr>
    </w:div>
    <w:div w:id="1150441390">
      <w:bodyDiv w:val="1"/>
      <w:marLeft w:val="0"/>
      <w:marRight w:val="0"/>
      <w:marTop w:val="0"/>
      <w:marBottom w:val="0"/>
      <w:divBdr>
        <w:top w:val="none" w:sz="0" w:space="0" w:color="auto"/>
        <w:left w:val="none" w:sz="0" w:space="0" w:color="auto"/>
        <w:bottom w:val="none" w:sz="0" w:space="0" w:color="auto"/>
        <w:right w:val="none" w:sz="0" w:space="0" w:color="auto"/>
      </w:divBdr>
    </w:div>
    <w:div w:id="1150486997">
      <w:bodyDiv w:val="1"/>
      <w:marLeft w:val="0"/>
      <w:marRight w:val="0"/>
      <w:marTop w:val="0"/>
      <w:marBottom w:val="0"/>
      <w:divBdr>
        <w:top w:val="none" w:sz="0" w:space="0" w:color="auto"/>
        <w:left w:val="none" w:sz="0" w:space="0" w:color="auto"/>
        <w:bottom w:val="none" w:sz="0" w:space="0" w:color="auto"/>
        <w:right w:val="none" w:sz="0" w:space="0" w:color="auto"/>
      </w:divBdr>
    </w:div>
    <w:div w:id="1150563022">
      <w:bodyDiv w:val="1"/>
      <w:marLeft w:val="0"/>
      <w:marRight w:val="0"/>
      <w:marTop w:val="0"/>
      <w:marBottom w:val="0"/>
      <w:divBdr>
        <w:top w:val="none" w:sz="0" w:space="0" w:color="auto"/>
        <w:left w:val="none" w:sz="0" w:space="0" w:color="auto"/>
        <w:bottom w:val="none" w:sz="0" w:space="0" w:color="auto"/>
        <w:right w:val="none" w:sz="0" w:space="0" w:color="auto"/>
      </w:divBdr>
    </w:div>
    <w:div w:id="1150751912">
      <w:bodyDiv w:val="1"/>
      <w:marLeft w:val="0"/>
      <w:marRight w:val="0"/>
      <w:marTop w:val="0"/>
      <w:marBottom w:val="0"/>
      <w:divBdr>
        <w:top w:val="none" w:sz="0" w:space="0" w:color="auto"/>
        <w:left w:val="none" w:sz="0" w:space="0" w:color="auto"/>
        <w:bottom w:val="none" w:sz="0" w:space="0" w:color="auto"/>
        <w:right w:val="none" w:sz="0" w:space="0" w:color="auto"/>
      </w:divBdr>
    </w:div>
    <w:div w:id="1150944363">
      <w:bodyDiv w:val="1"/>
      <w:marLeft w:val="0"/>
      <w:marRight w:val="0"/>
      <w:marTop w:val="0"/>
      <w:marBottom w:val="0"/>
      <w:divBdr>
        <w:top w:val="none" w:sz="0" w:space="0" w:color="auto"/>
        <w:left w:val="none" w:sz="0" w:space="0" w:color="auto"/>
        <w:bottom w:val="none" w:sz="0" w:space="0" w:color="auto"/>
        <w:right w:val="none" w:sz="0" w:space="0" w:color="auto"/>
      </w:divBdr>
    </w:div>
    <w:div w:id="1151139943">
      <w:bodyDiv w:val="1"/>
      <w:marLeft w:val="0"/>
      <w:marRight w:val="0"/>
      <w:marTop w:val="0"/>
      <w:marBottom w:val="0"/>
      <w:divBdr>
        <w:top w:val="none" w:sz="0" w:space="0" w:color="auto"/>
        <w:left w:val="none" w:sz="0" w:space="0" w:color="auto"/>
        <w:bottom w:val="none" w:sz="0" w:space="0" w:color="auto"/>
        <w:right w:val="none" w:sz="0" w:space="0" w:color="auto"/>
      </w:divBdr>
    </w:div>
    <w:div w:id="1151337210">
      <w:bodyDiv w:val="1"/>
      <w:marLeft w:val="0"/>
      <w:marRight w:val="0"/>
      <w:marTop w:val="0"/>
      <w:marBottom w:val="0"/>
      <w:divBdr>
        <w:top w:val="none" w:sz="0" w:space="0" w:color="auto"/>
        <w:left w:val="none" w:sz="0" w:space="0" w:color="auto"/>
        <w:bottom w:val="none" w:sz="0" w:space="0" w:color="auto"/>
        <w:right w:val="none" w:sz="0" w:space="0" w:color="auto"/>
      </w:divBdr>
    </w:div>
    <w:div w:id="1151409544">
      <w:bodyDiv w:val="1"/>
      <w:marLeft w:val="0"/>
      <w:marRight w:val="0"/>
      <w:marTop w:val="0"/>
      <w:marBottom w:val="0"/>
      <w:divBdr>
        <w:top w:val="none" w:sz="0" w:space="0" w:color="auto"/>
        <w:left w:val="none" w:sz="0" w:space="0" w:color="auto"/>
        <w:bottom w:val="none" w:sz="0" w:space="0" w:color="auto"/>
        <w:right w:val="none" w:sz="0" w:space="0" w:color="auto"/>
      </w:divBdr>
    </w:div>
    <w:div w:id="1151485062">
      <w:bodyDiv w:val="1"/>
      <w:marLeft w:val="0"/>
      <w:marRight w:val="0"/>
      <w:marTop w:val="0"/>
      <w:marBottom w:val="0"/>
      <w:divBdr>
        <w:top w:val="none" w:sz="0" w:space="0" w:color="auto"/>
        <w:left w:val="none" w:sz="0" w:space="0" w:color="auto"/>
        <w:bottom w:val="none" w:sz="0" w:space="0" w:color="auto"/>
        <w:right w:val="none" w:sz="0" w:space="0" w:color="auto"/>
      </w:divBdr>
    </w:div>
    <w:div w:id="1151677582">
      <w:bodyDiv w:val="1"/>
      <w:marLeft w:val="0"/>
      <w:marRight w:val="0"/>
      <w:marTop w:val="0"/>
      <w:marBottom w:val="0"/>
      <w:divBdr>
        <w:top w:val="none" w:sz="0" w:space="0" w:color="auto"/>
        <w:left w:val="none" w:sz="0" w:space="0" w:color="auto"/>
        <w:bottom w:val="none" w:sz="0" w:space="0" w:color="auto"/>
        <w:right w:val="none" w:sz="0" w:space="0" w:color="auto"/>
      </w:divBdr>
    </w:div>
    <w:div w:id="1151751771">
      <w:bodyDiv w:val="1"/>
      <w:marLeft w:val="0"/>
      <w:marRight w:val="0"/>
      <w:marTop w:val="0"/>
      <w:marBottom w:val="0"/>
      <w:divBdr>
        <w:top w:val="none" w:sz="0" w:space="0" w:color="auto"/>
        <w:left w:val="none" w:sz="0" w:space="0" w:color="auto"/>
        <w:bottom w:val="none" w:sz="0" w:space="0" w:color="auto"/>
        <w:right w:val="none" w:sz="0" w:space="0" w:color="auto"/>
      </w:divBdr>
    </w:div>
    <w:div w:id="1151756128">
      <w:bodyDiv w:val="1"/>
      <w:marLeft w:val="0"/>
      <w:marRight w:val="0"/>
      <w:marTop w:val="0"/>
      <w:marBottom w:val="0"/>
      <w:divBdr>
        <w:top w:val="none" w:sz="0" w:space="0" w:color="auto"/>
        <w:left w:val="none" w:sz="0" w:space="0" w:color="auto"/>
        <w:bottom w:val="none" w:sz="0" w:space="0" w:color="auto"/>
        <w:right w:val="none" w:sz="0" w:space="0" w:color="auto"/>
      </w:divBdr>
    </w:div>
    <w:div w:id="1151824342">
      <w:bodyDiv w:val="1"/>
      <w:marLeft w:val="0"/>
      <w:marRight w:val="0"/>
      <w:marTop w:val="0"/>
      <w:marBottom w:val="0"/>
      <w:divBdr>
        <w:top w:val="none" w:sz="0" w:space="0" w:color="auto"/>
        <w:left w:val="none" w:sz="0" w:space="0" w:color="auto"/>
        <w:bottom w:val="none" w:sz="0" w:space="0" w:color="auto"/>
        <w:right w:val="none" w:sz="0" w:space="0" w:color="auto"/>
      </w:divBdr>
    </w:div>
    <w:div w:id="1152139708">
      <w:bodyDiv w:val="1"/>
      <w:marLeft w:val="0"/>
      <w:marRight w:val="0"/>
      <w:marTop w:val="0"/>
      <w:marBottom w:val="0"/>
      <w:divBdr>
        <w:top w:val="none" w:sz="0" w:space="0" w:color="auto"/>
        <w:left w:val="none" w:sz="0" w:space="0" w:color="auto"/>
        <w:bottom w:val="none" w:sz="0" w:space="0" w:color="auto"/>
        <w:right w:val="none" w:sz="0" w:space="0" w:color="auto"/>
      </w:divBdr>
    </w:div>
    <w:div w:id="1152210328">
      <w:bodyDiv w:val="1"/>
      <w:marLeft w:val="0"/>
      <w:marRight w:val="0"/>
      <w:marTop w:val="0"/>
      <w:marBottom w:val="0"/>
      <w:divBdr>
        <w:top w:val="none" w:sz="0" w:space="0" w:color="auto"/>
        <w:left w:val="none" w:sz="0" w:space="0" w:color="auto"/>
        <w:bottom w:val="none" w:sz="0" w:space="0" w:color="auto"/>
        <w:right w:val="none" w:sz="0" w:space="0" w:color="auto"/>
      </w:divBdr>
    </w:div>
    <w:div w:id="1152332383">
      <w:bodyDiv w:val="1"/>
      <w:marLeft w:val="0"/>
      <w:marRight w:val="0"/>
      <w:marTop w:val="0"/>
      <w:marBottom w:val="0"/>
      <w:divBdr>
        <w:top w:val="none" w:sz="0" w:space="0" w:color="auto"/>
        <w:left w:val="none" w:sz="0" w:space="0" w:color="auto"/>
        <w:bottom w:val="none" w:sz="0" w:space="0" w:color="auto"/>
        <w:right w:val="none" w:sz="0" w:space="0" w:color="auto"/>
      </w:divBdr>
    </w:div>
    <w:div w:id="1152673129">
      <w:bodyDiv w:val="1"/>
      <w:marLeft w:val="0"/>
      <w:marRight w:val="0"/>
      <w:marTop w:val="0"/>
      <w:marBottom w:val="0"/>
      <w:divBdr>
        <w:top w:val="none" w:sz="0" w:space="0" w:color="auto"/>
        <w:left w:val="none" w:sz="0" w:space="0" w:color="auto"/>
        <w:bottom w:val="none" w:sz="0" w:space="0" w:color="auto"/>
        <w:right w:val="none" w:sz="0" w:space="0" w:color="auto"/>
      </w:divBdr>
    </w:div>
    <w:div w:id="1152789899">
      <w:bodyDiv w:val="1"/>
      <w:marLeft w:val="0"/>
      <w:marRight w:val="0"/>
      <w:marTop w:val="0"/>
      <w:marBottom w:val="0"/>
      <w:divBdr>
        <w:top w:val="none" w:sz="0" w:space="0" w:color="auto"/>
        <w:left w:val="none" w:sz="0" w:space="0" w:color="auto"/>
        <w:bottom w:val="none" w:sz="0" w:space="0" w:color="auto"/>
        <w:right w:val="none" w:sz="0" w:space="0" w:color="auto"/>
      </w:divBdr>
    </w:div>
    <w:div w:id="1152988727">
      <w:bodyDiv w:val="1"/>
      <w:marLeft w:val="0"/>
      <w:marRight w:val="0"/>
      <w:marTop w:val="0"/>
      <w:marBottom w:val="0"/>
      <w:divBdr>
        <w:top w:val="none" w:sz="0" w:space="0" w:color="auto"/>
        <w:left w:val="none" w:sz="0" w:space="0" w:color="auto"/>
        <w:bottom w:val="none" w:sz="0" w:space="0" w:color="auto"/>
        <w:right w:val="none" w:sz="0" w:space="0" w:color="auto"/>
      </w:divBdr>
    </w:div>
    <w:div w:id="1153134163">
      <w:bodyDiv w:val="1"/>
      <w:marLeft w:val="0"/>
      <w:marRight w:val="0"/>
      <w:marTop w:val="0"/>
      <w:marBottom w:val="0"/>
      <w:divBdr>
        <w:top w:val="none" w:sz="0" w:space="0" w:color="auto"/>
        <w:left w:val="none" w:sz="0" w:space="0" w:color="auto"/>
        <w:bottom w:val="none" w:sz="0" w:space="0" w:color="auto"/>
        <w:right w:val="none" w:sz="0" w:space="0" w:color="auto"/>
      </w:divBdr>
    </w:div>
    <w:div w:id="1153255951">
      <w:bodyDiv w:val="1"/>
      <w:marLeft w:val="0"/>
      <w:marRight w:val="0"/>
      <w:marTop w:val="0"/>
      <w:marBottom w:val="0"/>
      <w:divBdr>
        <w:top w:val="none" w:sz="0" w:space="0" w:color="auto"/>
        <w:left w:val="none" w:sz="0" w:space="0" w:color="auto"/>
        <w:bottom w:val="none" w:sz="0" w:space="0" w:color="auto"/>
        <w:right w:val="none" w:sz="0" w:space="0" w:color="auto"/>
      </w:divBdr>
    </w:div>
    <w:div w:id="1153331820">
      <w:bodyDiv w:val="1"/>
      <w:marLeft w:val="0"/>
      <w:marRight w:val="0"/>
      <w:marTop w:val="0"/>
      <w:marBottom w:val="0"/>
      <w:divBdr>
        <w:top w:val="none" w:sz="0" w:space="0" w:color="auto"/>
        <w:left w:val="none" w:sz="0" w:space="0" w:color="auto"/>
        <w:bottom w:val="none" w:sz="0" w:space="0" w:color="auto"/>
        <w:right w:val="none" w:sz="0" w:space="0" w:color="auto"/>
      </w:divBdr>
    </w:div>
    <w:div w:id="1153713282">
      <w:bodyDiv w:val="1"/>
      <w:marLeft w:val="0"/>
      <w:marRight w:val="0"/>
      <w:marTop w:val="0"/>
      <w:marBottom w:val="0"/>
      <w:divBdr>
        <w:top w:val="none" w:sz="0" w:space="0" w:color="auto"/>
        <w:left w:val="none" w:sz="0" w:space="0" w:color="auto"/>
        <w:bottom w:val="none" w:sz="0" w:space="0" w:color="auto"/>
        <w:right w:val="none" w:sz="0" w:space="0" w:color="auto"/>
      </w:divBdr>
    </w:div>
    <w:div w:id="1153793152">
      <w:bodyDiv w:val="1"/>
      <w:marLeft w:val="0"/>
      <w:marRight w:val="0"/>
      <w:marTop w:val="0"/>
      <w:marBottom w:val="0"/>
      <w:divBdr>
        <w:top w:val="none" w:sz="0" w:space="0" w:color="auto"/>
        <w:left w:val="none" w:sz="0" w:space="0" w:color="auto"/>
        <w:bottom w:val="none" w:sz="0" w:space="0" w:color="auto"/>
        <w:right w:val="none" w:sz="0" w:space="0" w:color="auto"/>
      </w:divBdr>
    </w:div>
    <w:div w:id="1153907912">
      <w:bodyDiv w:val="1"/>
      <w:marLeft w:val="0"/>
      <w:marRight w:val="0"/>
      <w:marTop w:val="0"/>
      <w:marBottom w:val="0"/>
      <w:divBdr>
        <w:top w:val="none" w:sz="0" w:space="0" w:color="auto"/>
        <w:left w:val="none" w:sz="0" w:space="0" w:color="auto"/>
        <w:bottom w:val="none" w:sz="0" w:space="0" w:color="auto"/>
        <w:right w:val="none" w:sz="0" w:space="0" w:color="auto"/>
      </w:divBdr>
    </w:div>
    <w:div w:id="1154297157">
      <w:bodyDiv w:val="1"/>
      <w:marLeft w:val="0"/>
      <w:marRight w:val="0"/>
      <w:marTop w:val="0"/>
      <w:marBottom w:val="0"/>
      <w:divBdr>
        <w:top w:val="none" w:sz="0" w:space="0" w:color="auto"/>
        <w:left w:val="none" w:sz="0" w:space="0" w:color="auto"/>
        <w:bottom w:val="none" w:sz="0" w:space="0" w:color="auto"/>
        <w:right w:val="none" w:sz="0" w:space="0" w:color="auto"/>
      </w:divBdr>
    </w:div>
    <w:div w:id="1154637082">
      <w:bodyDiv w:val="1"/>
      <w:marLeft w:val="0"/>
      <w:marRight w:val="0"/>
      <w:marTop w:val="0"/>
      <w:marBottom w:val="0"/>
      <w:divBdr>
        <w:top w:val="none" w:sz="0" w:space="0" w:color="auto"/>
        <w:left w:val="none" w:sz="0" w:space="0" w:color="auto"/>
        <w:bottom w:val="none" w:sz="0" w:space="0" w:color="auto"/>
        <w:right w:val="none" w:sz="0" w:space="0" w:color="auto"/>
      </w:divBdr>
    </w:div>
    <w:div w:id="1154640000">
      <w:bodyDiv w:val="1"/>
      <w:marLeft w:val="0"/>
      <w:marRight w:val="0"/>
      <w:marTop w:val="0"/>
      <w:marBottom w:val="0"/>
      <w:divBdr>
        <w:top w:val="none" w:sz="0" w:space="0" w:color="auto"/>
        <w:left w:val="none" w:sz="0" w:space="0" w:color="auto"/>
        <w:bottom w:val="none" w:sz="0" w:space="0" w:color="auto"/>
        <w:right w:val="none" w:sz="0" w:space="0" w:color="auto"/>
      </w:divBdr>
    </w:div>
    <w:div w:id="1154686148">
      <w:bodyDiv w:val="1"/>
      <w:marLeft w:val="0"/>
      <w:marRight w:val="0"/>
      <w:marTop w:val="0"/>
      <w:marBottom w:val="0"/>
      <w:divBdr>
        <w:top w:val="none" w:sz="0" w:space="0" w:color="auto"/>
        <w:left w:val="none" w:sz="0" w:space="0" w:color="auto"/>
        <w:bottom w:val="none" w:sz="0" w:space="0" w:color="auto"/>
        <w:right w:val="none" w:sz="0" w:space="0" w:color="auto"/>
      </w:divBdr>
    </w:div>
    <w:div w:id="1154907413">
      <w:bodyDiv w:val="1"/>
      <w:marLeft w:val="0"/>
      <w:marRight w:val="0"/>
      <w:marTop w:val="0"/>
      <w:marBottom w:val="0"/>
      <w:divBdr>
        <w:top w:val="none" w:sz="0" w:space="0" w:color="auto"/>
        <w:left w:val="none" w:sz="0" w:space="0" w:color="auto"/>
        <w:bottom w:val="none" w:sz="0" w:space="0" w:color="auto"/>
        <w:right w:val="none" w:sz="0" w:space="0" w:color="auto"/>
      </w:divBdr>
    </w:div>
    <w:div w:id="1155145042">
      <w:bodyDiv w:val="1"/>
      <w:marLeft w:val="0"/>
      <w:marRight w:val="0"/>
      <w:marTop w:val="0"/>
      <w:marBottom w:val="0"/>
      <w:divBdr>
        <w:top w:val="none" w:sz="0" w:space="0" w:color="auto"/>
        <w:left w:val="none" w:sz="0" w:space="0" w:color="auto"/>
        <w:bottom w:val="none" w:sz="0" w:space="0" w:color="auto"/>
        <w:right w:val="none" w:sz="0" w:space="0" w:color="auto"/>
      </w:divBdr>
    </w:div>
    <w:div w:id="1155336905">
      <w:bodyDiv w:val="1"/>
      <w:marLeft w:val="0"/>
      <w:marRight w:val="0"/>
      <w:marTop w:val="0"/>
      <w:marBottom w:val="0"/>
      <w:divBdr>
        <w:top w:val="none" w:sz="0" w:space="0" w:color="auto"/>
        <w:left w:val="none" w:sz="0" w:space="0" w:color="auto"/>
        <w:bottom w:val="none" w:sz="0" w:space="0" w:color="auto"/>
        <w:right w:val="none" w:sz="0" w:space="0" w:color="auto"/>
      </w:divBdr>
    </w:div>
    <w:div w:id="1155492940">
      <w:bodyDiv w:val="1"/>
      <w:marLeft w:val="0"/>
      <w:marRight w:val="0"/>
      <w:marTop w:val="0"/>
      <w:marBottom w:val="0"/>
      <w:divBdr>
        <w:top w:val="none" w:sz="0" w:space="0" w:color="auto"/>
        <w:left w:val="none" w:sz="0" w:space="0" w:color="auto"/>
        <w:bottom w:val="none" w:sz="0" w:space="0" w:color="auto"/>
        <w:right w:val="none" w:sz="0" w:space="0" w:color="auto"/>
      </w:divBdr>
    </w:div>
    <w:div w:id="1155611032">
      <w:bodyDiv w:val="1"/>
      <w:marLeft w:val="0"/>
      <w:marRight w:val="0"/>
      <w:marTop w:val="0"/>
      <w:marBottom w:val="0"/>
      <w:divBdr>
        <w:top w:val="none" w:sz="0" w:space="0" w:color="auto"/>
        <w:left w:val="none" w:sz="0" w:space="0" w:color="auto"/>
        <w:bottom w:val="none" w:sz="0" w:space="0" w:color="auto"/>
        <w:right w:val="none" w:sz="0" w:space="0" w:color="auto"/>
      </w:divBdr>
    </w:div>
    <w:div w:id="1155683576">
      <w:bodyDiv w:val="1"/>
      <w:marLeft w:val="0"/>
      <w:marRight w:val="0"/>
      <w:marTop w:val="0"/>
      <w:marBottom w:val="0"/>
      <w:divBdr>
        <w:top w:val="none" w:sz="0" w:space="0" w:color="auto"/>
        <w:left w:val="none" w:sz="0" w:space="0" w:color="auto"/>
        <w:bottom w:val="none" w:sz="0" w:space="0" w:color="auto"/>
        <w:right w:val="none" w:sz="0" w:space="0" w:color="auto"/>
      </w:divBdr>
    </w:div>
    <w:div w:id="1155686705">
      <w:bodyDiv w:val="1"/>
      <w:marLeft w:val="0"/>
      <w:marRight w:val="0"/>
      <w:marTop w:val="0"/>
      <w:marBottom w:val="0"/>
      <w:divBdr>
        <w:top w:val="none" w:sz="0" w:space="0" w:color="auto"/>
        <w:left w:val="none" w:sz="0" w:space="0" w:color="auto"/>
        <w:bottom w:val="none" w:sz="0" w:space="0" w:color="auto"/>
        <w:right w:val="none" w:sz="0" w:space="0" w:color="auto"/>
      </w:divBdr>
    </w:div>
    <w:div w:id="1155757478">
      <w:bodyDiv w:val="1"/>
      <w:marLeft w:val="0"/>
      <w:marRight w:val="0"/>
      <w:marTop w:val="0"/>
      <w:marBottom w:val="0"/>
      <w:divBdr>
        <w:top w:val="none" w:sz="0" w:space="0" w:color="auto"/>
        <w:left w:val="none" w:sz="0" w:space="0" w:color="auto"/>
        <w:bottom w:val="none" w:sz="0" w:space="0" w:color="auto"/>
        <w:right w:val="none" w:sz="0" w:space="0" w:color="auto"/>
      </w:divBdr>
    </w:div>
    <w:div w:id="1155798528">
      <w:bodyDiv w:val="1"/>
      <w:marLeft w:val="0"/>
      <w:marRight w:val="0"/>
      <w:marTop w:val="0"/>
      <w:marBottom w:val="0"/>
      <w:divBdr>
        <w:top w:val="none" w:sz="0" w:space="0" w:color="auto"/>
        <w:left w:val="none" w:sz="0" w:space="0" w:color="auto"/>
        <w:bottom w:val="none" w:sz="0" w:space="0" w:color="auto"/>
        <w:right w:val="none" w:sz="0" w:space="0" w:color="auto"/>
      </w:divBdr>
    </w:div>
    <w:div w:id="1156533414">
      <w:bodyDiv w:val="1"/>
      <w:marLeft w:val="0"/>
      <w:marRight w:val="0"/>
      <w:marTop w:val="0"/>
      <w:marBottom w:val="0"/>
      <w:divBdr>
        <w:top w:val="none" w:sz="0" w:space="0" w:color="auto"/>
        <w:left w:val="none" w:sz="0" w:space="0" w:color="auto"/>
        <w:bottom w:val="none" w:sz="0" w:space="0" w:color="auto"/>
        <w:right w:val="none" w:sz="0" w:space="0" w:color="auto"/>
      </w:divBdr>
    </w:div>
    <w:div w:id="1156579541">
      <w:bodyDiv w:val="1"/>
      <w:marLeft w:val="0"/>
      <w:marRight w:val="0"/>
      <w:marTop w:val="0"/>
      <w:marBottom w:val="0"/>
      <w:divBdr>
        <w:top w:val="none" w:sz="0" w:space="0" w:color="auto"/>
        <w:left w:val="none" w:sz="0" w:space="0" w:color="auto"/>
        <w:bottom w:val="none" w:sz="0" w:space="0" w:color="auto"/>
        <w:right w:val="none" w:sz="0" w:space="0" w:color="auto"/>
      </w:divBdr>
    </w:div>
    <w:div w:id="1156611388">
      <w:bodyDiv w:val="1"/>
      <w:marLeft w:val="0"/>
      <w:marRight w:val="0"/>
      <w:marTop w:val="0"/>
      <w:marBottom w:val="0"/>
      <w:divBdr>
        <w:top w:val="none" w:sz="0" w:space="0" w:color="auto"/>
        <w:left w:val="none" w:sz="0" w:space="0" w:color="auto"/>
        <w:bottom w:val="none" w:sz="0" w:space="0" w:color="auto"/>
        <w:right w:val="none" w:sz="0" w:space="0" w:color="auto"/>
      </w:divBdr>
    </w:div>
    <w:div w:id="1157108791">
      <w:bodyDiv w:val="1"/>
      <w:marLeft w:val="0"/>
      <w:marRight w:val="0"/>
      <w:marTop w:val="0"/>
      <w:marBottom w:val="0"/>
      <w:divBdr>
        <w:top w:val="none" w:sz="0" w:space="0" w:color="auto"/>
        <w:left w:val="none" w:sz="0" w:space="0" w:color="auto"/>
        <w:bottom w:val="none" w:sz="0" w:space="0" w:color="auto"/>
        <w:right w:val="none" w:sz="0" w:space="0" w:color="auto"/>
      </w:divBdr>
    </w:div>
    <w:div w:id="1157187252">
      <w:bodyDiv w:val="1"/>
      <w:marLeft w:val="0"/>
      <w:marRight w:val="0"/>
      <w:marTop w:val="0"/>
      <w:marBottom w:val="0"/>
      <w:divBdr>
        <w:top w:val="none" w:sz="0" w:space="0" w:color="auto"/>
        <w:left w:val="none" w:sz="0" w:space="0" w:color="auto"/>
        <w:bottom w:val="none" w:sz="0" w:space="0" w:color="auto"/>
        <w:right w:val="none" w:sz="0" w:space="0" w:color="auto"/>
      </w:divBdr>
    </w:div>
    <w:div w:id="1157499494">
      <w:bodyDiv w:val="1"/>
      <w:marLeft w:val="0"/>
      <w:marRight w:val="0"/>
      <w:marTop w:val="0"/>
      <w:marBottom w:val="0"/>
      <w:divBdr>
        <w:top w:val="none" w:sz="0" w:space="0" w:color="auto"/>
        <w:left w:val="none" w:sz="0" w:space="0" w:color="auto"/>
        <w:bottom w:val="none" w:sz="0" w:space="0" w:color="auto"/>
        <w:right w:val="none" w:sz="0" w:space="0" w:color="auto"/>
      </w:divBdr>
    </w:div>
    <w:div w:id="1157500765">
      <w:bodyDiv w:val="1"/>
      <w:marLeft w:val="0"/>
      <w:marRight w:val="0"/>
      <w:marTop w:val="0"/>
      <w:marBottom w:val="0"/>
      <w:divBdr>
        <w:top w:val="none" w:sz="0" w:space="0" w:color="auto"/>
        <w:left w:val="none" w:sz="0" w:space="0" w:color="auto"/>
        <w:bottom w:val="none" w:sz="0" w:space="0" w:color="auto"/>
        <w:right w:val="none" w:sz="0" w:space="0" w:color="auto"/>
      </w:divBdr>
    </w:div>
    <w:div w:id="1157526998">
      <w:bodyDiv w:val="1"/>
      <w:marLeft w:val="0"/>
      <w:marRight w:val="0"/>
      <w:marTop w:val="0"/>
      <w:marBottom w:val="0"/>
      <w:divBdr>
        <w:top w:val="none" w:sz="0" w:space="0" w:color="auto"/>
        <w:left w:val="none" w:sz="0" w:space="0" w:color="auto"/>
        <w:bottom w:val="none" w:sz="0" w:space="0" w:color="auto"/>
        <w:right w:val="none" w:sz="0" w:space="0" w:color="auto"/>
      </w:divBdr>
    </w:div>
    <w:div w:id="1157528936">
      <w:bodyDiv w:val="1"/>
      <w:marLeft w:val="0"/>
      <w:marRight w:val="0"/>
      <w:marTop w:val="0"/>
      <w:marBottom w:val="0"/>
      <w:divBdr>
        <w:top w:val="none" w:sz="0" w:space="0" w:color="auto"/>
        <w:left w:val="none" w:sz="0" w:space="0" w:color="auto"/>
        <w:bottom w:val="none" w:sz="0" w:space="0" w:color="auto"/>
        <w:right w:val="none" w:sz="0" w:space="0" w:color="auto"/>
      </w:divBdr>
    </w:div>
    <w:div w:id="1157764770">
      <w:bodyDiv w:val="1"/>
      <w:marLeft w:val="0"/>
      <w:marRight w:val="0"/>
      <w:marTop w:val="0"/>
      <w:marBottom w:val="0"/>
      <w:divBdr>
        <w:top w:val="none" w:sz="0" w:space="0" w:color="auto"/>
        <w:left w:val="none" w:sz="0" w:space="0" w:color="auto"/>
        <w:bottom w:val="none" w:sz="0" w:space="0" w:color="auto"/>
        <w:right w:val="none" w:sz="0" w:space="0" w:color="auto"/>
      </w:divBdr>
    </w:div>
    <w:div w:id="1157764890">
      <w:bodyDiv w:val="1"/>
      <w:marLeft w:val="0"/>
      <w:marRight w:val="0"/>
      <w:marTop w:val="0"/>
      <w:marBottom w:val="0"/>
      <w:divBdr>
        <w:top w:val="none" w:sz="0" w:space="0" w:color="auto"/>
        <w:left w:val="none" w:sz="0" w:space="0" w:color="auto"/>
        <w:bottom w:val="none" w:sz="0" w:space="0" w:color="auto"/>
        <w:right w:val="none" w:sz="0" w:space="0" w:color="auto"/>
      </w:divBdr>
    </w:div>
    <w:div w:id="1157842826">
      <w:bodyDiv w:val="1"/>
      <w:marLeft w:val="0"/>
      <w:marRight w:val="0"/>
      <w:marTop w:val="0"/>
      <w:marBottom w:val="0"/>
      <w:divBdr>
        <w:top w:val="none" w:sz="0" w:space="0" w:color="auto"/>
        <w:left w:val="none" w:sz="0" w:space="0" w:color="auto"/>
        <w:bottom w:val="none" w:sz="0" w:space="0" w:color="auto"/>
        <w:right w:val="none" w:sz="0" w:space="0" w:color="auto"/>
      </w:divBdr>
    </w:div>
    <w:div w:id="1157844670">
      <w:bodyDiv w:val="1"/>
      <w:marLeft w:val="0"/>
      <w:marRight w:val="0"/>
      <w:marTop w:val="0"/>
      <w:marBottom w:val="0"/>
      <w:divBdr>
        <w:top w:val="none" w:sz="0" w:space="0" w:color="auto"/>
        <w:left w:val="none" w:sz="0" w:space="0" w:color="auto"/>
        <w:bottom w:val="none" w:sz="0" w:space="0" w:color="auto"/>
        <w:right w:val="none" w:sz="0" w:space="0" w:color="auto"/>
      </w:divBdr>
    </w:div>
    <w:div w:id="1158182249">
      <w:bodyDiv w:val="1"/>
      <w:marLeft w:val="0"/>
      <w:marRight w:val="0"/>
      <w:marTop w:val="0"/>
      <w:marBottom w:val="0"/>
      <w:divBdr>
        <w:top w:val="none" w:sz="0" w:space="0" w:color="auto"/>
        <w:left w:val="none" w:sz="0" w:space="0" w:color="auto"/>
        <w:bottom w:val="none" w:sz="0" w:space="0" w:color="auto"/>
        <w:right w:val="none" w:sz="0" w:space="0" w:color="auto"/>
      </w:divBdr>
    </w:div>
    <w:div w:id="1158616624">
      <w:bodyDiv w:val="1"/>
      <w:marLeft w:val="0"/>
      <w:marRight w:val="0"/>
      <w:marTop w:val="0"/>
      <w:marBottom w:val="0"/>
      <w:divBdr>
        <w:top w:val="none" w:sz="0" w:space="0" w:color="auto"/>
        <w:left w:val="none" w:sz="0" w:space="0" w:color="auto"/>
        <w:bottom w:val="none" w:sz="0" w:space="0" w:color="auto"/>
        <w:right w:val="none" w:sz="0" w:space="0" w:color="auto"/>
      </w:divBdr>
    </w:div>
    <w:div w:id="1158693675">
      <w:bodyDiv w:val="1"/>
      <w:marLeft w:val="0"/>
      <w:marRight w:val="0"/>
      <w:marTop w:val="0"/>
      <w:marBottom w:val="0"/>
      <w:divBdr>
        <w:top w:val="none" w:sz="0" w:space="0" w:color="auto"/>
        <w:left w:val="none" w:sz="0" w:space="0" w:color="auto"/>
        <w:bottom w:val="none" w:sz="0" w:space="0" w:color="auto"/>
        <w:right w:val="none" w:sz="0" w:space="0" w:color="auto"/>
      </w:divBdr>
    </w:div>
    <w:div w:id="1158811717">
      <w:bodyDiv w:val="1"/>
      <w:marLeft w:val="0"/>
      <w:marRight w:val="0"/>
      <w:marTop w:val="0"/>
      <w:marBottom w:val="0"/>
      <w:divBdr>
        <w:top w:val="none" w:sz="0" w:space="0" w:color="auto"/>
        <w:left w:val="none" w:sz="0" w:space="0" w:color="auto"/>
        <w:bottom w:val="none" w:sz="0" w:space="0" w:color="auto"/>
        <w:right w:val="none" w:sz="0" w:space="0" w:color="auto"/>
      </w:divBdr>
    </w:div>
    <w:div w:id="1158886751">
      <w:bodyDiv w:val="1"/>
      <w:marLeft w:val="0"/>
      <w:marRight w:val="0"/>
      <w:marTop w:val="0"/>
      <w:marBottom w:val="0"/>
      <w:divBdr>
        <w:top w:val="none" w:sz="0" w:space="0" w:color="auto"/>
        <w:left w:val="none" w:sz="0" w:space="0" w:color="auto"/>
        <w:bottom w:val="none" w:sz="0" w:space="0" w:color="auto"/>
        <w:right w:val="none" w:sz="0" w:space="0" w:color="auto"/>
      </w:divBdr>
    </w:div>
    <w:div w:id="1159076672">
      <w:bodyDiv w:val="1"/>
      <w:marLeft w:val="0"/>
      <w:marRight w:val="0"/>
      <w:marTop w:val="0"/>
      <w:marBottom w:val="0"/>
      <w:divBdr>
        <w:top w:val="none" w:sz="0" w:space="0" w:color="auto"/>
        <w:left w:val="none" w:sz="0" w:space="0" w:color="auto"/>
        <w:bottom w:val="none" w:sz="0" w:space="0" w:color="auto"/>
        <w:right w:val="none" w:sz="0" w:space="0" w:color="auto"/>
      </w:divBdr>
    </w:div>
    <w:div w:id="1159233313">
      <w:bodyDiv w:val="1"/>
      <w:marLeft w:val="0"/>
      <w:marRight w:val="0"/>
      <w:marTop w:val="0"/>
      <w:marBottom w:val="0"/>
      <w:divBdr>
        <w:top w:val="none" w:sz="0" w:space="0" w:color="auto"/>
        <w:left w:val="none" w:sz="0" w:space="0" w:color="auto"/>
        <w:bottom w:val="none" w:sz="0" w:space="0" w:color="auto"/>
        <w:right w:val="none" w:sz="0" w:space="0" w:color="auto"/>
      </w:divBdr>
    </w:div>
    <w:div w:id="1159343720">
      <w:bodyDiv w:val="1"/>
      <w:marLeft w:val="0"/>
      <w:marRight w:val="0"/>
      <w:marTop w:val="0"/>
      <w:marBottom w:val="0"/>
      <w:divBdr>
        <w:top w:val="none" w:sz="0" w:space="0" w:color="auto"/>
        <w:left w:val="none" w:sz="0" w:space="0" w:color="auto"/>
        <w:bottom w:val="none" w:sz="0" w:space="0" w:color="auto"/>
        <w:right w:val="none" w:sz="0" w:space="0" w:color="auto"/>
      </w:divBdr>
    </w:div>
    <w:div w:id="1159463106">
      <w:bodyDiv w:val="1"/>
      <w:marLeft w:val="0"/>
      <w:marRight w:val="0"/>
      <w:marTop w:val="0"/>
      <w:marBottom w:val="0"/>
      <w:divBdr>
        <w:top w:val="none" w:sz="0" w:space="0" w:color="auto"/>
        <w:left w:val="none" w:sz="0" w:space="0" w:color="auto"/>
        <w:bottom w:val="none" w:sz="0" w:space="0" w:color="auto"/>
        <w:right w:val="none" w:sz="0" w:space="0" w:color="auto"/>
      </w:divBdr>
    </w:div>
    <w:div w:id="1159493565">
      <w:bodyDiv w:val="1"/>
      <w:marLeft w:val="0"/>
      <w:marRight w:val="0"/>
      <w:marTop w:val="0"/>
      <w:marBottom w:val="0"/>
      <w:divBdr>
        <w:top w:val="none" w:sz="0" w:space="0" w:color="auto"/>
        <w:left w:val="none" w:sz="0" w:space="0" w:color="auto"/>
        <w:bottom w:val="none" w:sz="0" w:space="0" w:color="auto"/>
        <w:right w:val="none" w:sz="0" w:space="0" w:color="auto"/>
      </w:divBdr>
    </w:div>
    <w:div w:id="1159536442">
      <w:bodyDiv w:val="1"/>
      <w:marLeft w:val="0"/>
      <w:marRight w:val="0"/>
      <w:marTop w:val="0"/>
      <w:marBottom w:val="0"/>
      <w:divBdr>
        <w:top w:val="none" w:sz="0" w:space="0" w:color="auto"/>
        <w:left w:val="none" w:sz="0" w:space="0" w:color="auto"/>
        <w:bottom w:val="none" w:sz="0" w:space="0" w:color="auto"/>
        <w:right w:val="none" w:sz="0" w:space="0" w:color="auto"/>
      </w:divBdr>
    </w:div>
    <w:div w:id="1159538929">
      <w:bodyDiv w:val="1"/>
      <w:marLeft w:val="0"/>
      <w:marRight w:val="0"/>
      <w:marTop w:val="0"/>
      <w:marBottom w:val="0"/>
      <w:divBdr>
        <w:top w:val="none" w:sz="0" w:space="0" w:color="auto"/>
        <w:left w:val="none" w:sz="0" w:space="0" w:color="auto"/>
        <w:bottom w:val="none" w:sz="0" w:space="0" w:color="auto"/>
        <w:right w:val="none" w:sz="0" w:space="0" w:color="auto"/>
      </w:divBdr>
    </w:div>
    <w:div w:id="1159687351">
      <w:bodyDiv w:val="1"/>
      <w:marLeft w:val="0"/>
      <w:marRight w:val="0"/>
      <w:marTop w:val="0"/>
      <w:marBottom w:val="0"/>
      <w:divBdr>
        <w:top w:val="none" w:sz="0" w:space="0" w:color="auto"/>
        <w:left w:val="none" w:sz="0" w:space="0" w:color="auto"/>
        <w:bottom w:val="none" w:sz="0" w:space="0" w:color="auto"/>
        <w:right w:val="none" w:sz="0" w:space="0" w:color="auto"/>
      </w:divBdr>
    </w:div>
    <w:div w:id="1159734605">
      <w:bodyDiv w:val="1"/>
      <w:marLeft w:val="0"/>
      <w:marRight w:val="0"/>
      <w:marTop w:val="0"/>
      <w:marBottom w:val="0"/>
      <w:divBdr>
        <w:top w:val="none" w:sz="0" w:space="0" w:color="auto"/>
        <w:left w:val="none" w:sz="0" w:space="0" w:color="auto"/>
        <w:bottom w:val="none" w:sz="0" w:space="0" w:color="auto"/>
        <w:right w:val="none" w:sz="0" w:space="0" w:color="auto"/>
      </w:divBdr>
    </w:div>
    <w:div w:id="1159737964">
      <w:bodyDiv w:val="1"/>
      <w:marLeft w:val="0"/>
      <w:marRight w:val="0"/>
      <w:marTop w:val="0"/>
      <w:marBottom w:val="0"/>
      <w:divBdr>
        <w:top w:val="none" w:sz="0" w:space="0" w:color="auto"/>
        <w:left w:val="none" w:sz="0" w:space="0" w:color="auto"/>
        <w:bottom w:val="none" w:sz="0" w:space="0" w:color="auto"/>
        <w:right w:val="none" w:sz="0" w:space="0" w:color="auto"/>
      </w:divBdr>
    </w:div>
    <w:div w:id="1159885243">
      <w:bodyDiv w:val="1"/>
      <w:marLeft w:val="0"/>
      <w:marRight w:val="0"/>
      <w:marTop w:val="0"/>
      <w:marBottom w:val="0"/>
      <w:divBdr>
        <w:top w:val="none" w:sz="0" w:space="0" w:color="auto"/>
        <w:left w:val="none" w:sz="0" w:space="0" w:color="auto"/>
        <w:bottom w:val="none" w:sz="0" w:space="0" w:color="auto"/>
        <w:right w:val="none" w:sz="0" w:space="0" w:color="auto"/>
      </w:divBdr>
    </w:div>
    <w:div w:id="1160118391">
      <w:bodyDiv w:val="1"/>
      <w:marLeft w:val="0"/>
      <w:marRight w:val="0"/>
      <w:marTop w:val="0"/>
      <w:marBottom w:val="0"/>
      <w:divBdr>
        <w:top w:val="none" w:sz="0" w:space="0" w:color="auto"/>
        <w:left w:val="none" w:sz="0" w:space="0" w:color="auto"/>
        <w:bottom w:val="none" w:sz="0" w:space="0" w:color="auto"/>
        <w:right w:val="none" w:sz="0" w:space="0" w:color="auto"/>
      </w:divBdr>
    </w:div>
    <w:div w:id="1160150696">
      <w:bodyDiv w:val="1"/>
      <w:marLeft w:val="0"/>
      <w:marRight w:val="0"/>
      <w:marTop w:val="0"/>
      <w:marBottom w:val="0"/>
      <w:divBdr>
        <w:top w:val="none" w:sz="0" w:space="0" w:color="auto"/>
        <w:left w:val="none" w:sz="0" w:space="0" w:color="auto"/>
        <w:bottom w:val="none" w:sz="0" w:space="0" w:color="auto"/>
        <w:right w:val="none" w:sz="0" w:space="0" w:color="auto"/>
      </w:divBdr>
    </w:div>
    <w:div w:id="1160194548">
      <w:bodyDiv w:val="1"/>
      <w:marLeft w:val="0"/>
      <w:marRight w:val="0"/>
      <w:marTop w:val="0"/>
      <w:marBottom w:val="0"/>
      <w:divBdr>
        <w:top w:val="none" w:sz="0" w:space="0" w:color="auto"/>
        <w:left w:val="none" w:sz="0" w:space="0" w:color="auto"/>
        <w:bottom w:val="none" w:sz="0" w:space="0" w:color="auto"/>
        <w:right w:val="none" w:sz="0" w:space="0" w:color="auto"/>
      </w:divBdr>
    </w:div>
    <w:div w:id="1160266411">
      <w:bodyDiv w:val="1"/>
      <w:marLeft w:val="0"/>
      <w:marRight w:val="0"/>
      <w:marTop w:val="0"/>
      <w:marBottom w:val="0"/>
      <w:divBdr>
        <w:top w:val="none" w:sz="0" w:space="0" w:color="auto"/>
        <w:left w:val="none" w:sz="0" w:space="0" w:color="auto"/>
        <w:bottom w:val="none" w:sz="0" w:space="0" w:color="auto"/>
        <w:right w:val="none" w:sz="0" w:space="0" w:color="auto"/>
      </w:divBdr>
    </w:div>
    <w:div w:id="1160384572">
      <w:bodyDiv w:val="1"/>
      <w:marLeft w:val="0"/>
      <w:marRight w:val="0"/>
      <w:marTop w:val="0"/>
      <w:marBottom w:val="0"/>
      <w:divBdr>
        <w:top w:val="none" w:sz="0" w:space="0" w:color="auto"/>
        <w:left w:val="none" w:sz="0" w:space="0" w:color="auto"/>
        <w:bottom w:val="none" w:sz="0" w:space="0" w:color="auto"/>
        <w:right w:val="none" w:sz="0" w:space="0" w:color="auto"/>
      </w:divBdr>
    </w:div>
    <w:div w:id="1160534620">
      <w:bodyDiv w:val="1"/>
      <w:marLeft w:val="0"/>
      <w:marRight w:val="0"/>
      <w:marTop w:val="0"/>
      <w:marBottom w:val="0"/>
      <w:divBdr>
        <w:top w:val="none" w:sz="0" w:space="0" w:color="auto"/>
        <w:left w:val="none" w:sz="0" w:space="0" w:color="auto"/>
        <w:bottom w:val="none" w:sz="0" w:space="0" w:color="auto"/>
        <w:right w:val="none" w:sz="0" w:space="0" w:color="auto"/>
      </w:divBdr>
    </w:div>
    <w:div w:id="1160733090">
      <w:bodyDiv w:val="1"/>
      <w:marLeft w:val="0"/>
      <w:marRight w:val="0"/>
      <w:marTop w:val="0"/>
      <w:marBottom w:val="0"/>
      <w:divBdr>
        <w:top w:val="none" w:sz="0" w:space="0" w:color="auto"/>
        <w:left w:val="none" w:sz="0" w:space="0" w:color="auto"/>
        <w:bottom w:val="none" w:sz="0" w:space="0" w:color="auto"/>
        <w:right w:val="none" w:sz="0" w:space="0" w:color="auto"/>
      </w:divBdr>
    </w:div>
    <w:div w:id="1160925917">
      <w:bodyDiv w:val="1"/>
      <w:marLeft w:val="0"/>
      <w:marRight w:val="0"/>
      <w:marTop w:val="0"/>
      <w:marBottom w:val="0"/>
      <w:divBdr>
        <w:top w:val="none" w:sz="0" w:space="0" w:color="auto"/>
        <w:left w:val="none" w:sz="0" w:space="0" w:color="auto"/>
        <w:bottom w:val="none" w:sz="0" w:space="0" w:color="auto"/>
        <w:right w:val="none" w:sz="0" w:space="0" w:color="auto"/>
      </w:divBdr>
    </w:div>
    <w:div w:id="1161043902">
      <w:bodyDiv w:val="1"/>
      <w:marLeft w:val="0"/>
      <w:marRight w:val="0"/>
      <w:marTop w:val="0"/>
      <w:marBottom w:val="0"/>
      <w:divBdr>
        <w:top w:val="none" w:sz="0" w:space="0" w:color="auto"/>
        <w:left w:val="none" w:sz="0" w:space="0" w:color="auto"/>
        <w:bottom w:val="none" w:sz="0" w:space="0" w:color="auto"/>
        <w:right w:val="none" w:sz="0" w:space="0" w:color="auto"/>
      </w:divBdr>
    </w:div>
    <w:div w:id="1161121348">
      <w:bodyDiv w:val="1"/>
      <w:marLeft w:val="0"/>
      <w:marRight w:val="0"/>
      <w:marTop w:val="0"/>
      <w:marBottom w:val="0"/>
      <w:divBdr>
        <w:top w:val="none" w:sz="0" w:space="0" w:color="auto"/>
        <w:left w:val="none" w:sz="0" w:space="0" w:color="auto"/>
        <w:bottom w:val="none" w:sz="0" w:space="0" w:color="auto"/>
        <w:right w:val="none" w:sz="0" w:space="0" w:color="auto"/>
      </w:divBdr>
    </w:div>
    <w:div w:id="1161314953">
      <w:bodyDiv w:val="1"/>
      <w:marLeft w:val="0"/>
      <w:marRight w:val="0"/>
      <w:marTop w:val="0"/>
      <w:marBottom w:val="0"/>
      <w:divBdr>
        <w:top w:val="none" w:sz="0" w:space="0" w:color="auto"/>
        <w:left w:val="none" w:sz="0" w:space="0" w:color="auto"/>
        <w:bottom w:val="none" w:sz="0" w:space="0" w:color="auto"/>
        <w:right w:val="none" w:sz="0" w:space="0" w:color="auto"/>
      </w:divBdr>
    </w:div>
    <w:div w:id="1161503137">
      <w:bodyDiv w:val="1"/>
      <w:marLeft w:val="0"/>
      <w:marRight w:val="0"/>
      <w:marTop w:val="0"/>
      <w:marBottom w:val="0"/>
      <w:divBdr>
        <w:top w:val="none" w:sz="0" w:space="0" w:color="auto"/>
        <w:left w:val="none" w:sz="0" w:space="0" w:color="auto"/>
        <w:bottom w:val="none" w:sz="0" w:space="0" w:color="auto"/>
        <w:right w:val="none" w:sz="0" w:space="0" w:color="auto"/>
      </w:divBdr>
    </w:div>
    <w:div w:id="1161696816">
      <w:bodyDiv w:val="1"/>
      <w:marLeft w:val="0"/>
      <w:marRight w:val="0"/>
      <w:marTop w:val="0"/>
      <w:marBottom w:val="0"/>
      <w:divBdr>
        <w:top w:val="none" w:sz="0" w:space="0" w:color="auto"/>
        <w:left w:val="none" w:sz="0" w:space="0" w:color="auto"/>
        <w:bottom w:val="none" w:sz="0" w:space="0" w:color="auto"/>
        <w:right w:val="none" w:sz="0" w:space="0" w:color="auto"/>
      </w:divBdr>
    </w:div>
    <w:div w:id="1161892945">
      <w:bodyDiv w:val="1"/>
      <w:marLeft w:val="0"/>
      <w:marRight w:val="0"/>
      <w:marTop w:val="0"/>
      <w:marBottom w:val="0"/>
      <w:divBdr>
        <w:top w:val="none" w:sz="0" w:space="0" w:color="auto"/>
        <w:left w:val="none" w:sz="0" w:space="0" w:color="auto"/>
        <w:bottom w:val="none" w:sz="0" w:space="0" w:color="auto"/>
        <w:right w:val="none" w:sz="0" w:space="0" w:color="auto"/>
      </w:divBdr>
    </w:div>
    <w:div w:id="1161965912">
      <w:bodyDiv w:val="1"/>
      <w:marLeft w:val="0"/>
      <w:marRight w:val="0"/>
      <w:marTop w:val="0"/>
      <w:marBottom w:val="0"/>
      <w:divBdr>
        <w:top w:val="none" w:sz="0" w:space="0" w:color="auto"/>
        <w:left w:val="none" w:sz="0" w:space="0" w:color="auto"/>
        <w:bottom w:val="none" w:sz="0" w:space="0" w:color="auto"/>
        <w:right w:val="none" w:sz="0" w:space="0" w:color="auto"/>
      </w:divBdr>
    </w:div>
    <w:div w:id="1162044402">
      <w:bodyDiv w:val="1"/>
      <w:marLeft w:val="0"/>
      <w:marRight w:val="0"/>
      <w:marTop w:val="0"/>
      <w:marBottom w:val="0"/>
      <w:divBdr>
        <w:top w:val="none" w:sz="0" w:space="0" w:color="auto"/>
        <w:left w:val="none" w:sz="0" w:space="0" w:color="auto"/>
        <w:bottom w:val="none" w:sz="0" w:space="0" w:color="auto"/>
        <w:right w:val="none" w:sz="0" w:space="0" w:color="auto"/>
      </w:divBdr>
    </w:div>
    <w:div w:id="1162045277">
      <w:bodyDiv w:val="1"/>
      <w:marLeft w:val="0"/>
      <w:marRight w:val="0"/>
      <w:marTop w:val="0"/>
      <w:marBottom w:val="0"/>
      <w:divBdr>
        <w:top w:val="none" w:sz="0" w:space="0" w:color="auto"/>
        <w:left w:val="none" w:sz="0" w:space="0" w:color="auto"/>
        <w:bottom w:val="none" w:sz="0" w:space="0" w:color="auto"/>
        <w:right w:val="none" w:sz="0" w:space="0" w:color="auto"/>
      </w:divBdr>
    </w:div>
    <w:div w:id="1163082053">
      <w:bodyDiv w:val="1"/>
      <w:marLeft w:val="0"/>
      <w:marRight w:val="0"/>
      <w:marTop w:val="0"/>
      <w:marBottom w:val="0"/>
      <w:divBdr>
        <w:top w:val="none" w:sz="0" w:space="0" w:color="auto"/>
        <w:left w:val="none" w:sz="0" w:space="0" w:color="auto"/>
        <w:bottom w:val="none" w:sz="0" w:space="0" w:color="auto"/>
        <w:right w:val="none" w:sz="0" w:space="0" w:color="auto"/>
      </w:divBdr>
    </w:div>
    <w:div w:id="1163159278">
      <w:bodyDiv w:val="1"/>
      <w:marLeft w:val="0"/>
      <w:marRight w:val="0"/>
      <w:marTop w:val="0"/>
      <w:marBottom w:val="0"/>
      <w:divBdr>
        <w:top w:val="none" w:sz="0" w:space="0" w:color="auto"/>
        <w:left w:val="none" w:sz="0" w:space="0" w:color="auto"/>
        <w:bottom w:val="none" w:sz="0" w:space="0" w:color="auto"/>
        <w:right w:val="none" w:sz="0" w:space="0" w:color="auto"/>
      </w:divBdr>
    </w:div>
    <w:div w:id="1163660715">
      <w:bodyDiv w:val="1"/>
      <w:marLeft w:val="0"/>
      <w:marRight w:val="0"/>
      <w:marTop w:val="0"/>
      <w:marBottom w:val="0"/>
      <w:divBdr>
        <w:top w:val="none" w:sz="0" w:space="0" w:color="auto"/>
        <w:left w:val="none" w:sz="0" w:space="0" w:color="auto"/>
        <w:bottom w:val="none" w:sz="0" w:space="0" w:color="auto"/>
        <w:right w:val="none" w:sz="0" w:space="0" w:color="auto"/>
      </w:divBdr>
    </w:div>
    <w:div w:id="1163816381">
      <w:bodyDiv w:val="1"/>
      <w:marLeft w:val="0"/>
      <w:marRight w:val="0"/>
      <w:marTop w:val="0"/>
      <w:marBottom w:val="0"/>
      <w:divBdr>
        <w:top w:val="none" w:sz="0" w:space="0" w:color="auto"/>
        <w:left w:val="none" w:sz="0" w:space="0" w:color="auto"/>
        <w:bottom w:val="none" w:sz="0" w:space="0" w:color="auto"/>
        <w:right w:val="none" w:sz="0" w:space="0" w:color="auto"/>
      </w:divBdr>
    </w:div>
    <w:div w:id="1164475447">
      <w:bodyDiv w:val="1"/>
      <w:marLeft w:val="0"/>
      <w:marRight w:val="0"/>
      <w:marTop w:val="0"/>
      <w:marBottom w:val="0"/>
      <w:divBdr>
        <w:top w:val="none" w:sz="0" w:space="0" w:color="auto"/>
        <w:left w:val="none" w:sz="0" w:space="0" w:color="auto"/>
        <w:bottom w:val="none" w:sz="0" w:space="0" w:color="auto"/>
        <w:right w:val="none" w:sz="0" w:space="0" w:color="auto"/>
      </w:divBdr>
    </w:div>
    <w:div w:id="1164591452">
      <w:bodyDiv w:val="1"/>
      <w:marLeft w:val="0"/>
      <w:marRight w:val="0"/>
      <w:marTop w:val="0"/>
      <w:marBottom w:val="0"/>
      <w:divBdr>
        <w:top w:val="none" w:sz="0" w:space="0" w:color="auto"/>
        <w:left w:val="none" w:sz="0" w:space="0" w:color="auto"/>
        <w:bottom w:val="none" w:sz="0" w:space="0" w:color="auto"/>
        <w:right w:val="none" w:sz="0" w:space="0" w:color="auto"/>
      </w:divBdr>
    </w:div>
    <w:div w:id="1164659516">
      <w:bodyDiv w:val="1"/>
      <w:marLeft w:val="0"/>
      <w:marRight w:val="0"/>
      <w:marTop w:val="0"/>
      <w:marBottom w:val="0"/>
      <w:divBdr>
        <w:top w:val="none" w:sz="0" w:space="0" w:color="auto"/>
        <w:left w:val="none" w:sz="0" w:space="0" w:color="auto"/>
        <w:bottom w:val="none" w:sz="0" w:space="0" w:color="auto"/>
        <w:right w:val="none" w:sz="0" w:space="0" w:color="auto"/>
      </w:divBdr>
    </w:div>
    <w:div w:id="1164707927">
      <w:bodyDiv w:val="1"/>
      <w:marLeft w:val="0"/>
      <w:marRight w:val="0"/>
      <w:marTop w:val="0"/>
      <w:marBottom w:val="0"/>
      <w:divBdr>
        <w:top w:val="none" w:sz="0" w:space="0" w:color="auto"/>
        <w:left w:val="none" w:sz="0" w:space="0" w:color="auto"/>
        <w:bottom w:val="none" w:sz="0" w:space="0" w:color="auto"/>
        <w:right w:val="none" w:sz="0" w:space="0" w:color="auto"/>
      </w:divBdr>
    </w:div>
    <w:div w:id="1165049616">
      <w:bodyDiv w:val="1"/>
      <w:marLeft w:val="0"/>
      <w:marRight w:val="0"/>
      <w:marTop w:val="0"/>
      <w:marBottom w:val="0"/>
      <w:divBdr>
        <w:top w:val="none" w:sz="0" w:space="0" w:color="auto"/>
        <w:left w:val="none" w:sz="0" w:space="0" w:color="auto"/>
        <w:bottom w:val="none" w:sz="0" w:space="0" w:color="auto"/>
        <w:right w:val="none" w:sz="0" w:space="0" w:color="auto"/>
      </w:divBdr>
    </w:div>
    <w:div w:id="1165130458">
      <w:bodyDiv w:val="1"/>
      <w:marLeft w:val="0"/>
      <w:marRight w:val="0"/>
      <w:marTop w:val="0"/>
      <w:marBottom w:val="0"/>
      <w:divBdr>
        <w:top w:val="none" w:sz="0" w:space="0" w:color="auto"/>
        <w:left w:val="none" w:sz="0" w:space="0" w:color="auto"/>
        <w:bottom w:val="none" w:sz="0" w:space="0" w:color="auto"/>
        <w:right w:val="none" w:sz="0" w:space="0" w:color="auto"/>
      </w:divBdr>
    </w:div>
    <w:div w:id="1165240954">
      <w:bodyDiv w:val="1"/>
      <w:marLeft w:val="0"/>
      <w:marRight w:val="0"/>
      <w:marTop w:val="0"/>
      <w:marBottom w:val="0"/>
      <w:divBdr>
        <w:top w:val="none" w:sz="0" w:space="0" w:color="auto"/>
        <w:left w:val="none" w:sz="0" w:space="0" w:color="auto"/>
        <w:bottom w:val="none" w:sz="0" w:space="0" w:color="auto"/>
        <w:right w:val="none" w:sz="0" w:space="0" w:color="auto"/>
      </w:divBdr>
    </w:div>
    <w:div w:id="1165322400">
      <w:bodyDiv w:val="1"/>
      <w:marLeft w:val="0"/>
      <w:marRight w:val="0"/>
      <w:marTop w:val="0"/>
      <w:marBottom w:val="0"/>
      <w:divBdr>
        <w:top w:val="none" w:sz="0" w:space="0" w:color="auto"/>
        <w:left w:val="none" w:sz="0" w:space="0" w:color="auto"/>
        <w:bottom w:val="none" w:sz="0" w:space="0" w:color="auto"/>
        <w:right w:val="none" w:sz="0" w:space="0" w:color="auto"/>
      </w:divBdr>
    </w:div>
    <w:div w:id="1165559856">
      <w:bodyDiv w:val="1"/>
      <w:marLeft w:val="0"/>
      <w:marRight w:val="0"/>
      <w:marTop w:val="0"/>
      <w:marBottom w:val="0"/>
      <w:divBdr>
        <w:top w:val="none" w:sz="0" w:space="0" w:color="auto"/>
        <w:left w:val="none" w:sz="0" w:space="0" w:color="auto"/>
        <w:bottom w:val="none" w:sz="0" w:space="0" w:color="auto"/>
        <w:right w:val="none" w:sz="0" w:space="0" w:color="auto"/>
      </w:divBdr>
    </w:div>
    <w:div w:id="1165904032">
      <w:bodyDiv w:val="1"/>
      <w:marLeft w:val="0"/>
      <w:marRight w:val="0"/>
      <w:marTop w:val="0"/>
      <w:marBottom w:val="0"/>
      <w:divBdr>
        <w:top w:val="none" w:sz="0" w:space="0" w:color="auto"/>
        <w:left w:val="none" w:sz="0" w:space="0" w:color="auto"/>
        <w:bottom w:val="none" w:sz="0" w:space="0" w:color="auto"/>
        <w:right w:val="none" w:sz="0" w:space="0" w:color="auto"/>
      </w:divBdr>
    </w:div>
    <w:div w:id="1166286308">
      <w:bodyDiv w:val="1"/>
      <w:marLeft w:val="0"/>
      <w:marRight w:val="0"/>
      <w:marTop w:val="0"/>
      <w:marBottom w:val="0"/>
      <w:divBdr>
        <w:top w:val="none" w:sz="0" w:space="0" w:color="auto"/>
        <w:left w:val="none" w:sz="0" w:space="0" w:color="auto"/>
        <w:bottom w:val="none" w:sz="0" w:space="0" w:color="auto"/>
        <w:right w:val="none" w:sz="0" w:space="0" w:color="auto"/>
      </w:divBdr>
    </w:div>
    <w:div w:id="1166702675">
      <w:bodyDiv w:val="1"/>
      <w:marLeft w:val="0"/>
      <w:marRight w:val="0"/>
      <w:marTop w:val="0"/>
      <w:marBottom w:val="0"/>
      <w:divBdr>
        <w:top w:val="none" w:sz="0" w:space="0" w:color="auto"/>
        <w:left w:val="none" w:sz="0" w:space="0" w:color="auto"/>
        <w:bottom w:val="none" w:sz="0" w:space="0" w:color="auto"/>
        <w:right w:val="none" w:sz="0" w:space="0" w:color="auto"/>
      </w:divBdr>
    </w:div>
    <w:div w:id="1166823001">
      <w:bodyDiv w:val="1"/>
      <w:marLeft w:val="0"/>
      <w:marRight w:val="0"/>
      <w:marTop w:val="0"/>
      <w:marBottom w:val="0"/>
      <w:divBdr>
        <w:top w:val="none" w:sz="0" w:space="0" w:color="auto"/>
        <w:left w:val="none" w:sz="0" w:space="0" w:color="auto"/>
        <w:bottom w:val="none" w:sz="0" w:space="0" w:color="auto"/>
        <w:right w:val="none" w:sz="0" w:space="0" w:color="auto"/>
      </w:divBdr>
    </w:div>
    <w:div w:id="1166824182">
      <w:bodyDiv w:val="1"/>
      <w:marLeft w:val="0"/>
      <w:marRight w:val="0"/>
      <w:marTop w:val="0"/>
      <w:marBottom w:val="0"/>
      <w:divBdr>
        <w:top w:val="none" w:sz="0" w:space="0" w:color="auto"/>
        <w:left w:val="none" w:sz="0" w:space="0" w:color="auto"/>
        <w:bottom w:val="none" w:sz="0" w:space="0" w:color="auto"/>
        <w:right w:val="none" w:sz="0" w:space="0" w:color="auto"/>
      </w:divBdr>
    </w:div>
    <w:div w:id="1167018928">
      <w:bodyDiv w:val="1"/>
      <w:marLeft w:val="0"/>
      <w:marRight w:val="0"/>
      <w:marTop w:val="0"/>
      <w:marBottom w:val="0"/>
      <w:divBdr>
        <w:top w:val="none" w:sz="0" w:space="0" w:color="auto"/>
        <w:left w:val="none" w:sz="0" w:space="0" w:color="auto"/>
        <w:bottom w:val="none" w:sz="0" w:space="0" w:color="auto"/>
        <w:right w:val="none" w:sz="0" w:space="0" w:color="auto"/>
      </w:divBdr>
    </w:div>
    <w:div w:id="1167092160">
      <w:bodyDiv w:val="1"/>
      <w:marLeft w:val="0"/>
      <w:marRight w:val="0"/>
      <w:marTop w:val="0"/>
      <w:marBottom w:val="0"/>
      <w:divBdr>
        <w:top w:val="none" w:sz="0" w:space="0" w:color="auto"/>
        <w:left w:val="none" w:sz="0" w:space="0" w:color="auto"/>
        <w:bottom w:val="none" w:sz="0" w:space="0" w:color="auto"/>
        <w:right w:val="none" w:sz="0" w:space="0" w:color="auto"/>
      </w:divBdr>
    </w:div>
    <w:div w:id="1167139305">
      <w:bodyDiv w:val="1"/>
      <w:marLeft w:val="0"/>
      <w:marRight w:val="0"/>
      <w:marTop w:val="0"/>
      <w:marBottom w:val="0"/>
      <w:divBdr>
        <w:top w:val="none" w:sz="0" w:space="0" w:color="auto"/>
        <w:left w:val="none" w:sz="0" w:space="0" w:color="auto"/>
        <w:bottom w:val="none" w:sz="0" w:space="0" w:color="auto"/>
        <w:right w:val="none" w:sz="0" w:space="0" w:color="auto"/>
      </w:divBdr>
    </w:div>
    <w:div w:id="1167206324">
      <w:bodyDiv w:val="1"/>
      <w:marLeft w:val="0"/>
      <w:marRight w:val="0"/>
      <w:marTop w:val="0"/>
      <w:marBottom w:val="0"/>
      <w:divBdr>
        <w:top w:val="none" w:sz="0" w:space="0" w:color="auto"/>
        <w:left w:val="none" w:sz="0" w:space="0" w:color="auto"/>
        <w:bottom w:val="none" w:sz="0" w:space="0" w:color="auto"/>
        <w:right w:val="none" w:sz="0" w:space="0" w:color="auto"/>
      </w:divBdr>
    </w:div>
    <w:div w:id="1167213743">
      <w:bodyDiv w:val="1"/>
      <w:marLeft w:val="0"/>
      <w:marRight w:val="0"/>
      <w:marTop w:val="0"/>
      <w:marBottom w:val="0"/>
      <w:divBdr>
        <w:top w:val="none" w:sz="0" w:space="0" w:color="auto"/>
        <w:left w:val="none" w:sz="0" w:space="0" w:color="auto"/>
        <w:bottom w:val="none" w:sz="0" w:space="0" w:color="auto"/>
        <w:right w:val="none" w:sz="0" w:space="0" w:color="auto"/>
      </w:divBdr>
    </w:div>
    <w:div w:id="1167281593">
      <w:bodyDiv w:val="1"/>
      <w:marLeft w:val="0"/>
      <w:marRight w:val="0"/>
      <w:marTop w:val="0"/>
      <w:marBottom w:val="0"/>
      <w:divBdr>
        <w:top w:val="none" w:sz="0" w:space="0" w:color="auto"/>
        <w:left w:val="none" w:sz="0" w:space="0" w:color="auto"/>
        <w:bottom w:val="none" w:sz="0" w:space="0" w:color="auto"/>
        <w:right w:val="none" w:sz="0" w:space="0" w:color="auto"/>
      </w:divBdr>
    </w:div>
    <w:div w:id="1167330885">
      <w:bodyDiv w:val="1"/>
      <w:marLeft w:val="0"/>
      <w:marRight w:val="0"/>
      <w:marTop w:val="0"/>
      <w:marBottom w:val="0"/>
      <w:divBdr>
        <w:top w:val="none" w:sz="0" w:space="0" w:color="auto"/>
        <w:left w:val="none" w:sz="0" w:space="0" w:color="auto"/>
        <w:bottom w:val="none" w:sz="0" w:space="0" w:color="auto"/>
        <w:right w:val="none" w:sz="0" w:space="0" w:color="auto"/>
      </w:divBdr>
    </w:div>
    <w:div w:id="1167523848">
      <w:bodyDiv w:val="1"/>
      <w:marLeft w:val="0"/>
      <w:marRight w:val="0"/>
      <w:marTop w:val="0"/>
      <w:marBottom w:val="0"/>
      <w:divBdr>
        <w:top w:val="none" w:sz="0" w:space="0" w:color="auto"/>
        <w:left w:val="none" w:sz="0" w:space="0" w:color="auto"/>
        <w:bottom w:val="none" w:sz="0" w:space="0" w:color="auto"/>
        <w:right w:val="none" w:sz="0" w:space="0" w:color="auto"/>
      </w:divBdr>
    </w:div>
    <w:div w:id="1168406294">
      <w:bodyDiv w:val="1"/>
      <w:marLeft w:val="0"/>
      <w:marRight w:val="0"/>
      <w:marTop w:val="0"/>
      <w:marBottom w:val="0"/>
      <w:divBdr>
        <w:top w:val="none" w:sz="0" w:space="0" w:color="auto"/>
        <w:left w:val="none" w:sz="0" w:space="0" w:color="auto"/>
        <w:bottom w:val="none" w:sz="0" w:space="0" w:color="auto"/>
        <w:right w:val="none" w:sz="0" w:space="0" w:color="auto"/>
      </w:divBdr>
    </w:div>
    <w:div w:id="1168638793">
      <w:bodyDiv w:val="1"/>
      <w:marLeft w:val="0"/>
      <w:marRight w:val="0"/>
      <w:marTop w:val="0"/>
      <w:marBottom w:val="0"/>
      <w:divBdr>
        <w:top w:val="none" w:sz="0" w:space="0" w:color="auto"/>
        <w:left w:val="none" w:sz="0" w:space="0" w:color="auto"/>
        <w:bottom w:val="none" w:sz="0" w:space="0" w:color="auto"/>
        <w:right w:val="none" w:sz="0" w:space="0" w:color="auto"/>
      </w:divBdr>
    </w:div>
    <w:div w:id="1168639155">
      <w:bodyDiv w:val="1"/>
      <w:marLeft w:val="0"/>
      <w:marRight w:val="0"/>
      <w:marTop w:val="0"/>
      <w:marBottom w:val="0"/>
      <w:divBdr>
        <w:top w:val="none" w:sz="0" w:space="0" w:color="auto"/>
        <w:left w:val="none" w:sz="0" w:space="0" w:color="auto"/>
        <w:bottom w:val="none" w:sz="0" w:space="0" w:color="auto"/>
        <w:right w:val="none" w:sz="0" w:space="0" w:color="auto"/>
      </w:divBdr>
    </w:div>
    <w:div w:id="1168639470">
      <w:bodyDiv w:val="1"/>
      <w:marLeft w:val="0"/>
      <w:marRight w:val="0"/>
      <w:marTop w:val="0"/>
      <w:marBottom w:val="0"/>
      <w:divBdr>
        <w:top w:val="none" w:sz="0" w:space="0" w:color="auto"/>
        <w:left w:val="none" w:sz="0" w:space="0" w:color="auto"/>
        <w:bottom w:val="none" w:sz="0" w:space="0" w:color="auto"/>
        <w:right w:val="none" w:sz="0" w:space="0" w:color="auto"/>
      </w:divBdr>
    </w:div>
    <w:div w:id="1168710130">
      <w:bodyDiv w:val="1"/>
      <w:marLeft w:val="0"/>
      <w:marRight w:val="0"/>
      <w:marTop w:val="0"/>
      <w:marBottom w:val="0"/>
      <w:divBdr>
        <w:top w:val="none" w:sz="0" w:space="0" w:color="auto"/>
        <w:left w:val="none" w:sz="0" w:space="0" w:color="auto"/>
        <w:bottom w:val="none" w:sz="0" w:space="0" w:color="auto"/>
        <w:right w:val="none" w:sz="0" w:space="0" w:color="auto"/>
      </w:divBdr>
    </w:div>
    <w:div w:id="1168902772">
      <w:bodyDiv w:val="1"/>
      <w:marLeft w:val="0"/>
      <w:marRight w:val="0"/>
      <w:marTop w:val="0"/>
      <w:marBottom w:val="0"/>
      <w:divBdr>
        <w:top w:val="none" w:sz="0" w:space="0" w:color="auto"/>
        <w:left w:val="none" w:sz="0" w:space="0" w:color="auto"/>
        <w:bottom w:val="none" w:sz="0" w:space="0" w:color="auto"/>
        <w:right w:val="none" w:sz="0" w:space="0" w:color="auto"/>
      </w:divBdr>
    </w:div>
    <w:div w:id="1168978822">
      <w:bodyDiv w:val="1"/>
      <w:marLeft w:val="0"/>
      <w:marRight w:val="0"/>
      <w:marTop w:val="0"/>
      <w:marBottom w:val="0"/>
      <w:divBdr>
        <w:top w:val="none" w:sz="0" w:space="0" w:color="auto"/>
        <w:left w:val="none" w:sz="0" w:space="0" w:color="auto"/>
        <w:bottom w:val="none" w:sz="0" w:space="0" w:color="auto"/>
        <w:right w:val="none" w:sz="0" w:space="0" w:color="auto"/>
      </w:divBdr>
    </w:div>
    <w:div w:id="1169129231">
      <w:bodyDiv w:val="1"/>
      <w:marLeft w:val="0"/>
      <w:marRight w:val="0"/>
      <w:marTop w:val="0"/>
      <w:marBottom w:val="0"/>
      <w:divBdr>
        <w:top w:val="none" w:sz="0" w:space="0" w:color="auto"/>
        <w:left w:val="none" w:sz="0" w:space="0" w:color="auto"/>
        <w:bottom w:val="none" w:sz="0" w:space="0" w:color="auto"/>
        <w:right w:val="none" w:sz="0" w:space="0" w:color="auto"/>
      </w:divBdr>
    </w:div>
    <w:div w:id="1169446195">
      <w:bodyDiv w:val="1"/>
      <w:marLeft w:val="0"/>
      <w:marRight w:val="0"/>
      <w:marTop w:val="0"/>
      <w:marBottom w:val="0"/>
      <w:divBdr>
        <w:top w:val="none" w:sz="0" w:space="0" w:color="auto"/>
        <w:left w:val="none" w:sz="0" w:space="0" w:color="auto"/>
        <w:bottom w:val="none" w:sz="0" w:space="0" w:color="auto"/>
        <w:right w:val="none" w:sz="0" w:space="0" w:color="auto"/>
      </w:divBdr>
    </w:div>
    <w:div w:id="1169561748">
      <w:bodyDiv w:val="1"/>
      <w:marLeft w:val="0"/>
      <w:marRight w:val="0"/>
      <w:marTop w:val="0"/>
      <w:marBottom w:val="0"/>
      <w:divBdr>
        <w:top w:val="none" w:sz="0" w:space="0" w:color="auto"/>
        <w:left w:val="none" w:sz="0" w:space="0" w:color="auto"/>
        <w:bottom w:val="none" w:sz="0" w:space="0" w:color="auto"/>
        <w:right w:val="none" w:sz="0" w:space="0" w:color="auto"/>
      </w:divBdr>
    </w:div>
    <w:div w:id="1169637700">
      <w:bodyDiv w:val="1"/>
      <w:marLeft w:val="0"/>
      <w:marRight w:val="0"/>
      <w:marTop w:val="0"/>
      <w:marBottom w:val="0"/>
      <w:divBdr>
        <w:top w:val="none" w:sz="0" w:space="0" w:color="auto"/>
        <w:left w:val="none" w:sz="0" w:space="0" w:color="auto"/>
        <w:bottom w:val="none" w:sz="0" w:space="0" w:color="auto"/>
        <w:right w:val="none" w:sz="0" w:space="0" w:color="auto"/>
      </w:divBdr>
    </w:div>
    <w:div w:id="1169828835">
      <w:bodyDiv w:val="1"/>
      <w:marLeft w:val="0"/>
      <w:marRight w:val="0"/>
      <w:marTop w:val="0"/>
      <w:marBottom w:val="0"/>
      <w:divBdr>
        <w:top w:val="none" w:sz="0" w:space="0" w:color="auto"/>
        <w:left w:val="none" w:sz="0" w:space="0" w:color="auto"/>
        <w:bottom w:val="none" w:sz="0" w:space="0" w:color="auto"/>
        <w:right w:val="none" w:sz="0" w:space="0" w:color="auto"/>
      </w:divBdr>
    </w:div>
    <w:div w:id="1169831581">
      <w:bodyDiv w:val="1"/>
      <w:marLeft w:val="0"/>
      <w:marRight w:val="0"/>
      <w:marTop w:val="0"/>
      <w:marBottom w:val="0"/>
      <w:divBdr>
        <w:top w:val="none" w:sz="0" w:space="0" w:color="auto"/>
        <w:left w:val="none" w:sz="0" w:space="0" w:color="auto"/>
        <w:bottom w:val="none" w:sz="0" w:space="0" w:color="auto"/>
        <w:right w:val="none" w:sz="0" w:space="0" w:color="auto"/>
      </w:divBdr>
    </w:div>
    <w:div w:id="1169949983">
      <w:bodyDiv w:val="1"/>
      <w:marLeft w:val="0"/>
      <w:marRight w:val="0"/>
      <w:marTop w:val="0"/>
      <w:marBottom w:val="0"/>
      <w:divBdr>
        <w:top w:val="none" w:sz="0" w:space="0" w:color="auto"/>
        <w:left w:val="none" w:sz="0" w:space="0" w:color="auto"/>
        <w:bottom w:val="none" w:sz="0" w:space="0" w:color="auto"/>
        <w:right w:val="none" w:sz="0" w:space="0" w:color="auto"/>
      </w:divBdr>
    </w:div>
    <w:div w:id="1170217069">
      <w:bodyDiv w:val="1"/>
      <w:marLeft w:val="0"/>
      <w:marRight w:val="0"/>
      <w:marTop w:val="0"/>
      <w:marBottom w:val="0"/>
      <w:divBdr>
        <w:top w:val="none" w:sz="0" w:space="0" w:color="auto"/>
        <w:left w:val="none" w:sz="0" w:space="0" w:color="auto"/>
        <w:bottom w:val="none" w:sz="0" w:space="0" w:color="auto"/>
        <w:right w:val="none" w:sz="0" w:space="0" w:color="auto"/>
      </w:divBdr>
    </w:div>
    <w:div w:id="1170220091">
      <w:bodyDiv w:val="1"/>
      <w:marLeft w:val="0"/>
      <w:marRight w:val="0"/>
      <w:marTop w:val="0"/>
      <w:marBottom w:val="0"/>
      <w:divBdr>
        <w:top w:val="none" w:sz="0" w:space="0" w:color="auto"/>
        <w:left w:val="none" w:sz="0" w:space="0" w:color="auto"/>
        <w:bottom w:val="none" w:sz="0" w:space="0" w:color="auto"/>
        <w:right w:val="none" w:sz="0" w:space="0" w:color="auto"/>
      </w:divBdr>
    </w:div>
    <w:div w:id="1170565797">
      <w:bodyDiv w:val="1"/>
      <w:marLeft w:val="0"/>
      <w:marRight w:val="0"/>
      <w:marTop w:val="0"/>
      <w:marBottom w:val="0"/>
      <w:divBdr>
        <w:top w:val="none" w:sz="0" w:space="0" w:color="auto"/>
        <w:left w:val="none" w:sz="0" w:space="0" w:color="auto"/>
        <w:bottom w:val="none" w:sz="0" w:space="0" w:color="auto"/>
        <w:right w:val="none" w:sz="0" w:space="0" w:color="auto"/>
      </w:divBdr>
    </w:div>
    <w:div w:id="1170757184">
      <w:bodyDiv w:val="1"/>
      <w:marLeft w:val="0"/>
      <w:marRight w:val="0"/>
      <w:marTop w:val="0"/>
      <w:marBottom w:val="0"/>
      <w:divBdr>
        <w:top w:val="none" w:sz="0" w:space="0" w:color="auto"/>
        <w:left w:val="none" w:sz="0" w:space="0" w:color="auto"/>
        <w:bottom w:val="none" w:sz="0" w:space="0" w:color="auto"/>
        <w:right w:val="none" w:sz="0" w:space="0" w:color="auto"/>
      </w:divBdr>
    </w:div>
    <w:div w:id="1170825861">
      <w:bodyDiv w:val="1"/>
      <w:marLeft w:val="0"/>
      <w:marRight w:val="0"/>
      <w:marTop w:val="0"/>
      <w:marBottom w:val="0"/>
      <w:divBdr>
        <w:top w:val="none" w:sz="0" w:space="0" w:color="auto"/>
        <w:left w:val="none" w:sz="0" w:space="0" w:color="auto"/>
        <w:bottom w:val="none" w:sz="0" w:space="0" w:color="auto"/>
        <w:right w:val="none" w:sz="0" w:space="0" w:color="auto"/>
      </w:divBdr>
    </w:div>
    <w:div w:id="1171259974">
      <w:bodyDiv w:val="1"/>
      <w:marLeft w:val="0"/>
      <w:marRight w:val="0"/>
      <w:marTop w:val="0"/>
      <w:marBottom w:val="0"/>
      <w:divBdr>
        <w:top w:val="none" w:sz="0" w:space="0" w:color="auto"/>
        <w:left w:val="none" w:sz="0" w:space="0" w:color="auto"/>
        <w:bottom w:val="none" w:sz="0" w:space="0" w:color="auto"/>
        <w:right w:val="none" w:sz="0" w:space="0" w:color="auto"/>
      </w:divBdr>
    </w:div>
    <w:div w:id="1171456843">
      <w:bodyDiv w:val="1"/>
      <w:marLeft w:val="0"/>
      <w:marRight w:val="0"/>
      <w:marTop w:val="0"/>
      <w:marBottom w:val="0"/>
      <w:divBdr>
        <w:top w:val="none" w:sz="0" w:space="0" w:color="auto"/>
        <w:left w:val="none" w:sz="0" w:space="0" w:color="auto"/>
        <w:bottom w:val="none" w:sz="0" w:space="0" w:color="auto"/>
        <w:right w:val="none" w:sz="0" w:space="0" w:color="auto"/>
      </w:divBdr>
    </w:div>
    <w:div w:id="1171680370">
      <w:bodyDiv w:val="1"/>
      <w:marLeft w:val="0"/>
      <w:marRight w:val="0"/>
      <w:marTop w:val="0"/>
      <w:marBottom w:val="0"/>
      <w:divBdr>
        <w:top w:val="none" w:sz="0" w:space="0" w:color="auto"/>
        <w:left w:val="none" w:sz="0" w:space="0" w:color="auto"/>
        <w:bottom w:val="none" w:sz="0" w:space="0" w:color="auto"/>
        <w:right w:val="none" w:sz="0" w:space="0" w:color="auto"/>
      </w:divBdr>
    </w:div>
    <w:div w:id="1171681674">
      <w:bodyDiv w:val="1"/>
      <w:marLeft w:val="0"/>
      <w:marRight w:val="0"/>
      <w:marTop w:val="0"/>
      <w:marBottom w:val="0"/>
      <w:divBdr>
        <w:top w:val="none" w:sz="0" w:space="0" w:color="auto"/>
        <w:left w:val="none" w:sz="0" w:space="0" w:color="auto"/>
        <w:bottom w:val="none" w:sz="0" w:space="0" w:color="auto"/>
        <w:right w:val="none" w:sz="0" w:space="0" w:color="auto"/>
      </w:divBdr>
    </w:div>
    <w:div w:id="1171724662">
      <w:bodyDiv w:val="1"/>
      <w:marLeft w:val="0"/>
      <w:marRight w:val="0"/>
      <w:marTop w:val="0"/>
      <w:marBottom w:val="0"/>
      <w:divBdr>
        <w:top w:val="none" w:sz="0" w:space="0" w:color="auto"/>
        <w:left w:val="none" w:sz="0" w:space="0" w:color="auto"/>
        <w:bottom w:val="none" w:sz="0" w:space="0" w:color="auto"/>
        <w:right w:val="none" w:sz="0" w:space="0" w:color="auto"/>
      </w:divBdr>
    </w:div>
    <w:div w:id="1171797135">
      <w:bodyDiv w:val="1"/>
      <w:marLeft w:val="0"/>
      <w:marRight w:val="0"/>
      <w:marTop w:val="0"/>
      <w:marBottom w:val="0"/>
      <w:divBdr>
        <w:top w:val="none" w:sz="0" w:space="0" w:color="auto"/>
        <w:left w:val="none" w:sz="0" w:space="0" w:color="auto"/>
        <w:bottom w:val="none" w:sz="0" w:space="0" w:color="auto"/>
        <w:right w:val="none" w:sz="0" w:space="0" w:color="auto"/>
      </w:divBdr>
    </w:div>
    <w:div w:id="1171991923">
      <w:bodyDiv w:val="1"/>
      <w:marLeft w:val="0"/>
      <w:marRight w:val="0"/>
      <w:marTop w:val="0"/>
      <w:marBottom w:val="0"/>
      <w:divBdr>
        <w:top w:val="none" w:sz="0" w:space="0" w:color="auto"/>
        <w:left w:val="none" w:sz="0" w:space="0" w:color="auto"/>
        <w:bottom w:val="none" w:sz="0" w:space="0" w:color="auto"/>
        <w:right w:val="none" w:sz="0" w:space="0" w:color="auto"/>
      </w:divBdr>
    </w:div>
    <w:div w:id="1172062088">
      <w:bodyDiv w:val="1"/>
      <w:marLeft w:val="0"/>
      <w:marRight w:val="0"/>
      <w:marTop w:val="0"/>
      <w:marBottom w:val="0"/>
      <w:divBdr>
        <w:top w:val="none" w:sz="0" w:space="0" w:color="auto"/>
        <w:left w:val="none" w:sz="0" w:space="0" w:color="auto"/>
        <w:bottom w:val="none" w:sz="0" w:space="0" w:color="auto"/>
        <w:right w:val="none" w:sz="0" w:space="0" w:color="auto"/>
      </w:divBdr>
    </w:div>
    <w:div w:id="1172066229">
      <w:bodyDiv w:val="1"/>
      <w:marLeft w:val="0"/>
      <w:marRight w:val="0"/>
      <w:marTop w:val="0"/>
      <w:marBottom w:val="0"/>
      <w:divBdr>
        <w:top w:val="none" w:sz="0" w:space="0" w:color="auto"/>
        <w:left w:val="none" w:sz="0" w:space="0" w:color="auto"/>
        <w:bottom w:val="none" w:sz="0" w:space="0" w:color="auto"/>
        <w:right w:val="none" w:sz="0" w:space="0" w:color="auto"/>
      </w:divBdr>
    </w:div>
    <w:div w:id="1172254524">
      <w:bodyDiv w:val="1"/>
      <w:marLeft w:val="0"/>
      <w:marRight w:val="0"/>
      <w:marTop w:val="0"/>
      <w:marBottom w:val="0"/>
      <w:divBdr>
        <w:top w:val="none" w:sz="0" w:space="0" w:color="auto"/>
        <w:left w:val="none" w:sz="0" w:space="0" w:color="auto"/>
        <w:bottom w:val="none" w:sz="0" w:space="0" w:color="auto"/>
        <w:right w:val="none" w:sz="0" w:space="0" w:color="auto"/>
      </w:divBdr>
    </w:div>
    <w:div w:id="1172332275">
      <w:bodyDiv w:val="1"/>
      <w:marLeft w:val="0"/>
      <w:marRight w:val="0"/>
      <w:marTop w:val="0"/>
      <w:marBottom w:val="0"/>
      <w:divBdr>
        <w:top w:val="none" w:sz="0" w:space="0" w:color="auto"/>
        <w:left w:val="none" w:sz="0" w:space="0" w:color="auto"/>
        <w:bottom w:val="none" w:sz="0" w:space="0" w:color="auto"/>
        <w:right w:val="none" w:sz="0" w:space="0" w:color="auto"/>
      </w:divBdr>
    </w:div>
    <w:div w:id="1172332850">
      <w:bodyDiv w:val="1"/>
      <w:marLeft w:val="0"/>
      <w:marRight w:val="0"/>
      <w:marTop w:val="0"/>
      <w:marBottom w:val="0"/>
      <w:divBdr>
        <w:top w:val="none" w:sz="0" w:space="0" w:color="auto"/>
        <w:left w:val="none" w:sz="0" w:space="0" w:color="auto"/>
        <w:bottom w:val="none" w:sz="0" w:space="0" w:color="auto"/>
        <w:right w:val="none" w:sz="0" w:space="0" w:color="auto"/>
      </w:divBdr>
    </w:div>
    <w:div w:id="1172380433">
      <w:bodyDiv w:val="1"/>
      <w:marLeft w:val="0"/>
      <w:marRight w:val="0"/>
      <w:marTop w:val="0"/>
      <w:marBottom w:val="0"/>
      <w:divBdr>
        <w:top w:val="none" w:sz="0" w:space="0" w:color="auto"/>
        <w:left w:val="none" w:sz="0" w:space="0" w:color="auto"/>
        <w:bottom w:val="none" w:sz="0" w:space="0" w:color="auto"/>
        <w:right w:val="none" w:sz="0" w:space="0" w:color="auto"/>
      </w:divBdr>
    </w:div>
    <w:div w:id="1172453923">
      <w:bodyDiv w:val="1"/>
      <w:marLeft w:val="0"/>
      <w:marRight w:val="0"/>
      <w:marTop w:val="0"/>
      <w:marBottom w:val="0"/>
      <w:divBdr>
        <w:top w:val="none" w:sz="0" w:space="0" w:color="auto"/>
        <w:left w:val="none" w:sz="0" w:space="0" w:color="auto"/>
        <w:bottom w:val="none" w:sz="0" w:space="0" w:color="auto"/>
        <w:right w:val="none" w:sz="0" w:space="0" w:color="auto"/>
      </w:divBdr>
    </w:div>
    <w:div w:id="1172524227">
      <w:bodyDiv w:val="1"/>
      <w:marLeft w:val="0"/>
      <w:marRight w:val="0"/>
      <w:marTop w:val="0"/>
      <w:marBottom w:val="0"/>
      <w:divBdr>
        <w:top w:val="none" w:sz="0" w:space="0" w:color="auto"/>
        <w:left w:val="none" w:sz="0" w:space="0" w:color="auto"/>
        <w:bottom w:val="none" w:sz="0" w:space="0" w:color="auto"/>
        <w:right w:val="none" w:sz="0" w:space="0" w:color="auto"/>
      </w:divBdr>
    </w:div>
    <w:div w:id="1172721939">
      <w:bodyDiv w:val="1"/>
      <w:marLeft w:val="0"/>
      <w:marRight w:val="0"/>
      <w:marTop w:val="0"/>
      <w:marBottom w:val="0"/>
      <w:divBdr>
        <w:top w:val="none" w:sz="0" w:space="0" w:color="auto"/>
        <w:left w:val="none" w:sz="0" w:space="0" w:color="auto"/>
        <w:bottom w:val="none" w:sz="0" w:space="0" w:color="auto"/>
        <w:right w:val="none" w:sz="0" w:space="0" w:color="auto"/>
      </w:divBdr>
    </w:div>
    <w:div w:id="1172909602">
      <w:bodyDiv w:val="1"/>
      <w:marLeft w:val="0"/>
      <w:marRight w:val="0"/>
      <w:marTop w:val="0"/>
      <w:marBottom w:val="0"/>
      <w:divBdr>
        <w:top w:val="none" w:sz="0" w:space="0" w:color="auto"/>
        <w:left w:val="none" w:sz="0" w:space="0" w:color="auto"/>
        <w:bottom w:val="none" w:sz="0" w:space="0" w:color="auto"/>
        <w:right w:val="none" w:sz="0" w:space="0" w:color="auto"/>
      </w:divBdr>
    </w:div>
    <w:div w:id="1172914260">
      <w:bodyDiv w:val="1"/>
      <w:marLeft w:val="0"/>
      <w:marRight w:val="0"/>
      <w:marTop w:val="0"/>
      <w:marBottom w:val="0"/>
      <w:divBdr>
        <w:top w:val="none" w:sz="0" w:space="0" w:color="auto"/>
        <w:left w:val="none" w:sz="0" w:space="0" w:color="auto"/>
        <w:bottom w:val="none" w:sz="0" w:space="0" w:color="auto"/>
        <w:right w:val="none" w:sz="0" w:space="0" w:color="auto"/>
      </w:divBdr>
    </w:div>
    <w:div w:id="1172918750">
      <w:bodyDiv w:val="1"/>
      <w:marLeft w:val="0"/>
      <w:marRight w:val="0"/>
      <w:marTop w:val="0"/>
      <w:marBottom w:val="0"/>
      <w:divBdr>
        <w:top w:val="none" w:sz="0" w:space="0" w:color="auto"/>
        <w:left w:val="none" w:sz="0" w:space="0" w:color="auto"/>
        <w:bottom w:val="none" w:sz="0" w:space="0" w:color="auto"/>
        <w:right w:val="none" w:sz="0" w:space="0" w:color="auto"/>
      </w:divBdr>
    </w:div>
    <w:div w:id="1172985548">
      <w:bodyDiv w:val="1"/>
      <w:marLeft w:val="0"/>
      <w:marRight w:val="0"/>
      <w:marTop w:val="0"/>
      <w:marBottom w:val="0"/>
      <w:divBdr>
        <w:top w:val="none" w:sz="0" w:space="0" w:color="auto"/>
        <w:left w:val="none" w:sz="0" w:space="0" w:color="auto"/>
        <w:bottom w:val="none" w:sz="0" w:space="0" w:color="auto"/>
        <w:right w:val="none" w:sz="0" w:space="0" w:color="auto"/>
      </w:divBdr>
    </w:div>
    <w:div w:id="1173029456">
      <w:bodyDiv w:val="1"/>
      <w:marLeft w:val="0"/>
      <w:marRight w:val="0"/>
      <w:marTop w:val="0"/>
      <w:marBottom w:val="0"/>
      <w:divBdr>
        <w:top w:val="none" w:sz="0" w:space="0" w:color="auto"/>
        <w:left w:val="none" w:sz="0" w:space="0" w:color="auto"/>
        <w:bottom w:val="none" w:sz="0" w:space="0" w:color="auto"/>
        <w:right w:val="none" w:sz="0" w:space="0" w:color="auto"/>
      </w:divBdr>
    </w:div>
    <w:div w:id="1173110366">
      <w:bodyDiv w:val="1"/>
      <w:marLeft w:val="0"/>
      <w:marRight w:val="0"/>
      <w:marTop w:val="0"/>
      <w:marBottom w:val="0"/>
      <w:divBdr>
        <w:top w:val="none" w:sz="0" w:space="0" w:color="auto"/>
        <w:left w:val="none" w:sz="0" w:space="0" w:color="auto"/>
        <w:bottom w:val="none" w:sz="0" w:space="0" w:color="auto"/>
        <w:right w:val="none" w:sz="0" w:space="0" w:color="auto"/>
      </w:divBdr>
    </w:div>
    <w:div w:id="1173254010">
      <w:bodyDiv w:val="1"/>
      <w:marLeft w:val="0"/>
      <w:marRight w:val="0"/>
      <w:marTop w:val="0"/>
      <w:marBottom w:val="0"/>
      <w:divBdr>
        <w:top w:val="none" w:sz="0" w:space="0" w:color="auto"/>
        <w:left w:val="none" w:sz="0" w:space="0" w:color="auto"/>
        <w:bottom w:val="none" w:sz="0" w:space="0" w:color="auto"/>
        <w:right w:val="none" w:sz="0" w:space="0" w:color="auto"/>
      </w:divBdr>
    </w:div>
    <w:div w:id="1174033224">
      <w:bodyDiv w:val="1"/>
      <w:marLeft w:val="0"/>
      <w:marRight w:val="0"/>
      <w:marTop w:val="0"/>
      <w:marBottom w:val="0"/>
      <w:divBdr>
        <w:top w:val="none" w:sz="0" w:space="0" w:color="auto"/>
        <w:left w:val="none" w:sz="0" w:space="0" w:color="auto"/>
        <w:bottom w:val="none" w:sz="0" w:space="0" w:color="auto"/>
        <w:right w:val="none" w:sz="0" w:space="0" w:color="auto"/>
      </w:divBdr>
    </w:div>
    <w:div w:id="1174106545">
      <w:bodyDiv w:val="1"/>
      <w:marLeft w:val="0"/>
      <w:marRight w:val="0"/>
      <w:marTop w:val="0"/>
      <w:marBottom w:val="0"/>
      <w:divBdr>
        <w:top w:val="none" w:sz="0" w:space="0" w:color="auto"/>
        <w:left w:val="none" w:sz="0" w:space="0" w:color="auto"/>
        <w:bottom w:val="none" w:sz="0" w:space="0" w:color="auto"/>
        <w:right w:val="none" w:sz="0" w:space="0" w:color="auto"/>
      </w:divBdr>
    </w:div>
    <w:div w:id="1174145675">
      <w:bodyDiv w:val="1"/>
      <w:marLeft w:val="0"/>
      <w:marRight w:val="0"/>
      <w:marTop w:val="0"/>
      <w:marBottom w:val="0"/>
      <w:divBdr>
        <w:top w:val="none" w:sz="0" w:space="0" w:color="auto"/>
        <w:left w:val="none" w:sz="0" w:space="0" w:color="auto"/>
        <w:bottom w:val="none" w:sz="0" w:space="0" w:color="auto"/>
        <w:right w:val="none" w:sz="0" w:space="0" w:color="auto"/>
      </w:divBdr>
    </w:div>
    <w:div w:id="1174150662">
      <w:bodyDiv w:val="1"/>
      <w:marLeft w:val="0"/>
      <w:marRight w:val="0"/>
      <w:marTop w:val="0"/>
      <w:marBottom w:val="0"/>
      <w:divBdr>
        <w:top w:val="none" w:sz="0" w:space="0" w:color="auto"/>
        <w:left w:val="none" w:sz="0" w:space="0" w:color="auto"/>
        <w:bottom w:val="none" w:sz="0" w:space="0" w:color="auto"/>
        <w:right w:val="none" w:sz="0" w:space="0" w:color="auto"/>
      </w:divBdr>
    </w:div>
    <w:div w:id="1174226871">
      <w:bodyDiv w:val="1"/>
      <w:marLeft w:val="0"/>
      <w:marRight w:val="0"/>
      <w:marTop w:val="0"/>
      <w:marBottom w:val="0"/>
      <w:divBdr>
        <w:top w:val="none" w:sz="0" w:space="0" w:color="auto"/>
        <w:left w:val="none" w:sz="0" w:space="0" w:color="auto"/>
        <w:bottom w:val="none" w:sz="0" w:space="0" w:color="auto"/>
        <w:right w:val="none" w:sz="0" w:space="0" w:color="auto"/>
      </w:divBdr>
    </w:div>
    <w:div w:id="1174497182">
      <w:bodyDiv w:val="1"/>
      <w:marLeft w:val="0"/>
      <w:marRight w:val="0"/>
      <w:marTop w:val="0"/>
      <w:marBottom w:val="0"/>
      <w:divBdr>
        <w:top w:val="none" w:sz="0" w:space="0" w:color="auto"/>
        <w:left w:val="none" w:sz="0" w:space="0" w:color="auto"/>
        <w:bottom w:val="none" w:sz="0" w:space="0" w:color="auto"/>
        <w:right w:val="none" w:sz="0" w:space="0" w:color="auto"/>
      </w:divBdr>
    </w:div>
    <w:div w:id="1174539943">
      <w:bodyDiv w:val="1"/>
      <w:marLeft w:val="0"/>
      <w:marRight w:val="0"/>
      <w:marTop w:val="0"/>
      <w:marBottom w:val="0"/>
      <w:divBdr>
        <w:top w:val="none" w:sz="0" w:space="0" w:color="auto"/>
        <w:left w:val="none" w:sz="0" w:space="0" w:color="auto"/>
        <w:bottom w:val="none" w:sz="0" w:space="0" w:color="auto"/>
        <w:right w:val="none" w:sz="0" w:space="0" w:color="auto"/>
      </w:divBdr>
    </w:div>
    <w:div w:id="1175073315">
      <w:bodyDiv w:val="1"/>
      <w:marLeft w:val="0"/>
      <w:marRight w:val="0"/>
      <w:marTop w:val="0"/>
      <w:marBottom w:val="0"/>
      <w:divBdr>
        <w:top w:val="none" w:sz="0" w:space="0" w:color="auto"/>
        <w:left w:val="none" w:sz="0" w:space="0" w:color="auto"/>
        <w:bottom w:val="none" w:sz="0" w:space="0" w:color="auto"/>
        <w:right w:val="none" w:sz="0" w:space="0" w:color="auto"/>
      </w:divBdr>
    </w:div>
    <w:div w:id="1175074552">
      <w:bodyDiv w:val="1"/>
      <w:marLeft w:val="0"/>
      <w:marRight w:val="0"/>
      <w:marTop w:val="0"/>
      <w:marBottom w:val="0"/>
      <w:divBdr>
        <w:top w:val="none" w:sz="0" w:space="0" w:color="auto"/>
        <w:left w:val="none" w:sz="0" w:space="0" w:color="auto"/>
        <w:bottom w:val="none" w:sz="0" w:space="0" w:color="auto"/>
        <w:right w:val="none" w:sz="0" w:space="0" w:color="auto"/>
      </w:divBdr>
    </w:div>
    <w:div w:id="1175076631">
      <w:bodyDiv w:val="1"/>
      <w:marLeft w:val="0"/>
      <w:marRight w:val="0"/>
      <w:marTop w:val="0"/>
      <w:marBottom w:val="0"/>
      <w:divBdr>
        <w:top w:val="none" w:sz="0" w:space="0" w:color="auto"/>
        <w:left w:val="none" w:sz="0" w:space="0" w:color="auto"/>
        <w:bottom w:val="none" w:sz="0" w:space="0" w:color="auto"/>
        <w:right w:val="none" w:sz="0" w:space="0" w:color="auto"/>
      </w:divBdr>
    </w:div>
    <w:div w:id="1175194795">
      <w:bodyDiv w:val="1"/>
      <w:marLeft w:val="0"/>
      <w:marRight w:val="0"/>
      <w:marTop w:val="0"/>
      <w:marBottom w:val="0"/>
      <w:divBdr>
        <w:top w:val="none" w:sz="0" w:space="0" w:color="auto"/>
        <w:left w:val="none" w:sz="0" w:space="0" w:color="auto"/>
        <w:bottom w:val="none" w:sz="0" w:space="0" w:color="auto"/>
        <w:right w:val="none" w:sz="0" w:space="0" w:color="auto"/>
      </w:divBdr>
    </w:div>
    <w:div w:id="1175220078">
      <w:bodyDiv w:val="1"/>
      <w:marLeft w:val="0"/>
      <w:marRight w:val="0"/>
      <w:marTop w:val="0"/>
      <w:marBottom w:val="0"/>
      <w:divBdr>
        <w:top w:val="none" w:sz="0" w:space="0" w:color="auto"/>
        <w:left w:val="none" w:sz="0" w:space="0" w:color="auto"/>
        <w:bottom w:val="none" w:sz="0" w:space="0" w:color="auto"/>
        <w:right w:val="none" w:sz="0" w:space="0" w:color="auto"/>
      </w:divBdr>
    </w:div>
    <w:div w:id="1175456218">
      <w:bodyDiv w:val="1"/>
      <w:marLeft w:val="0"/>
      <w:marRight w:val="0"/>
      <w:marTop w:val="0"/>
      <w:marBottom w:val="0"/>
      <w:divBdr>
        <w:top w:val="none" w:sz="0" w:space="0" w:color="auto"/>
        <w:left w:val="none" w:sz="0" w:space="0" w:color="auto"/>
        <w:bottom w:val="none" w:sz="0" w:space="0" w:color="auto"/>
        <w:right w:val="none" w:sz="0" w:space="0" w:color="auto"/>
      </w:divBdr>
    </w:div>
    <w:div w:id="1175464259">
      <w:bodyDiv w:val="1"/>
      <w:marLeft w:val="0"/>
      <w:marRight w:val="0"/>
      <w:marTop w:val="0"/>
      <w:marBottom w:val="0"/>
      <w:divBdr>
        <w:top w:val="none" w:sz="0" w:space="0" w:color="auto"/>
        <w:left w:val="none" w:sz="0" w:space="0" w:color="auto"/>
        <w:bottom w:val="none" w:sz="0" w:space="0" w:color="auto"/>
        <w:right w:val="none" w:sz="0" w:space="0" w:color="auto"/>
      </w:divBdr>
    </w:div>
    <w:div w:id="1175681250">
      <w:bodyDiv w:val="1"/>
      <w:marLeft w:val="0"/>
      <w:marRight w:val="0"/>
      <w:marTop w:val="0"/>
      <w:marBottom w:val="0"/>
      <w:divBdr>
        <w:top w:val="none" w:sz="0" w:space="0" w:color="auto"/>
        <w:left w:val="none" w:sz="0" w:space="0" w:color="auto"/>
        <w:bottom w:val="none" w:sz="0" w:space="0" w:color="auto"/>
        <w:right w:val="none" w:sz="0" w:space="0" w:color="auto"/>
      </w:divBdr>
    </w:div>
    <w:div w:id="1175729906">
      <w:bodyDiv w:val="1"/>
      <w:marLeft w:val="0"/>
      <w:marRight w:val="0"/>
      <w:marTop w:val="0"/>
      <w:marBottom w:val="0"/>
      <w:divBdr>
        <w:top w:val="none" w:sz="0" w:space="0" w:color="auto"/>
        <w:left w:val="none" w:sz="0" w:space="0" w:color="auto"/>
        <w:bottom w:val="none" w:sz="0" w:space="0" w:color="auto"/>
        <w:right w:val="none" w:sz="0" w:space="0" w:color="auto"/>
      </w:divBdr>
    </w:div>
    <w:div w:id="1175879475">
      <w:bodyDiv w:val="1"/>
      <w:marLeft w:val="0"/>
      <w:marRight w:val="0"/>
      <w:marTop w:val="0"/>
      <w:marBottom w:val="0"/>
      <w:divBdr>
        <w:top w:val="none" w:sz="0" w:space="0" w:color="auto"/>
        <w:left w:val="none" w:sz="0" w:space="0" w:color="auto"/>
        <w:bottom w:val="none" w:sz="0" w:space="0" w:color="auto"/>
        <w:right w:val="none" w:sz="0" w:space="0" w:color="auto"/>
      </w:divBdr>
    </w:div>
    <w:div w:id="1176069252">
      <w:bodyDiv w:val="1"/>
      <w:marLeft w:val="0"/>
      <w:marRight w:val="0"/>
      <w:marTop w:val="0"/>
      <w:marBottom w:val="0"/>
      <w:divBdr>
        <w:top w:val="none" w:sz="0" w:space="0" w:color="auto"/>
        <w:left w:val="none" w:sz="0" w:space="0" w:color="auto"/>
        <w:bottom w:val="none" w:sz="0" w:space="0" w:color="auto"/>
        <w:right w:val="none" w:sz="0" w:space="0" w:color="auto"/>
      </w:divBdr>
    </w:div>
    <w:div w:id="1176115930">
      <w:bodyDiv w:val="1"/>
      <w:marLeft w:val="0"/>
      <w:marRight w:val="0"/>
      <w:marTop w:val="0"/>
      <w:marBottom w:val="0"/>
      <w:divBdr>
        <w:top w:val="none" w:sz="0" w:space="0" w:color="auto"/>
        <w:left w:val="none" w:sz="0" w:space="0" w:color="auto"/>
        <w:bottom w:val="none" w:sz="0" w:space="0" w:color="auto"/>
        <w:right w:val="none" w:sz="0" w:space="0" w:color="auto"/>
      </w:divBdr>
    </w:div>
    <w:div w:id="1176186497">
      <w:bodyDiv w:val="1"/>
      <w:marLeft w:val="0"/>
      <w:marRight w:val="0"/>
      <w:marTop w:val="0"/>
      <w:marBottom w:val="0"/>
      <w:divBdr>
        <w:top w:val="none" w:sz="0" w:space="0" w:color="auto"/>
        <w:left w:val="none" w:sz="0" w:space="0" w:color="auto"/>
        <w:bottom w:val="none" w:sz="0" w:space="0" w:color="auto"/>
        <w:right w:val="none" w:sz="0" w:space="0" w:color="auto"/>
      </w:divBdr>
    </w:div>
    <w:div w:id="1176189720">
      <w:bodyDiv w:val="1"/>
      <w:marLeft w:val="0"/>
      <w:marRight w:val="0"/>
      <w:marTop w:val="0"/>
      <w:marBottom w:val="0"/>
      <w:divBdr>
        <w:top w:val="none" w:sz="0" w:space="0" w:color="auto"/>
        <w:left w:val="none" w:sz="0" w:space="0" w:color="auto"/>
        <w:bottom w:val="none" w:sz="0" w:space="0" w:color="auto"/>
        <w:right w:val="none" w:sz="0" w:space="0" w:color="auto"/>
      </w:divBdr>
    </w:div>
    <w:div w:id="1176191255">
      <w:bodyDiv w:val="1"/>
      <w:marLeft w:val="0"/>
      <w:marRight w:val="0"/>
      <w:marTop w:val="0"/>
      <w:marBottom w:val="0"/>
      <w:divBdr>
        <w:top w:val="none" w:sz="0" w:space="0" w:color="auto"/>
        <w:left w:val="none" w:sz="0" w:space="0" w:color="auto"/>
        <w:bottom w:val="none" w:sz="0" w:space="0" w:color="auto"/>
        <w:right w:val="none" w:sz="0" w:space="0" w:color="auto"/>
      </w:divBdr>
    </w:div>
    <w:div w:id="1176383775">
      <w:bodyDiv w:val="1"/>
      <w:marLeft w:val="0"/>
      <w:marRight w:val="0"/>
      <w:marTop w:val="0"/>
      <w:marBottom w:val="0"/>
      <w:divBdr>
        <w:top w:val="none" w:sz="0" w:space="0" w:color="auto"/>
        <w:left w:val="none" w:sz="0" w:space="0" w:color="auto"/>
        <w:bottom w:val="none" w:sz="0" w:space="0" w:color="auto"/>
        <w:right w:val="none" w:sz="0" w:space="0" w:color="auto"/>
      </w:divBdr>
    </w:div>
    <w:div w:id="1176577033">
      <w:bodyDiv w:val="1"/>
      <w:marLeft w:val="0"/>
      <w:marRight w:val="0"/>
      <w:marTop w:val="0"/>
      <w:marBottom w:val="0"/>
      <w:divBdr>
        <w:top w:val="none" w:sz="0" w:space="0" w:color="auto"/>
        <w:left w:val="none" w:sz="0" w:space="0" w:color="auto"/>
        <w:bottom w:val="none" w:sz="0" w:space="0" w:color="auto"/>
        <w:right w:val="none" w:sz="0" w:space="0" w:color="auto"/>
      </w:divBdr>
    </w:div>
    <w:div w:id="1176917084">
      <w:bodyDiv w:val="1"/>
      <w:marLeft w:val="0"/>
      <w:marRight w:val="0"/>
      <w:marTop w:val="0"/>
      <w:marBottom w:val="0"/>
      <w:divBdr>
        <w:top w:val="none" w:sz="0" w:space="0" w:color="auto"/>
        <w:left w:val="none" w:sz="0" w:space="0" w:color="auto"/>
        <w:bottom w:val="none" w:sz="0" w:space="0" w:color="auto"/>
        <w:right w:val="none" w:sz="0" w:space="0" w:color="auto"/>
      </w:divBdr>
    </w:div>
    <w:div w:id="1176966822">
      <w:bodyDiv w:val="1"/>
      <w:marLeft w:val="0"/>
      <w:marRight w:val="0"/>
      <w:marTop w:val="0"/>
      <w:marBottom w:val="0"/>
      <w:divBdr>
        <w:top w:val="none" w:sz="0" w:space="0" w:color="auto"/>
        <w:left w:val="none" w:sz="0" w:space="0" w:color="auto"/>
        <w:bottom w:val="none" w:sz="0" w:space="0" w:color="auto"/>
        <w:right w:val="none" w:sz="0" w:space="0" w:color="auto"/>
      </w:divBdr>
    </w:div>
    <w:div w:id="1177308965">
      <w:bodyDiv w:val="1"/>
      <w:marLeft w:val="0"/>
      <w:marRight w:val="0"/>
      <w:marTop w:val="0"/>
      <w:marBottom w:val="0"/>
      <w:divBdr>
        <w:top w:val="none" w:sz="0" w:space="0" w:color="auto"/>
        <w:left w:val="none" w:sz="0" w:space="0" w:color="auto"/>
        <w:bottom w:val="none" w:sz="0" w:space="0" w:color="auto"/>
        <w:right w:val="none" w:sz="0" w:space="0" w:color="auto"/>
      </w:divBdr>
    </w:div>
    <w:div w:id="1177689386">
      <w:bodyDiv w:val="1"/>
      <w:marLeft w:val="0"/>
      <w:marRight w:val="0"/>
      <w:marTop w:val="0"/>
      <w:marBottom w:val="0"/>
      <w:divBdr>
        <w:top w:val="none" w:sz="0" w:space="0" w:color="auto"/>
        <w:left w:val="none" w:sz="0" w:space="0" w:color="auto"/>
        <w:bottom w:val="none" w:sz="0" w:space="0" w:color="auto"/>
        <w:right w:val="none" w:sz="0" w:space="0" w:color="auto"/>
      </w:divBdr>
    </w:div>
    <w:div w:id="1177691845">
      <w:bodyDiv w:val="1"/>
      <w:marLeft w:val="0"/>
      <w:marRight w:val="0"/>
      <w:marTop w:val="0"/>
      <w:marBottom w:val="0"/>
      <w:divBdr>
        <w:top w:val="none" w:sz="0" w:space="0" w:color="auto"/>
        <w:left w:val="none" w:sz="0" w:space="0" w:color="auto"/>
        <w:bottom w:val="none" w:sz="0" w:space="0" w:color="auto"/>
        <w:right w:val="none" w:sz="0" w:space="0" w:color="auto"/>
      </w:divBdr>
    </w:div>
    <w:div w:id="1177842086">
      <w:bodyDiv w:val="1"/>
      <w:marLeft w:val="0"/>
      <w:marRight w:val="0"/>
      <w:marTop w:val="0"/>
      <w:marBottom w:val="0"/>
      <w:divBdr>
        <w:top w:val="none" w:sz="0" w:space="0" w:color="auto"/>
        <w:left w:val="none" w:sz="0" w:space="0" w:color="auto"/>
        <w:bottom w:val="none" w:sz="0" w:space="0" w:color="auto"/>
        <w:right w:val="none" w:sz="0" w:space="0" w:color="auto"/>
      </w:divBdr>
    </w:div>
    <w:div w:id="1177882525">
      <w:bodyDiv w:val="1"/>
      <w:marLeft w:val="0"/>
      <w:marRight w:val="0"/>
      <w:marTop w:val="0"/>
      <w:marBottom w:val="0"/>
      <w:divBdr>
        <w:top w:val="none" w:sz="0" w:space="0" w:color="auto"/>
        <w:left w:val="none" w:sz="0" w:space="0" w:color="auto"/>
        <w:bottom w:val="none" w:sz="0" w:space="0" w:color="auto"/>
        <w:right w:val="none" w:sz="0" w:space="0" w:color="auto"/>
      </w:divBdr>
    </w:div>
    <w:div w:id="1178039930">
      <w:bodyDiv w:val="1"/>
      <w:marLeft w:val="0"/>
      <w:marRight w:val="0"/>
      <w:marTop w:val="0"/>
      <w:marBottom w:val="0"/>
      <w:divBdr>
        <w:top w:val="none" w:sz="0" w:space="0" w:color="auto"/>
        <w:left w:val="none" w:sz="0" w:space="0" w:color="auto"/>
        <w:bottom w:val="none" w:sz="0" w:space="0" w:color="auto"/>
        <w:right w:val="none" w:sz="0" w:space="0" w:color="auto"/>
      </w:divBdr>
    </w:div>
    <w:div w:id="1178228505">
      <w:bodyDiv w:val="1"/>
      <w:marLeft w:val="0"/>
      <w:marRight w:val="0"/>
      <w:marTop w:val="0"/>
      <w:marBottom w:val="0"/>
      <w:divBdr>
        <w:top w:val="none" w:sz="0" w:space="0" w:color="auto"/>
        <w:left w:val="none" w:sz="0" w:space="0" w:color="auto"/>
        <w:bottom w:val="none" w:sz="0" w:space="0" w:color="auto"/>
        <w:right w:val="none" w:sz="0" w:space="0" w:color="auto"/>
      </w:divBdr>
    </w:div>
    <w:div w:id="1178615811">
      <w:bodyDiv w:val="1"/>
      <w:marLeft w:val="0"/>
      <w:marRight w:val="0"/>
      <w:marTop w:val="0"/>
      <w:marBottom w:val="0"/>
      <w:divBdr>
        <w:top w:val="none" w:sz="0" w:space="0" w:color="auto"/>
        <w:left w:val="none" w:sz="0" w:space="0" w:color="auto"/>
        <w:bottom w:val="none" w:sz="0" w:space="0" w:color="auto"/>
        <w:right w:val="none" w:sz="0" w:space="0" w:color="auto"/>
      </w:divBdr>
    </w:div>
    <w:div w:id="1178692786">
      <w:bodyDiv w:val="1"/>
      <w:marLeft w:val="0"/>
      <w:marRight w:val="0"/>
      <w:marTop w:val="0"/>
      <w:marBottom w:val="0"/>
      <w:divBdr>
        <w:top w:val="none" w:sz="0" w:space="0" w:color="auto"/>
        <w:left w:val="none" w:sz="0" w:space="0" w:color="auto"/>
        <w:bottom w:val="none" w:sz="0" w:space="0" w:color="auto"/>
        <w:right w:val="none" w:sz="0" w:space="0" w:color="auto"/>
      </w:divBdr>
    </w:div>
    <w:div w:id="1178807127">
      <w:bodyDiv w:val="1"/>
      <w:marLeft w:val="0"/>
      <w:marRight w:val="0"/>
      <w:marTop w:val="0"/>
      <w:marBottom w:val="0"/>
      <w:divBdr>
        <w:top w:val="none" w:sz="0" w:space="0" w:color="auto"/>
        <w:left w:val="none" w:sz="0" w:space="0" w:color="auto"/>
        <w:bottom w:val="none" w:sz="0" w:space="0" w:color="auto"/>
        <w:right w:val="none" w:sz="0" w:space="0" w:color="auto"/>
      </w:divBdr>
    </w:div>
    <w:div w:id="1178932331">
      <w:bodyDiv w:val="1"/>
      <w:marLeft w:val="0"/>
      <w:marRight w:val="0"/>
      <w:marTop w:val="0"/>
      <w:marBottom w:val="0"/>
      <w:divBdr>
        <w:top w:val="none" w:sz="0" w:space="0" w:color="auto"/>
        <w:left w:val="none" w:sz="0" w:space="0" w:color="auto"/>
        <w:bottom w:val="none" w:sz="0" w:space="0" w:color="auto"/>
        <w:right w:val="none" w:sz="0" w:space="0" w:color="auto"/>
      </w:divBdr>
    </w:div>
    <w:div w:id="1179346444">
      <w:bodyDiv w:val="1"/>
      <w:marLeft w:val="0"/>
      <w:marRight w:val="0"/>
      <w:marTop w:val="0"/>
      <w:marBottom w:val="0"/>
      <w:divBdr>
        <w:top w:val="none" w:sz="0" w:space="0" w:color="auto"/>
        <w:left w:val="none" w:sz="0" w:space="0" w:color="auto"/>
        <w:bottom w:val="none" w:sz="0" w:space="0" w:color="auto"/>
        <w:right w:val="none" w:sz="0" w:space="0" w:color="auto"/>
      </w:divBdr>
    </w:div>
    <w:div w:id="1179352677">
      <w:bodyDiv w:val="1"/>
      <w:marLeft w:val="0"/>
      <w:marRight w:val="0"/>
      <w:marTop w:val="0"/>
      <w:marBottom w:val="0"/>
      <w:divBdr>
        <w:top w:val="none" w:sz="0" w:space="0" w:color="auto"/>
        <w:left w:val="none" w:sz="0" w:space="0" w:color="auto"/>
        <w:bottom w:val="none" w:sz="0" w:space="0" w:color="auto"/>
        <w:right w:val="none" w:sz="0" w:space="0" w:color="auto"/>
      </w:divBdr>
    </w:div>
    <w:div w:id="1179662473">
      <w:bodyDiv w:val="1"/>
      <w:marLeft w:val="0"/>
      <w:marRight w:val="0"/>
      <w:marTop w:val="0"/>
      <w:marBottom w:val="0"/>
      <w:divBdr>
        <w:top w:val="none" w:sz="0" w:space="0" w:color="auto"/>
        <w:left w:val="none" w:sz="0" w:space="0" w:color="auto"/>
        <w:bottom w:val="none" w:sz="0" w:space="0" w:color="auto"/>
        <w:right w:val="none" w:sz="0" w:space="0" w:color="auto"/>
      </w:divBdr>
    </w:div>
    <w:div w:id="1179782058">
      <w:bodyDiv w:val="1"/>
      <w:marLeft w:val="0"/>
      <w:marRight w:val="0"/>
      <w:marTop w:val="0"/>
      <w:marBottom w:val="0"/>
      <w:divBdr>
        <w:top w:val="none" w:sz="0" w:space="0" w:color="auto"/>
        <w:left w:val="none" w:sz="0" w:space="0" w:color="auto"/>
        <w:bottom w:val="none" w:sz="0" w:space="0" w:color="auto"/>
        <w:right w:val="none" w:sz="0" w:space="0" w:color="auto"/>
      </w:divBdr>
    </w:div>
    <w:div w:id="1179856862">
      <w:bodyDiv w:val="1"/>
      <w:marLeft w:val="0"/>
      <w:marRight w:val="0"/>
      <w:marTop w:val="0"/>
      <w:marBottom w:val="0"/>
      <w:divBdr>
        <w:top w:val="none" w:sz="0" w:space="0" w:color="auto"/>
        <w:left w:val="none" w:sz="0" w:space="0" w:color="auto"/>
        <w:bottom w:val="none" w:sz="0" w:space="0" w:color="auto"/>
        <w:right w:val="none" w:sz="0" w:space="0" w:color="auto"/>
      </w:divBdr>
    </w:div>
    <w:div w:id="1179933112">
      <w:bodyDiv w:val="1"/>
      <w:marLeft w:val="0"/>
      <w:marRight w:val="0"/>
      <w:marTop w:val="0"/>
      <w:marBottom w:val="0"/>
      <w:divBdr>
        <w:top w:val="none" w:sz="0" w:space="0" w:color="auto"/>
        <w:left w:val="none" w:sz="0" w:space="0" w:color="auto"/>
        <w:bottom w:val="none" w:sz="0" w:space="0" w:color="auto"/>
        <w:right w:val="none" w:sz="0" w:space="0" w:color="auto"/>
      </w:divBdr>
    </w:div>
    <w:div w:id="1180503627">
      <w:bodyDiv w:val="1"/>
      <w:marLeft w:val="0"/>
      <w:marRight w:val="0"/>
      <w:marTop w:val="0"/>
      <w:marBottom w:val="0"/>
      <w:divBdr>
        <w:top w:val="none" w:sz="0" w:space="0" w:color="auto"/>
        <w:left w:val="none" w:sz="0" w:space="0" w:color="auto"/>
        <w:bottom w:val="none" w:sz="0" w:space="0" w:color="auto"/>
        <w:right w:val="none" w:sz="0" w:space="0" w:color="auto"/>
      </w:divBdr>
    </w:div>
    <w:div w:id="1180584906">
      <w:bodyDiv w:val="1"/>
      <w:marLeft w:val="0"/>
      <w:marRight w:val="0"/>
      <w:marTop w:val="0"/>
      <w:marBottom w:val="0"/>
      <w:divBdr>
        <w:top w:val="none" w:sz="0" w:space="0" w:color="auto"/>
        <w:left w:val="none" w:sz="0" w:space="0" w:color="auto"/>
        <w:bottom w:val="none" w:sz="0" w:space="0" w:color="auto"/>
        <w:right w:val="none" w:sz="0" w:space="0" w:color="auto"/>
      </w:divBdr>
    </w:div>
    <w:div w:id="1180656962">
      <w:bodyDiv w:val="1"/>
      <w:marLeft w:val="0"/>
      <w:marRight w:val="0"/>
      <w:marTop w:val="0"/>
      <w:marBottom w:val="0"/>
      <w:divBdr>
        <w:top w:val="none" w:sz="0" w:space="0" w:color="auto"/>
        <w:left w:val="none" w:sz="0" w:space="0" w:color="auto"/>
        <w:bottom w:val="none" w:sz="0" w:space="0" w:color="auto"/>
        <w:right w:val="none" w:sz="0" w:space="0" w:color="auto"/>
      </w:divBdr>
    </w:div>
    <w:div w:id="1180660195">
      <w:bodyDiv w:val="1"/>
      <w:marLeft w:val="0"/>
      <w:marRight w:val="0"/>
      <w:marTop w:val="0"/>
      <w:marBottom w:val="0"/>
      <w:divBdr>
        <w:top w:val="none" w:sz="0" w:space="0" w:color="auto"/>
        <w:left w:val="none" w:sz="0" w:space="0" w:color="auto"/>
        <w:bottom w:val="none" w:sz="0" w:space="0" w:color="auto"/>
        <w:right w:val="none" w:sz="0" w:space="0" w:color="auto"/>
      </w:divBdr>
    </w:div>
    <w:div w:id="1180779238">
      <w:bodyDiv w:val="1"/>
      <w:marLeft w:val="0"/>
      <w:marRight w:val="0"/>
      <w:marTop w:val="0"/>
      <w:marBottom w:val="0"/>
      <w:divBdr>
        <w:top w:val="none" w:sz="0" w:space="0" w:color="auto"/>
        <w:left w:val="none" w:sz="0" w:space="0" w:color="auto"/>
        <w:bottom w:val="none" w:sz="0" w:space="0" w:color="auto"/>
        <w:right w:val="none" w:sz="0" w:space="0" w:color="auto"/>
      </w:divBdr>
    </w:div>
    <w:div w:id="1180965985">
      <w:bodyDiv w:val="1"/>
      <w:marLeft w:val="0"/>
      <w:marRight w:val="0"/>
      <w:marTop w:val="0"/>
      <w:marBottom w:val="0"/>
      <w:divBdr>
        <w:top w:val="none" w:sz="0" w:space="0" w:color="auto"/>
        <w:left w:val="none" w:sz="0" w:space="0" w:color="auto"/>
        <w:bottom w:val="none" w:sz="0" w:space="0" w:color="auto"/>
        <w:right w:val="none" w:sz="0" w:space="0" w:color="auto"/>
      </w:divBdr>
    </w:div>
    <w:div w:id="1181242258">
      <w:bodyDiv w:val="1"/>
      <w:marLeft w:val="0"/>
      <w:marRight w:val="0"/>
      <w:marTop w:val="0"/>
      <w:marBottom w:val="0"/>
      <w:divBdr>
        <w:top w:val="none" w:sz="0" w:space="0" w:color="auto"/>
        <w:left w:val="none" w:sz="0" w:space="0" w:color="auto"/>
        <w:bottom w:val="none" w:sz="0" w:space="0" w:color="auto"/>
        <w:right w:val="none" w:sz="0" w:space="0" w:color="auto"/>
      </w:divBdr>
    </w:div>
    <w:div w:id="1181433347">
      <w:bodyDiv w:val="1"/>
      <w:marLeft w:val="0"/>
      <w:marRight w:val="0"/>
      <w:marTop w:val="0"/>
      <w:marBottom w:val="0"/>
      <w:divBdr>
        <w:top w:val="none" w:sz="0" w:space="0" w:color="auto"/>
        <w:left w:val="none" w:sz="0" w:space="0" w:color="auto"/>
        <w:bottom w:val="none" w:sz="0" w:space="0" w:color="auto"/>
        <w:right w:val="none" w:sz="0" w:space="0" w:color="auto"/>
      </w:divBdr>
    </w:div>
    <w:div w:id="1181704885">
      <w:bodyDiv w:val="1"/>
      <w:marLeft w:val="0"/>
      <w:marRight w:val="0"/>
      <w:marTop w:val="0"/>
      <w:marBottom w:val="0"/>
      <w:divBdr>
        <w:top w:val="none" w:sz="0" w:space="0" w:color="auto"/>
        <w:left w:val="none" w:sz="0" w:space="0" w:color="auto"/>
        <w:bottom w:val="none" w:sz="0" w:space="0" w:color="auto"/>
        <w:right w:val="none" w:sz="0" w:space="0" w:color="auto"/>
      </w:divBdr>
    </w:div>
    <w:div w:id="1182166896">
      <w:bodyDiv w:val="1"/>
      <w:marLeft w:val="0"/>
      <w:marRight w:val="0"/>
      <w:marTop w:val="0"/>
      <w:marBottom w:val="0"/>
      <w:divBdr>
        <w:top w:val="none" w:sz="0" w:space="0" w:color="auto"/>
        <w:left w:val="none" w:sz="0" w:space="0" w:color="auto"/>
        <w:bottom w:val="none" w:sz="0" w:space="0" w:color="auto"/>
        <w:right w:val="none" w:sz="0" w:space="0" w:color="auto"/>
      </w:divBdr>
    </w:div>
    <w:div w:id="1182281670">
      <w:bodyDiv w:val="1"/>
      <w:marLeft w:val="0"/>
      <w:marRight w:val="0"/>
      <w:marTop w:val="0"/>
      <w:marBottom w:val="0"/>
      <w:divBdr>
        <w:top w:val="none" w:sz="0" w:space="0" w:color="auto"/>
        <w:left w:val="none" w:sz="0" w:space="0" w:color="auto"/>
        <w:bottom w:val="none" w:sz="0" w:space="0" w:color="auto"/>
        <w:right w:val="none" w:sz="0" w:space="0" w:color="auto"/>
      </w:divBdr>
    </w:div>
    <w:div w:id="1182403757">
      <w:bodyDiv w:val="1"/>
      <w:marLeft w:val="0"/>
      <w:marRight w:val="0"/>
      <w:marTop w:val="0"/>
      <w:marBottom w:val="0"/>
      <w:divBdr>
        <w:top w:val="none" w:sz="0" w:space="0" w:color="auto"/>
        <w:left w:val="none" w:sz="0" w:space="0" w:color="auto"/>
        <w:bottom w:val="none" w:sz="0" w:space="0" w:color="auto"/>
        <w:right w:val="none" w:sz="0" w:space="0" w:color="auto"/>
      </w:divBdr>
    </w:div>
    <w:div w:id="1182738747">
      <w:bodyDiv w:val="1"/>
      <w:marLeft w:val="0"/>
      <w:marRight w:val="0"/>
      <w:marTop w:val="0"/>
      <w:marBottom w:val="0"/>
      <w:divBdr>
        <w:top w:val="none" w:sz="0" w:space="0" w:color="auto"/>
        <w:left w:val="none" w:sz="0" w:space="0" w:color="auto"/>
        <w:bottom w:val="none" w:sz="0" w:space="0" w:color="auto"/>
        <w:right w:val="none" w:sz="0" w:space="0" w:color="auto"/>
      </w:divBdr>
    </w:div>
    <w:div w:id="1182821536">
      <w:bodyDiv w:val="1"/>
      <w:marLeft w:val="0"/>
      <w:marRight w:val="0"/>
      <w:marTop w:val="0"/>
      <w:marBottom w:val="0"/>
      <w:divBdr>
        <w:top w:val="none" w:sz="0" w:space="0" w:color="auto"/>
        <w:left w:val="none" w:sz="0" w:space="0" w:color="auto"/>
        <w:bottom w:val="none" w:sz="0" w:space="0" w:color="auto"/>
        <w:right w:val="none" w:sz="0" w:space="0" w:color="auto"/>
      </w:divBdr>
    </w:div>
    <w:div w:id="1183009481">
      <w:bodyDiv w:val="1"/>
      <w:marLeft w:val="0"/>
      <w:marRight w:val="0"/>
      <w:marTop w:val="0"/>
      <w:marBottom w:val="0"/>
      <w:divBdr>
        <w:top w:val="none" w:sz="0" w:space="0" w:color="auto"/>
        <w:left w:val="none" w:sz="0" w:space="0" w:color="auto"/>
        <w:bottom w:val="none" w:sz="0" w:space="0" w:color="auto"/>
        <w:right w:val="none" w:sz="0" w:space="0" w:color="auto"/>
      </w:divBdr>
    </w:div>
    <w:div w:id="1183009605">
      <w:bodyDiv w:val="1"/>
      <w:marLeft w:val="0"/>
      <w:marRight w:val="0"/>
      <w:marTop w:val="0"/>
      <w:marBottom w:val="0"/>
      <w:divBdr>
        <w:top w:val="none" w:sz="0" w:space="0" w:color="auto"/>
        <w:left w:val="none" w:sz="0" w:space="0" w:color="auto"/>
        <w:bottom w:val="none" w:sz="0" w:space="0" w:color="auto"/>
        <w:right w:val="none" w:sz="0" w:space="0" w:color="auto"/>
      </w:divBdr>
    </w:div>
    <w:div w:id="1183200633">
      <w:bodyDiv w:val="1"/>
      <w:marLeft w:val="0"/>
      <w:marRight w:val="0"/>
      <w:marTop w:val="0"/>
      <w:marBottom w:val="0"/>
      <w:divBdr>
        <w:top w:val="none" w:sz="0" w:space="0" w:color="auto"/>
        <w:left w:val="none" w:sz="0" w:space="0" w:color="auto"/>
        <w:bottom w:val="none" w:sz="0" w:space="0" w:color="auto"/>
        <w:right w:val="none" w:sz="0" w:space="0" w:color="auto"/>
      </w:divBdr>
    </w:div>
    <w:div w:id="1183284831">
      <w:bodyDiv w:val="1"/>
      <w:marLeft w:val="0"/>
      <w:marRight w:val="0"/>
      <w:marTop w:val="0"/>
      <w:marBottom w:val="0"/>
      <w:divBdr>
        <w:top w:val="none" w:sz="0" w:space="0" w:color="auto"/>
        <w:left w:val="none" w:sz="0" w:space="0" w:color="auto"/>
        <w:bottom w:val="none" w:sz="0" w:space="0" w:color="auto"/>
        <w:right w:val="none" w:sz="0" w:space="0" w:color="auto"/>
      </w:divBdr>
    </w:div>
    <w:div w:id="1183787737">
      <w:bodyDiv w:val="1"/>
      <w:marLeft w:val="0"/>
      <w:marRight w:val="0"/>
      <w:marTop w:val="0"/>
      <w:marBottom w:val="0"/>
      <w:divBdr>
        <w:top w:val="none" w:sz="0" w:space="0" w:color="auto"/>
        <w:left w:val="none" w:sz="0" w:space="0" w:color="auto"/>
        <w:bottom w:val="none" w:sz="0" w:space="0" w:color="auto"/>
        <w:right w:val="none" w:sz="0" w:space="0" w:color="auto"/>
      </w:divBdr>
    </w:div>
    <w:div w:id="1183860983">
      <w:bodyDiv w:val="1"/>
      <w:marLeft w:val="0"/>
      <w:marRight w:val="0"/>
      <w:marTop w:val="0"/>
      <w:marBottom w:val="0"/>
      <w:divBdr>
        <w:top w:val="none" w:sz="0" w:space="0" w:color="auto"/>
        <w:left w:val="none" w:sz="0" w:space="0" w:color="auto"/>
        <w:bottom w:val="none" w:sz="0" w:space="0" w:color="auto"/>
        <w:right w:val="none" w:sz="0" w:space="0" w:color="auto"/>
      </w:divBdr>
    </w:div>
    <w:div w:id="1183864668">
      <w:bodyDiv w:val="1"/>
      <w:marLeft w:val="0"/>
      <w:marRight w:val="0"/>
      <w:marTop w:val="0"/>
      <w:marBottom w:val="0"/>
      <w:divBdr>
        <w:top w:val="none" w:sz="0" w:space="0" w:color="auto"/>
        <w:left w:val="none" w:sz="0" w:space="0" w:color="auto"/>
        <w:bottom w:val="none" w:sz="0" w:space="0" w:color="auto"/>
        <w:right w:val="none" w:sz="0" w:space="0" w:color="auto"/>
      </w:divBdr>
    </w:div>
    <w:div w:id="1183938722">
      <w:bodyDiv w:val="1"/>
      <w:marLeft w:val="0"/>
      <w:marRight w:val="0"/>
      <w:marTop w:val="0"/>
      <w:marBottom w:val="0"/>
      <w:divBdr>
        <w:top w:val="none" w:sz="0" w:space="0" w:color="auto"/>
        <w:left w:val="none" w:sz="0" w:space="0" w:color="auto"/>
        <w:bottom w:val="none" w:sz="0" w:space="0" w:color="auto"/>
        <w:right w:val="none" w:sz="0" w:space="0" w:color="auto"/>
      </w:divBdr>
    </w:div>
    <w:div w:id="1184054904">
      <w:bodyDiv w:val="1"/>
      <w:marLeft w:val="0"/>
      <w:marRight w:val="0"/>
      <w:marTop w:val="0"/>
      <w:marBottom w:val="0"/>
      <w:divBdr>
        <w:top w:val="none" w:sz="0" w:space="0" w:color="auto"/>
        <w:left w:val="none" w:sz="0" w:space="0" w:color="auto"/>
        <w:bottom w:val="none" w:sz="0" w:space="0" w:color="auto"/>
        <w:right w:val="none" w:sz="0" w:space="0" w:color="auto"/>
      </w:divBdr>
    </w:div>
    <w:div w:id="1184246366">
      <w:bodyDiv w:val="1"/>
      <w:marLeft w:val="0"/>
      <w:marRight w:val="0"/>
      <w:marTop w:val="0"/>
      <w:marBottom w:val="0"/>
      <w:divBdr>
        <w:top w:val="none" w:sz="0" w:space="0" w:color="auto"/>
        <w:left w:val="none" w:sz="0" w:space="0" w:color="auto"/>
        <w:bottom w:val="none" w:sz="0" w:space="0" w:color="auto"/>
        <w:right w:val="none" w:sz="0" w:space="0" w:color="auto"/>
      </w:divBdr>
    </w:div>
    <w:div w:id="1184435589">
      <w:bodyDiv w:val="1"/>
      <w:marLeft w:val="0"/>
      <w:marRight w:val="0"/>
      <w:marTop w:val="0"/>
      <w:marBottom w:val="0"/>
      <w:divBdr>
        <w:top w:val="none" w:sz="0" w:space="0" w:color="auto"/>
        <w:left w:val="none" w:sz="0" w:space="0" w:color="auto"/>
        <w:bottom w:val="none" w:sz="0" w:space="0" w:color="auto"/>
        <w:right w:val="none" w:sz="0" w:space="0" w:color="auto"/>
      </w:divBdr>
    </w:div>
    <w:div w:id="1184441055">
      <w:bodyDiv w:val="1"/>
      <w:marLeft w:val="0"/>
      <w:marRight w:val="0"/>
      <w:marTop w:val="0"/>
      <w:marBottom w:val="0"/>
      <w:divBdr>
        <w:top w:val="none" w:sz="0" w:space="0" w:color="auto"/>
        <w:left w:val="none" w:sz="0" w:space="0" w:color="auto"/>
        <w:bottom w:val="none" w:sz="0" w:space="0" w:color="auto"/>
        <w:right w:val="none" w:sz="0" w:space="0" w:color="auto"/>
      </w:divBdr>
    </w:div>
    <w:div w:id="1184637273">
      <w:bodyDiv w:val="1"/>
      <w:marLeft w:val="0"/>
      <w:marRight w:val="0"/>
      <w:marTop w:val="0"/>
      <w:marBottom w:val="0"/>
      <w:divBdr>
        <w:top w:val="none" w:sz="0" w:space="0" w:color="auto"/>
        <w:left w:val="none" w:sz="0" w:space="0" w:color="auto"/>
        <w:bottom w:val="none" w:sz="0" w:space="0" w:color="auto"/>
        <w:right w:val="none" w:sz="0" w:space="0" w:color="auto"/>
      </w:divBdr>
    </w:div>
    <w:div w:id="1184704103">
      <w:bodyDiv w:val="1"/>
      <w:marLeft w:val="0"/>
      <w:marRight w:val="0"/>
      <w:marTop w:val="0"/>
      <w:marBottom w:val="0"/>
      <w:divBdr>
        <w:top w:val="none" w:sz="0" w:space="0" w:color="auto"/>
        <w:left w:val="none" w:sz="0" w:space="0" w:color="auto"/>
        <w:bottom w:val="none" w:sz="0" w:space="0" w:color="auto"/>
        <w:right w:val="none" w:sz="0" w:space="0" w:color="auto"/>
      </w:divBdr>
    </w:div>
    <w:div w:id="1185096134">
      <w:bodyDiv w:val="1"/>
      <w:marLeft w:val="0"/>
      <w:marRight w:val="0"/>
      <w:marTop w:val="0"/>
      <w:marBottom w:val="0"/>
      <w:divBdr>
        <w:top w:val="none" w:sz="0" w:space="0" w:color="auto"/>
        <w:left w:val="none" w:sz="0" w:space="0" w:color="auto"/>
        <w:bottom w:val="none" w:sz="0" w:space="0" w:color="auto"/>
        <w:right w:val="none" w:sz="0" w:space="0" w:color="auto"/>
      </w:divBdr>
    </w:div>
    <w:div w:id="1185241493">
      <w:bodyDiv w:val="1"/>
      <w:marLeft w:val="0"/>
      <w:marRight w:val="0"/>
      <w:marTop w:val="0"/>
      <w:marBottom w:val="0"/>
      <w:divBdr>
        <w:top w:val="none" w:sz="0" w:space="0" w:color="auto"/>
        <w:left w:val="none" w:sz="0" w:space="0" w:color="auto"/>
        <w:bottom w:val="none" w:sz="0" w:space="0" w:color="auto"/>
        <w:right w:val="none" w:sz="0" w:space="0" w:color="auto"/>
      </w:divBdr>
    </w:div>
    <w:div w:id="1185248184">
      <w:bodyDiv w:val="1"/>
      <w:marLeft w:val="0"/>
      <w:marRight w:val="0"/>
      <w:marTop w:val="0"/>
      <w:marBottom w:val="0"/>
      <w:divBdr>
        <w:top w:val="none" w:sz="0" w:space="0" w:color="auto"/>
        <w:left w:val="none" w:sz="0" w:space="0" w:color="auto"/>
        <w:bottom w:val="none" w:sz="0" w:space="0" w:color="auto"/>
        <w:right w:val="none" w:sz="0" w:space="0" w:color="auto"/>
      </w:divBdr>
    </w:div>
    <w:div w:id="1185362189">
      <w:bodyDiv w:val="1"/>
      <w:marLeft w:val="0"/>
      <w:marRight w:val="0"/>
      <w:marTop w:val="0"/>
      <w:marBottom w:val="0"/>
      <w:divBdr>
        <w:top w:val="none" w:sz="0" w:space="0" w:color="auto"/>
        <w:left w:val="none" w:sz="0" w:space="0" w:color="auto"/>
        <w:bottom w:val="none" w:sz="0" w:space="0" w:color="auto"/>
        <w:right w:val="none" w:sz="0" w:space="0" w:color="auto"/>
      </w:divBdr>
    </w:div>
    <w:div w:id="1185513073">
      <w:bodyDiv w:val="1"/>
      <w:marLeft w:val="0"/>
      <w:marRight w:val="0"/>
      <w:marTop w:val="0"/>
      <w:marBottom w:val="0"/>
      <w:divBdr>
        <w:top w:val="none" w:sz="0" w:space="0" w:color="auto"/>
        <w:left w:val="none" w:sz="0" w:space="0" w:color="auto"/>
        <w:bottom w:val="none" w:sz="0" w:space="0" w:color="auto"/>
        <w:right w:val="none" w:sz="0" w:space="0" w:color="auto"/>
      </w:divBdr>
    </w:div>
    <w:div w:id="1185678322">
      <w:bodyDiv w:val="1"/>
      <w:marLeft w:val="0"/>
      <w:marRight w:val="0"/>
      <w:marTop w:val="0"/>
      <w:marBottom w:val="0"/>
      <w:divBdr>
        <w:top w:val="none" w:sz="0" w:space="0" w:color="auto"/>
        <w:left w:val="none" w:sz="0" w:space="0" w:color="auto"/>
        <w:bottom w:val="none" w:sz="0" w:space="0" w:color="auto"/>
        <w:right w:val="none" w:sz="0" w:space="0" w:color="auto"/>
      </w:divBdr>
    </w:div>
    <w:div w:id="1185706086">
      <w:bodyDiv w:val="1"/>
      <w:marLeft w:val="0"/>
      <w:marRight w:val="0"/>
      <w:marTop w:val="0"/>
      <w:marBottom w:val="0"/>
      <w:divBdr>
        <w:top w:val="none" w:sz="0" w:space="0" w:color="auto"/>
        <w:left w:val="none" w:sz="0" w:space="0" w:color="auto"/>
        <w:bottom w:val="none" w:sz="0" w:space="0" w:color="auto"/>
        <w:right w:val="none" w:sz="0" w:space="0" w:color="auto"/>
      </w:divBdr>
    </w:div>
    <w:div w:id="1185944560">
      <w:bodyDiv w:val="1"/>
      <w:marLeft w:val="0"/>
      <w:marRight w:val="0"/>
      <w:marTop w:val="0"/>
      <w:marBottom w:val="0"/>
      <w:divBdr>
        <w:top w:val="none" w:sz="0" w:space="0" w:color="auto"/>
        <w:left w:val="none" w:sz="0" w:space="0" w:color="auto"/>
        <w:bottom w:val="none" w:sz="0" w:space="0" w:color="auto"/>
        <w:right w:val="none" w:sz="0" w:space="0" w:color="auto"/>
      </w:divBdr>
    </w:div>
    <w:div w:id="1186014515">
      <w:bodyDiv w:val="1"/>
      <w:marLeft w:val="0"/>
      <w:marRight w:val="0"/>
      <w:marTop w:val="0"/>
      <w:marBottom w:val="0"/>
      <w:divBdr>
        <w:top w:val="none" w:sz="0" w:space="0" w:color="auto"/>
        <w:left w:val="none" w:sz="0" w:space="0" w:color="auto"/>
        <w:bottom w:val="none" w:sz="0" w:space="0" w:color="auto"/>
        <w:right w:val="none" w:sz="0" w:space="0" w:color="auto"/>
      </w:divBdr>
    </w:div>
    <w:div w:id="1186023934">
      <w:bodyDiv w:val="1"/>
      <w:marLeft w:val="0"/>
      <w:marRight w:val="0"/>
      <w:marTop w:val="0"/>
      <w:marBottom w:val="0"/>
      <w:divBdr>
        <w:top w:val="none" w:sz="0" w:space="0" w:color="auto"/>
        <w:left w:val="none" w:sz="0" w:space="0" w:color="auto"/>
        <w:bottom w:val="none" w:sz="0" w:space="0" w:color="auto"/>
        <w:right w:val="none" w:sz="0" w:space="0" w:color="auto"/>
      </w:divBdr>
    </w:div>
    <w:div w:id="1186210828">
      <w:bodyDiv w:val="1"/>
      <w:marLeft w:val="0"/>
      <w:marRight w:val="0"/>
      <w:marTop w:val="0"/>
      <w:marBottom w:val="0"/>
      <w:divBdr>
        <w:top w:val="none" w:sz="0" w:space="0" w:color="auto"/>
        <w:left w:val="none" w:sz="0" w:space="0" w:color="auto"/>
        <w:bottom w:val="none" w:sz="0" w:space="0" w:color="auto"/>
        <w:right w:val="none" w:sz="0" w:space="0" w:color="auto"/>
      </w:divBdr>
    </w:div>
    <w:div w:id="1186216078">
      <w:bodyDiv w:val="1"/>
      <w:marLeft w:val="0"/>
      <w:marRight w:val="0"/>
      <w:marTop w:val="0"/>
      <w:marBottom w:val="0"/>
      <w:divBdr>
        <w:top w:val="none" w:sz="0" w:space="0" w:color="auto"/>
        <w:left w:val="none" w:sz="0" w:space="0" w:color="auto"/>
        <w:bottom w:val="none" w:sz="0" w:space="0" w:color="auto"/>
        <w:right w:val="none" w:sz="0" w:space="0" w:color="auto"/>
      </w:divBdr>
    </w:div>
    <w:div w:id="1186216891">
      <w:bodyDiv w:val="1"/>
      <w:marLeft w:val="0"/>
      <w:marRight w:val="0"/>
      <w:marTop w:val="0"/>
      <w:marBottom w:val="0"/>
      <w:divBdr>
        <w:top w:val="none" w:sz="0" w:space="0" w:color="auto"/>
        <w:left w:val="none" w:sz="0" w:space="0" w:color="auto"/>
        <w:bottom w:val="none" w:sz="0" w:space="0" w:color="auto"/>
        <w:right w:val="none" w:sz="0" w:space="0" w:color="auto"/>
      </w:divBdr>
    </w:div>
    <w:div w:id="1186217156">
      <w:bodyDiv w:val="1"/>
      <w:marLeft w:val="0"/>
      <w:marRight w:val="0"/>
      <w:marTop w:val="0"/>
      <w:marBottom w:val="0"/>
      <w:divBdr>
        <w:top w:val="none" w:sz="0" w:space="0" w:color="auto"/>
        <w:left w:val="none" w:sz="0" w:space="0" w:color="auto"/>
        <w:bottom w:val="none" w:sz="0" w:space="0" w:color="auto"/>
        <w:right w:val="none" w:sz="0" w:space="0" w:color="auto"/>
      </w:divBdr>
    </w:div>
    <w:div w:id="1186289405">
      <w:bodyDiv w:val="1"/>
      <w:marLeft w:val="0"/>
      <w:marRight w:val="0"/>
      <w:marTop w:val="0"/>
      <w:marBottom w:val="0"/>
      <w:divBdr>
        <w:top w:val="none" w:sz="0" w:space="0" w:color="auto"/>
        <w:left w:val="none" w:sz="0" w:space="0" w:color="auto"/>
        <w:bottom w:val="none" w:sz="0" w:space="0" w:color="auto"/>
        <w:right w:val="none" w:sz="0" w:space="0" w:color="auto"/>
      </w:divBdr>
    </w:div>
    <w:div w:id="1186334791">
      <w:bodyDiv w:val="1"/>
      <w:marLeft w:val="0"/>
      <w:marRight w:val="0"/>
      <w:marTop w:val="0"/>
      <w:marBottom w:val="0"/>
      <w:divBdr>
        <w:top w:val="none" w:sz="0" w:space="0" w:color="auto"/>
        <w:left w:val="none" w:sz="0" w:space="0" w:color="auto"/>
        <w:bottom w:val="none" w:sz="0" w:space="0" w:color="auto"/>
        <w:right w:val="none" w:sz="0" w:space="0" w:color="auto"/>
      </w:divBdr>
    </w:div>
    <w:div w:id="1186335277">
      <w:bodyDiv w:val="1"/>
      <w:marLeft w:val="0"/>
      <w:marRight w:val="0"/>
      <w:marTop w:val="0"/>
      <w:marBottom w:val="0"/>
      <w:divBdr>
        <w:top w:val="none" w:sz="0" w:space="0" w:color="auto"/>
        <w:left w:val="none" w:sz="0" w:space="0" w:color="auto"/>
        <w:bottom w:val="none" w:sz="0" w:space="0" w:color="auto"/>
        <w:right w:val="none" w:sz="0" w:space="0" w:color="auto"/>
      </w:divBdr>
    </w:div>
    <w:div w:id="1186361963">
      <w:bodyDiv w:val="1"/>
      <w:marLeft w:val="0"/>
      <w:marRight w:val="0"/>
      <w:marTop w:val="0"/>
      <w:marBottom w:val="0"/>
      <w:divBdr>
        <w:top w:val="none" w:sz="0" w:space="0" w:color="auto"/>
        <w:left w:val="none" w:sz="0" w:space="0" w:color="auto"/>
        <w:bottom w:val="none" w:sz="0" w:space="0" w:color="auto"/>
        <w:right w:val="none" w:sz="0" w:space="0" w:color="auto"/>
      </w:divBdr>
    </w:div>
    <w:div w:id="1186559968">
      <w:bodyDiv w:val="1"/>
      <w:marLeft w:val="0"/>
      <w:marRight w:val="0"/>
      <w:marTop w:val="0"/>
      <w:marBottom w:val="0"/>
      <w:divBdr>
        <w:top w:val="none" w:sz="0" w:space="0" w:color="auto"/>
        <w:left w:val="none" w:sz="0" w:space="0" w:color="auto"/>
        <w:bottom w:val="none" w:sz="0" w:space="0" w:color="auto"/>
        <w:right w:val="none" w:sz="0" w:space="0" w:color="auto"/>
      </w:divBdr>
    </w:div>
    <w:div w:id="1186796702">
      <w:bodyDiv w:val="1"/>
      <w:marLeft w:val="0"/>
      <w:marRight w:val="0"/>
      <w:marTop w:val="0"/>
      <w:marBottom w:val="0"/>
      <w:divBdr>
        <w:top w:val="none" w:sz="0" w:space="0" w:color="auto"/>
        <w:left w:val="none" w:sz="0" w:space="0" w:color="auto"/>
        <w:bottom w:val="none" w:sz="0" w:space="0" w:color="auto"/>
        <w:right w:val="none" w:sz="0" w:space="0" w:color="auto"/>
      </w:divBdr>
    </w:div>
    <w:div w:id="1187526333">
      <w:bodyDiv w:val="1"/>
      <w:marLeft w:val="0"/>
      <w:marRight w:val="0"/>
      <w:marTop w:val="0"/>
      <w:marBottom w:val="0"/>
      <w:divBdr>
        <w:top w:val="none" w:sz="0" w:space="0" w:color="auto"/>
        <w:left w:val="none" w:sz="0" w:space="0" w:color="auto"/>
        <w:bottom w:val="none" w:sz="0" w:space="0" w:color="auto"/>
        <w:right w:val="none" w:sz="0" w:space="0" w:color="auto"/>
      </w:divBdr>
    </w:div>
    <w:div w:id="1187643603">
      <w:bodyDiv w:val="1"/>
      <w:marLeft w:val="0"/>
      <w:marRight w:val="0"/>
      <w:marTop w:val="0"/>
      <w:marBottom w:val="0"/>
      <w:divBdr>
        <w:top w:val="none" w:sz="0" w:space="0" w:color="auto"/>
        <w:left w:val="none" w:sz="0" w:space="0" w:color="auto"/>
        <w:bottom w:val="none" w:sz="0" w:space="0" w:color="auto"/>
        <w:right w:val="none" w:sz="0" w:space="0" w:color="auto"/>
      </w:divBdr>
    </w:div>
    <w:div w:id="1187713326">
      <w:bodyDiv w:val="1"/>
      <w:marLeft w:val="0"/>
      <w:marRight w:val="0"/>
      <w:marTop w:val="0"/>
      <w:marBottom w:val="0"/>
      <w:divBdr>
        <w:top w:val="none" w:sz="0" w:space="0" w:color="auto"/>
        <w:left w:val="none" w:sz="0" w:space="0" w:color="auto"/>
        <w:bottom w:val="none" w:sz="0" w:space="0" w:color="auto"/>
        <w:right w:val="none" w:sz="0" w:space="0" w:color="auto"/>
      </w:divBdr>
    </w:div>
    <w:div w:id="1187863956">
      <w:bodyDiv w:val="1"/>
      <w:marLeft w:val="0"/>
      <w:marRight w:val="0"/>
      <w:marTop w:val="0"/>
      <w:marBottom w:val="0"/>
      <w:divBdr>
        <w:top w:val="none" w:sz="0" w:space="0" w:color="auto"/>
        <w:left w:val="none" w:sz="0" w:space="0" w:color="auto"/>
        <w:bottom w:val="none" w:sz="0" w:space="0" w:color="auto"/>
        <w:right w:val="none" w:sz="0" w:space="0" w:color="auto"/>
      </w:divBdr>
    </w:div>
    <w:div w:id="1187868449">
      <w:bodyDiv w:val="1"/>
      <w:marLeft w:val="0"/>
      <w:marRight w:val="0"/>
      <w:marTop w:val="0"/>
      <w:marBottom w:val="0"/>
      <w:divBdr>
        <w:top w:val="none" w:sz="0" w:space="0" w:color="auto"/>
        <w:left w:val="none" w:sz="0" w:space="0" w:color="auto"/>
        <w:bottom w:val="none" w:sz="0" w:space="0" w:color="auto"/>
        <w:right w:val="none" w:sz="0" w:space="0" w:color="auto"/>
      </w:divBdr>
    </w:div>
    <w:div w:id="1187870957">
      <w:bodyDiv w:val="1"/>
      <w:marLeft w:val="0"/>
      <w:marRight w:val="0"/>
      <w:marTop w:val="0"/>
      <w:marBottom w:val="0"/>
      <w:divBdr>
        <w:top w:val="none" w:sz="0" w:space="0" w:color="auto"/>
        <w:left w:val="none" w:sz="0" w:space="0" w:color="auto"/>
        <w:bottom w:val="none" w:sz="0" w:space="0" w:color="auto"/>
        <w:right w:val="none" w:sz="0" w:space="0" w:color="auto"/>
      </w:divBdr>
    </w:div>
    <w:div w:id="1188133516">
      <w:bodyDiv w:val="1"/>
      <w:marLeft w:val="0"/>
      <w:marRight w:val="0"/>
      <w:marTop w:val="0"/>
      <w:marBottom w:val="0"/>
      <w:divBdr>
        <w:top w:val="none" w:sz="0" w:space="0" w:color="auto"/>
        <w:left w:val="none" w:sz="0" w:space="0" w:color="auto"/>
        <w:bottom w:val="none" w:sz="0" w:space="0" w:color="auto"/>
        <w:right w:val="none" w:sz="0" w:space="0" w:color="auto"/>
      </w:divBdr>
    </w:div>
    <w:div w:id="1188368645">
      <w:bodyDiv w:val="1"/>
      <w:marLeft w:val="0"/>
      <w:marRight w:val="0"/>
      <w:marTop w:val="0"/>
      <w:marBottom w:val="0"/>
      <w:divBdr>
        <w:top w:val="none" w:sz="0" w:space="0" w:color="auto"/>
        <w:left w:val="none" w:sz="0" w:space="0" w:color="auto"/>
        <w:bottom w:val="none" w:sz="0" w:space="0" w:color="auto"/>
        <w:right w:val="none" w:sz="0" w:space="0" w:color="auto"/>
      </w:divBdr>
    </w:div>
    <w:div w:id="1188372553">
      <w:bodyDiv w:val="1"/>
      <w:marLeft w:val="0"/>
      <w:marRight w:val="0"/>
      <w:marTop w:val="0"/>
      <w:marBottom w:val="0"/>
      <w:divBdr>
        <w:top w:val="none" w:sz="0" w:space="0" w:color="auto"/>
        <w:left w:val="none" w:sz="0" w:space="0" w:color="auto"/>
        <w:bottom w:val="none" w:sz="0" w:space="0" w:color="auto"/>
        <w:right w:val="none" w:sz="0" w:space="0" w:color="auto"/>
      </w:divBdr>
    </w:div>
    <w:div w:id="1188567914">
      <w:bodyDiv w:val="1"/>
      <w:marLeft w:val="0"/>
      <w:marRight w:val="0"/>
      <w:marTop w:val="0"/>
      <w:marBottom w:val="0"/>
      <w:divBdr>
        <w:top w:val="none" w:sz="0" w:space="0" w:color="auto"/>
        <w:left w:val="none" w:sz="0" w:space="0" w:color="auto"/>
        <w:bottom w:val="none" w:sz="0" w:space="0" w:color="auto"/>
        <w:right w:val="none" w:sz="0" w:space="0" w:color="auto"/>
      </w:divBdr>
    </w:div>
    <w:div w:id="1188905763">
      <w:bodyDiv w:val="1"/>
      <w:marLeft w:val="0"/>
      <w:marRight w:val="0"/>
      <w:marTop w:val="0"/>
      <w:marBottom w:val="0"/>
      <w:divBdr>
        <w:top w:val="none" w:sz="0" w:space="0" w:color="auto"/>
        <w:left w:val="none" w:sz="0" w:space="0" w:color="auto"/>
        <w:bottom w:val="none" w:sz="0" w:space="0" w:color="auto"/>
        <w:right w:val="none" w:sz="0" w:space="0" w:color="auto"/>
      </w:divBdr>
    </w:div>
    <w:div w:id="1189024048">
      <w:bodyDiv w:val="1"/>
      <w:marLeft w:val="0"/>
      <w:marRight w:val="0"/>
      <w:marTop w:val="0"/>
      <w:marBottom w:val="0"/>
      <w:divBdr>
        <w:top w:val="none" w:sz="0" w:space="0" w:color="auto"/>
        <w:left w:val="none" w:sz="0" w:space="0" w:color="auto"/>
        <w:bottom w:val="none" w:sz="0" w:space="0" w:color="auto"/>
        <w:right w:val="none" w:sz="0" w:space="0" w:color="auto"/>
      </w:divBdr>
    </w:div>
    <w:div w:id="1189102014">
      <w:bodyDiv w:val="1"/>
      <w:marLeft w:val="0"/>
      <w:marRight w:val="0"/>
      <w:marTop w:val="0"/>
      <w:marBottom w:val="0"/>
      <w:divBdr>
        <w:top w:val="none" w:sz="0" w:space="0" w:color="auto"/>
        <w:left w:val="none" w:sz="0" w:space="0" w:color="auto"/>
        <w:bottom w:val="none" w:sz="0" w:space="0" w:color="auto"/>
        <w:right w:val="none" w:sz="0" w:space="0" w:color="auto"/>
      </w:divBdr>
    </w:div>
    <w:div w:id="1189175921">
      <w:bodyDiv w:val="1"/>
      <w:marLeft w:val="0"/>
      <w:marRight w:val="0"/>
      <w:marTop w:val="0"/>
      <w:marBottom w:val="0"/>
      <w:divBdr>
        <w:top w:val="none" w:sz="0" w:space="0" w:color="auto"/>
        <w:left w:val="none" w:sz="0" w:space="0" w:color="auto"/>
        <w:bottom w:val="none" w:sz="0" w:space="0" w:color="auto"/>
        <w:right w:val="none" w:sz="0" w:space="0" w:color="auto"/>
      </w:divBdr>
    </w:div>
    <w:div w:id="1189639820">
      <w:bodyDiv w:val="1"/>
      <w:marLeft w:val="0"/>
      <w:marRight w:val="0"/>
      <w:marTop w:val="0"/>
      <w:marBottom w:val="0"/>
      <w:divBdr>
        <w:top w:val="none" w:sz="0" w:space="0" w:color="auto"/>
        <w:left w:val="none" w:sz="0" w:space="0" w:color="auto"/>
        <w:bottom w:val="none" w:sz="0" w:space="0" w:color="auto"/>
        <w:right w:val="none" w:sz="0" w:space="0" w:color="auto"/>
      </w:divBdr>
    </w:div>
    <w:div w:id="1189678571">
      <w:bodyDiv w:val="1"/>
      <w:marLeft w:val="0"/>
      <w:marRight w:val="0"/>
      <w:marTop w:val="0"/>
      <w:marBottom w:val="0"/>
      <w:divBdr>
        <w:top w:val="none" w:sz="0" w:space="0" w:color="auto"/>
        <w:left w:val="none" w:sz="0" w:space="0" w:color="auto"/>
        <w:bottom w:val="none" w:sz="0" w:space="0" w:color="auto"/>
        <w:right w:val="none" w:sz="0" w:space="0" w:color="auto"/>
      </w:divBdr>
    </w:div>
    <w:div w:id="1189834044">
      <w:bodyDiv w:val="1"/>
      <w:marLeft w:val="0"/>
      <w:marRight w:val="0"/>
      <w:marTop w:val="0"/>
      <w:marBottom w:val="0"/>
      <w:divBdr>
        <w:top w:val="none" w:sz="0" w:space="0" w:color="auto"/>
        <w:left w:val="none" w:sz="0" w:space="0" w:color="auto"/>
        <w:bottom w:val="none" w:sz="0" w:space="0" w:color="auto"/>
        <w:right w:val="none" w:sz="0" w:space="0" w:color="auto"/>
      </w:divBdr>
    </w:div>
    <w:div w:id="1189878416">
      <w:bodyDiv w:val="1"/>
      <w:marLeft w:val="0"/>
      <w:marRight w:val="0"/>
      <w:marTop w:val="0"/>
      <w:marBottom w:val="0"/>
      <w:divBdr>
        <w:top w:val="none" w:sz="0" w:space="0" w:color="auto"/>
        <w:left w:val="none" w:sz="0" w:space="0" w:color="auto"/>
        <w:bottom w:val="none" w:sz="0" w:space="0" w:color="auto"/>
        <w:right w:val="none" w:sz="0" w:space="0" w:color="auto"/>
      </w:divBdr>
    </w:div>
    <w:div w:id="1190025232">
      <w:bodyDiv w:val="1"/>
      <w:marLeft w:val="0"/>
      <w:marRight w:val="0"/>
      <w:marTop w:val="0"/>
      <w:marBottom w:val="0"/>
      <w:divBdr>
        <w:top w:val="none" w:sz="0" w:space="0" w:color="auto"/>
        <w:left w:val="none" w:sz="0" w:space="0" w:color="auto"/>
        <w:bottom w:val="none" w:sz="0" w:space="0" w:color="auto"/>
        <w:right w:val="none" w:sz="0" w:space="0" w:color="auto"/>
      </w:divBdr>
    </w:div>
    <w:div w:id="1190266357">
      <w:bodyDiv w:val="1"/>
      <w:marLeft w:val="0"/>
      <w:marRight w:val="0"/>
      <w:marTop w:val="0"/>
      <w:marBottom w:val="0"/>
      <w:divBdr>
        <w:top w:val="none" w:sz="0" w:space="0" w:color="auto"/>
        <w:left w:val="none" w:sz="0" w:space="0" w:color="auto"/>
        <w:bottom w:val="none" w:sz="0" w:space="0" w:color="auto"/>
        <w:right w:val="none" w:sz="0" w:space="0" w:color="auto"/>
      </w:divBdr>
    </w:div>
    <w:div w:id="1190294725">
      <w:bodyDiv w:val="1"/>
      <w:marLeft w:val="0"/>
      <w:marRight w:val="0"/>
      <w:marTop w:val="0"/>
      <w:marBottom w:val="0"/>
      <w:divBdr>
        <w:top w:val="none" w:sz="0" w:space="0" w:color="auto"/>
        <w:left w:val="none" w:sz="0" w:space="0" w:color="auto"/>
        <w:bottom w:val="none" w:sz="0" w:space="0" w:color="auto"/>
        <w:right w:val="none" w:sz="0" w:space="0" w:color="auto"/>
      </w:divBdr>
    </w:div>
    <w:div w:id="1190332979">
      <w:bodyDiv w:val="1"/>
      <w:marLeft w:val="0"/>
      <w:marRight w:val="0"/>
      <w:marTop w:val="0"/>
      <w:marBottom w:val="0"/>
      <w:divBdr>
        <w:top w:val="none" w:sz="0" w:space="0" w:color="auto"/>
        <w:left w:val="none" w:sz="0" w:space="0" w:color="auto"/>
        <w:bottom w:val="none" w:sz="0" w:space="0" w:color="auto"/>
        <w:right w:val="none" w:sz="0" w:space="0" w:color="auto"/>
      </w:divBdr>
    </w:div>
    <w:div w:id="1190340561">
      <w:bodyDiv w:val="1"/>
      <w:marLeft w:val="0"/>
      <w:marRight w:val="0"/>
      <w:marTop w:val="0"/>
      <w:marBottom w:val="0"/>
      <w:divBdr>
        <w:top w:val="none" w:sz="0" w:space="0" w:color="auto"/>
        <w:left w:val="none" w:sz="0" w:space="0" w:color="auto"/>
        <w:bottom w:val="none" w:sz="0" w:space="0" w:color="auto"/>
        <w:right w:val="none" w:sz="0" w:space="0" w:color="auto"/>
      </w:divBdr>
    </w:div>
    <w:div w:id="1190603365">
      <w:bodyDiv w:val="1"/>
      <w:marLeft w:val="0"/>
      <w:marRight w:val="0"/>
      <w:marTop w:val="0"/>
      <w:marBottom w:val="0"/>
      <w:divBdr>
        <w:top w:val="none" w:sz="0" w:space="0" w:color="auto"/>
        <w:left w:val="none" w:sz="0" w:space="0" w:color="auto"/>
        <w:bottom w:val="none" w:sz="0" w:space="0" w:color="auto"/>
        <w:right w:val="none" w:sz="0" w:space="0" w:color="auto"/>
      </w:divBdr>
    </w:div>
    <w:div w:id="1190680504">
      <w:bodyDiv w:val="1"/>
      <w:marLeft w:val="0"/>
      <w:marRight w:val="0"/>
      <w:marTop w:val="0"/>
      <w:marBottom w:val="0"/>
      <w:divBdr>
        <w:top w:val="none" w:sz="0" w:space="0" w:color="auto"/>
        <w:left w:val="none" w:sz="0" w:space="0" w:color="auto"/>
        <w:bottom w:val="none" w:sz="0" w:space="0" w:color="auto"/>
        <w:right w:val="none" w:sz="0" w:space="0" w:color="auto"/>
      </w:divBdr>
    </w:div>
    <w:div w:id="1190725442">
      <w:bodyDiv w:val="1"/>
      <w:marLeft w:val="0"/>
      <w:marRight w:val="0"/>
      <w:marTop w:val="0"/>
      <w:marBottom w:val="0"/>
      <w:divBdr>
        <w:top w:val="none" w:sz="0" w:space="0" w:color="auto"/>
        <w:left w:val="none" w:sz="0" w:space="0" w:color="auto"/>
        <w:bottom w:val="none" w:sz="0" w:space="0" w:color="auto"/>
        <w:right w:val="none" w:sz="0" w:space="0" w:color="auto"/>
      </w:divBdr>
    </w:div>
    <w:div w:id="1190726557">
      <w:bodyDiv w:val="1"/>
      <w:marLeft w:val="0"/>
      <w:marRight w:val="0"/>
      <w:marTop w:val="0"/>
      <w:marBottom w:val="0"/>
      <w:divBdr>
        <w:top w:val="none" w:sz="0" w:space="0" w:color="auto"/>
        <w:left w:val="none" w:sz="0" w:space="0" w:color="auto"/>
        <w:bottom w:val="none" w:sz="0" w:space="0" w:color="auto"/>
        <w:right w:val="none" w:sz="0" w:space="0" w:color="auto"/>
      </w:divBdr>
    </w:div>
    <w:div w:id="1190800033">
      <w:bodyDiv w:val="1"/>
      <w:marLeft w:val="0"/>
      <w:marRight w:val="0"/>
      <w:marTop w:val="0"/>
      <w:marBottom w:val="0"/>
      <w:divBdr>
        <w:top w:val="none" w:sz="0" w:space="0" w:color="auto"/>
        <w:left w:val="none" w:sz="0" w:space="0" w:color="auto"/>
        <w:bottom w:val="none" w:sz="0" w:space="0" w:color="auto"/>
        <w:right w:val="none" w:sz="0" w:space="0" w:color="auto"/>
      </w:divBdr>
    </w:div>
    <w:div w:id="1190800233">
      <w:bodyDiv w:val="1"/>
      <w:marLeft w:val="0"/>
      <w:marRight w:val="0"/>
      <w:marTop w:val="0"/>
      <w:marBottom w:val="0"/>
      <w:divBdr>
        <w:top w:val="none" w:sz="0" w:space="0" w:color="auto"/>
        <w:left w:val="none" w:sz="0" w:space="0" w:color="auto"/>
        <w:bottom w:val="none" w:sz="0" w:space="0" w:color="auto"/>
        <w:right w:val="none" w:sz="0" w:space="0" w:color="auto"/>
      </w:divBdr>
    </w:div>
    <w:div w:id="1190873804">
      <w:bodyDiv w:val="1"/>
      <w:marLeft w:val="0"/>
      <w:marRight w:val="0"/>
      <w:marTop w:val="0"/>
      <w:marBottom w:val="0"/>
      <w:divBdr>
        <w:top w:val="none" w:sz="0" w:space="0" w:color="auto"/>
        <w:left w:val="none" w:sz="0" w:space="0" w:color="auto"/>
        <w:bottom w:val="none" w:sz="0" w:space="0" w:color="auto"/>
        <w:right w:val="none" w:sz="0" w:space="0" w:color="auto"/>
      </w:divBdr>
    </w:div>
    <w:div w:id="1190874217">
      <w:bodyDiv w:val="1"/>
      <w:marLeft w:val="0"/>
      <w:marRight w:val="0"/>
      <w:marTop w:val="0"/>
      <w:marBottom w:val="0"/>
      <w:divBdr>
        <w:top w:val="none" w:sz="0" w:space="0" w:color="auto"/>
        <w:left w:val="none" w:sz="0" w:space="0" w:color="auto"/>
        <w:bottom w:val="none" w:sz="0" w:space="0" w:color="auto"/>
        <w:right w:val="none" w:sz="0" w:space="0" w:color="auto"/>
      </w:divBdr>
    </w:div>
    <w:div w:id="1190990621">
      <w:bodyDiv w:val="1"/>
      <w:marLeft w:val="0"/>
      <w:marRight w:val="0"/>
      <w:marTop w:val="0"/>
      <w:marBottom w:val="0"/>
      <w:divBdr>
        <w:top w:val="none" w:sz="0" w:space="0" w:color="auto"/>
        <w:left w:val="none" w:sz="0" w:space="0" w:color="auto"/>
        <w:bottom w:val="none" w:sz="0" w:space="0" w:color="auto"/>
        <w:right w:val="none" w:sz="0" w:space="0" w:color="auto"/>
      </w:divBdr>
    </w:div>
    <w:div w:id="1191339941">
      <w:bodyDiv w:val="1"/>
      <w:marLeft w:val="0"/>
      <w:marRight w:val="0"/>
      <w:marTop w:val="0"/>
      <w:marBottom w:val="0"/>
      <w:divBdr>
        <w:top w:val="none" w:sz="0" w:space="0" w:color="auto"/>
        <w:left w:val="none" w:sz="0" w:space="0" w:color="auto"/>
        <w:bottom w:val="none" w:sz="0" w:space="0" w:color="auto"/>
        <w:right w:val="none" w:sz="0" w:space="0" w:color="auto"/>
      </w:divBdr>
    </w:div>
    <w:div w:id="1191379842">
      <w:bodyDiv w:val="1"/>
      <w:marLeft w:val="0"/>
      <w:marRight w:val="0"/>
      <w:marTop w:val="0"/>
      <w:marBottom w:val="0"/>
      <w:divBdr>
        <w:top w:val="none" w:sz="0" w:space="0" w:color="auto"/>
        <w:left w:val="none" w:sz="0" w:space="0" w:color="auto"/>
        <w:bottom w:val="none" w:sz="0" w:space="0" w:color="auto"/>
        <w:right w:val="none" w:sz="0" w:space="0" w:color="auto"/>
      </w:divBdr>
    </w:div>
    <w:div w:id="1191411407">
      <w:bodyDiv w:val="1"/>
      <w:marLeft w:val="0"/>
      <w:marRight w:val="0"/>
      <w:marTop w:val="0"/>
      <w:marBottom w:val="0"/>
      <w:divBdr>
        <w:top w:val="none" w:sz="0" w:space="0" w:color="auto"/>
        <w:left w:val="none" w:sz="0" w:space="0" w:color="auto"/>
        <w:bottom w:val="none" w:sz="0" w:space="0" w:color="auto"/>
        <w:right w:val="none" w:sz="0" w:space="0" w:color="auto"/>
      </w:divBdr>
    </w:div>
    <w:div w:id="1191526295">
      <w:bodyDiv w:val="1"/>
      <w:marLeft w:val="0"/>
      <w:marRight w:val="0"/>
      <w:marTop w:val="0"/>
      <w:marBottom w:val="0"/>
      <w:divBdr>
        <w:top w:val="none" w:sz="0" w:space="0" w:color="auto"/>
        <w:left w:val="none" w:sz="0" w:space="0" w:color="auto"/>
        <w:bottom w:val="none" w:sz="0" w:space="0" w:color="auto"/>
        <w:right w:val="none" w:sz="0" w:space="0" w:color="auto"/>
      </w:divBdr>
    </w:div>
    <w:div w:id="1191605503">
      <w:bodyDiv w:val="1"/>
      <w:marLeft w:val="0"/>
      <w:marRight w:val="0"/>
      <w:marTop w:val="0"/>
      <w:marBottom w:val="0"/>
      <w:divBdr>
        <w:top w:val="none" w:sz="0" w:space="0" w:color="auto"/>
        <w:left w:val="none" w:sz="0" w:space="0" w:color="auto"/>
        <w:bottom w:val="none" w:sz="0" w:space="0" w:color="auto"/>
        <w:right w:val="none" w:sz="0" w:space="0" w:color="auto"/>
      </w:divBdr>
    </w:div>
    <w:div w:id="1191803550">
      <w:bodyDiv w:val="1"/>
      <w:marLeft w:val="0"/>
      <w:marRight w:val="0"/>
      <w:marTop w:val="0"/>
      <w:marBottom w:val="0"/>
      <w:divBdr>
        <w:top w:val="none" w:sz="0" w:space="0" w:color="auto"/>
        <w:left w:val="none" w:sz="0" w:space="0" w:color="auto"/>
        <w:bottom w:val="none" w:sz="0" w:space="0" w:color="auto"/>
        <w:right w:val="none" w:sz="0" w:space="0" w:color="auto"/>
      </w:divBdr>
    </w:div>
    <w:div w:id="1192299590">
      <w:bodyDiv w:val="1"/>
      <w:marLeft w:val="0"/>
      <w:marRight w:val="0"/>
      <w:marTop w:val="0"/>
      <w:marBottom w:val="0"/>
      <w:divBdr>
        <w:top w:val="none" w:sz="0" w:space="0" w:color="auto"/>
        <w:left w:val="none" w:sz="0" w:space="0" w:color="auto"/>
        <w:bottom w:val="none" w:sz="0" w:space="0" w:color="auto"/>
        <w:right w:val="none" w:sz="0" w:space="0" w:color="auto"/>
      </w:divBdr>
    </w:div>
    <w:div w:id="1192494510">
      <w:bodyDiv w:val="1"/>
      <w:marLeft w:val="0"/>
      <w:marRight w:val="0"/>
      <w:marTop w:val="0"/>
      <w:marBottom w:val="0"/>
      <w:divBdr>
        <w:top w:val="none" w:sz="0" w:space="0" w:color="auto"/>
        <w:left w:val="none" w:sz="0" w:space="0" w:color="auto"/>
        <w:bottom w:val="none" w:sz="0" w:space="0" w:color="auto"/>
        <w:right w:val="none" w:sz="0" w:space="0" w:color="auto"/>
      </w:divBdr>
    </w:div>
    <w:div w:id="1192652076">
      <w:bodyDiv w:val="1"/>
      <w:marLeft w:val="0"/>
      <w:marRight w:val="0"/>
      <w:marTop w:val="0"/>
      <w:marBottom w:val="0"/>
      <w:divBdr>
        <w:top w:val="none" w:sz="0" w:space="0" w:color="auto"/>
        <w:left w:val="none" w:sz="0" w:space="0" w:color="auto"/>
        <w:bottom w:val="none" w:sz="0" w:space="0" w:color="auto"/>
        <w:right w:val="none" w:sz="0" w:space="0" w:color="auto"/>
      </w:divBdr>
    </w:div>
    <w:div w:id="1192916248">
      <w:bodyDiv w:val="1"/>
      <w:marLeft w:val="0"/>
      <w:marRight w:val="0"/>
      <w:marTop w:val="0"/>
      <w:marBottom w:val="0"/>
      <w:divBdr>
        <w:top w:val="none" w:sz="0" w:space="0" w:color="auto"/>
        <w:left w:val="none" w:sz="0" w:space="0" w:color="auto"/>
        <w:bottom w:val="none" w:sz="0" w:space="0" w:color="auto"/>
        <w:right w:val="none" w:sz="0" w:space="0" w:color="auto"/>
      </w:divBdr>
    </w:div>
    <w:div w:id="1192917695">
      <w:bodyDiv w:val="1"/>
      <w:marLeft w:val="0"/>
      <w:marRight w:val="0"/>
      <w:marTop w:val="0"/>
      <w:marBottom w:val="0"/>
      <w:divBdr>
        <w:top w:val="none" w:sz="0" w:space="0" w:color="auto"/>
        <w:left w:val="none" w:sz="0" w:space="0" w:color="auto"/>
        <w:bottom w:val="none" w:sz="0" w:space="0" w:color="auto"/>
        <w:right w:val="none" w:sz="0" w:space="0" w:color="auto"/>
      </w:divBdr>
    </w:div>
    <w:div w:id="1192917863">
      <w:bodyDiv w:val="1"/>
      <w:marLeft w:val="0"/>
      <w:marRight w:val="0"/>
      <w:marTop w:val="0"/>
      <w:marBottom w:val="0"/>
      <w:divBdr>
        <w:top w:val="none" w:sz="0" w:space="0" w:color="auto"/>
        <w:left w:val="none" w:sz="0" w:space="0" w:color="auto"/>
        <w:bottom w:val="none" w:sz="0" w:space="0" w:color="auto"/>
        <w:right w:val="none" w:sz="0" w:space="0" w:color="auto"/>
      </w:divBdr>
    </w:div>
    <w:div w:id="1192958442">
      <w:bodyDiv w:val="1"/>
      <w:marLeft w:val="0"/>
      <w:marRight w:val="0"/>
      <w:marTop w:val="0"/>
      <w:marBottom w:val="0"/>
      <w:divBdr>
        <w:top w:val="none" w:sz="0" w:space="0" w:color="auto"/>
        <w:left w:val="none" w:sz="0" w:space="0" w:color="auto"/>
        <w:bottom w:val="none" w:sz="0" w:space="0" w:color="auto"/>
        <w:right w:val="none" w:sz="0" w:space="0" w:color="auto"/>
      </w:divBdr>
    </w:div>
    <w:div w:id="1193228038">
      <w:bodyDiv w:val="1"/>
      <w:marLeft w:val="0"/>
      <w:marRight w:val="0"/>
      <w:marTop w:val="0"/>
      <w:marBottom w:val="0"/>
      <w:divBdr>
        <w:top w:val="none" w:sz="0" w:space="0" w:color="auto"/>
        <w:left w:val="none" w:sz="0" w:space="0" w:color="auto"/>
        <w:bottom w:val="none" w:sz="0" w:space="0" w:color="auto"/>
        <w:right w:val="none" w:sz="0" w:space="0" w:color="auto"/>
      </w:divBdr>
    </w:div>
    <w:div w:id="1193376854">
      <w:bodyDiv w:val="1"/>
      <w:marLeft w:val="0"/>
      <w:marRight w:val="0"/>
      <w:marTop w:val="0"/>
      <w:marBottom w:val="0"/>
      <w:divBdr>
        <w:top w:val="none" w:sz="0" w:space="0" w:color="auto"/>
        <w:left w:val="none" w:sz="0" w:space="0" w:color="auto"/>
        <w:bottom w:val="none" w:sz="0" w:space="0" w:color="auto"/>
        <w:right w:val="none" w:sz="0" w:space="0" w:color="auto"/>
      </w:divBdr>
    </w:div>
    <w:div w:id="1193616969">
      <w:bodyDiv w:val="1"/>
      <w:marLeft w:val="0"/>
      <w:marRight w:val="0"/>
      <w:marTop w:val="0"/>
      <w:marBottom w:val="0"/>
      <w:divBdr>
        <w:top w:val="none" w:sz="0" w:space="0" w:color="auto"/>
        <w:left w:val="none" w:sz="0" w:space="0" w:color="auto"/>
        <w:bottom w:val="none" w:sz="0" w:space="0" w:color="auto"/>
        <w:right w:val="none" w:sz="0" w:space="0" w:color="auto"/>
      </w:divBdr>
    </w:div>
    <w:div w:id="1194146786">
      <w:bodyDiv w:val="1"/>
      <w:marLeft w:val="0"/>
      <w:marRight w:val="0"/>
      <w:marTop w:val="0"/>
      <w:marBottom w:val="0"/>
      <w:divBdr>
        <w:top w:val="none" w:sz="0" w:space="0" w:color="auto"/>
        <w:left w:val="none" w:sz="0" w:space="0" w:color="auto"/>
        <w:bottom w:val="none" w:sz="0" w:space="0" w:color="auto"/>
        <w:right w:val="none" w:sz="0" w:space="0" w:color="auto"/>
      </w:divBdr>
    </w:div>
    <w:div w:id="1194155114">
      <w:bodyDiv w:val="1"/>
      <w:marLeft w:val="0"/>
      <w:marRight w:val="0"/>
      <w:marTop w:val="0"/>
      <w:marBottom w:val="0"/>
      <w:divBdr>
        <w:top w:val="none" w:sz="0" w:space="0" w:color="auto"/>
        <w:left w:val="none" w:sz="0" w:space="0" w:color="auto"/>
        <w:bottom w:val="none" w:sz="0" w:space="0" w:color="auto"/>
        <w:right w:val="none" w:sz="0" w:space="0" w:color="auto"/>
      </w:divBdr>
    </w:div>
    <w:div w:id="1194270297">
      <w:bodyDiv w:val="1"/>
      <w:marLeft w:val="0"/>
      <w:marRight w:val="0"/>
      <w:marTop w:val="0"/>
      <w:marBottom w:val="0"/>
      <w:divBdr>
        <w:top w:val="none" w:sz="0" w:space="0" w:color="auto"/>
        <w:left w:val="none" w:sz="0" w:space="0" w:color="auto"/>
        <w:bottom w:val="none" w:sz="0" w:space="0" w:color="auto"/>
        <w:right w:val="none" w:sz="0" w:space="0" w:color="auto"/>
      </w:divBdr>
    </w:div>
    <w:div w:id="1194343816">
      <w:bodyDiv w:val="1"/>
      <w:marLeft w:val="0"/>
      <w:marRight w:val="0"/>
      <w:marTop w:val="0"/>
      <w:marBottom w:val="0"/>
      <w:divBdr>
        <w:top w:val="none" w:sz="0" w:space="0" w:color="auto"/>
        <w:left w:val="none" w:sz="0" w:space="0" w:color="auto"/>
        <w:bottom w:val="none" w:sz="0" w:space="0" w:color="auto"/>
        <w:right w:val="none" w:sz="0" w:space="0" w:color="auto"/>
      </w:divBdr>
    </w:div>
    <w:div w:id="1194349167">
      <w:bodyDiv w:val="1"/>
      <w:marLeft w:val="0"/>
      <w:marRight w:val="0"/>
      <w:marTop w:val="0"/>
      <w:marBottom w:val="0"/>
      <w:divBdr>
        <w:top w:val="none" w:sz="0" w:space="0" w:color="auto"/>
        <w:left w:val="none" w:sz="0" w:space="0" w:color="auto"/>
        <w:bottom w:val="none" w:sz="0" w:space="0" w:color="auto"/>
        <w:right w:val="none" w:sz="0" w:space="0" w:color="auto"/>
      </w:divBdr>
    </w:div>
    <w:div w:id="1194419102">
      <w:bodyDiv w:val="1"/>
      <w:marLeft w:val="0"/>
      <w:marRight w:val="0"/>
      <w:marTop w:val="0"/>
      <w:marBottom w:val="0"/>
      <w:divBdr>
        <w:top w:val="none" w:sz="0" w:space="0" w:color="auto"/>
        <w:left w:val="none" w:sz="0" w:space="0" w:color="auto"/>
        <w:bottom w:val="none" w:sz="0" w:space="0" w:color="auto"/>
        <w:right w:val="none" w:sz="0" w:space="0" w:color="auto"/>
      </w:divBdr>
    </w:div>
    <w:div w:id="1194420237">
      <w:bodyDiv w:val="1"/>
      <w:marLeft w:val="0"/>
      <w:marRight w:val="0"/>
      <w:marTop w:val="0"/>
      <w:marBottom w:val="0"/>
      <w:divBdr>
        <w:top w:val="none" w:sz="0" w:space="0" w:color="auto"/>
        <w:left w:val="none" w:sz="0" w:space="0" w:color="auto"/>
        <w:bottom w:val="none" w:sz="0" w:space="0" w:color="auto"/>
        <w:right w:val="none" w:sz="0" w:space="0" w:color="auto"/>
      </w:divBdr>
    </w:div>
    <w:div w:id="1194535806">
      <w:bodyDiv w:val="1"/>
      <w:marLeft w:val="0"/>
      <w:marRight w:val="0"/>
      <w:marTop w:val="0"/>
      <w:marBottom w:val="0"/>
      <w:divBdr>
        <w:top w:val="none" w:sz="0" w:space="0" w:color="auto"/>
        <w:left w:val="none" w:sz="0" w:space="0" w:color="auto"/>
        <w:bottom w:val="none" w:sz="0" w:space="0" w:color="auto"/>
        <w:right w:val="none" w:sz="0" w:space="0" w:color="auto"/>
      </w:divBdr>
    </w:div>
    <w:div w:id="1194615667">
      <w:bodyDiv w:val="1"/>
      <w:marLeft w:val="0"/>
      <w:marRight w:val="0"/>
      <w:marTop w:val="0"/>
      <w:marBottom w:val="0"/>
      <w:divBdr>
        <w:top w:val="none" w:sz="0" w:space="0" w:color="auto"/>
        <w:left w:val="none" w:sz="0" w:space="0" w:color="auto"/>
        <w:bottom w:val="none" w:sz="0" w:space="0" w:color="auto"/>
        <w:right w:val="none" w:sz="0" w:space="0" w:color="auto"/>
      </w:divBdr>
    </w:div>
    <w:div w:id="1194684150">
      <w:bodyDiv w:val="1"/>
      <w:marLeft w:val="0"/>
      <w:marRight w:val="0"/>
      <w:marTop w:val="0"/>
      <w:marBottom w:val="0"/>
      <w:divBdr>
        <w:top w:val="none" w:sz="0" w:space="0" w:color="auto"/>
        <w:left w:val="none" w:sz="0" w:space="0" w:color="auto"/>
        <w:bottom w:val="none" w:sz="0" w:space="0" w:color="auto"/>
        <w:right w:val="none" w:sz="0" w:space="0" w:color="auto"/>
      </w:divBdr>
    </w:div>
    <w:div w:id="1194808602">
      <w:bodyDiv w:val="1"/>
      <w:marLeft w:val="0"/>
      <w:marRight w:val="0"/>
      <w:marTop w:val="0"/>
      <w:marBottom w:val="0"/>
      <w:divBdr>
        <w:top w:val="none" w:sz="0" w:space="0" w:color="auto"/>
        <w:left w:val="none" w:sz="0" w:space="0" w:color="auto"/>
        <w:bottom w:val="none" w:sz="0" w:space="0" w:color="auto"/>
        <w:right w:val="none" w:sz="0" w:space="0" w:color="auto"/>
      </w:divBdr>
    </w:div>
    <w:div w:id="1195004576">
      <w:bodyDiv w:val="1"/>
      <w:marLeft w:val="0"/>
      <w:marRight w:val="0"/>
      <w:marTop w:val="0"/>
      <w:marBottom w:val="0"/>
      <w:divBdr>
        <w:top w:val="none" w:sz="0" w:space="0" w:color="auto"/>
        <w:left w:val="none" w:sz="0" w:space="0" w:color="auto"/>
        <w:bottom w:val="none" w:sz="0" w:space="0" w:color="auto"/>
        <w:right w:val="none" w:sz="0" w:space="0" w:color="auto"/>
      </w:divBdr>
    </w:div>
    <w:div w:id="1195312186">
      <w:bodyDiv w:val="1"/>
      <w:marLeft w:val="0"/>
      <w:marRight w:val="0"/>
      <w:marTop w:val="0"/>
      <w:marBottom w:val="0"/>
      <w:divBdr>
        <w:top w:val="none" w:sz="0" w:space="0" w:color="auto"/>
        <w:left w:val="none" w:sz="0" w:space="0" w:color="auto"/>
        <w:bottom w:val="none" w:sz="0" w:space="0" w:color="auto"/>
        <w:right w:val="none" w:sz="0" w:space="0" w:color="auto"/>
      </w:divBdr>
    </w:div>
    <w:div w:id="1195341912">
      <w:bodyDiv w:val="1"/>
      <w:marLeft w:val="0"/>
      <w:marRight w:val="0"/>
      <w:marTop w:val="0"/>
      <w:marBottom w:val="0"/>
      <w:divBdr>
        <w:top w:val="none" w:sz="0" w:space="0" w:color="auto"/>
        <w:left w:val="none" w:sz="0" w:space="0" w:color="auto"/>
        <w:bottom w:val="none" w:sz="0" w:space="0" w:color="auto"/>
        <w:right w:val="none" w:sz="0" w:space="0" w:color="auto"/>
      </w:divBdr>
    </w:div>
    <w:div w:id="1195382075">
      <w:bodyDiv w:val="1"/>
      <w:marLeft w:val="0"/>
      <w:marRight w:val="0"/>
      <w:marTop w:val="0"/>
      <w:marBottom w:val="0"/>
      <w:divBdr>
        <w:top w:val="none" w:sz="0" w:space="0" w:color="auto"/>
        <w:left w:val="none" w:sz="0" w:space="0" w:color="auto"/>
        <w:bottom w:val="none" w:sz="0" w:space="0" w:color="auto"/>
        <w:right w:val="none" w:sz="0" w:space="0" w:color="auto"/>
      </w:divBdr>
    </w:div>
    <w:div w:id="1195385877">
      <w:bodyDiv w:val="1"/>
      <w:marLeft w:val="0"/>
      <w:marRight w:val="0"/>
      <w:marTop w:val="0"/>
      <w:marBottom w:val="0"/>
      <w:divBdr>
        <w:top w:val="none" w:sz="0" w:space="0" w:color="auto"/>
        <w:left w:val="none" w:sz="0" w:space="0" w:color="auto"/>
        <w:bottom w:val="none" w:sz="0" w:space="0" w:color="auto"/>
        <w:right w:val="none" w:sz="0" w:space="0" w:color="auto"/>
      </w:divBdr>
    </w:div>
    <w:div w:id="1195536960">
      <w:bodyDiv w:val="1"/>
      <w:marLeft w:val="0"/>
      <w:marRight w:val="0"/>
      <w:marTop w:val="0"/>
      <w:marBottom w:val="0"/>
      <w:divBdr>
        <w:top w:val="none" w:sz="0" w:space="0" w:color="auto"/>
        <w:left w:val="none" w:sz="0" w:space="0" w:color="auto"/>
        <w:bottom w:val="none" w:sz="0" w:space="0" w:color="auto"/>
        <w:right w:val="none" w:sz="0" w:space="0" w:color="auto"/>
      </w:divBdr>
    </w:div>
    <w:div w:id="1195578641">
      <w:bodyDiv w:val="1"/>
      <w:marLeft w:val="0"/>
      <w:marRight w:val="0"/>
      <w:marTop w:val="0"/>
      <w:marBottom w:val="0"/>
      <w:divBdr>
        <w:top w:val="none" w:sz="0" w:space="0" w:color="auto"/>
        <w:left w:val="none" w:sz="0" w:space="0" w:color="auto"/>
        <w:bottom w:val="none" w:sz="0" w:space="0" w:color="auto"/>
        <w:right w:val="none" w:sz="0" w:space="0" w:color="auto"/>
      </w:divBdr>
    </w:div>
    <w:div w:id="1195922303">
      <w:bodyDiv w:val="1"/>
      <w:marLeft w:val="0"/>
      <w:marRight w:val="0"/>
      <w:marTop w:val="0"/>
      <w:marBottom w:val="0"/>
      <w:divBdr>
        <w:top w:val="none" w:sz="0" w:space="0" w:color="auto"/>
        <w:left w:val="none" w:sz="0" w:space="0" w:color="auto"/>
        <w:bottom w:val="none" w:sz="0" w:space="0" w:color="auto"/>
        <w:right w:val="none" w:sz="0" w:space="0" w:color="auto"/>
      </w:divBdr>
    </w:div>
    <w:div w:id="1196040037">
      <w:bodyDiv w:val="1"/>
      <w:marLeft w:val="0"/>
      <w:marRight w:val="0"/>
      <w:marTop w:val="0"/>
      <w:marBottom w:val="0"/>
      <w:divBdr>
        <w:top w:val="none" w:sz="0" w:space="0" w:color="auto"/>
        <w:left w:val="none" w:sz="0" w:space="0" w:color="auto"/>
        <w:bottom w:val="none" w:sz="0" w:space="0" w:color="auto"/>
        <w:right w:val="none" w:sz="0" w:space="0" w:color="auto"/>
      </w:divBdr>
    </w:div>
    <w:div w:id="1196187580">
      <w:bodyDiv w:val="1"/>
      <w:marLeft w:val="0"/>
      <w:marRight w:val="0"/>
      <w:marTop w:val="0"/>
      <w:marBottom w:val="0"/>
      <w:divBdr>
        <w:top w:val="none" w:sz="0" w:space="0" w:color="auto"/>
        <w:left w:val="none" w:sz="0" w:space="0" w:color="auto"/>
        <w:bottom w:val="none" w:sz="0" w:space="0" w:color="auto"/>
        <w:right w:val="none" w:sz="0" w:space="0" w:color="auto"/>
      </w:divBdr>
    </w:div>
    <w:div w:id="1196188282">
      <w:bodyDiv w:val="1"/>
      <w:marLeft w:val="0"/>
      <w:marRight w:val="0"/>
      <w:marTop w:val="0"/>
      <w:marBottom w:val="0"/>
      <w:divBdr>
        <w:top w:val="none" w:sz="0" w:space="0" w:color="auto"/>
        <w:left w:val="none" w:sz="0" w:space="0" w:color="auto"/>
        <w:bottom w:val="none" w:sz="0" w:space="0" w:color="auto"/>
        <w:right w:val="none" w:sz="0" w:space="0" w:color="auto"/>
      </w:divBdr>
    </w:div>
    <w:div w:id="1196188493">
      <w:bodyDiv w:val="1"/>
      <w:marLeft w:val="0"/>
      <w:marRight w:val="0"/>
      <w:marTop w:val="0"/>
      <w:marBottom w:val="0"/>
      <w:divBdr>
        <w:top w:val="none" w:sz="0" w:space="0" w:color="auto"/>
        <w:left w:val="none" w:sz="0" w:space="0" w:color="auto"/>
        <w:bottom w:val="none" w:sz="0" w:space="0" w:color="auto"/>
        <w:right w:val="none" w:sz="0" w:space="0" w:color="auto"/>
      </w:divBdr>
    </w:div>
    <w:div w:id="1196387642">
      <w:bodyDiv w:val="1"/>
      <w:marLeft w:val="0"/>
      <w:marRight w:val="0"/>
      <w:marTop w:val="0"/>
      <w:marBottom w:val="0"/>
      <w:divBdr>
        <w:top w:val="none" w:sz="0" w:space="0" w:color="auto"/>
        <w:left w:val="none" w:sz="0" w:space="0" w:color="auto"/>
        <w:bottom w:val="none" w:sz="0" w:space="0" w:color="auto"/>
        <w:right w:val="none" w:sz="0" w:space="0" w:color="auto"/>
      </w:divBdr>
    </w:div>
    <w:div w:id="1196432308">
      <w:bodyDiv w:val="1"/>
      <w:marLeft w:val="0"/>
      <w:marRight w:val="0"/>
      <w:marTop w:val="0"/>
      <w:marBottom w:val="0"/>
      <w:divBdr>
        <w:top w:val="none" w:sz="0" w:space="0" w:color="auto"/>
        <w:left w:val="none" w:sz="0" w:space="0" w:color="auto"/>
        <w:bottom w:val="none" w:sz="0" w:space="0" w:color="auto"/>
        <w:right w:val="none" w:sz="0" w:space="0" w:color="auto"/>
      </w:divBdr>
    </w:div>
    <w:div w:id="1196698202">
      <w:bodyDiv w:val="1"/>
      <w:marLeft w:val="0"/>
      <w:marRight w:val="0"/>
      <w:marTop w:val="0"/>
      <w:marBottom w:val="0"/>
      <w:divBdr>
        <w:top w:val="none" w:sz="0" w:space="0" w:color="auto"/>
        <w:left w:val="none" w:sz="0" w:space="0" w:color="auto"/>
        <w:bottom w:val="none" w:sz="0" w:space="0" w:color="auto"/>
        <w:right w:val="none" w:sz="0" w:space="0" w:color="auto"/>
      </w:divBdr>
    </w:div>
    <w:div w:id="1196699641">
      <w:bodyDiv w:val="1"/>
      <w:marLeft w:val="0"/>
      <w:marRight w:val="0"/>
      <w:marTop w:val="0"/>
      <w:marBottom w:val="0"/>
      <w:divBdr>
        <w:top w:val="none" w:sz="0" w:space="0" w:color="auto"/>
        <w:left w:val="none" w:sz="0" w:space="0" w:color="auto"/>
        <w:bottom w:val="none" w:sz="0" w:space="0" w:color="auto"/>
        <w:right w:val="none" w:sz="0" w:space="0" w:color="auto"/>
      </w:divBdr>
    </w:div>
    <w:div w:id="1196701479">
      <w:bodyDiv w:val="1"/>
      <w:marLeft w:val="0"/>
      <w:marRight w:val="0"/>
      <w:marTop w:val="0"/>
      <w:marBottom w:val="0"/>
      <w:divBdr>
        <w:top w:val="none" w:sz="0" w:space="0" w:color="auto"/>
        <w:left w:val="none" w:sz="0" w:space="0" w:color="auto"/>
        <w:bottom w:val="none" w:sz="0" w:space="0" w:color="auto"/>
        <w:right w:val="none" w:sz="0" w:space="0" w:color="auto"/>
      </w:divBdr>
    </w:div>
    <w:div w:id="1196886358">
      <w:bodyDiv w:val="1"/>
      <w:marLeft w:val="0"/>
      <w:marRight w:val="0"/>
      <w:marTop w:val="0"/>
      <w:marBottom w:val="0"/>
      <w:divBdr>
        <w:top w:val="none" w:sz="0" w:space="0" w:color="auto"/>
        <w:left w:val="none" w:sz="0" w:space="0" w:color="auto"/>
        <w:bottom w:val="none" w:sz="0" w:space="0" w:color="auto"/>
        <w:right w:val="none" w:sz="0" w:space="0" w:color="auto"/>
      </w:divBdr>
    </w:div>
    <w:div w:id="1196886524">
      <w:bodyDiv w:val="1"/>
      <w:marLeft w:val="0"/>
      <w:marRight w:val="0"/>
      <w:marTop w:val="0"/>
      <w:marBottom w:val="0"/>
      <w:divBdr>
        <w:top w:val="none" w:sz="0" w:space="0" w:color="auto"/>
        <w:left w:val="none" w:sz="0" w:space="0" w:color="auto"/>
        <w:bottom w:val="none" w:sz="0" w:space="0" w:color="auto"/>
        <w:right w:val="none" w:sz="0" w:space="0" w:color="auto"/>
      </w:divBdr>
    </w:div>
    <w:div w:id="1197540560">
      <w:bodyDiv w:val="1"/>
      <w:marLeft w:val="0"/>
      <w:marRight w:val="0"/>
      <w:marTop w:val="0"/>
      <w:marBottom w:val="0"/>
      <w:divBdr>
        <w:top w:val="none" w:sz="0" w:space="0" w:color="auto"/>
        <w:left w:val="none" w:sz="0" w:space="0" w:color="auto"/>
        <w:bottom w:val="none" w:sz="0" w:space="0" w:color="auto"/>
        <w:right w:val="none" w:sz="0" w:space="0" w:color="auto"/>
      </w:divBdr>
    </w:div>
    <w:div w:id="1197541290">
      <w:bodyDiv w:val="1"/>
      <w:marLeft w:val="0"/>
      <w:marRight w:val="0"/>
      <w:marTop w:val="0"/>
      <w:marBottom w:val="0"/>
      <w:divBdr>
        <w:top w:val="none" w:sz="0" w:space="0" w:color="auto"/>
        <w:left w:val="none" w:sz="0" w:space="0" w:color="auto"/>
        <w:bottom w:val="none" w:sz="0" w:space="0" w:color="auto"/>
        <w:right w:val="none" w:sz="0" w:space="0" w:color="auto"/>
      </w:divBdr>
    </w:div>
    <w:div w:id="1197620835">
      <w:bodyDiv w:val="1"/>
      <w:marLeft w:val="0"/>
      <w:marRight w:val="0"/>
      <w:marTop w:val="0"/>
      <w:marBottom w:val="0"/>
      <w:divBdr>
        <w:top w:val="none" w:sz="0" w:space="0" w:color="auto"/>
        <w:left w:val="none" w:sz="0" w:space="0" w:color="auto"/>
        <w:bottom w:val="none" w:sz="0" w:space="0" w:color="auto"/>
        <w:right w:val="none" w:sz="0" w:space="0" w:color="auto"/>
      </w:divBdr>
    </w:div>
    <w:div w:id="1197625679">
      <w:bodyDiv w:val="1"/>
      <w:marLeft w:val="0"/>
      <w:marRight w:val="0"/>
      <w:marTop w:val="0"/>
      <w:marBottom w:val="0"/>
      <w:divBdr>
        <w:top w:val="none" w:sz="0" w:space="0" w:color="auto"/>
        <w:left w:val="none" w:sz="0" w:space="0" w:color="auto"/>
        <w:bottom w:val="none" w:sz="0" w:space="0" w:color="auto"/>
        <w:right w:val="none" w:sz="0" w:space="0" w:color="auto"/>
      </w:divBdr>
    </w:div>
    <w:div w:id="1197697232">
      <w:bodyDiv w:val="1"/>
      <w:marLeft w:val="0"/>
      <w:marRight w:val="0"/>
      <w:marTop w:val="0"/>
      <w:marBottom w:val="0"/>
      <w:divBdr>
        <w:top w:val="none" w:sz="0" w:space="0" w:color="auto"/>
        <w:left w:val="none" w:sz="0" w:space="0" w:color="auto"/>
        <w:bottom w:val="none" w:sz="0" w:space="0" w:color="auto"/>
        <w:right w:val="none" w:sz="0" w:space="0" w:color="auto"/>
      </w:divBdr>
    </w:div>
    <w:div w:id="1197743388">
      <w:bodyDiv w:val="1"/>
      <w:marLeft w:val="0"/>
      <w:marRight w:val="0"/>
      <w:marTop w:val="0"/>
      <w:marBottom w:val="0"/>
      <w:divBdr>
        <w:top w:val="none" w:sz="0" w:space="0" w:color="auto"/>
        <w:left w:val="none" w:sz="0" w:space="0" w:color="auto"/>
        <w:bottom w:val="none" w:sz="0" w:space="0" w:color="auto"/>
        <w:right w:val="none" w:sz="0" w:space="0" w:color="auto"/>
      </w:divBdr>
    </w:div>
    <w:div w:id="1197962654">
      <w:bodyDiv w:val="1"/>
      <w:marLeft w:val="0"/>
      <w:marRight w:val="0"/>
      <w:marTop w:val="0"/>
      <w:marBottom w:val="0"/>
      <w:divBdr>
        <w:top w:val="none" w:sz="0" w:space="0" w:color="auto"/>
        <w:left w:val="none" w:sz="0" w:space="0" w:color="auto"/>
        <w:bottom w:val="none" w:sz="0" w:space="0" w:color="auto"/>
        <w:right w:val="none" w:sz="0" w:space="0" w:color="auto"/>
      </w:divBdr>
    </w:div>
    <w:div w:id="1198198078">
      <w:bodyDiv w:val="1"/>
      <w:marLeft w:val="0"/>
      <w:marRight w:val="0"/>
      <w:marTop w:val="0"/>
      <w:marBottom w:val="0"/>
      <w:divBdr>
        <w:top w:val="none" w:sz="0" w:space="0" w:color="auto"/>
        <w:left w:val="none" w:sz="0" w:space="0" w:color="auto"/>
        <w:bottom w:val="none" w:sz="0" w:space="0" w:color="auto"/>
        <w:right w:val="none" w:sz="0" w:space="0" w:color="auto"/>
      </w:divBdr>
    </w:div>
    <w:div w:id="1198356104">
      <w:bodyDiv w:val="1"/>
      <w:marLeft w:val="0"/>
      <w:marRight w:val="0"/>
      <w:marTop w:val="0"/>
      <w:marBottom w:val="0"/>
      <w:divBdr>
        <w:top w:val="none" w:sz="0" w:space="0" w:color="auto"/>
        <w:left w:val="none" w:sz="0" w:space="0" w:color="auto"/>
        <w:bottom w:val="none" w:sz="0" w:space="0" w:color="auto"/>
        <w:right w:val="none" w:sz="0" w:space="0" w:color="auto"/>
      </w:divBdr>
    </w:div>
    <w:div w:id="1198395328">
      <w:bodyDiv w:val="1"/>
      <w:marLeft w:val="0"/>
      <w:marRight w:val="0"/>
      <w:marTop w:val="0"/>
      <w:marBottom w:val="0"/>
      <w:divBdr>
        <w:top w:val="none" w:sz="0" w:space="0" w:color="auto"/>
        <w:left w:val="none" w:sz="0" w:space="0" w:color="auto"/>
        <w:bottom w:val="none" w:sz="0" w:space="0" w:color="auto"/>
        <w:right w:val="none" w:sz="0" w:space="0" w:color="auto"/>
      </w:divBdr>
    </w:div>
    <w:div w:id="1198423303">
      <w:bodyDiv w:val="1"/>
      <w:marLeft w:val="0"/>
      <w:marRight w:val="0"/>
      <w:marTop w:val="0"/>
      <w:marBottom w:val="0"/>
      <w:divBdr>
        <w:top w:val="none" w:sz="0" w:space="0" w:color="auto"/>
        <w:left w:val="none" w:sz="0" w:space="0" w:color="auto"/>
        <w:bottom w:val="none" w:sz="0" w:space="0" w:color="auto"/>
        <w:right w:val="none" w:sz="0" w:space="0" w:color="auto"/>
      </w:divBdr>
    </w:div>
    <w:div w:id="1198541624">
      <w:bodyDiv w:val="1"/>
      <w:marLeft w:val="0"/>
      <w:marRight w:val="0"/>
      <w:marTop w:val="0"/>
      <w:marBottom w:val="0"/>
      <w:divBdr>
        <w:top w:val="none" w:sz="0" w:space="0" w:color="auto"/>
        <w:left w:val="none" w:sz="0" w:space="0" w:color="auto"/>
        <w:bottom w:val="none" w:sz="0" w:space="0" w:color="auto"/>
        <w:right w:val="none" w:sz="0" w:space="0" w:color="auto"/>
      </w:divBdr>
    </w:div>
    <w:div w:id="1198785312">
      <w:bodyDiv w:val="1"/>
      <w:marLeft w:val="0"/>
      <w:marRight w:val="0"/>
      <w:marTop w:val="0"/>
      <w:marBottom w:val="0"/>
      <w:divBdr>
        <w:top w:val="none" w:sz="0" w:space="0" w:color="auto"/>
        <w:left w:val="none" w:sz="0" w:space="0" w:color="auto"/>
        <w:bottom w:val="none" w:sz="0" w:space="0" w:color="auto"/>
        <w:right w:val="none" w:sz="0" w:space="0" w:color="auto"/>
      </w:divBdr>
    </w:div>
    <w:div w:id="1199196375">
      <w:bodyDiv w:val="1"/>
      <w:marLeft w:val="0"/>
      <w:marRight w:val="0"/>
      <w:marTop w:val="0"/>
      <w:marBottom w:val="0"/>
      <w:divBdr>
        <w:top w:val="none" w:sz="0" w:space="0" w:color="auto"/>
        <w:left w:val="none" w:sz="0" w:space="0" w:color="auto"/>
        <w:bottom w:val="none" w:sz="0" w:space="0" w:color="auto"/>
        <w:right w:val="none" w:sz="0" w:space="0" w:color="auto"/>
      </w:divBdr>
    </w:div>
    <w:div w:id="1199274790">
      <w:bodyDiv w:val="1"/>
      <w:marLeft w:val="0"/>
      <w:marRight w:val="0"/>
      <w:marTop w:val="0"/>
      <w:marBottom w:val="0"/>
      <w:divBdr>
        <w:top w:val="none" w:sz="0" w:space="0" w:color="auto"/>
        <w:left w:val="none" w:sz="0" w:space="0" w:color="auto"/>
        <w:bottom w:val="none" w:sz="0" w:space="0" w:color="auto"/>
        <w:right w:val="none" w:sz="0" w:space="0" w:color="auto"/>
      </w:divBdr>
    </w:div>
    <w:div w:id="1199316435">
      <w:bodyDiv w:val="1"/>
      <w:marLeft w:val="0"/>
      <w:marRight w:val="0"/>
      <w:marTop w:val="0"/>
      <w:marBottom w:val="0"/>
      <w:divBdr>
        <w:top w:val="none" w:sz="0" w:space="0" w:color="auto"/>
        <w:left w:val="none" w:sz="0" w:space="0" w:color="auto"/>
        <w:bottom w:val="none" w:sz="0" w:space="0" w:color="auto"/>
        <w:right w:val="none" w:sz="0" w:space="0" w:color="auto"/>
      </w:divBdr>
    </w:div>
    <w:div w:id="1199317521">
      <w:bodyDiv w:val="1"/>
      <w:marLeft w:val="0"/>
      <w:marRight w:val="0"/>
      <w:marTop w:val="0"/>
      <w:marBottom w:val="0"/>
      <w:divBdr>
        <w:top w:val="none" w:sz="0" w:space="0" w:color="auto"/>
        <w:left w:val="none" w:sz="0" w:space="0" w:color="auto"/>
        <w:bottom w:val="none" w:sz="0" w:space="0" w:color="auto"/>
        <w:right w:val="none" w:sz="0" w:space="0" w:color="auto"/>
      </w:divBdr>
    </w:div>
    <w:div w:id="1199319789">
      <w:bodyDiv w:val="1"/>
      <w:marLeft w:val="0"/>
      <w:marRight w:val="0"/>
      <w:marTop w:val="0"/>
      <w:marBottom w:val="0"/>
      <w:divBdr>
        <w:top w:val="none" w:sz="0" w:space="0" w:color="auto"/>
        <w:left w:val="none" w:sz="0" w:space="0" w:color="auto"/>
        <w:bottom w:val="none" w:sz="0" w:space="0" w:color="auto"/>
        <w:right w:val="none" w:sz="0" w:space="0" w:color="auto"/>
      </w:divBdr>
    </w:div>
    <w:div w:id="1199389665">
      <w:bodyDiv w:val="1"/>
      <w:marLeft w:val="0"/>
      <w:marRight w:val="0"/>
      <w:marTop w:val="0"/>
      <w:marBottom w:val="0"/>
      <w:divBdr>
        <w:top w:val="none" w:sz="0" w:space="0" w:color="auto"/>
        <w:left w:val="none" w:sz="0" w:space="0" w:color="auto"/>
        <w:bottom w:val="none" w:sz="0" w:space="0" w:color="auto"/>
        <w:right w:val="none" w:sz="0" w:space="0" w:color="auto"/>
      </w:divBdr>
    </w:div>
    <w:div w:id="1199587980">
      <w:bodyDiv w:val="1"/>
      <w:marLeft w:val="0"/>
      <w:marRight w:val="0"/>
      <w:marTop w:val="0"/>
      <w:marBottom w:val="0"/>
      <w:divBdr>
        <w:top w:val="none" w:sz="0" w:space="0" w:color="auto"/>
        <w:left w:val="none" w:sz="0" w:space="0" w:color="auto"/>
        <w:bottom w:val="none" w:sz="0" w:space="0" w:color="auto"/>
        <w:right w:val="none" w:sz="0" w:space="0" w:color="auto"/>
      </w:divBdr>
    </w:div>
    <w:div w:id="1199779877">
      <w:bodyDiv w:val="1"/>
      <w:marLeft w:val="0"/>
      <w:marRight w:val="0"/>
      <w:marTop w:val="0"/>
      <w:marBottom w:val="0"/>
      <w:divBdr>
        <w:top w:val="none" w:sz="0" w:space="0" w:color="auto"/>
        <w:left w:val="none" w:sz="0" w:space="0" w:color="auto"/>
        <w:bottom w:val="none" w:sz="0" w:space="0" w:color="auto"/>
        <w:right w:val="none" w:sz="0" w:space="0" w:color="auto"/>
      </w:divBdr>
    </w:div>
    <w:div w:id="1200314708">
      <w:bodyDiv w:val="1"/>
      <w:marLeft w:val="0"/>
      <w:marRight w:val="0"/>
      <w:marTop w:val="0"/>
      <w:marBottom w:val="0"/>
      <w:divBdr>
        <w:top w:val="none" w:sz="0" w:space="0" w:color="auto"/>
        <w:left w:val="none" w:sz="0" w:space="0" w:color="auto"/>
        <w:bottom w:val="none" w:sz="0" w:space="0" w:color="auto"/>
        <w:right w:val="none" w:sz="0" w:space="0" w:color="auto"/>
      </w:divBdr>
    </w:div>
    <w:div w:id="1200630368">
      <w:bodyDiv w:val="1"/>
      <w:marLeft w:val="0"/>
      <w:marRight w:val="0"/>
      <w:marTop w:val="0"/>
      <w:marBottom w:val="0"/>
      <w:divBdr>
        <w:top w:val="none" w:sz="0" w:space="0" w:color="auto"/>
        <w:left w:val="none" w:sz="0" w:space="0" w:color="auto"/>
        <w:bottom w:val="none" w:sz="0" w:space="0" w:color="auto"/>
        <w:right w:val="none" w:sz="0" w:space="0" w:color="auto"/>
      </w:divBdr>
    </w:div>
    <w:div w:id="1200751202">
      <w:bodyDiv w:val="1"/>
      <w:marLeft w:val="0"/>
      <w:marRight w:val="0"/>
      <w:marTop w:val="0"/>
      <w:marBottom w:val="0"/>
      <w:divBdr>
        <w:top w:val="none" w:sz="0" w:space="0" w:color="auto"/>
        <w:left w:val="none" w:sz="0" w:space="0" w:color="auto"/>
        <w:bottom w:val="none" w:sz="0" w:space="0" w:color="auto"/>
        <w:right w:val="none" w:sz="0" w:space="0" w:color="auto"/>
      </w:divBdr>
    </w:div>
    <w:div w:id="1200826406">
      <w:bodyDiv w:val="1"/>
      <w:marLeft w:val="0"/>
      <w:marRight w:val="0"/>
      <w:marTop w:val="0"/>
      <w:marBottom w:val="0"/>
      <w:divBdr>
        <w:top w:val="none" w:sz="0" w:space="0" w:color="auto"/>
        <w:left w:val="none" w:sz="0" w:space="0" w:color="auto"/>
        <w:bottom w:val="none" w:sz="0" w:space="0" w:color="auto"/>
        <w:right w:val="none" w:sz="0" w:space="0" w:color="auto"/>
      </w:divBdr>
    </w:div>
    <w:div w:id="1200898467">
      <w:bodyDiv w:val="1"/>
      <w:marLeft w:val="0"/>
      <w:marRight w:val="0"/>
      <w:marTop w:val="0"/>
      <w:marBottom w:val="0"/>
      <w:divBdr>
        <w:top w:val="none" w:sz="0" w:space="0" w:color="auto"/>
        <w:left w:val="none" w:sz="0" w:space="0" w:color="auto"/>
        <w:bottom w:val="none" w:sz="0" w:space="0" w:color="auto"/>
        <w:right w:val="none" w:sz="0" w:space="0" w:color="auto"/>
      </w:divBdr>
    </w:div>
    <w:div w:id="1201088092">
      <w:bodyDiv w:val="1"/>
      <w:marLeft w:val="0"/>
      <w:marRight w:val="0"/>
      <w:marTop w:val="0"/>
      <w:marBottom w:val="0"/>
      <w:divBdr>
        <w:top w:val="none" w:sz="0" w:space="0" w:color="auto"/>
        <w:left w:val="none" w:sz="0" w:space="0" w:color="auto"/>
        <w:bottom w:val="none" w:sz="0" w:space="0" w:color="auto"/>
        <w:right w:val="none" w:sz="0" w:space="0" w:color="auto"/>
      </w:divBdr>
    </w:div>
    <w:div w:id="1201431895">
      <w:bodyDiv w:val="1"/>
      <w:marLeft w:val="0"/>
      <w:marRight w:val="0"/>
      <w:marTop w:val="0"/>
      <w:marBottom w:val="0"/>
      <w:divBdr>
        <w:top w:val="none" w:sz="0" w:space="0" w:color="auto"/>
        <w:left w:val="none" w:sz="0" w:space="0" w:color="auto"/>
        <w:bottom w:val="none" w:sz="0" w:space="0" w:color="auto"/>
        <w:right w:val="none" w:sz="0" w:space="0" w:color="auto"/>
      </w:divBdr>
    </w:div>
    <w:div w:id="1201550380">
      <w:bodyDiv w:val="1"/>
      <w:marLeft w:val="0"/>
      <w:marRight w:val="0"/>
      <w:marTop w:val="0"/>
      <w:marBottom w:val="0"/>
      <w:divBdr>
        <w:top w:val="none" w:sz="0" w:space="0" w:color="auto"/>
        <w:left w:val="none" w:sz="0" w:space="0" w:color="auto"/>
        <w:bottom w:val="none" w:sz="0" w:space="0" w:color="auto"/>
        <w:right w:val="none" w:sz="0" w:space="0" w:color="auto"/>
      </w:divBdr>
    </w:div>
    <w:div w:id="1201551290">
      <w:bodyDiv w:val="1"/>
      <w:marLeft w:val="0"/>
      <w:marRight w:val="0"/>
      <w:marTop w:val="0"/>
      <w:marBottom w:val="0"/>
      <w:divBdr>
        <w:top w:val="none" w:sz="0" w:space="0" w:color="auto"/>
        <w:left w:val="none" w:sz="0" w:space="0" w:color="auto"/>
        <w:bottom w:val="none" w:sz="0" w:space="0" w:color="auto"/>
        <w:right w:val="none" w:sz="0" w:space="0" w:color="auto"/>
      </w:divBdr>
    </w:div>
    <w:div w:id="1201551733">
      <w:bodyDiv w:val="1"/>
      <w:marLeft w:val="0"/>
      <w:marRight w:val="0"/>
      <w:marTop w:val="0"/>
      <w:marBottom w:val="0"/>
      <w:divBdr>
        <w:top w:val="none" w:sz="0" w:space="0" w:color="auto"/>
        <w:left w:val="none" w:sz="0" w:space="0" w:color="auto"/>
        <w:bottom w:val="none" w:sz="0" w:space="0" w:color="auto"/>
        <w:right w:val="none" w:sz="0" w:space="0" w:color="auto"/>
      </w:divBdr>
    </w:div>
    <w:div w:id="1201625109">
      <w:bodyDiv w:val="1"/>
      <w:marLeft w:val="0"/>
      <w:marRight w:val="0"/>
      <w:marTop w:val="0"/>
      <w:marBottom w:val="0"/>
      <w:divBdr>
        <w:top w:val="none" w:sz="0" w:space="0" w:color="auto"/>
        <w:left w:val="none" w:sz="0" w:space="0" w:color="auto"/>
        <w:bottom w:val="none" w:sz="0" w:space="0" w:color="auto"/>
        <w:right w:val="none" w:sz="0" w:space="0" w:color="auto"/>
      </w:divBdr>
    </w:div>
    <w:div w:id="1201891582">
      <w:bodyDiv w:val="1"/>
      <w:marLeft w:val="0"/>
      <w:marRight w:val="0"/>
      <w:marTop w:val="0"/>
      <w:marBottom w:val="0"/>
      <w:divBdr>
        <w:top w:val="none" w:sz="0" w:space="0" w:color="auto"/>
        <w:left w:val="none" w:sz="0" w:space="0" w:color="auto"/>
        <w:bottom w:val="none" w:sz="0" w:space="0" w:color="auto"/>
        <w:right w:val="none" w:sz="0" w:space="0" w:color="auto"/>
      </w:divBdr>
    </w:div>
    <w:div w:id="1202018544">
      <w:bodyDiv w:val="1"/>
      <w:marLeft w:val="0"/>
      <w:marRight w:val="0"/>
      <w:marTop w:val="0"/>
      <w:marBottom w:val="0"/>
      <w:divBdr>
        <w:top w:val="none" w:sz="0" w:space="0" w:color="auto"/>
        <w:left w:val="none" w:sz="0" w:space="0" w:color="auto"/>
        <w:bottom w:val="none" w:sz="0" w:space="0" w:color="auto"/>
        <w:right w:val="none" w:sz="0" w:space="0" w:color="auto"/>
      </w:divBdr>
    </w:div>
    <w:div w:id="1202061677">
      <w:bodyDiv w:val="1"/>
      <w:marLeft w:val="0"/>
      <w:marRight w:val="0"/>
      <w:marTop w:val="0"/>
      <w:marBottom w:val="0"/>
      <w:divBdr>
        <w:top w:val="none" w:sz="0" w:space="0" w:color="auto"/>
        <w:left w:val="none" w:sz="0" w:space="0" w:color="auto"/>
        <w:bottom w:val="none" w:sz="0" w:space="0" w:color="auto"/>
        <w:right w:val="none" w:sz="0" w:space="0" w:color="auto"/>
      </w:divBdr>
    </w:div>
    <w:div w:id="1202858162">
      <w:bodyDiv w:val="1"/>
      <w:marLeft w:val="0"/>
      <w:marRight w:val="0"/>
      <w:marTop w:val="0"/>
      <w:marBottom w:val="0"/>
      <w:divBdr>
        <w:top w:val="none" w:sz="0" w:space="0" w:color="auto"/>
        <w:left w:val="none" w:sz="0" w:space="0" w:color="auto"/>
        <w:bottom w:val="none" w:sz="0" w:space="0" w:color="auto"/>
        <w:right w:val="none" w:sz="0" w:space="0" w:color="auto"/>
      </w:divBdr>
    </w:div>
    <w:div w:id="1203009443">
      <w:bodyDiv w:val="1"/>
      <w:marLeft w:val="0"/>
      <w:marRight w:val="0"/>
      <w:marTop w:val="0"/>
      <w:marBottom w:val="0"/>
      <w:divBdr>
        <w:top w:val="none" w:sz="0" w:space="0" w:color="auto"/>
        <w:left w:val="none" w:sz="0" w:space="0" w:color="auto"/>
        <w:bottom w:val="none" w:sz="0" w:space="0" w:color="auto"/>
        <w:right w:val="none" w:sz="0" w:space="0" w:color="auto"/>
      </w:divBdr>
    </w:div>
    <w:div w:id="1203178797">
      <w:bodyDiv w:val="1"/>
      <w:marLeft w:val="0"/>
      <w:marRight w:val="0"/>
      <w:marTop w:val="0"/>
      <w:marBottom w:val="0"/>
      <w:divBdr>
        <w:top w:val="none" w:sz="0" w:space="0" w:color="auto"/>
        <w:left w:val="none" w:sz="0" w:space="0" w:color="auto"/>
        <w:bottom w:val="none" w:sz="0" w:space="0" w:color="auto"/>
        <w:right w:val="none" w:sz="0" w:space="0" w:color="auto"/>
      </w:divBdr>
    </w:div>
    <w:div w:id="1203403634">
      <w:bodyDiv w:val="1"/>
      <w:marLeft w:val="0"/>
      <w:marRight w:val="0"/>
      <w:marTop w:val="0"/>
      <w:marBottom w:val="0"/>
      <w:divBdr>
        <w:top w:val="none" w:sz="0" w:space="0" w:color="auto"/>
        <w:left w:val="none" w:sz="0" w:space="0" w:color="auto"/>
        <w:bottom w:val="none" w:sz="0" w:space="0" w:color="auto"/>
        <w:right w:val="none" w:sz="0" w:space="0" w:color="auto"/>
      </w:divBdr>
    </w:div>
    <w:div w:id="1203446003">
      <w:bodyDiv w:val="1"/>
      <w:marLeft w:val="0"/>
      <w:marRight w:val="0"/>
      <w:marTop w:val="0"/>
      <w:marBottom w:val="0"/>
      <w:divBdr>
        <w:top w:val="none" w:sz="0" w:space="0" w:color="auto"/>
        <w:left w:val="none" w:sz="0" w:space="0" w:color="auto"/>
        <w:bottom w:val="none" w:sz="0" w:space="0" w:color="auto"/>
        <w:right w:val="none" w:sz="0" w:space="0" w:color="auto"/>
      </w:divBdr>
    </w:div>
    <w:div w:id="1203515055">
      <w:bodyDiv w:val="1"/>
      <w:marLeft w:val="0"/>
      <w:marRight w:val="0"/>
      <w:marTop w:val="0"/>
      <w:marBottom w:val="0"/>
      <w:divBdr>
        <w:top w:val="none" w:sz="0" w:space="0" w:color="auto"/>
        <w:left w:val="none" w:sz="0" w:space="0" w:color="auto"/>
        <w:bottom w:val="none" w:sz="0" w:space="0" w:color="auto"/>
        <w:right w:val="none" w:sz="0" w:space="0" w:color="auto"/>
      </w:divBdr>
    </w:div>
    <w:div w:id="1203788365">
      <w:bodyDiv w:val="1"/>
      <w:marLeft w:val="0"/>
      <w:marRight w:val="0"/>
      <w:marTop w:val="0"/>
      <w:marBottom w:val="0"/>
      <w:divBdr>
        <w:top w:val="none" w:sz="0" w:space="0" w:color="auto"/>
        <w:left w:val="none" w:sz="0" w:space="0" w:color="auto"/>
        <w:bottom w:val="none" w:sz="0" w:space="0" w:color="auto"/>
        <w:right w:val="none" w:sz="0" w:space="0" w:color="auto"/>
      </w:divBdr>
    </w:div>
    <w:div w:id="1204172543">
      <w:bodyDiv w:val="1"/>
      <w:marLeft w:val="0"/>
      <w:marRight w:val="0"/>
      <w:marTop w:val="0"/>
      <w:marBottom w:val="0"/>
      <w:divBdr>
        <w:top w:val="none" w:sz="0" w:space="0" w:color="auto"/>
        <w:left w:val="none" w:sz="0" w:space="0" w:color="auto"/>
        <w:bottom w:val="none" w:sz="0" w:space="0" w:color="auto"/>
        <w:right w:val="none" w:sz="0" w:space="0" w:color="auto"/>
      </w:divBdr>
    </w:div>
    <w:div w:id="1204440583">
      <w:bodyDiv w:val="1"/>
      <w:marLeft w:val="0"/>
      <w:marRight w:val="0"/>
      <w:marTop w:val="0"/>
      <w:marBottom w:val="0"/>
      <w:divBdr>
        <w:top w:val="none" w:sz="0" w:space="0" w:color="auto"/>
        <w:left w:val="none" w:sz="0" w:space="0" w:color="auto"/>
        <w:bottom w:val="none" w:sz="0" w:space="0" w:color="auto"/>
        <w:right w:val="none" w:sz="0" w:space="0" w:color="auto"/>
      </w:divBdr>
    </w:div>
    <w:div w:id="1204443280">
      <w:bodyDiv w:val="1"/>
      <w:marLeft w:val="0"/>
      <w:marRight w:val="0"/>
      <w:marTop w:val="0"/>
      <w:marBottom w:val="0"/>
      <w:divBdr>
        <w:top w:val="none" w:sz="0" w:space="0" w:color="auto"/>
        <w:left w:val="none" w:sz="0" w:space="0" w:color="auto"/>
        <w:bottom w:val="none" w:sz="0" w:space="0" w:color="auto"/>
        <w:right w:val="none" w:sz="0" w:space="0" w:color="auto"/>
      </w:divBdr>
    </w:div>
    <w:div w:id="1204636082">
      <w:bodyDiv w:val="1"/>
      <w:marLeft w:val="0"/>
      <w:marRight w:val="0"/>
      <w:marTop w:val="0"/>
      <w:marBottom w:val="0"/>
      <w:divBdr>
        <w:top w:val="none" w:sz="0" w:space="0" w:color="auto"/>
        <w:left w:val="none" w:sz="0" w:space="0" w:color="auto"/>
        <w:bottom w:val="none" w:sz="0" w:space="0" w:color="auto"/>
        <w:right w:val="none" w:sz="0" w:space="0" w:color="auto"/>
      </w:divBdr>
    </w:div>
    <w:div w:id="1204833500">
      <w:bodyDiv w:val="1"/>
      <w:marLeft w:val="0"/>
      <w:marRight w:val="0"/>
      <w:marTop w:val="0"/>
      <w:marBottom w:val="0"/>
      <w:divBdr>
        <w:top w:val="none" w:sz="0" w:space="0" w:color="auto"/>
        <w:left w:val="none" w:sz="0" w:space="0" w:color="auto"/>
        <w:bottom w:val="none" w:sz="0" w:space="0" w:color="auto"/>
        <w:right w:val="none" w:sz="0" w:space="0" w:color="auto"/>
      </w:divBdr>
    </w:div>
    <w:div w:id="1204905565">
      <w:bodyDiv w:val="1"/>
      <w:marLeft w:val="0"/>
      <w:marRight w:val="0"/>
      <w:marTop w:val="0"/>
      <w:marBottom w:val="0"/>
      <w:divBdr>
        <w:top w:val="none" w:sz="0" w:space="0" w:color="auto"/>
        <w:left w:val="none" w:sz="0" w:space="0" w:color="auto"/>
        <w:bottom w:val="none" w:sz="0" w:space="0" w:color="auto"/>
        <w:right w:val="none" w:sz="0" w:space="0" w:color="auto"/>
      </w:divBdr>
    </w:div>
    <w:div w:id="1205021751">
      <w:bodyDiv w:val="1"/>
      <w:marLeft w:val="0"/>
      <w:marRight w:val="0"/>
      <w:marTop w:val="0"/>
      <w:marBottom w:val="0"/>
      <w:divBdr>
        <w:top w:val="none" w:sz="0" w:space="0" w:color="auto"/>
        <w:left w:val="none" w:sz="0" w:space="0" w:color="auto"/>
        <w:bottom w:val="none" w:sz="0" w:space="0" w:color="auto"/>
        <w:right w:val="none" w:sz="0" w:space="0" w:color="auto"/>
      </w:divBdr>
    </w:div>
    <w:div w:id="1205093140">
      <w:bodyDiv w:val="1"/>
      <w:marLeft w:val="0"/>
      <w:marRight w:val="0"/>
      <w:marTop w:val="0"/>
      <w:marBottom w:val="0"/>
      <w:divBdr>
        <w:top w:val="none" w:sz="0" w:space="0" w:color="auto"/>
        <w:left w:val="none" w:sz="0" w:space="0" w:color="auto"/>
        <w:bottom w:val="none" w:sz="0" w:space="0" w:color="auto"/>
        <w:right w:val="none" w:sz="0" w:space="0" w:color="auto"/>
      </w:divBdr>
    </w:div>
    <w:div w:id="1205486118">
      <w:bodyDiv w:val="1"/>
      <w:marLeft w:val="0"/>
      <w:marRight w:val="0"/>
      <w:marTop w:val="0"/>
      <w:marBottom w:val="0"/>
      <w:divBdr>
        <w:top w:val="none" w:sz="0" w:space="0" w:color="auto"/>
        <w:left w:val="none" w:sz="0" w:space="0" w:color="auto"/>
        <w:bottom w:val="none" w:sz="0" w:space="0" w:color="auto"/>
        <w:right w:val="none" w:sz="0" w:space="0" w:color="auto"/>
      </w:divBdr>
    </w:div>
    <w:div w:id="1205632687">
      <w:bodyDiv w:val="1"/>
      <w:marLeft w:val="0"/>
      <w:marRight w:val="0"/>
      <w:marTop w:val="0"/>
      <w:marBottom w:val="0"/>
      <w:divBdr>
        <w:top w:val="none" w:sz="0" w:space="0" w:color="auto"/>
        <w:left w:val="none" w:sz="0" w:space="0" w:color="auto"/>
        <w:bottom w:val="none" w:sz="0" w:space="0" w:color="auto"/>
        <w:right w:val="none" w:sz="0" w:space="0" w:color="auto"/>
      </w:divBdr>
    </w:div>
    <w:div w:id="1205750674">
      <w:bodyDiv w:val="1"/>
      <w:marLeft w:val="0"/>
      <w:marRight w:val="0"/>
      <w:marTop w:val="0"/>
      <w:marBottom w:val="0"/>
      <w:divBdr>
        <w:top w:val="none" w:sz="0" w:space="0" w:color="auto"/>
        <w:left w:val="none" w:sz="0" w:space="0" w:color="auto"/>
        <w:bottom w:val="none" w:sz="0" w:space="0" w:color="auto"/>
        <w:right w:val="none" w:sz="0" w:space="0" w:color="auto"/>
      </w:divBdr>
    </w:div>
    <w:div w:id="1205944968">
      <w:bodyDiv w:val="1"/>
      <w:marLeft w:val="0"/>
      <w:marRight w:val="0"/>
      <w:marTop w:val="0"/>
      <w:marBottom w:val="0"/>
      <w:divBdr>
        <w:top w:val="none" w:sz="0" w:space="0" w:color="auto"/>
        <w:left w:val="none" w:sz="0" w:space="0" w:color="auto"/>
        <w:bottom w:val="none" w:sz="0" w:space="0" w:color="auto"/>
        <w:right w:val="none" w:sz="0" w:space="0" w:color="auto"/>
      </w:divBdr>
    </w:div>
    <w:div w:id="1206596604">
      <w:bodyDiv w:val="1"/>
      <w:marLeft w:val="0"/>
      <w:marRight w:val="0"/>
      <w:marTop w:val="0"/>
      <w:marBottom w:val="0"/>
      <w:divBdr>
        <w:top w:val="none" w:sz="0" w:space="0" w:color="auto"/>
        <w:left w:val="none" w:sz="0" w:space="0" w:color="auto"/>
        <w:bottom w:val="none" w:sz="0" w:space="0" w:color="auto"/>
        <w:right w:val="none" w:sz="0" w:space="0" w:color="auto"/>
      </w:divBdr>
    </w:div>
    <w:div w:id="1206605584">
      <w:bodyDiv w:val="1"/>
      <w:marLeft w:val="0"/>
      <w:marRight w:val="0"/>
      <w:marTop w:val="0"/>
      <w:marBottom w:val="0"/>
      <w:divBdr>
        <w:top w:val="none" w:sz="0" w:space="0" w:color="auto"/>
        <w:left w:val="none" w:sz="0" w:space="0" w:color="auto"/>
        <w:bottom w:val="none" w:sz="0" w:space="0" w:color="auto"/>
        <w:right w:val="none" w:sz="0" w:space="0" w:color="auto"/>
      </w:divBdr>
    </w:div>
    <w:div w:id="1206717430">
      <w:bodyDiv w:val="1"/>
      <w:marLeft w:val="0"/>
      <w:marRight w:val="0"/>
      <w:marTop w:val="0"/>
      <w:marBottom w:val="0"/>
      <w:divBdr>
        <w:top w:val="none" w:sz="0" w:space="0" w:color="auto"/>
        <w:left w:val="none" w:sz="0" w:space="0" w:color="auto"/>
        <w:bottom w:val="none" w:sz="0" w:space="0" w:color="auto"/>
        <w:right w:val="none" w:sz="0" w:space="0" w:color="auto"/>
      </w:divBdr>
    </w:div>
    <w:div w:id="1206871108">
      <w:bodyDiv w:val="1"/>
      <w:marLeft w:val="0"/>
      <w:marRight w:val="0"/>
      <w:marTop w:val="0"/>
      <w:marBottom w:val="0"/>
      <w:divBdr>
        <w:top w:val="none" w:sz="0" w:space="0" w:color="auto"/>
        <w:left w:val="none" w:sz="0" w:space="0" w:color="auto"/>
        <w:bottom w:val="none" w:sz="0" w:space="0" w:color="auto"/>
        <w:right w:val="none" w:sz="0" w:space="0" w:color="auto"/>
      </w:divBdr>
    </w:div>
    <w:div w:id="1206912848">
      <w:bodyDiv w:val="1"/>
      <w:marLeft w:val="0"/>
      <w:marRight w:val="0"/>
      <w:marTop w:val="0"/>
      <w:marBottom w:val="0"/>
      <w:divBdr>
        <w:top w:val="none" w:sz="0" w:space="0" w:color="auto"/>
        <w:left w:val="none" w:sz="0" w:space="0" w:color="auto"/>
        <w:bottom w:val="none" w:sz="0" w:space="0" w:color="auto"/>
        <w:right w:val="none" w:sz="0" w:space="0" w:color="auto"/>
      </w:divBdr>
    </w:div>
    <w:div w:id="1206915593">
      <w:bodyDiv w:val="1"/>
      <w:marLeft w:val="0"/>
      <w:marRight w:val="0"/>
      <w:marTop w:val="0"/>
      <w:marBottom w:val="0"/>
      <w:divBdr>
        <w:top w:val="none" w:sz="0" w:space="0" w:color="auto"/>
        <w:left w:val="none" w:sz="0" w:space="0" w:color="auto"/>
        <w:bottom w:val="none" w:sz="0" w:space="0" w:color="auto"/>
        <w:right w:val="none" w:sz="0" w:space="0" w:color="auto"/>
      </w:divBdr>
    </w:div>
    <w:div w:id="1206987346">
      <w:bodyDiv w:val="1"/>
      <w:marLeft w:val="0"/>
      <w:marRight w:val="0"/>
      <w:marTop w:val="0"/>
      <w:marBottom w:val="0"/>
      <w:divBdr>
        <w:top w:val="none" w:sz="0" w:space="0" w:color="auto"/>
        <w:left w:val="none" w:sz="0" w:space="0" w:color="auto"/>
        <w:bottom w:val="none" w:sz="0" w:space="0" w:color="auto"/>
        <w:right w:val="none" w:sz="0" w:space="0" w:color="auto"/>
      </w:divBdr>
    </w:div>
    <w:div w:id="1207065198">
      <w:bodyDiv w:val="1"/>
      <w:marLeft w:val="0"/>
      <w:marRight w:val="0"/>
      <w:marTop w:val="0"/>
      <w:marBottom w:val="0"/>
      <w:divBdr>
        <w:top w:val="none" w:sz="0" w:space="0" w:color="auto"/>
        <w:left w:val="none" w:sz="0" w:space="0" w:color="auto"/>
        <w:bottom w:val="none" w:sz="0" w:space="0" w:color="auto"/>
        <w:right w:val="none" w:sz="0" w:space="0" w:color="auto"/>
      </w:divBdr>
    </w:div>
    <w:div w:id="1207066297">
      <w:bodyDiv w:val="1"/>
      <w:marLeft w:val="0"/>
      <w:marRight w:val="0"/>
      <w:marTop w:val="0"/>
      <w:marBottom w:val="0"/>
      <w:divBdr>
        <w:top w:val="none" w:sz="0" w:space="0" w:color="auto"/>
        <w:left w:val="none" w:sz="0" w:space="0" w:color="auto"/>
        <w:bottom w:val="none" w:sz="0" w:space="0" w:color="auto"/>
        <w:right w:val="none" w:sz="0" w:space="0" w:color="auto"/>
      </w:divBdr>
    </w:div>
    <w:div w:id="1207110127">
      <w:bodyDiv w:val="1"/>
      <w:marLeft w:val="0"/>
      <w:marRight w:val="0"/>
      <w:marTop w:val="0"/>
      <w:marBottom w:val="0"/>
      <w:divBdr>
        <w:top w:val="none" w:sz="0" w:space="0" w:color="auto"/>
        <w:left w:val="none" w:sz="0" w:space="0" w:color="auto"/>
        <w:bottom w:val="none" w:sz="0" w:space="0" w:color="auto"/>
        <w:right w:val="none" w:sz="0" w:space="0" w:color="auto"/>
      </w:divBdr>
    </w:div>
    <w:div w:id="1207110169">
      <w:bodyDiv w:val="1"/>
      <w:marLeft w:val="0"/>
      <w:marRight w:val="0"/>
      <w:marTop w:val="0"/>
      <w:marBottom w:val="0"/>
      <w:divBdr>
        <w:top w:val="none" w:sz="0" w:space="0" w:color="auto"/>
        <w:left w:val="none" w:sz="0" w:space="0" w:color="auto"/>
        <w:bottom w:val="none" w:sz="0" w:space="0" w:color="auto"/>
        <w:right w:val="none" w:sz="0" w:space="0" w:color="auto"/>
      </w:divBdr>
    </w:div>
    <w:div w:id="1207332777">
      <w:bodyDiv w:val="1"/>
      <w:marLeft w:val="0"/>
      <w:marRight w:val="0"/>
      <w:marTop w:val="0"/>
      <w:marBottom w:val="0"/>
      <w:divBdr>
        <w:top w:val="none" w:sz="0" w:space="0" w:color="auto"/>
        <w:left w:val="none" w:sz="0" w:space="0" w:color="auto"/>
        <w:bottom w:val="none" w:sz="0" w:space="0" w:color="auto"/>
        <w:right w:val="none" w:sz="0" w:space="0" w:color="auto"/>
      </w:divBdr>
    </w:div>
    <w:div w:id="1207792566">
      <w:bodyDiv w:val="1"/>
      <w:marLeft w:val="0"/>
      <w:marRight w:val="0"/>
      <w:marTop w:val="0"/>
      <w:marBottom w:val="0"/>
      <w:divBdr>
        <w:top w:val="none" w:sz="0" w:space="0" w:color="auto"/>
        <w:left w:val="none" w:sz="0" w:space="0" w:color="auto"/>
        <w:bottom w:val="none" w:sz="0" w:space="0" w:color="auto"/>
        <w:right w:val="none" w:sz="0" w:space="0" w:color="auto"/>
      </w:divBdr>
    </w:div>
    <w:div w:id="1208033136">
      <w:bodyDiv w:val="1"/>
      <w:marLeft w:val="0"/>
      <w:marRight w:val="0"/>
      <w:marTop w:val="0"/>
      <w:marBottom w:val="0"/>
      <w:divBdr>
        <w:top w:val="none" w:sz="0" w:space="0" w:color="auto"/>
        <w:left w:val="none" w:sz="0" w:space="0" w:color="auto"/>
        <w:bottom w:val="none" w:sz="0" w:space="0" w:color="auto"/>
        <w:right w:val="none" w:sz="0" w:space="0" w:color="auto"/>
      </w:divBdr>
    </w:div>
    <w:div w:id="1208108391">
      <w:bodyDiv w:val="1"/>
      <w:marLeft w:val="0"/>
      <w:marRight w:val="0"/>
      <w:marTop w:val="0"/>
      <w:marBottom w:val="0"/>
      <w:divBdr>
        <w:top w:val="none" w:sz="0" w:space="0" w:color="auto"/>
        <w:left w:val="none" w:sz="0" w:space="0" w:color="auto"/>
        <w:bottom w:val="none" w:sz="0" w:space="0" w:color="auto"/>
        <w:right w:val="none" w:sz="0" w:space="0" w:color="auto"/>
      </w:divBdr>
    </w:div>
    <w:div w:id="1208109899">
      <w:bodyDiv w:val="1"/>
      <w:marLeft w:val="0"/>
      <w:marRight w:val="0"/>
      <w:marTop w:val="0"/>
      <w:marBottom w:val="0"/>
      <w:divBdr>
        <w:top w:val="none" w:sz="0" w:space="0" w:color="auto"/>
        <w:left w:val="none" w:sz="0" w:space="0" w:color="auto"/>
        <w:bottom w:val="none" w:sz="0" w:space="0" w:color="auto"/>
        <w:right w:val="none" w:sz="0" w:space="0" w:color="auto"/>
      </w:divBdr>
    </w:div>
    <w:div w:id="1208567841">
      <w:bodyDiv w:val="1"/>
      <w:marLeft w:val="0"/>
      <w:marRight w:val="0"/>
      <w:marTop w:val="0"/>
      <w:marBottom w:val="0"/>
      <w:divBdr>
        <w:top w:val="none" w:sz="0" w:space="0" w:color="auto"/>
        <w:left w:val="none" w:sz="0" w:space="0" w:color="auto"/>
        <w:bottom w:val="none" w:sz="0" w:space="0" w:color="auto"/>
        <w:right w:val="none" w:sz="0" w:space="0" w:color="auto"/>
      </w:divBdr>
    </w:div>
    <w:div w:id="1209151186">
      <w:bodyDiv w:val="1"/>
      <w:marLeft w:val="0"/>
      <w:marRight w:val="0"/>
      <w:marTop w:val="0"/>
      <w:marBottom w:val="0"/>
      <w:divBdr>
        <w:top w:val="none" w:sz="0" w:space="0" w:color="auto"/>
        <w:left w:val="none" w:sz="0" w:space="0" w:color="auto"/>
        <w:bottom w:val="none" w:sz="0" w:space="0" w:color="auto"/>
        <w:right w:val="none" w:sz="0" w:space="0" w:color="auto"/>
      </w:divBdr>
    </w:div>
    <w:div w:id="1209338191">
      <w:bodyDiv w:val="1"/>
      <w:marLeft w:val="0"/>
      <w:marRight w:val="0"/>
      <w:marTop w:val="0"/>
      <w:marBottom w:val="0"/>
      <w:divBdr>
        <w:top w:val="none" w:sz="0" w:space="0" w:color="auto"/>
        <w:left w:val="none" w:sz="0" w:space="0" w:color="auto"/>
        <w:bottom w:val="none" w:sz="0" w:space="0" w:color="auto"/>
        <w:right w:val="none" w:sz="0" w:space="0" w:color="auto"/>
      </w:divBdr>
    </w:div>
    <w:div w:id="1209419920">
      <w:bodyDiv w:val="1"/>
      <w:marLeft w:val="0"/>
      <w:marRight w:val="0"/>
      <w:marTop w:val="0"/>
      <w:marBottom w:val="0"/>
      <w:divBdr>
        <w:top w:val="none" w:sz="0" w:space="0" w:color="auto"/>
        <w:left w:val="none" w:sz="0" w:space="0" w:color="auto"/>
        <w:bottom w:val="none" w:sz="0" w:space="0" w:color="auto"/>
        <w:right w:val="none" w:sz="0" w:space="0" w:color="auto"/>
      </w:divBdr>
    </w:div>
    <w:div w:id="1209487136">
      <w:bodyDiv w:val="1"/>
      <w:marLeft w:val="0"/>
      <w:marRight w:val="0"/>
      <w:marTop w:val="0"/>
      <w:marBottom w:val="0"/>
      <w:divBdr>
        <w:top w:val="none" w:sz="0" w:space="0" w:color="auto"/>
        <w:left w:val="none" w:sz="0" w:space="0" w:color="auto"/>
        <w:bottom w:val="none" w:sz="0" w:space="0" w:color="auto"/>
        <w:right w:val="none" w:sz="0" w:space="0" w:color="auto"/>
      </w:divBdr>
    </w:div>
    <w:div w:id="1209495681">
      <w:bodyDiv w:val="1"/>
      <w:marLeft w:val="0"/>
      <w:marRight w:val="0"/>
      <w:marTop w:val="0"/>
      <w:marBottom w:val="0"/>
      <w:divBdr>
        <w:top w:val="none" w:sz="0" w:space="0" w:color="auto"/>
        <w:left w:val="none" w:sz="0" w:space="0" w:color="auto"/>
        <w:bottom w:val="none" w:sz="0" w:space="0" w:color="auto"/>
        <w:right w:val="none" w:sz="0" w:space="0" w:color="auto"/>
      </w:divBdr>
    </w:div>
    <w:div w:id="1209534730">
      <w:bodyDiv w:val="1"/>
      <w:marLeft w:val="0"/>
      <w:marRight w:val="0"/>
      <w:marTop w:val="0"/>
      <w:marBottom w:val="0"/>
      <w:divBdr>
        <w:top w:val="none" w:sz="0" w:space="0" w:color="auto"/>
        <w:left w:val="none" w:sz="0" w:space="0" w:color="auto"/>
        <w:bottom w:val="none" w:sz="0" w:space="0" w:color="auto"/>
        <w:right w:val="none" w:sz="0" w:space="0" w:color="auto"/>
      </w:divBdr>
    </w:div>
    <w:div w:id="1209563895">
      <w:bodyDiv w:val="1"/>
      <w:marLeft w:val="0"/>
      <w:marRight w:val="0"/>
      <w:marTop w:val="0"/>
      <w:marBottom w:val="0"/>
      <w:divBdr>
        <w:top w:val="none" w:sz="0" w:space="0" w:color="auto"/>
        <w:left w:val="none" w:sz="0" w:space="0" w:color="auto"/>
        <w:bottom w:val="none" w:sz="0" w:space="0" w:color="auto"/>
        <w:right w:val="none" w:sz="0" w:space="0" w:color="auto"/>
      </w:divBdr>
    </w:div>
    <w:div w:id="1209683485">
      <w:bodyDiv w:val="1"/>
      <w:marLeft w:val="0"/>
      <w:marRight w:val="0"/>
      <w:marTop w:val="0"/>
      <w:marBottom w:val="0"/>
      <w:divBdr>
        <w:top w:val="none" w:sz="0" w:space="0" w:color="auto"/>
        <w:left w:val="none" w:sz="0" w:space="0" w:color="auto"/>
        <w:bottom w:val="none" w:sz="0" w:space="0" w:color="auto"/>
        <w:right w:val="none" w:sz="0" w:space="0" w:color="auto"/>
      </w:divBdr>
    </w:div>
    <w:div w:id="1209948529">
      <w:bodyDiv w:val="1"/>
      <w:marLeft w:val="0"/>
      <w:marRight w:val="0"/>
      <w:marTop w:val="0"/>
      <w:marBottom w:val="0"/>
      <w:divBdr>
        <w:top w:val="none" w:sz="0" w:space="0" w:color="auto"/>
        <w:left w:val="none" w:sz="0" w:space="0" w:color="auto"/>
        <w:bottom w:val="none" w:sz="0" w:space="0" w:color="auto"/>
        <w:right w:val="none" w:sz="0" w:space="0" w:color="auto"/>
      </w:divBdr>
    </w:div>
    <w:div w:id="1210265798">
      <w:bodyDiv w:val="1"/>
      <w:marLeft w:val="0"/>
      <w:marRight w:val="0"/>
      <w:marTop w:val="0"/>
      <w:marBottom w:val="0"/>
      <w:divBdr>
        <w:top w:val="none" w:sz="0" w:space="0" w:color="auto"/>
        <w:left w:val="none" w:sz="0" w:space="0" w:color="auto"/>
        <w:bottom w:val="none" w:sz="0" w:space="0" w:color="auto"/>
        <w:right w:val="none" w:sz="0" w:space="0" w:color="auto"/>
      </w:divBdr>
    </w:div>
    <w:div w:id="1210454976">
      <w:bodyDiv w:val="1"/>
      <w:marLeft w:val="0"/>
      <w:marRight w:val="0"/>
      <w:marTop w:val="0"/>
      <w:marBottom w:val="0"/>
      <w:divBdr>
        <w:top w:val="none" w:sz="0" w:space="0" w:color="auto"/>
        <w:left w:val="none" w:sz="0" w:space="0" w:color="auto"/>
        <w:bottom w:val="none" w:sz="0" w:space="0" w:color="auto"/>
        <w:right w:val="none" w:sz="0" w:space="0" w:color="auto"/>
      </w:divBdr>
    </w:div>
    <w:div w:id="1210797357">
      <w:bodyDiv w:val="1"/>
      <w:marLeft w:val="0"/>
      <w:marRight w:val="0"/>
      <w:marTop w:val="0"/>
      <w:marBottom w:val="0"/>
      <w:divBdr>
        <w:top w:val="none" w:sz="0" w:space="0" w:color="auto"/>
        <w:left w:val="none" w:sz="0" w:space="0" w:color="auto"/>
        <w:bottom w:val="none" w:sz="0" w:space="0" w:color="auto"/>
        <w:right w:val="none" w:sz="0" w:space="0" w:color="auto"/>
      </w:divBdr>
    </w:div>
    <w:div w:id="1210800445">
      <w:bodyDiv w:val="1"/>
      <w:marLeft w:val="0"/>
      <w:marRight w:val="0"/>
      <w:marTop w:val="0"/>
      <w:marBottom w:val="0"/>
      <w:divBdr>
        <w:top w:val="none" w:sz="0" w:space="0" w:color="auto"/>
        <w:left w:val="none" w:sz="0" w:space="0" w:color="auto"/>
        <w:bottom w:val="none" w:sz="0" w:space="0" w:color="auto"/>
        <w:right w:val="none" w:sz="0" w:space="0" w:color="auto"/>
      </w:divBdr>
    </w:div>
    <w:div w:id="1210803722">
      <w:bodyDiv w:val="1"/>
      <w:marLeft w:val="0"/>
      <w:marRight w:val="0"/>
      <w:marTop w:val="0"/>
      <w:marBottom w:val="0"/>
      <w:divBdr>
        <w:top w:val="none" w:sz="0" w:space="0" w:color="auto"/>
        <w:left w:val="none" w:sz="0" w:space="0" w:color="auto"/>
        <w:bottom w:val="none" w:sz="0" w:space="0" w:color="auto"/>
        <w:right w:val="none" w:sz="0" w:space="0" w:color="auto"/>
      </w:divBdr>
    </w:div>
    <w:div w:id="1211501617">
      <w:bodyDiv w:val="1"/>
      <w:marLeft w:val="0"/>
      <w:marRight w:val="0"/>
      <w:marTop w:val="0"/>
      <w:marBottom w:val="0"/>
      <w:divBdr>
        <w:top w:val="none" w:sz="0" w:space="0" w:color="auto"/>
        <w:left w:val="none" w:sz="0" w:space="0" w:color="auto"/>
        <w:bottom w:val="none" w:sz="0" w:space="0" w:color="auto"/>
        <w:right w:val="none" w:sz="0" w:space="0" w:color="auto"/>
      </w:divBdr>
    </w:div>
    <w:div w:id="1211528304">
      <w:bodyDiv w:val="1"/>
      <w:marLeft w:val="0"/>
      <w:marRight w:val="0"/>
      <w:marTop w:val="0"/>
      <w:marBottom w:val="0"/>
      <w:divBdr>
        <w:top w:val="none" w:sz="0" w:space="0" w:color="auto"/>
        <w:left w:val="none" w:sz="0" w:space="0" w:color="auto"/>
        <w:bottom w:val="none" w:sz="0" w:space="0" w:color="auto"/>
        <w:right w:val="none" w:sz="0" w:space="0" w:color="auto"/>
      </w:divBdr>
    </w:div>
    <w:div w:id="1211573668">
      <w:bodyDiv w:val="1"/>
      <w:marLeft w:val="0"/>
      <w:marRight w:val="0"/>
      <w:marTop w:val="0"/>
      <w:marBottom w:val="0"/>
      <w:divBdr>
        <w:top w:val="none" w:sz="0" w:space="0" w:color="auto"/>
        <w:left w:val="none" w:sz="0" w:space="0" w:color="auto"/>
        <w:bottom w:val="none" w:sz="0" w:space="0" w:color="auto"/>
        <w:right w:val="none" w:sz="0" w:space="0" w:color="auto"/>
      </w:divBdr>
    </w:div>
    <w:div w:id="1211577839">
      <w:bodyDiv w:val="1"/>
      <w:marLeft w:val="0"/>
      <w:marRight w:val="0"/>
      <w:marTop w:val="0"/>
      <w:marBottom w:val="0"/>
      <w:divBdr>
        <w:top w:val="none" w:sz="0" w:space="0" w:color="auto"/>
        <w:left w:val="none" w:sz="0" w:space="0" w:color="auto"/>
        <w:bottom w:val="none" w:sz="0" w:space="0" w:color="auto"/>
        <w:right w:val="none" w:sz="0" w:space="0" w:color="auto"/>
      </w:divBdr>
    </w:div>
    <w:div w:id="1211764807">
      <w:bodyDiv w:val="1"/>
      <w:marLeft w:val="0"/>
      <w:marRight w:val="0"/>
      <w:marTop w:val="0"/>
      <w:marBottom w:val="0"/>
      <w:divBdr>
        <w:top w:val="none" w:sz="0" w:space="0" w:color="auto"/>
        <w:left w:val="none" w:sz="0" w:space="0" w:color="auto"/>
        <w:bottom w:val="none" w:sz="0" w:space="0" w:color="auto"/>
        <w:right w:val="none" w:sz="0" w:space="0" w:color="auto"/>
      </w:divBdr>
    </w:div>
    <w:div w:id="1211766337">
      <w:bodyDiv w:val="1"/>
      <w:marLeft w:val="0"/>
      <w:marRight w:val="0"/>
      <w:marTop w:val="0"/>
      <w:marBottom w:val="0"/>
      <w:divBdr>
        <w:top w:val="none" w:sz="0" w:space="0" w:color="auto"/>
        <w:left w:val="none" w:sz="0" w:space="0" w:color="auto"/>
        <w:bottom w:val="none" w:sz="0" w:space="0" w:color="auto"/>
        <w:right w:val="none" w:sz="0" w:space="0" w:color="auto"/>
      </w:divBdr>
    </w:div>
    <w:div w:id="1211766869">
      <w:bodyDiv w:val="1"/>
      <w:marLeft w:val="0"/>
      <w:marRight w:val="0"/>
      <w:marTop w:val="0"/>
      <w:marBottom w:val="0"/>
      <w:divBdr>
        <w:top w:val="none" w:sz="0" w:space="0" w:color="auto"/>
        <w:left w:val="none" w:sz="0" w:space="0" w:color="auto"/>
        <w:bottom w:val="none" w:sz="0" w:space="0" w:color="auto"/>
        <w:right w:val="none" w:sz="0" w:space="0" w:color="auto"/>
      </w:divBdr>
    </w:div>
    <w:div w:id="1211914415">
      <w:bodyDiv w:val="1"/>
      <w:marLeft w:val="0"/>
      <w:marRight w:val="0"/>
      <w:marTop w:val="0"/>
      <w:marBottom w:val="0"/>
      <w:divBdr>
        <w:top w:val="none" w:sz="0" w:space="0" w:color="auto"/>
        <w:left w:val="none" w:sz="0" w:space="0" w:color="auto"/>
        <w:bottom w:val="none" w:sz="0" w:space="0" w:color="auto"/>
        <w:right w:val="none" w:sz="0" w:space="0" w:color="auto"/>
      </w:divBdr>
    </w:div>
    <w:div w:id="1211989983">
      <w:bodyDiv w:val="1"/>
      <w:marLeft w:val="0"/>
      <w:marRight w:val="0"/>
      <w:marTop w:val="0"/>
      <w:marBottom w:val="0"/>
      <w:divBdr>
        <w:top w:val="none" w:sz="0" w:space="0" w:color="auto"/>
        <w:left w:val="none" w:sz="0" w:space="0" w:color="auto"/>
        <w:bottom w:val="none" w:sz="0" w:space="0" w:color="auto"/>
        <w:right w:val="none" w:sz="0" w:space="0" w:color="auto"/>
      </w:divBdr>
    </w:div>
    <w:div w:id="1212418423">
      <w:bodyDiv w:val="1"/>
      <w:marLeft w:val="0"/>
      <w:marRight w:val="0"/>
      <w:marTop w:val="0"/>
      <w:marBottom w:val="0"/>
      <w:divBdr>
        <w:top w:val="none" w:sz="0" w:space="0" w:color="auto"/>
        <w:left w:val="none" w:sz="0" w:space="0" w:color="auto"/>
        <w:bottom w:val="none" w:sz="0" w:space="0" w:color="auto"/>
        <w:right w:val="none" w:sz="0" w:space="0" w:color="auto"/>
      </w:divBdr>
    </w:div>
    <w:div w:id="1212426793">
      <w:bodyDiv w:val="1"/>
      <w:marLeft w:val="0"/>
      <w:marRight w:val="0"/>
      <w:marTop w:val="0"/>
      <w:marBottom w:val="0"/>
      <w:divBdr>
        <w:top w:val="none" w:sz="0" w:space="0" w:color="auto"/>
        <w:left w:val="none" w:sz="0" w:space="0" w:color="auto"/>
        <w:bottom w:val="none" w:sz="0" w:space="0" w:color="auto"/>
        <w:right w:val="none" w:sz="0" w:space="0" w:color="auto"/>
      </w:divBdr>
    </w:div>
    <w:div w:id="1213425274">
      <w:bodyDiv w:val="1"/>
      <w:marLeft w:val="0"/>
      <w:marRight w:val="0"/>
      <w:marTop w:val="0"/>
      <w:marBottom w:val="0"/>
      <w:divBdr>
        <w:top w:val="none" w:sz="0" w:space="0" w:color="auto"/>
        <w:left w:val="none" w:sz="0" w:space="0" w:color="auto"/>
        <w:bottom w:val="none" w:sz="0" w:space="0" w:color="auto"/>
        <w:right w:val="none" w:sz="0" w:space="0" w:color="auto"/>
      </w:divBdr>
    </w:div>
    <w:div w:id="1213464884">
      <w:bodyDiv w:val="1"/>
      <w:marLeft w:val="0"/>
      <w:marRight w:val="0"/>
      <w:marTop w:val="0"/>
      <w:marBottom w:val="0"/>
      <w:divBdr>
        <w:top w:val="none" w:sz="0" w:space="0" w:color="auto"/>
        <w:left w:val="none" w:sz="0" w:space="0" w:color="auto"/>
        <w:bottom w:val="none" w:sz="0" w:space="0" w:color="auto"/>
        <w:right w:val="none" w:sz="0" w:space="0" w:color="auto"/>
      </w:divBdr>
    </w:div>
    <w:div w:id="1213616513">
      <w:bodyDiv w:val="1"/>
      <w:marLeft w:val="0"/>
      <w:marRight w:val="0"/>
      <w:marTop w:val="0"/>
      <w:marBottom w:val="0"/>
      <w:divBdr>
        <w:top w:val="none" w:sz="0" w:space="0" w:color="auto"/>
        <w:left w:val="none" w:sz="0" w:space="0" w:color="auto"/>
        <w:bottom w:val="none" w:sz="0" w:space="0" w:color="auto"/>
        <w:right w:val="none" w:sz="0" w:space="0" w:color="auto"/>
      </w:divBdr>
    </w:div>
    <w:div w:id="1213691163">
      <w:bodyDiv w:val="1"/>
      <w:marLeft w:val="0"/>
      <w:marRight w:val="0"/>
      <w:marTop w:val="0"/>
      <w:marBottom w:val="0"/>
      <w:divBdr>
        <w:top w:val="none" w:sz="0" w:space="0" w:color="auto"/>
        <w:left w:val="none" w:sz="0" w:space="0" w:color="auto"/>
        <w:bottom w:val="none" w:sz="0" w:space="0" w:color="auto"/>
        <w:right w:val="none" w:sz="0" w:space="0" w:color="auto"/>
      </w:divBdr>
    </w:div>
    <w:div w:id="1213693007">
      <w:bodyDiv w:val="1"/>
      <w:marLeft w:val="0"/>
      <w:marRight w:val="0"/>
      <w:marTop w:val="0"/>
      <w:marBottom w:val="0"/>
      <w:divBdr>
        <w:top w:val="none" w:sz="0" w:space="0" w:color="auto"/>
        <w:left w:val="none" w:sz="0" w:space="0" w:color="auto"/>
        <w:bottom w:val="none" w:sz="0" w:space="0" w:color="auto"/>
        <w:right w:val="none" w:sz="0" w:space="0" w:color="auto"/>
      </w:divBdr>
    </w:div>
    <w:div w:id="1213693754">
      <w:bodyDiv w:val="1"/>
      <w:marLeft w:val="0"/>
      <w:marRight w:val="0"/>
      <w:marTop w:val="0"/>
      <w:marBottom w:val="0"/>
      <w:divBdr>
        <w:top w:val="none" w:sz="0" w:space="0" w:color="auto"/>
        <w:left w:val="none" w:sz="0" w:space="0" w:color="auto"/>
        <w:bottom w:val="none" w:sz="0" w:space="0" w:color="auto"/>
        <w:right w:val="none" w:sz="0" w:space="0" w:color="auto"/>
      </w:divBdr>
    </w:div>
    <w:div w:id="1213733946">
      <w:bodyDiv w:val="1"/>
      <w:marLeft w:val="0"/>
      <w:marRight w:val="0"/>
      <w:marTop w:val="0"/>
      <w:marBottom w:val="0"/>
      <w:divBdr>
        <w:top w:val="none" w:sz="0" w:space="0" w:color="auto"/>
        <w:left w:val="none" w:sz="0" w:space="0" w:color="auto"/>
        <w:bottom w:val="none" w:sz="0" w:space="0" w:color="auto"/>
        <w:right w:val="none" w:sz="0" w:space="0" w:color="auto"/>
      </w:divBdr>
    </w:div>
    <w:div w:id="1213813068">
      <w:bodyDiv w:val="1"/>
      <w:marLeft w:val="0"/>
      <w:marRight w:val="0"/>
      <w:marTop w:val="0"/>
      <w:marBottom w:val="0"/>
      <w:divBdr>
        <w:top w:val="none" w:sz="0" w:space="0" w:color="auto"/>
        <w:left w:val="none" w:sz="0" w:space="0" w:color="auto"/>
        <w:bottom w:val="none" w:sz="0" w:space="0" w:color="auto"/>
        <w:right w:val="none" w:sz="0" w:space="0" w:color="auto"/>
      </w:divBdr>
    </w:div>
    <w:div w:id="1213926996">
      <w:bodyDiv w:val="1"/>
      <w:marLeft w:val="0"/>
      <w:marRight w:val="0"/>
      <w:marTop w:val="0"/>
      <w:marBottom w:val="0"/>
      <w:divBdr>
        <w:top w:val="none" w:sz="0" w:space="0" w:color="auto"/>
        <w:left w:val="none" w:sz="0" w:space="0" w:color="auto"/>
        <w:bottom w:val="none" w:sz="0" w:space="0" w:color="auto"/>
        <w:right w:val="none" w:sz="0" w:space="0" w:color="auto"/>
      </w:divBdr>
    </w:div>
    <w:div w:id="1213928910">
      <w:bodyDiv w:val="1"/>
      <w:marLeft w:val="0"/>
      <w:marRight w:val="0"/>
      <w:marTop w:val="0"/>
      <w:marBottom w:val="0"/>
      <w:divBdr>
        <w:top w:val="none" w:sz="0" w:space="0" w:color="auto"/>
        <w:left w:val="none" w:sz="0" w:space="0" w:color="auto"/>
        <w:bottom w:val="none" w:sz="0" w:space="0" w:color="auto"/>
        <w:right w:val="none" w:sz="0" w:space="0" w:color="auto"/>
      </w:divBdr>
    </w:div>
    <w:div w:id="1214075568">
      <w:bodyDiv w:val="1"/>
      <w:marLeft w:val="0"/>
      <w:marRight w:val="0"/>
      <w:marTop w:val="0"/>
      <w:marBottom w:val="0"/>
      <w:divBdr>
        <w:top w:val="none" w:sz="0" w:space="0" w:color="auto"/>
        <w:left w:val="none" w:sz="0" w:space="0" w:color="auto"/>
        <w:bottom w:val="none" w:sz="0" w:space="0" w:color="auto"/>
        <w:right w:val="none" w:sz="0" w:space="0" w:color="auto"/>
      </w:divBdr>
    </w:div>
    <w:div w:id="1214080193">
      <w:bodyDiv w:val="1"/>
      <w:marLeft w:val="0"/>
      <w:marRight w:val="0"/>
      <w:marTop w:val="0"/>
      <w:marBottom w:val="0"/>
      <w:divBdr>
        <w:top w:val="none" w:sz="0" w:space="0" w:color="auto"/>
        <w:left w:val="none" w:sz="0" w:space="0" w:color="auto"/>
        <w:bottom w:val="none" w:sz="0" w:space="0" w:color="auto"/>
        <w:right w:val="none" w:sz="0" w:space="0" w:color="auto"/>
      </w:divBdr>
    </w:div>
    <w:div w:id="1214081326">
      <w:bodyDiv w:val="1"/>
      <w:marLeft w:val="0"/>
      <w:marRight w:val="0"/>
      <w:marTop w:val="0"/>
      <w:marBottom w:val="0"/>
      <w:divBdr>
        <w:top w:val="none" w:sz="0" w:space="0" w:color="auto"/>
        <w:left w:val="none" w:sz="0" w:space="0" w:color="auto"/>
        <w:bottom w:val="none" w:sz="0" w:space="0" w:color="auto"/>
        <w:right w:val="none" w:sz="0" w:space="0" w:color="auto"/>
      </w:divBdr>
    </w:div>
    <w:div w:id="1214150372">
      <w:bodyDiv w:val="1"/>
      <w:marLeft w:val="0"/>
      <w:marRight w:val="0"/>
      <w:marTop w:val="0"/>
      <w:marBottom w:val="0"/>
      <w:divBdr>
        <w:top w:val="none" w:sz="0" w:space="0" w:color="auto"/>
        <w:left w:val="none" w:sz="0" w:space="0" w:color="auto"/>
        <w:bottom w:val="none" w:sz="0" w:space="0" w:color="auto"/>
        <w:right w:val="none" w:sz="0" w:space="0" w:color="auto"/>
      </w:divBdr>
    </w:div>
    <w:div w:id="1214463148">
      <w:bodyDiv w:val="1"/>
      <w:marLeft w:val="0"/>
      <w:marRight w:val="0"/>
      <w:marTop w:val="0"/>
      <w:marBottom w:val="0"/>
      <w:divBdr>
        <w:top w:val="none" w:sz="0" w:space="0" w:color="auto"/>
        <w:left w:val="none" w:sz="0" w:space="0" w:color="auto"/>
        <w:bottom w:val="none" w:sz="0" w:space="0" w:color="auto"/>
        <w:right w:val="none" w:sz="0" w:space="0" w:color="auto"/>
      </w:divBdr>
    </w:div>
    <w:div w:id="1214464562">
      <w:bodyDiv w:val="1"/>
      <w:marLeft w:val="0"/>
      <w:marRight w:val="0"/>
      <w:marTop w:val="0"/>
      <w:marBottom w:val="0"/>
      <w:divBdr>
        <w:top w:val="none" w:sz="0" w:space="0" w:color="auto"/>
        <w:left w:val="none" w:sz="0" w:space="0" w:color="auto"/>
        <w:bottom w:val="none" w:sz="0" w:space="0" w:color="auto"/>
        <w:right w:val="none" w:sz="0" w:space="0" w:color="auto"/>
      </w:divBdr>
    </w:div>
    <w:div w:id="1214581456">
      <w:bodyDiv w:val="1"/>
      <w:marLeft w:val="0"/>
      <w:marRight w:val="0"/>
      <w:marTop w:val="0"/>
      <w:marBottom w:val="0"/>
      <w:divBdr>
        <w:top w:val="none" w:sz="0" w:space="0" w:color="auto"/>
        <w:left w:val="none" w:sz="0" w:space="0" w:color="auto"/>
        <w:bottom w:val="none" w:sz="0" w:space="0" w:color="auto"/>
        <w:right w:val="none" w:sz="0" w:space="0" w:color="auto"/>
      </w:divBdr>
    </w:div>
    <w:div w:id="1214611085">
      <w:bodyDiv w:val="1"/>
      <w:marLeft w:val="0"/>
      <w:marRight w:val="0"/>
      <w:marTop w:val="0"/>
      <w:marBottom w:val="0"/>
      <w:divBdr>
        <w:top w:val="none" w:sz="0" w:space="0" w:color="auto"/>
        <w:left w:val="none" w:sz="0" w:space="0" w:color="auto"/>
        <w:bottom w:val="none" w:sz="0" w:space="0" w:color="auto"/>
        <w:right w:val="none" w:sz="0" w:space="0" w:color="auto"/>
      </w:divBdr>
    </w:div>
    <w:div w:id="1214653648">
      <w:bodyDiv w:val="1"/>
      <w:marLeft w:val="0"/>
      <w:marRight w:val="0"/>
      <w:marTop w:val="0"/>
      <w:marBottom w:val="0"/>
      <w:divBdr>
        <w:top w:val="none" w:sz="0" w:space="0" w:color="auto"/>
        <w:left w:val="none" w:sz="0" w:space="0" w:color="auto"/>
        <w:bottom w:val="none" w:sz="0" w:space="0" w:color="auto"/>
        <w:right w:val="none" w:sz="0" w:space="0" w:color="auto"/>
      </w:divBdr>
    </w:div>
    <w:div w:id="1215000351">
      <w:bodyDiv w:val="1"/>
      <w:marLeft w:val="0"/>
      <w:marRight w:val="0"/>
      <w:marTop w:val="0"/>
      <w:marBottom w:val="0"/>
      <w:divBdr>
        <w:top w:val="none" w:sz="0" w:space="0" w:color="auto"/>
        <w:left w:val="none" w:sz="0" w:space="0" w:color="auto"/>
        <w:bottom w:val="none" w:sz="0" w:space="0" w:color="auto"/>
        <w:right w:val="none" w:sz="0" w:space="0" w:color="auto"/>
      </w:divBdr>
    </w:div>
    <w:div w:id="1215116276">
      <w:bodyDiv w:val="1"/>
      <w:marLeft w:val="0"/>
      <w:marRight w:val="0"/>
      <w:marTop w:val="0"/>
      <w:marBottom w:val="0"/>
      <w:divBdr>
        <w:top w:val="none" w:sz="0" w:space="0" w:color="auto"/>
        <w:left w:val="none" w:sz="0" w:space="0" w:color="auto"/>
        <w:bottom w:val="none" w:sz="0" w:space="0" w:color="auto"/>
        <w:right w:val="none" w:sz="0" w:space="0" w:color="auto"/>
      </w:divBdr>
    </w:div>
    <w:div w:id="1215238479">
      <w:bodyDiv w:val="1"/>
      <w:marLeft w:val="0"/>
      <w:marRight w:val="0"/>
      <w:marTop w:val="0"/>
      <w:marBottom w:val="0"/>
      <w:divBdr>
        <w:top w:val="none" w:sz="0" w:space="0" w:color="auto"/>
        <w:left w:val="none" w:sz="0" w:space="0" w:color="auto"/>
        <w:bottom w:val="none" w:sz="0" w:space="0" w:color="auto"/>
        <w:right w:val="none" w:sz="0" w:space="0" w:color="auto"/>
      </w:divBdr>
    </w:div>
    <w:div w:id="1215384185">
      <w:bodyDiv w:val="1"/>
      <w:marLeft w:val="0"/>
      <w:marRight w:val="0"/>
      <w:marTop w:val="0"/>
      <w:marBottom w:val="0"/>
      <w:divBdr>
        <w:top w:val="none" w:sz="0" w:space="0" w:color="auto"/>
        <w:left w:val="none" w:sz="0" w:space="0" w:color="auto"/>
        <w:bottom w:val="none" w:sz="0" w:space="0" w:color="auto"/>
        <w:right w:val="none" w:sz="0" w:space="0" w:color="auto"/>
      </w:divBdr>
    </w:div>
    <w:div w:id="1215392510">
      <w:bodyDiv w:val="1"/>
      <w:marLeft w:val="0"/>
      <w:marRight w:val="0"/>
      <w:marTop w:val="0"/>
      <w:marBottom w:val="0"/>
      <w:divBdr>
        <w:top w:val="none" w:sz="0" w:space="0" w:color="auto"/>
        <w:left w:val="none" w:sz="0" w:space="0" w:color="auto"/>
        <w:bottom w:val="none" w:sz="0" w:space="0" w:color="auto"/>
        <w:right w:val="none" w:sz="0" w:space="0" w:color="auto"/>
      </w:divBdr>
    </w:div>
    <w:div w:id="1215655760">
      <w:bodyDiv w:val="1"/>
      <w:marLeft w:val="0"/>
      <w:marRight w:val="0"/>
      <w:marTop w:val="0"/>
      <w:marBottom w:val="0"/>
      <w:divBdr>
        <w:top w:val="none" w:sz="0" w:space="0" w:color="auto"/>
        <w:left w:val="none" w:sz="0" w:space="0" w:color="auto"/>
        <w:bottom w:val="none" w:sz="0" w:space="0" w:color="auto"/>
        <w:right w:val="none" w:sz="0" w:space="0" w:color="auto"/>
      </w:divBdr>
    </w:div>
    <w:div w:id="1216090268">
      <w:bodyDiv w:val="1"/>
      <w:marLeft w:val="0"/>
      <w:marRight w:val="0"/>
      <w:marTop w:val="0"/>
      <w:marBottom w:val="0"/>
      <w:divBdr>
        <w:top w:val="none" w:sz="0" w:space="0" w:color="auto"/>
        <w:left w:val="none" w:sz="0" w:space="0" w:color="auto"/>
        <w:bottom w:val="none" w:sz="0" w:space="0" w:color="auto"/>
        <w:right w:val="none" w:sz="0" w:space="0" w:color="auto"/>
      </w:divBdr>
    </w:div>
    <w:div w:id="1216156832">
      <w:bodyDiv w:val="1"/>
      <w:marLeft w:val="0"/>
      <w:marRight w:val="0"/>
      <w:marTop w:val="0"/>
      <w:marBottom w:val="0"/>
      <w:divBdr>
        <w:top w:val="none" w:sz="0" w:space="0" w:color="auto"/>
        <w:left w:val="none" w:sz="0" w:space="0" w:color="auto"/>
        <w:bottom w:val="none" w:sz="0" w:space="0" w:color="auto"/>
        <w:right w:val="none" w:sz="0" w:space="0" w:color="auto"/>
      </w:divBdr>
    </w:div>
    <w:div w:id="1216158152">
      <w:bodyDiv w:val="1"/>
      <w:marLeft w:val="0"/>
      <w:marRight w:val="0"/>
      <w:marTop w:val="0"/>
      <w:marBottom w:val="0"/>
      <w:divBdr>
        <w:top w:val="none" w:sz="0" w:space="0" w:color="auto"/>
        <w:left w:val="none" w:sz="0" w:space="0" w:color="auto"/>
        <w:bottom w:val="none" w:sz="0" w:space="0" w:color="auto"/>
        <w:right w:val="none" w:sz="0" w:space="0" w:color="auto"/>
      </w:divBdr>
    </w:div>
    <w:div w:id="1216232605">
      <w:bodyDiv w:val="1"/>
      <w:marLeft w:val="0"/>
      <w:marRight w:val="0"/>
      <w:marTop w:val="0"/>
      <w:marBottom w:val="0"/>
      <w:divBdr>
        <w:top w:val="none" w:sz="0" w:space="0" w:color="auto"/>
        <w:left w:val="none" w:sz="0" w:space="0" w:color="auto"/>
        <w:bottom w:val="none" w:sz="0" w:space="0" w:color="auto"/>
        <w:right w:val="none" w:sz="0" w:space="0" w:color="auto"/>
      </w:divBdr>
    </w:div>
    <w:div w:id="1216308631">
      <w:bodyDiv w:val="1"/>
      <w:marLeft w:val="0"/>
      <w:marRight w:val="0"/>
      <w:marTop w:val="0"/>
      <w:marBottom w:val="0"/>
      <w:divBdr>
        <w:top w:val="none" w:sz="0" w:space="0" w:color="auto"/>
        <w:left w:val="none" w:sz="0" w:space="0" w:color="auto"/>
        <w:bottom w:val="none" w:sz="0" w:space="0" w:color="auto"/>
        <w:right w:val="none" w:sz="0" w:space="0" w:color="auto"/>
      </w:divBdr>
    </w:div>
    <w:div w:id="1216352034">
      <w:bodyDiv w:val="1"/>
      <w:marLeft w:val="0"/>
      <w:marRight w:val="0"/>
      <w:marTop w:val="0"/>
      <w:marBottom w:val="0"/>
      <w:divBdr>
        <w:top w:val="none" w:sz="0" w:space="0" w:color="auto"/>
        <w:left w:val="none" w:sz="0" w:space="0" w:color="auto"/>
        <w:bottom w:val="none" w:sz="0" w:space="0" w:color="auto"/>
        <w:right w:val="none" w:sz="0" w:space="0" w:color="auto"/>
      </w:divBdr>
    </w:div>
    <w:div w:id="1216428495">
      <w:bodyDiv w:val="1"/>
      <w:marLeft w:val="0"/>
      <w:marRight w:val="0"/>
      <w:marTop w:val="0"/>
      <w:marBottom w:val="0"/>
      <w:divBdr>
        <w:top w:val="none" w:sz="0" w:space="0" w:color="auto"/>
        <w:left w:val="none" w:sz="0" w:space="0" w:color="auto"/>
        <w:bottom w:val="none" w:sz="0" w:space="0" w:color="auto"/>
        <w:right w:val="none" w:sz="0" w:space="0" w:color="auto"/>
      </w:divBdr>
    </w:div>
    <w:div w:id="1216507223">
      <w:bodyDiv w:val="1"/>
      <w:marLeft w:val="0"/>
      <w:marRight w:val="0"/>
      <w:marTop w:val="0"/>
      <w:marBottom w:val="0"/>
      <w:divBdr>
        <w:top w:val="none" w:sz="0" w:space="0" w:color="auto"/>
        <w:left w:val="none" w:sz="0" w:space="0" w:color="auto"/>
        <w:bottom w:val="none" w:sz="0" w:space="0" w:color="auto"/>
        <w:right w:val="none" w:sz="0" w:space="0" w:color="auto"/>
      </w:divBdr>
    </w:div>
    <w:div w:id="1216701686">
      <w:bodyDiv w:val="1"/>
      <w:marLeft w:val="0"/>
      <w:marRight w:val="0"/>
      <w:marTop w:val="0"/>
      <w:marBottom w:val="0"/>
      <w:divBdr>
        <w:top w:val="none" w:sz="0" w:space="0" w:color="auto"/>
        <w:left w:val="none" w:sz="0" w:space="0" w:color="auto"/>
        <w:bottom w:val="none" w:sz="0" w:space="0" w:color="auto"/>
        <w:right w:val="none" w:sz="0" w:space="0" w:color="auto"/>
      </w:divBdr>
    </w:div>
    <w:div w:id="1216744209">
      <w:bodyDiv w:val="1"/>
      <w:marLeft w:val="0"/>
      <w:marRight w:val="0"/>
      <w:marTop w:val="0"/>
      <w:marBottom w:val="0"/>
      <w:divBdr>
        <w:top w:val="none" w:sz="0" w:space="0" w:color="auto"/>
        <w:left w:val="none" w:sz="0" w:space="0" w:color="auto"/>
        <w:bottom w:val="none" w:sz="0" w:space="0" w:color="auto"/>
        <w:right w:val="none" w:sz="0" w:space="0" w:color="auto"/>
      </w:divBdr>
    </w:div>
    <w:div w:id="1216890153">
      <w:bodyDiv w:val="1"/>
      <w:marLeft w:val="0"/>
      <w:marRight w:val="0"/>
      <w:marTop w:val="0"/>
      <w:marBottom w:val="0"/>
      <w:divBdr>
        <w:top w:val="none" w:sz="0" w:space="0" w:color="auto"/>
        <w:left w:val="none" w:sz="0" w:space="0" w:color="auto"/>
        <w:bottom w:val="none" w:sz="0" w:space="0" w:color="auto"/>
        <w:right w:val="none" w:sz="0" w:space="0" w:color="auto"/>
      </w:divBdr>
    </w:div>
    <w:div w:id="1216890997">
      <w:bodyDiv w:val="1"/>
      <w:marLeft w:val="0"/>
      <w:marRight w:val="0"/>
      <w:marTop w:val="0"/>
      <w:marBottom w:val="0"/>
      <w:divBdr>
        <w:top w:val="none" w:sz="0" w:space="0" w:color="auto"/>
        <w:left w:val="none" w:sz="0" w:space="0" w:color="auto"/>
        <w:bottom w:val="none" w:sz="0" w:space="0" w:color="auto"/>
        <w:right w:val="none" w:sz="0" w:space="0" w:color="auto"/>
      </w:divBdr>
    </w:div>
    <w:div w:id="1216964055">
      <w:bodyDiv w:val="1"/>
      <w:marLeft w:val="0"/>
      <w:marRight w:val="0"/>
      <w:marTop w:val="0"/>
      <w:marBottom w:val="0"/>
      <w:divBdr>
        <w:top w:val="none" w:sz="0" w:space="0" w:color="auto"/>
        <w:left w:val="none" w:sz="0" w:space="0" w:color="auto"/>
        <w:bottom w:val="none" w:sz="0" w:space="0" w:color="auto"/>
        <w:right w:val="none" w:sz="0" w:space="0" w:color="auto"/>
      </w:divBdr>
    </w:div>
    <w:div w:id="1217084481">
      <w:bodyDiv w:val="1"/>
      <w:marLeft w:val="0"/>
      <w:marRight w:val="0"/>
      <w:marTop w:val="0"/>
      <w:marBottom w:val="0"/>
      <w:divBdr>
        <w:top w:val="none" w:sz="0" w:space="0" w:color="auto"/>
        <w:left w:val="none" w:sz="0" w:space="0" w:color="auto"/>
        <w:bottom w:val="none" w:sz="0" w:space="0" w:color="auto"/>
        <w:right w:val="none" w:sz="0" w:space="0" w:color="auto"/>
      </w:divBdr>
    </w:div>
    <w:div w:id="1217201663">
      <w:bodyDiv w:val="1"/>
      <w:marLeft w:val="0"/>
      <w:marRight w:val="0"/>
      <w:marTop w:val="0"/>
      <w:marBottom w:val="0"/>
      <w:divBdr>
        <w:top w:val="none" w:sz="0" w:space="0" w:color="auto"/>
        <w:left w:val="none" w:sz="0" w:space="0" w:color="auto"/>
        <w:bottom w:val="none" w:sz="0" w:space="0" w:color="auto"/>
        <w:right w:val="none" w:sz="0" w:space="0" w:color="auto"/>
      </w:divBdr>
    </w:div>
    <w:div w:id="1217351942">
      <w:bodyDiv w:val="1"/>
      <w:marLeft w:val="0"/>
      <w:marRight w:val="0"/>
      <w:marTop w:val="0"/>
      <w:marBottom w:val="0"/>
      <w:divBdr>
        <w:top w:val="none" w:sz="0" w:space="0" w:color="auto"/>
        <w:left w:val="none" w:sz="0" w:space="0" w:color="auto"/>
        <w:bottom w:val="none" w:sz="0" w:space="0" w:color="auto"/>
        <w:right w:val="none" w:sz="0" w:space="0" w:color="auto"/>
      </w:divBdr>
    </w:div>
    <w:div w:id="1217400546">
      <w:bodyDiv w:val="1"/>
      <w:marLeft w:val="0"/>
      <w:marRight w:val="0"/>
      <w:marTop w:val="0"/>
      <w:marBottom w:val="0"/>
      <w:divBdr>
        <w:top w:val="none" w:sz="0" w:space="0" w:color="auto"/>
        <w:left w:val="none" w:sz="0" w:space="0" w:color="auto"/>
        <w:bottom w:val="none" w:sz="0" w:space="0" w:color="auto"/>
        <w:right w:val="none" w:sz="0" w:space="0" w:color="auto"/>
      </w:divBdr>
    </w:div>
    <w:div w:id="1217937359">
      <w:bodyDiv w:val="1"/>
      <w:marLeft w:val="0"/>
      <w:marRight w:val="0"/>
      <w:marTop w:val="0"/>
      <w:marBottom w:val="0"/>
      <w:divBdr>
        <w:top w:val="none" w:sz="0" w:space="0" w:color="auto"/>
        <w:left w:val="none" w:sz="0" w:space="0" w:color="auto"/>
        <w:bottom w:val="none" w:sz="0" w:space="0" w:color="auto"/>
        <w:right w:val="none" w:sz="0" w:space="0" w:color="auto"/>
      </w:divBdr>
    </w:div>
    <w:div w:id="1218014106">
      <w:bodyDiv w:val="1"/>
      <w:marLeft w:val="0"/>
      <w:marRight w:val="0"/>
      <w:marTop w:val="0"/>
      <w:marBottom w:val="0"/>
      <w:divBdr>
        <w:top w:val="none" w:sz="0" w:space="0" w:color="auto"/>
        <w:left w:val="none" w:sz="0" w:space="0" w:color="auto"/>
        <w:bottom w:val="none" w:sz="0" w:space="0" w:color="auto"/>
        <w:right w:val="none" w:sz="0" w:space="0" w:color="auto"/>
      </w:divBdr>
    </w:div>
    <w:div w:id="1218055987">
      <w:bodyDiv w:val="1"/>
      <w:marLeft w:val="0"/>
      <w:marRight w:val="0"/>
      <w:marTop w:val="0"/>
      <w:marBottom w:val="0"/>
      <w:divBdr>
        <w:top w:val="none" w:sz="0" w:space="0" w:color="auto"/>
        <w:left w:val="none" w:sz="0" w:space="0" w:color="auto"/>
        <w:bottom w:val="none" w:sz="0" w:space="0" w:color="auto"/>
        <w:right w:val="none" w:sz="0" w:space="0" w:color="auto"/>
      </w:divBdr>
    </w:div>
    <w:div w:id="1218081275">
      <w:bodyDiv w:val="1"/>
      <w:marLeft w:val="0"/>
      <w:marRight w:val="0"/>
      <w:marTop w:val="0"/>
      <w:marBottom w:val="0"/>
      <w:divBdr>
        <w:top w:val="none" w:sz="0" w:space="0" w:color="auto"/>
        <w:left w:val="none" w:sz="0" w:space="0" w:color="auto"/>
        <w:bottom w:val="none" w:sz="0" w:space="0" w:color="auto"/>
        <w:right w:val="none" w:sz="0" w:space="0" w:color="auto"/>
      </w:divBdr>
    </w:div>
    <w:div w:id="1218273934">
      <w:bodyDiv w:val="1"/>
      <w:marLeft w:val="0"/>
      <w:marRight w:val="0"/>
      <w:marTop w:val="0"/>
      <w:marBottom w:val="0"/>
      <w:divBdr>
        <w:top w:val="none" w:sz="0" w:space="0" w:color="auto"/>
        <w:left w:val="none" w:sz="0" w:space="0" w:color="auto"/>
        <w:bottom w:val="none" w:sz="0" w:space="0" w:color="auto"/>
        <w:right w:val="none" w:sz="0" w:space="0" w:color="auto"/>
      </w:divBdr>
    </w:div>
    <w:div w:id="1218518595">
      <w:bodyDiv w:val="1"/>
      <w:marLeft w:val="0"/>
      <w:marRight w:val="0"/>
      <w:marTop w:val="0"/>
      <w:marBottom w:val="0"/>
      <w:divBdr>
        <w:top w:val="none" w:sz="0" w:space="0" w:color="auto"/>
        <w:left w:val="none" w:sz="0" w:space="0" w:color="auto"/>
        <w:bottom w:val="none" w:sz="0" w:space="0" w:color="auto"/>
        <w:right w:val="none" w:sz="0" w:space="0" w:color="auto"/>
      </w:divBdr>
    </w:div>
    <w:div w:id="1218660500">
      <w:bodyDiv w:val="1"/>
      <w:marLeft w:val="0"/>
      <w:marRight w:val="0"/>
      <w:marTop w:val="0"/>
      <w:marBottom w:val="0"/>
      <w:divBdr>
        <w:top w:val="none" w:sz="0" w:space="0" w:color="auto"/>
        <w:left w:val="none" w:sz="0" w:space="0" w:color="auto"/>
        <w:bottom w:val="none" w:sz="0" w:space="0" w:color="auto"/>
        <w:right w:val="none" w:sz="0" w:space="0" w:color="auto"/>
      </w:divBdr>
    </w:div>
    <w:div w:id="1218858977">
      <w:bodyDiv w:val="1"/>
      <w:marLeft w:val="0"/>
      <w:marRight w:val="0"/>
      <w:marTop w:val="0"/>
      <w:marBottom w:val="0"/>
      <w:divBdr>
        <w:top w:val="none" w:sz="0" w:space="0" w:color="auto"/>
        <w:left w:val="none" w:sz="0" w:space="0" w:color="auto"/>
        <w:bottom w:val="none" w:sz="0" w:space="0" w:color="auto"/>
        <w:right w:val="none" w:sz="0" w:space="0" w:color="auto"/>
      </w:divBdr>
    </w:div>
    <w:div w:id="1219048540">
      <w:bodyDiv w:val="1"/>
      <w:marLeft w:val="0"/>
      <w:marRight w:val="0"/>
      <w:marTop w:val="0"/>
      <w:marBottom w:val="0"/>
      <w:divBdr>
        <w:top w:val="none" w:sz="0" w:space="0" w:color="auto"/>
        <w:left w:val="none" w:sz="0" w:space="0" w:color="auto"/>
        <w:bottom w:val="none" w:sz="0" w:space="0" w:color="auto"/>
        <w:right w:val="none" w:sz="0" w:space="0" w:color="auto"/>
      </w:divBdr>
    </w:div>
    <w:div w:id="1219122314">
      <w:bodyDiv w:val="1"/>
      <w:marLeft w:val="0"/>
      <w:marRight w:val="0"/>
      <w:marTop w:val="0"/>
      <w:marBottom w:val="0"/>
      <w:divBdr>
        <w:top w:val="none" w:sz="0" w:space="0" w:color="auto"/>
        <w:left w:val="none" w:sz="0" w:space="0" w:color="auto"/>
        <w:bottom w:val="none" w:sz="0" w:space="0" w:color="auto"/>
        <w:right w:val="none" w:sz="0" w:space="0" w:color="auto"/>
      </w:divBdr>
    </w:div>
    <w:div w:id="1219126304">
      <w:bodyDiv w:val="1"/>
      <w:marLeft w:val="0"/>
      <w:marRight w:val="0"/>
      <w:marTop w:val="0"/>
      <w:marBottom w:val="0"/>
      <w:divBdr>
        <w:top w:val="none" w:sz="0" w:space="0" w:color="auto"/>
        <w:left w:val="none" w:sz="0" w:space="0" w:color="auto"/>
        <w:bottom w:val="none" w:sz="0" w:space="0" w:color="auto"/>
        <w:right w:val="none" w:sz="0" w:space="0" w:color="auto"/>
      </w:divBdr>
    </w:div>
    <w:div w:id="1219247425">
      <w:bodyDiv w:val="1"/>
      <w:marLeft w:val="0"/>
      <w:marRight w:val="0"/>
      <w:marTop w:val="0"/>
      <w:marBottom w:val="0"/>
      <w:divBdr>
        <w:top w:val="none" w:sz="0" w:space="0" w:color="auto"/>
        <w:left w:val="none" w:sz="0" w:space="0" w:color="auto"/>
        <w:bottom w:val="none" w:sz="0" w:space="0" w:color="auto"/>
        <w:right w:val="none" w:sz="0" w:space="0" w:color="auto"/>
      </w:divBdr>
    </w:div>
    <w:div w:id="1219515451">
      <w:bodyDiv w:val="1"/>
      <w:marLeft w:val="0"/>
      <w:marRight w:val="0"/>
      <w:marTop w:val="0"/>
      <w:marBottom w:val="0"/>
      <w:divBdr>
        <w:top w:val="none" w:sz="0" w:space="0" w:color="auto"/>
        <w:left w:val="none" w:sz="0" w:space="0" w:color="auto"/>
        <w:bottom w:val="none" w:sz="0" w:space="0" w:color="auto"/>
        <w:right w:val="none" w:sz="0" w:space="0" w:color="auto"/>
      </w:divBdr>
    </w:div>
    <w:div w:id="1219627619">
      <w:bodyDiv w:val="1"/>
      <w:marLeft w:val="0"/>
      <w:marRight w:val="0"/>
      <w:marTop w:val="0"/>
      <w:marBottom w:val="0"/>
      <w:divBdr>
        <w:top w:val="none" w:sz="0" w:space="0" w:color="auto"/>
        <w:left w:val="none" w:sz="0" w:space="0" w:color="auto"/>
        <w:bottom w:val="none" w:sz="0" w:space="0" w:color="auto"/>
        <w:right w:val="none" w:sz="0" w:space="0" w:color="auto"/>
      </w:divBdr>
    </w:div>
    <w:div w:id="1219783767">
      <w:bodyDiv w:val="1"/>
      <w:marLeft w:val="0"/>
      <w:marRight w:val="0"/>
      <w:marTop w:val="0"/>
      <w:marBottom w:val="0"/>
      <w:divBdr>
        <w:top w:val="none" w:sz="0" w:space="0" w:color="auto"/>
        <w:left w:val="none" w:sz="0" w:space="0" w:color="auto"/>
        <w:bottom w:val="none" w:sz="0" w:space="0" w:color="auto"/>
        <w:right w:val="none" w:sz="0" w:space="0" w:color="auto"/>
      </w:divBdr>
    </w:div>
    <w:div w:id="1219973007">
      <w:bodyDiv w:val="1"/>
      <w:marLeft w:val="0"/>
      <w:marRight w:val="0"/>
      <w:marTop w:val="0"/>
      <w:marBottom w:val="0"/>
      <w:divBdr>
        <w:top w:val="none" w:sz="0" w:space="0" w:color="auto"/>
        <w:left w:val="none" w:sz="0" w:space="0" w:color="auto"/>
        <w:bottom w:val="none" w:sz="0" w:space="0" w:color="auto"/>
        <w:right w:val="none" w:sz="0" w:space="0" w:color="auto"/>
      </w:divBdr>
    </w:div>
    <w:div w:id="1219978800">
      <w:bodyDiv w:val="1"/>
      <w:marLeft w:val="0"/>
      <w:marRight w:val="0"/>
      <w:marTop w:val="0"/>
      <w:marBottom w:val="0"/>
      <w:divBdr>
        <w:top w:val="none" w:sz="0" w:space="0" w:color="auto"/>
        <w:left w:val="none" w:sz="0" w:space="0" w:color="auto"/>
        <w:bottom w:val="none" w:sz="0" w:space="0" w:color="auto"/>
        <w:right w:val="none" w:sz="0" w:space="0" w:color="auto"/>
      </w:divBdr>
    </w:div>
    <w:div w:id="1220092390">
      <w:bodyDiv w:val="1"/>
      <w:marLeft w:val="0"/>
      <w:marRight w:val="0"/>
      <w:marTop w:val="0"/>
      <w:marBottom w:val="0"/>
      <w:divBdr>
        <w:top w:val="none" w:sz="0" w:space="0" w:color="auto"/>
        <w:left w:val="none" w:sz="0" w:space="0" w:color="auto"/>
        <w:bottom w:val="none" w:sz="0" w:space="0" w:color="auto"/>
        <w:right w:val="none" w:sz="0" w:space="0" w:color="auto"/>
      </w:divBdr>
    </w:div>
    <w:div w:id="1220093349">
      <w:bodyDiv w:val="1"/>
      <w:marLeft w:val="0"/>
      <w:marRight w:val="0"/>
      <w:marTop w:val="0"/>
      <w:marBottom w:val="0"/>
      <w:divBdr>
        <w:top w:val="none" w:sz="0" w:space="0" w:color="auto"/>
        <w:left w:val="none" w:sz="0" w:space="0" w:color="auto"/>
        <w:bottom w:val="none" w:sz="0" w:space="0" w:color="auto"/>
        <w:right w:val="none" w:sz="0" w:space="0" w:color="auto"/>
      </w:divBdr>
    </w:div>
    <w:div w:id="1220169886">
      <w:bodyDiv w:val="1"/>
      <w:marLeft w:val="0"/>
      <w:marRight w:val="0"/>
      <w:marTop w:val="0"/>
      <w:marBottom w:val="0"/>
      <w:divBdr>
        <w:top w:val="none" w:sz="0" w:space="0" w:color="auto"/>
        <w:left w:val="none" w:sz="0" w:space="0" w:color="auto"/>
        <w:bottom w:val="none" w:sz="0" w:space="0" w:color="auto"/>
        <w:right w:val="none" w:sz="0" w:space="0" w:color="auto"/>
      </w:divBdr>
    </w:div>
    <w:div w:id="1220283148">
      <w:bodyDiv w:val="1"/>
      <w:marLeft w:val="0"/>
      <w:marRight w:val="0"/>
      <w:marTop w:val="0"/>
      <w:marBottom w:val="0"/>
      <w:divBdr>
        <w:top w:val="none" w:sz="0" w:space="0" w:color="auto"/>
        <w:left w:val="none" w:sz="0" w:space="0" w:color="auto"/>
        <w:bottom w:val="none" w:sz="0" w:space="0" w:color="auto"/>
        <w:right w:val="none" w:sz="0" w:space="0" w:color="auto"/>
      </w:divBdr>
    </w:div>
    <w:div w:id="1220291022">
      <w:bodyDiv w:val="1"/>
      <w:marLeft w:val="0"/>
      <w:marRight w:val="0"/>
      <w:marTop w:val="0"/>
      <w:marBottom w:val="0"/>
      <w:divBdr>
        <w:top w:val="none" w:sz="0" w:space="0" w:color="auto"/>
        <w:left w:val="none" w:sz="0" w:space="0" w:color="auto"/>
        <w:bottom w:val="none" w:sz="0" w:space="0" w:color="auto"/>
        <w:right w:val="none" w:sz="0" w:space="0" w:color="auto"/>
      </w:divBdr>
    </w:div>
    <w:div w:id="1220291194">
      <w:bodyDiv w:val="1"/>
      <w:marLeft w:val="0"/>
      <w:marRight w:val="0"/>
      <w:marTop w:val="0"/>
      <w:marBottom w:val="0"/>
      <w:divBdr>
        <w:top w:val="none" w:sz="0" w:space="0" w:color="auto"/>
        <w:left w:val="none" w:sz="0" w:space="0" w:color="auto"/>
        <w:bottom w:val="none" w:sz="0" w:space="0" w:color="auto"/>
        <w:right w:val="none" w:sz="0" w:space="0" w:color="auto"/>
      </w:divBdr>
    </w:div>
    <w:div w:id="1220507899">
      <w:bodyDiv w:val="1"/>
      <w:marLeft w:val="0"/>
      <w:marRight w:val="0"/>
      <w:marTop w:val="0"/>
      <w:marBottom w:val="0"/>
      <w:divBdr>
        <w:top w:val="none" w:sz="0" w:space="0" w:color="auto"/>
        <w:left w:val="none" w:sz="0" w:space="0" w:color="auto"/>
        <w:bottom w:val="none" w:sz="0" w:space="0" w:color="auto"/>
        <w:right w:val="none" w:sz="0" w:space="0" w:color="auto"/>
      </w:divBdr>
    </w:div>
    <w:div w:id="1220752105">
      <w:bodyDiv w:val="1"/>
      <w:marLeft w:val="0"/>
      <w:marRight w:val="0"/>
      <w:marTop w:val="0"/>
      <w:marBottom w:val="0"/>
      <w:divBdr>
        <w:top w:val="none" w:sz="0" w:space="0" w:color="auto"/>
        <w:left w:val="none" w:sz="0" w:space="0" w:color="auto"/>
        <w:bottom w:val="none" w:sz="0" w:space="0" w:color="auto"/>
        <w:right w:val="none" w:sz="0" w:space="0" w:color="auto"/>
      </w:divBdr>
    </w:div>
    <w:div w:id="1220824175">
      <w:bodyDiv w:val="1"/>
      <w:marLeft w:val="0"/>
      <w:marRight w:val="0"/>
      <w:marTop w:val="0"/>
      <w:marBottom w:val="0"/>
      <w:divBdr>
        <w:top w:val="none" w:sz="0" w:space="0" w:color="auto"/>
        <w:left w:val="none" w:sz="0" w:space="0" w:color="auto"/>
        <w:bottom w:val="none" w:sz="0" w:space="0" w:color="auto"/>
        <w:right w:val="none" w:sz="0" w:space="0" w:color="auto"/>
      </w:divBdr>
    </w:div>
    <w:div w:id="1221013511">
      <w:bodyDiv w:val="1"/>
      <w:marLeft w:val="0"/>
      <w:marRight w:val="0"/>
      <w:marTop w:val="0"/>
      <w:marBottom w:val="0"/>
      <w:divBdr>
        <w:top w:val="none" w:sz="0" w:space="0" w:color="auto"/>
        <w:left w:val="none" w:sz="0" w:space="0" w:color="auto"/>
        <w:bottom w:val="none" w:sz="0" w:space="0" w:color="auto"/>
        <w:right w:val="none" w:sz="0" w:space="0" w:color="auto"/>
      </w:divBdr>
    </w:div>
    <w:div w:id="1221013649">
      <w:bodyDiv w:val="1"/>
      <w:marLeft w:val="0"/>
      <w:marRight w:val="0"/>
      <w:marTop w:val="0"/>
      <w:marBottom w:val="0"/>
      <w:divBdr>
        <w:top w:val="none" w:sz="0" w:space="0" w:color="auto"/>
        <w:left w:val="none" w:sz="0" w:space="0" w:color="auto"/>
        <w:bottom w:val="none" w:sz="0" w:space="0" w:color="auto"/>
        <w:right w:val="none" w:sz="0" w:space="0" w:color="auto"/>
      </w:divBdr>
    </w:div>
    <w:div w:id="1221021425">
      <w:bodyDiv w:val="1"/>
      <w:marLeft w:val="0"/>
      <w:marRight w:val="0"/>
      <w:marTop w:val="0"/>
      <w:marBottom w:val="0"/>
      <w:divBdr>
        <w:top w:val="none" w:sz="0" w:space="0" w:color="auto"/>
        <w:left w:val="none" w:sz="0" w:space="0" w:color="auto"/>
        <w:bottom w:val="none" w:sz="0" w:space="0" w:color="auto"/>
        <w:right w:val="none" w:sz="0" w:space="0" w:color="auto"/>
      </w:divBdr>
    </w:div>
    <w:div w:id="1221088107">
      <w:bodyDiv w:val="1"/>
      <w:marLeft w:val="0"/>
      <w:marRight w:val="0"/>
      <w:marTop w:val="0"/>
      <w:marBottom w:val="0"/>
      <w:divBdr>
        <w:top w:val="none" w:sz="0" w:space="0" w:color="auto"/>
        <w:left w:val="none" w:sz="0" w:space="0" w:color="auto"/>
        <w:bottom w:val="none" w:sz="0" w:space="0" w:color="auto"/>
        <w:right w:val="none" w:sz="0" w:space="0" w:color="auto"/>
      </w:divBdr>
    </w:div>
    <w:div w:id="1221091718">
      <w:bodyDiv w:val="1"/>
      <w:marLeft w:val="0"/>
      <w:marRight w:val="0"/>
      <w:marTop w:val="0"/>
      <w:marBottom w:val="0"/>
      <w:divBdr>
        <w:top w:val="none" w:sz="0" w:space="0" w:color="auto"/>
        <w:left w:val="none" w:sz="0" w:space="0" w:color="auto"/>
        <w:bottom w:val="none" w:sz="0" w:space="0" w:color="auto"/>
        <w:right w:val="none" w:sz="0" w:space="0" w:color="auto"/>
      </w:divBdr>
    </w:div>
    <w:div w:id="1221135224">
      <w:bodyDiv w:val="1"/>
      <w:marLeft w:val="0"/>
      <w:marRight w:val="0"/>
      <w:marTop w:val="0"/>
      <w:marBottom w:val="0"/>
      <w:divBdr>
        <w:top w:val="none" w:sz="0" w:space="0" w:color="auto"/>
        <w:left w:val="none" w:sz="0" w:space="0" w:color="auto"/>
        <w:bottom w:val="none" w:sz="0" w:space="0" w:color="auto"/>
        <w:right w:val="none" w:sz="0" w:space="0" w:color="auto"/>
      </w:divBdr>
    </w:div>
    <w:div w:id="1221598215">
      <w:bodyDiv w:val="1"/>
      <w:marLeft w:val="0"/>
      <w:marRight w:val="0"/>
      <w:marTop w:val="0"/>
      <w:marBottom w:val="0"/>
      <w:divBdr>
        <w:top w:val="none" w:sz="0" w:space="0" w:color="auto"/>
        <w:left w:val="none" w:sz="0" w:space="0" w:color="auto"/>
        <w:bottom w:val="none" w:sz="0" w:space="0" w:color="auto"/>
        <w:right w:val="none" w:sz="0" w:space="0" w:color="auto"/>
      </w:divBdr>
    </w:div>
    <w:div w:id="1221668373">
      <w:bodyDiv w:val="1"/>
      <w:marLeft w:val="0"/>
      <w:marRight w:val="0"/>
      <w:marTop w:val="0"/>
      <w:marBottom w:val="0"/>
      <w:divBdr>
        <w:top w:val="none" w:sz="0" w:space="0" w:color="auto"/>
        <w:left w:val="none" w:sz="0" w:space="0" w:color="auto"/>
        <w:bottom w:val="none" w:sz="0" w:space="0" w:color="auto"/>
        <w:right w:val="none" w:sz="0" w:space="0" w:color="auto"/>
      </w:divBdr>
    </w:div>
    <w:div w:id="1221747325">
      <w:bodyDiv w:val="1"/>
      <w:marLeft w:val="0"/>
      <w:marRight w:val="0"/>
      <w:marTop w:val="0"/>
      <w:marBottom w:val="0"/>
      <w:divBdr>
        <w:top w:val="none" w:sz="0" w:space="0" w:color="auto"/>
        <w:left w:val="none" w:sz="0" w:space="0" w:color="auto"/>
        <w:bottom w:val="none" w:sz="0" w:space="0" w:color="auto"/>
        <w:right w:val="none" w:sz="0" w:space="0" w:color="auto"/>
      </w:divBdr>
    </w:div>
    <w:div w:id="1221861075">
      <w:bodyDiv w:val="1"/>
      <w:marLeft w:val="0"/>
      <w:marRight w:val="0"/>
      <w:marTop w:val="0"/>
      <w:marBottom w:val="0"/>
      <w:divBdr>
        <w:top w:val="none" w:sz="0" w:space="0" w:color="auto"/>
        <w:left w:val="none" w:sz="0" w:space="0" w:color="auto"/>
        <w:bottom w:val="none" w:sz="0" w:space="0" w:color="auto"/>
        <w:right w:val="none" w:sz="0" w:space="0" w:color="auto"/>
      </w:divBdr>
    </w:div>
    <w:div w:id="1221937472">
      <w:bodyDiv w:val="1"/>
      <w:marLeft w:val="0"/>
      <w:marRight w:val="0"/>
      <w:marTop w:val="0"/>
      <w:marBottom w:val="0"/>
      <w:divBdr>
        <w:top w:val="none" w:sz="0" w:space="0" w:color="auto"/>
        <w:left w:val="none" w:sz="0" w:space="0" w:color="auto"/>
        <w:bottom w:val="none" w:sz="0" w:space="0" w:color="auto"/>
        <w:right w:val="none" w:sz="0" w:space="0" w:color="auto"/>
      </w:divBdr>
    </w:div>
    <w:div w:id="1222057124">
      <w:bodyDiv w:val="1"/>
      <w:marLeft w:val="0"/>
      <w:marRight w:val="0"/>
      <w:marTop w:val="0"/>
      <w:marBottom w:val="0"/>
      <w:divBdr>
        <w:top w:val="none" w:sz="0" w:space="0" w:color="auto"/>
        <w:left w:val="none" w:sz="0" w:space="0" w:color="auto"/>
        <w:bottom w:val="none" w:sz="0" w:space="0" w:color="auto"/>
        <w:right w:val="none" w:sz="0" w:space="0" w:color="auto"/>
      </w:divBdr>
    </w:div>
    <w:div w:id="1222059140">
      <w:bodyDiv w:val="1"/>
      <w:marLeft w:val="0"/>
      <w:marRight w:val="0"/>
      <w:marTop w:val="0"/>
      <w:marBottom w:val="0"/>
      <w:divBdr>
        <w:top w:val="none" w:sz="0" w:space="0" w:color="auto"/>
        <w:left w:val="none" w:sz="0" w:space="0" w:color="auto"/>
        <w:bottom w:val="none" w:sz="0" w:space="0" w:color="auto"/>
        <w:right w:val="none" w:sz="0" w:space="0" w:color="auto"/>
      </w:divBdr>
    </w:div>
    <w:div w:id="1222131378">
      <w:bodyDiv w:val="1"/>
      <w:marLeft w:val="0"/>
      <w:marRight w:val="0"/>
      <w:marTop w:val="0"/>
      <w:marBottom w:val="0"/>
      <w:divBdr>
        <w:top w:val="none" w:sz="0" w:space="0" w:color="auto"/>
        <w:left w:val="none" w:sz="0" w:space="0" w:color="auto"/>
        <w:bottom w:val="none" w:sz="0" w:space="0" w:color="auto"/>
        <w:right w:val="none" w:sz="0" w:space="0" w:color="auto"/>
      </w:divBdr>
    </w:div>
    <w:div w:id="1222252199">
      <w:bodyDiv w:val="1"/>
      <w:marLeft w:val="0"/>
      <w:marRight w:val="0"/>
      <w:marTop w:val="0"/>
      <w:marBottom w:val="0"/>
      <w:divBdr>
        <w:top w:val="none" w:sz="0" w:space="0" w:color="auto"/>
        <w:left w:val="none" w:sz="0" w:space="0" w:color="auto"/>
        <w:bottom w:val="none" w:sz="0" w:space="0" w:color="auto"/>
        <w:right w:val="none" w:sz="0" w:space="0" w:color="auto"/>
      </w:divBdr>
    </w:div>
    <w:div w:id="1222328870">
      <w:bodyDiv w:val="1"/>
      <w:marLeft w:val="0"/>
      <w:marRight w:val="0"/>
      <w:marTop w:val="0"/>
      <w:marBottom w:val="0"/>
      <w:divBdr>
        <w:top w:val="none" w:sz="0" w:space="0" w:color="auto"/>
        <w:left w:val="none" w:sz="0" w:space="0" w:color="auto"/>
        <w:bottom w:val="none" w:sz="0" w:space="0" w:color="auto"/>
        <w:right w:val="none" w:sz="0" w:space="0" w:color="auto"/>
      </w:divBdr>
    </w:div>
    <w:div w:id="1222524628">
      <w:bodyDiv w:val="1"/>
      <w:marLeft w:val="0"/>
      <w:marRight w:val="0"/>
      <w:marTop w:val="0"/>
      <w:marBottom w:val="0"/>
      <w:divBdr>
        <w:top w:val="none" w:sz="0" w:space="0" w:color="auto"/>
        <w:left w:val="none" w:sz="0" w:space="0" w:color="auto"/>
        <w:bottom w:val="none" w:sz="0" w:space="0" w:color="auto"/>
        <w:right w:val="none" w:sz="0" w:space="0" w:color="auto"/>
      </w:divBdr>
    </w:div>
    <w:div w:id="1222525114">
      <w:bodyDiv w:val="1"/>
      <w:marLeft w:val="0"/>
      <w:marRight w:val="0"/>
      <w:marTop w:val="0"/>
      <w:marBottom w:val="0"/>
      <w:divBdr>
        <w:top w:val="none" w:sz="0" w:space="0" w:color="auto"/>
        <w:left w:val="none" w:sz="0" w:space="0" w:color="auto"/>
        <w:bottom w:val="none" w:sz="0" w:space="0" w:color="auto"/>
        <w:right w:val="none" w:sz="0" w:space="0" w:color="auto"/>
      </w:divBdr>
    </w:div>
    <w:div w:id="1223102248">
      <w:bodyDiv w:val="1"/>
      <w:marLeft w:val="0"/>
      <w:marRight w:val="0"/>
      <w:marTop w:val="0"/>
      <w:marBottom w:val="0"/>
      <w:divBdr>
        <w:top w:val="none" w:sz="0" w:space="0" w:color="auto"/>
        <w:left w:val="none" w:sz="0" w:space="0" w:color="auto"/>
        <w:bottom w:val="none" w:sz="0" w:space="0" w:color="auto"/>
        <w:right w:val="none" w:sz="0" w:space="0" w:color="auto"/>
      </w:divBdr>
    </w:div>
    <w:div w:id="1223177160">
      <w:bodyDiv w:val="1"/>
      <w:marLeft w:val="0"/>
      <w:marRight w:val="0"/>
      <w:marTop w:val="0"/>
      <w:marBottom w:val="0"/>
      <w:divBdr>
        <w:top w:val="none" w:sz="0" w:space="0" w:color="auto"/>
        <w:left w:val="none" w:sz="0" w:space="0" w:color="auto"/>
        <w:bottom w:val="none" w:sz="0" w:space="0" w:color="auto"/>
        <w:right w:val="none" w:sz="0" w:space="0" w:color="auto"/>
      </w:divBdr>
    </w:div>
    <w:div w:id="1223297186">
      <w:bodyDiv w:val="1"/>
      <w:marLeft w:val="0"/>
      <w:marRight w:val="0"/>
      <w:marTop w:val="0"/>
      <w:marBottom w:val="0"/>
      <w:divBdr>
        <w:top w:val="none" w:sz="0" w:space="0" w:color="auto"/>
        <w:left w:val="none" w:sz="0" w:space="0" w:color="auto"/>
        <w:bottom w:val="none" w:sz="0" w:space="0" w:color="auto"/>
        <w:right w:val="none" w:sz="0" w:space="0" w:color="auto"/>
      </w:divBdr>
    </w:div>
    <w:div w:id="1223519725">
      <w:bodyDiv w:val="1"/>
      <w:marLeft w:val="0"/>
      <w:marRight w:val="0"/>
      <w:marTop w:val="0"/>
      <w:marBottom w:val="0"/>
      <w:divBdr>
        <w:top w:val="none" w:sz="0" w:space="0" w:color="auto"/>
        <w:left w:val="none" w:sz="0" w:space="0" w:color="auto"/>
        <w:bottom w:val="none" w:sz="0" w:space="0" w:color="auto"/>
        <w:right w:val="none" w:sz="0" w:space="0" w:color="auto"/>
      </w:divBdr>
    </w:div>
    <w:div w:id="1223561314">
      <w:bodyDiv w:val="1"/>
      <w:marLeft w:val="0"/>
      <w:marRight w:val="0"/>
      <w:marTop w:val="0"/>
      <w:marBottom w:val="0"/>
      <w:divBdr>
        <w:top w:val="none" w:sz="0" w:space="0" w:color="auto"/>
        <w:left w:val="none" w:sz="0" w:space="0" w:color="auto"/>
        <w:bottom w:val="none" w:sz="0" w:space="0" w:color="auto"/>
        <w:right w:val="none" w:sz="0" w:space="0" w:color="auto"/>
      </w:divBdr>
    </w:div>
    <w:div w:id="1223757632">
      <w:bodyDiv w:val="1"/>
      <w:marLeft w:val="0"/>
      <w:marRight w:val="0"/>
      <w:marTop w:val="0"/>
      <w:marBottom w:val="0"/>
      <w:divBdr>
        <w:top w:val="none" w:sz="0" w:space="0" w:color="auto"/>
        <w:left w:val="none" w:sz="0" w:space="0" w:color="auto"/>
        <w:bottom w:val="none" w:sz="0" w:space="0" w:color="auto"/>
        <w:right w:val="none" w:sz="0" w:space="0" w:color="auto"/>
      </w:divBdr>
    </w:div>
    <w:div w:id="1223906081">
      <w:bodyDiv w:val="1"/>
      <w:marLeft w:val="0"/>
      <w:marRight w:val="0"/>
      <w:marTop w:val="0"/>
      <w:marBottom w:val="0"/>
      <w:divBdr>
        <w:top w:val="none" w:sz="0" w:space="0" w:color="auto"/>
        <w:left w:val="none" w:sz="0" w:space="0" w:color="auto"/>
        <w:bottom w:val="none" w:sz="0" w:space="0" w:color="auto"/>
        <w:right w:val="none" w:sz="0" w:space="0" w:color="auto"/>
      </w:divBdr>
    </w:div>
    <w:div w:id="1223908938">
      <w:bodyDiv w:val="1"/>
      <w:marLeft w:val="0"/>
      <w:marRight w:val="0"/>
      <w:marTop w:val="0"/>
      <w:marBottom w:val="0"/>
      <w:divBdr>
        <w:top w:val="none" w:sz="0" w:space="0" w:color="auto"/>
        <w:left w:val="none" w:sz="0" w:space="0" w:color="auto"/>
        <w:bottom w:val="none" w:sz="0" w:space="0" w:color="auto"/>
        <w:right w:val="none" w:sz="0" w:space="0" w:color="auto"/>
      </w:divBdr>
    </w:div>
    <w:div w:id="1224104850">
      <w:bodyDiv w:val="1"/>
      <w:marLeft w:val="0"/>
      <w:marRight w:val="0"/>
      <w:marTop w:val="0"/>
      <w:marBottom w:val="0"/>
      <w:divBdr>
        <w:top w:val="none" w:sz="0" w:space="0" w:color="auto"/>
        <w:left w:val="none" w:sz="0" w:space="0" w:color="auto"/>
        <w:bottom w:val="none" w:sz="0" w:space="0" w:color="auto"/>
        <w:right w:val="none" w:sz="0" w:space="0" w:color="auto"/>
      </w:divBdr>
    </w:div>
    <w:div w:id="1224223023">
      <w:bodyDiv w:val="1"/>
      <w:marLeft w:val="0"/>
      <w:marRight w:val="0"/>
      <w:marTop w:val="0"/>
      <w:marBottom w:val="0"/>
      <w:divBdr>
        <w:top w:val="none" w:sz="0" w:space="0" w:color="auto"/>
        <w:left w:val="none" w:sz="0" w:space="0" w:color="auto"/>
        <w:bottom w:val="none" w:sz="0" w:space="0" w:color="auto"/>
        <w:right w:val="none" w:sz="0" w:space="0" w:color="auto"/>
      </w:divBdr>
    </w:div>
    <w:div w:id="1224298196">
      <w:bodyDiv w:val="1"/>
      <w:marLeft w:val="0"/>
      <w:marRight w:val="0"/>
      <w:marTop w:val="0"/>
      <w:marBottom w:val="0"/>
      <w:divBdr>
        <w:top w:val="none" w:sz="0" w:space="0" w:color="auto"/>
        <w:left w:val="none" w:sz="0" w:space="0" w:color="auto"/>
        <w:bottom w:val="none" w:sz="0" w:space="0" w:color="auto"/>
        <w:right w:val="none" w:sz="0" w:space="0" w:color="auto"/>
      </w:divBdr>
    </w:div>
    <w:div w:id="1224364759">
      <w:bodyDiv w:val="1"/>
      <w:marLeft w:val="0"/>
      <w:marRight w:val="0"/>
      <w:marTop w:val="0"/>
      <w:marBottom w:val="0"/>
      <w:divBdr>
        <w:top w:val="none" w:sz="0" w:space="0" w:color="auto"/>
        <w:left w:val="none" w:sz="0" w:space="0" w:color="auto"/>
        <w:bottom w:val="none" w:sz="0" w:space="0" w:color="auto"/>
        <w:right w:val="none" w:sz="0" w:space="0" w:color="auto"/>
      </w:divBdr>
    </w:div>
    <w:div w:id="1224366499">
      <w:bodyDiv w:val="1"/>
      <w:marLeft w:val="0"/>
      <w:marRight w:val="0"/>
      <w:marTop w:val="0"/>
      <w:marBottom w:val="0"/>
      <w:divBdr>
        <w:top w:val="none" w:sz="0" w:space="0" w:color="auto"/>
        <w:left w:val="none" w:sz="0" w:space="0" w:color="auto"/>
        <w:bottom w:val="none" w:sz="0" w:space="0" w:color="auto"/>
        <w:right w:val="none" w:sz="0" w:space="0" w:color="auto"/>
      </w:divBdr>
    </w:div>
    <w:div w:id="1224370159">
      <w:bodyDiv w:val="1"/>
      <w:marLeft w:val="0"/>
      <w:marRight w:val="0"/>
      <w:marTop w:val="0"/>
      <w:marBottom w:val="0"/>
      <w:divBdr>
        <w:top w:val="none" w:sz="0" w:space="0" w:color="auto"/>
        <w:left w:val="none" w:sz="0" w:space="0" w:color="auto"/>
        <w:bottom w:val="none" w:sz="0" w:space="0" w:color="auto"/>
        <w:right w:val="none" w:sz="0" w:space="0" w:color="auto"/>
      </w:divBdr>
    </w:div>
    <w:div w:id="1224410240">
      <w:bodyDiv w:val="1"/>
      <w:marLeft w:val="0"/>
      <w:marRight w:val="0"/>
      <w:marTop w:val="0"/>
      <w:marBottom w:val="0"/>
      <w:divBdr>
        <w:top w:val="none" w:sz="0" w:space="0" w:color="auto"/>
        <w:left w:val="none" w:sz="0" w:space="0" w:color="auto"/>
        <w:bottom w:val="none" w:sz="0" w:space="0" w:color="auto"/>
        <w:right w:val="none" w:sz="0" w:space="0" w:color="auto"/>
      </w:divBdr>
    </w:div>
    <w:div w:id="1224487601">
      <w:bodyDiv w:val="1"/>
      <w:marLeft w:val="0"/>
      <w:marRight w:val="0"/>
      <w:marTop w:val="0"/>
      <w:marBottom w:val="0"/>
      <w:divBdr>
        <w:top w:val="none" w:sz="0" w:space="0" w:color="auto"/>
        <w:left w:val="none" w:sz="0" w:space="0" w:color="auto"/>
        <w:bottom w:val="none" w:sz="0" w:space="0" w:color="auto"/>
        <w:right w:val="none" w:sz="0" w:space="0" w:color="auto"/>
      </w:divBdr>
    </w:div>
    <w:div w:id="1224636505">
      <w:bodyDiv w:val="1"/>
      <w:marLeft w:val="0"/>
      <w:marRight w:val="0"/>
      <w:marTop w:val="0"/>
      <w:marBottom w:val="0"/>
      <w:divBdr>
        <w:top w:val="none" w:sz="0" w:space="0" w:color="auto"/>
        <w:left w:val="none" w:sz="0" w:space="0" w:color="auto"/>
        <w:bottom w:val="none" w:sz="0" w:space="0" w:color="auto"/>
        <w:right w:val="none" w:sz="0" w:space="0" w:color="auto"/>
      </w:divBdr>
    </w:div>
    <w:div w:id="1224750781">
      <w:bodyDiv w:val="1"/>
      <w:marLeft w:val="0"/>
      <w:marRight w:val="0"/>
      <w:marTop w:val="0"/>
      <w:marBottom w:val="0"/>
      <w:divBdr>
        <w:top w:val="none" w:sz="0" w:space="0" w:color="auto"/>
        <w:left w:val="none" w:sz="0" w:space="0" w:color="auto"/>
        <w:bottom w:val="none" w:sz="0" w:space="0" w:color="auto"/>
        <w:right w:val="none" w:sz="0" w:space="0" w:color="auto"/>
      </w:divBdr>
    </w:div>
    <w:div w:id="1224832276">
      <w:bodyDiv w:val="1"/>
      <w:marLeft w:val="0"/>
      <w:marRight w:val="0"/>
      <w:marTop w:val="0"/>
      <w:marBottom w:val="0"/>
      <w:divBdr>
        <w:top w:val="none" w:sz="0" w:space="0" w:color="auto"/>
        <w:left w:val="none" w:sz="0" w:space="0" w:color="auto"/>
        <w:bottom w:val="none" w:sz="0" w:space="0" w:color="auto"/>
        <w:right w:val="none" w:sz="0" w:space="0" w:color="auto"/>
      </w:divBdr>
    </w:div>
    <w:div w:id="1224872843">
      <w:bodyDiv w:val="1"/>
      <w:marLeft w:val="0"/>
      <w:marRight w:val="0"/>
      <w:marTop w:val="0"/>
      <w:marBottom w:val="0"/>
      <w:divBdr>
        <w:top w:val="none" w:sz="0" w:space="0" w:color="auto"/>
        <w:left w:val="none" w:sz="0" w:space="0" w:color="auto"/>
        <w:bottom w:val="none" w:sz="0" w:space="0" w:color="auto"/>
        <w:right w:val="none" w:sz="0" w:space="0" w:color="auto"/>
      </w:divBdr>
    </w:div>
    <w:div w:id="1225027541">
      <w:bodyDiv w:val="1"/>
      <w:marLeft w:val="0"/>
      <w:marRight w:val="0"/>
      <w:marTop w:val="0"/>
      <w:marBottom w:val="0"/>
      <w:divBdr>
        <w:top w:val="none" w:sz="0" w:space="0" w:color="auto"/>
        <w:left w:val="none" w:sz="0" w:space="0" w:color="auto"/>
        <w:bottom w:val="none" w:sz="0" w:space="0" w:color="auto"/>
        <w:right w:val="none" w:sz="0" w:space="0" w:color="auto"/>
      </w:divBdr>
    </w:div>
    <w:div w:id="1225218139">
      <w:bodyDiv w:val="1"/>
      <w:marLeft w:val="0"/>
      <w:marRight w:val="0"/>
      <w:marTop w:val="0"/>
      <w:marBottom w:val="0"/>
      <w:divBdr>
        <w:top w:val="none" w:sz="0" w:space="0" w:color="auto"/>
        <w:left w:val="none" w:sz="0" w:space="0" w:color="auto"/>
        <w:bottom w:val="none" w:sz="0" w:space="0" w:color="auto"/>
        <w:right w:val="none" w:sz="0" w:space="0" w:color="auto"/>
      </w:divBdr>
    </w:div>
    <w:div w:id="1225485999">
      <w:bodyDiv w:val="1"/>
      <w:marLeft w:val="0"/>
      <w:marRight w:val="0"/>
      <w:marTop w:val="0"/>
      <w:marBottom w:val="0"/>
      <w:divBdr>
        <w:top w:val="none" w:sz="0" w:space="0" w:color="auto"/>
        <w:left w:val="none" w:sz="0" w:space="0" w:color="auto"/>
        <w:bottom w:val="none" w:sz="0" w:space="0" w:color="auto"/>
        <w:right w:val="none" w:sz="0" w:space="0" w:color="auto"/>
      </w:divBdr>
    </w:div>
    <w:div w:id="1225720572">
      <w:bodyDiv w:val="1"/>
      <w:marLeft w:val="0"/>
      <w:marRight w:val="0"/>
      <w:marTop w:val="0"/>
      <w:marBottom w:val="0"/>
      <w:divBdr>
        <w:top w:val="none" w:sz="0" w:space="0" w:color="auto"/>
        <w:left w:val="none" w:sz="0" w:space="0" w:color="auto"/>
        <w:bottom w:val="none" w:sz="0" w:space="0" w:color="auto"/>
        <w:right w:val="none" w:sz="0" w:space="0" w:color="auto"/>
      </w:divBdr>
    </w:div>
    <w:div w:id="1225793772">
      <w:bodyDiv w:val="1"/>
      <w:marLeft w:val="0"/>
      <w:marRight w:val="0"/>
      <w:marTop w:val="0"/>
      <w:marBottom w:val="0"/>
      <w:divBdr>
        <w:top w:val="none" w:sz="0" w:space="0" w:color="auto"/>
        <w:left w:val="none" w:sz="0" w:space="0" w:color="auto"/>
        <w:bottom w:val="none" w:sz="0" w:space="0" w:color="auto"/>
        <w:right w:val="none" w:sz="0" w:space="0" w:color="auto"/>
      </w:divBdr>
    </w:div>
    <w:div w:id="1225794650">
      <w:bodyDiv w:val="1"/>
      <w:marLeft w:val="0"/>
      <w:marRight w:val="0"/>
      <w:marTop w:val="0"/>
      <w:marBottom w:val="0"/>
      <w:divBdr>
        <w:top w:val="none" w:sz="0" w:space="0" w:color="auto"/>
        <w:left w:val="none" w:sz="0" w:space="0" w:color="auto"/>
        <w:bottom w:val="none" w:sz="0" w:space="0" w:color="auto"/>
        <w:right w:val="none" w:sz="0" w:space="0" w:color="auto"/>
      </w:divBdr>
    </w:div>
    <w:div w:id="1226186468">
      <w:bodyDiv w:val="1"/>
      <w:marLeft w:val="0"/>
      <w:marRight w:val="0"/>
      <w:marTop w:val="0"/>
      <w:marBottom w:val="0"/>
      <w:divBdr>
        <w:top w:val="none" w:sz="0" w:space="0" w:color="auto"/>
        <w:left w:val="none" w:sz="0" w:space="0" w:color="auto"/>
        <w:bottom w:val="none" w:sz="0" w:space="0" w:color="auto"/>
        <w:right w:val="none" w:sz="0" w:space="0" w:color="auto"/>
      </w:divBdr>
    </w:div>
    <w:div w:id="1226332278">
      <w:bodyDiv w:val="1"/>
      <w:marLeft w:val="0"/>
      <w:marRight w:val="0"/>
      <w:marTop w:val="0"/>
      <w:marBottom w:val="0"/>
      <w:divBdr>
        <w:top w:val="none" w:sz="0" w:space="0" w:color="auto"/>
        <w:left w:val="none" w:sz="0" w:space="0" w:color="auto"/>
        <w:bottom w:val="none" w:sz="0" w:space="0" w:color="auto"/>
        <w:right w:val="none" w:sz="0" w:space="0" w:color="auto"/>
      </w:divBdr>
    </w:div>
    <w:div w:id="1226525709">
      <w:bodyDiv w:val="1"/>
      <w:marLeft w:val="0"/>
      <w:marRight w:val="0"/>
      <w:marTop w:val="0"/>
      <w:marBottom w:val="0"/>
      <w:divBdr>
        <w:top w:val="none" w:sz="0" w:space="0" w:color="auto"/>
        <w:left w:val="none" w:sz="0" w:space="0" w:color="auto"/>
        <w:bottom w:val="none" w:sz="0" w:space="0" w:color="auto"/>
        <w:right w:val="none" w:sz="0" w:space="0" w:color="auto"/>
      </w:divBdr>
    </w:div>
    <w:div w:id="1226532388">
      <w:bodyDiv w:val="1"/>
      <w:marLeft w:val="0"/>
      <w:marRight w:val="0"/>
      <w:marTop w:val="0"/>
      <w:marBottom w:val="0"/>
      <w:divBdr>
        <w:top w:val="none" w:sz="0" w:space="0" w:color="auto"/>
        <w:left w:val="none" w:sz="0" w:space="0" w:color="auto"/>
        <w:bottom w:val="none" w:sz="0" w:space="0" w:color="auto"/>
        <w:right w:val="none" w:sz="0" w:space="0" w:color="auto"/>
      </w:divBdr>
    </w:div>
    <w:div w:id="1226603073">
      <w:bodyDiv w:val="1"/>
      <w:marLeft w:val="0"/>
      <w:marRight w:val="0"/>
      <w:marTop w:val="0"/>
      <w:marBottom w:val="0"/>
      <w:divBdr>
        <w:top w:val="none" w:sz="0" w:space="0" w:color="auto"/>
        <w:left w:val="none" w:sz="0" w:space="0" w:color="auto"/>
        <w:bottom w:val="none" w:sz="0" w:space="0" w:color="auto"/>
        <w:right w:val="none" w:sz="0" w:space="0" w:color="auto"/>
      </w:divBdr>
    </w:div>
    <w:div w:id="1226725283">
      <w:bodyDiv w:val="1"/>
      <w:marLeft w:val="0"/>
      <w:marRight w:val="0"/>
      <w:marTop w:val="0"/>
      <w:marBottom w:val="0"/>
      <w:divBdr>
        <w:top w:val="none" w:sz="0" w:space="0" w:color="auto"/>
        <w:left w:val="none" w:sz="0" w:space="0" w:color="auto"/>
        <w:bottom w:val="none" w:sz="0" w:space="0" w:color="auto"/>
        <w:right w:val="none" w:sz="0" w:space="0" w:color="auto"/>
      </w:divBdr>
    </w:div>
    <w:div w:id="1226914651">
      <w:bodyDiv w:val="1"/>
      <w:marLeft w:val="0"/>
      <w:marRight w:val="0"/>
      <w:marTop w:val="0"/>
      <w:marBottom w:val="0"/>
      <w:divBdr>
        <w:top w:val="none" w:sz="0" w:space="0" w:color="auto"/>
        <w:left w:val="none" w:sz="0" w:space="0" w:color="auto"/>
        <w:bottom w:val="none" w:sz="0" w:space="0" w:color="auto"/>
        <w:right w:val="none" w:sz="0" w:space="0" w:color="auto"/>
      </w:divBdr>
    </w:div>
    <w:div w:id="1226989744">
      <w:bodyDiv w:val="1"/>
      <w:marLeft w:val="0"/>
      <w:marRight w:val="0"/>
      <w:marTop w:val="0"/>
      <w:marBottom w:val="0"/>
      <w:divBdr>
        <w:top w:val="none" w:sz="0" w:space="0" w:color="auto"/>
        <w:left w:val="none" w:sz="0" w:space="0" w:color="auto"/>
        <w:bottom w:val="none" w:sz="0" w:space="0" w:color="auto"/>
        <w:right w:val="none" w:sz="0" w:space="0" w:color="auto"/>
      </w:divBdr>
    </w:div>
    <w:div w:id="1227036553">
      <w:bodyDiv w:val="1"/>
      <w:marLeft w:val="0"/>
      <w:marRight w:val="0"/>
      <w:marTop w:val="0"/>
      <w:marBottom w:val="0"/>
      <w:divBdr>
        <w:top w:val="none" w:sz="0" w:space="0" w:color="auto"/>
        <w:left w:val="none" w:sz="0" w:space="0" w:color="auto"/>
        <w:bottom w:val="none" w:sz="0" w:space="0" w:color="auto"/>
        <w:right w:val="none" w:sz="0" w:space="0" w:color="auto"/>
      </w:divBdr>
    </w:div>
    <w:div w:id="1227109683">
      <w:bodyDiv w:val="1"/>
      <w:marLeft w:val="0"/>
      <w:marRight w:val="0"/>
      <w:marTop w:val="0"/>
      <w:marBottom w:val="0"/>
      <w:divBdr>
        <w:top w:val="none" w:sz="0" w:space="0" w:color="auto"/>
        <w:left w:val="none" w:sz="0" w:space="0" w:color="auto"/>
        <w:bottom w:val="none" w:sz="0" w:space="0" w:color="auto"/>
        <w:right w:val="none" w:sz="0" w:space="0" w:color="auto"/>
      </w:divBdr>
    </w:div>
    <w:div w:id="1227182835">
      <w:bodyDiv w:val="1"/>
      <w:marLeft w:val="0"/>
      <w:marRight w:val="0"/>
      <w:marTop w:val="0"/>
      <w:marBottom w:val="0"/>
      <w:divBdr>
        <w:top w:val="none" w:sz="0" w:space="0" w:color="auto"/>
        <w:left w:val="none" w:sz="0" w:space="0" w:color="auto"/>
        <w:bottom w:val="none" w:sz="0" w:space="0" w:color="auto"/>
        <w:right w:val="none" w:sz="0" w:space="0" w:color="auto"/>
      </w:divBdr>
    </w:div>
    <w:div w:id="1227297957">
      <w:bodyDiv w:val="1"/>
      <w:marLeft w:val="0"/>
      <w:marRight w:val="0"/>
      <w:marTop w:val="0"/>
      <w:marBottom w:val="0"/>
      <w:divBdr>
        <w:top w:val="none" w:sz="0" w:space="0" w:color="auto"/>
        <w:left w:val="none" w:sz="0" w:space="0" w:color="auto"/>
        <w:bottom w:val="none" w:sz="0" w:space="0" w:color="auto"/>
        <w:right w:val="none" w:sz="0" w:space="0" w:color="auto"/>
      </w:divBdr>
    </w:div>
    <w:div w:id="1227450330">
      <w:bodyDiv w:val="1"/>
      <w:marLeft w:val="0"/>
      <w:marRight w:val="0"/>
      <w:marTop w:val="0"/>
      <w:marBottom w:val="0"/>
      <w:divBdr>
        <w:top w:val="none" w:sz="0" w:space="0" w:color="auto"/>
        <w:left w:val="none" w:sz="0" w:space="0" w:color="auto"/>
        <w:bottom w:val="none" w:sz="0" w:space="0" w:color="auto"/>
        <w:right w:val="none" w:sz="0" w:space="0" w:color="auto"/>
      </w:divBdr>
    </w:div>
    <w:div w:id="1227453549">
      <w:bodyDiv w:val="1"/>
      <w:marLeft w:val="0"/>
      <w:marRight w:val="0"/>
      <w:marTop w:val="0"/>
      <w:marBottom w:val="0"/>
      <w:divBdr>
        <w:top w:val="none" w:sz="0" w:space="0" w:color="auto"/>
        <w:left w:val="none" w:sz="0" w:space="0" w:color="auto"/>
        <w:bottom w:val="none" w:sz="0" w:space="0" w:color="auto"/>
        <w:right w:val="none" w:sz="0" w:space="0" w:color="auto"/>
      </w:divBdr>
    </w:div>
    <w:div w:id="1227496927">
      <w:bodyDiv w:val="1"/>
      <w:marLeft w:val="0"/>
      <w:marRight w:val="0"/>
      <w:marTop w:val="0"/>
      <w:marBottom w:val="0"/>
      <w:divBdr>
        <w:top w:val="none" w:sz="0" w:space="0" w:color="auto"/>
        <w:left w:val="none" w:sz="0" w:space="0" w:color="auto"/>
        <w:bottom w:val="none" w:sz="0" w:space="0" w:color="auto"/>
        <w:right w:val="none" w:sz="0" w:space="0" w:color="auto"/>
      </w:divBdr>
    </w:div>
    <w:div w:id="1227498012">
      <w:bodyDiv w:val="1"/>
      <w:marLeft w:val="0"/>
      <w:marRight w:val="0"/>
      <w:marTop w:val="0"/>
      <w:marBottom w:val="0"/>
      <w:divBdr>
        <w:top w:val="none" w:sz="0" w:space="0" w:color="auto"/>
        <w:left w:val="none" w:sz="0" w:space="0" w:color="auto"/>
        <w:bottom w:val="none" w:sz="0" w:space="0" w:color="auto"/>
        <w:right w:val="none" w:sz="0" w:space="0" w:color="auto"/>
      </w:divBdr>
    </w:div>
    <w:div w:id="1227647346">
      <w:bodyDiv w:val="1"/>
      <w:marLeft w:val="0"/>
      <w:marRight w:val="0"/>
      <w:marTop w:val="0"/>
      <w:marBottom w:val="0"/>
      <w:divBdr>
        <w:top w:val="none" w:sz="0" w:space="0" w:color="auto"/>
        <w:left w:val="none" w:sz="0" w:space="0" w:color="auto"/>
        <w:bottom w:val="none" w:sz="0" w:space="0" w:color="auto"/>
        <w:right w:val="none" w:sz="0" w:space="0" w:color="auto"/>
      </w:divBdr>
    </w:div>
    <w:div w:id="1227691567">
      <w:bodyDiv w:val="1"/>
      <w:marLeft w:val="0"/>
      <w:marRight w:val="0"/>
      <w:marTop w:val="0"/>
      <w:marBottom w:val="0"/>
      <w:divBdr>
        <w:top w:val="none" w:sz="0" w:space="0" w:color="auto"/>
        <w:left w:val="none" w:sz="0" w:space="0" w:color="auto"/>
        <w:bottom w:val="none" w:sz="0" w:space="0" w:color="auto"/>
        <w:right w:val="none" w:sz="0" w:space="0" w:color="auto"/>
      </w:divBdr>
    </w:div>
    <w:div w:id="1227883577">
      <w:bodyDiv w:val="1"/>
      <w:marLeft w:val="0"/>
      <w:marRight w:val="0"/>
      <w:marTop w:val="0"/>
      <w:marBottom w:val="0"/>
      <w:divBdr>
        <w:top w:val="none" w:sz="0" w:space="0" w:color="auto"/>
        <w:left w:val="none" w:sz="0" w:space="0" w:color="auto"/>
        <w:bottom w:val="none" w:sz="0" w:space="0" w:color="auto"/>
        <w:right w:val="none" w:sz="0" w:space="0" w:color="auto"/>
      </w:divBdr>
    </w:div>
    <w:div w:id="1227885776">
      <w:bodyDiv w:val="1"/>
      <w:marLeft w:val="0"/>
      <w:marRight w:val="0"/>
      <w:marTop w:val="0"/>
      <w:marBottom w:val="0"/>
      <w:divBdr>
        <w:top w:val="none" w:sz="0" w:space="0" w:color="auto"/>
        <w:left w:val="none" w:sz="0" w:space="0" w:color="auto"/>
        <w:bottom w:val="none" w:sz="0" w:space="0" w:color="auto"/>
        <w:right w:val="none" w:sz="0" w:space="0" w:color="auto"/>
      </w:divBdr>
    </w:div>
    <w:div w:id="1227912511">
      <w:bodyDiv w:val="1"/>
      <w:marLeft w:val="0"/>
      <w:marRight w:val="0"/>
      <w:marTop w:val="0"/>
      <w:marBottom w:val="0"/>
      <w:divBdr>
        <w:top w:val="none" w:sz="0" w:space="0" w:color="auto"/>
        <w:left w:val="none" w:sz="0" w:space="0" w:color="auto"/>
        <w:bottom w:val="none" w:sz="0" w:space="0" w:color="auto"/>
        <w:right w:val="none" w:sz="0" w:space="0" w:color="auto"/>
      </w:divBdr>
    </w:div>
    <w:div w:id="1227952442">
      <w:bodyDiv w:val="1"/>
      <w:marLeft w:val="0"/>
      <w:marRight w:val="0"/>
      <w:marTop w:val="0"/>
      <w:marBottom w:val="0"/>
      <w:divBdr>
        <w:top w:val="none" w:sz="0" w:space="0" w:color="auto"/>
        <w:left w:val="none" w:sz="0" w:space="0" w:color="auto"/>
        <w:bottom w:val="none" w:sz="0" w:space="0" w:color="auto"/>
        <w:right w:val="none" w:sz="0" w:space="0" w:color="auto"/>
      </w:divBdr>
    </w:div>
    <w:div w:id="1227958840">
      <w:bodyDiv w:val="1"/>
      <w:marLeft w:val="0"/>
      <w:marRight w:val="0"/>
      <w:marTop w:val="0"/>
      <w:marBottom w:val="0"/>
      <w:divBdr>
        <w:top w:val="none" w:sz="0" w:space="0" w:color="auto"/>
        <w:left w:val="none" w:sz="0" w:space="0" w:color="auto"/>
        <w:bottom w:val="none" w:sz="0" w:space="0" w:color="auto"/>
        <w:right w:val="none" w:sz="0" w:space="0" w:color="auto"/>
      </w:divBdr>
    </w:div>
    <w:div w:id="1227960548">
      <w:bodyDiv w:val="1"/>
      <w:marLeft w:val="0"/>
      <w:marRight w:val="0"/>
      <w:marTop w:val="0"/>
      <w:marBottom w:val="0"/>
      <w:divBdr>
        <w:top w:val="none" w:sz="0" w:space="0" w:color="auto"/>
        <w:left w:val="none" w:sz="0" w:space="0" w:color="auto"/>
        <w:bottom w:val="none" w:sz="0" w:space="0" w:color="auto"/>
        <w:right w:val="none" w:sz="0" w:space="0" w:color="auto"/>
      </w:divBdr>
    </w:div>
    <w:div w:id="1228034549">
      <w:bodyDiv w:val="1"/>
      <w:marLeft w:val="0"/>
      <w:marRight w:val="0"/>
      <w:marTop w:val="0"/>
      <w:marBottom w:val="0"/>
      <w:divBdr>
        <w:top w:val="none" w:sz="0" w:space="0" w:color="auto"/>
        <w:left w:val="none" w:sz="0" w:space="0" w:color="auto"/>
        <w:bottom w:val="none" w:sz="0" w:space="0" w:color="auto"/>
        <w:right w:val="none" w:sz="0" w:space="0" w:color="auto"/>
      </w:divBdr>
    </w:div>
    <w:div w:id="1228229846">
      <w:bodyDiv w:val="1"/>
      <w:marLeft w:val="0"/>
      <w:marRight w:val="0"/>
      <w:marTop w:val="0"/>
      <w:marBottom w:val="0"/>
      <w:divBdr>
        <w:top w:val="none" w:sz="0" w:space="0" w:color="auto"/>
        <w:left w:val="none" w:sz="0" w:space="0" w:color="auto"/>
        <w:bottom w:val="none" w:sz="0" w:space="0" w:color="auto"/>
        <w:right w:val="none" w:sz="0" w:space="0" w:color="auto"/>
      </w:divBdr>
    </w:div>
    <w:div w:id="1228344717">
      <w:bodyDiv w:val="1"/>
      <w:marLeft w:val="0"/>
      <w:marRight w:val="0"/>
      <w:marTop w:val="0"/>
      <w:marBottom w:val="0"/>
      <w:divBdr>
        <w:top w:val="none" w:sz="0" w:space="0" w:color="auto"/>
        <w:left w:val="none" w:sz="0" w:space="0" w:color="auto"/>
        <w:bottom w:val="none" w:sz="0" w:space="0" w:color="auto"/>
        <w:right w:val="none" w:sz="0" w:space="0" w:color="auto"/>
      </w:divBdr>
    </w:div>
    <w:div w:id="1228765237">
      <w:bodyDiv w:val="1"/>
      <w:marLeft w:val="0"/>
      <w:marRight w:val="0"/>
      <w:marTop w:val="0"/>
      <w:marBottom w:val="0"/>
      <w:divBdr>
        <w:top w:val="none" w:sz="0" w:space="0" w:color="auto"/>
        <w:left w:val="none" w:sz="0" w:space="0" w:color="auto"/>
        <w:bottom w:val="none" w:sz="0" w:space="0" w:color="auto"/>
        <w:right w:val="none" w:sz="0" w:space="0" w:color="auto"/>
      </w:divBdr>
    </w:div>
    <w:div w:id="1229270612">
      <w:bodyDiv w:val="1"/>
      <w:marLeft w:val="0"/>
      <w:marRight w:val="0"/>
      <w:marTop w:val="0"/>
      <w:marBottom w:val="0"/>
      <w:divBdr>
        <w:top w:val="none" w:sz="0" w:space="0" w:color="auto"/>
        <w:left w:val="none" w:sz="0" w:space="0" w:color="auto"/>
        <w:bottom w:val="none" w:sz="0" w:space="0" w:color="auto"/>
        <w:right w:val="none" w:sz="0" w:space="0" w:color="auto"/>
      </w:divBdr>
    </w:div>
    <w:div w:id="1229270795">
      <w:bodyDiv w:val="1"/>
      <w:marLeft w:val="0"/>
      <w:marRight w:val="0"/>
      <w:marTop w:val="0"/>
      <w:marBottom w:val="0"/>
      <w:divBdr>
        <w:top w:val="none" w:sz="0" w:space="0" w:color="auto"/>
        <w:left w:val="none" w:sz="0" w:space="0" w:color="auto"/>
        <w:bottom w:val="none" w:sz="0" w:space="0" w:color="auto"/>
        <w:right w:val="none" w:sz="0" w:space="0" w:color="auto"/>
      </w:divBdr>
    </w:div>
    <w:div w:id="1229413657">
      <w:bodyDiv w:val="1"/>
      <w:marLeft w:val="0"/>
      <w:marRight w:val="0"/>
      <w:marTop w:val="0"/>
      <w:marBottom w:val="0"/>
      <w:divBdr>
        <w:top w:val="none" w:sz="0" w:space="0" w:color="auto"/>
        <w:left w:val="none" w:sz="0" w:space="0" w:color="auto"/>
        <w:bottom w:val="none" w:sz="0" w:space="0" w:color="auto"/>
        <w:right w:val="none" w:sz="0" w:space="0" w:color="auto"/>
      </w:divBdr>
    </w:div>
    <w:div w:id="1229538405">
      <w:bodyDiv w:val="1"/>
      <w:marLeft w:val="0"/>
      <w:marRight w:val="0"/>
      <w:marTop w:val="0"/>
      <w:marBottom w:val="0"/>
      <w:divBdr>
        <w:top w:val="none" w:sz="0" w:space="0" w:color="auto"/>
        <w:left w:val="none" w:sz="0" w:space="0" w:color="auto"/>
        <w:bottom w:val="none" w:sz="0" w:space="0" w:color="auto"/>
        <w:right w:val="none" w:sz="0" w:space="0" w:color="auto"/>
      </w:divBdr>
    </w:div>
    <w:div w:id="1229683709">
      <w:bodyDiv w:val="1"/>
      <w:marLeft w:val="0"/>
      <w:marRight w:val="0"/>
      <w:marTop w:val="0"/>
      <w:marBottom w:val="0"/>
      <w:divBdr>
        <w:top w:val="none" w:sz="0" w:space="0" w:color="auto"/>
        <w:left w:val="none" w:sz="0" w:space="0" w:color="auto"/>
        <w:bottom w:val="none" w:sz="0" w:space="0" w:color="auto"/>
        <w:right w:val="none" w:sz="0" w:space="0" w:color="auto"/>
      </w:divBdr>
    </w:div>
    <w:div w:id="1229919328">
      <w:bodyDiv w:val="1"/>
      <w:marLeft w:val="0"/>
      <w:marRight w:val="0"/>
      <w:marTop w:val="0"/>
      <w:marBottom w:val="0"/>
      <w:divBdr>
        <w:top w:val="none" w:sz="0" w:space="0" w:color="auto"/>
        <w:left w:val="none" w:sz="0" w:space="0" w:color="auto"/>
        <w:bottom w:val="none" w:sz="0" w:space="0" w:color="auto"/>
        <w:right w:val="none" w:sz="0" w:space="0" w:color="auto"/>
      </w:divBdr>
    </w:div>
    <w:div w:id="1229920604">
      <w:bodyDiv w:val="1"/>
      <w:marLeft w:val="0"/>
      <w:marRight w:val="0"/>
      <w:marTop w:val="0"/>
      <w:marBottom w:val="0"/>
      <w:divBdr>
        <w:top w:val="none" w:sz="0" w:space="0" w:color="auto"/>
        <w:left w:val="none" w:sz="0" w:space="0" w:color="auto"/>
        <w:bottom w:val="none" w:sz="0" w:space="0" w:color="auto"/>
        <w:right w:val="none" w:sz="0" w:space="0" w:color="auto"/>
      </w:divBdr>
    </w:div>
    <w:div w:id="1230070882">
      <w:bodyDiv w:val="1"/>
      <w:marLeft w:val="0"/>
      <w:marRight w:val="0"/>
      <w:marTop w:val="0"/>
      <w:marBottom w:val="0"/>
      <w:divBdr>
        <w:top w:val="none" w:sz="0" w:space="0" w:color="auto"/>
        <w:left w:val="none" w:sz="0" w:space="0" w:color="auto"/>
        <w:bottom w:val="none" w:sz="0" w:space="0" w:color="auto"/>
        <w:right w:val="none" w:sz="0" w:space="0" w:color="auto"/>
      </w:divBdr>
    </w:div>
    <w:div w:id="1230186368">
      <w:bodyDiv w:val="1"/>
      <w:marLeft w:val="0"/>
      <w:marRight w:val="0"/>
      <w:marTop w:val="0"/>
      <w:marBottom w:val="0"/>
      <w:divBdr>
        <w:top w:val="none" w:sz="0" w:space="0" w:color="auto"/>
        <w:left w:val="none" w:sz="0" w:space="0" w:color="auto"/>
        <w:bottom w:val="none" w:sz="0" w:space="0" w:color="auto"/>
        <w:right w:val="none" w:sz="0" w:space="0" w:color="auto"/>
      </w:divBdr>
    </w:div>
    <w:div w:id="1230651157">
      <w:bodyDiv w:val="1"/>
      <w:marLeft w:val="0"/>
      <w:marRight w:val="0"/>
      <w:marTop w:val="0"/>
      <w:marBottom w:val="0"/>
      <w:divBdr>
        <w:top w:val="none" w:sz="0" w:space="0" w:color="auto"/>
        <w:left w:val="none" w:sz="0" w:space="0" w:color="auto"/>
        <w:bottom w:val="none" w:sz="0" w:space="0" w:color="auto"/>
        <w:right w:val="none" w:sz="0" w:space="0" w:color="auto"/>
      </w:divBdr>
    </w:div>
    <w:div w:id="1230723693">
      <w:bodyDiv w:val="1"/>
      <w:marLeft w:val="0"/>
      <w:marRight w:val="0"/>
      <w:marTop w:val="0"/>
      <w:marBottom w:val="0"/>
      <w:divBdr>
        <w:top w:val="none" w:sz="0" w:space="0" w:color="auto"/>
        <w:left w:val="none" w:sz="0" w:space="0" w:color="auto"/>
        <w:bottom w:val="none" w:sz="0" w:space="0" w:color="auto"/>
        <w:right w:val="none" w:sz="0" w:space="0" w:color="auto"/>
      </w:divBdr>
    </w:div>
    <w:div w:id="1230726929">
      <w:bodyDiv w:val="1"/>
      <w:marLeft w:val="0"/>
      <w:marRight w:val="0"/>
      <w:marTop w:val="0"/>
      <w:marBottom w:val="0"/>
      <w:divBdr>
        <w:top w:val="none" w:sz="0" w:space="0" w:color="auto"/>
        <w:left w:val="none" w:sz="0" w:space="0" w:color="auto"/>
        <w:bottom w:val="none" w:sz="0" w:space="0" w:color="auto"/>
        <w:right w:val="none" w:sz="0" w:space="0" w:color="auto"/>
      </w:divBdr>
    </w:div>
    <w:div w:id="1230766237">
      <w:bodyDiv w:val="1"/>
      <w:marLeft w:val="0"/>
      <w:marRight w:val="0"/>
      <w:marTop w:val="0"/>
      <w:marBottom w:val="0"/>
      <w:divBdr>
        <w:top w:val="none" w:sz="0" w:space="0" w:color="auto"/>
        <w:left w:val="none" w:sz="0" w:space="0" w:color="auto"/>
        <w:bottom w:val="none" w:sz="0" w:space="0" w:color="auto"/>
        <w:right w:val="none" w:sz="0" w:space="0" w:color="auto"/>
      </w:divBdr>
    </w:div>
    <w:div w:id="1231379535">
      <w:bodyDiv w:val="1"/>
      <w:marLeft w:val="0"/>
      <w:marRight w:val="0"/>
      <w:marTop w:val="0"/>
      <w:marBottom w:val="0"/>
      <w:divBdr>
        <w:top w:val="none" w:sz="0" w:space="0" w:color="auto"/>
        <w:left w:val="none" w:sz="0" w:space="0" w:color="auto"/>
        <w:bottom w:val="none" w:sz="0" w:space="0" w:color="auto"/>
        <w:right w:val="none" w:sz="0" w:space="0" w:color="auto"/>
      </w:divBdr>
    </w:div>
    <w:div w:id="1231424385">
      <w:bodyDiv w:val="1"/>
      <w:marLeft w:val="0"/>
      <w:marRight w:val="0"/>
      <w:marTop w:val="0"/>
      <w:marBottom w:val="0"/>
      <w:divBdr>
        <w:top w:val="none" w:sz="0" w:space="0" w:color="auto"/>
        <w:left w:val="none" w:sz="0" w:space="0" w:color="auto"/>
        <w:bottom w:val="none" w:sz="0" w:space="0" w:color="auto"/>
        <w:right w:val="none" w:sz="0" w:space="0" w:color="auto"/>
      </w:divBdr>
    </w:div>
    <w:div w:id="1231424456">
      <w:bodyDiv w:val="1"/>
      <w:marLeft w:val="0"/>
      <w:marRight w:val="0"/>
      <w:marTop w:val="0"/>
      <w:marBottom w:val="0"/>
      <w:divBdr>
        <w:top w:val="none" w:sz="0" w:space="0" w:color="auto"/>
        <w:left w:val="none" w:sz="0" w:space="0" w:color="auto"/>
        <w:bottom w:val="none" w:sz="0" w:space="0" w:color="auto"/>
        <w:right w:val="none" w:sz="0" w:space="0" w:color="auto"/>
      </w:divBdr>
    </w:div>
    <w:div w:id="1231575224">
      <w:bodyDiv w:val="1"/>
      <w:marLeft w:val="0"/>
      <w:marRight w:val="0"/>
      <w:marTop w:val="0"/>
      <w:marBottom w:val="0"/>
      <w:divBdr>
        <w:top w:val="none" w:sz="0" w:space="0" w:color="auto"/>
        <w:left w:val="none" w:sz="0" w:space="0" w:color="auto"/>
        <w:bottom w:val="none" w:sz="0" w:space="0" w:color="auto"/>
        <w:right w:val="none" w:sz="0" w:space="0" w:color="auto"/>
      </w:divBdr>
    </w:div>
    <w:div w:id="1231576157">
      <w:bodyDiv w:val="1"/>
      <w:marLeft w:val="0"/>
      <w:marRight w:val="0"/>
      <w:marTop w:val="0"/>
      <w:marBottom w:val="0"/>
      <w:divBdr>
        <w:top w:val="none" w:sz="0" w:space="0" w:color="auto"/>
        <w:left w:val="none" w:sz="0" w:space="0" w:color="auto"/>
        <w:bottom w:val="none" w:sz="0" w:space="0" w:color="auto"/>
        <w:right w:val="none" w:sz="0" w:space="0" w:color="auto"/>
      </w:divBdr>
    </w:div>
    <w:div w:id="1231619296">
      <w:bodyDiv w:val="1"/>
      <w:marLeft w:val="0"/>
      <w:marRight w:val="0"/>
      <w:marTop w:val="0"/>
      <w:marBottom w:val="0"/>
      <w:divBdr>
        <w:top w:val="none" w:sz="0" w:space="0" w:color="auto"/>
        <w:left w:val="none" w:sz="0" w:space="0" w:color="auto"/>
        <w:bottom w:val="none" w:sz="0" w:space="0" w:color="auto"/>
        <w:right w:val="none" w:sz="0" w:space="0" w:color="auto"/>
      </w:divBdr>
    </w:div>
    <w:div w:id="1231962591">
      <w:bodyDiv w:val="1"/>
      <w:marLeft w:val="0"/>
      <w:marRight w:val="0"/>
      <w:marTop w:val="0"/>
      <w:marBottom w:val="0"/>
      <w:divBdr>
        <w:top w:val="none" w:sz="0" w:space="0" w:color="auto"/>
        <w:left w:val="none" w:sz="0" w:space="0" w:color="auto"/>
        <w:bottom w:val="none" w:sz="0" w:space="0" w:color="auto"/>
        <w:right w:val="none" w:sz="0" w:space="0" w:color="auto"/>
      </w:divBdr>
    </w:div>
    <w:div w:id="1232038323">
      <w:bodyDiv w:val="1"/>
      <w:marLeft w:val="0"/>
      <w:marRight w:val="0"/>
      <w:marTop w:val="0"/>
      <w:marBottom w:val="0"/>
      <w:divBdr>
        <w:top w:val="none" w:sz="0" w:space="0" w:color="auto"/>
        <w:left w:val="none" w:sz="0" w:space="0" w:color="auto"/>
        <w:bottom w:val="none" w:sz="0" w:space="0" w:color="auto"/>
        <w:right w:val="none" w:sz="0" w:space="0" w:color="auto"/>
      </w:divBdr>
    </w:div>
    <w:div w:id="1232040062">
      <w:bodyDiv w:val="1"/>
      <w:marLeft w:val="0"/>
      <w:marRight w:val="0"/>
      <w:marTop w:val="0"/>
      <w:marBottom w:val="0"/>
      <w:divBdr>
        <w:top w:val="none" w:sz="0" w:space="0" w:color="auto"/>
        <w:left w:val="none" w:sz="0" w:space="0" w:color="auto"/>
        <w:bottom w:val="none" w:sz="0" w:space="0" w:color="auto"/>
        <w:right w:val="none" w:sz="0" w:space="0" w:color="auto"/>
      </w:divBdr>
    </w:div>
    <w:div w:id="1232083785">
      <w:bodyDiv w:val="1"/>
      <w:marLeft w:val="0"/>
      <w:marRight w:val="0"/>
      <w:marTop w:val="0"/>
      <w:marBottom w:val="0"/>
      <w:divBdr>
        <w:top w:val="none" w:sz="0" w:space="0" w:color="auto"/>
        <w:left w:val="none" w:sz="0" w:space="0" w:color="auto"/>
        <w:bottom w:val="none" w:sz="0" w:space="0" w:color="auto"/>
        <w:right w:val="none" w:sz="0" w:space="0" w:color="auto"/>
      </w:divBdr>
    </w:div>
    <w:div w:id="1232232510">
      <w:bodyDiv w:val="1"/>
      <w:marLeft w:val="0"/>
      <w:marRight w:val="0"/>
      <w:marTop w:val="0"/>
      <w:marBottom w:val="0"/>
      <w:divBdr>
        <w:top w:val="none" w:sz="0" w:space="0" w:color="auto"/>
        <w:left w:val="none" w:sz="0" w:space="0" w:color="auto"/>
        <w:bottom w:val="none" w:sz="0" w:space="0" w:color="auto"/>
        <w:right w:val="none" w:sz="0" w:space="0" w:color="auto"/>
      </w:divBdr>
    </w:div>
    <w:div w:id="1232346753">
      <w:bodyDiv w:val="1"/>
      <w:marLeft w:val="0"/>
      <w:marRight w:val="0"/>
      <w:marTop w:val="0"/>
      <w:marBottom w:val="0"/>
      <w:divBdr>
        <w:top w:val="none" w:sz="0" w:space="0" w:color="auto"/>
        <w:left w:val="none" w:sz="0" w:space="0" w:color="auto"/>
        <w:bottom w:val="none" w:sz="0" w:space="0" w:color="auto"/>
        <w:right w:val="none" w:sz="0" w:space="0" w:color="auto"/>
      </w:divBdr>
    </w:div>
    <w:div w:id="1232543379">
      <w:bodyDiv w:val="1"/>
      <w:marLeft w:val="0"/>
      <w:marRight w:val="0"/>
      <w:marTop w:val="0"/>
      <w:marBottom w:val="0"/>
      <w:divBdr>
        <w:top w:val="none" w:sz="0" w:space="0" w:color="auto"/>
        <w:left w:val="none" w:sz="0" w:space="0" w:color="auto"/>
        <w:bottom w:val="none" w:sz="0" w:space="0" w:color="auto"/>
        <w:right w:val="none" w:sz="0" w:space="0" w:color="auto"/>
      </w:divBdr>
    </w:div>
    <w:div w:id="1232619463">
      <w:bodyDiv w:val="1"/>
      <w:marLeft w:val="0"/>
      <w:marRight w:val="0"/>
      <w:marTop w:val="0"/>
      <w:marBottom w:val="0"/>
      <w:divBdr>
        <w:top w:val="none" w:sz="0" w:space="0" w:color="auto"/>
        <w:left w:val="none" w:sz="0" w:space="0" w:color="auto"/>
        <w:bottom w:val="none" w:sz="0" w:space="0" w:color="auto"/>
        <w:right w:val="none" w:sz="0" w:space="0" w:color="auto"/>
      </w:divBdr>
    </w:div>
    <w:div w:id="1232691291">
      <w:bodyDiv w:val="1"/>
      <w:marLeft w:val="0"/>
      <w:marRight w:val="0"/>
      <w:marTop w:val="0"/>
      <w:marBottom w:val="0"/>
      <w:divBdr>
        <w:top w:val="none" w:sz="0" w:space="0" w:color="auto"/>
        <w:left w:val="none" w:sz="0" w:space="0" w:color="auto"/>
        <w:bottom w:val="none" w:sz="0" w:space="0" w:color="auto"/>
        <w:right w:val="none" w:sz="0" w:space="0" w:color="auto"/>
      </w:divBdr>
    </w:div>
    <w:div w:id="1232810676">
      <w:bodyDiv w:val="1"/>
      <w:marLeft w:val="0"/>
      <w:marRight w:val="0"/>
      <w:marTop w:val="0"/>
      <w:marBottom w:val="0"/>
      <w:divBdr>
        <w:top w:val="none" w:sz="0" w:space="0" w:color="auto"/>
        <w:left w:val="none" w:sz="0" w:space="0" w:color="auto"/>
        <w:bottom w:val="none" w:sz="0" w:space="0" w:color="auto"/>
        <w:right w:val="none" w:sz="0" w:space="0" w:color="auto"/>
      </w:divBdr>
    </w:div>
    <w:div w:id="1232883990">
      <w:bodyDiv w:val="1"/>
      <w:marLeft w:val="0"/>
      <w:marRight w:val="0"/>
      <w:marTop w:val="0"/>
      <w:marBottom w:val="0"/>
      <w:divBdr>
        <w:top w:val="none" w:sz="0" w:space="0" w:color="auto"/>
        <w:left w:val="none" w:sz="0" w:space="0" w:color="auto"/>
        <w:bottom w:val="none" w:sz="0" w:space="0" w:color="auto"/>
        <w:right w:val="none" w:sz="0" w:space="0" w:color="auto"/>
      </w:divBdr>
    </w:div>
    <w:div w:id="1233007063">
      <w:bodyDiv w:val="1"/>
      <w:marLeft w:val="0"/>
      <w:marRight w:val="0"/>
      <w:marTop w:val="0"/>
      <w:marBottom w:val="0"/>
      <w:divBdr>
        <w:top w:val="none" w:sz="0" w:space="0" w:color="auto"/>
        <w:left w:val="none" w:sz="0" w:space="0" w:color="auto"/>
        <w:bottom w:val="none" w:sz="0" w:space="0" w:color="auto"/>
        <w:right w:val="none" w:sz="0" w:space="0" w:color="auto"/>
      </w:divBdr>
    </w:div>
    <w:div w:id="1233082175">
      <w:bodyDiv w:val="1"/>
      <w:marLeft w:val="0"/>
      <w:marRight w:val="0"/>
      <w:marTop w:val="0"/>
      <w:marBottom w:val="0"/>
      <w:divBdr>
        <w:top w:val="none" w:sz="0" w:space="0" w:color="auto"/>
        <w:left w:val="none" w:sz="0" w:space="0" w:color="auto"/>
        <w:bottom w:val="none" w:sz="0" w:space="0" w:color="auto"/>
        <w:right w:val="none" w:sz="0" w:space="0" w:color="auto"/>
      </w:divBdr>
    </w:div>
    <w:div w:id="1233271967">
      <w:bodyDiv w:val="1"/>
      <w:marLeft w:val="0"/>
      <w:marRight w:val="0"/>
      <w:marTop w:val="0"/>
      <w:marBottom w:val="0"/>
      <w:divBdr>
        <w:top w:val="none" w:sz="0" w:space="0" w:color="auto"/>
        <w:left w:val="none" w:sz="0" w:space="0" w:color="auto"/>
        <w:bottom w:val="none" w:sz="0" w:space="0" w:color="auto"/>
        <w:right w:val="none" w:sz="0" w:space="0" w:color="auto"/>
      </w:divBdr>
    </w:div>
    <w:div w:id="1233353668">
      <w:bodyDiv w:val="1"/>
      <w:marLeft w:val="0"/>
      <w:marRight w:val="0"/>
      <w:marTop w:val="0"/>
      <w:marBottom w:val="0"/>
      <w:divBdr>
        <w:top w:val="none" w:sz="0" w:space="0" w:color="auto"/>
        <w:left w:val="none" w:sz="0" w:space="0" w:color="auto"/>
        <w:bottom w:val="none" w:sz="0" w:space="0" w:color="auto"/>
        <w:right w:val="none" w:sz="0" w:space="0" w:color="auto"/>
      </w:divBdr>
    </w:div>
    <w:div w:id="1233395469">
      <w:bodyDiv w:val="1"/>
      <w:marLeft w:val="0"/>
      <w:marRight w:val="0"/>
      <w:marTop w:val="0"/>
      <w:marBottom w:val="0"/>
      <w:divBdr>
        <w:top w:val="none" w:sz="0" w:space="0" w:color="auto"/>
        <w:left w:val="none" w:sz="0" w:space="0" w:color="auto"/>
        <w:bottom w:val="none" w:sz="0" w:space="0" w:color="auto"/>
        <w:right w:val="none" w:sz="0" w:space="0" w:color="auto"/>
      </w:divBdr>
    </w:div>
    <w:div w:id="1233584666">
      <w:bodyDiv w:val="1"/>
      <w:marLeft w:val="0"/>
      <w:marRight w:val="0"/>
      <w:marTop w:val="0"/>
      <w:marBottom w:val="0"/>
      <w:divBdr>
        <w:top w:val="none" w:sz="0" w:space="0" w:color="auto"/>
        <w:left w:val="none" w:sz="0" w:space="0" w:color="auto"/>
        <w:bottom w:val="none" w:sz="0" w:space="0" w:color="auto"/>
        <w:right w:val="none" w:sz="0" w:space="0" w:color="auto"/>
      </w:divBdr>
    </w:div>
    <w:div w:id="1233662915">
      <w:bodyDiv w:val="1"/>
      <w:marLeft w:val="0"/>
      <w:marRight w:val="0"/>
      <w:marTop w:val="0"/>
      <w:marBottom w:val="0"/>
      <w:divBdr>
        <w:top w:val="none" w:sz="0" w:space="0" w:color="auto"/>
        <w:left w:val="none" w:sz="0" w:space="0" w:color="auto"/>
        <w:bottom w:val="none" w:sz="0" w:space="0" w:color="auto"/>
        <w:right w:val="none" w:sz="0" w:space="0" w:color="auto"/>
      </w:divBdr>
    </w:div>
    <w:div w:id="1233927383">
      <w:bodyDiv w:val="1"/>
      <w:marLeft w:val="0"/>
      <w:marRight w:val="0"/>
      <w:marTop w:val="0"/>
      <w:marBottom w:val="0"/>
      <w:divBdr>
        <w:top w:val="none" w:sz="0" w:space="0" w:color="auto"/>
        <w:left w:val="none" w:sz="0" w:space="0" w:color="auto"/>
        <w:bottom w:val="none" w:sz="0" w:space="0" w:color="auto"/>
        <w:right w:val="none" w:sz="0" w:space="0" w:color="auto"/>
      </w:divBdr>
    </w:div>
    <w:div w:id="1233928209">
      <w:bodyDiv w:val="1"/>
      <w:marLeft w:val="0"/>
      <w:marRight w:val="0"/>
      <w:marTop w:val="0"/>
      <w:marBottom w:val="0"/>
      <w:divBdr>
        <w:top w:val="none" w:sz="0" w:space="0" w:color="auto"/>
        <w:left w:val="none" w:sz="0" w:space="0" w:color="auto"/>
        <w:bottom w:val="none" w:sz="0" w:space="0" w:color="auto"/>
        <w:right w:val="none" w:sz="0" w:space="0" w:color="auto"/>
      </w:divBdr>
    </w:div>
    <w:div w:id="1233932415">
      <w:bodyDiv w:val="1"/>
      <w:marLeft w:val="0"/>
      <w:marRight w:val="0"/>
      <w:marTop w:val="0"/>
      <w:marBottom w:val="0"/>
      <w:divBdr>
        <w:top w:val="none" w:sz="0" w:space="0" w:color="auto"/>
        <w:left w:val="none" w:sz="0" w:space="0" w:color="auto"/>
        <w:bottom w:val="none" w:sz="0" w:space="0" w:color="auto"/>
        <w:right w:val="none" w:sz="0" w:space="0" w:color="auto"/>
      </w:divBdr>
    </w:div>
    <w:div w:id="1234044129">
      <w:bodyDiv w:val="1"/>
      <w:marLeft w:val="0"/>
      <w:marRight w:val="0"/>
      <w:marTop w:val="0"/>
      <w:marBottom w:val="0"/>
      <w:divBdr>
        <w:top w:val="none" w:sz="0" w:space="0" w:color="auto"/>
        <w:left w:val="none" w:sz="0" w:space="0" w:color="auto"/>
        <w:bottom w:val="none" w:sz="0" w:space="0" w:color="auto"/>
        <w:right w:val="none" w:sz="0" w:space="0" w:color="auto"/>
      </w:divBdr>
    </w:div>
    <w:div w:id="1234045879">
      <w:bodyDiv w:val="1"/>
      <w:marLeft w:val="0"/>
      <w:marRight w:val="0"/>
      <w:marTop w:val="0"/>
      <w:marBottom w:val="0"/>
      <w:divBdr>
        <w:top w:val="none" w:sz="0" w:space="0" w:color="auto"/>
        <w:left w:val="none" w:sz="0" w:space="0" w:color="auto"/>
        <w:bottom w:val="none" w:sz="0" w:space="0" w:color="auto"/>
        <w:right w:val="none" w:sz="0" w:space="0" w:color="auto"/>
      </w:divBdr>
    </w:div>
    <w:div w:id="1234200066">
      <w:bodyDiv w:val="1"/>
      <w:marLeft w:val="0"/>
      <w:marRight w:val="0"/>
      <w:marTop w:val="0"/>
      <w:marBottom w:val="0"/>
      <w:divBdr>
        <w:top w:val="none" w:sz="0" w:space="0" w:color="auto"/>
        <w:left w:val="none" w:sz="0" w:space="0" w:color="auto"/>
        <w:bottom w:val="none" w:sz="0" w:space="0" w:color="auto"/>
        <w:right w:val="none" w:sz="0" w:space="0" w:color="auto"/>
      </w:divBdr>
    </w:div>
    <w:div w:id="1234240004">
      <w:bodyDiv w:val="1"/>
      <w:marLeft w:val="0"/>
      <w:marRight w:val="0"/>
      <w:marTop w:val="0"/>
      <w:marBottom w:val="0"/>
      <w:divBdr>
        <w:top w:val="none" w:sz="0" w:space="0" w:color="auto"/>
        <w:left w:val="none" w:sz="0" w:space="0" w:color="auto"/>
        <w:bottom w:val="none" w:sz="0" w:space="0" w:color="auto"/>
        <w:right w:val="none" w:sz="0" w:space="0" w:color="auto"/>
      </w:divBdr>
    </w:div>
    <w:div w:id="1234311514">
      <w:bodyDiv w:val="1"/>
      <w:marLeft w:val="0"/>
      <w:marRight w:val="0"/>
      <w:marTop w:val="0"/>
      <w:marBottom w:val="0"/>
      <w:divBdr>
        <w:top w:val="none" w:sz="0" w:space="0" w:color="auto"/>
        <w:left w:val="none" w:sz="0" w:space="0" w:color="auto"/>
        <w:bottom w:val="none" w:sz="0" w:space="0" w:color="auto"/>
        <w:right w:val="none" w:sz="0" w:space="0" w:color="auto"/>
      </w:divBdr>
    </w:div>
    <w:div w:id="1234387196">
      <w:bodyDiv w:val="1"/>
      <w:marLeft w:val="0"/>
      <w:marRight w:val="0"/>
      <w:marTop w:val="0"/>
      <w:marBottom w:val="0"/>
      <w:divBdr>
        <w:top w:val="none" w:sz="0" w:space="0" w:color="auto"/>
        <w:left w:val="none" w:sz="0" w:space="0" w:color="auto"/>
        <w:bottom w:val="none" w:sz="0" w:space="0" w:color="auto"/>
        <w:right w:val="none" w:sz="0" w:space="0" w:color="auto"/>
      </w:divBdr>
    </w:div>
    <w:div w:id="1234393032">
      <w:bodyDiv w:val="1"/>
      <w:marLeft w:val="0"/>
      <w:marRight w:val="0"/>
      <w:marTop w:val="0"/>
      <w:marBottom w:val="0"/>
      <w:divBdr>
        <w:top w:val="none" w:sz="0" w:space="0" w:color="auto"/>
        <w:left w:val="none" w:sz="0" w:space="0" w:color="auto"/>
        <w:bottom w:val="none" w:sz="0" w:space="0" w:color="auto"/>
        <w:right w:val="none" w:sz="0" w:space="0" w:color="auto"/>
      </w:divBdr>
    </w:div>
    <w:div w:id="1234509679">
      <w:bodyDiv w:val="1"/>
      <w:marLeft w:val="0"/>
      <w:marRight w:val="0"/>
      <w:marTop w:val="0"/>
      <w:marBottom w:val="0"/>
      <w:divBdr>
        <w:top w:val="none" w:sz="0" w:space="0" w:color="auto"/>
        <w:left w:val="none" w:sz="0" w:space="0" w:color="auto"/>
        <w:bottom w:val="none" w:sz="0" w:space="0" w:color="auto"/>
        <w:right w:val="none" w:sz="0" w:space="0" w:color="auto"/>
      </w:divBdr>
    </w:div>
    <w:div w:id="1234662555">
      <w:bodyDiv w:val="1"/>
      <w:marLeft w:val="0"/>
      <w:marRight w:val="0"/>
      <w:marTop w:val="0"/>
      <w:marBottom w:val="0"/>
      <w:divBdr>
        <w:top w:val="none" w:sz="0" w:space="0" w:color="auto"/>
        <w:left w:val="none" w:sz="0" w:space="0" w:color="auto"/>
        <w:bottom w:val="none" w:sz="0" w:space="0" w:color="auto"/>
        <w:right w:val="none" w:sz="0" w:space="0" w:color="auto"/>
      </w:divBdr>
    </w:div>
    <w:div w:id="1234778405">
      <w:bodyDiv w:val="1"/>
      <w:marLeft w:val="0"/>
      <w:marRight w:val="0"/>
      <w:marTop w:val="0"/>
      <w:marBottom w:val="0"/>
      <w:divBdr>
        <w:top w:val="none" w:sz="0" w:space="0" w:color="auto"/>
        <w:left w:val="none" w:sz="0" w:space="0" w:color="auto"/>
        <w:bottom w:val="none" w:sz="0" w:space="0" w:color="auto"/>
        <w:right w:val="none" w:sz="0" w:space="0" w:color="auto"/>
      </w:divBdr>
    </w:div>
    <w:div w:id="1234974807">
      <w:bodyDiv w:val="1"/>
      <w:marLeft w:val="0"/>
      <w:marRight w:val="0"/>
      <w:marTop w:val="0"/>
      <w:marBottom w:val="0"/>
      <w:divBdr>
        <w:top w:val="none" w:sz="0" w:space="0" w:color="auto"/>
        <w:left w:val="none" w:sz="0" w:space="0" w:color="auto"/>
        <w:bottom w:val="none" w:sz="0" w:space="0" w:color="auto"/>
        <w:right w:val="none" w:sz="0" w:space="0" w:color="auto"/>
      </w:divBdr>
    </w:div>
    <w:div w:id="1235043195">
      <w:bodyDiv w:val="1"/>
      <w:marLeft w:val="0"/>
      <w:marRight w:val="0"/>
      <w:marTop w:val="0"/>
      <w:marBottom w:val="0"/>
      <w:divBdr>
        <w:top w:val="none" w:sz="0" w:space="0" w:color="auto"/>
        <w:left w:val="none" w:sz="0" w:space="0" w:color="auto"/>
        <w:bottom w:val="none" w:sz="0" w:space="0" w:color="auto"/>
        <w:right w:val="none" w:sz="0" w:space="0" w:color="auto"/>
      </w:divBdr>
    </w:div>
    <w:div w:id="1235163451">
      <w:bodyDiv w:val="1"/>
      <w:marLeft w:val="0"/>
      <w:marRight w:val="0"/>
      <w:marTop w:val="0"/>
      <w:marBottom w:val="0"/>
      <w:divBdr>
        <w:top w:val="none" w:sz="0" w:space="0" w:color="auto"/>
        <w:left w:val="none" w:sz="0" w:space="0" w:color="auto"/>
        <w:bottom w:val="none" w:sz="0" w:space="0" w:color="auto"/>
        <w:right w:val="none" w:sz="0" w:space="0" w:color="auto"/>
      </w:divBdr>
    </w:div>
    <w:div w:id="1235318665">
      <w:bodyDiv w:val="1"/>
      <w:marLeft w:val="0"/>
      <w:marRight w:val="0"/>
      <w:marTop w:val="0"/>
      <w:marBottom w:val="0"/>
      <w:divBdr>
        <w:top w:val="none" w:sz="0" w:space="0" w:color="auto"/>
        <w:left w:val="none" w:sz="0" w:space="0" w:color="auto"/>
        <w:bottom w:val="none" w:sz="0" w:space="0" w:color="auto"/>
        <w:right w:val="none" w:sz="0" w:space="0" w:color="auto"/>
      </w:divBdr>
    </w:div>
    <w:div w:id="1235354388">
      <w:bodyDiv w:val="1"/>
      <w:marLeft w:val="0"/>
      <w:marRight w:val="0"/>
      <w:marTop w:val="0"/>
      <w:marBottom w:val="0"/>
      <w:divBdr>
        <w:top w:val="none" w:sz="0" w:space="0" w:color="auto"/>
        <w:left w:val="none" w:sz="0" w:space="0" w:color="auto"/>
        <w:bottom w:val="none" w:sz="0" w:space="0" w:color="auto"/>
        <w:right w:val="none" w:sz="0" w:space="0" w:color="auto"/>
      </w:divBdr>
    </w:div>
    <w:div w:id="1235897946">
      <w:bodyDiv w:val="1"/>
      <w:marLeft w:val="0"/>
      <w:marRight w:val="0"/>
      <w:marTop w:val="0"/>
      <w:marBottom w:val="0"/>
      <w:divBdr>
        <w:top w:val="none" w:sz="0" w:space="0" w:color="auto"/>
        <w:left w:val="none" w:sz="0" w:space="0" w:color="auto"/>
        <w:bottom w:val="none" w:sz="0" w:space="0" w:color="auto"/>
        <w:right w:val="none" w:sz="0" w:space="0" w:color="auto"/>
      </w:divBdr>
    </w:div>
    <w:div w:id="1235966403">
      <w:bodyDiv w:val="1"/>
      <w:marLeft w:val="0"/>
      <w:marRight w:val="0"/>
      <w:marTop w:val="0"/>
      <w:marBottom w:val="0"/>
      <w:divBdr>
        <w:top w:val="none" w:sz="0" w:space="0" w:color="auto"/>
        <w:left w:val="none" w:sz="0" w:space="0" w:color="auto"/>
        <w:bottom w:val="none" w:sz="0" w:space="0" w:color="auto"/>
        <w:right w:val="none" w:sz="0" w:space="0" w:color="auto"/>
      </w:divBdr>
    </w:div>
    <w:div w:id="1236553146">
      <w:bodyDiv w:val="1"/>
      <w:marLeft w:val="0"/>
      <w:marRight w:val="0"/>
      <w:marTop w:val="0"/>
      <w:marBottom w:val="0"/>
      <w:divBdr>
        <w:top w:val="none" w:sz="0" w:space="0" w:color="auto"/>
        <w:left w:val="none" w:sz="0" w:space="0" w:color="auto"/>
        <w:bottom w:val="none" w:sz="0" w:space="0" w:color="auto"/>
        <w:right w:val="none" w:sz="0" w:space="0" w:color="auto"/>
      </w:divBdr>
    </w:div>
    <w:div w:id="1236624111">
      <w:bodyDiv w:val="1"/>
      <w:marLeft w:val="0"/>
      <w:marRight w:val="0"/>
      <w:marTop w:val="0"/>
      <w:marBottom w:val="0"/>
      <w:divBdr>
        <w:top w:val="none" w:sz="0" w:space="0" w:color="auto"/>
        <w:left w:val="none" w:sz="0" w:space="0" w:color="auto"/>
        <w:bottom w:val="none" w:sz="0" w:space="0" w:color="auto"/>
        <w:right w:val="none" w:sz="0" w:space="0" w:color="auto"/>
      </w:divBdr>
    </w:div>
    <w:div w:id="1236821746">
      <w:bodyDiv w:val="1"/>
      <w:marLeft w:val="0"/>
      <w:marRight w:val="0"/>
      <w:marTop w:val="0"/>
      <w:marBottom w:val="0"/>
      <w:divBdr>
        <w:top w:val="none" w:sz="0" w:space="0" w:color="auto"/>
        <w:left w:val="none" w:sz="0" w:space="0" w:color="auto"/>
        <w:bottom w:val="none" w:sz="0" w:space="0" w:color="auto"/>
        <w:right w:val="none" w:sz="0" w:space="0" w:color="auto"/>
      </w:divBdr>
    </w:div>
    <w:div w:id="1236937661">
      <w:bodyDiv w:val="1"/>
      <w:marLeft w:val="0"/>
      <w:marRight w:val="0"/>
      <w:marTop w:val="0"/>
      <w:marBottom w:val="0"/>
      <w:divBdr>
        <w:top w:val="none" w:sz="0" w:space="0" w:color="auto"/>
        <w:left w:val="none" w:sz="0" w:space="0" w:color="auto"/>
        <w:bottom w:val="none" w:sz="0" w:space="0" w:color="auto"/>
        <w:right w:val="none" w:sz="0" w:space="0" w:color="auto"/>
      </w:divBdr>
    </w:div>
    <w:div w:id="1237007926">
      <w:bodyDiv w:val="1"/>
      <w:marLeft w:val="0"/>
      <w:marRight w:val="0"/>
      <w:marTop w:val="0"/>
      <w:marBottom w:val="0"/>
      <w:divBdr>
        <w:top w:val="none" w:sz="0" w:space="0" w:color="auto"/>
        <w:left w:val="none" w:sz="0" w:space="0" w:color="auto"/>
        <w:bottom w:val="none" w:sz="0" w:space="0" w:color="auto"/>
        <w:right w:val="none" w:sz="0" w:space="0" w:color="auto"/>
      </w:divBdr>
    </w:div>
    <w:div w:id="1237059321">
      <w:bodyDiv w:val="1"/>
      <w:marLeft w:val="0"/>
      <w:marRight w:val="0"/>
      <w:marTop w:val="0"/>
      <w:marBottom w:val="0"/>
      <w:divBdr>
        <w:top w:val="none" w:sz="0" w:space="0" w:color="auto"/>
        <w:left w:val="none" w:sz="0" w:space="0" w:color="auto"/>
        <w:bottom w:val="none" w:sz="0" w:space="0" w:color="auto"/>
        <w:right w:val="none" w:sz="0" w:space="0" w:color="auto"/>
      </w:divBdr>
    </w:div>
    <w:div w:id="1237134813">
      <w:bodyDiv w:val="1"/>
      <w:marLeft w:val="0"/>
      <w:marRight w:val="0"/>
      <w:marTop w:val="0"/>
      <w:marBottom w:val="0"/>
      <w:divBdr>
        <w:top w:val="none" w:sz="0" w:space="0" w:color="auto"/>
        <w:left w:val="none" w:sz="0" w:space="0" w:color="auto"/>
        <w:bottom w:val="none" w:sz="0" w:space="0" w:color="auto"/>
        <w:right w:val="none" w:sz="0" w:space="0" w:color="auto"/>
      </w:divBdr>
    </w:div>
    <w:div w:id="1237201728">
      <w:bodyDiv w:val="1"/>
      <w:marLeft w:val="0"/>
      <w:marRight w:val="0"/>
      <w:marTop w:val="0"/>
      <w:marBottom w:val="0"/>
      <w:divBdr>
        <w:top w:val="none" w:sz="0" w:space="0" w:color="auto"/>
        <w:left w:val="none" w:sz="0" w:space="0" w:color="auto"/>
        <w:bottom w:val="none" w:sz="0" w:space="0" w:color="auto"/>
        <w:right w:val="none" w:sz="0" w:space="0" w:color="auto"/>
      </w:divBdr>
    </w:div>
    <w:div w:id="1237546615">
      <w:bodyDiv w:val="1"/>
      <w:marLeft w:val="0"/>
      <w:marRight w:val="0"/>
      <w:marTop w:val="0"/>
      <w:marBottom w:val="0"/>
      <w:divBdr>
        <w:top w:val="none" w:sz="0" w:space="0" w:color="auto"/>
        <w:left w:val="none" w:sz="0" w:space="0" w:color="auto"/>
        <w:bottom w:val="none" w:sz="0" w:space="0" w:color="auto"/>
        <w:right w:val="none" w:sz="0" w:space="0" w:color="auto"/>
      </w:divBdr>
    </w:div>
    <w:div w:id="1238055317">
      <w:bodyDiv w:val="1"/>
      <w:marLeft w:val="0"/>
      <w:marRight w:val="0"/>
      <w:marTop w:val="0"/>
      <w:marBottom w:val="0"/>
      <w:divBdr>
        <w:top w:val="none" w:sz="0" w:space="0" w:color="auto"/>
        <w:left w:val="none" w:sz="0" w:space="0" w:color="auto"/>
        <w:bottom w:val="none" w:sz="0" w:space="0" w:color="auto"/>
        <w:right w:val="none" w:sz="0" w:space="0" w:color="auto"/>
      </w:divBdr>
    </w:div>
    <w:div w:id="1238056905">
      <w:bodyDiv w:val="1"/>
      <w:marLeft w:val="0"/>
      <w:marRight w:val="0"/>
      <w:marTop w:val="0"/>
      <w:marBottom w:val="0"/>
      <w:divBdr>
        <w:top w:val="none" w:sz="0" w:space="0" w:color="auto"/>
        <w:left w:val="none" w:sz="0" w:space="0" w:color="auto"/>
        <w:bottom w:val="none" w:sz="0" w:space="0" w:color="auto"/>
        <w:right w:val="none" w:sz="0" w:space="0" w:color="auto"/>
      </w:divBdr>
    </w:div>
    <w:div w:id="1238242677">
      <w:bodyDiv w:val="1"/>
      <w:marLeft w:val="0"/>
      <w:marRight w:val="0"/>
      <w:marTop w:val="0"/>
      <w:marBottom w:val="0"/>
      <w:divBdr>
        <w:top w:val="none" w:sz="0" w:space="0" w:color="auto"/>
        <w:left w:val="none" w:sz="0" w:space="0" w:color="auto"/>
        <w:bottom w:val="none" w:sz="0" w:space="0" w:color="auto"/>
        <w:right w:val="none" w:sz="0" w:space="0" w:color="auto"/>
      </w:divBdr>
    </w:div>
    <w:div w:id="1238246227">
      <w:bodyDiv w:val="1"/>
      <w:marLeft w:val="0"/>
      <w:marRight w:val="0"/>
      <w:marTop w:val="0"/>
      <w:marBottom w:val="0"/>
      <w:divBdr>
        <w:top w:val="none" w:sz="0" w:space="0" w:color="auto"/>
        <w:left w:val="none" w:sz="0" w:space="0" w:color="auto"/>
        <w:bottom w:val="none" w:sz="0" w:space="0" w:color="auto"/>
        <w:right w:val="none" w:sz="0" w:space="0" w:color="auto"/>
      </w:divBdr>
    </w:div>
    <w:div w:id="1238593409">
      <w:bodyDiv w:val="1"/>
      <w:marLeft w:val="0"/>
      <w:marRight w:val="0"/>
      <w:marTop w:val="0"/>
      <w:marBottom w:val="0"/>
      <w:divBdr>
        <w:top w:val="none" w:sz="0" w:space="0" w:color="auto"/>
        <w:left w:val="none" w:sz="0" w:space="0" w:color="auto"/>
        <w:bottom w:val="none" w:sz="0" w:space="0" w:color="auto"/>
        <w:right w:val="none" w:sz="0" w:space="0" w:color="auto"/>
      </w:divBdr>
    </w:div>
    <w:div w:id="1238595809">
      <w:bodyDiv w:val="1"/>
      <w:marLeft w:val="0"/>
      <w:marRight w:val="0"/>
      <w:marTop w:val="0"/>
      <w:marBottom w:val="0"/>
      <w:divBdr>
        <w:top w:val="none" w:sz="0" w:space="0" w:color="auto"/>
        <w:left w:val="none" w:sz="0" w:space="0" w:color="auto"/>
        <w:bottom w:val="none" w:sz="0" w:space="0" w:color="auto"/>
        <w:right w:val="none" w:sz="0" w:space="0" w:color="auto"/>
      </w:divBdr>
    </w:div>
    <w:div w:id="1238709479">
      <w:bodyDiv w:val="1"/>
      <w:marLeft w:val="0"/>
      <w:marRight w:val="0"/>
      <w:marTop w:val="0"/>
      <w:marBottom w:val="0"/>
      <w:divBdr>
        <w:top w:val="none" w:sz="0" w:space="0" w:color="auto"/>
        <w:left w:val="none" w:sz="0" w:space="0" w:color="auto"/>
        <w:bottom w:val="none" w:sz="0" w:space="0" w:color="auto"/>
        <w:right w:val="none" w:sz="0" w:space="0" w:color="auto"/>
      </w:divBdr>
    </w:div>
    <w:div w:id="1239024141">
      <w:bodyDiv w:val="1"/>
      <w:marLeft w:val="0"/>
      <w:marRight w:val="0"/>
      <w:marTop w:val="0"/>
      <w:marBottom w:val="0"/>
      <w:divBdr>
        <w:top w:val="none" w:sz="0" w:space="0" w:color="auto"/>
        <w:left w:val="none" w:sz="0" w:space="0" w:color="auto"/>
        <w:bottom w:val="none" w:sz="0" w:space="0" w:color="auto"/>
        <w:right w:val="none" w:sz="0" w:space="0" w:color="auto"/>
      </w:divBdr>
    </w:div>
    <w:div w:id="1239050045">
      <w:bodyDiv w:val="1"/>
      <w:marLeft w:val="0"/>
      <w:marRight w:val="0"/>
      <w:marTop w:val="0"/>
      <w:marBottom w:val="0"/>
      <w:divBdr>
        <w:top w:val="none" w:sz="0" w:space="0" w:color="auto"/>
        <w:left w:val="none" w:sz="0" w:space="0" w:color="auto"/>
        <w:bottom w:val="none" w:sz="0" w:space="0" w:color="auto"/>
        <w:right w:val="none" w:sz="0" w:space="0" w:color="auto"/>
      </w:divBdr>
    </w:div>
    <w:div w:id="1239246231">
      <w:bodyDiv w:val="1"/>
      <w:marLeft w:val="0"/>
      <w:marRight w:val="0"/>
      <w:marTop w:val="0"/>
      <w:marBottom w:val="0"/>
      <w:divBdr>
        <w:top w:val="none" w:sz="0" w:space="0" w:color="auto"/>
        <w:left w:val="none" w:sz="0" w:space="0" w:color="auto"/>
        <w:bottom w:val="none" w:sz="0" w:space="0" w:color="auto"/>
        <w:right w:val="none" w:sz="0" w:space="0" w:color="auto"/>
      </w:divBdr>
    </w:div>
    <w:div w:id="1239485834">
      <w:bodyDiv w:val="1"/>
      <w:marLeft w:val="0"/>
      <w:marRight w:val="0"/>
      <w:marTop w:val="0"/>
      <w:marBottom w:val="0"/>
      <w:divBdr>
        <w:top w:val="none" w:sz="0" w:space="0" w:color="auto"/>
        <w:left w:val="none" w:sz="0" w:space="0" w:color="auto"/>
        <w:bottom w:val="none" w:sz="0" w:space="0" w:color="auto"/>
        <w:right w:val="none" w:sz="0" w:space="0" w:color="auto"/>
      </w:divBdr>
    </w:div>
    <w:div w:id="1239827698">
      <w:bodyDiv w:val="1"/>
      <w:marLeft w:val="0"/>
      <w:marRight w:val="0"/>
      <w:marTop w:val="0"/>
      <w:marBottom w:val="0"/>
      <w:divBdr>
        <w:top w:val="none" w:sz="0" w:space="0" w:color="auto"/>
        <w:left w:val="none" w:sz="0" w:space="0" w:color="auto"/>
        <w:bottom w:val="none" w:sz="0" w:space="0" w:color="auto"/>
        <w:right w:val="none" w:sz="0" w:space="0" w:color="auto"/>
      </w:divBdr>
    </w:div>
    <w:div w:id="1239899317">
      <w:bodyDiv w:val="1"/>
      <w:marLeft w:val="0"/>
      <w:marRight w:val="0"/>
      <w:marTop w:val="0"/>
      <w:marBottom w:val="0"/>
      <w:divBdr>
        <w:top w:val="none" w:sz="0" w:space="0" w:color="auto"/>
        <w:left w:val="none" w:sz="0" w:space="0" w:color="auto"/>
        <w:bottom w:val="none" w:sz="0" w:space="0" w:color="auto"/>
        <w:right w:val="none" w:sz="0" w:space="0" w:color="auto"/>
      </w:divBdr>
    </w:div>
    <w:div w:id="1239944853">
      <w:bodyDiv w:val="1"/>
      <w:marLeft w:val="0"/>
      <w:marRight w:val="0"/>
      <w:marTop w:val="0"/>
      <w:marBottom w:val="0"/>
      <w:divBdr>
        <w:top w:val="none" w:sz="0" w:space="0" w:color="auto"/>
        <w:left w:val="none" w:sz="0" w:space="0" w:color="auto"/>
        <w:bottom w:val="none" w:sz="0" w:space="0" w:color="auto"/>
        <w:right w:val="none" w:sz="0" w:space="0" w:color="auto"/>
      </w:divBdr>
    </w:div>
    <w:div w:id="1240284406">
      <w:bodyDiv w:val="1"/>
      <w:marLeft w:val="0"/>
      <w:marRight w:val="0"/>
      <w:marTop w:val="0"/>
      <w:marBottom w:val="0"/>
      <w:divBdr>
        <w:top w:val="none" w:sz="0" w:space="0" w:color="auto"/>
        <w:left w:val="none" w:sz="0" w:space="0" w:color="auto"/>
        <w:bottom w:val="none" w:sz="0" w:space="0" w:color="auto"/>
        <w:right w:val="none" w:sz="0" w:space="0" w:color="auto"/>
      </w:divBdr>
    </w:div>
    <w:div w:id="1240482485">
      <w:bodyDiv w:val="1"/>
      <w:marLeft w:val="0"/>
      <w:marRight w:val="0"/>
      <w:marTop w:val="0"/>
      <w:marBottom w:val="0"/>
      <w:divBdr>
        <w:top w:val="none" w:sz="0" w:space="0" w:color="auto"/>
        <w:left w:val="none" w:sz="0" w:space="0" w:color="auto"/>
        <w:bottom w:val="none" w:sz="0" w:space="0" w:color="auto"/>
        <w:right w:val="none" w:sz="0" w:space="0" w:color="auto"/>
      </w:divBdr>
    </w:div>
    <w:div w:id="1240483990">
      <w:bodyDiv w:val="1"/>
      <w:marLeft w:val="0"/>
      <w:marRight w:val="0"/>
      <w:marTop w:val="0"/>
      <w:marBottom w:val="0"/>
      <w:divBdr>
        <w:top w:val="none" w:sz="0" w:space="0" w:color="auto"/>
        <w:left w:val="none" w:sz="0" w:space="0" w:color="auto"/>
        <w:bottom w:val="none" w:sz="0" w:space="0" w:color="auto"/>
        <w:right w:val="none" w:sz="0" w:space="0" w:color="auto"/>
      </w:divBdr>
    </w:div>
    <w:div w:id="1240673572">
      <w:bodyDiv w:val="1"/>
      <w:marLeft w:val="0"/>
      <w:marRight w:val="0"/>
      <w:marTop w:val="0"/>
      <w:marBottom w:val="0"/>
      <w:divBdr>
        <w:top w:val="none" w:sz="0" w:space="0" w:color="auto"/>
        <w:left w:val="none" w:sz="0" w:space="0" w:color="auto"/>
        <w:bottom w:val="none" w:sz="0" w:space="0" w:color="auto"/>
        <w:right w:val="none" w:sz="0" w:space="0" w:color="auto"/>
      </w:divBdr>
    </w:div>
    <w:div w:id="1240674599">
      <w:bodyDiv w:val="1"/>
      <w:marLeft w:val="0"/>
      <w:marRight w:val="0"/>
      <w:marTop w:val="0"/>
      <w:marBottom w:val="0"/>
      <w:divBdr>
        <w:top w:val="none" w:sz="0" w:space="0" w:color="auto"/>
        <w:left w:val="none" w:sz="0" w:space="0" w:color="auto"/>
        <w:bottom w:val="none" w:sz="0" w:space="0" w:color="auto"/>
        <w:right w:val="none" w:sz="0" w:space="0" w:color="auto"/>
      </w:divBdr>
    </w:div>
    <w:div w:id="1240794610">
      <w:bodyDiv w:val="1"/>
      <w:marLeft w:val="0"/>
      <w:marRight w:val="0"/>
      <w:marTop w:val="0"/>
      <w:marBottom w:val="0"/>
      <w:divBdr>
        <w:top w:val="none" w:sz="0" w:space="0" w:color="auto"/>
        <w:left w:val="none" w:sz="0" w:space="0" w:color="auto"/>
        <w:bottom w:val="none" w:sz="0" w:space="0" w:color="auto"/>
        <w:right w:val="none" w:sz="0" w:space="0" w:color="auto"/>
      </w:divBdr>
    </w:div>
    <w:div w:id="1240864231">
      <w:bodyDiv w:val="1"/>
      <w:marLeft w:val="0"/>
      <w:marRight w:val="0"/>
      <w:marTop w:val="0"/>
      <w:marBottom w:val="0"/>
      <w:divBdr>
        <w:top w:val="none" w:sz="0" w:space="0" w:color="auto"/>
        <w:left w:val="none" w:sz="0" w:space="0" w:color="auto"/>
        <w:bottom w:val="none" w:sz="0" w:space="0" w:color="auto"/>
        <w:right w:val="none" w:sz="0" w:space="0" w:color="auto"/>
      </w:divBdr>
    </w:div>
    <w:div w:id="1240940332">
      <w:bodyDiv w:val="1"/>
      <w:marLeft w:val="0"/>
      <w:marRight w:val="0"/>
      <w:marTop w:val="0"/>
      <w:marBottom w:val="0"/>
      <w:divBdr>
        <w:top w:val="none" w:sz="0" w:space="0" w:color="auto"/>
        <w:left w:val="none" w:sz="0" w:space="0" w:color="auto"/>
        <w:bottom w:val="none" w:sz="0" w:space="0" w:color="auto"/>
        <w:right w:val="none" w:sz="0" w:space="0" w:color="auto"/>
      </w:divBdr>
    </w:div>
    <w:div w:id="1240944184">
      <w:bodyDiv w:val="1"/>
      <w:marLeft w:val="0"/>
      <w:marRight w:val="0"/>
      <w:marTop w:val="0"/>
      <w:marBottom w:val="0"/>
      <w:divBdr>
        <w:top w:val="none" w:sz="0" w:space="0" w:color="auto"/>
        <w:left w:val="none" w:sz="0" w:space="0" w:color="auto"/>
        <w:bottom w:val="none" w:sz="0" w:space="0" w:color="auto"/>
        <w:right w:val="none" w:sz="0" w:space="0" w:color="auto"/>
      </w:divBdr>
    </w:div>
    <w:div w:id="1241058790">
      <w:bodyDiv w:val="1"/>
      <w:marLeft w:val="0"/>
      <w:marRight w:val="0"/>
      <w:marTop w:val="0"/>
      <w:marBottom w:val="0"/>
      <w:divBdr>
        <w:top w:val="none" w:sz="0" w:space="0" w:color="auto"/>
        <w:left w:val="none" w:sz="0" w:space="0" w:color="auto"/>
        <w:bottom w:val="none" w:sz="0" w:space="0" w:color="auto"/>
        <w:right w:val="none" w:sz="0" w:space="0" w:color="auto"/>
      </w:divBdr>
    </w:div>
    <w:div w:id="1241135369">
      <w:bodyDiv w:val="1"/>
      <w:marLeft w:val="0"/>
      <w:marRight w:val="0"/>
      <w:marTop w:val="0"/>
      <w:marBottom w:val="0"/>
      <w:divBdr>
        <w:top w:val="none" w:sz="0" w:space="0" w:color="auto"/>
        <w:left w:val="none" w:sz="0" w:space="0" w:color="auto"/>
        <w:bottom w:val="none" w:sz="0" w:space="0" w:color="auto"/>
        <w:right w:val="none" w:sz="0" w:space="0" w:color="auto"/>
      </w:divBdr>
    </w:div>
    <w:div w:id="1241217314">
      <w:bodyDiv w:val="1"/>
      <w:marLeft w:val="0"/>
      <w:marRight w:val="0"/>
      <w:marTop w:val="0"/>
      <w:marBottom w:val="0"/>
      <w:divBdr>
        <w:top w:val="none" w:sz="0" w:space="0" w:color="auto"/>
        <w:left w:val="none" w:sz="0" w:space="0" w:color="auto"/>
        <w:bottom w:val="none" w:sz="0" w:space="0" w:color="auto"/>
        <w:right w:val="none" w:sz="0" w:space="0" w:color="auto"/>
      </w:divBdr>
    </w:div>
    <w:div w:id="1241252765">
      <w:bodyDiv w:val="1"/>
      <w:marLeft w:val="0"/>
      <w:marRight w:val="0"/>
      <w:marTop w:val="0"/>
      <w:marBottom w:val="0"/>
      <w:divBdr>
        <w:top w:val="none" w:sz="0" w:space="0" w:color="auto"/>
        <w:left w:val="none" w:sz="0" w:space="0" w:color="auto"/>
        <w:bottom w:val="none" w:sz="0" w:space="0" w:color="auto"/>
        <w:right w:val="none" w:sz="0" w:space="0" w:color="auto"/>
      </w:divBdr>
    </w:div>
    <w:div w:id="1241672988">
      <w:bodyDiv w:val="1"/>
      <w:marLeft w:val="0"/>
      <w:marRight w:val="0"/>
      <w:marTop w:val="0"/>
      <w:marBottom w:val="0"/>
      <w:divBdr>
        <w:top w:val="none" w:sz="0" w:space="0" w:color="auto"/>
        <w:left w:val="none" w:sz="0" w:space="0" w:color="auto"/>
        <w:bottom w:val="none" w:sz="0" w:space="0" w:color="auto"/>
        <w:right w:val="none" w:sz="0" w:space="0" w:color="auto"/>
      </w:divBdr>
    </w:div>
    <w:div w:id="1241676602">
      <w:bodyDiv w:val="1"/>
      <w:marLeft w:val="0"/>
      <w:marRight w:val="0"/>
      <w:marTop w:val="0"/>
      <w:marBottom w:val="0"/>
      <w:divBdr>
        <w:top w:val="none" w:sz="0" w:space="0" w:color="auto"/>
        <w:left w:val="none" w:sz="0" w:space="0" w:color="auto"/>
        <w:bottom w:val="none" w:sz="0" w:space="0" w:color="auto"/>
        <w:right w:val="none" w:sz="0" w:space="0" w:color="auto"/>
      </w:divBdr>
    </w:div>
    <w:div w:id="1241863282">
      <w:bodyDiv w:val="1"/>
      <w:marLeft w:val="0"/>
      <w:marRight w:val="0"/>
      <w:marTop w:val="0"/>
      <w:marBottom w:val="0"/>
      <w:divBdr>
        <w:top w:val="none" w:sz="0" w:space="0" w:color="auto"/>
        <w:left w:val="none" w:sz="0" w:space="0" w:color="auto"/>
        <w:bottom w:val="none" w:sz="0" w:space="0" w:color="auto"/>
        <w:right w:val="none" w:sz="0" w:space="0" w:color="auto"/>
      </w:divBdr>
    </w:div>
    <w:div w:id="1241865678">
      <w:bodyDiv w:val="1"/>
      <w:marLeft w:val="0"/>
      <w:marRight w:val="0"/>
      <w:marTop w:val="0"/>
      <w:marBottom w:val="0"/>
      <w:divBdr>
        <w:top w:val="none" w:sz="0" w:space="0" w:color="auto"/>
        <w:left w:val="none" w:sz="0" w:space="0" w:color="auto"/>
        <w:bottom w:val="none" w:sz="0" w:space="0" w:color="auto"/>
        <w:right w:val="none" w:sz="0" w:space="0" w:color="auto"/>
      </w:divBdr>
    </w:div>
    <w:div w:id="1242062482">
      <w:bodyDiv w:val="1"/>
      <w:marLeft w:val="0"/>
      <w:marRight w:val="0"/>
      <w:marTop w:val="0"/>
      <w:marBottom w:val="0"/>
      <w:divBdr>
        <w:top w:val="none" w:sz="0" w:space="0" w:color="auto"/>
        <w:left w:val="none" w:sz="0" w:space="0" w:color="auto"/>
        <w:bottom w:val="none" w:sz="0" w:space="0" w:color="auto"/>
        <w:right w:val="none" w:sz="0" w:space="0" w:color="auto"/>
      </w:divBdr>
    </w:div>
    <w:div w:id="1242107516">
      <w:bodyDiv w:val="1"/>
      <w:marLeft w:val="0"/>
      <w:marRight w:val="0"/>
      <w:marTop w:val="0"/>
      <w:marBottom w:val="0"/>
      <w:divBdr>
        <w:top w:val="none" w:sz="0" w:space="0" w:color="auto"/>
        <w:left w:val="none" w:sz="0" w:space="0" w:color="auto"/>
        <w:bottom w:val="none" w:sz="0" w:space="0" w:color="auto"/>
        <w:right w:val="none" w:sz="0" w:space="0" w:color="auto"/>
      </w:divBdr>
    </w:div>
    <w:div w:id="1242256497">
      <w:bodyDiv w:val="1"/>
      <w:marLeft w:val="0"/>
      <w:marRight w:val="0"/>
      <w:marTop w:val="0"/>
      <w:marBottom w:val="0"/>
      <w:divBdr>
        <w:top w:val="none" w:sz="0" w:space="0" w:color="auto"/>
        <w:left w:val="none" w:sz="0" w:space="0" w:color="auto"/>
        <w:bottom w:val="none" w:sz="0" w:space="0" w:color="auto"/>
        <w:right w:val="none" w:sz="0" w:space="0" w:color="auto"/>
      </w:divBdr>
    </w:div>
    <w:div w:id="1242257363">
      <w:bodyDiv w:val="1"/>
      <w:marLeft w:val="0"/>
      <w:marRight w:val="0"/>
      <w:marTop w:val="0"/>
      <w:marBottom w:val="0"/>
      <w:divBdr>
        <w:top w:val="none" w:sz="0" w:space="0" w:color="auto"/>
        <w:left w:val="none" w:sz="0" w:space="0" w:color="auto"/>
        <w:bottom w:val="none" w:sz="0" w:space="0" w:color="auto"/>
        <w:right w:val="none" w:sz="0" w:space="0" w:color="auto"/>
      </w:divBdr>
    </w:div>
    <w:div w:id="1242328194">
      <w:bodyDiv w:val="1"/>
      <w:marLeft w:val="0"/>
      <w:marRight w:val="0"/>
      <w:marTop w:val="0"/>
      <w:marBottom w:val="0"/>
      <w:divBdr>
        <w:top w:val="none" w:sz="0" w:space="0" w:color="auto"/>
        <w:left w:val="none" w:sz="0" w:space="0" w:color="auto"/>
        <w:bottom w:val="none" w:sz="0" w:space="0" w:color="auto"/>
        <w:right w:val="none" w:sz="0" w:space="0" w:color="auto"/>
      </w:divBdr>
    </w:div>
    <w:div w:id="1242375011">
      <w:bodyDiv w:val="1"/>
      <w:marLeft w:val="0"/>
      <w:marRight w:val="0"/>
      <w:marTop w:val="0"/>
      <w:marBottom w:val="0"/>
      <w:divBdr>
        <w:top w:val="none" w:sz="0" w:space="0" w:color="auto"/>
        <w:left w:val="none" w:sz="0" w:space="0" w:color="auto"/>
        <w:bottom w:val="none" w:sz="0" w:space="0" w:color="auto"/>
        <w:right w:val="none" w:sz="0" w:space="0" w:color="auto"/>
      </w:divBdr>
    </w:div>
    <w:div w:id="1242375461">
      <w:bodyDiv w:val="1"/>
      <w:marLeft w:val="0"/>
      <w:marRight w:val="0"/>
      <w:marTop w:val="0"/>
      <w:marBottom w:val="0"/>
      <w:divBdr>
        <w:top w:val="none" w:sz="0" w:space="0" w:color="auto"/>
        <w:left w:val="none" w:sz="0" w:space="0" w:color="auto"/>
        <w:bottom w:val="none" w:sz="0" w:space="0" w:color="auto"/>
        <w:right w:val="none" w:sz="0" w:space="0" w:color="auto"/>
      </w:divBdr>
    </w:div>
    <w:div w:id="1242636878">
      <w:bodyDiv w:val="1"/>
      <w:marLeft w:val="0"/>
      <w:marRight w:val="0"/>
      <w:marTop w:val="0"/>
      <w:marBottom w:val="0"/>
      <w:divBdr>
        <w:top w:val="none" w:sz="0" w:space="0" w:color="auto"/>
        <w:left w:val="none" w:sz="0" w:space="0" w:color="auto"/>
        <w:bottom w:val="none" w:sz="0" w:space="0" w:color="auto"/>
        <w:right w:val="none" w:sz="0" w:space="0" w:color="auto"/>
      </w:divBdr>
    </w:div>
    <w:div w:id="1242832270">
      <w:bodyDiv w:val="1"/>
      <w:marLeft w:val="0"/>
      <w:marRight w:val="0"/>
      <w:marTop w:val="0"/>
      <w:marBottom w:val="0"/>
      <w:divBdr>
        <w:top w:val="none" w:sz="0" w:space="0" w:color="auto"/>
        <w:left w:val="none" w:sz="0" w:space="0" w:color="auto"/>
        <w:bottom w:val="none" w:sz="0" w:space="0" w:color="auto"/>
        <w:right w:val="none" w:sz="0" w:space="0" w:color="auto"/>
      </w:divBdr>
    </w:div>
    <w:div w:id="1243030285">
      <w:bodyDiv w:val="1"/>
      <w:marLeft w:val="0"/>
      <w:marRight w:val="0"/>
      <w:marTop w:val="0"/>
      <w:marBottom w:val="0"/>
      <w:divBdr>
        <w:top w:val="none" w:sz="0" w:space="0" w:color="auto"/>
        <w:left w:val="none" w:sz="0" w:space="0" w:color="auto"/>
        <w:bottom w:val="none" w:sz="0" w:space="0" w:color="auto"/>
        <w:right w:val="none" w:sz="0" w:space="0" w:color="auto"/>
      </w:divBdr>
    </w:div>
    <w:div w:id="1243031181">
      <w:bodyDiv w:val="1"/>
      <w:marLeft w:val="0"/>
      <w:marRight w:val="0"/>
      <w:marTop w:val="0"/>
      <w:marBottom w:val="0"/>
      <w:divBdr>
        <w:top w:val="none" w:sz="0" w:space="0" w:color="auto"/>
        <w:left w:val="none" w:sz="0" w:space="0" w:color="auto"/>
        <w:bottom w:val="none" w:sz="0" w:space="0" w:color="auto"/>
        <w:right w:val="none" w:sz="0" w:space="0" w:color="auto"/>
      </w:divBdr>
    </w:div>
    <w:div w:id="1243416232">
      <w:bodyDiv w:val="1"/>
      <w:marLeft w:val="0"/>
      <w:marRight w:val="0"/>
      <w:marTop w:val="0"/>
      <w:marBottom w:val="0"/>
      <w:divBdr>
        <w:top w:val="none" w:sz="0" w:space="0" w:color="auto"/>
        <w:left w:val="none" w:sz="0" w:space="0" w:color="auto"/>
        <w:bottom w:val="none" w:sz="0" w:space="0" w:color="auto"/>
        <w:right w:val="none" w:sz="0" w:space="0" w:color="auto"/>
      </w:divBdr>
    </w:div>
    <w:div w:id="1243487083">
      <w:bodyDiv w:val="1"/>
      <w:marLeft w:val="0"/>
      <w:marRight w:val="0"/>
      <w:marTop w:val="0"/>
      <w:marBottom w:val="0"/>
      <w:divBdr>
        <w:top w:val="none" w:sz="0" w:space="0" w:color="auto"/>
        <w:left w:val="none" w:sz="0" w:space="0" w:color="auto"/>
        <w:bottom w:val="none" w:sz="0" w:space="0" w:color="auto"/>
        <w:right w:val="none" w:sz="0" w:space="0" w:color="auto"/>
      </w:divBdr>
    </w:div>
    <w:div w:id="1243680583">
      <w:bodyDiv w:val="1"/>
      <w:marLeft w:val="0"/>
      <w:marRight w:val="0"/>
      <w:marTop w:val="0"/>
      <w:marBottom w:val="0"/>
      <w:divBdr>
        <w:top w:val="none" w:sz="0" w:space="0" w:color="auto"/>
        <w:left w:val="none" w:sz="0" w:space="0" w:color="auto"/>
        <w:bottom w:val="none" w:sz="0" w:space="0" w:color="auto"/>
        <w:right w:val="none" w:sz="0" w:space="0" w:color="auto"/>
      </w:divBdr>
    </w:div>
    <w:div w:id="1243753810">
      <w:bodyDiv w:val="1"/>
      <w:marLeft w:val="0"/>
      <w:marRight w:val="0"/>
      <w:marTop w:val="0"/>
      <w:marBottom w:val="0"/>
      <w:divBdr>
        <w:top w:val="none" w:sz="0" w:space="0" w:color="auto"/>
        <w:left w:val="none" w:sz="0" w:space="0" w:color="auto"/>
        <w:bottom w:val="none" w:sz="0" w:space="0" w:color="auto"/>
        <w:right w:val="none" w:sz="0" w:space="0" w:color="auto"/>
      </w:divBdr>
    </w:div>
    <w:div w:id="1243754752">
      <w:bodyDiv w:val="1"/>
      <w:marLeft w:val="0"/>
      <w:marRight w:val="0"/>
      <w:marTop w:val="0"/>
      <w:marBottom w:val="0"/>
      <w:divBdr>
        <w:top w:val="none" w:sz="0" w:space="0" w:color="auto"/>
        <w:left w:val="none" w:sz="0" w:space="0" w:color="auto"/>
        <w:bottom w:val="none" w:sz="0" w:space="0" w:color="auto"/>
        <w:right w:val="none" w:sz="0" w:space="0" w:color="auto"/>
      </w:divBdr>
    </w:div>
    <w:div w:id="1243876914">
      <w:bodyDiv w:val="1"/>
      <w:marLeft w:val="0"/>
      <w:marRight w:val="0"/>
      <w:marTop w:val="0"/>
      <w:marBottom w:val="0"/>
      <w:divBdr>
        <w:top w:val="none" w:sz="0" w:space="0" w:color="auto"/>
        <w:left w:val="none" w:sz="0" w:space="0" w:color="auto"/>
        <w:bottom w:val="none" w:sz="0" w:space="0" w:color="auto"/>
        <w:right w:val="none" w:sz="0" w:space="0" w:color="auto"/>
      </w:divBdr>
    </w:div>
    <w:div w:id="1244074439">
      <w:bodyDiv w:val="1"/>
      <w:marLeft w:val="0"/>
      <w:marRight w:val="0"/>
      <w:marTop w:val="0"/>
      <w:marBottom w:val="0"/>
      <w:divBdr>
        <w:top w:val="none" w:sz="0" w:space="0" w:color="auto"/>
        <w:left w:val="none" w:sz="0" w:space="0" w:color="auto"/>
        <w:bottom w:val="none" w:sz="0" w:space="0" w:color="auto"/>
        <w:right w:val="none" w:sz="0" w:space="0" w:color="auto"/>
      </w:divBdr>
    </w:div>
    <w:div w:id="1244223815">
      <w:bodyDiv w:val="1"/>
      <w:marLeft w:val="0"/>
      <w:marRight w:val="0"/>
      <w:marTop w:val="0"/>
      <w:marBottom w:val="0"/>
      <w:divBdr>
        <w:top w:val="none" w:sz="0" w:space="0" w:color="auto"/>
        <w:left w:val="none" w:sz="0" w:space="0" w:color="auto"/>
        <w:bottom w:val="none" w:sz="0" w:space="0" w:color="auto"/>
        <w:right w:val="none" w:sz="0" w:space="0" w:color="auto"/>
      </w:divBdr>
    </w:div>
    <w:div w:id="1244333556">
      <w:bodyDiv w:val="1"/>
      <w:marLeft w:val="0"/>
      <w:marRight w:val="0"/>
      <w:marTop w:val="0"/>
      <w:marBottom w:val="0"/>
      <w:divBdr>
        <w:top w:val="none" w:sz="0" w:space="0" w:color="auto"/>
        <w:left w:val="none" w:sz="0" w:space="0" w:color="auto"/>
        <w:bottom w:val="none" w:sz="0" w:space="0" w:color="auto"/>
        <w:right w:val="none" w:sz="0" w:space="0" w:color="auto"/>
      </w:divBdr>
    </w:div>
    <w:div w:id="1244490165">
      <w:bodyDiv w:val="1"/>
      <w:marLeft w:val="0"/>
      <w:marRight w:val="0"/>
      <w:marTop w:val="0"/>
      <w:marBottom w:val="0"/>
      <w:divBdr>
        <w:top w:val="none" w:sz="0" w:space="0" w:color="auto"/>
        <w:left w:val="none" w:sz="0" w:space="0" w:color="auto"/>
        <w:bottom w:val="none" w:sz="0" w:space="0" w:color="auto"/>
        <w:right w:val="none" w:sz="0" w:space="0" w:color="auto"/>
      </w:divBdr>
    </w:div>
    <w:div w:id="1244491981">
      <w:bodyDiv w:val="1"/>
      <w:marLeft w:val="0"/>
      <w:marRight w:val="0"/>
      <w:marTop w:val="0"/>
      <w:marBottom w:val="0"/>
      <w:divBdr>
        <w:top w:val="none" w:sz="0" w:space="0" w:color="auto"/>
        <w:left w:val="none" w:sz="0" w:space="0" w:color="auto"/>
        <w:bottom w:val="none" w:sz="0" w:space="0" w:color="auto"/>
        <w:right w:val="none" w:sz="0" w:space="0" w:color="auto"/>
      </w:divBdr>
    </w:div>
    <w:div w:id="1244610823">
      <w:bodyDiv w:val="1"/>
      <w:marLeft w:val="0"/>
      <w:marRight w:val="0"/>
      <w:marTop w:val="0"/>
      <w:marBottom w:val="0"/>
      <w:divBdr>
        <w:top w:val="none" w:sz="0" w:space="0" w:color="auto"/>
        <w:left w:val="none" w:sz="0" w:space="0" w:color="auto"/>
        <w:bottom w:val="none" w:sz="0" w:space="0" w:color="auto"/>
        <w:right w:val="none" w:sz="0" w:space="0" w:color="auto"/>
      </w:divBdr>
    </w:div>
    <w:div w:id="1244678274">
      <w:bodyDiv w:val="1"/>
      <w:marLeft w:val="0"/>
      <w:marRight w:val="0"/>
      <w:marTop w:val="0"/>
      <w:marBottom w:val="0"/>
      <w:divBdr>
        <w:top w:val="none" w:sz="0" w:space="0" w:color="auto"/>
        <w:left w:val="none" w:sz="0" w:space="0" w:color="auto"/>
        <w:bottom w:val="none" w:sz="0" w:space="0" w:color="auto"/>
        <w:right w:val="none" w:sz="0" w:space="0" w:color="auto"/>
      </w:divBdr>
    </w:div>
    <w:div w:id="1244683524">
      <w:bodyDiv w:val="1"/>
      <w:marLeft w:val="0"/>
      <w:marRight w:val="0"/>
      <w:marTop w:val="0"/>
      <w:marBottom w:val="0"/>
      <w:divBdr>
        <w:top w:val="none" w:sz="0" w:space="0" w:color="auto"/>
        <w:left w:val="none" w:sz="0" w:space="0" w:color="auto"/>
        <w:bottom w:val="none" w:sz="0" w:space="0" w:color="auto"/>
        <w:right w:val="none" w:sz="0" w:space="0" w:color="auto"/>
      </w:divBdr>
    </w:div>
    <w:div w:id="1244795911">
      <w:bodyDiv w:val="1"/>
      <w:marLeft w:val="0"/>
      <w:marRight w:val="0"/>
      <w:marTop w:val="0"/>
      <w:marBottom w:val="0"/>
      <w:divBdr>
        <w:top w:val="none" w:sz="0" w:space="0" w:color="auto"/>
        <w:left w:val="none" w:sz="0" w:space="0" w:color="auto"/>
        <w:bottom w:val="none" w:sz="0" w:space="0" w:color="auto"/>
        <w:right w:val="none" w:sz="0" w:space="0" w:color="auto"/>
      </w:divBdr>
    </w:div>
    <w:div w:id="1244872192">
      <w:bodyDiv w:val="1"/>
      <w:marLeft w:val="0"/>
      <w:marRight w:val="0"/>
      <w:marTop w:val="0"/>
      <w:marBottom w:val="0"/>
      <w:divBdr>
        <w:top w:val="none" w:sz="0" w:space="0" w:color="auto"/>
        <w:left w:val="none" w:sz="0" w:space="0" w:color="auto"/>
        <w:bottom w:val="none" w:sz="0" w:space="0" w:color="auto"/>
        <w:right w:val="none" w:sz="0" w:space="0" w:color="auto"/>
      </w:divBdr>
    </w:div>
    <w:div w:id="1245264732">
      <w:bodyDiv w:val="1"/>
      <w:marLeft w:val="0"/>
      <w:marRight w:val="0"/>
      <w:marTop w:val="0"/>
      <w:marBottom w:val="0"/>
      <w:divBdr>
        <w:top w:val="none" w:sz="0" w:space="0" w:color="auto"/>
        <w:left w:val="none" w:sz="0" w:space="0" w:color="auto"/>
        <w:bottom w:val="none" w:sz="0" w:space="0" w:color="auto"/>
        <w:right w:val="none" w:sz="0" w:space="0" w:color="auto"/>
      </w:divBdr>
    </w:div>
    <w:div w:id="1245333760">
      <w:bodyDiv w:val="1"/>
      <w:marLeft w:val="0"/>
      <w:marRight w:val="0"/>
      <w:marTop w:val="0"/>
      <w:marBottom w:val="0"/>
      <w:divBdr>
        <w:top w:val="none" w:sz="0" w:space="0" w:color="auto"/>
        <w:left w:val="none" w:sz="0" w:space="0" w:color="auto"/>
        <w:bottom w:val="none" w:sz="0" w:space="0" w:color="auto"/>
        <w:right w:val="none" w:sz="0" w:space="0" w:color="auto"/>
      </w:divBdr>
    </w:div>
    <w:div w:id="1245650735">
      <w:bodyDiv w:val="1"/>
      <w:marLeft w:val="0"/>
      <w:marRight w:val="0"/>
      <w:marTop w:val="0"/>
      <w:marBottom w:val="0"/>
      <w:divBdr>
        <w:top w:val="none" w:sz="0" w:space="0" w:color="auto"/>
        <w:left w:val="none" w:sz="0" w:space="0" w:color="auto"/>
        <w:bottom w:val="none" w:sz="0" w:space="0" w:color="auto"/>
        <w:right w:val="none" w:sz="0" w:space="0" w:color="auto"/>
      </w:divBdr>
    </w:div>
    <w:div w:id="1245797655">
      <w:bodyDiv w:val="1"/>
      <w:marLeft w:val="0"/>
      <w:marRight w:val="0"/>
      <w:marTop w:val="0"/>
      <w:marBottom w:val="0"/>
      <w:divBdr>
        <w:top w:val="none" w:sz="0" w:space="0" w:color="auto"/>
        <w:left w:val="none" w:sz="0" w:space="0" w:color="auto"/>
        <w:bottom w:val="none" w:sz="0" w:space="0" w:color="auto"/>
        <w:right w:val="none" w:sz="0" w:space="0" w:color="auto"/>
      </w:divBdr>
    </w:div>
    <w:div w:id="1245801378">
      <w:bodyDiv w:val="1"/>
      <w:marLeft w:val="0"/>
      <w:marRight w:val="0"/>
      <w:marTop w:val="0"/>
      <w:marBottom w:val="0"/>
      <w:divBdr>
        <w:top w:val="none" w:sz="0" w:space="0" w:color="auto"/>
        <w:left w:val="none" w:sz="0" w:space="0" w:color="auto"/>
        <w:bottom w:val="none" w:sz="0" w:space="0" w:color="auto"/>
        <w:right w:val="none" w:sz="0" w:space="0" w:color="auto"/>
      </w:divBdr>
    </w:div>
    <w:div w:id="1245992148">
      <w:bodyDiv w:val="1"/>
      <w:marLeft w:val="0"/>
      <w:marRight w:val="0"/>
      <w:marTop w:val="0"/>
      <w:marBottom w:val="0"/>
      <w:divBdr>
        <w:top w:val="none" w:sz="0" w:space="0" w:color="auto"/>
        <w:left w:val="none" w:sz="0" w:space="0" w:color="auto"/>
        <w:bottom w:val="none" w:sz="0" w:space="0" w:color="auto"/>
        <w:right w:val="none" w:sz="0" w:space="0" w:color="auto"/>
      </w:divBdr>
    </w:div>
    <w:div w:id="1246184911">
      <w:bodyDiv w:val="1"/>
      <w:marLeft w:val="0"/>
      <w:marRight w:val="0"/>
      <w:marTop w:val="0"/>
      <w:marBottom w:val="0"/>
      <w:divBdr>
        <w:top w:val="none" w:sz="0" w:space="0" w:color="auto"/>
        <w:left w:val="none" w:sz="0" w:space="0" w:color="auto"/>
        <w:bottom w:val="none" w:sz="0" w:space="0" w:color="auto"/>
        <w:right w:val="none" w:sz="0" w:space="0" w:color="auto"/>
      </w:divBdr>
    </w:div>
    <w:div w:id="1246457423">
      <w:bodyDiv w:val="1"/>
      <w:marLeft w:val="0"/>
      <w:marRight w:val="0"/>
      <w:marTop w:val="0"/>
      <w:marBottom w:val="0"/>
      <w:divBdr>
        <w:top w:val="none" w:sz="0" w:space="0" w:color="auto"/>
        <w:left w:val="none" w:sz="0" w:space="0" w:color="auto"/>
        <w:bottom w:val="none" w:sz="0" w:space="0" w:color="auto"/>
        <w:right w:val="none" w:sz="0" w:space="0" w:color="auto"/>
      </w:divBdr>
    </w:div>
    <w:div w:id="1246646143">
      <w:bodyDiv w:val="1"/>
      <w:marLeft w:val="0"/>
      <w:marRight w:val="0"/>
      <w:marTop w:val="0"/>
      <w:marBottom w:val="0"/>
      <w:divBdr>
        <w:top w:val="none" w:sz="0" w:space="0" w:color="auto"/>
        <w:left w:val="none" w:sz="0" w:space="0" w:color="auto"/>
        <w:bottom w:val="none" w:sz="0" w:space="0" w:color="auto"/>
        <w:right w:val="none" w:sz="0" w:space="0" w:color="auto"/>
      </w:divBdr>
    </w:div>
    <w:div w:id="1246647253">
      <w:bodyDiv w:val="1"/>
      <w:marLeft w:val="0"/>
      <w:marRight w:val="0"/>
      <w:marTop w:val="0"/>
      <w:marBottom w:val="0"/>
      <w:divBdr>
        <w:top w:val="none" w:sz="0" w:space="0" w:color="auto"/>
        <w:left w:val="none" w:sz="0" w:space="0" w:color="auto"/>
        <w:bottom w:val="none" w:sz="0" w:space="0" w:color="auto"/>
        <w:right w:val="none" w:sz="0" w:space="0" w:color="auto"/>
      </w:divBdr>
    </w:div>
    <w:div w:id="1246767113">
      <w:bodyDiv w:val="1"/>
      <w:marLeft w:val="0"/>
      <w:marRight w:val="0"/>
      <w:marTop w:val="0"/>
      <w:marBottom w:val="0"/>
      <w:divBdr>
        <w:top w:val="none" w:sz="0" w:space="0" w:color="auto"/>
        <w:left w:val="none" w:sz="0" w:space="0" w:color="auto"/>
        <w:bottom w:val="none" w:sz="0" w:space="0" w:color="auto"/>
        <w:right w:val="none" w:sz="0" w:space="0" w:color="auto"/>
      </w:divBdr>
    </w:div>
    <w:div w:id="1246914926">
      <w:bodyDiv w:val="1"/>
      <w:marLeft w:val="0"/>
      <w:marRight w:val="0"/>
      <w:marTop w:val="0"/>
      <w:marBottom w:val="0"/>
      <w:divBdr>
        <w:top w:val="none" w:sz="0" w:space="0" w:color="auto"/>
        <w:left w:val="none" w:sz="0" w:space="0" w:color="auto"/>
        <w:bottom w:val="none" w:sz="0" w:space="0" w:color="auto"/>
        <w:right w:val="none" w:sz="0" w:space="0" w:color="auto"/>
      </w:divBdr>
    </w:div>
    <w:div w:id="1247150763">
      <w:bodyDiv w:val="1"/>
      <w:marLeft w:val="0"/>
      <w:marRight w:val="0"/>
      <w:marTop w:val="0"/>
      <w:marBottom w:val="0"/>
      <w:divBdr>
        <w:top w:val="none" w:sz="0" w:space="0" w:color="auto"/>
        <w:left w:val="none" w:sz="0" w:space="0" w:color="auto"/>
        <w:bottom w:val="none" w:sz="0" w:space="0" w:color="auto"/>
        <w:right w:val="none" w:sz="0" w:space="0" w:color="auto"/>
      </w:divBdr>
    </w:div>
    <w:div w:id="1247348937">
      <w:bodyDiv w:val="1"/>
      <w:marLeft w:val="0"/>
      <w:marRight w:val="0"/>
      <w:marTop w:val="0"/>
      <w:marBottom w:val="0"/>
      <w:divBdr>
        <w:top w:val="none" w:sz="0" w:space="0" w:color="auto"/>
        <w:left w:val="none" w:sz="0" w:space="0" w:color="auto"/>
        <w:bottom w:val="none" w:sz="0" w:space="0" w:color="auto"/>
        <w:right w:val="none" w:sz="0" w:space="0" w:color="auto"/>
      </w:divBdr>
    </w:div>
    <w:div w:id="1247494366">
      <w:bodyDiv w:val="1"/>
      <w:marLeft w:val="0"/>
      <w:marRight w:val="0"/>
      <w:marTop w:val="0"/>
      <w:marBottom w:val="0"/>
      <w:divBdr>
        <w:top w:val="none" w:sz="0" w:space="0" w:color="auto"/>
        <w:left w:val="none" w:sz="0" w:space="0" w:color="auto"/>
        <w:bottom w:val="none" w:sz="0" w:space="0" w:color="auto"/>
        <w:right w:val="none" w:sz="0" w:space="0" w:color="auto"/>
      </w:divBdr>
    </w:div>
    <w:div w:id="1247494658">
      <w:bodyDiv w:val="1"/>
      <w:marLeft w:val="0"/>
      <w:marRight w:val="0"/>
      <w:marTop w:val="0"/>
      <w:marBottom w:val="0"/>
      <w:divBdr>
        <w:top w:val="none" w:sz="0" w:space="0" w:color="auto"/>
        <w:left w:val="none" w:sz="0" w:space="0" w:color="auto"/>
        <w:bottom w:val="none" w:sz="0" w:space="0" w:color="auto"/>
        <w:right w:val="none" w:sz="0" w:space="0" w:color="auto"/>
      </w:divBdr>
    </w:div>
    <w:div w:id="1247611746">
      <w:bodyDiv w:val="1"/>
      <w:marLeft w:val="0"/>
      <w:marRight w:val="0"/>
      <w:marTop w:val="0"/>
      <w:marBottom w:val="0"/>
      <w:divBdr>
        <w:top w:val="none" w:sz="0" w:space="0" w:color="auto"/>
        <w:left w:val="none" w:sz="0" w:space="0" w:color="auto"/>
        <w:bottom w:val="none" w:sz="0" w:space="0" w:color="auto"/>
        <w:right w:val="none" w:sz="0" w:space="0" w:color="auto"/>
      </w:divBdr>
    </w:div>
    <w:div w:id="1247618277">
      <w:bodyDiv w:val="1"/>
      <w:marLeft w:val="0"/>
      <w:marRight w:val="0"/>
      <w:marTop w:val="0"/>
      <w:marBottom w:val="0"/>
      <w:divBdr>
        <w:top w:val="none" w:sz="0" w:space="0" w:color="auto"/>
        <w:left w:val="none" w:sz="0" w:space="0" w:color="auto"/>
        <w:bottom w:val="none" w:sz="0" w:space="0" w:color="auto"/>
        <w:right w:val="none" w:sz="0" w:space="0" w:color="auto"/>
      </w:divBdr>
    </w:div>
    <w:div w:id="1247694575">
      <w:bodyDiv w:val="1"/>
      <w:marLeft w:val="0"/>
      <w:marRight w:val="0"/>
      <w:marTop w:val="0"/>
      <w:marBottom w:val="0"/>
      <w:divBdr>
        <w:top w:val="none" w:sz="0" w:space="0" w:color="auto"/>
        <w:left w:val="none" w:sz="0" w:space="0" w:color="auto"/>
        <w:bottom w:val="none" w:sz="0" w:space="0" w:color="auto"/>
        <w:right w:val="none" w:sz="0" w:space="0" w:color="auto"/>
      </w:divBdr>
    </w:div>
    <w:div w:id="1247766365">
      <w:bodyDiv w:val="1"/>
      <w:marLeft w:val="0"/>
      <w:marRight w:val="0"/>
      <w:marTop w:val="0"/>
      <w:marBottom w:val="0"/>
      <w:divBdr>
        <w:top w:val="none" w:sz="0" w:space="0" w:color="auto"/>
        <w:left w:val="none" w:sz="0" w:space="0" w:color="auto"/>
        <w:bottom w:val="none" w:sz="0" w:space="0" w:color="auto"/>
        <w:right w:val="none" w:sz="0" w:space="0" w:color="auto"/>
      </w:divBdr>
    </w:div>
    <w:div w:id="1248223616">
      <w:bodyDiv w:val="1"/>
      <w:marLeft w:val="0"/>
      <w:marRight w:val="0"/>
      <w:marTop w:val="0"/>
      <w:marBottom w:val="0"/>
      <w:divBdr>
        <w:top w:val="none" w:sz="0" w:space="0" w:color="auto"/>
        <w:left w:val="none" w:sz="0" w:space="0" w:color="auto"/>
        <w:bottom w:val="none" w:sz="0" w:space="0" w:color="auto"/>
        <w:right w:val="none" w:sz="0" w:space="0" w:color="auto"/>
      </w:divBdr>
    </w:div>
    <w:div w:id="1248341583">
      <w:bodyDiv w:val="1"/>
      <w:marLeft w:val="0"/>
      <w:marRight w:val="0"/>
      <w:marTop w:val="0"/>
      <w:marBottom w:val="0"/>
      <w:divBdr>
        <w:top w:val="none" w:sz="0" w:space="0" w:color="auto"/>
        <w:left w:val="none" w:sz="0" w:space="0" w:color="auto"/>
        <w:bottom w:val="none" w:sz="0" w:space="0" w:color="auto"/>
        <w:right w:val="none" w:sz="0" w:space="0" w:color="auto"/>
      </w:divBdr>
    </w:div>
    <w:div w:id="1248615599">
      <w:bodyDiv w:val="1"/>
      <w:marLeft w:val="0"/>
      <w:marRight w:val="0"/>
      <w:marTop w:val="0"/>
      <w:marBottom w:val="0"/>
      <w:divBdr>
        <w:top w:val="none" w:sz="0" w:space="0" w:color="auto"/>
        <w:left w:val="none" w:sz="0" w:space="0" w:color="auto"/>
        <w:bottom w:val="none" w:sz="0" w:space="0" w:color="auto"/>
        <w:right w:val="none" w:sz="0" w:space="0" w:color="auto"/>
      </w:divBdr>
    </w:div>
    <w:div w:id="1248883965">
      <w:bodyDiv w:val="1"/>
      <w:marLeft w:val="0"/>
      <w:marRight w:val="0"/>
      <w:marTop w:val="0"/>
      <w:marBottom w:val="0"/>
      <w:divBdr>
        <w:top w:val="none" w:sz="0" w:space="0" w:color="auto"/>
        <w:left w:val="none" w:sz="0" w:space="0" w:color="auto"/>
        <w:bottom w:val="none" w:sz="0" w:space="0" w:color="auto"/>
        <w:right w:val="none" w:sz="0" w:space="0" w:color="auto"/>
      </w:divBdr>
    </w:div>
    <w:div w:id="1249148846">
      <w:bodyDiv w:val="1"/>
      <w:marLeft w:val="0"/>
      <w:marRight w:val="0"/>
      <w:marTop w:val="0"/>
      <w:marBottom w:val="0"/>
      <w:divBdr>
        <w:top w:val="none" w:sz="0" w:space="0" w:color="auto"/>
        <w:left w:val="none" w:sz="0" w:space="0" w:color="auto"/>
        <w:bottom w:val="none" w:sz="0" w:space="0" w:color="auto"/>
        <w:right w:val="none" w:sz="0" w:space="0" w:color="auto"/>
      </w:divBdr>
    </w:div>
    <w:div w:id="1250000354">
      <w:bodyDiv w:val="1"/>
      <w:marLeft w:val="0"/>
      <w:marRight w:val="0"/>
      <w:marTop w:val="0"/>
      <w:marBottom w:val="0"/>
      <w:divBdr>
        <w:top w:val="none" w:sz="0" w:space="0" w:color="auto"/>
        <w:left w:val="none" w:sz="0" w:space="0" w:color="auto"/>
        <w:bottom w:val="none" w:sz="0" w:space="0" w:color="auto"/>
        <w:right w:val="none" w:sz="0" w:space="0" w:color="auto"/>
      </w:divBdr>
    </w:div>
    <w:div w:id="1250116516">
      <w:bodyDiv w:val="1"/>
      <w:marLeft w:val="0"/>
      <w:marRight w:val="0"/>
      <w:marTop w:val="0"/>
      <w:marBottom w:val="0"/>
      <w:divBdr>
        <w:top w:val="none" w:sz="0" w:space="0" w:color="auto"/>
        <w:left w:val="none" w:sz="0" w:space="0" w:color="auto"/>
        <w:bottom w:val="none" w:sz="0" w:space="0" w:color="auto"/>
        <w:right w:val="none" w:sz="0" w:space="0" w:color="auto"/>
      </w:divBdr>
    </w:div>
    <w:div w:id="1250506665">
      <w:bodyDiv w:val="1"/>
      <w:marLeft w:val="0"/>
      <w:marRight w:val="0"/>
      <w:marTop w:val="0"/>
      <w:marBottom w:val="0"/>
      <w:divBdr>
        <w:top w:val="none" w:sz="0" w:space="0" w:color="auto"/>
        <w:left w:val="none" w:sz="0" w:space="0" w:color="auto"/>
        <w:bottom w:val="none" w:sz="0" w:space="0" w:color="auto"/>
        <w:right w:val="none" w:sz="0" w:space="0" w:color="auto"/>
      </w:divBdr>
    </w:div>
    <w:div w:id="1250624462">
      <w:bodyDiv w:val="1"/>
      <w:marLeft w:val="0"/>
      <w:marRight w:val="0"/>
      <w:marTop w:val="0"/>
      <w:marBottom w:val="0"/>
      <w:divBdr>
        <w:top w:val="none" w:sz="0" w:space="0" w:color="auto"/>
        <w:left w:val="none" w:sz="0" w:space="0" w:color="auto"/>
        <w:bottom w:val="none" w:sz="0" w:space="0" w:color="auto"/>
        <w:right w:val="none" w:sz="0" w:space="0" w:color="auto"/>
      </w:divBdr>
    </w:div>
    <w:div w:id="1250699357">
      <w:bodyDiv w:val="1"/>
      <w:marLeft w:val="0"/>
      <w:marRight w:val="0"/>
      <w:marTop w:val="0"/>
      <w:marBottom w:val="0"/>
      <w:divBdr>
        <w:top w:val="none" w:sz="0" w:space="0" w:color="auto"/>
        <w:left w:val="none" w:sz="0" w:space="0" w:color="auto"/>
        <w:bottom w:val="none" w:sz="0" w:space="0" w:color="auto"/>
        <w:right w:val="none" w:sz="0" w:space="0" w:color="auto"/>
      </w:divBdr>
    </w:div>
    <w:div w:id="1250768040">
      <w:bodyDiv w:val="1"/>
      <w:marLeft w:val="0"/>
      <w:marRight w:val="0"/>
      <w:marTop w:val="0"/>
      <w:marBottom w:val="0"/>
      <w:divBdr>
        <w:top w:val="none" w:sz="0" w:space="0" w:color="auto"/>
        <w:left w:val="none" w:sz="0" w:space="0" w:color="auto"/>
        <w:bottom w:val="none" w:sz="0" w:space="0" w:color="auto"/>
        <w:right w:val="none" w:sz="0" w:space="0" w:color="auto"/>
      </w:divBdr>
    </w:div>
    <w:div w:id="1250969313">
      <w:bodyDiv w:val="1"/>
      <w:marLeft w:val="0"/>
      <w:marRight w:val="0"/>
      <w:marTop w:val="0"/>
      <w:marBottom w:val="0"/>
      <w:divBdr>
        <w:top w:val="none" w:sz="0" w:space="0" w:color="auto"/>
        <w:left w:val="none" w:sz="0" w:space="0" w:color="auto"/>
        <w:bottom w:val="none" w:sz="0" w:space="0" w:color="auto"/>
        <w:right w:val="none" w:sz="0" w:space="0" w:color="auto"/>
      </w:divBdr>
    </w:div>
    <w:div w:id="1251155183">
      <w:bodyDiv w:val="1"/>
      <w:marLeft w:val="0"/>
      <w:marRight w:val="0"/>
      <w:marTop w:val="0"/>
      <w:marBottom w:val="0"/>
      <w:divBdr>
        <w:top w:val="none" w:sz="0" w:space="0" w:color="auto"/>
        <w:left w:val="none" w:sz="0" w:space="0" w:color="auto"/>
        <w:bottom w:val="none" w:sz="0" w:space="0" w:color="auto"/>
        <w:right w:val="none" w:sz="0" w:space="0" w:color="auto"/>
      </w:divBdr>
    </w:div>
    <w:div w:id="1251311548">
      <w:bodyDiv w:val="1"/>
      <w:marLeft w:val="0"/>
      <w:marRight w:val="0"/>
      <w:marTop w:val="0"/>
      <w:marBottom w:val="0"/>
      <w:divBdr>
        <w:top w:val="none" w:sz="0" w:space="0" w:color="auto"/>
        <w:left w:val="none" w:sz="0" w:space="0" w:color="auto"/>
        <w:bottom w:val="none" w:sz="0" w:space="0" w:color="auto"/>
        <w:right w:val="none" w:sz="0" w:space="0" w:color="auto"/>
      </w:divBdr>
    </w:div>
    <w:div w:id="1251350554">
      <w:bodyDiv w:val="1"/>
      <w:marLeft w:val="0"/>
      <w:marRight w:val="0"/>
      <w:marTop w:val="0"/>
      <w:marBottom w:val="0"/>
      <w:divBdr>
        <w:top w:val="none" w:sz="0" w:space="0" w:color="auto"/>
        <w:left w:val="none" w:sz="0" w:space="0" w:color="auto"/>
        <w:bottom w:val="none" w:sz="0" w:space="0" w:color="auto"/>
        <w:right w:val="none" w:sz="0" w:space="0" w:color="auto"/>
      </w:divBdr>
    </w:div>
    <w:div w:id="1251426756">
      <w:bodyDiv w:val="1"/>
      <w:marLeft w:val="0"/>
      <w:marRight w:val="0"/>
      <w:marTop w:val="0"/>
      <w:marBottom w:val="0"/>
      <w:divBdr>
        <w:top w:val="none" w:sz="0" w:space="0" w:color="auto"/>
        <w:left w:val="none" w:sz="0" w:space="0" w:color="auto"/>
        <w:bottom w:val="none" w:sz="0" w:space="0" w:color="auto"/>
        <w:right w:val="none" w:sz="0" w:space="0" w:color="auto"/>
      </w:divBdr>
    </w:div>
    <w:div w:id="1251544525">
      <w:bodyDiv w:val="1"/>
      <w:marLeft w:val="0"/>
      <w:marRight w:val="0"/>
      <w:marTop w:val="0"/>
      <w:marBottom w:val="0"/>
      <w:divBdr>
        <w:top w:val="none" w:sz="0" w:space="0" w:color="auto"/>
        <w:left w:val="none" w:sz="0" w:space="0" w:color="auto"/>
        <w:bottom w:val="none" w:sz="0" w:space="0" w:color="auto"/>
        <w:right w:val="none" w:sz="0" w:space="0" w:color="auto"/>
      </w:divBdr>
    </w:div>
    <w:div w:id="1251549184">
      <w:bodyDiv w:val="1"/>
      <w:marLeft w:val="0"/>
      <w:marRight w:val="0"/>
      <w:marTop w:val="0"/>
      <w:marBottom w:val="0"/>
      <w:divBdr>
        <w:top w:val="none" w:sz="0" w:space="0" w:color="auto"/>
        <w:left w:val="none" w:sz="0" w:space="0" w:color="auto"/>
        <w:bottom w:val="none" w:sz="0" w:space="0" w:color="auto"/>
        <w:right w:val="none" w:sz="0" w:space="0" w:color="auto"/>
      </w:divBdr>
    </w:div>
    <w:div w:id="1251618357">
      <w:bodyDiv w:val="1"/>
      <w:marLeft w:val="0"/>
      <w:marRight w:val="0"/>
      <w:marTop w:val="0"/>
      <w:marBottom w:val="0"/>
      <w:divBdr>
        <w:top w:val="none" w:sz="0" w:space="0" w:color="auto"/>
        <w:left w:val="none" w:sz="0" w:space="0" w:color="auto"/>
        <w:bottom w:val="none" w:sz="0" w:space="0" w:color="auto"/>
        <w:right w:val="none" w:sz="0" w:space="0" w:color="auto"/>
      </w:divBdr>
    </w:div>
    <w:div w:id="1251621920">
      <w:bodyDiv w:val="1"/>
      <w:marLeft w:val="0"/>
      <w:marRight w:val="0"/>
      <w:marTop w:val="0"/>
      <w:marBottom w:val="0"/>
      <w:divBdr>
        <w:top w:val="none" w:sz="0" w:space="0" w:color="auto"/>
        <w:left w:val="none" w:sz="0" w:space="0" w:color="auto"/>
        <w:bottom w:val="none" w:sz="0" w:space="0" w:color="auto"/>
        <w:right w:val="none" w:sz="0" w:space="0" w:color="auto"/>
      </w:divBdr>
    </w:div>
    <w:div w:id="1251696163">
      <w:bodyDiv w:val="1"/>
      <w:marLeft w:val="0"/>
      <w:marRight w:val="0"/>
      <w:marTop w:val="0"/>
      <w:marBottom w:val="0"/>
      <w:divBdr>
        <w:top w:val="none" w:sz="0" w:space="0" w:color="auto"/>
        <w:left w:val="none" w:sz="0" w:space="0" w:color="auto"/>
        <w:bottom w:val="none" w:sz="0" w:space="0" w:color="auto"/>
        <w:right w:val="none" w:sz="0" w:space="0" w:color="auto"/>
      </w:divBdr>
    </w:div>
    <w:div w:id="1251739938">
      <w:bodyDiv w:val="1"/>
      <w:marLeft w:val="0"/>
      <w:marRight w:val="0"/>
      <w:marTop w:val="0"/>
      <w:marBottom w:val="0"/>
      <w:divBdr>
        <w:top w:val="none" w:sz="0" w:space="0" w:color="auto"/>
        <w:left w:val="none" w:sz="0" w:space="0" w:color="auto"/>
        <w:bottom w:val="none" w:sz="0" w:space="0" w:color="auto"/>
        <w:right w:val="none" w:sz="0" w:space="0" w:color="auto"/>
      </w:divBdr>
    </w:div>
    <w:div w:id="1251743899">
      <w:bodyDiv w:val="1"/>
      <w:marLeft w:val="0"/>
      <w:marRight w:val="0"/>
      <w:marTop w:val="0"/>
      <w:marBottom w:val="0"/>
      <w:divBdr>
        <w:top w:val="none" w:sz="0" w:space="0" w:color="auto"/>
        <w:left w:val="none" w:sz="0" w:space="0" w:color="auto"/>
        <w:bottom w:val="none" w:sz="0" w:space="0" w:color="auto"/>
        <w:right w:val="none" w:sz="0" w:space="0" w:color="auto"/>
      </w:divBdr>
    </w:div>
    <w:div w:id="1251888932">
      <w:bodyDiv w:val="1"/>
      <w:marLeft w:val="0"/>
      <w:marRight w:val="0"/>
      <w:marTop w:val="0"/>
      <w:marBottom w:val="0"/>
      <w:divBdr>
        <w:top w:val="none" w:sz="0" w:space="0" w:color="auto"/>
        <w:left w:val="none" w:sz="0" w:space="0" w:color="auto"/>
        <w:bottom w:val="none" w:sz="0" w:space="0" w:color="auto"/>
        <w:right w:val="none" w:sz="0" w:space="0" w:color="auto"/>
      </w:divBdr>
    </w:div>
    <w:div w:id="1252155330">
      <w:bodyDiv w:val="1"/>
      <w:marLeft w:val="0"/>
      <w:marRight w:val="0"/>
      <w:marTop w:val="0"/>
      <w:marBottom w:val="0"/>
      <w:divBdr>
        <w:top w:val="none" w:sz="0" w:space="0" w:color="auto"/>
        <w:left w:val="none" w:sz="0" w:space="0" w:color="auto"/>
        <w:bottom w:val="none" w:sz="0" w:space="0" w:color="auto"/>
        <w:right w:val="none" w:sz="0" w:space="0" w:color="auto"/>
      </w:divBdr>
    </w:div>
    <w:div w:id="1252202011">
      <w:bodyDiv w:val="1"/>
      <w:marLeft w:val="0"/>
      <w:marRight w:val="0"/>
      <w:marTop w:val="0"/>
      <w:marBottom w:val="0"/>
      <w:divBdr>
        <w:top w:val="none" w:sz="0" w:space="0" w:color="auto"/>
        <w:left w:val="none" w:sz="0" w:space="0" w:color="auto"/>
        <w:bottom w:val="none" w:sz="0" w:space="0" w:color="auto"/>
        <w:right w:val="none" w:sz="0" w:space="0" w:color="auto"/>
      </w:divBdr>
    </w:div>
    <w:div w:id="1252399132">
      <w:bodyDiv w:val="1"/>
      <w:marLeft w:val="0"/>
      <w:marRight w:val="0"/>
      <w:marTop w:val="0"/>
      <w:marBottom w:val="0"/>
      <w:divBdr>
        <w:top w:val="none" w:sz="0" w:space="0" w:color="auto"/>
        <w:left w:val="none" w:sz="0" w:space="0" w:color="auto"/>
        <w:bottom w:val="none" w:sz="0" w:space="0" w:color="auto"/>
        <w:right w:val="none" w:sz="0" w:space="0" w:color="auto"/>
      </w:divBdr>
    </w:div>
    <w:div w:id="1252469081">
      <w:bodyDiv w:val="1"/>
      <w:marLeft w:val="0"/>
      <w:marRight w:val="0"/>
      <w:marTop w:val="0"/>
      <w:marBottom w:val="0"/>
      <w:divBdr>
        <w:top w:val="none" w:sz="0" w:space="0" w:color="auto"/>
        <w:left w:val="none" w:sz="0" w:space="0" w:color="auto"/>
        <w:bottom w:val="none" w:sz="0" w:space="0" w:color="auto"/>
        <w:right w:val="none" w:sz="0" w:space="0" w:color="auto"/>
      </w:divBdr>
    </w:div>
    <w:div w:id="1252550014">
      <w:bodyDiv w:val="1"/>
      <w:marLeft w:val="0"/>
      <w:marRight w:val="0"/>
      <w:marTop w:val="0"/>
      <w:marBottom w:val="0"/>
      <w:divBdr>
        <w:top w:val="none" w:sz="0" w:space="0" w:color="auto"/>
        <w:left w:val="none" w:sz="0" w:space="0" w:color="auto"/>
        <w:bottom w:val="none" w:sz="0" w:space="0" w:color="auto"/>
        <w:right w:val="none" w:sz="0" w:space="0" w:color="auto"/>
      </w:divBdr>
    </w:div>
    <w:div w:id="1252619897">
      <w:bodyDiv w:val="1"/>
      <w:marLeft w:val="0"/>
      <w:marRight w:val="0"/>
      <w:marTop w:val="0"/>
      <w:marBottom w:val="0"/>
      <w:divBdr>
        <w:top w:val="none" w:sz="0" w:space="0" w:color="auto"/>
        <w:left w:val="none" w:sz="0" w:space="0" w:color="auto"/>
        <w:bottom w:val="none" w:sz="0" w:space="0" w:color="auto"/>
        <w:right w:val="none" w:sz="0" w:space="0" w:color="auto"/>
      </w:divBdr>
    </w:div>
    <w:div w:id="1252812789">
      <w:bodyDiv w:val="1"/>
      <w:marLeft w:val="0"/>
      <w:marRight w:val="0"/>
      <w:marTop w:val="0"/>
      <w:marBottom w:val="0"/>
      <w:divBdr>
        <w:top w:val="none" w:sz="0" w:space="0" w:color="auto"/>
        <w:left w:val="none" w:sz="0" w:space="0" w:color="auto"/>
        <w:bottom w:val="none" w:sz="0" w:space="0" w:color="auto"/>
        <w:right w:val="none" w:sz="0" w:space="0" w:color="auto"/>
      </w:divBdr>
    </w:div>
    <w:div w:id="1253049906">
      <w:bodyDiv w:val="1"/>
      <w:marLeft w:val="0"/>
      <w:marRight w:val="0"/>
      <w:marTop w:val="0"/>
      <w:marBottom w:val="0"/>
      <w:divBdr>
        <w:top w:val="none" w:sz="0" w:space="0" w:color="auto"/>
        <w:left w:val="none" w:sz="0" w:space="0" w:color="auto"/>
        <w:bottom w:val="none" w:sz="0" w:space="0" w:color="auto"/>
        <w:right w:val="none" w:sz="0" w:space="0" w:color="auto"/>
      </w:divBdr>
    </w:div>
    <w:div w:id="1253246286">
      <w:bodyDiv w:val="1"/>
      <w:marLeft w:val="0"/>
      <w:marRight w:val="0"/>
      <w:marTop w:val="0"/>
      <w:marBottom w:val="0"/>
      <w:divBdr>
        <w:top w:val="none" w:sz="0" w:space="0" w:color="auto"/>
        <w:left w:val="none" w:sz="0" w:space="0" w:color="auto"/>
        <w:bottom w:val="none" w:sz="0" w:space="0" w:color="auto"/>
        <w:right w:val="none" w:sz="0" w:space="0" w:color="auto"/>
      </w:divBdr>
    </w:div>
    <w:div w:id="1253273440">
      <w:bodyDiv w:val="1"/>
      <w:marLeft w:val="0"/>
      <w:marRight w:val="0"/>
      <w:marTop w:val="0"/>
      <w:marBottom w:val="0"/>
      <w:divBdr>
        <w:top w:val="none" w:sz="0" w:space="0" w:color="auto"/>
        <w:left w:val="none" w:sz="0" w:space="0" w:color="auto"/>
        <w:bottom w:val="none" w:sz="0" w:space="0" w:color="auto"/>
        <w:right w:val="none" w:sz="0" w:space="0" w:color="auto"/>
      </w:divBdr>
    </w:div>
    <w:div w:id="1253857311">
      <w:bodyDiv w:val="1"/>
      <w:marLeft w:val="0"/>
      <w:marRight w:val="0"/>
      <w:marTop w:val="0"/>
      <w:marBottom w:val="0"/>
      <w:divBdr>
        <w:top w:val="none" w:sz="0" w:space="0" w:color="auto"/>
        <w:left w:val="none" w:sz="0" w:space="0" w:color="auto"/>
        <w:bottom w:val="none" w:sz="0" w:space="0" w:color="auto"/>
        <w:right w:val="none" w:sz="0" w:space="0" w:color="auto"/>
      </w:divBdr>
    </w:div>
    <w:div w:id="1253930450">
      <w:bodyDiv w:val="1"/>
      <w:marLeft w:val="0"/>
      <w:marRight w:val="0"/>
      <w:marTop w:val="0"/>
      <w:marBottom w:val="0"/>
      <w:divBdr>
        <w:top w:val="none" w:sz="0" w:space="0" w:color="auto"/>
        <w:left w:val="none" w:sz="0" w:space="0" w:color="auto"/>
        <w:bottom w:val="none" w:sz="0" w:space="0" w:color="auto"/>
        <w:right w:val="none" w:sz="0" w:space="0" w:color="auto"/>
      </w:divBdr>
    </w:div>
    <w:div w:id="1254126249">
      <w:bodyDiv w:val="1"/>
      <w:marLeft w:val="0"/>
      <w:marRight w:val="0"/>
      <w:marTop w:val="0"/>
      <w:marBottom w:val="0"/>
      <w:divBdr>
        <w:top w:val="none" w:sz="0" w:space="0" w:color="auto"/>
        <w:left w:val="none" w:sz="0" w:space="0" w:color="auto"/>
        <w:bottom w:val="none" w:sz="0" w:space="0" w:color="auto"/>
        <w:right w:val="none" w:sz="0" w:space="0" w:color="auto"/>
      </w:divBdr>
    </w:div>
    <w:div w:id="1254166409">
      <w:bodyDiv w:val="1"/>
      <w:marLeft w:val="0"/>
      <w:marRight w:val="0"/>
      <w:marTop w:val="0"/>
      <w:marBottom w:val="0"/>
      <w:divBdr>
        <w:top w:val="none" w:sz="0" w:space="0" w:color="auto"/>
        <w:left w:val="none" w:sz="0" w:space="0" w:color="auto"/>
        <w:bottom w:val="none" w:sz="0" w:space="0" w:color="auto"/>
        <w:right w:val="none" w:sz="0" w:space="0" w:color="auto"/>
      </w:divBdr>
    </w:div>
    <w:div w:id="1254167166">
      <w:bodyDiv w:val="1"/>
      <w:marLeft w:val="0"/>
      <w:marRight w:val="0"/>
      <w:marTop w:val="0"/>
      <w:marBottom w:val="0"/>
      <w:divBdr>
        <w:top w:val="none" w:sz="0" w:space="0" w:color="auto"/>
        <w:left w:val="none" w:sz="0" w:space="0" w:color="auto"/>
        <w:bottom w:val="none" w:sz="0" w:space="0" w:color="auto"/>
        <w:right w:val="none" w:sz="0" w:space="0" w:color="auto"/>
      </w:divBdr>
    </w:div>
    <w:div w:id="1254313948">
      <w:bodyDiv w:val="1"/>
      <w:marLeft w:val="0"/>
      <w:marRight w:val="0"/>
      <w:marTop w:val="0"/>
      <w:marBottom w:val="0"/>
      <w:divBdr>
        <w:top w:val="none" w:sz="0" w:space="0" w:color="auto"/>
        <w:left w:val="none" w:sz="0" w:space="0" w:color="auto"/>
        <w:bottom w:val="none" w:sz="0" w:space="0" w:color="auto"/>
        <w:right w:val="none" w:sz="0" w:space="0" w:color="auto"/>
      </w:divBdr>
    </w:div>
    <w:div w:id="1254316998">
      <w:bodyDiv w:val="1"/>
      <w:marLeft w:val="0"/>
      <w:marRight w:val="0"/>
      <w:marTop w:val="0"/>
      <w:marBottom w:val="0"/>
      <w:divBdr>
        <w:top w:val="none" w:sz="0" w:space="0" w:color="auto"/>
        <w:left w:val="none" w:sz="0" w:space="0" w:color="auto"/>
        <w:bottom w:val="none" w:sz="0" w:space="0" w:color="auto"/>
        <w:right w:val="none" w:sz="0" w:space="0" w:color="auto"/>
      </w:divBdr>
    </w:div>
    <w:div w:id="1254513505">
      <w:bodyDiv w:val="1"/>
      <w:marLeft w:val="0"/>
      <w:marRight w:val="0"/>
      <w:marTop w:val="0"/>
      <w:marBottom w:val="0"/>
      <w:divBdr>
        <w:top w:val="none" w:sz="0" w:space="0" w:color="auto"/>
        <w:left w:val="none" w:sz="0" w:space="0" w:color="auto"/>
        <w:bottom w:val="none" w:sz="0" w:space="0" w:color="auto"/>
        <w:right w:val="none" w:sz="0" w:space="0" w:color="auto"/>
      </w:divBdr>
    </w:div>
    <w:div w:id="1254706903">
      <w:bodyDiv w:val="1"/>
      <w:marLeft w:val="0"/>
      <w:marRight w:val="0"/>
      <w:marTop w:val="0"/>
      <w:marBottom w:val="0"/>
      <w:divBdr>
        <w:top w:val="none" w:sz="0" w:space="0" w:color="auto"/>
        <w:left w:val="none" w:sz="0" w:space="0" w:color="auto"/>
        <w:bottom w:val="none" w:sz="0" w:space="0" w:color="auto"/>
        <w:right w:val="none" w:sz="0" w:space="0" w:color="auto"/>
      </w:divBdr>
    </w:div>
    <w:div w:id="1254708733">
      <w:bodyDiv w:val="1"/>
      <w:marLeft w:val="0"/>
      <w:marRight w:val="0"/>
      <w:marTop w:val="0"/>
      <w:marBottom w:val="0"/>
      <w:divBdr>
        <w:top w:val="none" w:sz="0" w:space="0" w:color="auto"/>
        <w:left w:val="none" w:sz="0" w:space="0" w:color="auto"/>
        <w:bottom w:val="none" w:sz="0" w:space="0" w:color="auto"/>
        <w:right w:val="none" w:sz="0" w:space="0" w:color="auto"/>
      </w:divBdr>
    </w:div>
    <w:div w:id="1254820723">
      <w:bodyDiv w:val="1"/>
      <w:marLeft w:val="0"/>
      <w:marRight w:val="0"/>
      <w:marTop w:val="0"/>
      <w:marBottom w:val="0"/>
      <w:divBdr>
        <w:top w:val="none" w:sz="0" w:space="0" w:color="auto"/>
        <w:left w:val="none" w:sz="0" w:space="0" w:color="auto"/>
        <w:bottom w:val="none" w:sz="0" w:space="0" w:color="auto"/>
        <w:right w:val="none" w:sz="0" w:space="0" w:color="auto"/>
      </w:divBdr>
    </w:div>
    <w:div w:id="1254893261">
      <w:bodyDiv w:val="1"/>
      <w:marLeft w:val="0"/>
      <w:marRight w:val="0"/>
      <w:marTop w:val="0"/>
      <w:marBottom w:val="0"/>
      <w:divBdr>
        <w:top w:val="none" w:sz="0" w:space="0" w:color="auto"/>
        <w:left w:val="none" w:sz="0" w:space="0" w:color="auto"/>
        <w:bottom w:val="none" w:sz="0" w:space="0" w:color="auto"/>
        <w:right w:val="none" w:sz="0" w:space="0" w:color="auto"/>
      </w:divBdr>
    </w:div>
    <w:div w:id="1254900264">
      <w:bodyDiv w:val="1"/>
      <w:marLeft w:val="0"/>
      <w:marRight w:val="0"/>
      <w:marTop w:val="0"/>
      <w:marBottom w:val="0"/>
      <w:divBdr>
        <w:top w:val="none" w:sz="0" w:space="0" w:color="auto"/>
        <w:left w:val="none" w:sz="0" w:space="0" w:color="auto"/>
        <w:bottom w:val="none" w:sz="0" w:space="0" w:color="auto"/>
        <w:right w:val="none" w:sz="0" w:space="0" w:color="auto"/>
      </w:divBdr>
    </w:div>
    <w:div w:id="1254902147">
      <w:bodyDiv w:val="1"/>
      <w:marLeft w:val="0"/>
      <w:marRight w:val="0"/>
      <w:marTop w:val="0"/>
      <w:marBottom w:val="0"/>
      <w:divBdr>
        <w:top w:val="none" w:sz="0" w:space="0" w:color="auto"/>
        <w:left w:val="none" w:sz="0" w:space="0" w:color="auto"/>
        <w:bottom w:val="none" w:sz="0" w:space="0" w:color="auto"/>
        <w:right w:val="none" w:sz="0" w:space="0" w:color="auto"/>
      </w:divBdr>
    </w:div>
    <w:div w:id="1255094037">
      <w:bodyDiv w:val="1"/>
      <w:marLeft w:val="0"/>
      <w:marRight w:val="0"/>
      <w:marTop w:val="0"/>
      <w:marBottom w:val="0"/>
      <w:divBdr>
        <w:top w:val="none" w:sz="0" w:space="0" w:color="auto"/>
        <w:left w:val="none" w:sz="0" w:space="0" w:color="auto"/>
        <w:bottom w:val="none" w:sz="0" w:space="0" w:color="auto"/>
        <w:right w:val="none" w:sz="0" w:space="0" w:color="auto"/>
      </w:divBdr>
    </w:div>
    <w:div w:id="1255166327">
      <w:bodyDiv w:val="1"/>
      <w:marLeft w:val="0"/>
      <w:marRight w:val="0"/>
      <w:marTop w:val="0"/>
      <w:marBottom w:val="0"/>
      <w:divBdr>
        <w:top w:val="none" w:sz="0" w:space="0" w:color="auto"/>
        <w:left w:val="none" w:sz="0" w:space="0" w:color="auto"/>
        <w:bottom w:val="none" w:sz="0" w:space="0" w:color="auto"/>
        <w:right w:val="none" w:sz="0" w:space="0" w:color="auto"/>
      </w:divBdr>
    </w:div>
    <w:div w:id="1255435691">
      <w:bodyDiv w:val="1"/>
      <w:marLeft w:val="0"/>
      <w:marRight w:val="0"/>
      <w:marTop w:val="0"/>
      <w:marBottom w:val="0"/>
      <w:divBdr>
        <w:top w:val="none" w:sz="0" w:space="0" w:color="auto"/>
        <w:left w:val="none" w:sz="0" w:space="0" w:color="auto"/>
        <w:bottom w:val="none" w:sz="0" w:space="0" w:color="auto"/>
        <w:right w:val="none" w:sz="0" w:space="0" w:color="auto"/>
      </w:divBdr>
    </w:div>
    <w:div w:id="1255473543">
      <w:bodyDiv w:val="1"/>
      <w:marLeft w:val="0"/>
      <w:marRight w:val="0"/>
      <w:marTop w:val="0"/>
      <w:marBottom w:val="0"/>
      <w:divBdr>
        <w:top w:val="none" w:sz="0" w:space="0" w:color="auto"/>
        <w:left w:val="none" w:sz="0" w:space="0" w:color="auto"/>
        <w:bottom w:val="none" w:sz="0" w:space="0" w:color="auto"/>
        <w:right w:val="none" w:sz="0" w:space="0" w:color="auto"/>
      </w:divBdr>
    </w:div>
    <w:div w:id="1255701388">
      <w:bodyDiv w:val="1"/>
      <w:marLeft w:val="0"/>
      <w:marRight w:val="0"/>
      <w:marTop w:val="0"/>
      <w:marBottom w:val="0"/>
      <w:divBdr>
        <w:top w:val="none" w:sz="0" w:space="0" w:color="auto"/>
        <w:left w:val="none" w:sz="0" w:space="0" w:color="auto"/>
        <w:bottom w:val="none" w:sz="0" w:space="0" w:color="auto"/>
        <w:right w:val="none" w:sz="0" w:space="0" w:color="auto"/>
      </w:divBdr>
    </w:div>
    <w:div w:id="1255747796">
      <w:bodyDiv w:val="1"/>
      <w:marLeft w:val="0"/>
      <w:marRight w:val="0"/>
      <w:marTop w:val="0"/>
      <w:marBottom w:val="0"/>
      <w:divBdr>
        <w:top w:val="none" w:sz="0" w:space="0" w:color="auto"/>
        <w:left w:val="none" w:sz="0" w:space="0" w:color="auto"/>
        <w:bottom w:val="none" w:sz="0" w:space="0" w:color="auto"/>
        <w:right w:val="none" w:sz="0" w:space="0" w:color="auto"/>
      </w:divBdr>
    </w:div>
    <w:div w:id="1255936972">
      <w:bodyDiv w:val="1"/>
      <w:marLeft w:val="0"/>
      <w:marRight w:val="0"/>
      <w:marTop w:val="0"/>
      <w:marBottom w:val="0"/>
      <w:divBdr>
        <w:top w:val="none" w:sz="0" w:space="0" w:color="auto"/>
        <w:left w:val="none" w:sz="0" w:space="0" w:color="auto"/>
        <w:bottom w:val="none" w:sz="0" w:space="0" w:color="auto"/>
        <w:right w:val="none" w:sz="0" w:space="0" w:color="auto"/>
      </w:divBdr>
    </w:div>
    <w:div w:id="1256212230">
      <w:bodyDiv w:val="1"/>
      <w:marLeft w:val="0"/>
      <w:marRight w:val="0"/>
      <w:marTop w:val="0"/>
      <w:marBottom w:val="0"/>
      <w:divBdr>
        <w:top w:val="none" w:sz="0" w:space="0" w:color="auto"/>
        <w:left w:val="none" w:sz="0" w:space="0" w:color="auto"/>
        <w:bottom w:val="none" w:sz="0" w:space="0" w:color="auto"/>
        <w:right w:val="none" w:sz="0" w:space="0" w:color="auto"/>
      </w:divBdr>
    </w:div>
    <w:div w:id="1256280258">
      <w:bodyDiv w:val="1"/>
      <w:marLeft w:val="0"/>
      <w:marRight w:val="0"/>
      <w:marTop w:val="0"/>
      <w:marBottom w:val="0"/>
      <w:divBdr>
        <w:top w:val="none" w:sz="0" w:space="0" w:color="auto"/>
        <w:left w:val="none" w:sz="0" w:space="0" w:color="auto"/>
        <w:bottom w:val="none" w:sz="0" w:space="0" w:color="auto"/>
        <w:right w:val="none" w:sz="0" w:space="0" w:color="auto"/>
      </w:divBdr>
    </w:div>
    <w:div w:id="1256329967">
      <w:bodyDiv w:val="1"/>
      <w:marLeft w:val="0"/>
      <w:marRight w:val="0"/>
      <w:marTop w:val="0"/>
      <w:marBottom w:val="0"/>
      <w:divBdr>
        <w:top w:val="none" w:sz="0" w:space="0" w:color="auto"/>
        <w:left w:val="none" w:sz="0" w:space="0" w:color="auto"/>
        <w:bottom w:val="none" w:sz="0" w:space="0" w:color="auto"/>
        <w:right w:val="none" w:sz="0" w:space="0" w:color="auto"/>
      </w:divBdr>
    </w:div>
    <w:div w:id="1256399317">
      <w:bodyDiv w:val="1"/>
      <w:marLeft w:val="0"/>
      <w:marRight w:val="0"/>
      <w:marTop w:val="0"/>
      <w:marBottom w:val="0"/>
      <w:divBdr>
        <w:top w:val="none" w:sz="0" w:space="0" w:color="auto"/>
        <w:left w:val="none" w:sz="0" w:space="0" w:color="auto"/>
        <w:bottom w:val="none" w:sz="0" w:space="0" w:color="auto"/>
        <w:right w:val="none" w:sz="0" w:space="0" w:color="auto"/>
      </w:divBdr>
    </w:div>
    <w:div w:id="1256399964">
      <w:bodyDiv w:val="1"/>
      <w:marLeft w:val="0"/>
      <w:marRight w:val="0"/>
      <w:marTop w:val="0"/>
      <w:marBottom w:val="0"/>
      <w:divBdr>
        <w:top w:val="none" w:sz="0" w:space="0" w:color="auto"/>
        <w:left w:val="none" w:sz="0" w:space="0" w:color="auto"/>
        <w:bottom w:val="none" w:sz="0" w:space="0" w:color="auto"/>
        <w:right w:val="none" w:sz="0" w:space="0" w:color="auto"/>
      </w:divBdr>
    </w:div>
    <w:div w:id="1256405314">
      <w:bodyDiv w:val="1"/>
      <w:marLeft w:val="0"/>
      <w:marRight w:val="0"/>
      <w:marTop w:val="0"/>
      <w:marBottom w:val="0"/>
      <w:divBdr>
        <w:top w:val="none" w:sz="0" w:space="0" w:color="auto"/>
        <w:left w:val="none" w:sz="0" w:space="0" w:color="auto"/>
        <w:bottom w:val="none" w:sz="0" w:space="0" w:color="auto"/>
        <w:right w:val="none" w:sz="0" w:space="0" w:color="auto"/>
      </w:divBdr>
    </w:div>
    <w:div w:id="1256474850">
      <w:bodyDiv w:val="1"/>
      <w:marLeft w:val="0"/>
      <w:marRight w:val="0"/>
      <w:marTop w:val="0"/>
      <w:marBottom w:val="0"/>
      <w:divBdr>
        <w:top w:val="none" w:sz="0" w:space="0" w:color="auto"/>
        <w:left w:val="none" w:sz="0" w:space="0" w:color="auto"/>
        <w:bottom w:val="none" w:sz="0" w:space="0" w:color="auto"/>
        <w:right w:val="none" w:sz="0" w:space="0" w:color="auto"/>
      </w:divBdr>
    </w:div>
    <w:div w:id="1256793091">
      <w:bodyDiv w:val="1"/>
      <w:marLeft w:val="0"/>
      <w:marRight w:val="0"/>
      <w:marTop w:val="0"/>
      <w:marBottom w:val="0"/>
      <w:divBdr>
        <w:top w:val="none" w:sz="0" w:space="0" w:color="auto"/>
        <w:left w:val="none" w:sz="0" w:space="0" w:color="auto"/>
        <w:bottom w:val="none" w:sz="0" w:space="0" w:color="auto"/>
        <w:right w:val="none" w:sz="0" w:space="0" w:color="auto"/>
      </w:divBdr>
    </w:div>
    <w:div w:id="1256860323">
      <w:bodyDiv w:val="1"/>
      <w:marLeft w:val="0"/>
      <w:marRight w:val="0"/>
      <w:marTop w:val="0"/>
      <w:marBottom w:val="0"/>
      <w:divBdr>
        <w:top w:val="none" w:sz="0" w:space="0" w:color="auto"/>
        <w:left w:val="none" w:sz="0" w:space="0" w:color="auto"/>
        <w:bottom w:val="none" w:sz="0" w:space="0" w:color="auto"/>
        <w:right w:val="none" w:sz="0" w:space="0" w:color="auto"/>
      </w:divBdr>
    </w:div>
    <w:div w:id="1257133075">
      <w:bodyDiv w:val="1"/>
      <w:marLeft w:val="0"/>
      <w:marRight w:val="0"/>
      <w:marTop w:val="0"/>
      <w:marBottom w:val="0"/>
      <w:divBdr>
        <w:top w:val="none" w:sz="0" w:space="0" w:color="auto"/>
        <w:left w:val="none" w:sz="0" w:space="0" w:color="auto"/>
        <w:bottom w:val="none" w:sz="0" w:space="0" w:color="auto"/>
        <w:right w:val="none" w:sz="0" w:space="0" w:color="auto"/>
      </w:divBdr>
    </w:div>
    <w:div w:id="1257250343">
      <w:bodyDiv w:val="1"/>
      <w:marLeft w:val="0"/>
      <w:marRight w:val="0"/>
      <w:marTop w:val="0"/>
      <w:marBottom w:val="0"/>
      <w:divBdr>
        <w:top w:val="none" w:sz="0" w:space="0" w:color="auto"/>
        <w:left w:val="none" w:sz="0" w:space="0" w:color="auto"/>
        <w:bottom w:val="none" w:sz="0" w:space="0" w:color="auto"/>
        <w:right w:val="none" w:sz="0" w:space="0" w:color="auto"/>
      </w:divBdr>
    </w:div>
    <w:div w:id="1257321847">
      <w:bodyDiv w:val="1"/>
      <w:marLeft w:val="0"/>
      <w:marRight w:val="0"/>
      <w:marTop w:val="0"/>
      <w:marBottom w:val="0"/>
      <w:divBdr>
        <w:top w:val="none" w:sz="0" w:space="0" w:color="auto"/>
        <w:left w:val="none" w:sz="0" w:space="0" w:color="auto"/>
        <w:bottom w:val="none" w:sz="0" w:space="0" w:color="auto"/>
        <w:right w:val="none" w:sz="0" w:space="0" w:color="auto"/>
      </w:divBdr>
    </w:div>
    <w:div w:id="1257400338">
      <w:bodyDiv w:val="1"/>
      <w:marLeft w:val="0"/>
      <w:marRight w:val="0"/>
      <w:marTop w:val="0"/>
      <w:marBottom w:val="0"/>
      <w:divBdr>
        <w:top w:val="none" w:sz="0" w:space="0" w:color="auto"/>
        <w:left w:val="none" w:sz="0" w:space="0" w:color="auto"/>
        <w:bottom w:val="none" w:sz="0" w:space="0" w:color="auto"/>
        <w:right w:val="none" w:sz="0" w:space="0" w:color="auto"/>
      </w:divBdr>
    </w:div>
    <w:div w:id="1257519247">
      <w:bodyDiv w:val="1"/>
      <w:marLeft w:val="0"/>
      <w:marRight w:val="0"/>
      <w:marTop w:val="0"/>
      <w:marBottom w:val="0"/>
      <w:divBdr>
        <w:top w:val="none" w:sz="0" w:space="0" w:color="auto"/>
        <w:left w:val="none" w:sz="0" w:space="0" w:color="auto"/>
        <w:bottom w:val="none" w:sz="0" w:space="0" w:color="auto"/>
        <w:right w:val="none" w:sz="0" w:space="0" w:color="auto"/>
      </w:divBdr>
    </w:div>
    <w:div w:id="1257596380">
      <w:bodyDiv w:val="1"/>
      <w:marLeft w:val="0"/>
      <w:marRight w:val="0"/>
      <w:marTop w:val="0"/>
      <w:marBottom w:val="0"/>
      <w:divBdr>
        <w:top w:val="none" w:sz="0" w:space="0" w:color="auto"/>
        <w:left w:val="none" w:sz="0" w:space="0" w:color="auto"/>
        <w:bottom w:val="none" w:sz="0" w:space="0" w:color="auto"/>
        <w:right w:val="none" w:sz="0" w:space="0" w:color="auto"/>
      </w:divBdr>
    </w:div>
    <w:div w:id="1257708229">
      <w:bodyDiv w:val="1"/>
      <w:marLeft w:val="0"/>
      <w:marRight w:val="0"/>
      <w:marTop w:val="0"/>
      <w:marBottom w:val="0"/>
      <w:divBdr>
        <w:top w:val="none" w:sz="0" w:space="0" w:color="auto"/>
        <w:left w:val="none" w:sz="0" w:space="0" w:color="auto"/>
        <w:bottom w:val="none" w:sz="0" w:space="0" w:color="auto"/>
        <w:right w:val="none" w:sz="0" w:space="0" w:color="auto"/>
      </w:divBdr>
    </w:div>
    <w:div w:id="1257708787">
      <w:bodyDiv w:val="1"/>
      <w:marLeft w:val="0"/>
      <w:marRight w:val="0"/>
      <w:marTop w:val="0"/>
      <w:marBottom w:val="0"/>
      <w:divBdr>
        <w:top w:val="none" w:sz="0" w:space="0" w:color="auto"/>
        <w:left w:val="none" w:sz="0" w:space="0" w:color="auto"/>
        <w:bottom w:val="none" w:sz="0" w:space="0" w:color="auto"/>
        <w:right w:val="none" w:sz="0" w:space="0" w:color="auto"/>
      </w:divBdr>
    </w:div>
    <w:div w:id="1257983485">
      <w:bodyDiv w:val="1"/>
      <w:marLeft w:val="0"/>
      <w:marRight w:val="0"/>
      <w:marTop w:val="0"/>
      <w:marBottom w:val="0"/>
      <w:divBdr>
        <w:top w:val="none" w:sz="0" w:space="0" w:color="auto"/>
        <w:left w:val="none" w:sz="0" w:space="0" w:color="auto"/>
        <w:bottom w:val="none" w:sz="0" w:space="0" w:color="auto"/>
        <w:right w:val="none" w:sz="0" w:space="0" w:color="auto"/>
      </w:divBdr>
    </w:div>
    <w:div w:id="1258058741">
      <w:bodyDiv w:val="1"/>
      <w:marLeft w:val="0"/>
      <w:marRight w:val="0"/>
      <w:marTop w:val="0"/>
      <w:marBottom w:val="0"/>
      <w:divBdr>
        <w:top w:val="none" w:sz="0" w:space="0" w:color="auto"/>
        <w:left w:val="none" w:sz="0" w:space="0" w:color="auto"/>
        <w:bottom w:val="none" w:sz="0" w:space="0" w:color="auto"/>
        <w:right w:val="none" w:sz="0" w:space="0" w:color="auto"/>
      </w:divBdr>
    </w:div>
    <w:div w:id="1258171040">
      <w:bodyDiv w:val="1"/>
      <w:marLeft w:val="0"/>
      <w:marRight w:val="0"/>
      <w:marTop w:val="0"/>
      <w:marBottom w:val="0"/>
      <w:divBdr>
        <w:top w:val="none" w:sz="0" w:space="0" w:color="auto"/>
        <w:left w:val="none" w:sz="0" w:space="0" w:color="auto"/>
        <w:bottom w:val="none" w:sz="0" w:space="0" w:color="auto"/>
        <w:right w:val="none" w:sz="0" w:space="0" w:color="auto"/>
      </w:divBdr>
    </w:div>
    <w:div w:id="1258173196">
      <w:bodyDiv w:val="1"/>
      <w:marLeft w:val="0"/>
      <w:marRight w:val="0"/>
      <w:marTop w:val="0"/>
      <w:marBottom w:val="0"/>
      <w:divBdr>
        <w:top w:val="none" w:sz="0" w:space="0" w:color="auto"/>
        <w:left w:val="none" w:sz="0" w:space="0" w:color="auto"/>
        <w:bottom w:val="none" w:sz="0" w:space="0" w:color="auto"/>
        <w:right w:val="none" w:sz="0" w:space="0" w:color="auto"/>
      </w:divBdr>
    </w:div>
    <w:div w:id="1258441369">
      <w:bodyDiv w:val="1"/>
      <w:marLeft w:val="0"/>
      <w:marRight w:val="0"/>
      <w:marTop w:val="0"/>
      <w:marBottom w:val="0"/>
      <w:divBdr>
        <w:top w:val="none" w:sz="0" w:space="0" w:color="auto"/>
        <w:left w:val="none" w:sz="0" w:space="0" w:color="auto"/>
        <w:bottom w:val="none" w:sz="0" w:space="0" w:color="auto"/>
        <w:right w:val="none" w:sz="0" w:space="0" w:color="auto"/>
      </w:divBdr>
    </w:div>
    <w:div w:id="1258515522">
      <w:bodyDiv w:val="1"/>
      <w:marLeft w:val="0"/>
      <w:marRight w:val="0"/>
      <w:marTop w:val="0"/>
      <w:marBottom w:val="0"/>
      <w:divBdr>
        <w:top w:val="none" w:sz="0" w:space="0" w:color="auto"/>
        <w:left w:val="none" w:sz="0" w:space="0" w:color="auto"/>
        <w:bottom w:val="none" w:sz="0" w:space="0" w:color="auto"/>
        <w:right w:val="none" w:sz="0" w:space="0" w:color="auto"/>
      </w:divBdr>
    </w:div>
    <w:div w:id="1259022261">
      <w:bodyDiv w:val="1"/>
      <w:marLeft w:val="0"/>
      <w:marRight w:val="0"/>
      <w:marTop w:val="0"/>
      <w:marBottom w:val="0"/>
      <w:divBdr>
        <w:top w:val="none" w:sz="0" w:space="0" w:color="auto"/>
        <w:left w:val="none" w:sz="0" w:space="0" w:color="auto"/>
        <w:bottom w:val="none" w:sz="0" w:space="0" w:color="auto"/>
        <w:right w:val="none" w:sz="0" w:space="0" w:color="auto"/>
      </w:divBdr>
    </w:div>
    <w:div w:id="1259215181">
      <w:bodyDiv w:val="1"/>
      <w:marLeft w:val="0"/>
      <w:marRight w:val="0"/>
      <w:marTop w:val="0"/>
      <w:marBottom w:val="0"/>
      <w:divBdr>
        <w:top w:val="none" w:sz="0" w:space="0" w:color="auto"/>
        <w:left w:val="none" w:sz="0" w:space="0" w:color="auto"/>
        <w:bottom w:val="none" w:sz="0" w:space="0" w:color="auto"/>
        <w:right w:val="none" w:sz="0" w:space="0" w:color="auto"/>
      </w:divBdr>
    </w:div>
    <w:div w:id="1259604720">
      <w:bodyDiv w:val="1"/>
      <w:marLeft w:val="0"/>
      <w:marRight w:val="0"/>
      <w:marTop w:val="0"/>
      <w:marBottom w:val="0"/>
      <w:divBdr>
        <w:top w:val="none" w:sz="0" w:space="0" w:color="auto"/>
        <w:left w:val="none" w:sz="0" w:space="0" w:color="auto"/>
        <w:bottom w:val="none" w:sz="0" w:space="0" w:color="auto"/>
        <w:right w:val="none" w:sz="0" w:space="0" w:color="auto"/>
      </w:divBdr>
    </w:div>
    <w:div w:id="1259868105">
      <w:bodyDiv w:val="1"/>
      <w:marLeft w:val="0"/>
      <w:marRight w:val="0"/>
      <w:marTop w:val="0"/>
      <w:marBottom w:val="0"/>
      <w:divBdr>
        <w:top w:val="none" w:sz="0" w:space="0" w:color="auto"/>
        <w:left w:val="none" w:sz="0" w:space="0" w:color="auto"/>
        <w:bottom w:val="none" w:sz="0" w:space="0" w:color="auto"/>
        <w:right w:val="none" w:sz="0" w:space="0" w:color="auto"/>
      </w:divBdr>
    </w:div>
    <w:div w:id="1260138337">
      <w:bodyDiv w:val="1"/>
      <w:marLeft w:val="0"/>
      <w:marRight w:val="0"/>
      <w:marTop w:val="0"/>
      <w:marBottom w:val="0"/>
      <w:divBdr>
        <w:top w:val="none" w:sz="0" w:space="0" w:color="auto"/>
        <w:left w:val="none" w:sz="0" w:space="0" w:color="auto"/>
        <w:bottom w:val="none" w:sz="0" w:space="0" w:color="auto"/>
        <w:right w:val="none" w:sz="0" w:space="0" w:color="auto"/>
      </w:divBdr>
    </w:div>
    <w:div w:id="1260138922">
      <w:bodyDiv w:val="1"/>
      <w:marLeft w:val="0"/>
      <w:marRight w:val="0"/>
      <w:marTop w:val="0"/>
      <w:marBottom w:val="0"/>
      <w:divBdr>
        <w:top w:val="none" w:sz="0" w:space="0" w:color="auto"/>
        <w:left w:val="none" w:sz="0" w:space="0" w:color="auto"/>
        <w:bottom w:val="none" w:sz="0" w:space="0" w:color="auto"/>
        <w:right w:val="none" w:sz="0" w:space="0" w:color="auto"/>
      </w:divBdr>
    </w:div>
    <w:div w:id="1260144468">
      <w:bodyDiv w:val="1"/>
      <w:marLeft w:val="0"/>
      <w:marRight w:val="0"/>
      <w:marTop w:val="0"/>
      <w:marBottom w:val="0"/>
      <w:divBdr>
        <w:top w:val="none" w:sz="0" w:space="0" w:color="auto"/>
        <w:left w:val="none" w:sz="0" w:space="0" w:color="auto"/>
        <w:bottom w:val="none" w:sz="0" w:space="0" w:color="auto"/>
        <w:right w:val="none" w:sz="0" w:space="0" w:color="auto"/>
      </w:divBdr>
    </w:div>
    <w:div w:id="1260329868">
      <w:bodyDiv w:val="1"/>
      <w:marLeft w:val="0"/>
      <w:marRight w:val="0"/>
      <w:marTop w:val="0"/>
      <w:marBottom w:val="0"/>
      <w:divBdr>
        <w:top w:val="none" w:sz="0" w:space="0" w:color="auto"/>
        <w:left w:val="none" w:sz="0" w:space="0" w:color="auto"/>
        <w:bottom w:val="none" w:sz="0" w:space="0" w:color="auto"/>
        <w:right w:val="none" w:sz="0" w:space="0" w:color="auto"/>
      </w:divBdr>
    </w:div>
    <w:div w:id="1260408045">
      <w:bodyDiv w:val="1"/>
      <w:marLeft w:val="0"/>
      <w:marRight w:val="0"/>
      <w:marTop w:val="0"/>
      <w:marBottom w:val="0"/>
      <w:divBdr>
        <w:top w:val="none" w:sz="0" w:space="0" w:color="auto"/>
        <w:left w:val="none" w:sz="0" w:space="0" w:color="auto"/>
        <w:bottom w:val="none" w:sz="0" w:space="0" w:color="auto"/>
        <w:right w:val="none" w:sz="0" w:space="0" w:color="auto"/>
      </w:divBdr>
    </w:div>
    <w:div w:id="1260913586">
      <w:bodyDiv w:val="1"/>
      <w:marLeft w:val="0"/>
      <w:marRight w:val="0"/>
      <w:marTop w:val="0"/>
      <w:marBottom w:val="0"/>
      <w:divBdr>
        <w:top w:val="none" w:sz="0" w:space="0" w:color="auto"/>
        <w:left w:val="none" w:sz="0" w:space="0" w:color="auto"/>
        <w:bottom w:val="none" w:sz="0" w:space="0" w:color="auto"/>
        <w:right w:val="none" w:sz="0" w:space="0" w:color="auto"/>
      </w:divBdr>
    </w:div>
    <w:div w:id="1260944697">
      <w:bodyDiv w:val="1"/>
      <w:marLeft w:val="0"/>
      <w:marRight w:val="0"/>
      <w:marTop w:val="0"/>
      <w:marBottom w:val="0"/>
      <w:divBdr>
        <w:top w:val="none" w:sz="0" w:space="0" w:color="auto"/>
        <w:left w:val="none" w:sz="0" w:space="0" w:color="auto"/>
        <w:bottom w:val="none" w:sz="0" w:space="0" w:color="auto"/>
        <w:right w:val="none" w:sz="0" w:space="0" w:color="auto"/>
      </w:divBdr>
    </w:div>
    <w:div w:id="1261063868">
      <w:bodyDiv w:val="1"/>
      <w:marLeft w:val="0"/>
      <w:marRight w:val="0"/>
      <w:marTop w:val="0"/>
      <w:marBottom w:val="0"/>
      <w:divBdr>
        <w:top w:val="none" w:sz="0" w:space="0" w:color="auto"/>
        <w:left w:val="none" w:sz="0" w:space="0" w:color="auto"/>
        <w:bottom w:val="none" w:sz="0" w:space="0" w:color="auto"/>
        <w:right w:val="none" w:sz="0" w:space="0" w:color="auto"/>
      </w:divBdr>
    </w:div>
    <w:div w:id="1261139730">
      <w:bodyDiv w:val="1"/>
      <w:marLeft w:val="0"/>
      <w:marRight w:val="0"/>
      <w:marTop w:val="0"/>
      <w:marBottom w:val="0"/>
      <w:divBdr>
        <w:top w:val="none" w:sz="0" w:space="0" w:color="auto"/>
        <w:left w:val="none" w:sz="0" w:space="0" w:color="auto"/>
        <w:bottom w:val="none" w:sz="0" w:space="0" w:color="auto"/>
        <w:right w:val="none" w:sz="0" w:space="0" w:color="auto"/>
      </w:divBdr>
    </w:div>
    <w:div w:id="1261794415">
      <w:bodyDiv w:val="1"/>
      <w:marLeft w:val="0"/>
      <w:marRight w:val="0"/>
      <w:marTop w:val="0"/>
      <w:marBottom w:val="0"/>
      <w:divBdr>
        <w:top w:val="none" w:sz="0" w:space="0" w:color="auto"/>
        <w:left w:val="none" w:sz="0" w:space="0" w:color="auto"/>
        <w:bottom w:val="none" w:sz="0" w:space="0" w:color="auto"/>
        <w:right w:val="none" w:sz="0" w:space="0" w:color="auto"/>
      </w:divBdr>
    </w:div>
    <w:div w:id="1261908321">
      <w:bodyDiv w:val="1"/>
      <w:marLeft w:val="0"/>
      <w:marRight w:val="0"/>
      <w:marTop w:val="0"/>
      <w:marBottom w:val="0"/>
      <w:divBdr>
        <w:top w:val="none" w:sz="0" w:space="0" w:color="auto"/>
        <w:left w:val="none" w:sz="0" w:space="0" w:color="auto"/>
        <w:bottom w:val="none" w:sz="0" w:space="0" w:color="auto"/>
        <w:right w:val="none" w:sz="0" w:space="0" w:color="auto"/>
      </w:divBdr>
    </w:div>
    <w:div w:id="1262028287">
      <w:bodyDiv w:val="1"/>
      <w:marLeft w:val="0"/>
      <w:marRight w:val="0"/>
      <w:marTop w:val="0"/>
      <w:marBottom w:val="0"/>
      <w:divBdr>
        <w:top w:val="none" w:sz="0" w:space="0" w:color="auto"/>
        <w:left w:val="none" w:sz="0" w:space="0" w:color="auto"/>
        <w:bottom w:val="none" w:sz="0" w:space="0" w:color="auto"/>
        <w:right w:val="none" w:sz="0" w:space="0" w:color="auto"/>
      </w:divBdr>
    </w:div>
    <w:div w:id="1262564095">
      <w:bodyDiv w:val="1"/>
      <w:marLeft w:val="0"/>
      <w:marRight w:val="0"/>
      <w:marTop w:val="0"/>
      <w:marBottom w:val="0"/>
      <w:divBdr>
        <w:top w:val="none" w:sz="0" w:space="0" w:color="auto"/>
        <w:left w:val="none" w:sz="0" w:space="0" w:color="auto"/>
        <w:bottom w:val="none" w:sz="0" w:space="0" w:color="auto"/>
        <w:right w:val="none" w:sz="0" w:space="0" w:color="auto"/>
      </w:divBdr>
    </w:div>
    <w:div w:id="1262566394">
      <w:bodyDiv w:val="1"/>
      <w:marLeft w:val="0"/>
      <w:marRight w:val="0"/>
      <w:marTop w:val="0"/>
      <w:marBottom w:val="0"/>
      <w:divBdr>
        <w:top w:val="none" w:sz="0" w:space="0" w:color="auto"/>
        <w:left w:val="none" w:sz="0" w:space="0" w:color="auto"/>
        <w:bottom w:val="none" w:sz="0" w:space="0" w:color="auto"/>
        <w:right w:val="none" w:sz="0" w:space="0" w:color="auto"/>
      </w:divBdr>
    </w:div>
    <w:div w:id="1262645359">
      <w:bodyDiv w:val="1"/>
      <w:marLeft w:val="0"/>
      <w:marRight w:val="0"/>
      <w:marTop w:val="0"/>
      <w:marBottom w:val="0"/>
      <w:divBdr>
        <w:top w:val="none" w:sz="0" w:space="0" w:color="auto"/>
        <w:left w:val="none" w:sz="0" w:space="0" w:color="auto"/>
        <w:bottom w:val="none" w:sz="0" w:space="0" w:color="auto"/>
        <w:right w:val="none" w:sz="0" w:space="0" w:color="auto"/>
      </w:divBdr>
    </w:div>
    <w:div w:id="1262762259">
      <w:bodyDiv w:val="1"/>
      <w:marLeft w:val="0"/>
      <w:marRight w:val="0"/>
      <w:marTop w:val="0"/>
      <w:marBottom w:val="0"/>
      <w:divBdr>
        <w:top w:val="none" w:sz="0" w:space="0" w:color="auto"/>
        <w:left w:val="none" w:sz="0" w:space="0" w:color="auto"/>
        <w:bottom w:val="none" w:sz="0" w:space="0" w:color="auto"/>
        <w:right w:val="none" w:sz="0" w:space="0" w:color="auto"/>
      </w:divBdr>
    </w:div>
    <w:div w:id="1262840363">
      <w:bodyDiv w:val="1"/>
      <w:marLeft w:val="0"/>
      <w:marRight w:val="0"/>
      <w:marTop w:val="0"/>
      <w:marBottom w:val="0"/>
      <w:divBdr>
        <w:top w:val="none" w:sz="0" w:space="0" w:color="auto"/>
        <w:left w:val="none" w:sz="0" w:space="0" w:color="auto"/>
        <w:bottom w:val="none" w:sz="0" w:space="0" w:color="auto"/>
        <w:right w:val="none" w:sz="0" w:space="0" w:color="auto"/>
      </w:divBdr>
    </w:div>
    <w:div w:id="1262882620">
      <w:bodyDiv w:val="1"/>
      <w:marLeft w:val="0"/>
      <w:marRight w:val="0"/>
      <w:marTop w:val="0"/>
      <w:marBottom w:val="0"/>
      <w:divBdr>
        <w:top w:val="none" w:sz="0" w:space="0" w:color="auto"/>
        <w:left w:val="none" w:sz="0" w:space="0" w:color="auto"/>
        <w:bottom w:val="none" w:sz="0" w:space="0" w:color="auto"/>
        <w:right w:val="none" w:sz="0" w:space="0" w:color="auto"/>
      </w:divBdr>
    </w:div>
    <w:div w:id="1263294780">
      <w:bodyDiv w:val="1"/>
      <w:marLeft w:val="0"/>
      <w:marRight w:val="0"/>
      <w:marTop w:val="0"/>
      <w:marBottom w:val="0"/>
      <w:divBdr>
        <w:top w:val="none" w:sz="0" w:space="0" w:color="auto"/>
        <w:left w:val="none" w:sz="0" w:space="0" w:color="auto"/>
        <w:bottom w:val="none" w:sz="0" w:space="0" w:color="auto"/>
        <w:right w:val="none" w:sz="0" w:space="0" w:color="auto"/>
      </w:divBdr>
    </w:div>
    <w:div w:id="1263614005">
      <w:bodyDiv w:val="1"/>
      <w:marLeft w:val="0"/>
      <w:marRight w:val="0"/>
      <w:marTop w:val="0"/>
      <w:marBottom w:val="0"/>
      <w:divBdr>
        <w:top w:val="none" w:sz="0" w:space="0" w:color="auto"/>
        <w:left w:val="none" w:sz="0" w:space="0" w:color="auto"/>
        <w:bottom w:val="none" w:sz="0" w:space="0" w:color="auto"/>
        <w:right w:val="none" w:sz="0" w:space="0" w:color="auto"/>
      </w:divBdr>
    </w:div>
    <w:div w:id="1263682658">
      <w:bodyDiv w:val="1"/>
      <w:marLeft w:val="0"/>
      <w:marRight w:val="0"/>
      <w:marTop w:val="0"/>
      <w:marBottom w:val="0"/>
      <w:divBdr>
        <w:top w:val="none" w:sz="0" w:space="0" w:color="auto"/>
        <w:left w:val="none" w:sz="0" w:space="0" w:color="auto"/>
        <w:bottom w:val="none" w:sz="0" w:space="0" w:color="auto"/>
        <w:right w:val="none" w:sz="0" w:space="0" w:color="auto"/>
      </w:divBdr>
    </w:div>
    <w:div w:id="1263683951">
      <w:bodyDiv w:val="1"/>
      <w:marLeft w:val="0"/>
      <w:marRight w:val="0"/>
      <w:marTop w:val="0"/>
      <w:marBottom w:val="0"/>
      <w:divBdr>
        <w:top w:val="none" w:sz="0" w:space="0" w:color="auto"/>
        <w:left w:val="none" w:sz="0" w:space="0" w:color="auto"/>
        <w:bottom w:val="none" w:sz="0" w:space="0" w:color="auto"/>
        <w:right w:val="none" w:sz="0" w:space="0" w:color="auto"/>
      </w:divBdr>
    </w:div>
    <w:div w:id="1264066889">
      <w:bodyDiv w:val="1"/>
      <w:marLeft w:val="0"/>
      <w:marRight w:val="0"/>
      <w:marTop w:val="0"/>
      <w:marBottom w:val="0"/>
      <w:divBdr>
        <w:top w:val="none" w:sz="0" w:space="0" w:color="auto"/>
        <w:left w:val="none" w:sz="0" w:space="0" w:color="auto"/>
        <w:bottom w:val="none" w:sz="0" w:space="0" w:color="auto"/>
        <w:right w:val="none" w:sz="0" w:space="0" w:color="auto"/>
      </w:divBdr>
    </w:div>
    <w:div w:id="1264217837">
      <w:bodyDiv w:val="1"/>
      <w:marLeft w:val="0"/>
      <w:marRight w:val="0"/>
      <w:marTop w:val="0"/>
      <w:marBottom w:val="0"/>
      <w:divBdr>
        <w:top w:val="none" w:sz="0" w:space="0" w:color="auto"/>
        <w:left w:val="none" w:sz="0" w:space="0" w:color="auto"/>
        <w:bottom w:val="none" w:sz="0" w:space="0" w:color="auto"/>
        <w:right w:val="none" w:sz="0" w:space="0" w:color="auto"/>
      </w:divBdr>
    </w:div>
    <w:div w:id="1264261736">
      <w:bodyDiv w:val="1"/>
      <w:marLeft w:val="0"/>
      <w:marRight w:val="0"/>
      <w:marTop w:val="0"/>
      <w:marBottom w:val="0"/>
      <w:divBdr>
        <w:top w:val="none" w:sz="0" w:space="0" w:color="auto"/>
        <w:left w:val="none" w:sz="0" w:space="0" w:color="auto"/>
        <w:bottom w:val="none" w:sz="0" w:space="0" w:color="auto"/>
        <w:right w:val="none" w:sz="0" w:space="0" w:color="auto"/>
      </w:divBdr>
    </w:div>
    <w:div w:id="1264414314">
      <w:bodyDiv w:val="1"/>
      <w:marLeft w:val="0"/>
      <w:marRight w:val="0"/>
      <w:marTop w:val="0"/>
      <w:marBottom w:val="0"/>
      <w:divBdr>
        <w:top w:val="none" w:sz="0" w:space="0" w:color="auto"/>
        <w:left w:val="none" w:sz="0" w:space="0" w:color="auto"/>
        <w:bottom w:val="none" w:sz="0" w:space="0" w:color="auto"/>
        <w:right w:val="none" w:sz="0" w:space="0" w:color="auto"/>
      </w:divBdr>
    </w:div>
    <w:div w:id="1264415103">
      <w:bodyDiv w:val="1"/>
      <w:marLeft w:val="0"/>
      <w:marRight w:val="0"/>
      <w:marTop w:val="0"/>
      <w:marBottom w:val="0"/>
      <w:divBdr>
        <w:top w:val="none" w:sz="0" w:space="0" w:color="auto"/>
        <w:left w:val="none" w:sz="0" w:space="0" w:color="auto"/>
        <w:bottom w:val="none" w:sz="0" w:space="0" w:color="auto"/>
        <w:right w:val="none" w:sz="0" w:space="0" w:color="auto"/>
      </w:divBdr>
    </w:div>
    <w:div w:id="1264416895">
      <w:bodyDiv w:val="1"/>
      <w:marLeft w:val="0"/>
      <w:marRight w:val="0"/>
      <w:marTop w:val="0"/>
      <w:marBottom w:val="0"/>
      <w:divBdr>
        <w:top w:val="none" w:sz="0" w:space="0" w:color="auto"/>
        <w:left w:val="none" w:sz="0" w:space="0" w:color="auto"/>
        <w:bottom w:val="none" w:sz="0" w:space="0" w:color="auto"/>
        <w:right w:val="none" w:sz="0" w:space="0" w:color="auto"/>
      </w:divBdr>
    </w:div>
    <w:div w:id="1264991211">
      <w:bodyDiv w:val="1"/>
      <w:marLeft w:val="0"/>
      <w:marRight w:val="0"/>
      <w:marTop w:val="0"/>
      <w:marBottom w:val="0"/>
      <w:divBdr>
        <w:top w:val="none" w:sz="0" w:space="0" w:color="auto"/>
        <w:left w:val="none" w:sz="0" w:space="0" w:color="auto"/>
        <w:bottom w:val="none" w:sz="0" w:space="0" w:color="auto"/>
        <w:right w:val="none" w:sz="0" w:space="0" w:color="auto"/>
      </w:divBdr>
    </w:div>
    <w:div w:id="1265108752">
      <w:bodyDiv w:val="1"/>
      <w:marLeft w:val="0"/>
      <w:marRight w:val="0"/>
      <w:marTop w:val="0"/>
      <w:marBottom w:val="0"/>
      <w:divBdr>
        <w:top w:val="none" w:sz="0" w:space="0" w:color="auto"/>
        <w:left w:val="none" w:sz="0" w:space="0" w:color="auto"/>
        <w:bottom w:val="none" w:sz="0" w:space="0" w:color="auto"/>
        <w:right w:val="none" w:sz="0" w:space="0" w:color="auto"/>
      </w:divBdr>
    </w:div>
    <w:div w:id="1265261493">
      <w:bodyDiv w:val="1"/>
      <w:marLeft w:val="0"/>
      <w:marRight w:val="0"/>
      <w:marTop w:val="0"/>
      <w:marBottom w:val="0"/>
      <w:divBdr>
        <w:top w:val="none" w:sz="0" w:space="0" w:color="auto"/>
        <w:left w:val="none" w:sz="0" w:space="0" w:color="auto"/>
        <w:bottom w:val="none" w:sz="0" w:space="0" w:color="auto"/>
        <w:right w:val="none" w:sz="0" w:space="0" w:color="auto"/>
      </w:divBdr>
    </w:div>
    <w:div w:id="1265377519">
      <w:bodyDiv w:val="1"/>
      <w:marLeft w:val="0"/>
      <w:marRight w:val="0"/>
      <w:marTop w:val="0"/>
      <w:marBottom w:val="0"/>
      <w:divBdr>
        <w:top w:val="none" w:sz="0" w:space="0" w:color="auto"/>
        <w:left w:val="none" w:sz="0" w:space="0" w:color="auto"/>
        <w:bottom w:val="none" w:sz="0" w:space="0" w:color="auto"/>
        <w:right w:val="none" w:sz="0" w:space="0" w:color="auto"/>
      </w:divBdr>
    </w:div>
    <w:div w:id="1266112248">
      <w:bodyDiv w:val="1"/>
      <w:marLeft w:val="0"/>
      <w:marRight w:val="0"/>
      <w:marTop w:val="0"/>
      <w:marBottom w:val="0"/>
      <w:divBdr>
        <w:top w:val="none" w:sz="0" w:space="0" w:color="auto"/>
        <w:left w:val="none" w:sz="0" w:space="0" w:color="auto"/>
        <w:bottom w:val="none" w:sz="0" w:space="0" w:color="auto"/>
        <w:right w:val="none" w:sz="0" w:space="0" w:color="auto"/>
      </w:divBdr>
    </w:div>
    <w:div w:id="1266229900">
      <w:bodyDiv w:val="1"/>
      <w:marLeft w:val="0"/>
      <w:marRight w:val="0"/>
      <w:marTop w:val="0"/>
      <w:marBottom w:val="0"/>
      <w:divBdr>
        <w:top w:val="none" w:sz="0" w:space="0" w:color="auto"/>
        <w:left w:val="none" w:sz="0" w:space="0" w:color="auto"/>
        <w:bottom w:val="none" w:sz="0" w:space="0" w:color="auto"/>
        <w:right w:val="none" w:sz="0" w:space="0" w:color="auto"/>
      </w:divBdr>
    </w:div>
    <w:div w:id="1266422155">
      <w:bodyDiv w:val="1"/>
      <w:marLeft w:val="0"/>
      <w:marRight w:val="0"/>
      <w:marTop w:val="0"/>
      <w:marBottom w:val="0"/>
      <w:divBdr>
        <w:top w:val="none" w:sz="0" w:space="0" w:color="auto"/>
        <w:left w:val="none" w:sz="0" w:space="0" w:color="auto"/>
        <w:bottom w:val="none" w:sz="0" w:space="0" w:color="auto"/>
        <w:right w:val="none" w:sz="0" w:space="0" w:color="auto"/>
      </w:divBdr>
    </w:div>
    <w:div w:id="1266572017">
      <w:bodyDiv w:val="1"/>
      <w:marLeft w:val="0"/>
      <w:marRight w:val="0"/>
      <w:marTop w:val="0"/>
      <w:marBottom w:val="0"/>
      <w:divBdr>
        <w:top w:val="none" w:sz="0" w:space="0" w:color="auto"/>
        <w:left w:val="none" w:sz="0" w:space="0" w:color="auto"/>
        <w:bottom w:val="none" w:sz="0" w:space="0" w:color="auto"/>
        <w:right w:val="none" w:sz="0" w:space="0" w:color="auto"/>
      </w:divBdr>
    </w:div>
    <w:div w:id="1266615949">
      <w:bodyDiv w:val="1"/>
      <w:marLeft w:val="0"/>
      <w:marRight w:val="0"/>
      <w:marTop w:val="0"/>
      <w:marBottom w:val="0"/>
      <w:divBdr>
        <w:top w:val="none" w:sz="0" w:space="0" w:color="auto"/>
        <w:left w:val="none" w:sz="0" w:space="0" w:color="auto"/>
        <w:bottom w:val="none" w:sz="0" w:space="0" w:color="auto"/>
        <w:right w:val="none" w:sz="0" w:space="0" w:color="auto"/>
      </w:divBdr>
    </w:div>
    <w:div w:id="1266888965">
      <w:bodyDiv w:val="1"/>
      <w:marLeft w:val="0"/>
      <w:marRight w:val="0"/>
      <w:marTop w:val="0"/>
      <w:marBottom w:val="0"/>
      <w:divBdr>
        <w:top w:val="none" w:sz="0" w:space="0" w:color="auto"/>
        <w:left w:val="none" w:sz="0" w:space="0" w:color="auto"/>
        <w:bottom w:val="none" w:sz="0" w:space="0" w:color="auto"/>
        <w:right w:val="none" w:sz="0" w:space="0" w:color="auto"/>
      </w:divBdr>
    </w:div>
    <w:div w:id="1266961630">
      <w:bodyDiv w:val="1"/>
      <w:marLeft w:val="0"/>
      <w:marRight w:val="0"/>
      <w:marTop w:val="0"/>
      <w:marBottom w:val="0"/>
      <w:divBdr>
        <w:top w:val="none" w:sz="0" w:space="0" w:color="auto"/>
        <w:left w:val="none" w:sz="0" w:space="0" w:color="auto"/>
        <w:bottom w:val="none" w:sz="0" w:space="0" w:color="auto"/>
        <w:right w:val="none" w:sz="0" w:space="0" w:color="auto"/>
      </w:divBdr>
    </w:div>
    <w:div w:id="1267081637">
      <w:bodyDiv w:val="1"/>
      <w:marLeft w:val="0"/>
      <w:marRight w:val="0"/>
      <w:marTop w:val="0"/>
      <w:marBottom w:val="0"/>
      <w:divBdr>
        <w:top w:val="none" w:sz="0" w:space="0" w:color="auto"/>
        <w:left w:val="none" w:sz="0" w:space="0" w:color="auto"/>
        <w:bottom w:val="none" w:sz="0" w:space="0" w:color="auto"/>
        <w:right w:val="none" w:sz="0" w:space="0" w:color="auto"/>
      </w:divBdr>
    </w:div>
    <w:div w:id="1267347051">
      <w:bodyDiv w:val="1"/>
      <w:marLeft w:val="0"/>
      <w:marRight w:val="0"/>
      <w:marTop w:val="0"/>
      <w:marBottom w:val="0"/>
      <w:divBdr>
        <w:top w:val="none" w:sz="0" w:space="0" w:color="auto"/>
        <w:left w:val="none" w:sz="0" w:space="0" w:color="auto"/>
        <w:bottom w:val="none" w:sz="0" w:space="0" w:color="auto"/>
        <w:right w:val="none" w:sz="0" w:space="0" w:color="auto"/>
      </w:divBdr>
    </w:div>
    <w:div w:id="1267541809">
      <w:bodyDiv w:val="1"/>
      <w:marLeft w:val="0"/>
      <w:marRight w:val="0"/>
      <w:marTop w:val="0"/>
      <w:marBottom w:val="0"/>
      <w:divBdr>
        <w:top w:val="none" w:sz="0" w:space="0" w:color="auto"/>
        <w:left w:val="none" w:sz="0" w:space="0" w:color="auto"/>
        <w:bottom w:val="none" w:sz="0" w:space="0" w:color="auto"/>
        <w:right w:val="none" w:sz="0" w:space="0" w:color="auto"/>
      </w:divBdr>
    </w:div>
    <w:div w:id="1267543946">
      <w:bodyDiv w:val="1"/>
      <w:marLeft w:val="0"/>
      <w:marRight w:val="0"/>
      <w:marTop w:val="0"/>
      <w:marBottom w:val="0"/>
      <w:divBdr>
        <w:top w:val="none" w:sz="0" w:space="0" w:color="auto"/>
        <w:left w:val="none" w:sz="0" w:space="0" w:color="auto"/>
        <w:bottom w:val="none" w:sz="0" w:space="0" w:color="auto"/>
        <w:right w:val="none" w:sz="0" w:space="0" w:color="auto"/>
      </w:divBdr>
    </w:div>
    <w:div w:id="1268274328">
      <w:bodyDiv w:val="1"/>
      <w:marLeft w:val="0"/>
      <w:marRight w:val="0"/>
      <w:marTop w:val="0"/>
      <w:marBottom w:val="0"/>
      <w:divBdr>
        <w:top w:val="none" w:sz="0" w:space="0" w:color="auto"/>
        <w:left w:val="none" w:sz="0" w:space="0" w:color="auto"/>
        <w:bottom w:val="none" w:sz="0" w:space="0" w:color="auto"/>
        <w:right w:val="none" w:sz="0" w:space="0" w:color="auto"/>
      </w:divBdr>
    </w:div>
    <w:div w:id="1268545153">
      <w:bodyDiv w:val="1"/>
      <w:marLeft w:val="0"/>
      <w:marRight w:val="0"/>
      <w:marTop w:val="0"/>
      <w:marBottom w:val="0"/>
      <w:divBdr>
        <w:top w:val="none" w:sz="0" w:space="0" w:color="auto"/>
        <w:left w:val="none" w:sz="0" w:space="0" w:color="auto"/>
        <w:bottom w:val="none" w:sz="0" w:space="0" w:color="auto"/>
        <w:right w:val="none" w:sz="0" w:space="0" w:color="auto"/>
      </w:divBdr>
    </w:div>
    <w:div w:id="1268923045">
      <w:bodyDiv w:val="1"/>
      <w:marLeft w:val="0"/>
      <w:marRight w:val="0"/>
      <w:marTop w:val="0"/>
      <w:marBottom w:val="0"/>
      <w:divBdr>
        <w:top w:val="none" w:sz="0" w:space="0" w:color="auto"/>
        <w:left w:val="none" w:sz="0" w:space="0" w:color="auto"/>
        <w:bottom w:val="none" w:sz="0" w:space="0" w:color="auto"/>
        <w:right w:val="none" w:sz="0" w:space="0" w:color="auto"/>
      </w:divBdr>
    </w:div>
    <w:div w:id="1269124328">
      <w:bodyDiv w:val="1"/>
      <w:marLeft w:val="0"/>
      <w:marRight w:val="0"/>
      <w:marTop w:val="0"/>
      <w:marBottom w:val="0"/>
      <w:divBdr>
        <w:top w:val="none" w:sz="0" w:space="0" w:color="auto"/>
        <w:left w:val="none" w:sz="0" w:space="0" w:color="auto"/>
        <w:bottom w:val="none" w:sz="0" w:space="0" w:color="auto"/>
        <w:right w:val="none" w:sz="0" w:space="0" w:color="auto"/>
      </w:divBdr>
    </w:div>
    <w:div w:id="1269587035">
      <w:bodyDiv w:val="1"/>
      <w:marLeft w:val="0"/>
      <w:marRight w:val="0"/>
      <w:marTop w:val="0"/>
      <w:marBottom w:val="0"/>
      <w:divBdr>
        <w:top w:val="none" w:sz="0" w:space="0" w:color="auto"/>
        <w:left w:val="none" w:sz="0" w:space="0" w:color="auto"/>
        <w:bottom w:val="none" w:sz="0" w:space="0" w:color="auto"/>
        <w:right w:val="none" w:sz="0" w:space="0" w:color="auto"/>
      </w:divBdr>
    </w:div>
    <w:div w:id="1269965007">
      <w:bodyDiv w:val="1"/>
      <w:marLeft w:val="0"/>
      <w:marRight w:val="0"/>
      <w:marTop w:val="0"/>
      <w:marBottom w:val="0"/>
      <w:divBdr>
        <w:top w:val="none" w:sz="0" w:space="0" w:color="auto"/>
        <w:left w:val="none" w:sz="0" w:space="0" w:color="auto"/>
        <w:bottom w:val="none" w:sz="0" w:space="0" w:color="auto"/>
        <w:right w:val="none" w:sz="0" w:space="0" w:color="auto"/>
      </w:divBdr>
    </w:div>
    <w:div w:id="1270041241">
      <w:bodyDiv w:val="1"/>
      <w:marLeft w:val="0"/>
      <w:marRight w:val="0"/>
      <w:marTop w:val="0"/>
      <w:marBottom w:val="0"/>
      <w:divBdr>
        <w:top w:val="none" w:sz="0" w:space="0" w:color="auto"/>
        <w:left w:val="none" w:sz="0" w:space="0" w:color="auto"/>
        <w:bottom w:val="none" w:sz="0" w:space="0" w:color="auto"/>
        <w:right w:val="none" w:sz="0" w:space="0" w:color="auto"/>
      </w:divBdr>
    </w:div>
    <w:div w:id="1270162682">
      <w:bodyDiv w:val="1"/>
      <w:marLeft w:val="0"/>
      <w:marRight w:val="0"/>
      <w:marTop w:val="0"/>
      <w:marBottom w:val="0"/>
      <w:divBdr>
        <w:top w:val="none" w:sz="0" w:space="0" w:color="auto"/>
        <w:left w:val="none" w:sz="0" w:space="0" w:color="auto"/>
        <w:bottom w:val="none" w:sz="0" w:space="0" w:color="auto"/>
        <w:right w:val="none" w:sz="0" w:space="0" w:color="auto"/>
      </w:divBdr>
    </w:div>
    <w:div w:id="1270235107">
      <w:bodyDiv w:val="1"/>
      <w:marLeft w:val="0"/>
      <w:marRight w:val="0"/>
      <w:marTop w:val="0"/>
      <w:marBottom w:val="0"/>
      <w:divBdr>
        <w:top w:val="none" w:sz="0" w:space="0" w:color="auto"/>
        <w:left w:val="none" w:sz="0" w:space="0" w:color="auto"/>
        <w:bottom w:val="none" w:sz="0" w:space="0" w:color="auto"/>
        <w:right w:val="none" w:sz="0" w:space="0" w:color="auto"/>
      </w:divBdr>
    </w:div>
    <w:div w:id="1270310614">
      <w:bodyDiv w:val="1"/>
      <w:marLeft w:val="0"/>
      <w:marRight w:val="0"/>
      <w:marTop w:val="0"/>
      <w:marBottom w:val="0"/>
      <w:divBdr>
        <w:top w:val="none" w:sz="0" w:space="0" w:color="auto"/>
        <w:left w:val="none" w:sz="0" w:space="0" w:color="auto"/>
        <w:bottom w:val="none" w:sz="0" w:space="0" w:color="auto"/>
        <w:right w:val="none" w:sz="0" w:space="0" w:color="auto"/>
      </w:divBdr>
    </w:div>
    <w:div w:id="1270353540">
      <w:bodyDiv w:val="1"/>
      <w:marLeft w:val="0"/>
      <w:marRight w:val="0"/>
      <w:marTop w:val="0"/>
      <w:marBottom w:val="0"/>
      <w:divBdr>
        <w:top w:val="none" w:sz="0" w:space="0" w:color="auto"/>
        <w:left w:val="none" w:sz="0" w:space="0" w:color="auto"/>
        <w:bottom w:val="none" w:sz="0" w:space="0" w:color="auto"/>
        <w:right w:val="none" w:sz="0" w:space="0" w:color="auto"/>
      </w:divBdr>
    </w:div>
    <w:div w:id="1270509249">
      <w:bodyDiv w:val="1"/>
      <w:marLeft w:val="0"/>
      <w:marRight w:val="0"/>
      <w:marTop w:val="0"/>
      <w:marBottom w:val="0"/>
      <w:divBdr>
        <w:top w:val="none" w:sz="0" w:space="0" w:color="auto"/>
        <w:left w:val="none" w:sz="0" w:space="0" w:color="auto"/>
        <w:bottom w:val="none" w:sz="0" w:space="0" w:color="auto"/>
        <w:right w:val="none" w:sz="0" w:space="0" w:color="auto"/>
      </w:divBdr>
    </w:div>
    <w:div w:id="1270623631">
      <w:bodyDiv w:val="1"/>
      <w:marLeft w:val="0"/>
      <w:marRight w:val="0"/>
      <w:marTop w:val="0"/>
      <w:marBottom w:val="0"/>
      <w:divBdr>
        <w:top w:val="none" w:sz="0" w:space="0" w:color="auto"/>
        <w:left w:val="none" w:sz="0" w:space="0" w:color="auto"/>
        <w:bottom w:val="none" w:sz="0" w:space="0" w:color="auto"/>
        <w:right w:val="none" w:sz="0" w:space="0" w:color="auto"/>
      </w:divBdr>
    </w:div>
    <w:div w:id="1270743399">
      <w:bodyDiv w:val="1"/>
      <w:marLeft w:val="0"/>
      <w:marRight w:val="0"/>
      <w:marTop w:val="0"/>
      <w:marBottom w:val="0"/>
      <w:divBdr>
        <w:top w:val="none" w:sz="0" w:space="0" w:color="auto"/>
        <w:left w:val="none" w:sz="0" w:space="0" w:color="auto"/>
        <w:bottom w:val="none" w:sz="0" w:space="0" w:color="auto"/>
        <w:right w:val="none" w:sz="0" w:space="0" w:color="auto"/>
      </w:divBdr>
    </w:div>
    <w:div w:id="1270894122">
      <w:bodyDiv w:val="1"/>
      <w:marLeft w:val="0"/>
      <w:marRight w:val="0"/>
      <w:marTop w:val="0"/>
      <w:marBottom w:val="0"/>
      <w:divBdr>
        <w:top w:val="none" w:sz="0" w:space="0" w:color="auto"/>
        <w:left w:val="none" w:sz="0" w:space="0" w:color="auto"/>
        <w:bottom w:val="none" w:sz="0" w:space="0" w:color="auto"/>
        <w:right w:val="none" w:sz="0" w:space="0" w:color="auto"/>
      </w:divBdr>
    </w:div>
    <w:div w:id="1271015693">
      <w:bodyDiv w:val="1"/>
      <w:marLeft w:val="0"/>
      <w:marRight w:val="0"/>
      <w:marTop w:val="0"/>
      <w:marBottom w:val="0"/>
      <w:divBdr>
        <w:top w:val="none" w:sz="0" w:space="0" w:color="auto"/>
        <w:left w:val="none" w:sz="0" w:space="0" w:color="auto"/>
        <w:bottom w:val="none" w:sz="0" w:space="0" w:color="auto"/>
        <w:right w:val="none" w:sz="0" w:space="0" w:color="auto"/>
      </w:divBdr>
    </w:div>
    <w:div w:id="1271355865">
      <w:bodyDiv w:val="1"/>
      <w:marLeft w:val="0"/>
      <w:marRight w:val="0"/>
      <w:marTop w:val="0"/>
      <w:marBottom w:val="0"/>
      <w:divBdr>
        <w:top w:val="none" w:sz="0" w:space="0" w:color="auto"/>
        <w:left w:val="none" w:sz="0" w:space="0" w:color="auto"/>
        <w:bottom w:val="none" w:sz="0" w:space="0" w:color="auto"/>
        <w:right w:val="none" w:sz="0" w:space="0" w:color="auto"/>
      </w:divBdr>
    </w:div>
    <w:div w:id="1271355969">
      <w:bodyDiv w:val="1"/>
      <w:marLeft w:val="0"/>
      <w:marRight w:val="0"/>
      <w:marTop w:val="0"/>
      <w:marBottom w:val="0"/>
      <w:divBdr>
        <w:top w:val="none" w:sz="0" w:space="0" w:color="auto"/>
        <w:left w:val="none" w:sz="0" w:space="0" w:color="auto"/>
        <w:bottom w:val="none" w:sz="0" w:space="0" w:color="auto"/>
        <w:right w:val="none" w:sz="0" w:space="0" w:color="auto"/>
      </w:divBdr>
    </w:div>
    <w:div w:id="1271821760">
      <w:bodyDiv w:val="1"/>
      <w:marLeft w:val="0"/>
      <w:marRight w:val="0"/>
      <w:marTop w:val="0"/>
      <w:marBottom w:val="0"/>
      <w:divBdr>
        <w:top w:val="none" w:sz="0" w:space="0" w:color="auto"/>
        <w:left w:val="none" w:sz="0" w:space="0" w:color="auto"/>
        <w:bottom w:val="none" w:sz="0" w:space="0" w:color="auto"/>
        <w:right w:val="none" w:sz="0" w:space="0" w:color="auto"/>
      </w:divBdr>
    </w:div>
    <w:div w:id="1272006531">
      <w:bodyDiv w:val="1"/>
      <w:marLeft w:val="0"/>
      <w:marRight w:val="0"/>
      <w:marTop w:val="0"/>
      <w:marBottom w:val="0"/>
      <w:divBdr>
        <w:top w:val="none" w:sz="0" w:space="0" w:color="auto"/>
        <w:left w:val="none" w:sz="0" w:space="0" w:color="auto"/>
        <w:bottom w:val="none" w:sz="0" w:space="0" w:color="auto"/>
        <w:right w:val="none" w:sz="0" w:space="0" w:color="auto"/>
      </w:divBdr>
    </w:div>
    <w:div w:id="1272085743">
      <w:bodyDiv w:val="1"/>
      <w:marLeft w:val="0"/>
      <w:marRight w:val="0"/>
      <w:marTop w:val="0"/>
      <w:marBottom w:val="0"/>
      <w:divBdr>
        <w:top w:val="none" w:sz="0" w:space="0" w:color="auto"/>
        <w:left w:val="none" w:sz="0" w:space="0" w:color="auto"/>
        <w:bottom w:val="none" w:sz="0" w:space="0" w:color="auto"/>
        <w:right w:val="none" w:sz="0" w:space="0" w:color="auto"/>
      </w:divBdr>
    </w:div>
    <w:div w:id="1272086401">
      <w:bodyDiv w:val="1"/>
      <w:marLeft w:val="0"/>
      <w:marRight w:val="0"/>
      <w:marTop w:val="0"/>
      <w:marBottom w:val="0"/>
      <w:divBdr>
        <w:top w:val="none" w:sz="0" w:space="0" w:color="auto"/>
        <w:left w:val="none" w:sz="0" w:space="0" w:color="auto"/>
        <w:bottom w:val="none" w:sz="0" w:space="0" w:color="auto"/>
        <w:right w:val="none" w:sz="0" w:space="0" w:color="auto"/>
      </w:divBdr>
    </w:div>
    <w:div w:id="1272393384">
      <w:bodyDiv w:val="1"/>
      <w:marLeft w:val="0"/>
      <w:marRight w:val="0"/>
      <w:marTop w:val="0"/>
      <w:marBottom w:val="0"/>
      <w:divBdr>
        <w:top w:val="none" w:sz="0" w:space="0" w:color="auto"/>
        <w:left w:val="none" w:sz="0" w:space="0" w:color="auto"/>
        <w:bottom w:val="none" w:sz="0" w:space="0" w:color="auto"/>
        <w:right w:val="none" w:sz="0" w:space="0" w:color="auto"/>
      </w:divBdr>
    </w:div>
    <w:div w:id="1272472677">
      <w:bodyDiv w:val="1"/>
      <w:marLeft w:val="0"/>
      <w:marRight w:val="0"/>
      <w:marTop w:val="0"/>
      <w:marBottom w:val="0"/>
      <w:divBdr>
        <w:top w:val="none" w:sz="0" w:space="0" w:color="auto"/>
        <w:left w:val="none" w:sz="0" w:space="0" w:color="auto"/>
        <w:bottom w:val="none" w:sz="0" w:space="0" w:color="auto"/>
        <w:right w:val="none" w:sz="0" w:space="0" w:color="auto"/>
      </w:divBdr>
    </w:div>
    <w:div w:id="1272592970">
      <w:bodyDiv w:val="1"/>
      <w:marLeft w:val="0"/>
      <w:marRight w:val="0"/>
      <w:marTop w:val="0"/>
      <w:marBottom w:val="0"/>
      <w:divBdr>
        <w:top w:val="none" w:sz="0" w:space="0" w:color="auto"/>
        <w:left w:val="none" w:sz="0" w:space="0" w:color="auto"/>
        <w:bottom w:val="none" w:sz="0" w:space="0" w:color="auto"/>
        <w:right w:val="none" w:sz="0" w:space="0" w:color="auto"/>
      </w:divBdr>
    </w:div>
    <w:div w:id="1272661004">
      <w:bodyDiv w:val="1"/>
      <w:marLeft w:val="0"/>
      <w:marRight w:val="0"/>
      <w:marTop w:val="0"/>
      <w:marBottom w:val="0"/>
      <w:divBdr>
        <w:top w:val="none" w:sz="0" w:space="0" w:color="auto"/>
        <w:left w:val="none" w:sz="0" w:space="0" w:color="auto"/>
        <w:bottom w:val="none" w:sz="0" w:space="0" w:color="auto"/>
        <w:right w:val="none" w:sz="0" w:space="0" w:color="auto"/>
      </w:divBdr>
    </w:div>
    <w:div w:id="1272736052">
      <w:bodyDiv w:val="1"/>
      <w:marLeft w:val="0"/>
      <w:marRight w:val="0"/>
      <w:marTop w:val="0"/>
      <w:marBottom w:val="0"/>
      <w:divBdr>
        <w:top w:val="none" w:sz="0" w:space="0" w:color="auto"/>
        <w:left w:val="none" w:sz="0" w:space="0" w:color="auto"/>
        <w:bottom w:val="none" w:sz="0" w:space="0" w:color="auto"/>
        <w:right w:val="none" w:sz="0" w:space="0" w:color="auto"/>
      </w:divBdr>
    </w:div>
    <w:div w:id="1272861971">
      <w:bodyDiv w:val="1"/>
      <w:marLeft w:val="0"/>
      <w:marRight w:val="0"/>
      <w:marTop w:val="0"/>
      <w:marBottom w:val="0"/>
      <w:divBdr>
        <w:top w:val="none" w:sz="0" w:space="0" w:color="auto"/>
        <w:left w:val="none" w:sz="0" w:space="0" w:color="auto"/>
        <w:bottom w:val="none" w:sz="0" w:space="0" w:color="auto"/>
        <w:right w:val="none" w:sz="0" w:space="0" w:color="auto"/>
      </w:divBdr>
    </w:div>
    <w:div w:id="1272932809">
      <w:bodyDiv w:val="1"/>
      <w:marLeft w:val="0"/>
      <w:marRight w:val="0"/>
      <w:marTop w:val="0"/>
      <w:marBottom w:val="0"/>
      <w:divBdr>
        <w:top w:val="none" w:sz="0" w:space="0" w:color="auto"/>
        <w:left w:val="none" w:sz="0" w:space="0" w:color="auto"/>
        <w:bottom w:val="none" w:sz="0" w:space="0" w:color="auto"/>
        <w:right w:val="none" w:sz="0" w:space="0" w:color="auto"/>
      </w:divBdr>
    </w:div>
    <w:div w:id="1272981223">
      <w:bodyDiv w:val="1"/>
      <w:marLeft w:val="0"/>
      <w:marRight w:val="0"/>
      <w:marTop w:val="0"/>
      <w:marBottom w:val="0"/>
      <w:divBdr>
        <w:top w:val="none" w:sz="0" w:space="0" w:color="auto"/>
        <w:left w:val="none" w:sz="0" w:space="0" w:color="auto"/>
        <w:bottom w:val="none" w:sz="0" w:space="0" w:color="auto"/>
        <w:right w:val="none" w:sz="0" w:space="0" w:color="auto"/>
      </w:divBdr>
    </w:div>
    <w:div w:id="1273391504">
      <w:bodyDiv w:val="1"/>
      <w:marLeft w:val="0"/>
      <w:marRight w:val="0"/>
      <w:marTop w:val="0"/>
      <w:marBottom w:val="0"/>
      <w:divBdr>
        <w:top w:val="none" w:sz="0" w:space="0" w:color="auto"/>
        <w:left w:val="none" w:sz="0" w:space="0" w:color="auto"/>
        <w:bottom w:val="none" w:sz="0" w:space="0" w:color="auto"/>
        <w:right w:val="none" w:sz="0" w:space="0" w:color="auto"/>
      </w:divBdr>
    </w:div>
    <w:div w:id="1273391606">
      <w:bodyDiv w:val="1"/>
      <w:marLeft w:val="0"/>
      <w:marRight w:val="0"/>
      <w:marTop w:val="0"/>
      <w:marBottom w:val="0"/>
      <w:divBdr>
        <w:top w:val="none" w:sz="0" w:space="0" w:color="auto"/>
        <w:left w:val="none" w:sz="0" w:space="0" w:color="auto"/>
        <w:bottom w:val="none" w:sz="0" w:space="0" w:color="auto"/>
        <w:right w:val="none" w:sz="0" w:space="0" w:color="auto"/>
      </w:divBdr>
    </w:div>
    <w:div w:id="1273435690">
      <w:bodyDiv w:val="1"/>
      <w:marLeft w:val="0"/>
      <w:marRight w:val="0"/>
      <w:marTop w:val="0"/>
      <w:marBottom w:val="0"/>
      <w:divBdr>
        <w:top w:val="none" w:sz="0" w:space="0" w:color="auto"/>
        <w:left w:val="none" w:sz="0" w:space="0" w:color="auto"/>
        <w:bottom w:val="none" w:sz="0" w:space="0" w:color="auto"/>
        <w:right w:val="none" w:sz="0" w:space="0" w:color="auto"/>
      </w:divBdr>
    </w:div>
    <w:div w:id="1273440462">
      <w:bodyDiv w:val="1"/>
      <w:marLeft w:val="0"/>
      <w:marRight w:val="0"/>
      <w:marTop w:val="0"/>
      <w:marBottom w:val="0"/>
      <w:divBdr>
        <w:top w:val="none" w:sz="0" w:space="0" w:color="auto"/>
        <w:left w:val="none" w:sz="0" w:space="0" w:color="auto"/>
        <w:bottom w:val="none" w:sz="0" w:space="0" w:color="auto"/>
        <w:right w:val="none" w:sz="0" w:space="0" w:color="auto"/>
      </w:divBdr>
    </w:div>
    <w:div w:id="1273585597">
      <w:bodyDiv w:val="1"/>
      <w:marLeft w:val="0"/>
      <w:marRight w:val="0"/>
      <w:marTop w:val="0"/>
      <w:marBottom w:val="0"/>
      <w:divBdr>
        <w:top w:val="none" w:sz="0" w:space="0" w:color="auto"/>
        <w:left w:val="none" w:sz="0" w:space="0" w:color="auto"/>
        <w:bottom w:val="none" w:sz="0" w:space="0" w:color="auto"/>
        <w:right w:val="none" w:sz="0" w:space="0" w:color="auto"/>
      </w:divBdr>
    </w:div>
    <w:div w:id="1273634585">
      <w:bodyDiv w:val="1"/>
      <w:marLeft w:val="0"/>
      <w:marRight w:val="0"/>
      <w:marTop w:val="0"/>
      <w:marBottom w:val="0"/>
      <w:divBdr>
        <w:top w:val="none" w:sz="0" w:space="0" w:color="auto"/>
        <w:left w:val="none" w:sz="0" w:space="0" w:color="auto"/>
        <w:bottom w:val="none" w:sz="0" w:space="0" w:color="auto"/>
        <w:right w:val="none" w:sz="0" w:space="0" w:color="auto"/>
      </w:divBdr>
    </w:div>
    <w:div w:id="1273895822">
      <w:bodyDiv w:val="1"/>
      <w:marLeft w:val="0"/>
      <w:marRight w:val="0"/>
      <w:marTop w:val="0"/>
      <w:marBottom w:val="0"/>
      <w:divBdr>
        <w:top w:val="none" w:sz="0" w:space="0" w:color="auto"/>
        <w:left w:val="none" w:sz="0" w:space="0" w:color="auto"/>
        <w:bottom w:val="none" w:sz="0" w:space="0" w:color="auto"/>
        <w:right w:val="none" w:sz="0" w:space="0" w:color="auto"/>
      </w:divBdr>
    </w:div>
    <w:div w:id="1273899943">
      <w:bodyDiv w:val="1"/>
      <w:marLeft w:val="0"/>
      <w:marRight w:val="0"/>
      <w:marTop w:val="0"/>
      <w:marBottom w:val="0"/>
      <w:divBdr>
        <w:top w:val="none" w:sz="0" w:space="0" w:color="auto"/>
        <w:left w:val="none" w:sz="0" w:space="0" w:color="auto"/>
        <w:bottom w:val="none" w:sz="0" w:space="0" w:color="auto"/>
        <w:right w:val="none" w:sz="0" w:space="0" w:color="auto"/>
      </w:divBdr>
    </w:div>
    <w:div w:id="1273972941">
      <w:bodyDiv w:val="1"/>
      <w:marLeft w:val="0"/>
      <w:marRight w:val="0"/>
      <w:marTop w:val="0"/>
      <w:marBottom w:val="0"/>
      <w:divBdr>
        <w:top w:val="none" w:sz="0" w:space="0" w:color="auto"/>
        <w:left w:val="none" w:sz="0" w:space="0" w:color="auto"/>
        <w:bottom w:val="none" w:sz="0" w:space="0" w:color="auto"/>
        <w:right w:val="none" w:sz="0" w:space="0" w:color="auto"/>
      </w:divBdr>
    </w:div>
    <w:div w:id="1274241993">
      <w:bodyDiv w:val="1"/>
      <w:marLeft w:val="0"/>
      <w:marRight w:val="0"/>
      <w:marTop w:val="0"/>
      <w:marBottom w:val="0"/>
      <w:divBdr>
        <w:top w:val="none" w:sz="0" w:space="0" w:color="auto"/>
        <w:left w:val="none" w:sz="0" w:space="0" w:color="auto"/>
        <w:bottom w:val="none" w:sz="0" w:space="0" w:color="auto"/>
        <w:right w:val="none" w:sz="0" w:space="0" w:color="auto"/>
      </w:divBdr>
    </w:div>
    <w:div w:id="1274243079">
      <w:bodyDiv w:val="1"/>
      <w:marLeft w:val="0"/>
      <w:marRight w:val="0"/>
      <w:marTop w:val="0"/>
      <w:marBottom w:val="0"/>
      <w:divBdr>
        <w:top w:val="none" w:sz="0" w:space="0" w:color="auto"/>
        <w:left w:val="none" w:sz="0" w:space="0" w:color="auto"/>
        <w:bottom w:val="none" w:sz="0" w:space="0" w:color="auto"/>
        <w:right w:val="none" w:sz="0" w:space="0" w:color="auto"/>
      </w:divBdr>
    </w:div>
    <w:div w:id="1274245674">
      <w:bodyDiv w:val="1"/>
      <w:marLeft w:val="0"/>
      <w:marRight w:val="0"/>
      <w:marTop w:val="0"/>
      <w:marBottom w:val="0"/>
      <w:divBdr>
        <w:top w:val="none" w:sz="0" w:space="0" w:color="auto"/>
        <w:left w:val="none" w:sz="0" w:space="0" w:color="auto"/>
        <w:bottom w:val="none" w:sz="0" w:space="0" w:color="auto"/>
        <w:right w:val="none" w:sz="0" w:space="0" w:color="auto"/>
      </w:divBdr>
    </w:div>
    <w:div w:id="1274282379">
      <w:bodyDiv w:val="1"/>
      <w:marLeft w:val="0"/>
      <w:marRight w:val="0"/>
      <w:marTop w:val="0"/>
      <w:marBottom w:val="0"/>
      <w:divBdr>
        <w:top w:val="none" w:sz="0" w:space="0" w:color="auto"/>
        <w:left w:val="none" w:sz="0" w:space="0" w:color="auto"/>
        <w:bottom w:val="none" w:sz="0" w:space="0" w:color="auto"/>
        <w:right w:val="none" w:sz="0" w:space="0" w:color="auto"/>
      </w:divBdr>
    </w:div>
    <w:div w:id="1274438899">
      <w:bodyDiv w:val="1"/>
      <w:marLeft w:val="0"/>
      <w:marRight w:val="0"/>
      <w:marTop w:val="0"/>
      <w:marBottom w:val="0"/>
      <w:divBdr>
        <w:top w:val="none" w:sz="0" w:space="0" w:color="auto"/>
        <w:left w:val="none" w:sz="0" w:space="0" w:color="auto"/>
        <w:bottom w:val="none" w:sz="0" w:space="0" w:color="auto"/>
        <w:right w:val="none" w:sz="0" w:space="0" w:color="auto"/>
      </w:divBdr>
    </w:div>
    <w:div w:id="1274482954">
      <w:bodyDiv w:val="1"/>
      <w:marLeft w:val="0"/>
      <w:marRight w:val="0"/>
      <w:marTop w:val="0"/>
      <w:marBottom w:val="0"/>
      <w:divBdr>
        <w:top w:val="none" w:sz="0" w:space="0" w:color="auto"/>
        <w:left w:val="none" w:sz="0" w:space="0" w:color="auto"/>
        <w:bottom w:val="none" w:sz="0" w:space="0" w:color="auto"/>
        <w:right w:val="none" w:sz="0" w:space="0" w:color="auto"/>
      </w:divBdr>
    </w:div>
    <w:div w:id="1274632803">
      <w:bodyDiv w:val="1"/>
      <w:marLeft w:val="0"/>
      <w:marRight w:val="0"/>
      <w:marTop w:val="0"/>
      <w:marBottom w:val="0"/>
      <w:divBdr>
        <w:top w:val="none" w:sz="0" w:space="0" w:color="auto"/>
        <w:left w:val="none" w:sz="0" w:space="0" w:color="auto"/>
        <w:bottom w:val="none" w:sz="0" w:space="0" w:color="auto"/>
        <w:right w:val="none" w:sz="0" w:space="0" w:color="auto"/>
      </w:divBdr>
    </w:div>
    <w:div w:id="1274676160">
      <w:bodyDiv w:val="1"/>
      <w:marLeft w:val="0"/>
      <w:marRight w:val="0"/>
      <w:marTop w:val="0"/>
      <w:marBottom w:val="0"/>
      <w:divBdr>
        <w:top w:val="none" w:sz="0" w:space="0" w:color="auto"/>
        <w:left w:val="none" w:sz="0" w:space="0" w:color="auto"/>
        <w:bottom w:val="none" w:sz="0" w:space="0" w:color="auto"/>
        <w:right w:val="none" w:sz="0" w:space="0" w:color="auto"/>
      </w:divBdr>
    </w:div>
    <w:div w:id="1274942838">
      <w:bodyDiv w:val="1"/>
      <w:marLeft w:val="0"/>
      <w:marRight w:val="0"/>
      <w:marTop w:val="0"/>
      <w:marBottom w:val="0"/>
      <w:divBdr>
        <w:top w:val="none" w:sz="0" w:space="0" w:color="auto"/>
        <w:left w:val="none" w:sz="0" w:space="0" w:color="auto"/>
        <w:bottom w:val="none" w:sz="0" w:space="0" w:color="auto"/>
        <w:right w:val="none" w:sz="0" w:space="0" w:color="auto"/>
      </w:divBdr>
    </w:div>
    <w:div w:id="1275361445">
      <w:bodyDiv w:val="1"/>
      <w:marLeft w:val="0"/>
      <w:marRight w:val="0"/>
      <w:marTop w:val="0"/>
      <w:marBottom w:val="0"/>
      <w:divBdr>
        <w:top w:val="none" w:sz="0" w:space="0" w:color="auto"/>
        <w:left w:val="none" w:sz="0" w:space="0" w:color="auto"/>
        <w:bottom w:val="none" w:sz="0" w:space="0" w:color="auto"/>
        <w:right w:val="none" w:sz="0" w:space="0" w:color="auto"/>
      </w:divBdr>
    </w:div>
    <w:div w:id="1275475670">
      <w:bodyDiv w:val="1"/>
      <w:marLeft w:val="0"/>
      <w:marRight w:val="0"/>
      <w:marTop w:val="0"/>
      <w:marBottom w:val="0"/>
      <w:divBdr>
        <w:top w:val="none" w:sz="0" w:space="0" w:color="auto"/>
        <w:left w:val="none" w:sz="0" w:space="0" w:color="auto"/>
        <w:bottom w:val="none" w:sz="0" w:space="0" w:color="auto"/>
        <w:right w:val="none" w:sz="0" w:space="0" w:color="auto"/>
      </w:divBdr>
    </w:div>
    <w:div w:id="1275557294">
      <w:bodyDiv w:val="1"/>
      <w:marLeft w:val="0"/>
      <w:marRight w:val="0"/>
      <w:marTop w:val="0"/>
      <w:marBottom w:val="0"/>
      <w:divBdr>
        <w:top w:val="none" w:sz="0" w:space="0" w:color="auto"/>
        <w:left w:val="none" w:sz="0" w:space="0" w:color="auto"/>
        <w:bottom w:val="none" w:sz="0" w:space="0" w:color="auto"/>
        <w:right w:val="none" w:sz="0" w:space="0" w:color="auto"/>
      </w:divBdr>
    </w:div>
    <w:div w:id="1275600439">
      <w:bodyDiv w:val="1"/>
      <w:marLeft w:val="0"/>
      <w:marRight w:val="0"/>
      <w:marTop w:val="0"/>
      <w:marBottom w:val="0"/>
      <w:divBdr>
        <w:top w:val="none" w:sz="0" w:space="0" w:color="auto"/>
        <w:left w:val="none" w:sz="0" w:space="0" w:color="auto"/>
        <w:bottom w:val="none" w:sz="0" w:space="0" w:color="auto"/>
        <w:right w:val="none" w:sz="0" w:space="0" w:color="auto"/>
      </w:divBdr>
    </w:div>
    <w:div w:id="1275672293">
      <w:bodyDiv w:val="1"/>
      <w:marLeft w:val="0"/>
      <w:marRight w:val="0"/>
      <w:marTop w:val="0"/>
      <w:marBottom w:val="0"/>
      <w:divBdr>
        <w:top w:val="none" w:sz="0" w:space="0" w:color="auto"/>
        <w:left w:val="none" w:sz="0" w:space="0" w:color="auto"/>
        <w:bottom w:val="none" w:sz="0" w:space="0" w:color="auto"/>
        <w:right w:val="none" w:sz="0" w:space="0" w:color="auto"/>
      </w:divBdr>
    </w:div>
    <w:div w:id="1275747004">
      <w:bodyDiv w:val="1"/>
      <w:marLeft w:val="0"/>
      <w:marRight w:val="0"/>
      <w:marTop w:val="0"/>
      <w:marBottom w:val="0"/>
      <w:divBdr>
        <w:top w:val="none" w:sz="0" w:space="0" w:color="auto"/>
        <w:left w:val="none" w:sz="0" w:space="0" w:color="auto"/>
        <w:bottom w:val="none" w:sz="0" w:space="0" w:color="auto"/>
        <w:right w:val="none" w:sz="0" w:space="0" w:color="auto"/>
      </w:divBdr>
    </w:div>
    <w:div w:id="1275790322">
      <w:bodyDiv w:val="1"/>
      <w:marLeft w:val="0"/>
      <w:marRight w:val="0"/>
      <w:marTop w:val="0"/>
      <w:marBottom w:val="0"/>
      <w:divBdr>
        <w:top w:val="none" w:sz="0" w:space="0" w:color="auto"/>
        <w:left w:val="none" w:sz="0" w:space="0" w:color="auto"/>
        <w:bottom w:val="none" w:sz="0" w:space="0" w:color="auto"/>
        <w:right w:val="none" w:sz="0" w:space="0" w:color="auto"/>
      </w:divBdr>
    </w:div>
    <w:div w:id="1275791351">
      <w:bodyDiv w:val="1"/>
      <w:marLeft w:val="0"/>
      <w:marRight w:val="0"/>
      <w:marTop w:val="0"/>
      <w:marBottom w:val="0"/>
      <w:divBdr>
        <w:top w:val="none" w:sz="0" w:space="0" w:color="auto"/>
        <w:left w:val="none" w:sz="0" w:space="0" w:color="auto"/>
        <w:bottom w:val="none" w:sz="0" w:space="0" w:color="auto"/>
        <w:right w:val="none" w:sz="0" w:space="0" w:color="auto"/>
      </w:divBdr>
    </w:div>
    <w:div w:id="1276012482">
      <w:bodyDiv w:val="1"/>
      <w:marLeft w:val="0"/>
      <w:marRight w:val="0"/>
      <w:marTop w:val="0"/>
      <w:marBottom w:val="0"/>
      <w:divBdr>
        <w:top w:val="none" w:sz="0" w:space="0" w:color="auto"/>
        <w:left w:val="none" w:sz="0" w:space="0" w:color="auto"/>
        <w:bottom w:val="none" w:sz="0" w:space="0" w:color="auto"/>
        <w:right w:val="none" w:sz="0" w:space="0" w:color="auto"/>
      </w:divBdr>
    </w:div>
    <w:div w:id="1276134015">
      <w:bodyDiv w:val="1"/>
      <w:marLeft w:val="0"/>
      <w:marRight w:val="0"/>
      <w:marTop w:val="0"/>
      <w:marBottom w:val="0"/>
      <w:divBdr>
        <w:top w:val="none" w:sz="0" w:space="0" w:color="auto"/>
        <w:left w:val="none" w:sz="0" w:space="0" w:color="auto"/>
        <w:bottom w:val="none" w:sz="0" w:space="0" w:color="auto"/>
        <w:right w:val="none" w:sz="0" w:space="0" w:color="auto"/>
      </w:divBdr>
    </w:div>
    <w:div w:id="1276329523">
      <w:bodyDiv w:val="1"/>
      <w:marLeft w:val="0"/>
      <w:marRight w:val="0"/>
      <w:marTop w:val="0"/>
      <w:marBottom w:val="0"/>
      <w:divBdr>
        <w:top w:val="none" w:sz="0" w:space="0" w:color="auto"/>
        <w:left w:val="none" w:sz="0" w:space="0" w:color="auto"/>
        <w:bottom w:val="none" w:sz="0" w:space="0" w:color="auto"/>
        <w:right w:val="none" w:sz="0" w:space="0" w:color="auto"/>
      </w:divBdr>
    </w:div>
    <w:div w:id="1276330202">
      <w:bodyDiv w:val="1"/>
      <w:marLeft w:val="0"/>
      <w:marRight w:val="0"/>
      <w:marTop w:val="0"/>
      <w:marBottom w:val="0"/>
      <w:divBdr>
        <w:top w:val="none" w:sz="0" w:space="0" w:color="auto"/>
        <w:left w:val="none" w:sz="0" w:space="0" w:color="auto"/>
        <w:bottom w:val="none" w:sz="0" w:space="0" w:color="auto"/>
        <w:right w:val="none" w:sz="0" w:space="0" w:color="auto"/>
      </w:divBdr>
    </w:div>
    <w:div w:id="1276330727">
      <w:bodyDiv w:val="1"/>
      <w:marLeft w:val="0"/>
      <w:marRight w:val="0"/>
      <w:marTop w:val="0"/>
      <w:marBottom w:val="0"/>
      <w:divBdr>
        <w:top w:val="none" w:sz="0" w:space="0" w:color="auto"/>
        <w:left w:val="none" w:sz="0" w:space="0" w:color="auto"/>
        <w:bottom w:val="none" w:sz="0" w:space="0" w:color="auto"/>
        <w:right w:val="none" w:sz="0" w:space="0" w:color="auto"/>
      </w:divBdr>
    </w:div>
    <w:div w:id="1276474592">
      <w:bodyDiv w:val="1"/>
      <w:marLeft w:val="0"/>
      <w:marRight w:val="0"/>
      <w:marTop w:val="0"/>
      <w:marBottom w:val="0"/>
      <w:divBdr>
        <w:top w:val="none" w:sz="0" w:space="0" w:color="auto"/>
        <w:left w:val="none" w:sz="0" w:space="0" w:color="auto"/>
        <w:bottom w:val="none" w:sz="0" w:space="0" w:color="auto"/>
        <w:right w:val="none" w:sz="0" w:space="0" w:color="auto"/>
      </w:divBdr>
    </w:div>
    <w:div w:id="1276593012">
      <w:bodyDiv w:val="1"/>
      <w:marLeft w:val="0"/>
      <w:marRight w:val="0"/>
      <w:marTop w:val="0"/>
      <w:marBottom w:val="0"/>
      <w:divBdr>
        <w:top w:val="none" w:sz="0" w:space="0" w:color="auto"/>
        <w:left w:val="none" w:sz="0" w:space="0" w:color="auto"/>
        <w:bottom w:val="none" w:sz="0" w:space="0" w:color="auto"/>
        <w:right w:val="none" w:sz="0" w:space="0" w:color="auto"/>
      </w:divBdr>
    </w:div>
    <w:div w:id="1276597928">
      <w:bodyDiv w:val="1"/>
      <w:marLeft w:val="0"/>
      <w:marRight w:val="0"/>
      <w:marTop w:val="0"/>
      <w:marBottom w:val="0"/>
      <w:divBdr>
        <w:top w:val="none" w:sz="0" w:space="0" w:color="auto"/>
        <w:left w:val="none" w:sz="0" w:space="0" w:color="auto"/>
        <w:bottom w:val="none" w:sz="0" w:space="0" w:color="auto"/>
        <w:right w:val="none" w:sz="0" w:space="0" w:color="auto"/>
      </w:divBdr>
    </w:div>
    <w:div w:id="1276787299">
      <w:bodyDiv w:val="1"/>
      <w:marLeft w:val="0"/>
      <w:marRight w:val="0"/>
      <w:marTop w:val="0"/>
      <w:marBottom w:val="0"/>
      <w:divBdr>
        <w:top w:val="none" w:sz="0" w:space="0" w:color="auto"/>
        <w:left w:val="none" w:sz="0" w:space="0" w:color="auto"/>
        <w:bottom w:val="none" w:sz="0" w:space="0" w:color="auto"/>
        <w:right w:val="none" w:sz="0" w:space="0" w:color="auto"/>
      </w:divBdr>
    </w:div>
    <w:div w:id="1276870033">
      <w:bodyDiv w:val="1"/>
      <w:marLeft w:val="0"/>
      <w:marRight w:val="0"/>
      <w:marTop w:val="0"/>
      <w:marBottom w:val="0"/>
      <w:divBdr>
        <w:top w:val="none" w:sz="0" w:space="0" w:color="auto"/>
        <w:left w:val="none" w:sz="0" w:space="0" w:color="auto"/>
        <w:bottom w:val="none" w:sz="0" w:space="0" w:color="auto"/>
        <w:right w:val="none" w:sz="0" w:space="0" w:color="auto"/>
      </w:divBdr>
    </w:div>
    <w:div w:id="1277132051">
      <w:bodyDiv w:val="1"/>
      <w:marLeft w:val="0"/>
      <w:marRight w:val="0"/>
      <w:marTop w:val="0"/>
      <w:marBottom w:val="0"/>
      <w:divBdr>
        <w:top w:val="none" w:sz="0" w:space="0" w:color="auto"/>
        <w:left w:val="none" w:sz="0" w:space="0" w:color="auto"/>
        <w:bottom w:val="none" w:sz="0" w:space="0" w:color="auto"/>
        <w:right w:val="none" w:sz="0" w:space="0" w:color="auto"/>
      </w:divBdr>
    </w:div>
    <w:div w:id="1277174776">
      <w:bodyDiv w:val="1"/>
      <w:marLeft w:val="0"/>
      <w:marRight w:val="0"/>
      <w:marTop w:val="0"/>
      <w:marBottom w:val="0"/>
      <w:divBdr>
        <w:top w:val="none" w:sz="0" w:space="0" w:color="auto"/>
        <w:left w:val="none" w:sz="0" w:space="0" w:color="auto"/>
        <w:bottom w:val="none" w:sz="0" w:space="0" w:color="auto"/>
        <w:right w:val="none" w:sz="0" w:space="0" w:color="auto"/>
      </w:divBdr>
    </w:div>
    <w:div w:id="1277178971">
      <w:bodyDiv w:val="1"/>
      <w:marLeft w:val="0"/>
      <w:marRight w:val="0"/>
      <w:marTop w:val="0"/>
      <w:marBottom w:val="0"/>
      <w:divBdr>
        <w:top w:val="none" w:sz="0" w:space="0" w:color="auto"/>
        <w:left w:val="none" w:sz="0" w:space="0" w:color="auto"/>
        <w:bottom w:val="none" w:sz="0" w:space="0" w:color="auto"/>
        <w:right w:val="none" w:sz="0" w:space="0" w:color="auto"/>
      </w:divBdr>
    </w:div>
    <w:div w:id="1277297573">
      <w:bodyDiv w:val="1"/>
      <w:marLeft w:val="0"/>
      <w:marRight w:val="0"/>
      <w:marTop w:val="0"/>
      <w:marBottom w:val="0"/>
      <w:divBdr>
        <w:top w:val="none" w:sz="0" w:space="0" w:color="auto"/>
        <w:left w:val="none" w:sz="0" w:space="0" w:color="auto"/>
        <w:bottom w:val="none" w:sz="0" w:space="0" w:color="auto"/>
        <w:right w:val="none" w:sz="0" w:space="0" w:color="auto"/>
      </w:divBdr>
    </w:div>
    <w:div w:id="1277326237">
      <w:bodyDiv w:val="1"/>
      <w:marLeft w:val="0"/>
      <w:marRight w:val="0"/>
      <w:marTop w:val="0"/>
      <w:marBottom w:val="0"/>
      <w:divBdr>
        <w:top w:val="none" w:sz="0" w:space="0" w:color="auto"/>
        <w:left w:val="none" w:sz="0" w:space="0" w:color="auto"/>
        <w:bottom w:val="none" w:sz="0" w:space="0" w:color="auto"/>
        <w:right w:val="none" w:sz="0" w:space="0" w:color="auto"/>
      </w:divBdr>
    </w:div>
    <w:div w:id="1277443052">
      <w:bodyDiv w:val="1"/>
      <w:marLeft w:val="0"/>
      <w:marRight w:val="0"/>
      <w:marTop w:val="0"/>
      <w:marBottom w:val="0"/>
      <w:divBdr>
        <w:top w:val="none" w:sz="0" w:space="0" w:color="auto"/>
        <w:left w:val="none" w:sz="0" w:space="0" w:color="auto"/>
        <w:bottom w:val="none" w:sz="0" w:space="0" w:color="auto"/>
        <w:right w:val="none" w:sz="0" w:space="0" w:color="auto"/>
      </w:divBdr>
    </w:div>
    <w:div w:id="1277637683">
      <w:bodyDiv w:val="1"/>
      <w:marLeft w:val="0"/>
      <w:marRight w:val="0"/>
      <w:marTop w:val="0"/>
      <w:marBottom w:val="0"/>
      <w:divBdr>
        <w:top w:val="none" w:sz="0" w:space="0" w:color="auto"/>
        <w:left w:val="none" w:sz="0" w:space="0" w:color="auto"/>
        <w:bottom w:val="none" w:sz="0" w:space="0" w:color="auto"/>
        <w:right w:val="none" w:sz="0" w:space="0" w:color="auto"/>
      </w:divBdr>
    </w:div>
    <w:div w:id="1277719032">
      <w:bodyDiv w:val="1"/>
      <w:marLeft w:val="0"/>
      <w:marRight w:val="0"/>
      <w:marTop w:val="0"/>
      <w:marBottom w:val="0"/>
      <w:divBdr>
        <w:top w:val="none" w:sz="0" w:space="0" w:color="auto"/>
        <w:left w:val="none" w:sz="0" w:space="0" w:color="auto"/>
        <w:bottom w:val="none" w:sz="0" w:space="0" w:color="auto"/>
        <w:right w:val="none" w:sz="0" w:space="0" w:color="auto"/>
      </w:divBdr>
    </w:div>
    <w:div w:id="1277757377">
      <w:bodyDiv w:val="1"/>
      <w:marLeft w:val="0"/>
      <w:marRight w:val="0"/>
      <w:marTop w:val="0"/>
      <w:marBottom w:val="0"/>
      <w:divBdr>
        <w:top w:val="none" w:sz="0" w:space="0" w:color="auto"/>
        <w:left w:val="none" w:sz="0" w:space="0" w:color="auto"/>
        <w:bottom w:val="none" w:sz="0" w:space="0" w:color="auto"/>
        <w:right w:val="none" w:sz="0" w:space="0" w:color="auto"/>
      </w:divBdr>
    </w:div>
    <w:div w:id="1278564595">
      <w:bodyDiv w:val="1"/>
      <w:marLeft w:val="0"/>
      <w:marRight w:val="0"/>
      <w:marTop w:val="0"/>
      <w:marBottom w:val="0"/>
      <w:divBdr>
        <w:top w:val="none" w:sz="0" w:space="0" w:color="auto"/>
        <w:left w:val="none" w:sz="0" w:space="0" w:color="auto"/>
        <w:bottom w:val="none" w:sz="0" w:space="0" w:color="auto"/>
        <w:right w:val="none" w:sz="0" w:space="0" w:color="auto"/>
      </w:divBdr>
    </w:div>
    <w:div w:id="1278567758">
      <w:bodyDiv w:val="1"/>
      <w:marLeft w:val="0"/>
      <w:marRight w:val="0"/>
      <w:marTop w:val="0"/>
      <w:marBottom w:val="0"/>
      <w:divBdr>
        <w:top w:val="none" w:sz="0" w:space="0" w:color="auto"/>
        <w:left w:val="none" w:sz="0" w:space="0" w:color="auto"/>
        <w:bottom w:val="none" w:sz="0" w:space="0" w:color="auto"/>
        <w:right w:val="none" w:sz="0" w:space="0" w:color="auto"/>
      </w:divBdr>
    </w:div>
    <w:div w:id="1278634777">
      <w:bodyDiv w:val="1"/>
      <w:marLeft w:val="0"/>
      <w:marRight w:val="0"/>
      <w:marTop w:val="0"/>
      <w:marBottom w:val="0"/>
      <w:divBdr>
        <w:top w:val="none" w:sz="0" w:space="0" w:color="auto"/>
        <w:left w:val="none" w:sz="0" w:space="0" w:color="auto"/>
        <w:bottom w:val="none" w:sz="0" w:space="0" w:color="auto"/>
        <w:right w:val="none" w:sz="0" w:space="0" w:color="auto"/>
      </w:divBdr>
    </w:div>
    <w:div w:id="1278677863">
      <w:bodyDiv w:val="1"/>
      <w:marLeft w:val="0"/>
      <w:marRight w:val="0"/>
      <w:marTop w:val="0"/>
      <w:marBottom w:val="0"/>
      <w:divBdr>
        <w:top w:val="none" w:sz="0" w:space="0" w:color="auto"/>
        <w:left w:val="none" w:sz="0" w:space="0" w:color="auto"/>
        <w:bottom w:val="none" w:sz="0" w:space="0" w:color="auto"/>
        <w:right w:val="none" w:sz="0" w:space="0" w:color="auto"/>
      </w:divBdr>
    </w:div>
    <w:div w:id="1278832998">
      <w:bodyDiv w:val="1"/>
      <w:marLeft w:val="0"/>
      <w:marRight w:val="0"/>
      <w:marTop w:val="0"/>
      <w:marBottom w:val="0"/>
      <w:divBdr>
        <w:top w:val="none" w:sz="0" w:space="0" w:color="auto"/>
        <w:left w:val="none" w:sz="0" w:space="0" w:color="auto"/>
        <w:bottom w:val="none" w:sz="0" w:space="0" w:color="auto"/>
        <w:right w:val="none" w:sz="0" w:space="0" w:color="auto"/>
      </w:divBdr>
    </w:div>
    <w:div w:id="1279098289">
      <w:bodyDiv w:val="1"/>
      <w:marLeft w:val="0"/>
      <w:marRight w:val="0"/>
      <w:marTop w:val="0"/>
      <w:marBottom w:val="0"/>
      <w:divBdr>
        <w:top w:val="none" w:sz="0" w:space="0" w:color="auto"/>
        <w:left w:val="none" w:sz="0" w:space="0" w:color="auto"/>
        <w:bottom w:val="none" w:sz="0" w:space="0" w:color="auto"/>
        <w:right w:val="none" w:sz="0" w:space="0" w:color="auto"/>
      </w:divBdr>
    </w:div>
    <w:div w:id="1279264830">
      <w:bodyDiv w:val="1"/>
      <w:marLeft w:val="0"/>
      <w:marRight w:val="0"/>
      <w:marTop w:val="0"/>
      <w:marBottom w:val="0"/>
      <w:divBdr>
        <w:top w:val="none" w:sz="0" w:space="0" w:color="auto"/>
        <w:left w:val="none" w:sz="0" w:space="0" w:color="auto"/>
        <w:bottom w:val="none" w:sz="0" w:space="0" w:color="auto"/>
        <w:right w:val="none" w:sz="0" w:space="0" w:color="auto"/>
      </w:divBdr>
    </w:div>
    <w:div w:id="1279292198">
      <w:bodyDiv w:val="1"/>
      <w:marLeft w:val="0"/>
      <w:marRight w:val="0"/>
      <w:marTop w:val="0"/>
      <w:marBottom w:val="0"/>
      <w:divBdr>
        <w:top w:val="none" w:sz="0" w:space="0" w:color="auto"/>
        <w:left w:val="none" w:sz="0" w:space="0" w:color="auto"/>
        <w:bottom w:val="none" w:sz="0" w:space="0" w:color="auto"/>
        <w:right w:val="none" w:sz="0" w:space="0" w:color="auto"/>
      </w:divBdr>
    </w:div>
    <w:div w:id="1279332736">
      <w:bodyDiv w:val="1"/>
      <w:marLeft w:val="0"/>
      <w:marRight w:val="0"/>
      <w:marTop w:val="0"/>
      <w:marBottom w:val="0"/>
      <w:divBdr>
        <w:top w:val="none" w:sz="0" w:space="0" w:color="auto"/>
        <w:left w:val="none" w:sz="0" w:space="0" w:color="auto"/>
        <w:bottom w:val="none" w:sz="0" w:space="0" w:color="auto"/>
        <w:right w:val="none" w:sz="0" w:space="0" w:color="auto"/>
      </w:divBdr>
    </w:div>
    <w:div w:id="1279485546">
      <w:bodyDiv w:val="1"/>
      <w:marLeft w:val="0"/>
      <w:marRight w:val="0"/>
      <w:marTop w:val="0"/>
      <w:marBottom w:val="0"/>
      <w:divBdr>
        <w:top w:val="none" w:sz="0" w:space="0" w:color="auto"/>
        <w:left w:val="none" w:sz="0" w:space="0" w:color="auto"/>
        <w:bottom w:val="none" w:sz="0" w:space="0" w:color="auto"/>
        <w:right w:val="none" w:sz="0" w:space="0" w:color="auto"/>
      </w:divBdr>
    </w:div>
    <w:div w:id="1279529877">
      <w:bodyDiv w:val="1"/>
      <w:marLeft w:val="0"/>
      <w:marRight w:val="0"/>
      <w:marTop w:val="0"/>
      <w:marBottom w:val="0"/>
      <w:divBdr>
        <w:top w:val="none" w:sz="0" w:space="0" w:color="auto"/>
        <w:left w:val="none" w:sz="0" w:space="0" w:color="auto"/>
        <w:bottom w:val="none" w:sz="0" w:space="0" w:color="auto"/>
        <w:right w:val="none" w:sz="0" w:space="0" w:color="auto"/>
      </w:divBdr>
    </w:div>
    <w:div w:id="1279797363">
      <w:bodyDiv w:val="1"/>
      <w:marLeft w:val="0"/>
      <w:marRight w:val="0"/>
      <w:marTop w:val="0"/>
      <w:marBottom w:val="0"/>
      <w:divBdr>
        <w:top w:val="none" w:sz="0" w:space="0" w:color="auto"/>
        <w:left w:val="none" w:sz="0" w:space="0" w:color="auto"/>
        <w:bottom w:val="none" w:sz="0" w:space="0" w:color="auto"/>
        <w:right w:val="none" w:sz="0" w:space="0" w:color="auto"/>
      </w:divBdr>
    </w:div>
    <w:div w:id="1279878068">
      <w:bodyDiv w:val="1"/>
      <w:marLeft w:val="0"/>
      <w:marRight w:val="0"/>
      <w:marTop w:val="0"/>
      <w:marBottom w:val="0"/>
      <w:divBdr>
        <w:top w:val="none" w:sz="0" w:space="0" w:color="auto"/>
        <w:left w:val="none" w:sz="0" w:space="0" w:color="auto"/>
        <w:bottom w:val="none" w:sz="0" w:space="0" w:color="auto"/>
        <w:right w:val="none" w:sz="0" w:space="0" w:color="auto"/>
      </w:divBdr>
    </w:div>
    <w:div w:id="1279944772">
      <w:bodyDiv w:val="1"/>
      <w:marLeft w:val="0"/>
      <w:marRight w:val="0"/>
      <w:marTop w:val="0"/>
      <w:marBottom w:val="0"/>
      <w:divBdr>
        <w:top w:val="none" w:sz="0" w:space="0" w:color="auto"/>
        <w:left w:val="none" w:sz="0" w:space="0" w:color="auto"/>
        <w:bottom w:val="none" w:sz="0" w:space="0" w:color="auto"/>
        <w:right w:val="none" w:sz="0" w:space="0" w:color="auto"/>
      </w:divBdr>
    </w:div>
    <w:div w:id="1279995690">
      <w:bodyDiv w:val="1"/>
      <w:marLeft w:val="0"/>
      <w:marRight w:val="0"/>
      <w:marTop w:val="0"/>
      <w:marBottom w:val="0"/>
      <w:divBdr>
        <w:top w:val="none" w:sz="0" w:space="0" w:color="auto"/>
        <w:left w:val="none" w:sz="0" w:space="0" w:color="auto"/>
        <w:bottom w:val="none" w:sz="0" w:space="0" w:color="auto"/>
        <w:right w:val="none" w:sz="0" w:space="0" w:color="auto"/>
      </w:divBdr>
    </w:div>
    <w:div w:id="1280142363">
      <w:bodyDiv w:val="1"/>
      <w:marLeft w:val="0"/>
      <w:marRight w:val="0"/>
      <w:marTop w:val="0"/>
      <w:marBottom w:val="0"/>
      <w:divBdr>
        <w:top w:val="none" w:sz="0" w:space="0" w:color="auto"/>
        <w:left w:val="none" w:sz="0" w:space="0" w:color="auto"/>
        <w:bottom w:val="none" w:sz="0" w:space="0" w:color="auto"/>
        <w:right w:val="none" w:sz="0" w:space="0" w:color="auto"/>
      </w:divBdr>
    </w:div>
    <w:div w:id="1280257397">
      <w:bodyDiv w:val="1"/>
      <w:marLeft w:val="0"/>
      <w:marRight w:val="0"/>
      <w:marTop w:val="0"/>
      <w:marBottom w:val="0"/>
      <w:divBdr>
        <w:top w:val="none" w:sz="0" w:space="0" w:color="auto"/>
        <w:left w:val="none" w:sz="0" w:space="0" w:color="auto"/>
        <w:bottom w:val="none" w:sz="0" w:space="0" w:color="auto"/>
        <w:right w:val="none" w:sz="0" w:space="0" w:color="auto"/>
      </w:divBdr>
    </w:div>
    <w:div w:id="1280455622">
      <w:bodyDiv w:val="1"/>
      <w:marLeft w:val="0"/>
      <w:marRight w:val="0"/>
      <w:marTop w:val="0"/>
      <w:marBottom w:val="0"/>
      <w:divBdr>
        <w:top w:val="none" w:sz="0" w:space="0" w:color="auto"/>
        <w:left w:val="none" w:sz="0" w:space="0" w:color="auto"/>
        <w:bottom w:val="none" w:sz="0" w:space="0" w:color="auto"/>
        <w:right w:val="none" w:sz="0" w:space="0" w:color="auto"/>
      </w:divBdr>
    </w:div>
    <w:div w:id="1280604838">
      <w:bodyDiv w:val="1"/>
      <w:marLeft w:val="0"/>
      <w:marRight w:val="0"/>
      <w:marTop w:val="0"/>
      <w:marBottom w:val="0"/>
      <w:divBdr>
        <w:top w:val="none" w:sz="0" w:space="0" w:color="auto"/>
        <w:left w:val="none" w:sz="0" w:space="0" w:color="auto"/>
        <w:bottom w:val="none" w:sz="0" w:space="0" w:color="auto"/>
        <w:right w:val="none" w:sz="0" w:space="0" w:color="auto"/>
      </w:divBdr>
    </w:div>
    <w:div w:id="1280800551">
      <w:bodyDiv w:val="1"/>
      <w:marLeft w:val="0"/>
      <w:marRight w:val="0"/>
      <w:marTop w:val="0"/>
      <w:marBottom w:val="0"/>
      <w:divBdr>
        <w:top w:val="none" w:sz="0" w:space="0" w:color="auto"/>
        <w:left w:val="none" w:sz="0" w:space="0" w:color="auto"/>
        <w:bottom w:val="none" w:sz="0" w:space="0" w:color="auto"/>
        <w:right w:val="none" w:sz="0" w:space="0" w:color="auto"/>
      </w:divBdr>
    </w:div>
    <w:div w:id="1280836716">
      <w:bodyDiv w:val="1"/>
      <w:marLeft w:val="0"/>
      <w:marRight w:val="0"/>
      <w:marTop w:val="0"/>
      <w:marBottom w:val="0"/>
      <w:divBdr>
        <w:top w:val="none" w:sz="0" w:space="0" w:color="auto"/>
        <w:left w:val="none" w:sz="0" w:space="0" w:color="auto"/>
        <w:bottom w:val="none" w:sz="0" w:space="0" w:color="auto"/>
        <w:right w:val="none" w:sz="0" w:space="0" w:color="auto"/>
      </w:divBdr>
    </w:div>
    <w:div w:id="1280842460">
      <w:bodyDiv w:val="1"/>
      <w:marLeft w:val="0"/>
      <w:marRight w:val="0"/>
      <w:marTop w:val="0"/>
      <w:marBottom w:val="0"/>
      <w:divBdr>
        <w:top w:val="none" w:sz="0" w:space="0" w:color="auto"/>
        <w:left w:val="none" w:sz="0" w:space="0" w:color="auto"/>
        <w:bottom w:val="none" w:sz="0" w:space="0" w:color="auto"/>
        <w:right w:val="none" w:sz="0" w:space="0" w:color="auto"/>
      </w:divBdr>
    </w:div>
    <w:div w:id="1280994508">
      <w:bodyDiv w:val="1"/>
      <w:marLeft w:val="0"/>
      <w:marRight w:val="0"/>
      <w:marTop w:val="0"/>
      <w:marBottom w:val="0"/>
      <w:divBdr>
        <w:top w:val="none" w:sz="0" w:space="0" w:color="auto"/>
        <w:left w:val="none" w:sz="0" w:space="0" w:color="auto"/>
        <w:bottom w:val="none" w:sz="0" w:space="0" w:color="auto"/>
        <w:right w:val="none" w:sz="0" w:space="0" w:color="auto"/>
      </w:divBdr>
    </w:div>
    <w:div w:id="1281036146">
      <w:bodyDiv w:val="1"/>
      <w:marLeft w:val="0"/>
      <w:marRight w:val="0"/>
      <w:marTop w:val="0"/>
      <w:marBottom w:val="0"/>
      <w:divBdr>
        <w:top w:val="none" w:sz="0" w:space="0" w:color="auto"/>
        <w:left w:val="none" w:sz="0" w:space="0" w:color="auto"/>
        <w:bottom w:val="none" w:sz="0" w:space="0" w:color="auto"/>
        <w:right w:val="none" w:sz="0" w:space="0" w:color="auto"/>
      </w:divBdr>
    </w:div>
    <w:div w:id="1281061641">
      <w:bodyDiv w:val="1"/>
      <w:marLeft w:val="0"/>
      <w:marRight w:val="0"/>
      <w:marTop w:val="0"/>
      <w:marBottom w:val="0"/>
      <w:divBdr>
        <w:top w:val="none" w:sz="0" w:space="0" w:color="auto"/>
        <w:left w:val="none" w:sz="0" w:space="0" w:color="auto"/>
        <w:bottom w:val="none" w:sz="0" w:space="0" w:color="auto"/>
        <w:right w:val="none" w:sz="0" w:space="0" w:color="auto"/>
      </w:divBdr>
    </w:div>
    <w:div w:id="1281186488">
      <w:bodyDiv w:val="1"/>
      <w:marLeft w:val="0"/>
      <w:marRight w:val="0"/>
      <w:marTop w:val="0"/>
      <w:marBottom w:val="0"/>
      <w:divBdr>
        <w:top w:val="none" w:sz="0" w:space="0" w:color="auto"/>
        <w:left w:val="none" w:sz="0" w:space="0" w:color="auto"/>
        <w:bottom w:val="none" w:sz="0" w:space="0" w:color="auto"/>
        <w:right w:val="none" w:sz="0" w:space="0" w:color="auto"/>
      </w:divBdr>
    </w:div>
    <w:div w:id="1281453078">
      <w:bodyDiv w:val="1"/>
      <w:marLeft w:val="0"/>
      <w:marRight w:val="0"/>
      <w:marTop w:val="0"/>
      <w:marBottom w:val="0"/>
      <w:divBdr>
        <w:top w:val="none" w:sz="0" w:space="0" w:color="auto"/>
        <w:left w:val="none" w:sz="0" w:space="0" w:color="auto"/>
        <w:bottom w:val="none" w:sz="0" w:space="0" w:color="auto"/>
        <w:right w:val="none" w:sz="0" w:space="0" w:color="auto"/>
      </w:divBdr>
    </w:div>
    <w:div w:id="1281568269">
      <w:bodyDiv w:val="1"/>
      <w:marLeft w:val="0"/>
      <w:marRight w:val="0"/>
      <w:marTop w:val="0"/>
      <w:marBottom w:val="0"/>
      <w:divBdr>
        <w:top w:val="none" w:sz="0" w:space="0" w:color="auto"/>
        <w:left w:val="none" w:sz="0" w:space="0" w:color="auto"/>
        <w:bottom w:val="none" w:sz="0" w:space="0" w:color="auto"/>
        <w:right w:val="none" w:sz="0" w:space="0" w:color="auto"/>
      </w:divBdr>
    </w:div>
    <w:div w:id="1281569041">
      <w:bodyDiv w:val="1"/>
      <w:marLeft w:val="0"/>
      <w:marRight w:val="0"/>
      <w:marTop w:val="0"/>
      <w:marBottom w:val="0"/>
      <w:divBdr>
        <w:top w:val="none" w:sz="0" w:space="0" w:color="auto"/>
        <w:left w:val="none" w:sz="0" w:space="0" w:color="auto"/>
        <w:bottom w:val="none" w:sz="0" w:space="0" w:color="auto"/>
        <w:right w:val="none" w:sz="0" w:space="0" w:color="auto"/>
      </w:divBdr>
    </w:div>
    <w:div w:id="1281570440">
      <w:bodyDiv w:val="1"/>
      <w:marLeft w:val="0"/>
      <w:marRight w:val="0"/>
      <w:marTop w:val="0"/>
      <w:marBottom w:val="0"/>
      <w:divBdr>
        <w:top w:val="none" w:sz="0" w:space="0" w:color="auto"/>
        <w:left w:val="none" w:sz="0" w:space="0" w:color="auto"/>
        <w:bottom w:val="none" w:sz="0" w:space="0" w:color="auto"/>
        <w:right w:val="none" w:sz="0" w:space="0" w:color="auto"/>
      </w:divBdr>
    </w:div>
    <w:div w:id="1281647991">
      <w:bodyDiv w:val="1"/>
      <w:marLeft w:val="0"/>
      <w:marRight w:val="0"/>
      <w:marTop w:val="0"/>
      <w:marBottom w:val="0"/>
      <w:divBdr>
        <w:top w:val="none" w:sz="0" w:space="0" w:color="auto"/>
        <w:left w:val="none" w:sz="0" w:space="0" w:color="auto"/>
        <w:bottom w:val="none" w:sz="0" w:space="0" w:color="auto"/>
        <w:right w:val="none" w:sz="0" w:space="0" w:color="auto"/>
      </w:divBdr>
    </w:div>
    <w:div w:id="1281910481">
      <w:bodyDiv w:val="1"/>
      <w:marLeft w:val="0"/>
      <w:marRight w:val="0"/>
      <w:marTop w:val="0"/>
      <w:marBottom w:val="0"/>
      <w:divBdr>
        <w:top w:val="none" w:sz="0" w:space="0" w:color="auto"/>
        <w:left w:val="none" w:sz="0" w:space="0" w:color="auto"/>
        <w:bottom w:val="none" w:sz="0" w:space="0" w:color="auto"/>
        <w:right w:val="none" w:sz="0" w:space="0" w:color="auto"/>
      </w:divBdr>
    </w:div>
    <w:div w:id="1282149039">
      <w:bodyDiv w:val="1"/>
      <w:marLeft w:val="0"/>
      <w:marRight w:val="0"/>
      <w:marTop w:val="0"/>
      <w:marBottom w:val="0"/>
      <w:divBdr>
        <w:top w:val="none" w:sz="0" w:space="0" w:color="auto"/>
        <w:left w:val="none" w:sz="0" w:space="0" w:color="auto"/>
        <w:bottom w:val="none" w:sz="0" w:space="0" w:color="auto"/>
        <w:right w:val="none" w:sz="0" w:space="0" w:color="auto"/>
      </w:divBdr>
    </w:div>
    <w:div w:id="1282149583">
      <w:bodyDiv w:val="1"/>
      <w:marLeft w:val="0"/>
      <w:marRight w:val="0"/>
      <w:marTop w:val="0"/>
      <w:marBottom w:val="0"/>
      <w:divBdr>
        <w:top w:val="none" w:sz="0" w:space="0" w:color="auto"/>
        <w:left w:val="none" w:sz="0" w:space="0" w:color="auto"/>
        <w:bottom w:val="none" w:sz="0" w:space="0" w:color="auto"/>
        <w:right w:val="none" w:sz="0" w:space="0" w:color="auto"/>
      </w:divBdr>
    </w:div>
    <w:div w:id="1282416200">
      <w:bodyDiv w:val="1"/>
      <w:marLeft w:val="0"/>
      <w:marRight w:val="0"/>
      <w:marTop w:val="0"/>
      <w:marBottom w:val="0"/>
      <w:divBdr>
        <w:top w:val="none" w:sz="0" w:space="0" w:color="auto"/>
        <w:left w:val="none" w:sz="0" w:space="0" w:color="auto"/>
        <w:bottom w:val="none" w:sz="0" w:space="0" w:color="auto"/>
        <w:right w:val="none" w:sz="0" w:space="0" w:color="auto"/>
      </w:divBdr>
    </w:div>
    <w:div w:id="1282569340">
      <w:bodyDiv w:val="1"/>
      <w:marLeft w:val="0"/>
      <w:marRight w:val="0"/>
      <w:marTop w:val="0"/>
      <w:marBottom w:val="0"/>
      <w:divBdr>
        <w:top w:val="none" w:sz="0" w:space="0" w:color="auto"/>
        <w:left w:val="none" w:sz="0" w:space="0" w:color="auto"/>
        <w:bottom w:val="none" w:sz="0" w:space="0" w:color="auto"/>
        <w:right w:val="none" w:sz="0" w:space="0" w:color="auto"/>
      </w:divBdr>
    </w:div>
    <w:div w:id="1283028103">
      <w:bodyDiv w:val="1"/>
      <w:marLeft w:val="0"/>
      <w:marRight w:val="0"/>
      <w:marTop w:val="0"/>
      <w:marBottom w:val="0"/>
      <w:divBdr>
        <w:top w:val="none" w:sz="0" w:space="0" w:color="auto"/>
        <w:left w:val="none" w:sz="0" w:space="0" w:color="auto"/>
        <w:bottom w:val="none" w:sz="0" w:space="0" w:color="auto"/>
        <w:right w:val="none" w:sz="0" w:space="0" w:color="auto"/>
      </w:divBdr>
    </w:div>
    <w:div w:id="1283077154">
      <w:bodyDiv w:val="1"/>
      <w:marLeft w:val="0"/>
      <w:marRight w:val="0"/>
      <w:marTop w:val="0"/>
      <w:marBottom w:val="0"/>
      <w:divBdr>
        <w:top w:val="none" w:sz="0" w:space="0" w:color="auto"/>
        <w:left w:val="none" w:sz="0" w:space="0" w:color="auto"/>
        <w:bottom w:val="none" w:sz="0" w:space="0" w:color="auto"/>
        <w:right w:val="none" w:sz="0" w:space="0" w:color="auto"/>
      </w:divBdr>
    </w:div>
    <w:div w:id="1283270830">
      <w:bodyDiv w:val="1"/>
      <w:marLeft w:val="0"/>
      <w:marRight w:val="0"/>
      <w:marTop w:val="0"/>
      <w:marBottom w:val="0"/>
      <w:divBdr>
        <w:top w:val="none" w:sz="0" w:space="0" w:color="auto"/>
        <w:left w:val="none" w:sz="0" w:space="0" w:color="auto"/>
        <w:bottom w:val="none" w:sz="0" w:space="0" w:color="auto"/>
        <w:right w:val="none" w:sz="0" w:space="0" w:color="auto"/>
      </w:divBdr>
    </w:div>
    <w:div w:id="1283272459">
      <w:bodyDiv w:val="1"/>
      <w:marLeft w:val="0"/>
      <w:marRight w:val="0"/>
      <w:marTop w:val="0"/>
      <w:marBottom w:val="0"/>
      <w:divBdr>
        <w:top w:val="none" w:sz="0" w:space="0" w:color="auto"/>
        <w:left w:val="none" w:sz="0" w:space="0" w:color="auto"/>
        <w:bottom w:val="none" w:sz="0" w:space="0" w:color="auto"/>
        <w:right w:val="none" w:sz="0" w:space="0" w:color="auto"/>
      </w:divBdr>
    </w:div>
    <w:div w:id="1283344269">
      <w:bodyDiv w:val="1"/>
      <w:marLeft w:val="0"/>
      <w:marRight w:val="0"/>
      <w:marTop w:val="0"/>
      <w:marBottom w:val="0"/>
      <w:divBdr>
        <w:top w:val="none" w:sz="0" w:space="0" w:color="auto"/>
        <w:left w:val="none" w:sz="0" w:space="0" w:color="auto"/>
        <w:bottom w:val="none" w:sz="0" w:space="0" w:color="auto"/>
        <w:right w:val="none" w:sz="0" w:space="0" w:color="auto"/>
      </w:divBdr>
    </w:div>
    <w:div w:id="1283463240">
      <w:bodyDiv w:val="1"/>
      <w:marLeft w:val="0"/>
      <w:marRight w:val="0"/>
      <w:marTop w:val="0"/>
      <w:marBottom w:val="0"/>
      <w:divBdr>
        <w:top w:val="none" w:sz="0" w:space="0" w:color="auto"/>
        <w:left w:val="none" w:sz="0" w:space="0" w:color="auto"/>
        <w:bottom w:val="none" w:sz="0" w:space="0" w:color="auto"/>
        <w:right w:val="none" w:sz="0" w:space="0" w:color="auto"/>
      </w:divBdr>
    </w:div>
    <w:div w:id="1283610074">
      <w:bodyDiv w:val="1"/>
      <w:marLeft w:val="0"/>
      <w:marRight w:val="0"/>
      <w:marTop w:val="0"/>
      <w:marBottom w:val="0"/>
      <w:divBdr>
        <w:top w:val="none" w:sz="0" w:space="0" w:color="auto"/>
        <w:left w:val="none" w:sz="0" w:space="0" w:color="auto"/>
        <w:bottom w:val="none" w:sz="0" w:space="0" w:color="auto"/>
        <w:right w:val="none" w:sz="0" w:space="0" w:color="auto"/>
      </w:divBdr>
    </w:div>
    <w:div w:id="1283726317">
      <w:bodyDiv w:val="1"/>
      <w:marLeft w:val="0"/>
      <w:marRight w:val="0"/>
      <w:marTop w:val="0"/>
      <w:marBottom w:val="0"/>
      <w:divBdr>
        <w:top w:val="none" w:sz="0" w:space="0" w:color="auto"/>
        <w:left w:val="none" w:sz="0" w:space="0" w:color="auto"/>
        <w:bottom w:val="none" w:sz="0" w:space="0" w:color="auto"/>
        <w:right w:val="none" w:sz="0" w:space="0" w:color="auto"/>
      </w:divBdr>
    </w:div>
    <w:div w:id="1283882114">
      <w:bodyDiv w:val="1"/>
      <w:marLeft w:val="0"/>
      <w:marRight w:val="0"/>
      <w:marTop w:val="0"/>
      <w:marBottom w:val="0"/>
      <w:divBdr>
        <w:top w:val="none" w:sz="0" w:space="0" w:color="auto"/>
        <w:left w:val="none" w:sz="0" w:space="0" w:color="auto"/>
        <w:bottom w:val="none" w:sz="0" w:space="0" w:color="auto"/>
        <w:right w:val="none" w:sz="0" w:space="0" w:color="auto"/>
      </w:divBdr>
    </w:div>
    <w:div w:id="1284074691">
      <w:bodyDiv w:val="1"/>
      <w:marLeft w:val="0"/>
      <w:marRight w:val="0"/>
      <w:marTop w:val="0"/>
      <w:marBottom w:val="0"/>
      <w:divBdr>
        <w:top w:val="none" w:sz="0" w:space="0" w:color="auto"/>
        <w:left w:val="none" w:sz="0" w:space="0" w:color="auto"/>
        <w:bottom w:val="none" w:sz="0" w:space="0" w:color="auto"/>
        <w:right w:val="none" w:sz="0" w:space="0" w:color="auto"/>
      </w:divBdr>
    </w:div>
    <w:div w:id="1284113292">
      <w:bodyDiv w:val="1"/>
      <w:marLeft w:val="0"/>
      <w:marRight w:val="0"/>
      <w:marTop w:val="0"/>
      <w:marBottom w:val="0"/>
      <w:divBdr>
        <w:top w:val="none" w:sz="0" w:space="0" w:color="auto"/>
        <w:left w:val="none" w:sz="0" w:space="0" w:color="auto"/>
        <w:bottom w:val="none" w:sz="0" w:space="0" w:color="auto"/>
        <w:right w:val="none" w:sz="0" w:space="0" w:color="auto"/>
      </w:divBdr>
    </w:div>
    <w:div w:id="1284115867">
      <w:bodyDiv w:val="1"/>
      <w:marLeft w:val="0"/>
      <w:marRight w:val="0"/>
      <w:marTop w:val="0"/>
      <w:marBottom w:val="0"/>
      <w:divBdr>
        <w:top w:val="none" w:sz="0" w:space="0" w:color="auto"/>
        <w:left w:val="none" w:sz="0" w:space="0" w:color="auto"/>
        <w:bottom w:val="none" w:sz="0" w:space="0" w:color="auto"/>
        <w:right w:val="none" w:sz="0" w:space="0" w:color="auto"/>
      </w:divBdr>
    </w:div>
    <w:div w:id="1284192750">
      <w:bodyDiv w:val="1"/>
      <w:marLeft w:val="0"/>
      <w:marRight w:val="0"/>
      <w:marTop w:val="0"/>
      <w:marBottom w:val="0"/>
      <w:divBdr>
        <w:top w:val="none" w:sz="0" w:space="0" w:color="auto"/>
        <w:left w:val="none" w:sz="0" w:space="0" w:color="auto"/>
        <w:bottom w:val="none" w:sz="0" w:space="0" w:color="auto"/>
        <w:right w:val="none" w:sz="0" w:space="0" w:color="auto"/>
      </w:divBdr>
    </w:div>
    <w:div w:id="1284381598">
      <w:bodyDiv w:val="1"/>
      <w:marLeft w:val="0"/>
      <w:marRight w:val="0"/>
      <w:marTop w:val="0"/>
      <w:marBottom w:val="0"/>
      <w:divBdr>
        <w:top w:val="none" w:sz="0" w:space="0" w:color="auto"/>
        <w:left w:val="none" w:sz="0" w:space="0" w:color="auto"/>
        <w:bottom w:val="none" w:sz="0" w:space="0" w:color="auto"/>
        <w:right w:val="none" w:sz="0" w:space="0" w:color="auto"/>
      </w:divBdr>
    </w:div>
    <w:div w:id="1284581728">
      <w:bodyDiv w:val="1"/>
      <w:marLeft w:val="0"/>
      <w:marRight w:val="0"/>
      <w:marTop w:val="0"/>
      <w:marBottom w:val="0"/>
      <w:divBdr>
        <w:top w:val="none" w:sz="0" w:space="0" w:color="auto"/>
        <w:left w:val="none" w:sz="0" w:space="0" w:color="auto"/>
        <w:bottom w:val="none" w:sz="0" w:space="0" w:color="auto"/>
        <w:right w:val="none" w:sz="0" w:space="0" w:color="auto"/>
      </w:divBdr>
    </w:div>
    <w:div w:id="1284799706">
      <w:bodyDiv w:val="1"/>
      <w:marLeft w:val="0"/>
      <w:marRight w:val="0"/>
      <w:marTop w:val="0"/>
      <w:marBottom w:val="0"/>
      <w:divBdr>
        <w:top w:val="none" w:sz="0" w:space="0" w:color="auto"/>
        <w:left w:val="none" w:sz="0" w:space="0" w:color="auto"/>
        <w:bottom w:val="none" w:sz="0" w:space="0" w:color="auto"/>
        <w:right w:val="none" w:sz="0" w:space="0" w:color="auto"/>
      </w:divBdr>
    </w:div>
    <w:div w:id="1284849765">
      <w:bodyDiv w:val="1"/>
      <w:marLeft w:val="0"/>
      <w:marRight w:val="0"/>
      <w:marTop w:val="0"/>
      <w:marBottom w:val="0"/>
      <w:divBdr>
        <w:top w:val="none" w:sz="0" w:space="0" w:color="auto"/>
        <w:left w:val="none" w:sz="0" w:space="0" w:color="auto"/>
        <w:bottom w:val="none" w:sz="0" w:space="0" w:color="auto"/>
        <w:right w:val="none" w:sz="0" w:space="0" w:color="auto"/>
      </w:divBdr>
    </w:div>
    <w:div w:id="1285044596">
      <w:bodyDiv w:val="1"/>
      <w:marLeft w:val="0"/>
      <w:marRight w:val="0"/>
      <w:marTop w:val="0"/>
      <w:marBottom w:val="0"/>
      <w:divBdr>
        <w:top w:val="none" w:sz="0" w:space="0" w:color="auto"/>
        <w:left w:val="none" w:sz="0" w:space="0" w:color="auto"/>
        <w:bottom w:val="none" w:sz="0" w:space="0" w:color="auto"/>
        <w:right w:val="none" w:sz="0" w:space="0" w:color="auto"/>
      </w:divBdr>
    </w:div>
    <w:div w:id="1285114390">
      <w:bodyDiv w:val="1"/>
      <w:marLeft w:val="0"/>
      <w:marRight w:val="0"/>
      <w:marTop w:val="0"/>
      <w:marBottom w:val="0"/>
      <w:divBdr>
        <w:top w:val="none" w:sz="0" w:space="0" w:color="auto"/>
        <w:left w:val="none" w:sz="0" w:space="0" w:color="auto"/>
        <w:bottom w:val="none" w:sz="0" w:space="0" w:color="auto"/>
        <w:right w:val="none" w:sz="0" w:space="0" w:color="auto"/>
      </w:divBdr>
    </w:div>
    <w:div w:id="1285235860">
      <w:bodyDiv w:val="1"/>
      <w:marLeft w:val="0"/>
      <w:marRight w:val="0"/>
      <w:marTop w:val="0"/>
      <w:marBottom w:val="0"/>
      <w:divBdr>
        <w:top w:val="none" w:sz="0" w:space="0" w:color="auto"/>
        <w:left w:val="none" w:sz="0" w:space="0" w:color="auto"/>
        <w:bottom w:val="none" w:sz="0" w:space="0" w:color="auto"/>
        <w:right w:val="none" w:sz="0" w:space="0" w:color="auto"/>
      </w:divBdr>
    </w:div>
    <w:div w:id="1285428266">
      <w:bodyDiv w:val="1"/>
      <w:marLeft w:val="0"/>
      <w:marRight w:val="0"/>
      <w:marTop w:val="0"/>
      <w:marBottom w:val="0"/>
      <w:divBdr>
        <w:top w:val="none" w:sz="0" w:space="0" w:color="auto"/>
        <w:left w:val="none" w:sz="0" w:space="0" w:color="auto"/>
        <w:bottom w:val="none" w:sz="0" w:space="0" w:color="auto"/>
        <w:right w:val="none" w:sz="0" w:space="0" w:color="auto"/>
      </w:divBdr>
    </w:div>
    <w:div w:id="1285623293">
      <w:bodyDiv w:val="1"/>
      <w:marLeft w:val="0"/>
      <w:marRight w:val="0"/>
      <w:marTop w:val="0"/>
      <w:marBottom w:val="0"/>
      <w:divBdr>
        <w:top w:val="none" w:sz="0" w:space="0" w:color="auto"/>
        <w:left w:val="none" w:sz="0" w:space="0" w:color="auto"/>
        <w:bottom w:val="none" w:sz="0" w:space="0" w:color="auto"/>
        <w:right w:val="none" w:sz="0" w:space="0" w:color="auto"/>
      </w:divBdr>
    </w:div>
    <w:div w:id="1285699754">
      <w:bodyDiv w:val="1"/>
      <w:marLeft w:val="0"/>
      <w:marRight w:val="0"/>
      <w:marTop w:val="0"/>
      <w:marBottom w:val="0"/>
      <w:divBdr>
        <w:top w:val="none" w:sz="0" w:space="0" w:color="auto"/>
        <w:left w:val="none" w:sz="0" w:space="0" w:color="auto"/>
        <w:bottom w:val="none" w:sz="0" w:space="0" w:color="auto"/>
        <w:right w:val="none" w:sz="0" w:space="0" w:color="auto"/>
      </w:divBdr>
    </w:div>
    <w:div w:id="1285883972">
      <w:bodyDiv w:val="1"/>
      <w:marLeft w:val="0"/>
      <w:marRight w:val="0"/>
      <w:marTop w:val="0"/>
      <w:marBottom w:val="0"/>
      <w:divBdr>
        <w:top w:val="none" w:sz="0" w:space="0" w:color="auto"/>
        <w:left w:val="none" w:sz="0" w:space="0" w:color="auto"/>
        <w:bottom w:val="none" w:sz="0" w:space="0" w:color="auto"/>
        <w:right w:val="none" w:sz="0" w:space="0" w:color="auto"/>
      </w:divBdr>
    </w:div>
    <w:div w:id="1285960647">
      <w:bodyDiv w:val="1"/>
      <w:marLeft w:val="0"/>
      <w:marRight w:val="0"/>
      <w:marTop w:val="0"/>
      <w:marBottom w:val="0"/>
      <w:divBdr>
        <w:top w:val="none" w:sz="0" w:space="0" w:color="auto"/>
        <w:left w:val="none" w:sz="0" w:space="0" w:color="auto"/>
        <w:bottom w:val="none" w:sz="0" w:space="0" w:color="auto"/>
        <w:right w:val="none" w:sz="0" w:space="0" w:color="auto"/>
      </w:divBdr>
    </w:div>
    <w:div w:id="1286086575">
      <w:bodyDiv w:val="1"/>
      <w:marLeft w:val="0"/>
      <w:marRight w:val="0"/>
      <w:marTop w:val="0"/>
      <w:marBottom w:val="0"/>
      <w:divBdr>
        <w:top w:val="none" w:sz="0" w:space="0" w:color="auto"/>
        <w:left w:val="none" w:sz="0" w:space="0" w:color="auto"/>
        <w:bottom w:val="none" w:sz="0" w:space="0" w:color="auto"/>
        <w:right w:val="none" w:sz="0" w:space="0" w:color="auto"/>
      </w:divBdr>
    </w:div>
    <w:div w:id="1286111026">
      <w:bodyDiv w:val="1"/>
      <w:marLeft w:val="0"/>
      <w:marRight w:val="0"/>
      <w:marTop w:val="0"/>
      <w:marBottom w:val="0"/>
      <w:divBdr>
        <w:top w:val="none" w:sz="0" w:space="0" w:color="auto"/>
        <w:left w:val="none" w:sz="0" w:space="0" w:color="auto"/>
        <w:bottom w:val="none" w:sz="0" w:space="0" w:color="auto"/>
        <w:right w:val="none" w:sz="0" w:space="0" w:color="auto"/>
      </w:divBdr>
    </w:div>
    <w:div w:id="1286231928">
      <w:bodyDiv w:val="1"/>
      <w:marLeft w:val="0"/>
      <w:marRight w:val="0"/>
      <w:marTop w:val="0"/>
      <w:marBottom w:val="0"/>
      <w:divBdr>
        <w:top w:val="none" w:sz="0" w:space="0" w:color="auto"/>
        <w:left w:val="none" w:sz="0" w:space="0" w:color="auto"/>
        <w:bottom w:val="none" w:sz="0" w:space="0" w:color="auto"/>
        <w:right w:val="none" w:sz="0" w:space="0" w:color="auto"/>
      </w:divBdr>
    </w:div>
    <w:div w:id="1286235108">
      <w:bodyDiv w:val="1"/>
      <w:marLeft w:val="0"/>
      <w:marRight w:val="0"/>
      <w:marTop w:val="0"/>
      <w:marBottom w:val="0"/>
      <w:divBdr>
        <w:top w:val="none" w:sz="0" w:space="0" w:color="auto"/>
        <w:left w:val="none" w:sz="0" w:space="0" w:color="auto"/>
        <w:bottom w:val="none" w:sz="0" w:space="0" w:color="auto"/>
        <w:right w:val="none" w:sz="0" w:space="0" w:color="auto"/>
      </w:divBdr>
    </w:div>
    <w:div w:id="1286500045">
      <w:bodyDiv w:val="1"/>
      <w:marLeft w:val="0"/>
      <w:marRight w:val="0"/>
      <w:marTop w:val="0"/>
      <w:marBottom w:val="0"/>
      <w:divBdr>
        <w:top w:val="none" w:sz="0" w:space="0" w:color="auto"/>
        <w:left w:val="none" w:sz="0" w:space="0" w:color="auto"/>
        <w:bottom w:val="none" w:sz="0" w:space="0" w:color="auto"/>
        <w:right w:val="none" w:sz="0" w:space="0" w:color="auto"/>
      </w:divBdr>
    </w:div>
    <w:div w:id="1287003882">
      <w:bodyDiv w:val="1"/>
      <w:marLeft w:val="0"/>
      <w:marRight w:val="0"/>
      <w:marTop w:val="0"/>
      <w:marBottom w:val="0"/>
      <w:divBdr>
        <w:top w:val="none" w:sz="0" w:space="0" w:color="auto"/>
        <w:left w:val="none" w:sz="0" w:space="0" w:color="auto"/>
        <w:bottom w:val="none" w:sz="0" w:space="0" w:color="auto"/>
        <w:right w:val="none" w:sz="0" w:space="0" w:color="auto"/>
      </w:divBdr>
    </w:div>
    <w:div w:id="1287085587">
      <w:bodyDiv w:val="1"/>
      <w:marLeft w:val="0"/>
      <w:marRight w:val="0"/>
      <w:marTop w:val="0"/>
      <w:marBottom w:val="0"/>
      <w:divBdr>
        <w:top w:val="none" w:sz="0" w:space="0" w:color="auto"/>
        <w:left w:val="none" w:sz="0" w:space="0" w:color="auto"/>
        <w:bottom w:val="none" w:sz="0" w:space="0" w:color="auto"/>
        <w:right w:val="none" w:sz="0" w:space="0" w:color="auto"/>
      </w:divBdr>
    </w:div>
    <w:div w:id="1287128746">
      <w:bodyDiv w:val="1"/>
      <w:marLeft w:val="0"/>
      <w:marRight w:val="0"/>
      <w:marTop w:val="0"/>
      <w:marBottom w:val="0"/>
      <w:divBdr>
        <w:top w:val="none" w:sz="0" w:space="0" w:color="auto"/>
        <w:left w:val="none" w:sz="0" w:space="0" w:color="auto"/>
        <w:bottom w:val="none" w:sz="0" w:space="0" w:color="auto"/>
        <w:right w:val="none" w:sz="0" w:space="0" w:color="auto"/>
      </w:divBdr>
    </w:div>
    <w:div w:id="1287464908">
      <w:bodyDiv w:val="1"/>
      <w:marLeft w:val="0"/>
      <w:marRight w:val="0"/>
      <w:marTop w:val="0"/>
      <w:marBottom w:val="0"/>
      <w:divBdr>
        <w:top w:val="none" w:sz="0" w:space="0" w:color="auto"/>
        <w:left w:val="none" w:sz="0" w:space="0" w:color="auto"/>
        <w:bottom w:val="none" w:sz="0" w:space="0" w:color="auto"/>
        <w:right w:val="none" w:sz="0" w:space="0" w:color="auto"/>
      </w:divBdr>
    </w:div>
    <w:div w:id="1287657607">
      <w:bodyDiv w:val="1"/>
      <w:marLeft w:val="0"/>
      <w:marRight w:val="0"/>
      <w:marTop w:val="0"/>
      <w:marBottom w:val="0"/>
      <w:divBdr>
        <w:top w:val="none" w:sz="0" w:space="0" w:color="auto"/>
        <w:left w:val="none" w:sz="0" w:space="0" w:color="auto"/>
        <w:bottom w:val="none" w:sz="0" w:space="0" w:color="auto"/>
        <w:right w:val="none" w:sz="0" w:space="0" w:color="auto"/>
      </w:divBdr>
    </w:div>
    <w:div w:id="1287855568">
      <w:bodyDiv w:val="1"/>
      <w:marLeft w:val="0"/>
      <w:marRight w:val="0"/>
      <w:marTop w:val="0"/>
      <w:marBottom w:val="0"/>
      <w:divBdr>
        <w:top w:val="none" w:sz="0" w:space="0" w:color="auto"/>
        <w:left w:val="none" w:sz="0" w:space="0" w:color="auto"/>
        <w:bottom w:val="none" w:sz="0" w:space="0" w:color="auto"/>
        <w:right w:val="none" w:sz="0" w:space="0" w:color="auto"/>
      </w:divBdr>
    </w:div>
    <w:div w:id="1288003319">
      <w:bodyDiv w:val="1"/>
      <w:marLeft w:val="0"/>
      <w:marRight w:val="0"/>
      <w:marTop w:val="0"/>
      <w:marBottom w:val="0"/>
      <w:divBdr>
        <w:top w:val="none" w:sz="0" w:space="0" w:color="auto"/>
        <w:left w:val="none" w:sz="0" w:space="0" w:color="auto"/>
        <w:bottom w:val="none" w:sz="0" w:space="0" w:color="auto"/>
        <w:right w:val="none" w:sz="0" w:space="0" w:color="auto"/>
      </w:divBdr>
    </w:div>
    <w:div w:id="1288242563">
      <w:bodyDiv w:val="1"/>
      <w:marLeft w:val="0"/>
      <w:marRight w:val="0"/>
      <w:marTop w:val="0"/>
      <w:marBottom w:val="0"/>
      <w:divBdr>
        <w:top w:val="none" w:sz="0" w:space="0" w:color="auto"/>
        <w:left w:val="none" w:sz="0" w:space="0" w:color="auto"/>
        <w:bottom w:val="none" w:sz="0" w:space="0" w:color="auto"/>
        <w:right w:val="none" w:sz="0" w:space="0" w:color="auto"/>
      </w:divBdr>
    </w:div>
    <w:div w:id="1288269201">
      <w:bodyDiv w:val="1"/>
      <w:marLeft w:val="0"/>
      <w:marRight w:val="0"/>
      <w:marTop w:val="0"/>
      <w:marBottom w:val="0"/>
      <w:divBdr>
        <w:top w:val="none" w:sz="0" w:space="0" w:color="auto"/>
        <w:left w:val="none" w:sz="0" w:space="0" w:color="auto"/>
        <w:bottom w:val="none" w:sz="0" w:space="0" w:color="auto"/>
        <w:right w:val="none" w:sz="0" w:space="0" w:color="auto"/>
      </w:divBdr>
    </w:div>
    <w:div w:id="1288587629">
      <w:bodyDiv w:val="1"/>
      <w:marLeft w:val="0"/>
      <w:marRight w:val="0"/>
      <w:marTop w:val="0"/>
      <w:marBottom w:val="0"/>
      <w:divBdr>
        <w:top w:val="none" w:sz="0" w:space="0" w:color="auto"/>
        <w:left w:val="none" w:sz="0" w:space="0" w:color="auto"/>
        <w:bottom w:val="none" w:sz="0" w:space="0" w:color="auto"/>
        <w:right w:val="none" w:sz="0" w:space="0" w:color="auto"/>
      </w:divBdr>
    </w:div>
    <w:div w:id="1288589455">
      <w:bodyDiv w:val="1"/>
      <w:marLeft w:val="0"/>
      <w:marRight w:val="0"/>
      <w:marTop w:val="0"/>
      <w:marBottom w:val="0"/>
      <w:divBdr>
        <w:top w:val="none" w:sz="0" w:space="0" w:color="auto"/>
        <w:left w:val="none" w:sz="0" w:space="0" w:color="auto"/>
        <w:bottom w:val="none" w:sz="0" w:space="0" w:color="auto"/>
        <w:right w:val="none" w:sz="0" w:space="0" w:color="auto"/>
      </w:divBdr>
    </w:div>
    <w:div w:id="1289120685">
      <w:bodyDiv w:val="1"/>
      <w:marLeft w:val="0"/>
      <w:marRight w:val="0"/>
      <w:marTop w:val="0"/>
      <w:marBottom w:val="0"/>
      <w:divBdr>
        <w:top w:val="none" w:sz="0" w:space="0" w:color="auto"/>
        <w:left w:val="none" w:sz="0" w:space="0" w:color="auto"/>
        <w:bottom w:val="none" w:sz="0" w:space="0" w:color="auto"/>
        <w:right w:val="none" w:sz="0" w:space="0" w:color="auto"/>
      </w:divBdr>
    </w:div>
    <w:div w:id="1289431443">
      <w:bodyDiv w:val="1"/>
      <w:marLeft w:val="0"/>
      <w:marRight w:val="0"/>
      <w:marTop w:val="0"/>
      <w:marBottom w:val="0"/>
      <w:divBdr>
        <w:top w:val="none" w:sz="0" w:space="0" w:color="auto"/>
        <w:left w:val="none" w:sz="0" w:space="0" w:color="auto"/>
        <w:bottom w:val="none" w:sz="0" w:space="0" w:color="auto"/>
        <w:right w:val="none" w:sz="0" w:space="0" w:color="auto"/>
      </w:divBdr>
    </w:div>
    <w:div w:id="1289512844">
      <w:bodyDiv w:val="1"/>
      <w:marLeft w:val="0"/>
      <w:marRight w:val="0"/>
      <w:marTop w:val="0"/>
      <w:marBottom w:val="0"/>
      <w:divBdr>
        <w:top w:val="none" w:sz="0" w:space="0" w:color="auto"/>
        <w:left w:val="none" w:sz="0" w:space="0" w:color="auto"/>
        <w:bottom w:val="none" w:sz="0" w:space="0" w:color="auto"/>
        <w:right w:val="none" w:sz="0" w:space="0" w:color="auto"/>
      </w:divBdr>
    </w:div>
    <w:div w:id="1289582636">
      <w:bodyDiv w:val="1"/>
      <w:marLeft w:val="0"/>
      <w:marRight w:val="0"/>
      <w:marTop w:val="0"/>
      <w:marBottom w:val="0"/>
      <w:divBdr>
        <w:top w:val="none" w:sz="0" w:space="0" w:color="auto"/>
        <w:left w:val="none" w:sz="0" w:space="0" w:color="auto"/>
        <w:bottom w:val="none" w:sz="0" w:space="0" w:color="auto"/>
        <w:right w:val="none" w:sz="0" w:space="0" w:color="auto"/>
      </w:divBdr>
    </w:div>
    <w:div w:id="1289631981">
      <w:bodyDiv w:val="1"/>
      <w:marLeft w:val="0"/>
      <w:marRight w:val="0"/>
      <w:marTop w:val="0"/>
      <w:marBottom w:val="0"/>
      <w:divBdr>
        <w:top w:val="none" w:sz="0" w:space="0" w:color="auto"/>
        <w:left w:val="none" w:sz="0" w:space="0" w:color="auto"/>
        <w:bottom w:val="none" w:sz="0" w:space="0" w:color="auto"/>
        <w:right w:val="none" w:sz="0" w:space="0" w:color="auto"/>
      </w:divBdr>
    </w:div>
    <w:div w:id="1289697651">
      <w:bodyDiv w:val="1"/>
      <w:marLeft w:val="0"/>
      <w:marRight w:val="0"/>
      <w:marTop w:val="0"/>
      <w:marBottom w:val="0"/>
      <w:divBdr>
        <w:top w:val="none" w:sz="0" w:space="0" w:color="auto"/>
        <w:left w:val="none" w:sz="0" w:space="0" w:color="auto"/>
        <w:bottom w:val="none" w:sz="0" w:space="0" w:color="auto"/>
        <w:right w:val="none" w:sz="0" w:space="0" w:color="auto"/>
      </w:divBdr>
    </w:div>
    <w:div w:id="1289705648">
      <w:bodyDiv w:val="1"/>
      <w:marLeft w:val="0"/>
      <w:marRight w:val="0"/>
      <w:marTop w:val="0"/>
      <w:marBottom w:val="0"/>
      <w:divBdr>
        <w:top w:val="none" w:sz="0" w:space="0" w:color="auto"/>
        <w:left w:val="none" w:sz="0" w:space="0" w:color="auto"/>
        <w:bottom w:val="none" w:sz="0" w:space="0" w:color="auto"/>
        <w:right w:val="none" w:sz="0" w:space="0" w:color="auto"/>
      </w:divBdr>
    </w:div>
    <w:div w:id="1289779120">
      <w:bodyDiv w:val="1"/>
      <w:marLeft w:val="0"/>
      <w:marRight w:val="0"/>
      <w:marTop w:val="0"/>
      <w:marBottom w:val="0"/>
      <w:divBdr>
        <w:top w:val="none" w:sz="0" w:space="0" w:color="auto"/>
        <w:left w:val="none" w:sz="0" w:space="0" w:color="auto"/>
        <w:bottom w:val="none" w:sz="0" w:space="0" w:color="auto"/>
        <w:right w:val="none" w:sz="0" w:space="0" w:color="auto"/>
      </w:divBdr>
    </w:div>
    <w:div w:id="1289970349">
      <w:bodyDiv w:val="1"/>
      <w:marLeft w:val="0"/>
      <w:marRight w:val="0"/>
      <w:marTop w:val="0"/>
      <w:marBottom w:val="0"/>
      <w:divBdr>
        <w:top w:val="none" w:sz="0" w:space="0" w:color="auto"/>
        <w:left w:val="none" w:sz="0" w:space="0" w:color="auto"/>
        <w:bottom w:val="none" w:sz="0" w:space="0" w:color="auto"/>
        <w:right w:val="none" w:sz="0" w:space="0" w:color="auto"/>
      </w:divBdr>
    </w:div>
    <w:div w:id="1289972869">
      <w:bodyDiv w:val="1"/>
      <w:marLeft w:val="0"/>
      <w:marRight w:val="0"/>
      <w:marTop w:val="0"/>
      <w:marBottom w:val="0"/>
      <w:divBdr>
        <w:top w:val="none" w:sz="0" w:space="0" w:color="auto"/>
        <w:left w:val="none" w:sz="0" w:space="0" w:color="auto"/>
        <w:bottom w:val="none" w:sz="0" w:space="0" w:color="auto"/>
        <w:right w:val="none" w:sz="0" w:space="0" w:color="auto"/>
      </w:divBdr>
    </w:div>
    <w:div w:id="1290015075">
      <w:bodyDiv w:val="1"/>
      <w:marLeft w:val="0"/>
      <w:marRight w:val="0"/>
      <w:marTop w:val="0"/>
      <w:marBottom w:val="0"/>
      <w:divBdr>
        <w:top w:val="none" w:sz="0" w:space="0" w:color="auto"/>
        <w:left w:val="none" w:sz="0" w:space="0" w:color="auto"/>
        <w:bottom w:val="none" w:sz="0" w:space="0" w:color="auto"/>
        <w:right w:val="none" w:sz="0" w:space="0" w:color="auto"/>
      </w:divBdr>
    </w:div>
    <w:div w:id="1290089782">
      <w:bodyDiv w:val="1"/>
      <w:marLeft w:val="0"/>
      <w:marRight w:val="0"/>
      <w:marTop w:val="0"/>
      <w:marBottom w:val="0"/>
      <w:divBdr>
        <w:top w:val="none" w:sz="0" w:space="0" w:color="auto"/>
        <w:left w:val="none" w:sz="0" w:space="0" w:color="auto"/>
        <w:bottom w:val="none" w:sz="0" w:space="0" w:color="auto"/>
        <w:right w:val="none" w:sz="0" w:space="0" w:color="auto"/>
      </w:divBdr>
    </w:div>
    <w:div w:id="1290235039">
      <w:bodyDiv w:val="1"/>
      <w:marLeft w:val="0"/>
      <w:marRight w:val="0"/>
      <w:marTop w:val="0"/>
      <w:marBottom w:val="0"/>
      <w:divBdr>
        <w:top w:val="none" w:sz="0" w:space="0" w:color="auto"/>
        <w:left w:val="none" w:sz="0" w:space="0" w:color="auto"/>
        <w:bottom w:val="none" w:sz="0" w:space="0" w:color="auto"/>
        <w:right w:val="none" w:sz="0" w:space="0" w:color="auto"/>
      </w:divBdr>
    </w:div>
    <w:div w:id="1290280232">
      <w:bodyDiv w:val="1"/>
      <w:marLeft w:val="0"/>
      <w:marRight w:val="0"/>
      <w:marTop w:val="0"/>
      <w:marBottom w:val="0"/>
      <w:divBdr>
        <w:top w:val="none" w:sz="0" w:space="0" w:color="auto"/>
        <w:left w:val="none" w:sz="0" w:space="0" w:color="auto"/>
        <w:bottom w:val="none" w:sz="0" w:space="0" w:color="auto"/>
        <w:right w:val="none" w:sz="0" w:space="0" w:color="auto"/>
      </w:divBdr>
    </w:div>
    <w:div w:id="1290434342">
      <w:bodyDiv w:val="1"/>
      <w:marLeft w:val="0"/>
      <w:marRight w:val="0"/>
      <w:marTop w:val="0"/>
      <w:marBottom w:val="0"/>
      <w:divBdr>
        <w:top w:val="none" w:sz="0" w:space="0" w:color="auto"/>
        <w:left w:val="none" w:sz="0" w:space="0" w:color="auto"/>
        <w:bottom w:val="none" w:sz="0" w:space="0" w:color="auto"/>
        <w:right w:val="none" w:sz="0" w:space="0" w:color="auto"/>
      </w:divBdr>
    </w:div>
    <w:div w:id="1290823384">
      <w:bodyDiv w:val="1"/>
      <w:marLeft w:val="0"/>
      <w:marRight w:val="0"/>
      <w:marTop w:val="0"/>
      <w:marBottom w:val="0"/>
      <w:divBdr>
        <w:top w:val="none" w:sz="0" w:space="0" w:color="auto"/>
        <w:left w:val="none" w:sz="0" w:space="0" w:color="auto"/>
        <w:bottom w:val="none" w:sz="0" w:space="0" w:color="auto"/>
        <w:right w:val="none" w:sz="0" w:space="0" w:color="auto"/>
      </w:divBdr>
    </w:div>
    <w:div w:id="1290865037">
      <w:bodyDiv w:val="1"/>
      <w:marLeft w:val="0"/>
      <w:marRight w:val="0"/>
      <w:marTop w:val="0"/>
      <w:marBottom w:val="0"/>
      <w:divBdr>
        <w:top w:val="none" w:sz="0" w:space="0" w:color="auto"/>
        <w:left w:val="none" w:sz="0" w:space="0" w:color="auto"/>
        <w:bottom w:val="none" w:sz="0" w:space="0" w:color="auto"/>
        <w:right w:val="none" w:sz="0" w:space="0" w:color="auto"/>
      </w:divBdr>
    </w:div>
    <w:div w:id="1291861586">
      <w:bodyDiv w:val="1"/>
      <w:marLeft w:val="0"/>
      <w:marRight w:val="0"/>
      <w:marTop w:val="0"/>
      <w:marBottom w:val="0"/>
      <w:divBdr>
        <w:top w:val="none" w:sz="0" w:space="0" w:color="auto"/>
        <w:left w:val="none" w:sz="0" w:space="0" w:color="auto"/>
        <w:bottom w:val="none" w:sz="0" w:space="0" w:color="auto"/>
        <w:right w:val="none" w:sz="0" w:space="0" w:color="auto"/>
      </w:divBdr>
    </w:div>
    <w:div w:id="1292052777">
      <w:bodyDiv w:val="1"/>
      <w:marLeft w:val="0"/>
      <w:marRight w:val="0"/>
      <w:marTop w:val="0"/>
      <w:marBottom w:val="0"/>
      <w:divBdr>
        <w:top w:val="none" w:sz="0" w:space="0" w:color="auto"/>
        <w:left w:val="none" w:sz="0" w:space="0" w:color="auto"/>
        <w:bottom w:val="none" w:sz="0" w:space="0" w:color="auto"/>
        <w:right w:val="none" w:sz="0" w:space="0" w:color="auto"/>
      </w:divBdr>
    </w:div>
    <w:div w:id="1292130962">
      <w:bodyDiv w:val="1"/>
      <w:marLeft w:val="0"/>
      <w:marRight w:val="0"/>
      <w:marTop w:val="0"/>
      <w:marBottom w:val="0"/>
      <w:divBdr>
        <w:top w:val="none" w:sz="0" w:space="0" w:color="auto"/>
        <w:left w:val="none" w:sz="0" w:space="0" w:color="auto"/>
        <w:bottom w:val="none" w:sz="0" w:space="0" w:color="auto"/>
        <w:right w:val="none" w:sz="0" w:space="0" w:color="auto"/>
      </w:divBdr>
    </w:div>
    <w:div w:id="1292252072">
      <w:bodyDiv w:val="1"/>
      <w:marLeft w:val="0"/>
      <w:marRight w:val="0"/>
      <w:marTop w:val="0"/>
      <w:marBottom w:val="0"/>
      <w:divBdr>
        <w:top w:val="none" w:sz="0" w:space="0" w:color="auto"/>
        <w:left w:val="none" w:sz="0" w:space="0" w:color="auto"/>
        <w:bottom w:val="none" w:sz="0" w:space="0" w:color="auto"/>
        <w:right w:val="none" w:sz="0" w:space="0" w:color="auto"/>
      </w:divBdr>
    </w:div>
    <w:div w:id="1292321979">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2444315">
      <w:bodyDiv w:val="1"/>
      <w:marLeft w:val="0"/>
      <w:marRight w:val="0"/>
      <w:marTop w:val="0"/>
      <w:marBottom w:val="0"/>
      <w:divBdr>
        <w:top w:val="none" w:sz="0" w:space="0" w:color="auto"/>
        <w:left w:val="none" w:sz="0" w:space="0" w:color="auto"/>
        <w:bottom w:val="none" w:sz="0" w:space="0" w:color="auto"/>
        <w:right w:val="none" w:sz="0" w:space="0" w:color="auto"/>
      </w:divBdr>
    </w:div>
    <w:div w:id="1292445112">
      <w:bodyDiv w:val="1"/>
      <w:marLeft w:val="0"/>
      <w:marRight w:val="0"/>
      <w:marTop w:val="0"/>
      <w:marBottom w:val="0"/>
      <w:divBdr>
        <w:top w:val="none" w:sz="0" w:space="0" w:color="auto"/>
        <w:left w:val="none" w:sz="0" w:space="0" w:color="auto"/>
        <w:bottom w:val="none" w:sz="0" w:space="0" w:color="auto"/>
        <w:right w:val="none" w:sz="0" w:space="0" w:color="auto"/>
      </w:divBdr>
    </w:div>
    <w:div w:id="1292637918">
      <w:bodyDiv w:val="1"/>
      <w:marLeft w:val="0"/>
      <w:marRight w:val="0"/>
      <w:marTop w:val="0"/>
      <w:marBottom w:val="0"/>
      <w:divBdr>
        <w:top w:val="none" w:sz="0" w:space="0" w:color="auto"/>
        <w:left w:val="none" w:sz="0" w:space="0" w:color="auto"/>
        <w:bottom w:val="none" w:sz="0" w:space="0" w:color="auto"/>
        <w:right w:val="none" w:sz="0" w:space="0" w:color="auto"/>
      </w:divBdr>
    </w:div>
    <w:div w:id="1292707047">
      <w:bodyDiv w:val="1"/>
      <w:marLeft w:val="0"/>
      <w:marRight w:val="0"/>
      <w:marTop w:val="0"/>
      <w:marBottom w:val="0"/>
      <w:divBdr>
        <w:top w:val="none" w:sz="0" w:space="0" w:color="auto"/>
        <w:left w:val="none" w:sz="0" w:space="0" w:color="auto"/>
        <w:bottom w:val="none" w:sz="0" w:space="0" w:color="auto"/>
        <w:right w:val="none" w:sz="0" w:space="0" w:color="auto"/>
      </w:divBdr>
    </w:div>
    <w:div w:id="1292858512">
      <w:bodyDiv w:val="1"/>
      <w:marLeft w:val="0"/>
      <w:marRight w:val="0"/>
      <w:marTop w:val="0"/>
      <w:marBottom w:val="0"/>
      <w:divBdr>
        <w:top w:val="none" w:sz="0" w:space="0" w:color="auto"/>
        <w:left w:val="none" w:sz="0" w:space="0" w:color="auto"/>
        <w:bottom w:val="none" w:sz="0" w:space="0" w:color="auto"/>
        <w:right w:val="none" w:sz="0" w:space="0" w:color="auto"/>
      </w:divBdr>
    </w:div>
    <w:div w:id="1293051614">
      <w:bodyDiv w:val="1"/>
      <w:marLeft w:val="0"/>
      <w:marRight w:val="0"/>
      <w:marTop w:val="0"/>
      <w:marBottom w:val="0"/>
      <w:divBdr>
        <w:top w:val="none" w:sz="0" w:space="0" w:color="auto"/>
        <w:left w:val="none" w:sz="0" w:space="0" w:color="auto"/>
        <w:bottom w:val="none" w:sz="0" w:space="0" w:color="auto"/>
        <w:right w:val="none" w:sz="0" w:space="0" w:color="auto"/>
      </w:divBdr>
    </w:div>
    <w:div w:id="1293175115">
      <w:bodyDiv w:val="1"/>
      <w:marLeft w:val="0"/>
      <w:marRight w:val="0"/>
      <w:marTop w:val="0"/>
      <w:marBottom w:val="0"/>
      <w:divBdr>
        <w:top w:val="none" w:sz="0" w:space="0" w:color="auto"/>
        <w:left w:val="none" w:sz="0" w:space="0" w:color="auto"/>
        <w:bottom w:val="none" w:sz="0" w:space="0" w:color="auto"/>
        <w:right w:val="none" w:sz="0" w:space="0" w:color="auto"/>
      </w:divBdr>
    </w:div>
    <w:div w:id="1293949091">
      <w:bodyDiv w:val="1"/>
      <w:marLeft w:val="0"/>
      <w:marRight w:val="0"/>
      <w:marTop w:val="0"/>
      <w:marBottom w:val="0"/>
      <w:divBdr>
        <w:top w:val="none" w:sz="0" w:space="0" w:color="auto"/>
        <w:left w:val="none" w:sz="0" w:space="0" w:color="auto"/>
        <w:bottom w:val="none" w:sz="0" w:space="0" w:color="auto"/>
        <w:right w:val="none" w:sz="0" w:space="0" w:color="auto"/>
      </w:divBdr>
    </w:div>
    <w:div w:id="1294559944">
      <w:bodyDiv w:val="1"/>
      <w:marLeft w:val="0"/>
      <w:marRight w:val="0"/>
      <w:marTop w:val="0"/>
      <w:marBottom w:val="0"/>
      <w:divBdr>
        <w:top w:val="none" w:sz="0" w:space="0" w:color="auto"/>
        <w:left w:val="none" w:sz="0" w:space="0" w:color="auto"/>
        <w:bottom w:val="none" w:sz="0" w:space="0" w:color="auto"/>
        <w:right w:val="none" w:sz="0" w:space="0" w:color="auto"/>
      </w:divBdr>
    </w:div>
    <w:div w:id="1294598682">
      <w:bodyDiv w:val="1"/>
      <w:marLeft w:val="0"/>
      <w:marRight w:val="0"/>
      <w:marTop w:val="0"/>
      <w:marBottom w:val="0"/>
      <w:divBdr>
        <w:top w:val="none" w:sz="0" w:space="0" w:color="auto"/>
        <w:left w:val="none" w:sz="0" w:space="0" w:color="auto"/>
        <w:bottom w:val="none" w:sz="0" w:space="0" w:color="auto"/>
        <w:right w:val="none" w:sz="0" w:space="0" w:color="auto"/>
      </w:divBdr>
    </w:div>
    <w:div w:id="1294676291">
      <w:bodyDiv w:val="1"/>
      <w:marLeft w:val="0"/>
      <w:marRight w:val="0"/>
      <w:marTop w:val="0"/>
      <w:marBottom w:val="0"/>
      <w:divBdr>
        <w:top w:val="none" w:sz="0" w:space="0" w:color="auto"/>
        <w:left w:val="none" w:sz="0" w:space="0" w:color="auto"/>
        <w:bottom w:val="none" w:sz="0" w:space="0" w:color="auto"/>
        <w:right w:val="none" w:sz="0" w:space="0" w:color="auto"/>
      </w:divBdr>
    </w:div>
    <w:div w:id="1294680452">
      <w:bodyDiv w:val="1"/>
      <w:marLeft w:val="0"/>
      <w:marRight w:val="0"/>
      <w:marTop w:val="0"/>
      <w:marBottom w:val="0"/>
      <w:divBdr>
        <w:top w:val="none" w:sz="0" w:space="0" w:color="auto"/>
        <w:left w:val="none" w:sz="0" w:space="0" w:color="auto"/>
        <w:bottom w:val="none" w:sz="0" w:space="0" w:color="auto"/>
        <w:right w:val="none" w:sz="0" w:space="0" w:color="auto"/>
      </w:divBdr>
    </w:div>
    <w:div w:id="1294749934">
      <w:bodyDiv w:val="1"/>
      <w:marLeft w:val="0"/>
      <w:marRight w:val="0"/>
      <w:marTop w:val="0"/>
      <w:marBottom w:val="0"/>
      <w:divBdr>
        <w:top w:val="none" w:sz="0" w:space="0" w:color="auto"/>
        <w:left w:val="none" w:sz="0" w:space="0" w:color="auto"/>
        <w:bottom w:val="none" w:sz="0" w:space="0" w:color="auto"/>
        <w:right w:val="none" w:sz="0" w:space="0" w:color="auto"/>
      </w:divBdr>
    </w:div>
    <w:div w:id="1294751979">
      <w:bodyDiv w:val="1"/>
      <w:marLeft w:val="0"/>
      <w:marRight w:val="0"/>
      <w:marTop w:val="0"/>
      <w:marBottom w:val="0"/>
      <w:divBdr>
        <w:top w:val="none" w:sz="0" w:space="0" w:color="auto"/>
        <w:left w:val="none" w:sz="0" w:space="0" w:color="auto"/>
        <w:bottom w:val="none" w:sz="0" w:space="0" w:color="auto"/>
        <w:right w:val="none" w:sz="0" w:space="0" w:color="auto"/>
      </w:divBdr>
    </w:div>
    <w:div w:id="1294823095">
      <w:bodyDiv w:val="1"/>
      <w:marLeft w:val="0"/>
      <w:marRight w:val="0"/>
      <w:marTop w:val="0"/>
      <w:marBottom w:val="0"/>
      <w:divBdr>
        <w:top w:val="none" w:sz="0" w:space="0" w:color="auto"/>
        <w:left w:val="none" w:sz="0" w:space="0" w:color="auto"/>
        <w:bottom w:val="none" w:sz="0" w:space="0" w:color="auto"/>
        <w:right w:val="none" w:sz="0" w:space="0" w:color="auto"/>
      </w:divBdr>
    </w:div>
    <w:div w:id="1294825574">
      <w:bodyDiv w:val="1"/>
      <w:marLeft w:val="0"/>
      <w:marRight w:val="0"/>
      <w:marTop w:val="0"/>
      <w:marBottom w:val="0"/>
      <w:divBdr>
        <w:top w:val="none" w:sz="0" w:space="0" w:color="auto"/>
        <w:left w:val="none" w:sz="0" w:space="0" w:color="auto"/>
        <w:bottom w:val="none" w:sz="0" w:space="0" w:color="auto"/>
        <w:right w:val="none" w:sz="0" w:space="0" w:color="auto"/>
      </w:divBdr>
    </w:div>
    <w:div w:id="1295213663">
      <w:bodyDiv w:val="1"/>
      <w:marLeft w:val="0"/>
      <w:marRight w:val="0"/>
      <w:marTop w:val="0"/>
      <w:marBottom w:val="0"/>
      <w:divBdr>
        <w:top w:val="none" w:sz="0" w:space="0" w:color="auto"/>
        <w:left w:val="none" w:sz="0" w:space="0" w:color="auto"/>
        <w:bottom w:val="none" w:sz="0" w:space="0" w:color="auto"/>
        <w:right w:val="none" w:sz="0" w:space="0" w:color="auto"/>
      </w:divBdr>
    </w:div>
    <w:div w:id="1295790929">
      <w:bodyDiv w:val="1"/>
      <w:marLeft w:val="0"/>
      <w:marRight w:val="0"/>
      <w:marTop w:val="0"/>
      <w:marBottom w:val="0"/>
      <w:divBdr>
        <w:top w:val="none" w:sz="0" w:space="0" w:color="auto"/>
        <w:left w:val="none" w:sz="0" w:space="0" w:color="auto"/>
        <w:bottom w:val="none" w:sz="0" w:space="0" w:color="auto"/>
        <w:right w:val="none" w:sz="0" w:space="0" w:color="auto"/>
      </w:divBdr>
    </w:div>
    <w:div w:id="1295870847">
      <w:bodyDiv w:val="1"/>
      <w:marLeft w:val="0"/>
      <w:marRight w:val="0"/>
      <w:marTop w:val="0"/>
      <w:marBottom w:val="0"/>
      <w:divBdr>
        <w:top w:val="none" w:sz="0" w:space="0" w:color="auto"/>
        <w:left w:val="none" w:sz="0" w:space="0" w:color="auto"/>
        <w:bottom w:val="none" w:sz="0" w:space="0" w:color="auto"/>
        <w:right w:val="none" w:sz="0" w:space="0" w:color="auto"/>
      </w:divBdr>
    </w:div>
    <w:div w:id="1295909320">
      <w:bodyDiv w:val="1"/>
      <w:marLeft w:val="0"/>
      <w:marRight w:val="0"/>
      <w:marTop w:val="0"/>
      <w:marBottom w:val="0"/>
      <w:divBdr>
        <w:top w:val="none" w:sz="0" w:space="0" w:color="auto"/>
        <w:left w:val="none" w:sz="0" w:space="0" w:color="auto"/>
        <w:bottom w:val="none" w:sz="0" w:space="0" w:color="auto"/>
        <w:right w:val="none" w:sz="0" w:space="0" w:color="auto"/>
      </w:divBdr>
    </w:div>
    <w:div w:id="1296059827">
      <w:bodyDiv w:val="1"/>
      <w:marLeft w:val="0"/>
      <w:marRight w:val="0"/>
      <w:marTop w:val="0"/>
      <w:marBottom w:val="0"/>
      <w:divBdr>
        <w:top w:val="none" w:sz="0" w:space="0" w:color="auto"/>
        <w:left w:val="none" w:sz="0" w:space="0" w:color="auto"/>
        <w:bottom w:val="none" w:sz="0" w:space="0" w:color="auto"/>
        <w:right w:val="none" w:sz="0" w:space="0" w:color="auto"/>
      </w:divBdr>
    </w:div>
    <w:div w:id="1296107340">
      <w:bodyDiv w:val="1"/>
      <w:marLeft w:val="0"/>
      <w:marRight w:val="0"/>
      <w:marTop w:val="0"/>
      <w:marBottom w:val="0"/>
      <w:divBdr>
        <w:top w:val="none" w:sz="0" w:space="0" w:color="auto"/>
        <w:left w:val="none" w:sz="0" w:space="0" w:color="auto"/>
        <w:bottom w:val="none" w:sz="0" w:space="0" w:color="auto"/>
        <w:right w:val="none" w:sz="0" w:space="0" w:color="auto"/>
      </w:divBdr>
    </w:div>
    <w:div w:id="1296257037">
      <w:bodyDiv w:val="1"/>
      <w:marLeft w:val="0"/>
      <w:marRight w:val="0"/>
      <w:marTop w:val="0"/>
      <w:marBottom w:val="0"/>
      <w:divBdr>
        <w:top w:val="none" w:sz="0" w:space="0" w:color="auto"/>
        <w:left w:val="none" w:sz="0" w:space="0" w:color="auto"/>
        <w:bottom w:val="none" w:sz="0" w:space="0" w:color="auto"/>
        <w:right w:val="none" w:sz="0" w:space="0" w:color="auto"/>
      </w:divBdr>
    </w:div>
    <w:div w:id="1296332027">
      <w:bodyDiv w:val="1"/>
      <w:marLeft w:val="0"/>
      <w:marRight w:val="0"/>
      <w:marTop w:val="0"/>
      <w:marBottom w:val="0"/>
      <w:divBdr>
        <w:top w:val="none" w:sz="0" w:space="0" w:color="auto"/>
        <w:left w:val="none" w:sz="0" w:space="0" w:color="auto"/>
        <w:bottom w:val="none" w:sz="0" w:space="0" w:color="auto"/>
        <w:right w:val="none" w:sz="0" w:space="0" w:color="auto"/>
      </w:divBdr>
    </w:div>
    <w:div w:id="1296334628">
      <w:bodyDiv w:val="1"/>
      <w:marLeft w:val="0"/>
      <w:marRight w:val="0"/>
      <w:marTop w:val="0"/>
      <w:marBottom w:val="0"/>
      <w:divBdr>
        <w:top w:val="none" w:sz="0" w:space="0" w:color="auto"/>
        <w:left w:val="none" w:sz="0" w:space="0" w:color="auto"/>
        <w:bottom w:val="none" w:sz="0" w:space="0" w:color="auto"/>
        <w:right w:val="none" w:sz="0" w:space="0" w:color="auto"/>
      </w:divBdr>
    </w:div>
    <w:div w:id="1296443845">
      <w:bodyDiv w:val="1"/>
      <w:marLeft w:val="0"/>
      <w:marRight w:val="0"/>
      <w:marTop w:val="0"/>
      <w:marBottom w:val="0"/>
      <w:divBdr>
        <w:top w:val="none" w:sz="0" w:space="0" w:color="auto"/>
        <w:left w:val="none" w:sz="0" w:space="0" w:color="auto"/>
        <w:bottom w:val="none" w:sz="0" w:space="0" w:color="auto"/>
        <w:right w:val="none" w:sz="0" w:space="0" w:color="auto"/>
      </w:divBdr>
    </w:div>
    <w:div w:id="1296719418">
      <w:bodyDiv w:val="1"/>
      <w:marLeft w:val="0"/>
      <w:marRight w:val="0"/>
      <w:marTop w:val="0"/>
      <w:marBottom w:val="0"/>
      <w:divBdr>
        <w:top w:val="none" w:sz="0" w:space="0" w:color="auto"/>
        <w:left w:val="none" w:sz="0" w:space="0" w:color="auto"/>
        <w:bottom w:val="none" w:sz="0" w:space="0" w:color="auto"/>
        <w:right w:val="none" w:sz="0" w:space="0" w:color="auto"/>
      </w:divBdr>
    </w:div>
    <w:div w:id="1296764336">
      <w:bodyDiv w:val="1"/>
      <w:marLeft w:val="0"/>
      <w:marRight w:val="0"/>
      <w:marTop w:val="0"/>
      <w:marBottom w:val="0"/>
      <w:divBdr>
        <w:top w:val="none" w:sz="0" w:space="0" w:color="auto"/>
        <w:left w:val="none" w:sz="0" w:space="0" w:color="auto"/>
        <w:bottom w:val="none" w:sz="0" w:space="0" w:color="auto"/>
        <w:right w:val="none" w:sz="0" w:space="0" w:color="auto"/>
      </w:divBdr>
    </w:div>
    <w:div w:id="1296830585">
      <w:bodyDiv w:val="1"/>
      <w:marLeft w:val="0"/>
      <w:marRight w:val="0"/>
      <w:marTop w:val="0"/>
      <w:marBottom w:val="0"/>
      <w:divBdr>
        <w:top w:val="none" w:sz="0" w:space="0" w:color="auto"/>
        <w:left w:val="none" w:sz="0" w:space="0" w:color="auto"/>
        <w:bottom w:val="none" w:sz="0" w:space="0" w:color="auto"/>
        <w:right w:val="none" w:sz="0" w:space="0" w:color="auto"/>
      </w:divBdr>
    </w:div>
    <w:div w:id="1297300351">
      <w:bodyDiv w:val="1"/>
      <w:marLeft w:val="0"/>
      <w:marRight w:val="0"/>
      <w:marTop w:val="0"/>
      <w:marBottom w:val="0"/>
      <w:divBdr>
        <w:top w:val="none" w:sz="0" w:space="0" w:color="auto"/>
        <w:left w:val="none" w:sz="0" w:space="0" w:color="auto"/>
        <w:bottom w:val="none" w:sz="0" w:space="0" w:color="auto"/>
        <w:right w:val="none" w:sz="0" w:space="0" w:color="auto"/>
      </w:divBdr>
    </w:div>
    <w:div w:id="1297372934">
      <w:bodyDiv w:val="1"/>
      <w:marLeft w:val="0"/>
      <w:marRight w:val="0"/>
      <w:marTop w:val="0"/>
      <w:marBottom w:val="0"/>
      <w:divBdr>
        <w:top w:val="none" w:sz="0" w:space="0" w:color="auto"/>
        <w:left w:val="none" w:sz="0" w:space="0" w:color="auto"/>
        <w:bottom w:val="none" w:sz="0" w:space="0" w:color="auto"/>
        <w:right w:val="none" w:sz="0" w:space="0" w:color="auto"/>
      </w:divBdr>
    </w:div>
    <w:div w:id="1297489279">
      <w:bodyDiv w:val="1"/>
      <w:marLeft w:val="0"/>
      <w:marRight w:val="0"/>
      <w:marTop w:val="0"/>
      <w:marBottom w:val="0"/>
      <w:divBdr>
        <w:top w:val="none" w:sz="0" w:space="0" w:color="auto"/>
        <w:left w:val="none" w:sz="0" w:space="0" w:color="auto"/>
        <w:bottom w:val="none" w:sz="0" w:space="0" w:color="auto"/>
        <w:right w:val="none" w:sz="0" w:space="0" w:color="auto"/>
      </w:divBdr>
    </w:div>
    <w:div w:id="1297568437">
      <w:bodyDiv w:val="1"/>
      <w:marLeft w:val="0"/>
      <w:marRight w:val="0"/>
      <w:marTop w:val="0"/>
      <w:marBottom w:val="0"/>
      <w:divBdr>
        <w:top w:val="none" w:sz="0" w:space="0" w:color="auto"/>
        <w:left w:val="none" w:sz="0" w:space="0" w:color="auto"/>
        <w:bottom w:val="none" w:sz="0" w:space="0" w:color="auto"/>
        <w:right w:val="none" w:sz="0" w:space="0" w:color="auto"/>
      </w:divBdr>
    </w:div>
    <w:div w:id="1297641104">
      <w:bodyDiv w:val="1"/>
      <w:marLeft w:val="0"/>
      <w:marRight w:val="0"/>
      <w:marTop w:val="0"/>
      <w:marBottom w:val="0"/>
      <w:divBdr>
        <w:top w:val="none" w:sz="0" w:space="0" w:color="auto"/>
        <w:left w:val="none" w:sz="0" w:space="0" w:color="auto"/>
        <w:bottom w:val="none" w:sz="0" w:space="0" w:color="auto"/>
        <w:right w:val="none" w:sz="0" w:space="0" w:color="auto"/>
      </w:divBdr>
    </w:div>
    <w:div w:id="1297681364">
      <w:bodyDiv w:val="1"/>
      <w:marLeft w:val="0"/>
      <w:marRight w:val="0"/>
      <w:marTop w:val="0"/>
      <w:marBottom w:val="0"/>
      <w:divBdr>
        <w:top w:val="none" w:sz="0" w:space="0" w:color="auto"/>
        <w:left w:val="none" w:sz="0" w:space="0" w:color="auto"/>
        <w:bottom w:val="none" w:sz="0" w:space="0" w:color="auto"/>
        <w:right w:val="none" w:sz="0" w:space="0" w:color="auto"/>
      </w:divBdr>
    </w:div>
    <w:div w:id="1297686546">
      <w:bodyDiv w:val="1"/>
      <w:marLeft w:val="0"/>
      <w:marRight w:val="0"/>
      <w:marTop w:val="0"/>
      <w:marBottom w:val="0"/>
      <w:divBdr>
        <w:top w:val="none" w:sz="0" w:space="0" w:color="auto"/>
        <w:left w:val="none" w:sz="0" w:space="0" w:color="auto"/>
        <w:bottom w:val="none" w:sz="0" w:space="0" w:color="auto"/>
        <w:right w:val="none" w:sz="0" w:space="0" w:color="auto"/>
      </w:divBdr>
    </w:div>
    <w:div w:id="1297836077">
      <w:bodyDiv w:val="1"/>
      <w:marLeft w:val="0"/>
      <w:marRight w:val="0"/>
      <w:marTop w:val="0"/>
      <w:marBottom w:val="0"/>
      <w:divBdr>
        <w:top w:val="none" w:sz="0" w:space="0" w:color="auto"/>
        <w:left w:val="none" w:sz="0" w:space="0" w:color="auto"/>
        <w:bottom w:val="none" w:sz="0" w:space="0" w:color="auto"/>
        <w:right w:val="none" w:sz="0" w:space="0" w:color="auto"/>
      </w:divBdr>
    </w:div>
    <w:div w:id="1297838960">
      <w:bodyDiv w:val="1"/>
      <w:marLeft w:val="0"/>
      <w:marRight w:val="0"/>
      <w:marTop w:val="0"/>
      <w:marBottom w:val="0"/>
      <w:divBdr>
        <w:top w:val="none" w:sz="0" w:space="0" w:color="auto"/>
        <w:left w:val="none" w:sz="0" w:space="0" w:color="auto"/>
        <w:bottom w:val="none" w:sz="0" w:space="0" w:color="auto"/>
        <w:right w:val="none" w:sz="0" w:space="0" w:color="auto"/>
      </w:divBdr>
    </w:div>
    <w:div w:id="1298143298">
      <w:bodyDiv w:val="1"/>
      <w:marLeft w:val="0"/>
      <w:marRight w:val="0"/>
      <w:marTop w:val="0"/>
      <w:marBottom w:val="0"/>
      <w:divBdr>
        <w:top w:val="none" w:sz="0" w:space="0" w:color="auto"/>
        <w:left w:val="none" w:sz="0" w:space="0" w:color="auto"/>
        <w:bottom w:val="none" w:sz="0" w:space="0" w:color="auto"/>
        <w:right w:val="none" w:sz="0" w:space="0" w:color="auto"/>
      </w:divBdr>
    </w:div>
    <w:div w:id="1298218921">
      <w:bodyDiv w:val="1"/>
      <w:marLeft w:val="0"/>
      <w:marRight w:val="0"/>
      <w:marTop w:val="0"/>
      <w:marBottom w:val="0"/>
      <w:divBdr>
        <w:top w:val="none" w:sz="0" w:space="0" w:color="auto"/>
        <w:left w:val="none" w:sz="0" w:space="0" w:color="auto"/>
        <w:bottom w:val="none" w:sz="0" w:space="0" w:color="auto"/>
        <w:right w:val="none" w:sz="0" w:space="0" w:color="auto"/>
      </w:divBdr>
    </w:div>
    <w:div w:id="1298418860">
      <w:bodyDiv w:val="1"/>
      <w:marLeft w:val="0"/>
      <w:marRight w:val="0"/>
      <w:marTop w:val="0"/>
      <w:marBottom w:val="0"/>
      <w:divBdr>
        <w:top w:val="none" w:sz="0" w:space="0" w:color="auto"/>
        <w:left w:val="none" w:sz="0" w:space="0" w:color="auto"/>
        <w:bottom w:val="none" w:sz="0" w:space="0" w:color="auto"/>
        <w:right w:val="none" w:sz="0" w:space="0" w:color="auto"/>
      </w:divBdr>
    </w:div>
    <w:div w:id="1298486505">
      <w:bodyDiv w:val="1"/>
      <w:marLeft w:val="0"/>
      <w:marRight w:val="0"/>
      <w:marTop w:val="0"/>
      <w:marBottom w:val="0"/>
      <w:divBdr>
        <w:top w:val="none" w:sz="0" w:space="0" w:color="auto"/>
        <w:left w:val="none" w:sz="0" w:space="0" w:color="auto"/>
        <w:bottom w:val="none" w:sz="0" w:space="0" w:color="auto"/>
        <w:right w:val="none" w:sz="0" w:space="0" w:color="auto"/>
      </w:divBdr>
    </w:div>
    <w:div w:id="1298487697">
      <w:bodyDiv w:val="1"/>
      <w:marLeft w:val="0"/>
      <w:marRight w:val="0"/>
      <w:marTop w:val="0"/>
      <w:marBottom w:val="0"/>
      <w:divBdr>
        <w:top w:val="none" w:sz="0" w:space="0" w:color="auto"/>
        <w:left w:val="none" w:sz="0" w:space="0" w:color="auto"/>
        <w:bottom w:val="none" w:sz="0" w:space="0" w:color="auto"/>
        <w:right w:val="none" w:sz="0" w:space="0" w:color="auto"/>
      </w:divBdr>
    </w:div>
    <w:div w:id="1298491417">
      <w:bodyDiv w:val="1"/>
      <w:marLeft w:val="0"/>
      <w:marRight w:val="0"/>
      <w:marTop w:val="0"/>
      <w:marBottom w:val="0"/>
      <w:divBdr>
        <w:top w:val="none" w:sz="0" w:space="0" w:color="auto"/>
        <w:left w:val="none" w:sz="0" w:space="0" w:color="auto"/>
        <w:bottom w:val="none" w:sz="0" w:space="0" w:color="auto"/>
        <w:right w:val="none" w:sz="0" w:space="0" w:color="auto"/>
      </w:divBdr>
    </w:div>
    <w:div w:id="1298608299">
      <w:bodyDiv w:val="1"/>
      <w:marLeft w:val="0"/>
      <w:marRight w:val="0"/>
      <w:marTop w:val="0"/>
      <w:marBottom w:val="0"/>
      <w:divBdr>
        <w:top w:val="none" w:sz="0" w:space="0" w:color="auto"/>
        <w:left w:val="none" w:sz="0" w:space="0" w:color="auto"/>
        <w:bottom w:val="none" w:sz="0" w:space="0" w:color="auto"/>
        <w:right w:val="none" w:sz="0" w:space="0" w:color="auto"/>
      </w:divBdr>
    </w:div>
    <w:div w:id="1298803478">
      <w:bodyDiv w:val="1"/>
      <w:marLeft w:val="0"/>
      <w:marRight w:val="0"/>
      <w:marTop w:val="0"/>
      <w:marBottom w:val="0"/>
      <w:divBdr>
        <w:top w:val="none" w:sz="0" w:space="0" w:color="auto"/>
        <w:left w:val="none" w:sz="0" w:space="0" w:color="auto"/>
        <w:bottom w:val="none" w:sz="0" w:space="0" w:color="auto"/>
        <w:right w:val="none" w:sz="0" w:space="0" w:color="auto"/>
      </w:divBdr>
    </w:div>
    <w:div w:id="1298875735">
      <w:bodyDiv w:val="1"/>
      <w:marLeft w:val="0"/>
      <w:marRight w:val="0"/>
      <w:marTop w:val="0"/>
      <w:marBottom w:val="0"/>
      <w:divBdr>
        <w:top w:val="none" w:sz="0" w:space="0" w:color="auto"/>
        <w:left w:val="none" w:sz="0" w:space="0" w:color="auto"/>
        <w:bottom w:val="none" w:sz="0" w:space="0" w:color="auto"/>
        <w:right w:val="none" w:sz="0" w:space="0" w:color="auto"/>
      </w:divBdr>
    </w:div>
    <w:div w:id="1299141946">
      <w:bodyDiv w:val="1"/>
      <w:marLeft w:val="0"/>
      <w:marRight w:val="0"/>
      <w:marTop w:val="0"/>
      <w:marBottom w:val="0"/>
      <w:divBdr>
        <w:top w:val="none" w:sz="0" w:space="0" w:color="auto"/>
        <w:left w:val="none" w:sz="0" w:space="0" w:color="auto"/>
        <w:bottom w:val="none" w:sz="0" w:space="0" w:color="auto"/>
        <w:right w:val="none" w:sz="0" w:space="0" w:color="auto"/>
      </w:divBdr>
    </w:div>
    <w:div w:id="1299535835">
      <w:bodyDiv w:val="1"/>
      <w:marLeft w:val="0"/>
      <w:marRight w:val="0"/>
      <w:marTop w:val="0"/>
      <w:marBottom w:val="0"/>
      <w:divBdr>
        <w:top w:val="none" w:sz="0" w:space="0" w:color="auto"/>
        <w:left w:val="none" w:sz="0" w:space="0" w:color="auto"/>
        <w:bottom w:val="none" w:sz="0" w:space="0" w:color="auto"/>
        <w:right w:val="none" w:sz="0" w:space="0" w:color="auto"/>
      </w:divBdr>
    </w:div>
    <w:div w:id="1299535873">
      <w:bodyDiv w:val="1"/>
      <w:marLeft w:val="0"/>
      <w:marRight w:val="0"/>
      <w:marTop w:val="0"/>
      <w:marBottom w:val="0"/>
      <w:divBdr>
        <w:top w:val="none" w:sz="0" w:space="0" w:color="auto"/>
        <w:left w:val="none" w:sz="0" w:space="0" w:color="auto"/>
        <w:bottom w:val="none" w:sz="0" w:space="0" w:color="auto"/>
        <w:right w:val="none" w:sz="0" w:space="0" w:color="auto"/>
      </w:divBdr>
    </w:div>
    <w:div w:id="1299720654">
      <w:bodyDiv w:val="1"/>
      <w:marLeft w:val="0"/>
      <w:marRight w:val="0"/>
      <w:marTop w:val="0"/>
      <w:marBottom w:val="0"/>
      <w:divBdr>
        <w:top w:val="none" w:sz="0" w:space="0" w:color="auto"/>
        <w:left w:val="none" w:sz="0" w:space="0" w:color="auto"/>
        <w:bottom w:val="none" w:sz="0" w:space="0" w:color="auto"/>
        <w:right w:val="none" w:sz="0" w:space="0" w:color="auto"/>
      </w:divBdr>
    </w:div>
    <w:div w:id="1299796830">
      <w:bodyDiv w:val="1"/>
      <w:marLeft w:val="0"/>
      <w:marRight w:val="0"/>
      <w:marTop w:val="0"/>
      <w:marBottom w:val="0"/>
      <w:divBdr>
        <w:top w:val="none" w:sz="0" w:space="0" w:color="auto"/>
        <w:left w:val="none" w:sz="0" w:space="0" w:color="auto"/>
        <w:bottom w:val="none" w:sz="0" w:space="0" w:color="auto"/>
        <w:right w:val="none" w:sz="0" w:space="0" w:color="auto"/>
      </w:divBdr>
    </w:div>
    <w:div w:id="1300378066">
      <w:bodyDiv w:val="1"/>
      <w:marLeft w:val="0"/>
      <w:marRight w:val="0"/>
      <w:marTop w:val="0"/>
      <w:marBottom w:val="0"/>
      <w:divBdr>
        <w:top w:val="none" w:sz="0" w:space="0" w:color="auto"/>
        <w:left w:val="none" w:sz="0" w:space="0" w:color="auto"/>
        <w:bottom w:val="none" w:sz="0" w:space="0" w:color="auto"/>
        <w:right w:val="none" w:sz="0" w:space="0" w:color="auto"/>
      </w:divBdr>
    </w:div>
    <w:div w:id="1300382284">
      <w:bodyDiv w:val="1"/>
      <w:marLeft w:val="0"/>
      <w:marRight w:val="0"/>
      <w:marTop w:val="0"/>
      <w:marBottom w:val="0"/>
      <w:divBdr>
        <w:top w:val="none" w:sz="0" w:space="0" w:color="auto"/>
        <w:left w:val="none" w:sz="0" w:space="0" w:color="auto"/>
        <w:bottom w:val="none" w:sz="0" w:space="0" w:color="auto"/>
        <w:right w:val="none" w:sz="0" w:space="0" w:color="auto"/>
      </w:divBdr>
    </w:div>
    <w:div w:id="1300384246">
      <w:bodyDiv w:val="1"/>
      <w:marLeft w:val="0"/>
      <w:marRight w:val="0"/>
      <w:marTop w:val="0"/>
      <w:marBottom w:val="0"/>
      <w:divBdr>
        <w:top w:val="none" w:sz="0" w:space="0" w:color="auto"/>
        <w:left w:val="none" w:sz="0" w:space="0" w:color="auto"/>
        <w:bottom w:val="none" w:sz="0" w:space="0" w:color="auto"/>
        <w:right w:val="none" w:sz="0" w:space="0" w:color="auto"/>
      </w:divBdr>
    </w:div>
    <w:div w:id="1300573507">
      <w:bodyDiv w:val="1"/>
      <w:marLeft w:val="0"/>
      <w:marRight w:val="0"/>
      <w:marTop w:val="0"/>
      <w:marBottom w:val="0"/>
      <w:divBdr>
        <w:top w:val="none" w:sz="0" w:space="0" w:color="auto"/>
        <w:left w:val="none" w:sz="0" w:space="0" w:color="auto"/>
        <w:bottom w:val="none" w:sz="0" w:space="0" w:color="auto"/>
        <w:right w:val="none" w:sz="0" w:space="0" w:color="auto"/>
      </w:divBdr>
    </w:div>
    <w:div w:id="1300646982">
      <w:bodyDiv w:val="1"/>
      <w:marLeft w:val="0"/>
      <w:marRight w:val="0"/>
      <w:marTop w:val="0"/>
      <w:marBottom w:val="0"/>
      <w:divBdr>
        <w:top w:val="none" w:sz="0" w:space="0" w:color="auto"/>
        <w:left w:val="none" w:sz="0" w:space="0" w:color="auto"/>
        <w:bottom w:val="none" w:sz="0" w:space="0" w:color="auto"/>
        <w:right w:val="none" w:sz="0" w:space="0" w:color="auto"/>
      </w:divBdr>
    </w:div>
    <w:div w:id="1300770948">
      <w:bodyDiv w:val="1"/>
      <w:marLeft w:val="0"/>
      <w:marRight w:val="0"/>
      <w:marTop w:val="0"/>
      <w:marBottom w:val="0"/>
      <w:divBdr>
        <w:top w:val="none" w:sz="0" w:space="0" w:color="auto"/>
        <w:left w:val="none" w:sz="0" w:space="0" w:color="auto"/>
        <w:bottom w:val="none" w:sz="0" w:space="0" w:color="auto"/>
        <w:right w:val="none" w:sz="0" w:space="0" w:color="auto"/>
      </w:divBdr>
    </w:div>
    <w:div w:id="1300920015">
      <w:bodyDiv w:val="1"/>
      <w:marLeft w:val="0"/>
      <w:marRight w:val="0"/>
      <w:marTop w:val="0"/>
      <w:marBottom w:val="0"/>
      <w:divBdr>
        <w:top w:val="none" w:sz="0" w:space="0" w:color="auto"/>
        <w:left w:val="none" w:sz="0" w:space="0" w:color="auto"/>
        <w:bottom w:val="none" w:sz="0" w:space="0" w:color="auto"/>
        <w:right w:val="none" w:sz="0" w:space="0" w:color="auto"/>
      </w:divBdr>
    </w:div>
    <w:div w:id="1300921464">
      <w:bodyDiv w:val="1"/>
      <w:marLeft w:val="0"/>
      <w:marRight w:val="0"/>
      <w:marTop w:val="0"/>
      <w:marBottom w:val="0"/>
      <w:divBdr>
        <w:top w:val="none" w:sz="0" w:space="0" w:color="auto"/>
        <w:left w:val="none" w:sz="0" w:space="0" w:color="auto"/>
        <w:bottom w:val="none" w:sz="0" w:space="0" w:color="auto"/>
        <w:right w:val="none" w:sz="0" w:space="0" w:color="auto"/>
      </w:divBdr>
    </w:div>
    <w:div w:id="1300959850">
      <w:bodyDiv w:val="1"/>
      <w:marLeft w:val="0"/>
      <w:marRight w:val="0"/>
      <w:marTop w:val="0"/>
      <w:marBottom w:val="0"/>
      <w:divBdr>
        <w:top w:val="none" w:sz="0" w:space="0" w:color="auto"/>
        <w:left w:val="none" w:sz="0" w:space="0" w:color="auto"/>
        <w:bottom w:val="none" w:sz="0" w:space="0" w:color="auto"/>
        <w:right w:val="none" w:sz="0" w:space="0" w:color="auto"/>
      </w:divBdr>
    </w:div>
    <w:div w:id="1301111466">
      <w:bodyDiv w:val="1"/>
      <w:marLeft w:val="0"/>
      <w:marRight w:val="0"/>
      <w:marTop w:val="0"/>
      <w:marBottom w:val="0"/>
      <w:divBdr>
        <w:top w:val="none" w:sz="0" w:space="0" w:color="auto"/>
        <w:left w:val="none" w:sz="0" w:space="0" w:color="auto"/>
        <w:bottom w:val="none" w:sz="0" w:space="0" w:color="auto"/>
        <w:right w:val="none" w:sz="0" w:space="0" w:color="auto"/>
      </w:divBdr>
    </w:div>
    <w:div w:id="1301305765">
      <w:bodyDiv w:val="1"/>
      <w:marLeft w:val="0"/>
      <w:marRight w:val="0"/>
      <w:marTop w:val="0"/>
      <w:marBottom w:val="0"/>
      <w:divBdr>
        <w:top w:val="none" w:sz="0" w:space="0" w:color="auto"/>
        <w:left w:val="none" w:sz="0" w:space="0" w:color="auto"/>
        <w:bottom w:val="none" w:sz="0" w:space="0" w:color="auto"/>
        <w:right w:val="none" w:sz="0" w:space="0" w:color="auto"/>
      </w:divBdr>
    </w:div>
    <w:div w:id="1301766613">
      <w:bodyDiv w:val="1"/>
      <w:marLeft w:val="0"/>
      <w:marRight w:val="0"/>
      <w:marTop w:val="0"/>
      <w:marBottom w:val="0"/>
      <w:divBdr>
        <w:top w:val="none" w:sz="0" w:space="0" w:color="auto"/>
        <w:left w:val="none" w:sz="0" w:space="0" w:color="auto"/>
        <w:bottom w:val="none" w:sz="0" w:space="0" w:color="auto"/>
        <w:right w:val="none" w:sz="0" w:space="0" w:color="auto"/>
      </w:divBdr>
    </w:div>
    <w:div w:id="1301808284">
      <w:bodyDiv w:val="1"/>
      <w:marLeft w:val="0"/>
      <w:marRight w:val="0"/>
      <w:marTop w:val="0"/>
      <w:marBottom w:val="0"/>
      <w:divBdr>
        <w:top w:val="none" w:sz="0" w:space="0" w:color="auto"/>
        <w:left w:val="none" w:sz="0" w:space="0" w:color="auto"/>
        <w:bottom w:val="none" w:sz="0" w:space="0" w:color="auto"/>
        <w:right w:val="none" w:sz="0" w:space="0" w:color="auto"/>
      </w:divBdr>
    </w:div>
    <w:div w:id="1301810369">
      <w:bodyDiv w:val="1"/>
      <w:marLeft w:val="0"/>
      <w:marRight w:val="0"/>
      <w:marTop w:val="0"/>
      <w:marBottom w:val="0"/>
      <w:divBdr>
        <w:top w:val="none" w:sz="0" w:space="0" w:color="auto"/>
        <w:left w:val="none" w:sz="0" w:space="0" w:color="auto"/>
        <w:bottom w:val="none" w:sz="0" w:space="0" w:color="auto"/>
        <w:right w:val="none" w:sz="0" w:space="0" w:color="auto"/>
      </w:divBdr>
    </w:div>
    <w:div w:id="1302031834">
      <w:bodyDiv w:val="1"/>
      <w:marLeft w:val="0"/>
      <w:marRight w:val="0"/>
      <w:marTop w:val="0"/>
      <w:marBottom w:val="0"/>
      <w:divBdr>
        <w:top w:val="none" w:sz="0" w:space="0" w:color="auto"/>
        <w:left w:val="none" w:sz="0" w:space="0" w:color="auto"/>
        <w:bottom w:val="none" w:sz="0" w:space="0" w:color="auto"/>
        <w:right w:val="none" w:sz="0" w:space="0" w:color="auto"/>
      </w:divBdr>
    </w:div>
    <w:div w:id="1302032493">
      <w:bodyDiv w:val="1"/>
      <w:marLeft w:val="0"/>
      <w:marRight w:val="0"/>
      <w:marTop w:val="0"/>
      <w:marBottom w:val="0"/>
      <w:divBdr>
        <w:top w:val="none" w:sz="0" w:space="0" w:color="auto"/>
        <w:left w:val="none" w:sz="0" w:space="0" w:color="auto"/>
        <w:bottom w:val="none" w:sz="0" w:space="0" w:color="auto"/>
        <w:right w:val="none" w:sz="0" w:space="0" w:color="auto"/>
      </w:divBdr>
    </w:div>
    <w:div w:id="1302150126">
      <w:bodyDiv w:val="1"/>
      <w:marLeft w:val="0"/>
      <w:marRight w:val="0"/>
      <w:marTop w:val="0"/>
      <w:marBottom w:val="0"/>
      <w:divBdr>
        <w:top w:val="none" w:sz="0" w:space="0" w:color="auto"/>
        <w:left w:val="none" w:sz="0" w:space="0" w:color="auto"/>
        <w:bottom w:val="none" w:sz="0" w:space="0" w:color="auto"/>
        <w:right w:val="none" w:sz="0" w:space="0" w:color="auto"/>
      </w:divBdr>
    </w:div>
    <w:div w:id="1302150556">
      <w:bodyDiv w:val="1"/>
      <w:marLeft w:val="0"/>
      <w:marRight w:val="0"/>
      <w:marTop w:val="0"/>
      <w:marBottom w:val="0"/>
      <w:divBdr>
        <w:top w:val="none" w:sz="0" w:space="0" w:color="auto"/>
        <w:left w:val="none" w:sz="0" w:space="0" w:color="auto"/>
        <w:bottom w:val="none" w:sz="0" w:space="0" w:color="auto"/>
        <w:right w:val="none" w:sz="0" w:space="0" w:color="auto"/>
      </w:divBdr>
    </w:div>
    <w:div w:id="1302227654">
      <w:bodyDiv w:val="1"/>
      <w:marLeft w:val="0"/>
      <w:marRight w:val="0"/>
      <w:marTop w:val="0"/>
      <w:marBottom w:val="0"/>
      <w:divBdr>
        <w:top w:val="none" w:sz="0" w:space="0" w:color="auto"/>
        <w:left w:val="none" w:sz="0" w:space="0" w:color="auto"/>
        <w:bottom w:val="none" w:sz="0" w:space="0" w:color="auto"/>
        <w:right w:val="none" w:sz="0" w:space="0" w:color="auto"/>
      </w:divBdr>
    </w:div>
    <w:div w:id="1302228618">
      <w:bodyDiv w:val="1"/>
      <w:marLeft w:val="0"/>
      <w:marRight w:val="0"/>
      <w:marTop w:val="0"/>
      <w:marBottom w:val="0"/>
      <w:divBdr>
        <w:top w:val="none" w:sz="0" w:space="0" w:color="auto"/>
        <w:left w:val="none" w:sz="0" w:space="0" w:color="auto"/>
        <w:bottom w:val="none" w:sz="0" w:space="0" w:color="auto"/>
        <w:right w:val="none" w:sz="0" w:space="0" w:color="auto"/>
      </w:divBdr>
    </w:div>
    <w:div w:id="1302229732">
      <w:bodyDiv w:val="1"/>
      <w:marLeft w:val="0"/>
      <w:marRight w:val="0"/>
      <w:marTop w:val="0"/>
      <w:marBottom w:val="0"/>
      <w:divBdr>
        <w:top w:val="none" w:sz="0" w:space="0" w:color="auto"/>
        <w:left w:val="none" w:sz="0" w:space="0" w:color="auto"/>
        <w:bottom w:val="none" w:sz="0" w:space="0" w:color="auto"/>
        <w:right w:val="none" w:sz="0" w:space="0" w:color="auto"/>
      </w:divBdr>
    </w:div>
    <w:div w:id="1302346060">
      <w:bodyDiv w:val="1"/>
      <w:marLeft w:val="0"/>
      <w:marRight w:val="0"/>
      <w:marTop w:val="0"/>
      <w:marBottom w:val="0"/>
      <w:divBdr>
        <w:top w:val="none" w:sz="0" w:space="0" w:color="auto"/>
        <w:left w:val="none" w:sz="0" w:space="0" w:color="auto"/>
        <w:bottom w:val="none" w:sz="0" w:space="0" w:color="auto"/>
        <w:right w:val="none" w:sz="0" w:space="0" w:color="auto"/>
      </w:divBdr>
    </w:div>
    <w:div w:id="1302732278">
      <w:bodyDiv w:val="1"/>
      <w:marLeft w:val="0"/>
      <w:marRight w:val="0"/>
      <w:marTop w:val="0"/>
      <w:marBottom w:val="0"/>
      <w:divBdr>
        <w:top w:val="none" w:sz="0" w:space="0" w:color="auto"/>
        <w:left w:val="none" w:sz="0" w:space="0" w:color="auto"/>
        <w:bottom w:val="none" w:sz="0" w:space="0" w:color="auto"/>
        <w:right w:val="none" w:sz="0" w:space="0" w:color="auto"/>
      </w:divBdr>
    </w:div>
    <w:div w:id="1302737247">
      <w:bodyDiv w:val="1"/>
      <w:marLeft w:val="0"/>
      <w:marRight w:val="0"/>
      <w:marTop w:val="0"/>
      <w:marBottom w:val="0"/>
      <w:divBdr>
        <w:top w:val="none" w:sz="0" w:space="0" w:color="auto"/>
        <w:left w:val="none" w:sz="0" w:space="0" w:color="auto"/>
        <w:bottom w:val="none" w:sz="0" w:space="0" w:color="auto"/>
        <w:right w:val="none" w:sz="0" w:space="0" w:color="auto"/>
      </w:divBdr>
    </w:div>
    <w:div w:id="1302884966">
      <w:bodyDiv w:val="1"/>
      <w:marLeft w:val="0"/>
      <w:marRight w:val="0"/>
      <w:marTop w:val="0"/>
      <w:marBottom w:val="0"/>
      <w:divBdr>
        <w:top w:val="none" w:sz="0" w:space="0" w:color="auto"/>
        <w:left w:val="none" w:sz="0" w:space="0" w:color="auto"/>
        <w:bottom w:val="none" w:sz="0" w:space="0" w:color="auto"/>
        <w:right w:val="none" w:sz="0" w:space="0" w:color="auto"/>
      </w:divBdr>
    </w:div>
    <w:div w:id="1302998244">
      <w:bodyDiv w:val="1"/>
      <w:marLeft w:val="0"/>
      <w:marRight w:val="0"/>
      <w:marTop w:val="0"/>
      <w:marBottom w:val="0"/>
      <w:divBdr>
        <w:top w:val="none" w:sz="0" w:space="0" w:color="auto"/>
        <w:left w:val="none" w:sz="0" w:space="0" w:color="auto"/>
        <w:bottom w:val="none" w:sz="0" w:space="0" w:color="auto"/>
        <w:right w:val="none" w:sz="0" w:space="0" w:color="auto"/>
      </w:divBdr>
    </w:div>
    <w:div w:id="1303121487">
      <w:bodyDiv w:val="1"/>
      <w:marLeft w:val="0"/>
      <w:marRight w:val="0"/>
      <w:marTop w:val="0"/>
      <w:marBottom w:val="0"/>
      <w:divBdr>
        <w:top w:val="none" w:sz="0" w:space="0" w:color="auto"/>
        <w:left w:val="none" w:sz="0" w:space="0" w:color="auto"/>
        <w:bottom w:val="none" w:sz="0" w:space="0" w:color="auto"/>
        <w:right w:val="none" w:sz="0" w:space="0" w:color="auto"/>
      </w:divBdr>
    </w:div>
    <w:div w:id="1303583107">
      <w:bodyDiv w:val="1"/>
      <w:marLeft w:val="0"/>
      <w:marRight w:val="0"/>
      <w:marTop w:val="0"/>
      <w:marBottom w:val="0"/>
      <w:divBdr>
        <w:top w:val="none" w:sz="0" w:space="0" w:color="auto"/>
        <w:left w:val="none" w:sz="0" w:space="0" w:color="auto"/>
        <w:bottom w:val="none" w:sz="0" w:space="0" w:color="auto"/>
        <w:right w:val="none" w:sz="0" w:space="0" w:color="auto"/>
      </w:divBdr>
    </w:div>
    <w:div w:id="1303926799">
      <w:bodyDiv w:val="1"/>
      <w:marLeft w:val="0"/>
      <w:marRight w:val="0"/>
      <w:marTop w:val="0"/>
      <w:marBottom w:val="0"/>
      <w:divBdr>
        <w:top w:val="none" w:sz="0" w:space="0" w:color="auto"/>
        <w:left w:val="none" w:sz="0" w:space="0" w:color="auto"/>
        <w:bottom w:val="none" w:sz="0" w:space="0" w:color="auto"/>
        <w:right w:val="none" w:sz="0" w:space="0" w:color="auto"/>
      </w:divBdr>
    </w:div>
    <w:div w:id="1304002398">
      <w:bodyDiv w:val="1"/>
      <w:marLeft w:val="0"/>
      <w:marRight w:val="0"/>
      <w:marTop w:val="0"/>
      <w:marBottom w:val="0"/>
      <w:divBdr>
        <w:top w:val="none" w:sz="0" w:space="0" w:color="auto"/>
        <w:left w:val="none" w:sz="0" w:space="0" w:color="auto"/>
        <w:bottom w:val="none" w:sz="0" w:space="0" w:color="auto"/>
        <w:right w:val="none" w:sz="0" w:space="0" w:color="auto"/>
      </w:divBdr>
    </w:div>
    <w:div w:id="1304118625">
      <w:bodyDiv w:val="1"/>
      <w:marLeft w:val="0"/>
      <w:marRight w:val="0"/>
      <w:marTop w:val="0"/>
      <w:marBottom w:val="0"/>
      <w:divBdr>
        <w:top w:val="none" w:sz="0" w:space="0" w:color="auto"/>
        <w:left w:val="none" w:sz="0" w:space="0" w:color="auto"/>
        <w:bottom w:val="none" w:sz="0" w:space="0" w:color="auto"/>
        <w:right w:val="none" w:sz="0" w:space="0" w:color="auto"/>
      </w:divBdr>
    </w:div>
    <w:div w:id="1304193929">
      <w:bodyDiv w:val="1"/>
      <w:marLeft w:val="0"/>
      <w:marRight w:val="0"/>
      <w:marTop w:val="0"/>
      <w:marBottom w:val="0"/>
      <w:divBdr>
        <w:top w:val="none" w:sz="0" w:space="0" w:color="auto"/>
        <w:left w:val="none" w:sz="0" w:space="0" w:color="auto"/>
        <w:bottom w:val="none" w:sz="0" w:space="0" w:color="auto"/>
        <w:right w:val="none" w:sz="0" w:space="0" w:color="auto"/>
      </w:divBdr>
    </w:div>
    <w:div w:id="1304197754">
      <w:bodyDiv w:val="1"/>
      <w:marLeft w:val="0"/>
      <w:marRight w:val="0"/>
      <w:marTop w:val="0"/>
      <w:marBottom w:val="0"/>
      <w:divBdr>
        <w:top w:val="none" w:sz="0" w:space="0" w:color="auto"/>
        <w:left w:val="none" w:sz="0" w:space="0" w:color="auto"/>
        <w:bottom w:val="none" w:sz="0" w:space="0" w:color="auto"/>
        <w:right w:val="none" w:sz="0" w:space="0" w:color="auto"/>
      </w:divBdr>
    </w:div>
    <w:div w:id="1304231940">
      <w:bodyDiv w:val="1"/>
      <w:marLeft w:val="0"/>
      <w:marRight w:val="0"/>
      <w:marTop w:val="0"/>
      <w:marBottom w:val="0"/>
      <w:divBdr>
        <w:top w:val="none" w:sz="0" w:space="0" w:color="auto"/>
        <w:left w:val="none" w:sz="0" w:space="0" w:color="auto"/>
        <w:bottom w:val="none" w:sz="0" w:space="0" w:color="auto"/>
        <w:right w:val="none" w:sz="0" w:space="0" w:color="auto"/>
      </w:divBdr>
    </w:div>
    <w:div w:id="1304311169">
      <w:bodyDiv w:val="1"/>
      <w:marLeft w:val="0"/>
      <w:marRight w:val="0"/>
      <w:marTop w:val="0"/>
      <w:marBottom w:val="0"/>
      <w:divBdr>
        <w:top w:val="none" w:sz="0" w:space="0" w:color="auto"/>
        <w:left w:val="none" w:sz="0" w:space="0" w:color="auto"/>
        <w:bottom w:val="none" w:sz="0" w:space="0" w:color="auto"/>
        <w:right w:val="none" w:sz="0" w:space="0" w:color="auto"/>
      </w:divBdr>
    </w:div>
    <w:div w:id="1304385028">
      <w:bodyDiv w:val="1"/>
      <w:marLeft w:val="0"/>
      <w:marRight w:val="0"/>
      <w:marTop w:val="0"/>
      <w:marBottom w:val="0"/>
      <w:divBdr>
        <w:top w:val="none" w:sz="0" w:space="0" w:color="auto"/>
        <w:left w:val="none" w:sz="0" w:space="0" w:color="auto"/>
        <w:bottom w:val="none" w:sz="0" w:space="0" w:color="auto"/>
        <w:right w:val="none" w:sz="0" w:space="0" w:color="auto"/>
      </w:divBdr>
    </w:div>
    <w:div w:id="1304458040">
      <w:bodyDiv w:val="1"/>
      <w:marLeft w:val="0"/>
      <w:marRight w:val="0"/>
      <w:marTop w:val="0"/>
      <w:marBottom w:val="0"/>
      <w:divBdr>
        <w:top w:val="none" w:sz="0" w:space="0" w:color="auto"/>
        <w:left w:val="none" w:sz="0" w:space="0" w:color="auto"/>
        <w:bottom w:val="none" w:sz="0" w:space="0" w:color="auto"/>
        <w:right w:val="none" w:sz="0" w:space="0" w:color="auto"/>
      </w:divBdr>
    </w:div>
    <w:div w:id="1304459187">
      <w:bodyDiv w:val="1"/>
      <w:marLeft w:val="0"/>
      <w:marRight w:val="0"/>
      <w:marTop w:val="0"/>
      <w:marBottom w:val="0"/>
      <w:divBdr>
        <w:top w:val="none" w:sz="0" w:space="0" w:color="auto"/>
        <w:left w:val="none" w:sz="0" w:space="0" w:color="auto"/>
        <w:bottom w:val="none" w:sz="0" w:space="0" w:color="auto"/>
        <w:right w:val="none" w:sz="0" w:space="0" w:color="auto"/>
      </w:divBdr>
    </w:div>
    <w:div w:id="1304505385">
      <w:bodyDiv w:val="1"/>
      <w:marLeft w:val="0"/>
      <w:marRight w:val="0"/>
      <w:marTop w:val="0"/>
      <w:marBottom w:val="0"/>
      <w:divBdr>
        <w:top w:val="none" w:sz="0" w:space="0" w:color="auto"/>
        <w:left w:val="none" w:sz="0" w:space="0" w:color="auto"/>
        <w:bottom w:val="none" w:sz="0" w:space="0" w:color="auto"/>
        <w:right w:val="none" w:sz="0" w:space="0" w:color="auto"/>
      </w:divBdr>
    </w:div>
    <w:div w:id="1304775642">
      <w:bodyDiv w:val="1"/>
      <w:marLeft w:val="0"/>
      <w:marRight w:val="0"/>
      <w:marTop w:val="0"/>
      <w:marBottom w:val="0"/>
      <w:divBdr>
        <w:top w:val="none" w:sz="0" w:space="0" w:color="auto"/>
        <w:left w:val="none" w:sz="0" w:space="0" w:color="auto"/>
        <w:bottom w:val="none" w:sz="0" w:space="0" w:color="auto"/>
        <w:right w:val="none" w:sz="0" w:space="0" w:color="auto"/>
      </w:divBdr>
    </w:div>
    <w:div w:id="1304895694">
      <w:bodyDiv w:val="1"/>
      <w:marLeft w:val="0"/>
      <w:marRight w:val="0"/>
      <w:marTop w:val="0"/>
      <w:marBottom w:val="0"/>
      <w:divBdr>
        <w:top w:val="none" w:sz="0" w:space="0" w:color="auto"/>
        <w:left w:val="none" w:sz="0" w:space="0" w:color="auto"/>
        <w:bottom w:val="none" w:sz="0" w:space="0" w:color="auto"/>
        <w:right w:val="none" w:sz="0" w:space="0" w:color="auto"/>
      </w:divBdr>
    </w:div>
    <w:div w:id="1304896368">
      <w:bodyDiv w:val="1"/>
      <w:marLeft w:val="0"/>
      <w:marRight w:val="0"/>
      <w:marTop w:val="0"/>
      <w:marBottom w:val="0"/>
      <w:divBdr>
        <w:top w:val="none" w:sz="0" w:space="0" w:color="auto"/>
        <w:left w:val="none" w:sz="0" w:space="0" w:color="auto"/>
        <w:bottom w:val="none" w:sz="0" w:space="0" w:color="auto"/>
        <w:right w:val="none" w:sz="0" w:space="0" w:color="auto"/>
      </w:divBdr>
    </w:div>
    <w:div w:id="1305157487">
      <w:bodyDiv w:val="1"/>
      <w:marLeft w:val="0"/>
      <w:marRight w:val="0"/>
      <w:marTop w:val="0"/>
      <w:marBottom w:val="0"/>
      <w:divBdr>
        <w:top w:val="none" w:sz="0" w:space="0" w:color="auto"/>
        <w:left w:val="none" w:sz="0" w:space="0" w:color="auto"/>
        <w:bottom w:val="none" w:sz="0" w:space="0" w:color="auto"/>
        <w:right w:val="none" w:sz="0" w:space="0" w:color="auto"/>
      </w:divBdr>
    </w:div>
    <w:div w:id="1305281615">
      <w:bodyDiv w:val="1"/>
      <w:marLeft w:val="0"/>
      <w:marRight w:val="0"/>
      <w:marTop w:val="0"/>
      <w:marBottom w:val="0"/>
      <w:divBdr>
        <w:top w:val="none" w:sz="0" w:space="0" w:color="auto"/>
        <w:left w:val="none" w:sz="0" w:space="0" w:color="auto"/>
        <w:bottom w:val="none" w:sz="0" w:space="0" w:color="auto"/>
        <w:right w:val="none" w:sz="0" w:space="0" w:color="auto"/>
      </w:divBdr>
    </w:div>
    <w:div w:id="1305313112">
      <w:bodyDiv w:val="1"/>
      <w:marLeft w:val="0"/>
      <w:marRight w:val="0"/>
      <w:marTop w:val="0"/>
      <w:marBottom w:val="0"/>
      <w:divBdr>
        <w:top w:val="none" w:sz="0" w:space="0" w:color="auto"/>
        <w:left w:val="none" w:sz="0" w:space="0" w:color="auto"/>
        <w:bottom w:val="none" w:sz="0" w:space="0" w:color="auto"/>
        <w:right w:val="none" w:sz="0" w:space="0" w:color="auto"/>
      </w:divBdr>
    </w:div>
    <w:div w:id="1305700340">
      <w:bodyDiv w:val="1"/>
      <w:marLeft w:val="0"/>
      <w:marRight w:val="0"/>
      <w:marTop w:val="0"/>
      <w:marBottom w:val="0"/>
      <w:divBdr>
        <w:top w:val="none" w:sz="0" w:space="0" w:color="auto"/>
        <w:left w:val="none" w:sz="0" w:space="0" w:color="auto"/>
        <w:bottom w:val="none" w:sz="0" w:space="0" w:color="auto"/>
        <w:right w:val="none" w:sz="0" w:space="0" w:color="auto"/>
      </w:divBdr>
    </w:div>
    <w:div w:id="1305815115">
      <w:bodyDiv w:val="1"/>
      <w:marLeft w:val="0"/>
      <w:marRight w:val="0"/>
      <w:marTop w:val="0"/>
      <w:marBottom w:val="0"/>
      <w:divBdr>
        <w:top w:val="none" w:sz="0" w:space="0" w:color="auto"/>
        <w:left w:val="none" w:sz="0" w:space="0" w:color="auto"/>
        <w:bottom w:val="none" w:sz="0" w:space="0" w:color="auto"/>
        <w:right w:val="none" w:sz="0" w:space="0" w:color="auto"/>
      </w:divBdr>
    </w:div>
    <w:div w:id="1305816711">
      <w:bodyDiv w:val="1"/>
      <w:marLeft w:val="0"/>
      <w:marRight w:val="0"/>
      <w:marTop w:val="0"/>
      <w:marBottom w:val="0"/>
      <w:divBdr>
        <w:top w:val="none" w:sz="0" w:space="0" w:color="auto"/>
        <w:left w:val="none" w:sz="0" w:space="0" w:color="auto"/>
        <w:bottom w:val="none" w:sz="0" w:space="0" w:color="auto"/>
        <w:right w:val="none" w:sz="0" w:space="0" w:color="auto"/>
      </w:divBdr>
    </w:div>
    <w:div w:id="1305889788">
      <w:bodyDiv w:val="1"/>
      <w:marLeft w:val="0"/>
      <w:marRight w:val="0"/>
      <w:marTop w:val="0"/>
      <w:marBottom w:val="0"/>
      <w:divBdr>
        <w:top w:val="none" w:sz="0" w:space="0" w:color="auto"/>
        <w:left w:val="none" w:sz="0" w:space="0" w:color="auto"/>
        <w:bottom w:val="none" w:sz="0" w:space="0" w:color="auto"/>
        <w:right w:val="none" w:sz="0" w:space="0" w:color="auto"/>
      </w:divBdr>
    </w:div>
    <w:div w:id="1306004399">
      <w:bodyDiv w:val="1"/>
      <w:marLeft w:val="0"/>
      <w:marRight w:val="0"/>
      <w:marTop w:val="0"/>
      <w:marBottom w:val="0"/>
      <w:divBdr>
        <w:top w:val="none" w:sz="0" w:space="0" w:color="auto"/>
        <w:left w:val="none" w:sz="0" w:space="0" w:color="auto"/>
        <w:bottom w:val="none" w:sz="0" w:space="0" w:color="auto"/>
        <w:right w:val="none" w:sz="0" w:space="0" w:color="auto"/>
      </w:divBdr>
    </w:div>
    <w:div w:id="1306279752">
      <w:bodyDiv w:val="1"/>
      <w:marLeft w:val="0"/>
      <w:marRight w:val="0"/>
      <w:marTop w:val="0"/>
      <w:marBottom w:val="0"/>
      <w:divBdr>
        <w:top w:val="none" w:sz="0" w:space="0" w:color="auto"/>
        <w:left w:val="none" w:sz="0" w:space="0" w:color="auto"/>
        <w:bottom w:val="none" w:sz="0" w:space="0" w:color="auto"/>
        <w:right w:val="none" w:sz="0" w:space="0" w:color="auto"/>
      </w:divBdr>
    </w:div>
    <w:div w:id="1306356876">
      <w:bodyDiv w:val="1"/>
      <w:marLeft w:val="0"/>
      <w:marRight w:val="0"/>
      <w:marTop w:val="0"/>
      <w:marBottom w:val="0"/>
      <w:divBdr>
        <w:top w:val="none" w:sz="0" w:space="0" w:color="auto"/>
        <w:left w:val="none" w:sz="0" w:space="0" w:color="auto"/>
        <w:bottom w:val="none" w:sz="0" w:space="0" w:color="auto"/>
        <w:right w:val="none" w:sz="0" w:space="0" w:color="auto"/>
      </w:divBdr>
    </w:div>
    <w:div w:id="1306617773">
      <w:bodyDiv w:val="1"/>
      <w:marLeft w:val="0"/>
      <w:marRight w:val="0"/>
      <w:marTop w:val="0"/>
      <w:marBottom w:val="0"/>
      <w:divBdr>
        <w:top w:val="none" w:sz="0" w:space="0" w:color="auto"/>
        <w:left w:val="none" w:sz="0" w:space="0" w:color="auto"/>
        <w:bottom w:val="none" w:sz="0" w:space="0" w:color="auto"/>
        <w:right w:val="none" w:sz="0" w:space="0" w:color="auto"/>
      </w:divBdr>
    </w:div>
    <w:div w:id="1306931806">
      <w:bodyDiv w:val="1"/>
      <w:marLeft w:val="0"/>
      <w:marRight w:val="0"/>
      <w:marTop w:val="0"/>
      <w:marBottom w:val="0"/>
      <w:divBdr>
        <w:top w:val="none" w:sz="0" w:space="0" w:color="auto"/>
        <w:left w:val="none" w:sz="0" w:space="0" w:color="auto"/>
        <w:bottom w:val="none" w:sz="0" w:space="0" w:color="auto"/>
        <w:right w:val="none" w:sz="0" w:space="0" w:color="auto"/>
      </w:divBdr>
    </w:div>
    <w:div w:id="1306934532">
      <w:bodyDiv w:val="1"/>
      <w:marLeft w:val="0"/>
      <w:marRight w:val="0"/>
      <w:marTop w:val="0"/>
      <w:marBottom w:val="0"/>
      <w:divBdr>
        <w:top w:val="none" w:sz="0" w:space="0" w:color="auto"/>
        <w:left w:val="none" w:sz="0" w:space="0" w:color="auto"/>
        <w:bottom w:val="none" w:sz="0" w:space="0" w:color="auto"/>
        <w:right w:val="none" w:sz="0" w:space="0" w:color="auto"/>
      </w:divBdr>
    </w:div>
    <w:div w:id="1307003854">
      <w:bodyDiv w:val="1"/>
      <w:marLeft w:val="0"/>
      <w:marRight w:val="0"/>
      <w:marTop w:val="0"/>
      <w:marBottom w:val="0"/>
      <w:divBdr>
        <w:top w:val="none" w:sz="0" w:space="0" w:color="auto"/>
        <w:left w:val="none" w:sz="0" w:space="0" w:color="auto"/>
        <w:bottom w:val="none" w:sz="0" w:space="0" w:color="auto"/>
        <w:right w:val="none" w:sz="0" w:space="0" w:color="auto"/>
      </w:divBdr>
    </w:div>
    <w:div w:id="1307011493">
      <w:bodyDiv w:val="1"/>
      <w:marLeft w:val="0"/>
      <w:marRight w:val="0"/>
      <w:marTop w:val="0"/>
      <w:marBottom w:val="0"/>
      <w:divBdr>
        <w:top w:val="none" w:sz="0" w:space="0" w:color="auto"/>
        <w:left w:val="none" w:sz="0" w:space="0" w:color="auto"/>
        <w:bottom w:val="none" w:sz="0" w:space="0" w:color="auto"/>
        <w:right w:val="none" w:sz="0" w:space="0" w:color="auto"/>
      </w:divBdr>
    </w:div>
    <w:div w:id="1307122195">
      <w:bodyDiv w:val="1"/>
      <w:marLeft w:val="0"/>
      <w:marRight w:val="0"/>
      <w:marTop w:val="0"/>
      <w:marBottom w:val="0"/>
      <w:divBdr>
        <w:top w:val="none" w:sz="0" w:space="0" w:color="auto"/>
        <w:left w:val="none" w:sz="0" w:space="0" w:color="auto"/>
        <w:bottom w:val="none" w:sz="0" w:space="0" w:color="auto"/>
        <w:right w:val="none" w:sz="0" w:space="0" w:color="auto"/>
      </w:divBdr>
    </w:div>
    <w:div w:id="1307129600">
      <w:bodyDiv w:val="1"/>
      <w:marLeft w:val="0"/>
      <w:marRight w:val="0"/>
      <w:marTop w:val="0"/>
      <w:marBottom w:val="0"/>
      <w:divBdr>
        <w:top w:val="none" w:sz="0" w:space="0" w:color="auto"/>
        <w:left w:val="none" w:sz="0" w:space="0" w:color="auto"/>
        <w:bottom w:val="none" w:sz="0" w:space="0" w:color="auto"/>
        <w:right w:val="none" w:sz="0" w:space="0" w:color="auto"/>
      </w:divBdr>
    </w:div>
    <w:div w:id="1307197357">
      <w:bodyDiv w:val="1"/>
      <w:marLeft w:val="0"/>
      <w:marRight w:val="0"/>
      <w:marTop w:val="0"/>
      <w:marBottom w:val="0"/>
      <w:divBdr>
        <w:top w:val="none" w:sz="0" w:space="0" w:color="auto"/>
        <w:left w:val="none" w:sz="0" w:space="0" w:color="auto"/>
        <w:bottom w:val="none" w:sz="0" w:space="0" w:color="auto"/>
        <w:right w:val="none" w:sz="0" w:space="0" w:color="auto"/>
      </w:divBdr>
    </w:div>
    <w:div w:id="1307391725">
      <w:bodyDiv w:val="1"/>
      <w:marLeft w:val="0"/>
      <w:marRight w:val="0"/>
      <w:marTop w:val="0"/>
      <w:marBottom w:val="0"/>
      <w:divBdr>
        <w:top w:val="none" w:sz="0" w:space="0" w:color="auto"/>
        <w:left w:val="none" w:sz="0" w:space="0" w:color="auto"/>
        <w:bottom w:val="none" w:sz="0" w:space="0" w:color="auto"/>
        <w:right w:val="none" w:sz="0" w:space="0" w:color="auto"/>
      </w:divBdr>
    </w:div>
    <w:div w:id="1307587094">
      <w:bodyDiv w:val="1"/>
      <w:marLeft w:val="0"/>
      <w:marRight w:val="0"/>
      <w:marTop w:val="0"/>
      <w:marBottom w:val="0"/>
      <w:divBdr>
        <w:top w:val="none" w:sz="0" w:space="0" w:color="auto"/>
        <w:left w:val="none" w:sz="0" w:space="0" w:color="auto"/>
        <w:bottom w:val="none" w:sz="0" w:space="0" w:color="auto"/>
        <w:right w:val="none" w:sz="0" w:space="0" w:color="auto"/>
      </w:divBdr>
    </w:div>
    <w:div w:id="1307588110">
      <w:bodyDiv w:val="1"/>
      <w:marLeft w:val="0"/>
      <w:marRight w:val="0"/>
      <w:marTop w:val="0"/>
      <w:marBottom w:val="0"/>
      <w:divBdr>
        <w:top w:val="none" w:sz="0" w:space="0" w:color="auto"/>
        <w:left w:val="none" w:sz="0" w:space="0" w:color="auto"/>
        <w:bottom w:val="none" w:sz="0" w:space="0" w:color="auto"/>
        <w:right w:val="none" w:sz="0" w:space="0" w:color="auto"/>
      </w:divBdr>
    </w:div>
    <w:div w:id="1307778107">
      <w:bodyDiv w:val="1"/>
      <w:marLeft w:val="0"/>
      <w:marRight w:val="0"/>
      <w:marTop w:val="0"/>
      <w:marBottom w:val="0"/>
      <w:divBdr>
        <w:top w:val="none" w:sz="0" w:space="0" w:color="auto"/>
        <w:left w:val="none" w:sz="0" w:space="0" w:color="auto"/>
        <w:bottom w:val="none" w:sz="0" w:space="0" w:color="auto"/>
        <w:right w:val="none" w:sz="0" w:space="0" w:color="auto"/>
      </w:divBdr>
    </w:div>
    <w:div w:id="1307977274">
      <w:bodyDiv w:val="1"/>
      <w:marLeft w:val="0"/>
      <w:marRight w:val="0"/>
      <w:marTop w:val="0"/>
      <w:marBottom w:val="0"/>
      <w:divBdr>
        <w:top w:val="none" w:sz="0" w:space="0" w:color="auto"/>
        <w:left w:val="none" w:sz="0" w:space="0" w:color="auto"/>
        <w:bottom w:val="none" w:sz="0" w:space="0" w:color="auto"/>
        <w:right w:val="none" w:sz="0" w:space="0" w:color="auto"/>
      </w:divBdr>
    </w:div>
    <w:div w:id="1308171752">
      <w:bodyDiv w:val="1"/>
      <w:marLeft w:val="0"/>
      <w:marRight w:val="0"/>
      <w:marTop w:val="0"/>
      <w:marBottom w:val="0"/>
      <w:divBdr>
        <w:top w:val="none" w:sz="0" w:space="0" w:color="auto"/>
        <w:left w:val="none" w:sz="0" w:space="0" w:color="auto"/>
        <w:bottom w:val="none" w:sz="0" w:space="0" w:color="auto"/>
        <w:right w:val="none" w:sz="0" w:space="0" w:color="auto"/>
      </w:divBdr>
    </w:div>
    <w:div w:id="1308438645">
      <w:bodyDiv w:val="1"/>
      <w:marLeft w:val="0"/>
      <w:marRight w:val="0"/>
      <w:marTop w:val="0"/>
      <w:marBottom w:val="0"/>
      <w:divBdr>
        <w:top w:val="none" w:sz="0" w:space="0" w:color="auto"/>
        <w:left w:val="none" w:sz="0" w:space="0" w:color="auto"/>
        <w:bottom w:val="none" w:sz="0" w:space="0" w:color="auto"/>
        <w:right w:val="none" w:sz="0" w:space="0" w:color="auto"/>
      </w:divBdr>
    </w:div>
    <w:div w:id="1308514121">
      <w:bodyDiv w:val="1"/>
      <w:marLeft w:val="0"/>
      <w:marRight w:val="0"/>
      <w:marTop w:val="0"/>
      <w:marBottom w:val="0"/>
      <w:divBdr>
        <w:top w:val="none" w:sz="0" w:space="0" w:color="auto"/>
        <w:left w:val="none" w:sz="0" w:space="0" w:color="auto"/>
        <w:bottom w:val="none" w:sz="0" w:space="0" w:color="auto"/>
        <w:right w:val="none" w:sz="0" w:space="0" w:color="auto"/>
      </w:divBdr>
    </w:div>
    <w:div w:id="1308514173">
      <w:bodyDiv w:val="1"/>
      <w:marLeft w:val="0"/>
      <w:marRight w:val="0"/>
      <w:marTop w:val="0"/>
      <w:marBottom w:val="0"/>
      <w:divBdr>
        <w:top w:val="none" w:sz="0" w:space="0" w:color="auto"/>
        <w:left w:val="none" w:sz="0" w:space="0" w:color="auto"/>
        <w:bottom w:val="none" w:sz="0" w:space="0" w:color="auto"/>
        <w:right w:val="none" w:sz="0" w:space="0" w:color="auto"/>
      </w:divBdr>
    </w:div>
    <w:div w:id="1308587214">
      <w:bodyDiv w:val="1"/>
      <w:marLeft w:val="0"/>
      <w:marRight w:val="0"/>
      <w:marTop w:val="0"/>
      <w:marBottom w:val="0"/>
      <w:divBdr>
        <w:top w:val="none" w:sz="0" w:space="0" w:color="auto"/>
        <w:left w:val="none" w:sz="0" w:space="0" w:color="auto"/>
        <w:bottom w:val="none" w:sz="0" w:space="0" w:color="auto"/>
        <w:right w:val="none" w:sz="0" w:space="0" w:color="auto"/>
      </w:divBdr>
    </w:div>
    <w:div w:id="1308825611">
      <w:bodyDiv w:val="1"/>
      <w:marLeft w:val="0"/>
      <w:marRight w:val="0"/>
      <w:marTop w:val="0"/>
      <w:marBottom w:val="0"/>
      <w:divBdr>
        <w:top w:val="none" w:sz="0" w:space="0" w:color="auto"/>
        <w:left w:val="none" w:sz="0" w:space="0" w:color="auto"/>
        <w:bottom w:val="none" w:sz="0" w:space="0" w:color="auto"/>
        <w:right w:val="none" w:sz="0" w:space="0" w:color="auto"/>
      </w:divBdr>
    </w:div>
    <w:div w:id="1308901431">
      <w:bodyDiv w:val="1"/>
      <w:marLeft w:val="0"/>
      <w:marRight w:val="0"/>
      <w:marTop w:val="0"/>
      <w:marBottom w:val="0"/>
      <w:divBdr>
        <w:top w:val="none" w:sz="0" w:space="0" w:color="auto"/>
        <w:left w:val="none" w:sz="0" w:space="0" w:color="auto"/>
        <w:bottom w:val="none" w:sz="0" w:space="0" w:color="auto"/>
        <w:right w:val="none" w:sz="0" w:space="0" w:color="auto"/>
      </w:divBdr>
    </w:div>
    <w:div w:id="1308901862">
      <w:bodyDiv w:val="1"/>
      <w:marLeft w:val="0"/>
      <w:marRight w:val="0"/>
      <w:marTop w:val="0"/>
      <w:marBottom w:val="0"/>
      <w:divBdr>
        <w:top w:val="none" w:sz="0" w:space="0" w:color="auto"/>
        <w:left w:val="none" w:sz="0" w:space="0" w:color="auto"/>
        <w:bottom w:val="none" w:sz="0" w:space="0" w:color="auto"/>
        <w:right w:val="none" w:sz="0" w:space="0" w:color="auto"/>
      </w:divBdr>
    </w:div>
    <w:div w:id="1309045559">
      <w:bodyDiv w:val="1"/>
      <w:marLeft w:val="0"/>
      <w:marRight w:val="0"/>
      <w:marTop w:val="0"/>
      <w:marBottom w:val="0"/>
      <w:divBdr>
        <w:top w:val="none" w:sz="0" w:space="0" w:color="auto"/>
        <w:left w:val="none" w:sz="0" w:space="0" w:color="auto"/>
        <w:bottom w:val="none" w:sz="0" w:space="0" w:color="auto"/>
        <w:right w:val="none" w:sz="0" w:space="0" w:color="auto"/>
      </w:divBdr>
    </w:div>
    <w:div w:id="1309361360">
      <w:bodyDiv w:val="1"/>
      <w:marLeft w:val="0"/>
      <w:marRight w:val="0"/>
      <w:marTop w:val="0"/>
      <w:marBottom w:val="0"/>
      <w:divBdr>
        <w:top w:val="none" w:sz="0" w:space="0" w:color="auto"/>
        <w:left w:val="none" w:sz="0" w:space="0" w:color="auto"/>
        <w:bottom w:val="none" w:sz="0" w:space="0" w:color="auto"/>
        <w:right w:val="none" w:sz="0" w:space="0" w:color="auto"/>
      </w:divBdr>
    </w:div>
    <w:div w:id="1309558710">
      <w:bodyDiv w:val="1"/>
      <w:marLeft w:val="0"/>
      <w:marRight w:val="0"/>
      <w:marTop w:val="0"/>
      <w:marBottom w:val="0"/>
      <w:divBdr>
        <w:top w:val="none" w:sz="0" w:space="0" w:color="auto"/>
        <w:left w:val="none" w:sz="0" w:space="0" w:color="auto"/>
        <w:bottom w:val="none" w:sz="0" w:space="0" w:color="auto"/>
        <w:right w:val="none" w:sz="0" w:space="0" w:color="auto"/>
      </w:divBdr>
    </w:div>
    <w:div w:id="1309558751">
      <w:bodyDiv w:val="1"/>
      <w:marLeft w:val="0"/>
      <w:marRight w:val="0"/>
      <w:marTop w:val="0"/>
      <w:marBottom w:val="0"/>
      <w:divBdr>
        <w:top w:val="none" w:sz="0" w:space="0" w:color="auto"/>
        <w:left w:val="none" w:sz="0" w:space="0" w:color="auto"/>
        <w:bottom w:val="none" w:sz="0" w:space="0" w:color="auto"/>
        <w:right w:val="none" w:sz="0" w:space="0" w:color="auto"/>
      </w:divBdr>
    </w:div>
    <w:div w:id="1309897051">
      <w:bodyDiv w:val="1"/>
      <w:marLeft w:val="0"/>
      <w:marRight w:val="0"/>
      <w:marTop w:val="0"/>
      <w:marBottom w:val="0"/>
      <w:divBdr>
        <w:top w:val="none" w:sz="0" w:space="0" w:color="auto"/>
        <w:left w:val="none" w:sz="0" w:space="0" w:color="auto"/>
        <w:bottom w:val="none" w:sz="0" w:space="0" w:color="auto"/>
        <w:right w:val="none" w:sz="0" w:space="0" w:color="auto"/>
      </w:divBdr>
    </w:div>
    <w:div w:id="1310012194">
      <w:bodyDiv w:val="1"/>
      <w:marLeft w:val="0"/>
      <w:marRight w:val="0"/>
      <w:marTop w:val="0"/>
      <w:marBottom w:val="0"/>
      <w:divBdr>
        <w:top w:val="none" w:sz="0" w:space="0" w:color="auto"/>
        <w:left w:val="none" w:sz="0" w:space="0" w:color="auto"/>
        <w:bottom w:val="none" w:sz="0" w:space="0" w:color="auto"/>
        <w:right w:val="none" w:sz="0" w:space="0" w:color="auto"/>
      </w:divBdr>
    </w:div>
    <w:div w:id="1310094199">
      <w:bodyDiv w:val="1"/>
      <w:marLeft w:val="0"/>
      <w:marRight w:val="0"/>
      <w:marTop w:val="0"/>
      <w:marBottom w:val="0"/>
      <w:divBdr>
        <w:top w:val="none" w:sz="0" w:space="0" w:color="auto"/>
        <w:left w:val="none" w:sz="0" w:space="0" w:color="auto"/>
        <w:bottom w:val="none" w:sz="0" w:space="0" w:color="auto"/>
        <w:right w:val="none" w:sz="0" w:space="0" w:color="auto"/>
      </w:divBdr>
    </w:div>
    <w:div w:id="1310862592">
      <w:bodyDiv w:val="1"/>
      <w:marLeft w:val="0"/>
      <w:marRight w:val="0"/>
      <w:marTop w:val="0"/>
      <w:marBottom w:val="0"/>
      <w:divBdr>
        <w:top w:val="none" w:sz="0" w:space="0" w:color="auto"/>
        <w:left w:val="none" w:sz="0" w:space="0" w:color="auto"/>
        <w:bottom w:val="none" w:sz="0" w:space="0" w:color="auto"/>
        <w:right w:val="none" w:sz="0" w:space="0" w:color="auto"/>
      </w:divBdr>
    </w:div>
    <w:div w:id="1311012856">
      <w:bodyDiv w:val="1"/>
      <w:marLeft w:val="0"/>
      <w:marRight w:val="0"/>
      <w:marTop w:val="0"/>
      <w:marBottom w:val="0"/>
      <w:divBdr>
        <w:top w:val="none" w:sz="0" w:space="0" w:color="auto"/>
        <w:left w:val="none" w:sz="0" w:space="0" w:color="auto"/>
        <w:bottom w:val="none" w:sz="0" w:space="0" w:color="auto"/>
        <w:right w:val="none" w:sz="0" w:space="0" w:color="auto"/>
      </w:divBdr>
    </w:div>
    <w:div w:id="1311206081">
      <w:bodyDiv w:val="1"/>
      <w:marLeft w:val="0"/>
      <w:marRight w:val="0"/>
      <w:marTop w:val="0"/>
      <w:marBottom w:val="0"/>
      <w:divBdr>
        <w:top w:val="none" w:sz="0" w:space="0" w:color="auto"/>
        <w:left w:val="none" w:sz="0" w:space="0" w:color="auto"/>
        <w:bottom w:val="none" w:sz="0" w:space="0" w:color="auto"/>
        <w:right w:val="none" w:sz="0" w:space="0" w:color="auto"/>
      </w:divBdr>
    </w:div>
    <w:div w:id="1311787459">
      <w:bodyDiv w:val="1"/>
      <w:marLeft w:val="0"/>
      <w:marRight w:val="0"/>
      <w:marTop w:val="0"/>
      <w:marBottom w:val="0"/>
      <w:divBdr>
        <w:top w:val="none" w:sz="0" w:space="0" w:color="auto"/>
        <w:left w:val="none" w:sz="0" w:space="0" w:color="auto"/>
        <w:bottom w:val="none" w:sz="0" w:space="0" w:color="auto"/>
        <w:right w:val="none" w:sz="0" w:space="0" w:color="auto"/>
      </w:divBdr>
    </w:div>
    <w:div w:id="1312053363">
      <w:bodyDiv w:val="1"/>
      <w:marLeft w:val="0"/>
      <w:marRight w:val="0"/>
      <w:marTop w:val="0"/>
      <w:marBottom w:val="0"/>
      <w:divBdr>
        <w:top w:val="none" w:sz="0" w:space="0" w:color="auto"/>
        <w:left w:val="none" w:sz="0" w:space="0" w:color="auto"/>
        <w:bottom w:val="none" w:sz="0" w:space="0" w:color="auto"/>
        <w:right w:val="none" w:sz="0" w:space="0" w:color="auto"/>
      </w:divBdr>
    </w:div>
    <w:div w:id="1312249997">
      <w:bodyDiv w:val="1"/>
      <w:marLeft w:val="0"/>
      <w:marRight w:val="0"/>
      <w:marTop w:val="0"/>
      <w:marBottom w:val="0"/>
      <w:divBdr>
        <w:top w:val="none" w:sz="0" w:space="0" w:color="auto"/>
        <w:left w:val="none" w:sz="0" w:space="0" w:color="auto"/>
        <w:bottom w:val="none" w:sz="0" w:space="0" w:color="auto"/>
        <w:right w:val="none" w:sz="0" w:space="0" w:color="auto"/>
      </w:divBdr>
    </w:div>
    <w:div w:id="1312635108">
      <w:bodyDiv w:val="1"/>
      <w:marLeft w:val="0"/>
      <w:marRight w:val="0"/>
      <w:marTop w:val="0"/>
      <w:marBottom w:val="0"/>
      <w:divBdr>
        <w:top w:val="none" w:sz="0" w:space="0" w:color="auto"/>
        <w:left w:val="none" w:sz="0" w:space="0" w:color="auto"/>
        <w:bottom w:val="none" w:sz="0" w:space="0" w:color="auto"/>
        <w:right w:val="none" w:sz="0" w:space="0" w:color="auto"/>
      </w:divBdr>
    </w:div>
    <w:div w:id="1312712590">
      <w:bodyDiv w:val="1"/>
      <w:marLeft w:val="0"/>
      <w:marRight w:val="0"/>
      <w:marTop w:val="0"/>
      <w:marBottom w:val="0"/>
      <w:divBdr>
        <w:top w:val="none" w:sz="0" w:space="0" w:color="auto"/>
        <w:left w:val="none" w:sz="0" w:space="0" w:color="auto"/>
        <w:bottom w:val="none" w:sz="0" w:space="0" w:color="auto"/>
        <w:right w:val="none" w:sz="0" w:space="0" w:color="auto"/>
      </w:divBdr>
    </w:div>
    <w:div w:id="1312907413">
      <w:bodyDiv w:val="1"/>
      <w:marLeft w:val="0"/>
      <w:marRight w:val="0"/>
      <w:marTop w:val="0"/>
      <w:marBottom w:val="0"/>
      <w:divBdr>
        <w:top w:val="none" w:sz="0" w:space="0" w:color="auto"/>
        <w:left w:val="none" w:sz="0" w:space="0" w:color="auto"/>
        <w:bottom w:val="none" w:sz="0" w:space="0" w:color="auto"/>
        <w:right w:val="none" w:sz="0" w:space="0" w:color="auto"/>
      </w:divBdr>
    </w:div>
    <w:div w:id="1313220237">
      <w:bodyDiv w:val="1"/>
      <w:marLeft w:val="0"/>
      <w:marRight w:val="0"/>
      <w:marTop w:val="0"/>
      <w:marBottom w:val="0"/>
      <w:divBdr>
        <w:top w:val="none" w:sz="0" w:space="0" w:color="auto"/>
        <w:left w:val="none" w:sz="0" w:space="0" w:color="auto"/>
        <w:bottom w:val="none" w:sz="0" w:space="0" w:color="auto"/>
        <w:right w:val="none" w:sz="0" w:space="0" w:color="auto"/>
      </w:divBdr>
    </w:div>
    <w:div w:id="1313294349">
      <w:bodyDiv w:val="1"/>
      <w:marLeft w:val="0"/>
      <w:marRight w:val="0"/>
      <w:marTop w:val="0"/>
      <w:marBottom w:val="0"/>
      <w:divBdr>
        <w:top w:val="none" w:sz="0" w:space="0" w:color="auto"/>
        <w:left w:val="none" w:sz="0" w:space="0" w:color="auto"/>
        <w:bottom w:val="none" w:sz="0" w:space="0" w:color="auto"/>
        <w:right w:val="none" w:sz="0" w:space="0" w:color="auto"/>
      </w:divBdr>
    </w:div>
    <w:div w:id="1313367736">
      <w:bodyDiv w:val="1"/>
      <w:marLeft w:val="0"/>
      <w:marRight w:val="0"/>
      <w:marTop w:val="0"/>
      <w:marBottom w:val="0"/>
      <w:divBdr>
        <w:top w:val="none" w:sz="0" w:space="0" w:color="auto"/>
        <w:left w:val="none" w:sz="0" w:space="0" w:color="auto"/>
        <w:bottom w:val="none" w:sz="0" w:space="0" w:color="auto"/>
        <w:right w:val="none" w:sz="0" w:space="0" w:color="auto"/>
      </w:divBdr>
    </w:div>
    <w:div w:id="1313680160">
      <w:bodyDiv w:val="1"/>
      <w:marLeft w:val="0"/>
      <w:marRight w:val="0"/>
      <w:marTop w:val="0"/>
      <w:marBottom w:val="0"/>
      <w:divBdr>
        <w:top w:val="none" w:sz="0" w:space="0" w:color="auto"/>
        <w:left w:val="none" w:sz="0" w:space="0" w:color="auto"/>
        <w:bottom w:val="none" w:sz="0" w:space="0" w:color="auto"/>
        <w:right w:val="none" w:sz="0" w:space="0" w:color="auto"/>
      </w:divBdr>
    </w:div>
    <w:div w:id="1313827396">
      <w:bodyDiv w:val="1"/>
      <w:marLeft w:val="0"/>
      <w:marRight w:val="0"/>
      <w:marTop w:val="0"/>
      <w:marBottom w:val="0"/>
      <w:divBdr>
        <w:top w:val="none" w:sz="0" w:space="0" w:color="auto"/>
        <w:left w:val="none" w:sz="0" w:space="0" w:color="auto"/>
        <w:bottom w:val="none" w:sz="0" w:space="0" w:color="auto"/>
        <w:right w:val="none" w:sz="0" w:space="0" w:color="auto"/>
      </w:divBdr>
    </w:div>
    <w:div w:id="1313874099">
      <w:bodyDiv w:val="1"/>
      <w:marLeft w:val="0"/>
      <w:marRight w:val="0"/>
      <w:marTop w:val="0"/>
      <w:marBottom w:val="0"/>
      <w:divBdr>
        <w:top w:val="none" w:sz="0" w:space="0" w:color="auto"/>
        <w:left w:val="none" w:sz="0" w:space="0" w:color="auto"/>
        <w:bottom w:val="none" w:sz="0" w:space="0" w:color="auto"/>
        <w:right w:val="none" w:sz="0" w:space="0" w:color="auto"/>
      </w:divBdr>
    </w:div>
    <w:div w:id="1313947677">
      <w:bodyDiv w:val="1"/>
      <w:marLeft w:val="0"/>
      <w:marRight w:val="0"/>
      <w:marTop w:val="0"/>
      <w:marBottom w:val="0"/>
      <w:divBdr>
        <w:top w:val="none" w:sz="0" w:space="0" w:color="auto"/>
        <w:left w:val="none" w:sz="0" w:space="0" w:color="auto"/>
        <w:bottom w:val="none" w:sz="0" w:space="0" w:color="auto"/>
        <w:right w:val="none" w:sz="0" w:space="0" w:color="auto"/>
      </w:divBdr>
    </w:div>
    <w:div w:id="1313948100">
      <w:bodyDiv w:val="1"/>
      <w:marLeft w:val="0"/>
      <w:marRight w:val="0"/>
      <w:marTop w:val="0"/>
      <w:marBottom w:val="0"/>
      <w:divBdr>
        <w:top w:val="none" w:sz="0" w:space="0" w:color="auto"/>
        <w:left w:val="none" w:sz="0" w:space="0" w:color="auto"/>
        <w:bottom w:val="none" w:sz="0" w:space="0" w:color="auto"/>
        <w:right w:val="none" w:sz="0" w:space="0" w:color="auto"/>
      </w:divBdr>
    </w:div>
    <w:div w:id="1314027296">
      <w:bodyDiv w:val="1"/>
      <w:marLeft w:val="0"/>
      <w:marRight w:val="0"/>
      <w:marTop w:val="0"/>
      <w:marBottom w:val="0"/>
      <w:divBdr>
        <w:top w:val="none" w:sz="0" w:space="0" w:color="auto"/>
        <w:left w:val="none" w:sz="0" w:space="0" w:color="auto"/>
        <w:bottom w:val="none" w:sz="0" w:space="0" w:color="auto"/>
        <w:right w:val="none" w:sz="0" w:space="0" w:color="auto"/>
      </w:divBdr>
    </w:div>
    <w:div w:id="1314141501">
      <w:bodyDiv w:val="1"/>
      <w:marLeft w:val="0"/>
      <w:marRight w:val="0"/>
      <w:marTop w:val="0"/>
      <w:marBottom w:val="0"/>
      <w:divBdr>
        <w:top w:val="none" w:sz="0" w:space="0" w:color="auto"/>
        <w:left w:val="none" w:sz="0" w:space="0" w:color="auto"/>
        <w:bottom w:val="none" w:sz="0" w:space="0" w:color="auto"/>
        <w:right w:val="none" w:sz="0" w:space="0" w:color="auto"/>
      </w:divBdr>
    </w:div>
    <w:div w:id="1314145436">
      <w:bodyDiv w:val="1"/>
      <w:marLeft w:val="0"/>
      <w:marRight w:val="0"/>
      <w:marTop w:val="0"/>
      <w:marBottom w:val="0"/>
      <w:divBdr>
        <w:top w:val="none" w:sz="0" w:space="0" w:color="auto"/>
        <w:left w:val="none" w:sz="0" w:space="0" w:color="auto"/>
        <w:bottom w:val="none" w:sz="0" w:space="0" w:color="auto"/>
        <w:right w:val="none" w:sz="0" w:space="0" w:color="auto"/>
      </w:divBdr>
    </w:div>
    <w:div w:id="1314289555">
      <w:bodyDiv w:val="1"/>
      <w:marLeft w:val="0"/>
      <w:marRight w:val="0"/>
      <w:marTop w:val="0"/>
      <w:marBottom w:val="0"/>
      <w:divBdr>
        <w:top w:val="none" w:sz="0" w:space="0" w:color="auto"/>
        <w:left w:val="none" w:sz="0" w:space="0" w:color="auto"/>
        <w:bottom w:val="none" w:sz="0" w:space="0" w:color="auto"/>
        <w:right w:val="none" w:sz="0" w:space="0" w:color="auto"/>
      </w:divBdr>
    </w:div>
    <w:div w:id="1314486934">
      <w:bodyDiv w:val="1"/>
      <w:marLeft w:val="0"/>
      <w:marRight w:val="0"/>
      <w:marTop w:val="0"/>
      <w:marBottom w:val="0"/>
      <w:divBdr>
        <w:top w:val="none" w:sz="0" w:space="0" w:color="auto"/>
        <w:left w:val="none" w:sz="0" w:space="0" w:color="auto"/>
        <w:bottom w:val="none" w:sz="0" w:space="0" w:color="auto"/>
        <w:right w:val="none" w:sz="0" w:space="0" w:color="auto"/>
      </w:divBdr>
    </w:div>
    <w:div w:id="1314527400">
      <w:bodyDiv w:val="1"/>
      <w:marLeft w:val="0"/>
      <w:marRight w:val="0"/>
      <w:marTop w:val="0"/>
      <w:marBottom w:val="0"/>
      <w:divBdr>
        <w:top w:val="none" w:sz="0" w:space="0" w:color="auto"/>
        <w:left w:val="none" w:sz="0" w:space="0" w:color="auto"/>
        <w:bottom w:val="none" w:sz="0" w:space="0" w:color="auto"/>
        <w:right w:val="none" w:sz="0" w:space="0" w:color="auto"/>
      </w:divBdr>
    </w:div>
    <w:div w:id="1314679684">
      <w:bodyDiv w:val="1"/>
      <w:marLeft w:val="0"/>
      <w:marRight w:val="0"/>
      <w:marTop w:val="0"/>
      <w:marBottom w:val="0"/>
      <w:divBdr>
        <w:top w:val="none" w:sz="0" w:space="0" w:color="auto"/>
        <w:left w:val="none" w:sz="0" w:space="0" w:color="auto"/>
        <w:bottom w:val="none" w:sz="0" w:space="0" w:color="auto"/>
        <w:right w:val="none" w:sz="0" w:space="0" w:color="auto"/>
      </w:divBdr>
    </w:div>
    <w:div w:id="1314680498">
      <w:bodyDiv w:val="1"/>
      <w:marLeft w:val="0"/>
      <w:marRight w:val="0"/>
      <w:marTop w:val="0"/>
      <w:marBottom w:val="0"/>
      <w:divBdr>
        <w:top w:val="none" w:sz="0" w:space="0" w:color="auto"/>
        <w:left w:val="none" w:sz="0" w:space="0" w:color="auto"/>
        <w:bottom w:val="none" w:sz="0" w:space="0" w:color="auto"/>
        <w:right w:val="none" w:sz="0" w:space="0" w:color="auto"/>
      </w:divBdr>
    </w:div>
    <w:div w:id="1314873162">
      <w:bodyDiv w:val="1"/>
      <w:marLeft w:val="0"/>
      <w:marRight w:val="0"/>
      <w:marTop w:val="0"/>
      <w:marBottom w:val="0"/>
      <w:divBdr>
        <w:top w:val="none" w:sz="0" w:space="0" w:color="auto"/>
        <w:left w:val="none" w:sz="0" w:space="0" w:color="auto"/>
        <w:bottom w:val="none" w:sz="0" w:space="0" w:color="auto"/>
        <w:right w:val="none" w:sz="0" w:space="0" w:color="auto"/>
      </w:divBdr>
    </w:div>
    <w:div w:id="1315063008">
      <w:bodyDiv w:val="1"/>
      <w:marLeft w:val="0"/>
      <w:marRight w:val="0"/>
      <w:marTop w:val="0"/>
      <w:marBottom w:val="0"/>
      <w:divBdr>
        <w:top w:val="none" w:sz="0" w:space="0" w:color="auto"/>
        <w:left w:val="none" w:sz="0" w:space="0" w:color="auto"/>
        <w:bottom w:val="none" w:sz="0" w:space="0" w:color="auto"/>
        <w:right w:val="none" w:sz="0" w:space="0" w:color="auto"/>
      </w:divBdr>
    </w:div>
    <w:div w:id="1315185576">
      <w:bodyDiv w:val="1"/>
      <w:marLeft w:val="0"/>
      <w:marRight w:val="0"/>
      <w:marTop w:val="0"/>
      <w:marBottom w:val="0"/>
      <w:divBdr>
        <w:top w:val="none" w:sz="0" w:space="0" w:color="auto"/>
        <w:left w:val="none" w:sz="0" w:space="0" w:color="auto"/>
        <w:bottom w:val="none" w:sz="0" w:space="0" w:color="auto"/>
        <w:right w:val="none" w:sz="0" w:space="0" w:color="auto"/>
      </w:divBdr>
    </w:div>
    <w:div w:id="1315335385">
      <w:bodyDiv w:val="1"/>
      <w:marLeft w:val="0"/>
      <w:marRight w:val="0"/>
      <w:marTop w:val="0"/>
      <w:marBottom w:val="0"/>
      <w:divBdr>
        <w:top w:val="none" w:sz="0" w:space="0" w:color="auto"/>
        <w:left w:val="none" w:sz="0" w:space="0" w:color="auto"/>
        <w:bottom w:val="none" w:sz="0" w:space="0" w:color="auto"/>
        <w:right w:val="none" w:sz="0" w:space="0" w:color="auto"/>
      </w:divBdr>
    </w:div>
    <w:div w:id="1315337439">
      <w:bodyDiv w:val="1"/>
      <w:marLeft w:val="0"/>
      <w:marRight w:val="0"/>
      <w:marTop w:val="0"/>
      <w:marBottom w:val="0"/>
      <w:divBdr>
        <w:top w:val="none" w:sz="0" w:space="0" w:color="auto"/>
        <w:left w:val="none" w:sz="0" w:space="0" w:color="auto"/>
        <w:bottom w:val="none" w:sz="0" w:space="0" w:color="auto"/>
        <w:right w:val="none" w:sz="0" w:space="0" w:color="auto"/>
      </w:divBdr>
    </w:div>
    <w:div w:id="1315450336">
      <w:bodyDiv w:val="1"/>
      <w:marLeft w:val="0"/>
      <w:marRight w:val="0"/>
      <w:marTop w:val="0"/>
      <w:marBottom w:val="0"/>
      <w:divBdr>
        <w:top w:val="none" w:sz="0" w:space="0" w:color="auto"/>
        <w:left w:val="none" w:sz="0" w:space="0" w:color="auto"/>
        <w:bottom w:val="none" w:sz="0" w:space="0" w:color="auto"/>
        <w:right w:val="none" w:sz="0" w:space="0" w:color="auto"/>
      </w:divBdr>
    </w:div>
    <w:div w:id="1315450787">
      <w:bodyDiv w:val="1"/>
      <w:marLeft w:val="0"/>
      <w:marRight w:val="0"/>
      <w:marTop w:val="0"/>
      <w:marBottom w:val="0"/>
      <w:divBdr>
        <w:top w:val="none" w:sz="0" w:space="0" w:color="auto"/>
        <w:left w:val="none" w:sz="0" w:space="0" w:color="auto"/>
        <w:bottom w:val="none" w:sz="0" w:space="0" w:color="auto"/>
        <w:right w:val="none" w:sz="0" w:space="0" w:color="auto"/>
      </w:divBdr>
    </w:div>
    <w:div w:id="1315600415">
      <w:bodyDiv w:val="1"/>
      <w:marLeft w:val="0"/>
      <w:marRight w:val="0"/>
      <w:marTop w:val="0"/>
      <w:marBottom w:val="0"/>
      <w:divBdr>
        <w:top w:val="none" w:sz="0" w:space="0" w:color="auto"/>
        <w:left w:val="none" w:sz="0" w:space="0" w:color="auto"/>
        <w:bottom w:val="none" w:sz="0" w:space="0" w:color="auto"/>
        <w:right w:val="none" w:sz="0" w:space="0" w:color="auto"/>
      </w:divBdr>
    </w:div>
    <w:div w:id="1315645555">
      <w:bodyDiv w:val="1"/>
      <w:marLeft w:val="0"/>
      <w:marRight w:val="0"/>
      <w:marTop w:val="0"/>
      <w:marBottom w:val="0"/>
      <w:divBdr>
        <w:top w:val="none" w:sz="0" w:space="0" w:color="auto"/>
        <w:left w:val="none" w:sz="0" w:space="0" w:color="auto"/>
        <w:bottom w:val="none" w:sz="0" w:space="0" w:color="auto"/>
        <w:right w:val="none" w:sz="0" w:space="0" w:color="auto"/>
      </w:divBdr>
    </w:div>
    <w:div w:id="1315647055">
      <w:bodyDiv w:val="1"/>
      <w:marLeft w:val="0"/>
      <w:marRight w:val="0"/>
      <w:marTop w:val="0"/>
      <w:marBottom w:val="0"/>
      <w:divBdr>
        <w:top w:val="none" w:sz="0" w:space="0" w:color="auto"/>
        <w:left w:val="none" w:sz="0" w:space="0" w:color="auto"/>
        <w:bottom w:val="none" w:sz="0" w:space="0" w:color="auto"/>
        <w:right w:val="none" w:sz="0" w:space="0" w:color="auto"/>
      </w:divBdr>
    </w:div>
    <w:div w:id="1315721466">
      <w:bodyDiv w:val="1"/>
      <w:marLeft w:val="0"/>
      <w:marRight w:val="0"/>
      <w:marTop w:val="0"/>
      <w:marBottom w:val="0"/>
      <w:divBdr>
        <w:top w:val="none" w:sz="0" w:space="0" w:color="auto"/>
        <w:left w:val="none" w:sz="0" w:space="0" w:color="auto"/>
        <w:bottom w:val="none" w:sz="0" w:space="0" w:color="auto"/>
        <w:right w:val="none" w:sz="0" w:space="0" w:color="auto"/>
      </w:divBdr>
    </w:div>
    <w:div w:id="1315841802">
      <w:bodyDiv w:val="1"/>
      <w:marLeft w:val="0"/>
      <w:marRight w:val="0"/>
      <w:marTop w:val="0"/>
      <w:marBottom w:val="0"/>
      <w:divBdr>
        <w:top w:val="none" w:sz="0" w:space="0" w:color="auto"/>
        <w:left w:val="none" w:sz="0" w:space="0" w:color="auto"/>
        <w:bottom w:val="none" w:sz="0" w:space="0" w:color="auto"/>
        <w:right w:val="none" w:sz="0" w:space="0" w:color="auto"/>
      </w:divBdr>
    </w:div>
    <w:div w:id="1316108813">
      <w:bodyDiv w:val="1"/>
      <w:marLeft w:val="0"/>
      <w:marRight w:val="0"/>
      <w:marTop w:val="0"/>
      <w:marBottom w:val="0"/>
      <w:divBdr>
        <w:top w:val="none" w:sz="0" w:space="0" w:color="auto"/>
        <w:left w:val="none" w:sz="0" w:space="0" w:color="auto"/>
        <w:bottom w:val="none" w:sz="0" w:space="0" w:color="auto"/>
        <w:right w:val="none" w:sz="0" w:space="0" w:color="auto"/>
      </w:divBdr>
    </w:div>
    <w:div w:id="1316111412">
      <w:bodyDiv w:val="1"/>
      <w:marLeft w:val="0"/>
      <w:marRight w:val="0"/>
      <w:marTop w:val="0"/>
      <w:marBottom w:val="0"/>
      <w:divBdr>
        <w:top w:val="none" w:sz="0" w:space="0" w:color="auto"/>
        <w:left w:val="none" w:sz="0" w:space="0" w:color="auto"/>
        <w:bottom w:val="none" w:sz="0" w:space="0" w:color="auto"/>
        <w:right w:val="none" w:sz="0" w:space="0" w:color="auto"/>
      </w:divBdr>
    </w:div>
    <w:div w:id="1316304402">
      <w:bodyDiv w:val="1"/>
      <w:marLeft w:val="0"/>
      <w:marRight w:val="0"/>
      <w:marTop w:val="0"/>
      <w:marBottom w:val="0"/>
      <w:divBdr>
        <w:top w:val="none" w:sz="0" w:space="0" w:color="auto"/>
        <w:left w:val="none" w:sz="0" w:space="0" w:color="auto"/>
        <w:bottom w:val="none" w:sz="0" w:space="0" w:color="auto"/>
        <w:right w:val="none" w:sz="0" w:space="0" w:color="auto"/>
      </w:divBdr>
    </w:div>
    <w:div w:id="1316686359">
      <w:bodyDiv w:val="1"/>
      <w:marLeft w:val="0"/>
      <w:marRight w:val="0"/>
      <w:marTop w:val="0"/>
      <w:marBottom w:val="0"/>
      <w:divBdr>
        <w:top w:val="none" w:sz="0" w:space="0" w:color="auto"/>
        <w:left w:val="none" w:sz="0" w:space="0" w:color="auto"/>
        <w:bottom w:val="none" w:sz="0" w:space="0" w:color="auto"/>
        <w:right w:val="none" w:sz="0" w:space="0" w:color="auto"/>
      </w:divBdr>
    </w:div>
    <w:div w:id="1316686633">
      <w:bodyDiv w:val="1"/>
      <w:marLeft w:val="0"/>
      <w:marRight w:val="0"/>
      <w:marTop w:val="0"/>
      <w:marBottom w:val="0"/>
      <w:divBdr>
        <w:top w:val="none" w:sz="0" w:space="0" w:color="auto"/>
        <w:left w:val="none" w:sz="0" w:space="0" w:color="auto"/>
        <w:bottom w:val="none" w:sz="0" w:space="0" w:color="auto"/>
        <w:right w:val="none" w:sz="0" w:space="0" w:color="auto"/>
      </w:divBdr>
    </w:div>
    <w:div w:id="1316841727">
      <w:bodyDiv w:val="1"/>
      <w:marLeft w:val="0"/>
      <w:marRight w:val="0"/>
      <w:marTop w:val="0"/>
      <w:marBottom w:val="0"/>
      <w:divBdr>
        <w:top w:val="none" w:sz="0" w:space="0" w:color="auto"/>
        <w:left w:val="none" w:sz="0" w:space="0" w:color="auto"/>
        <w:bottom w:val="none" w:sz="0" w:space="0" w:color="auto"/>
        <w:right w:val="none" w:sz="0" w:space="0" w:color="auto"/>
      </w:divBdr>
    </w:div>
    <w:div w:id="1316950750">
      <w:bodyDiv w:val="1"/>
      <w:marLeft w:val="0"/>
      <w:marRight w:val="0"/>
      <w:marTop w:val="0"/>
      <w:marBottom w:val="0"/>
      <w:divBdr>
        <w:top w:val="none" w:sz="0" w:space="0" w:color="auto"/>
        <w:left w:val="none" w:sz="0" w:space="0" w:color="auto"/>
        <w:bottom w:val="none" w:sz="0" w:space="0" w:color="auto"/>
        <w:right w:val="none" w:sz="0" w:space="0" w:color="auto"/>
      </w:divBdr>
    </w:div>
    <w:div w:id="1317148743">
      <w:bodyDiv w:val="1"/>
      <w:marLeft w:val="0"/>
      <w:marRight w:val="0"/>
      <w:marTop w:val="0"/>
      <w:marBottom w:val="0"/>
      <w:divBdr>
        <w:top w:val="none" w:sz="0" w:space="0" w:color="auto"/>
        <w:left w:val="none" w:sz="0" w:space="0" w:color="auto"/>
        <w:bottom w:val="none" w:sz="0" w:space="0" w:color="auto"/>
        <w:right w:val="none" w:sz="0" w:space="0" w:color="auto"/>
      </w:divBdr>
    </w:div>
    <w:div w:id="1317370132">
      <w:bodyDiv w:val="1"/>
      <w:marLeft w:val="0"/>
      <w:marRight w:val="0"/>
      <w:marTop w:val="0"/>
      <w:marBottom w:val="0"/>
      <w:divBdr>
        <w:top w:val="none" w:sz="0" w:space="0" w:color="auto"/>
        <w:left w:val="none" w:sz="0" w:space="0" w:color="auto"/>
        <w:bottom w:val="none" w:sz="0" w:space="0" w:color="auto"/>
        <w:right w:val="none" w:sz="0" w:space="0" w:color="auto"/>
      </w:divBdr>
    </w:div>
    <w:div w:id="1317371644">
      <w:bodyDiv w:val="1"/>
      <w:marLeft w:val="0"/>
      <w:marRight w:val="0"/>
      <w:marTop w:val="0"/>
      <w:marBottom w:val="0"/>
      <w:divBdr>
        <w:top w:val="none" w:sz="0" w:space="0" w:color="auto"/>
        <w:left w:val="none" w:sz="0" w:space="0" w:color="auto"/>
        <w:bottom w:val="none" w:sz="0" w:space="0" w:color="auto"/>
        <w:right w:val="none" w:sz="0" w:space="0" w:color="auto"/>
      </w:divBdr>
    </w:div>
    <w:div w:id="1317494499">
      <w:bodyDiv w:val="1"/>
      <w:marLeft w:val="0"/>
      <w:marRight w:val="0"/>
      <w:marTop w:val="0"/>
      <w:marBottom w:val="0"/>
      <w:divBdr>
        <w:top w:val="none" w:sz="0" w:space="0" w:color="auto"/>
        <w:left w:val="none" w:sz="0" w:space="0" w:color="auto"/>
        <w:bottom w:val="none" w:sz="0" w:space="0" w:color="auto"/>
        <w:right w:val="none" w:sz="0" w:space="0" w:color="auto"/>
      </w:divBdr>
    </w:div>
    <w:div w:id="1317536948">
      <w:bodyDiv w:val="1"/>
      <w:marLeft w:val="0"/>
      <w:marRight w:val="0"/>
      <w:marTop w:val="0"/>
      <w:marBottom w:val="0"/>
      <w:divBdr>
        <w:top w:val="none" w:sz="0" w:space="0" w:color="auto"/>
        <w:left w:val="none" w:sz="0" w:space="0" w:color="auto"/>
        <w:bottom w:val="none" w:sz="0" w:space="0" w:color="auto"/>
        <w:right w:val="none" w:sz="0" w:space="0" w:color="auto"/>
      </w:divBdr>
    </w:div>
    <w:div w:id="1317690419">
      <w:bodyDiv w:val="1"/>
      <w:marLeft w:val="0"/>
      <w:marRight w:val="0"/>
      <w:marTop w:val="0"/>
      <w:marBottom w:val="0"/>
      <w:divBdr>
        <w:top w:val="none" w:sz="0" w:space="0" w:color="auto"/>
        <w:left w:val="none" w:sz="0" w:space="0" w:color="auto"/>
        <w:bottom w:val="none" w:sz="0" w:space="0" w:color="auto"/>
        <w:right w:val="none" w:sz="0" w:space="0" w:color="auto"/>
      </w:divBdr>
    </w:div>
    <w:div w:id="1317758925">
      <w:bodyDiv w:val="1"/>
      <w:marLeft w:val="0"/>
      <w:marRight w:val="0"/>
      <w:marTop w:val="0"/>
      <w:marBottom w:val="0"/>
      <w:divBdr>
        <w:top w:val="none" w:sz="0" w:space="0" w:color="auto"/>
        <w:left w:val="none" w:sz="0" w:space="0" w:color="auto"/>
        <w:bottom w:val="none" w:sz="0" w:space="0" w:color="auto"/>
        <w:right w:val="none" w:sz="0" w:space="0" w:color="auto"/>
      </w:divBdr>
    </w:div>
    <w:div w:id="1317802600">
      <w:bodyDiv w:val="1"/>
      <w:marLeft w:val="0"/>
      <w:marRight w:val="0"/>
      <w:marTop w:val="0"/>
      <w:marBottom w:val="0"/>
      <w:divBdr>
        <w:top w:val="none" w:sz="0" w:space="0" w:color="auto"/>
        <w:left w:val="none" w:sz="0" w:space="0" w:color="auto"/>
        <w:bottom w:val="none" w:sz="0" w:space="0" w:color="auto"/>
        <w:right w:val="none" w:sz="0" w:space="0" w:color="auto"/>
      </w:divBdr>
    </w:div>
    <w:div w:id="1317879306">
      <w:bodyDiv w:val="1"/>
      <w:marLeft w:val="0"/>
      <w:marRight w:val="0"/>
      <w:marTop w:val="0"/>
      <w:marBottom w:val="0"/>
      <w:divBdr>
        <w:top w:val="none" w:sz="0" w:space="0" w:color="auto"/>
        <w:left w:val="none" w:sz="0" w:space="0" w:color="auto"/>
        <w:bottom w:val="none" w:sz="0" w:space="0" w:color="auto"/>
        <w:right w:val="none" w:sz="0" w:space="0" w:color="auto"/>
      </w:divBdr>
    </w:div>
    <w:div w:id="1318001033">
      <w:bodyDiv w:val="1"/>
      <w:marLeft w:val="0"/>
      <w:marRight w:val="0"/>
      <w:marTop w:val="0"/>
      <w:marBottom w:val="0"/>
      <w:divBdr>
        <w:top w:val="none" w:sz="0" w:space="0" w:color="auto"/>
        <w:left w:val="none" w:sz="0" w:space="0" w:color="auto"/>
        <w:bottom w:val="none" w:sz="0" w:space="0" w:color="auto"/>
        <w:right w:val="none" w:sz="0" w:space="0" w:color="auto"/>
      </w:divBdr>
    </w:div>
    <w:div w:id="1318076554">
      <w:bodyDiv w:val="1"/>
      <w:marLeft w:val="0"/>
      <w:marRight w:val="0"/>
      <w:marTop w:val="0"/>
      <w:marBottom w:val="0"/>
      <w:divBdr>
        <w:top w:val="none" w:sz="0" w:space="0" w:color="auto"/>
        <w:left w:val="none" w:sz="0" w:space="0" w:color="auto"/>
        <w:bottom w:val="none" w:sz="0" w:space="0" w:color="auto"/>
        <w:right w:val="none" w:sz="0" w:space="0" w:color="auto"/>
      </w:divBdr>
    </w:div>
    <w:div w:id="1318144009">
      <w:bodyDiv w:val="1"/>
      <w:marLeft w:val="0"/>
      <w:marRight w:val="0"/>
      <w:marTop w:val="0"/>
      <w:marBottom w:val="0"/>
      <w:divBdr>
        <w:top w:val="none" w:sz="0" w:space="0" w:color="auto"/>
        <w:left w:val="none" w:sz="0" w:space="0" w:color="auto"/>
        <w:bottom w:val="none" w:sz="0" w:space="0" w:color="auto"/>
        <w:right w:val="none" w:sz="0" w:space="0" w:color="auto"/>
      </w:divBdr>
    </w:div>
    <w:div w:id="1318268119">
      <w:bodyDiv w:val="1"/>
      <w:marLeft w:val="0"/>
      <w:marRight w:val="0"/>
      <w:marTop w:val="0"/>
      <w:marBottom w:val="0"/>
      <w:divBdr>
        <w:top w:val="none" w:sz="0" w:space="0" w:color="auto"/>
        <w:left w:val="none" w:sz="0" w:space="0" w:color="auto"/>
        <w:bottom w:val="none" w:sz="0" w:space="0" w:color="auto"/>
        <w:right w:val="none" w:sz="0" w:space="0" w:color="auto"/>
      </w:divBdr>
    </w:div>
    <w:div w:id="1318338558">
      <w:bodyDiv w:val="1"/>
      <w:marLeft w:val="0"/>
      <w:marRight w:val="0"/>
      <w:marTop w:val="0"/>
      <w:marBottom w:val="0"/>
      <w:divBdr>
        <w:top w:val="none" w:sz="0" w:space="0" w:color="auto"/>
        <w:left w:val="none" w:sz="0" w:space="0" w:color="auto"/>
        <w:bottom w:val="none" w:sz="0" w:space="0" w:color="auto"/>
        <w:right w:val="none" w:sz="0" w:space="0" w:color="auto"/>
      </w:divBdr>
    </w:div>
    <w:div w:id="1318339314">
      <w:bodyDiv w:val="1"/>
      <w:marLeft w:val="0"/>
      <w:marRight w:val="0"/>
      <w:marTop w:val="0"/>
      <w:marBottom w:val="0"/>
      <w:divBdr>
        <w:top w:val="none" w:sz="0" w:space="0" w:color="auto"/>
        <w:left w:val="none" w:sz="0" w:space="0" w:color="auto"/>
        <w:bottom w:val="none" w:sz="0" w:space="0" w:color="auto"/>
        <w:right w:val="none" w:sz="0" w:space="0" w:color="auto"/>
      </w:divBdr>
    </w:div>
    <w:div w:id="1318417084">
      <w:bodyDiv w:val="1"/>
      <w:marLeft w:val="0"/>
      <w:marRight w:val="0"/>
      <w:marTop w:val="0"/>
      <w:marBottom w:val="0"/>
      <w:divBdr>
        <w:top w:val="none" w:sz="0" w:space="0" w:color="auto"/>
        <w:left w:val="none" w:sz="0" w:space="0" w:color="auto"/>
        <w:bottom w:val="none" w:sz="0" w:space="0" w:color="auto"/>
        <w:right w:val="none" w:sz="0" w:space="0" w:color="auto"/>
      </w:divBdr>
    </w:div>
    <w:div w:id="1318530698">
      <w:bodyDiv w:val="1"/>
      <w:marLeft w:val="0"/>
      <w:marRight w:val="0"/>
      <w:marTop w:val="0"/>
      <w:marBottom w:val="0"/>
      <w:divBdr>
        <w:top w:val="none" w:sz="0" w:space="0" w:color="auto"/>
        <w:left w:val="none" w:sz="0" w:space="0" w:color="auto"/>
        <w:bottom w:val="none" w:sz="0" w:space="0" w:color="auto"/>
        <w:right w:val="none" w:sz="0" w:space="0" w:color="auto"/>
      </w:divBdr>
    </w:div>
    <w:div w:id="1318537374">
      <w:bodyDiv w:val="1"/>
      <w:marLeft w:val="0"/>
      <w:marRight w:val="0"/>
      <w:marTop w:val="0"/>
      <w:marBottom w:val="0"/>
      <w:divBdr>
        <w:top w:val="none" w:sz="0" w:space="0" w:color="auto"/>
        <w:left w:val="none" w:sz="0" w:space="0" w:color="auto"/>
        <w:bottom w:val="none" w:sz="0" w:space="0" w:color="auto"/>
        <w:right w:val="none" w:sz="0" w:space="0" w:color="auto"/>
      </w:divBdr>
    </w:div>
    <w:div w:id="1318605121">
      <w:bodyDiv w:val="1"/>
      <w:marLeft w:val="0"/>
      <w:marRight w:val="0"/>
      <w:marTop w:val="0"/>
      <w:marBottom w:val="0"/>
      <w:divBdr>
        <w:top w:val="none" w:sz="0" w:space="0" w:color="auto"/>
        <w:left w:val="none" w:sz="0" w:space="0" w:color="auto"/>
        <w:bottom w:val="none" w:sz="0" w:space="0" w:color="auto"/>
        <w:right w:val="none" w:sz="0" w:space="0" w:color="auto"/>
      </w:divBdr>
    </w:div>
    <w:div w:id="1318655002">
      <w:bodyDiv w:val="1"/>
      <w:marLeft w:val="0"/>
      <w:marRight w:val="0"/>
      <w:marTop w:val="0"/>
      <w:marBottom w:val="0"/>
      <w:divBdr>
        <w:top w:val="none" w:sz="0" w:space="0" w:color="auto"/>
        <w:left w:val="none" w:sz="0" w:space="0" w:color="auto"/>
        <w:bottom w:val="none" w:sz="0" w:space="0" w:color="auto"/>
        <w:right w:val="none" w:sz="0" w:space="0" w:color="auto"/>
      </w:divBdr>
    </w:div>
    <w:div w:id="1318918154">
      <w:bodyDiv w:val="1"/>
      <w:marLeft w:val="0"/>
      <w:marRight w:val="0"/>
      <w:marTop w:val="0"/>
      <w:marBottom w:val="0"/>
      <w:divBdr>
        <w:top w:val="none" w:sz="0" w:space="0" w:color="auto"/>
        <w:left w:val="none" w:sz="0" w:space="0" w:color="auto"/>
        <w:bottom w:val="none" w:sz="0" w:space="0" w:color="auto"/>
        <w:right w:val="none" w:sz="0" w:space="0" w:color="auto"/>
      </w:divBdr>
    </w:div>
    <w:div w:id="1318993128">
      <w:bodyDiv w:val="1"/>
      <w:marLeft w:val="0"/>
      <w:marRight w:val="0"/>
      <w:marTop w:val="0"/>
      <w:marBottom w:val="0"/>
      <w:divBdr>
        <w:top w:val="none" w:sz="0" w:space="0" w:color="auto"/>
        <w:left w:val="none" w:sz="0" w:space="0" w:color="auto"/>
        <w:bottom w:val="none" w:sz="0" w:space="0" w:color="auto"/>
        <w:right w:val="none" w:sz="0" w:space="0" w:color="auto"/>
      </w:divBdr>
    </w:div>
    <w:div w:id="1319075796">
      <w:bodyDiv w:val="1"/>
      <w:marLeft w:val="0"/>
      <w:marRight w:val="0"/>
      <w:marTop w:val="0"/>
      <w:marBottom w:val="0"/>
      <w:divBdr>
        <w:top w:val="none" w:sz="0" w:space="0" w:color="auto"/>
        <w:left w:val="none" w:sz="0" w:space="0" w:color="auto"/>
        <w:bottom w:val="none" w:sz="0" w:space="0" w:color="auto"/>
        <w:right w:val="none" w:sz="0" w:space="0" w:color="auto"/>
      </w:divBdr>
    </w:div>
    <w:div w:id="1319309654">
      <w:bodyDiv w:val="1"/>
      <w:marLeft w:val="0"/>
      <w:marRight w:val="0"/>
      <w:marTop w:val="0"/>
      <w:marBottom w:val="0"/>
      <w:divBdr>
        <w:top w:val="none" w:sz="0" w:space="0" w:color="auto"/>
        <w:left w:val="none" w:sz="0" w:space="0" w:color="auto"/>
        <w:bottom w:val="none" w:sz="0" w:space="0" w:color="auto"/>
        <w:right w:val="none" w:sz="0" w:space="0" w:color="auto"/>
      </w:divBdr>
    </w:div>
    <w:div w:id="1319457967">
      <w:bodyDiv w:val="1"/>
      <w:marLeft w:val="0"/>
      <w:marRight w:val="0"/>
      <w:marTop w:val="0"/>
      <w:marBottom w:val="0"/>
      <w:divBdr>
        <w:top w:val="none" w:sz="0" w:space="0" w:color="auto"/>
        <w:left w:val="none" w:sz="0" w:space="0" w:color="auto"/>
        <w:bottom w:val="none" w:sz="0" w:space="0" w:color="auto"/>
        <w:right w:val="none" w:sz="0" w:space="0" w:color="auto"/>
      </w:divBdr>
    </w:div>
    <w:div w:id="1319533248">
      <w:bodyDiv w:val="1"/>
      <w:marLeft w:val="0"/>
      <w:marRight w:val="0"/>
      <w:marTop w:val="0"/>
      <w:marBottom w:val="0"/>
      <w:divBdr>
        <w:top w:val="none" w:sz="0" w:space="0" w:color="auto"/>
        <w:left w:val="none" w:sz="0" w:space="0" w:color="auto"/>
        <w:bottom w:val="none" w:sz="0" w:space="0" w:color="auto"/>
        <w:right w:val="none" w:sz="0" w:space="0" w:color="auto"/>
      </w:divBdr>
    </w:div>
    <w:div w:id="1319651871">
      <w:bodyDiv w:val="1"/>
      <w:marLeft w:val="0"/>
      <w:marRight w:val="0"/>
      <w:marTop w:val="0"/>
      <w:marBottom w:val="0"/>
      <w:divBdr>
        <w:top w:val="none" w:sz="0" w:space="0" w:color="auto"/>
        <w:left w:val="none" w:sz="0" w:space="0" w:color="auto"/>
        <w:bottom w:val="none" w:sz="0" w:space="0" w:color="auto"/>
        <w:right w:val="none" w:sz="0" w:space="0" w:color="auto"/>
      </w:divBdr>
    </w:div>
    <w:div w:id="1319849687">
      <w:bodyDiv w:val="1"/>
      <w:marLeft w:val="0"/>
      <w:marRight w:val="0"/>
      <w:marTop w:val="0"/>
      <w:marBottom w:val="0"/>
      <w:divBdr>
        <w:top w:val="none" w:sz="0" w:space="0" w:color="auto"/>
        <w:left w:val="none" w:sz="0" w:space="0" w:color="auto"/>
        <w:bottom w:val="none" w:sz="0" w:space="0" w:color="auto"/>
        <w:right w:val="none" w:sz="0" w:space="0" w:color="auto"/>
      </w:divBdr>
    </w:div>
    <w:div w:id="1319963148">
      <w:bodyDiv w:val="1"/>
      <w:marLeft w:val="0"/>
      <w:marRight w:val="0"/>
      <w:marTop w:val="0"/>
      <w:marBottom w:val="0"/>
      <w:divBdr>
        <w:top w:val="none" w:sz="0" w:space="0" w:color="auto"/>
        <w:left w:val="none" w:sz="0" w:space="0" w:color="auto"/>
        <w:bottom w:val="none" w:sz="0" w:space="0" w:color="auto"/>
        <w:right w:val="none" w:sz="0" w:space="0" w:color="auto"/>
      </w:divBdr>
    </w:div>
    <w:div w:id="1320112954">
      <w:bodyDiv w:val="1"/>
      <w:marLeft w:val="0"/>
      <w:marRight w:val="0"/>
      <w:marTop w:val="0"/>
      <w:marBottom w:val="0"/>
      <w:divBdr>
        <w:top w:val="none" w:sz="0" w:space="0" w:color="auto"/>
        <w:left w:val="none" w:sz="0" w:space="0" w:color="auto"/>
        <w:bottom w:val="none" w:sz="0" w:space="0" w:color="auto"/>
        <w:right w:val="none" w:sz="0" w:space="0" w:color="auto"/>
      </w:divBdr>
    </w:div>
    <w:div w:id="1320116133">
      <w:bodyDiv w:val="1"/>
      <w:marLeft w:val="0"/>
      <w:marRight w:val="0"/>
      <w:marTop w:val="0"/>
      <w:marBottom w:val="0"/>
      <w:divBdr>
        <w:top w:val="none" w:sz="0" w:space="0" w:color="auto"/>
        <w:left w:val="none" w:sz="0" w:space="0" w:color="auto"/>
        <w:bottom w:val="none" w:sz="0" w:space="0" w:color="auto"/>
        <w:right w:val="none" w:sz="0" w:space="0" w:color="auto"/>
      </w:divBdr>
    </w:div>
    <w:div w:id="1320185630">
      <w:bodyDiv w:val="1"/>
      <w:marLeft w:val="0"/>
      <w:marRight w:val="0"/>
      <w:marTop w:val="0"/>
      <w:marBottom w:val="0"/>
      <w:divBdr>
        <w:top w:val="none" w:sz="0" w:space="0" w:color="auto"/>
        <w:left w:val="none" w:sz="0" w:space="0" w:color="auto"/>
        <w:bottom w:val="none" w:sz="0" w:space="0" w:color="auto"/>
        <w:right w:val="none" w:sz="0" w:space="0" w:color="auto"/>
      </w:divBdr>
    </w:div>
    <w:div w:id="1320310110">
      <w:bodyDiv w:val="1"/>
      <w:marLeft w:val="0"/>
      <w:marRight w:val="0"/>
      <w:marTop w:val="0"/>
      <w:marBottom w:val="0"/>
      <w:divBdr>
        <w:top w:val="none" w:sz="0" w:space="0" w:color="auto"/>
        <w:left w:val="none" w:sz="0" w:space="0" w:color="auto"/>
        <w:bottom w:val="none" w:sz="0" w:space="0" w:color="auto"/>
        <w:right w:val="none" w:sz="0" w:space="0" w:color="auto"/>
      </w:divBdr>
    </w:div>
    <w:div w:id="1320423655">
      <w:bodyDiv w:val="1"/>
      <w:marLeft w:val="0"/>
      <w:marRight w:val="0"/>
      <w:marTop w:val="0"/>
      <w:marBottom w:val="0"/>
      <w:divBdr>
        <w:top w:val="none" w:sz="0" w:space="0" w:color="auto"/>
        <w:left w:val="none" w:sz="0" w:space="0" w:color="auto"/>
        <w:bottom w:val="none" w:sz="0" w:space="0" w:color="auto"/>
        <w:right w:val="none" w:sz="0" w:space="0" w:color="auto"/>
      </w:divBdr>
    </w:div>
    <w:div w:id="1320427897">
      <w:bodyDiv w:val="1"/>
      <w:marLeft w:val="0"/>
      <w:marRight w:val="0"/>
      <w:marTop w:val="0"/>
      <w:marBottom w:val="0"/>
      <w:divBdr>
        <w:top w:val="none" w:sz="0" w:space="0" w:color="auto"/>
        <w:left w:val="none" w:sz="0" w:space="0" w:color="auto"/>
        <w:bottom w:val="none" w:sz="0" w:space="0" w:color="auto"/>
        <w:right w:val="none" w:sz="0" w:space="0" w:color="auto"/>
      </w:divBdr>
    </w:div>
    <w:div w:id="1320498481">
      <w:bodyDiv w:val="1"/>
      <w:marLeft w:val="0"/>
      <w:marRight w:val="0"/>
      <w:marTop w:val="0"/>
      <w:marBottom w:val="0"/>
      <w:divBdr>
        <w:top w:val="none" w:sz="0" w:space="0" w:color="auto"/>
        <w:left w:val="none" w:sz="0" w:space="0" w:color="auto"/>
        <w:bottom w:val="none" w:sz="0" w:space="0" w:color="auto"/>
        <w:right w:val="none" w:sz="0" w:space="0" w:color="auto"/>
      </w:divBdr>
    </w:div>
    <w:div w:id="1320571528">
      <w:bodyDiv w:val="1"/>
      <w:marLeft w:val="0"/>
      <w:marRight w:val="0"/>
      <w:marTop w:val="0"/>
      <w:marBottom w:val="0"/>
      <w:divBdr>
        <w:top w:val="none" w:sz="0" w:space="0" w:color="auto"/>
        <w:left w:val="none" w:sz="0" w:space="0" w:color="auto"/>
        <w:bottom w:val="none" w:sz="0" w:space="0" w:color="auto"/>
        <w:right w:val="none" w:sz="0" w:space="0" w:color="auto"/>
      </w:divBdr>
    </w:div>
    <w:div w:id="1320576151">
      <w:bodyDiv w:val="1"/>
      <w:marLeft w:val="0"/>
      <w:marRight w:val="0"/>
      <w:marTop w:val="0"/>
      <w:marBottom w:val="0"/>
      <w:divBdr>
        <w:top w:val="none" w:sz="0" w:space="0" w:color="auto"/>
        <w:left w:val="none" w:sz="0" w:space="0" w:color="auto"/>
        <w:bottom w:val="none" w:sz="0" w:space="0" w:color="auto"/>
        <w:right w:val="none" w:sz="0" w:space="0" w:color="auto"/>
      </w:divBdr>
    </w:div>
    <w:div w:id="1320646446">
      <w:bodyDiv w:val="1"/>
      <w:marLeft w:val="0"/>
      <w:marRight w:val="0"/>
      <w:marTop w:val="0"/>
      <w:marBottom w:val="0"/>
      <w:divBdr>
        <w:top w:val="none" w:sz="0" w:space="0" w:color="auto"/>
        <w:left w:val="none" w:sz="0" w:space="0" w:color="auto"/>
        <w:bottom w:val="none" w:sz="0" w:space="0" w:color="auto"/>
        <w:right w:val="none" w:sz="0" w:space="0" w:color="auto"/>
      </w:divBdr>
    </w:div>
    <w:div w:id="1320966348">
      <w:bodyDiv w:val="1"/>
      <w:marLeft w:val="0"/>
      <w:marRight w:val="0"/>
      <w:marTop w:val="0"/>
      <w:marBottom w:val="0"/>
      <w:divBdr>
        <w:top w:val="none" w:sz="0" w:space="0" w:color="auto"/>
        <w:left w:val="none" w:sz="0" w:space="0" w:color="auto"/>
        <w:bottom w:val="none" w:sz="0" w:space="0" w:color="auto"/>
        <w:right w:val="none" w:sz="0" w:space="0" w:color="auto"/>
      </w:divBdr>
    </w:div>
    <w:div w:id="1321076691">
      <w:bodyDiv w:val="1"/>
      <w:marLeft w:val="0"/>
      <w:marRight w:val="0"/>
      <w:marTop w:val="0"/>
      <w:marBottom w:val="0"/>
      <w:divBdr>
        <w:top w:val="none" w:sz="0" w:space="0" w:color="auto"/>
        <w:left w:val="none" w:sz="0" w:space="0" w:color="auto"/>
        <w:bottom w:val="none" w:sz="0" w:space="0" w:color="auto"/>
        <w:right w:val="none" w:sz="0" w:space="0" w:color="auto"/>
      </w:divBdr>
    </w:div>
    <w:div w:id="1321080115">
      <w:bodyDiv w:val="1"/>
      <w:marLeft w:val="0"/>
      <w:marRight w:val="0"/>
      <w:marTop w:val="0"/>
      <w:marBottom w:val="0"/>
      <w:divBdr>
        <w:top w:val="none" w:sz="0" w:space="0" w:color="auto"/>
        <w:left w:val="none" w:sz="0" w:space="0" w:color="auto"/>
        <w:bottom w:val="none" w:sz="0" w:space="0" w:color="auto"/>
        <w:right w:val="none" w:sz="0" w:space="0" w:color="auto"/>
      </w:divBdr>
    </w:div>
    <w:div w:id="1321425316">
      <w:bodyDiv w:val="1"/>
      <w:marLeft w:val="0"/>
      <w:marRight w:val="0"/>
      <w:marTop w:val="0"/>
      <w:marBottom w:val="0"/>
      <w:divBdr>
        <w:top w:val="none" w:sz="0" w:space="0" w:color="auto"/>
        <w:left w:val="none" w:sz="0" w:space="0" w:color="auto"/>
        <w:bottom w:val="none" w:sz="0" w:space="0" w:color="auto"/>
        <w:right w:val="none" w:sz="0" w:space="0" w:color="auto"/>
      </w:divBdr>
    </w:div>
    <w:div w:id="1321469466">
      <w:bodyDiv w:val="1"/>
      <w:marLeft w:val="0"/>
      <w:marRight w:val="0"/>
      <w:marTop w:val="0"/>
      <w:marBottom w:val="0"/>
      <w:divBdr>
        <w:top w:val="none" w:sz="0" w:space="0" w:color="auto"/>
        <w:left w:val="none" w:sz="0" w:space="0" w:color="auto"/>
        <w:bottom w:val="none" w:sz="0" w:space="0" w:color="auto"/>
        <w:right w:val="none" w:sz="0" w:space="0" w:color="auto"/>
      </w:divBdr>
    </w:div>
    <w:div w:id="1321690429">
      <w:bodyDiv w:val="1"/>
      <w:marLeft w:val="0"/>
      <w:marRight w:val="0"/>
      <w:marTop w:val="0"/>
      <w:marBottom w:val="0"/>
      <w:divBdr>
        <w:top w:val="none" w:sz="0" w:space="0" w:color="auto"/>
        <w:left w:val="none" w:sz="0" w:space="0" w:color="auto"/>
        <w:bottom w:val="none" w:sz="0" w:space="0" w:color="auto"/>
        <w:right w:val="none" w:sz="0" w:space="0" w:color="auto"/>
      </w:divBdr>
    </w:div>
    <w:div w:id="1321886263">
      <w:bodyDiv w:val="1"/>
      <w:marLeft w:val="0"/>
      <w:marRight w:val="0"/>
      <w:marTop w:val="0"/>
      <w:marBottom w:val="0"/>
      <w:divBdr>
        <w:top w:val="none" w:sz="0" w:space="0" w:color="auto"/>
        <w:left w:val="none" w:sz="0" w:space="0" w:color="auto"/>
        <w:bottom w:val="none" w:sz="0" w:space="0" w:color="auto"/>
        <w:right w:val="none" w:sz="0" w:space="0" w:color="auto"/>
      </w:divBdr>
    </w:div>
    <w:div w:id="1321886490">
      <w:bodyDiv w:val="1"/>
      <w:marLeft w:val="0"/>
      <w:marRight w:val="0"/>
      <w:marTop w:val="0"/>
      <w:marBottom w:val="0"/>
      <w:divBdr>
        <w:top w:val="none" w:sz="0" w:space="0" w:color="auto"/>
        <w:left w:val="none" w:sz="0" w:space="0" w:color="auto"/>
        <w:bottom w:val="none" w:sz="0" w:space="0" w:color="auto"/>
        <w:right w:val="none" w:sz="0" w:space="0" w:color="auto"/>
      </w:divBdr>
    </w:div>
    <w:div w:id="1322351809">
      <w:bodyDiv w:val="1"/>
      <w:marLeft w:val="0"/>
      <w:marRight w:val="0"/>
      <w:marTop w:val="0"/>
      <w:marBottom w:val="0"/>
      <w:divBdr>
        <w:top w:val="none" w:sz="0" w:space="0" w:color="auto"/>
        <w:left w:val="none" w:sz="0" w:space="0" w:color="auto"/>
        <w:bottom w:val="none" w:sz="0" w:space="0" w:color="auto"/>
        <w:right w:val="none" w:sz="0" w:space="0" w:color="auto"/>
      </w:divBdr>
    </w:div>
    <w:div w:id="1322613344">
      <w:bodyDiv w:val="1"/>
      <w:marLeft w:val="0"/>
      <w:marRight w:val="0"/>
      <w:marTop w:val="0"/>
      <w:marBottom w:val="0"/>
      <w:divBdr>
        <w:top w:val="none" w:sz="0" w:space="0" w:color="auto"/>
        <w:left w:val="none" w:sz="0" w:space="0" w:color="auto"/>
        <w:bottom w:val="none" w:sz="0" w:space="0" w:color="auto"/>
        <w:right w:val="none" w:sz="0" w:space="0" w:color="auto"/>
      </w:divBdr>
    </w:div>
    <w:div w:id="1322614199">
      <w:bodyDiv w:val="1"/>
      <w:marLeft w:val="0"/>
      <w:marRight w:val="0"/>
      <w:marTop w:val="0"/>
      <w:marBottom w:val="0"/>
      <w:divBdr>
        <w:top w:val="none" w:sz="0" w:space="0" w:color="auto"/>
        <w:left w:val="none" w:sz="0" w:space="0" w:color="auto"/>
        <w:bottom w:val="none" w:sz="0" w:space="0" w:color="auto"/>
        <w:right w:val="none" w:sz="0" w:space="0" w:color="auto"/>
      </w:divBdr>
    </w:div>
    <w:div w:id="1322614758">
      <w:bodyDiv w:val="1"/>
      <w:marLeft w:val="0"/>
      <w:marRight w:val="0"/>
      <w:marTop w:val="0"/>
      <w:marBottom w:val="0"/>
      <w:divBdr>
        <w:top w:val="none" w:sz="0" w:space="0" w:color="auto"/>
        <w:left w:val="none" w:sz="0" w:space="0" w:color="auto"/>
        <w:bottom w:val="none" w:sz="0" w:space="0" w:color="auto"/>
        <w:right w:val="none" w:sz="0" w:space="0" w:color="auto"/>
      </w:divBdr>
    </w:div>
    <w:div w:id="1322658287">
      <w:bodyDiv w:val="1"/>
      <w:marLeft w:val="0"/>
      <w:marRight w:val="0"/>
      <w:marTop w:val="0"/>
      <w:marBottom w:val="0"/>
      <w:divBdr>
        <w:top w:val="none" w:sz="0" w:space="0" w:color="auto"/>
        <w:left w:val="none" w:sz="0" w:space="0" w:color="auto"/>
        <w:bottom w:val="none" w:sz="0" w:space="0" w:color="auto"/>
        <w:right w:val="none" w:sz="0" w:space="0" w:color="auto"/>
      </w:divBdr>
    </w:div>
    <w:div w:id="1322734557">
      <w:bodyDiv w:val="1"/>
      <w:marLeft w:val="0"/>
      <w:marRight w:val="0"/>
      <w:marTop w:val="0"/>
      <w:marBottom w:val="0"/>
      <w:divBdr>
        <w:top w:val="none" w:sz="0" w:space="0" w:color="auto"/>
        <w:left w:val="none" w:sz="0" w:space="0" w:color="auto"/>
        <w:bottom w:val="none" w:sz="0" w:space="0" w:color="auto"/>
        <w:right w:val="none" w:sz="0" w:space="0" w:color="auto"/>
      </w:divBdr>
    </w:div>
    <w:div w:id="1322805523">
      <w:bodyDiv w:val="1"/>
      <w:marLeft w:val="0"/>
      <w:marRight w:val="0"/>
      <w:marTop w:val="0"/>
      <w:marBottom w:val="0"/>
      <w:divBdr>
        <w:top w:val="none" w:sz="0" w:space="0" w:color="auto"/>
        <w:left w:val="none" w:sz="0" w:space="0" w:color="auto"/>
        <w:bottom w:val="none" w:sz="0" w:space="0" w:color="auto"/>
        <w:right w:val="none" w:sz="0" w:space="0" w:color="auto"/>
      </w:divBdr>
    </w:div>
    <w:div w:id="1322857336">
      <w:bodyDiv w:val="1"/>
      <w:marLeft w:val="0"/>
      <w:marRight w:val="0"/>
      <w:marTop w:val="0"/>
      <w:marBottom w:val="0"/>
      <w:divBdr>
        <w:top w:val="none" w:sz="0" w:space="0" w:color="auto"/>
        <w:left w:val="none" w:sz="0" w:space="0" w:color="auto"/>
        <w:bottom w:val="none" w:sz="0" w:space="0" w:color="auto"/>
        <w:right w:val="none" w:sz="0" w:space="0" w:color="auto"/>
      </w:divBdr>
    </w:div>
    <w:div w:id="1322928272">
      <w:bodyDiv w:val="1"/>
      <w:marLeft w:val="0"/>
      <w:marRight w:val="0"/>
      <w:marTop w:val="0"/>
      <w:marBottom w:val="0"/>
      <w:divBdr>
        <w:top w:val="none" w:sz="0" w:space="0" w:color="auto"/>
        <w:left w:val="none" w:sz="0" w:space="0" w:color="auto"/>
        <w:bottom w:val="none" w:sz="0" w:space="0" w:color="auto"/>
        <w:right w:val="none" w:sz="0" w:space="0" w:color="auto"/>
      </w:divBdr>
    </w:div>
    <w:div w:id="1323004052">
      <w:bodyDiv w:val="1"/>
      <w:marLeft w:val="0"/>
      <w:marRight w:val="0"/>
      <w:marTop w:val="0"/>
      <w:marBottom w:val="0"/>
      <w:divBdr>
        <w:top w:val="none" w:sz="0" w:space="0" w:color="auto"/>
        <w:left w:val="none" w:sz="0" w:space="0" w:color="auto"/>
        <w:bottom w:val="none" w:sz="0" w:space="0" w:color="auto"/>
        <w:right w:val="none" w:sz="0" w:space="0" w:color="auto"/>
      </w:divBdr>
    </w:div>
    <w:div w:id="1323317875">
      <w:bodyDiv w:val="1"/>
      <w:marLeft w:val="0"/>
      <w:marRight w:val="0"/>
      <w:marTop w:val="0"/>
      <w:marBottom w:val="0"/>
      <w:divBdr>
        <w:top w:val="none" w:sz="0" w:space="0" w:color="auto"/>
        <w:left w:val="none" w:sz="0" w:space="0" w:color="auto"/>
        <w:bottom w:val="none" w:sz="0" w:space="0" w:color="auto"/>
        <w:right w:val="none" w:sz="0" w:space="0" w:color="auto"/>
      </w:divBdr>
    </w:div>
    <w:div w:id="1323654643">
      <w:bodyDiv w:val="1"/>
      <w:marLeft w:val="0"/>
      <w:marRight w:val="0"/>
      <w:marTop w:val="0"/>
      <w:marBottom w:val="0"/>
      <w:divBdr>
        <w:top w:val="none" w:sz="0" w:space="0" w:color="auto"/>
        <w:left w:val="none" w:sz="0" w:space="0" w:color="auto"/>
        <w:bottom w:val="none" w:sz="0" w:space="0" w:color="auto"/>
        <w:right w:val="none" w:sz="0" w:space="0" w:color="auto"/>
      </w:divBdr>
    </w:div>
    <w:div w:id="1323856146">
      <w:bodyDiv w:val="1"/>
      <w:marLeft w:val="0"/>
      <w:marRight w:val="0"/>
      <w:marTop w:val="0"/>
      <w:marBottom w:val="0"/>
      <w:divBdr>
        <w:top w:val="none" w:sz="0" w:space="0" w:color="auto"/>
        <w:left w:val="none" w:sz="0" w:space="0" w:color="auto"/>
        <w:bottom w:val="none" w:sz="0" w:space="0" w:color="auto"/>
        <w:right w:val="none" w:sz="0" w:space="0" w:color="auto"/>
      </w:divBdr>
    </w:div>
    <w:div w:id="1323895807">
      <w:bodyDiv w:val="1"/>
      <w:marLeft w:val="0"/>
      <w:marRight w:val="0"/>
      <w:marTop w:val="0"/>
      <w:marBottom w:val="0"/>
      <w:divBdr>
        <w:top w:val="none" w:sz="0" w:space="0" w:color="auto"/>
        <w:left w:val="none" w:sz="0" w:space="0" w:color="auto"/>
        <w:bottom w:val="none" w:sz="0" w:space="0" w:color="auto"/>
        <w:right w:val="none" w:sz="0" w:space="0" w:color="auto"/>
      </w:divBdr>
    </w:div>
    <w:div w:id="1323965355">
      <w:bodyDiv w:val="1"/>
      <w:marLeft w:val="0"/>
      <w:marRight w:val="0"/>
      <w:marTop w:val="0"/>
      <w:marBottom w:val="0"/>
      <w:divBdr>
        <w:top w:val="none" w:sz="0" w:space="0" w:color="auto"/>
        <w:left w:val="none" w:sz="0" w:space="0" w:color="auto"/>
        <w:bottom w:val="none" w:sz="0" w:space="0" w:color="auto"/>
        <w:right w:val="none" w:sz="0" w:space="0" w:color="auto"/>
      </w:divBdr>
    </w:div>
    <w:div w:id="1324239746">
      <w:bodyDiv w:val="1"/>
      <w:marLeft w:val="0"/>
      <w:marRight w:val="0"/>
      <w:marTop w:val="0"/>
      <w:marBottom w:val="0"/>
      <w:divBdr>
        <w:top w:val="none" w:sz="0" w:space="0" w:color="auto"/>
        <w:left w:val="none" w:sz="0" w:space="0" w:color="auto"/>
        <w:bottom w:val="none" w:sz="0" w:space="0" w:color="auto"/>
        <w:right w:val="none" w:sz="0" w:space="0" w:color="auto"/>
      </w:divBdr>
    </w:div>
    <w:div w:id="1324360339">
      <w:bodyDiv w:val="1"/>
      <w:marLeft w:val="0"/>
      <w:marRight w:val="0"/>
      <w:marTop w:val="0"/>
      <w:marBottom w:val="0"/>
      <w:divBdr>
        <w:top w:val="none" w:sz="0" w:space="0" w:color="auto"/>
        <w:left w:val="none" w:sz="0" w:space="0" w:color="auto"/>
        <w:bottom w:val="none" w:sz="0" w:space="0" w:color="auto"/>
        <w:right w:val="none" w:sz="0" w:space="0" w:color="auto"/>
      </w:divBdr>
    </w:div>
    <w:div w:id="1324505043">
      <w:bodyDiv w:val="1"/>
      <w:marLeft w:val="0"/>
      <w:marRight w:val="0"/>
      <w:marTop w:val="0"/>
      <w:marBottom w:val="0"/>
      <w:divBdr>
        <w:top w:val="none" w:sz="0" w:space="0" w:color="auto"/>
        <w:left w:val="none" w:sz="0" w:space="0" w:color="auto"/>
        <w:bottom w:val="none" w:sz="0" w:space="0" w:color="auto"/>
        <w:right w:val="none" w:sz="0" w:space="0" w:color="auto"/>
      </w:divBdr>
    </w:div>
    <w:div w:id="1324508248">
      <w:bodyDiv w:val="1"/>
      <w:marLeft w:val="0"/>
      <w:marRight w:val="0"/>
      <w:marTop w:val="0"/>
      <w:marBottom w:val="0"/>
      <w:divBdr>
        <w:top w:val="none" w:sz="0" w:space="0" w:color="auto"/>
        <w:left w:val="none" w:sz="0" w:space="0" w:color="auto"/>
        <w:bottom w:val="none" w:sz="0" w:space="0" w:color="auto"/>
        <w:right w:val="none" w:sz="0" w:space="0" w:color="auto"/>
      </w:divBdr>
    </w:div>
    <w:div w:id="1324775738">
      <w:bodyDiv w:val="1"/>
      <w:marLeft w:val="0"/>
      <w:marRight w:val="0"/>
      <w:marTop w:val="0"/>
      <w:marBottom w:val="0"/>
      <w:divBdr>
        <w:top w:val="none" w:sz="0" w:space="0" w:color="auto"/>
        <w:left w:val="none" w:sz="0" w:space="0" w:color="auto"/>
        <w:bottom w:val="none" w:sz="0" w:space="0" w:color="auto"/>
        <w:right w:val="none" w:sz="0" w:space="0" w:color="auto"/>
      </w:divBdr>
    </w:div>
    <w:div w:id="1325010339">
      <w:bodyDiv w:val="1"/>
      <w:marLeft w:val="0"/>
      <w:marRight w:val="0"/>
      <w:marTop w:val="0"/>
      <w:marBottom w:val="0"/>
      <w:divBdr>
        <w:top w:val="none" w:sz="0" w:space="0" w:color="auto"/>
        <w:left w:val="none" w:sz="0" w:space="0" w:color="auto"/>
        <w:bottom w:val="none" w:sz="0" w:space="0" w:color="auto"/>
        <w:right w:val="none" w:sz="0" w:space="0" w:color="auto"/>
      </w:divBdr>
    </w:div>
    <w:div w:id="1325083470">
      <w:bodyDiv w:val="1"/>
      <w:marLeft w:val="0"/>
      <w:marRight w:val="0"/>
      <w:marTop w:val="0"/>
      <w:marBottom w:val="0"/>
      <w:divBdr>
        <w:top w:val="none" w:sz="0" w:space="0" w:color="auto"/>
        <w:left w:val="none" w:sz="0" w:space="0" w:color="auto"/>
        <w:bottom w:val="none" w:sz="0" w:space="0" w:color="auto"/>
        <w:right w:val="none" w:sz="0" w:space="0" w:color="auto"/>
      </w:divBdr>
    </w:div>
    <w:div w:id="1325091814">
      <w:bodyDiv w:val="1"/>
      <w:marLeft w:val="0"/>
      <w:marRight w:val="0"/>
      <w:marTop w:val="0"/>
      <w:marBottom w:val="0"/>
      <w:divBdr>
        <w:top w:val="none" w:sz="0" w:space="0" w:color="auto"/>
        <w:left w:val="none" w:sz="0" w:space="0" w:color="auto"/>
        <w:bottom w:val="none" w:sz="0" w:space="0" w:color="auto"/>
        <w:right w:val="none" w:sz="0" w:space="0" w:color="auto"/>
      </w:divBdr>
    </w:div>
    <w:div w:id="1325432565">
      <w:bodyDiv w:val="1"/>
      <w:marLeft w:val="0"/>
      <w:marRight w:val="0"/>
      <w:marTop w:val="0"/>
      <w:marBottom w:val="0"/>
      <w:divBdr>
        <w:top w:val="none" w:sz="0" w:space="0" w:color="auto"/>
        <w:left w:val="none" w:sz="0" w:space="0" w:color="auto"/>
        <w:bottom w:val="none" w:sz="0" w:space="0" w:color="auto"/>
        <w:right w:val="none" w:sz="0" w:space="0" w:color="auto"/>
      </w:divBdr>
    </w:div>
    <w:div w:id="1325664241">
      <w:bodyDiv w:val="1"/>
      <w:marLeft w:val="0"/>
      <w:marRight w:val="0"/>
      <w:marTop w:val="0"/>
      <w:marBottom w:val="0"/>
      <w:divBdr>
        <w:top w:val="none" w:sz="0" w:space="0" w:color="auto"/>
        <w:left w:val="none" w:sz="0" w:space="0" w:color="auto"/>
        <w:bottom w:val="none" w:sz="0" w:space="0" w:color="auto"/>
        <w:right w:val="none" w:sz="0" w:space="0" w:color="auto"/>
      </w:divBdr>
    </w:div>
    <w:div w:id="1325670603">
      <w:bodyDiv w:val="1"/>
      <w:marLeft w:val="0"/>
      <w:marRight w:val="0"/>
      <w:marTop w:val="0"/>
      <w:marBottom w:val="0"/>
      <w:divBdr>
        <w:top w:val="none" w:sz="0" w:space="0" w:color="auto"/>
        <w:left w:val="none" w:sz="0" w:space="0" w:color="auto"/>
        <w:bottom w:val="none" w:sz="0" w:space="0" w:color="auto"/>
        <w:right w:val="none" w:sz="0" w:space="0" w:color="auto"/>
      </w:divBdr>
    </w:div>
    <w:div w:id="1326393497">
      <w:bodyDiv w:val="1"/>
      <w:marLeft w:val="0"/>
      <w:marRight w:val="0"/>
      <w:marTop w:val="0"/>
      <w:marBottom w:val="0"/>
      <w:divBdr>
        <w:top w:val="none" w:sz="0" w:space="0" w:color="auto"/>
        <w:left w:val="none" w:sz="0" w:space="0" w:color="auto"/>
        <w:bottom w:val="none" w:sz="0" w:space="0" w:color="auto"/>
        <w:right w:val="none" w:sz="0" w:space="0" w:color="auto"/>
      </w:divBdr>
    </w:div>
    <w:div w:id="1326742663">
      <w:bodyDiv w:val="1"/>
      <w:marLeft w:val="0"/>
      <w:marRight w:val="0"/>
      <w:marTop w:val="0"/>
      <w:marBottom w:val="0"/>
      <w:divBdr>
        <w:top w:val="none" w:sz="0" w:space="0" w:color="auto"/>
        <w:left w:val="none" w:sz="0" w:space="0" w:color="auto"/>
        <w:bottom w:val="none" w:sz="0" w:space="0" w:color="auto"/>
        <w:right w:val="none" w:sz="0" w:space="0" w:color="auto"/>
      </w:divBdr>
    </w:div>
    <w:div w:id="1326784545">
      <w:bodyDiv w:val="1"/>
      <w:marLeft w:val="0"/>
      <w:marRight w:val="0"/>
      <w:marTop w:val="0"/>
      <w:marBottom w:val="0"/>
      <w:divBdr>
        <w:top w:val="none" w:sz="0" w:space="0" w:color="auto"/>
        <w:left w:val="none" w:sz="0" w:space="0" w:color="auto"/>
        <w:bottom w:val="none" w:sz="0" w:space="0" w:color="auto"/>
        <w:right w:val="none" w:sz="0" w:space="0" w:color="auto"/>
      </w:divBdr>
    </w:div>
    <w:div w:id="1326933163">
      <w:bodyDiv w:val="1"/>
      <w:marLeft w:val="0"/>
      <w:marRight w:val="0"/>
      <w:marTop w:val="0"/>
      <w:marBottom w:val="0"/>
      <w:divBdr>
        <w:top w:val="none" w:sz="0" w:space="0" w:color="auto"/>
        <w:left w:val="none" w:sz="0" w:space="0" w:color="auto"/>
        <w:bottom w:val="none" w:sz="0" w:space="0" w:color="auto"/>
        <w:right w:val="none" w:sz="0" w:space="0" w:color="auto"/>
      </w:divBdr>
    </w:div>
    <w:div w:id="1326937850">
      <w:bodyDiv w:val="1"/>
      <w:marLeft w:val="0"/>
      <w:marRight w:val="0"/>
      <w:marTop w:val="0"/>
      <w:marBottom w:val="0"/>
      <w:divBdr>
        <w:top w:val="none" w:sz="0" w:space="0" w:color="auto"/>
        <w:left w:val="none" w:sz="0" w:space="0" w:color="auto"/>
        <w:bottom w:val="none" w:sz="0" w:space="0" w:color="auto"/>
        <w:right w:val="none" w:sz="0" w:space="0" w:color="auto"/>
      </w:divBdr>
    </w:div>
    <w:div w:id="1327053656">
      <w:bodyDiv w:val="1"/>
      <w:marLeft w:val="0"/>
      <w:marRight w:val="0"/>
      <w:marTop w:val="0"/>
      <w:marBottom w:val="0"/>
      <w:divBdr>
        <w:top w:val="none" w:sz="0" w:space="0" w:color="auto"/>
        <w:left w:val="none" w:sz="0" w:space="0" w:color="auto"/>
        <w:bottom w:val="none" w:sz="0" w:space="0" w:color="auto"/>
        <w:right w:val="none" w:sz="0" w:space="0" w:color="auto"/>
      </w:divBdr>
    </w:div>
    <w:div w:id="1327200749">
      <w:bodyDiv w:val="1"/>
      <w:marLeft w:val="0"/>
      <w:marRight w:val="0"/>
      <w:marTop w:val="0"/>
      <w:marBottom w:val="0"/>
      <w:divBdr>
        <w:top w:val="none" w:sz="0" w:space="0" w:color="auto"/>
        <w:left w:val="none" w:sz="0" w:space="0" w:color="auto"/>
        <w:bottom w:val="none" w:sz="0" w:space="0" w:color="auto"/>
        <w:right w:val="none" w:sz="0" w:space="0" w:color="auto"/>
      </w:divBdr>
    </w:div>
    <w:div w:id="1327392231">
      <w:bodyDiv w:val="1"/>
      <w:marLeft w:val="0"/>
      <w:marRight w:val="0"/>
      <w:marTop w:val="0"/>
      <w:marBottom w:val="0"/>
      <w:divBdr>
        <w:top w:val="none" w:sz="0" w:space="0" w:color="auto"/>
        <w:left w:val="none" w:sz="0" w:space="0" w:color="auto"/>
        <w:bottom w:val="none" w:sz="0" w:space="0" w:color="auto"/>
        <w:right w:val="none" w:sz="0" w:space="0" w:color="auto"/>
      </w:divBdr>
    </w:div>
    <w:div w:id="1327435502">
      <w:bodyDiv w:val="1"/>
      <w:marLeft w:val="0"/>
      <w:marRight w:val="0"/>
      <w:marTop w:val="0"/>
      <w:marBottom w:val="0"/>
      <w:divBdr>
        <w:top w:val="none" w:sz="0" w:space="0" w:color="auto"/>
        <w:left w:val="none" w:sz="0" w:space="0" w:color="auto"/>
        <w:bottom w:val="none" w:sz="0" w:space="0" w:color="auto"/>
        <w:right w:val="none" w:sz="0" w:space="0" w:color="auto"/>
      </w:divBdr>
    </w:div>
    <w:div w:id="1327632436">
      <w:bodyDiv w:val="1"/>
      <w:marLeft w:val="0"/>
      <w:marRight w:val="0"/>
      <w:marTop w:val="0"/>
      <w:marBottom w:val="0"/>
      <w:divBdr>
        <w:top w:val="none" w:sz="0" w:space="0" w:color="auto"/>
        <w:left w:val="none" w:sz="0" w:space="0" w:color="auto"/>
        <w:bottom w:val="none" w:sz="0" w:space="0" w:color="auto"/>
        <w:right w:val="none" w:sz="0" w:space="0" w:color="auto"/>
      </w:divBdr>
    </w:div>
    <w:div w:id="1327830117">
      <w:bodyDiv w:val="1"/>
      <w:marLeft w:val="0"/>
      <w:marRight w:val="0"/>
      <w:marTop w:val="0"/>
      <w:marBottom w:val="0"/>
      <w:divBdr>
        <w:top w:val="none" w:sz="0" w:space="0" w:color="auto"/>
        <w:left w:val="none" w:sz="0" w:space="0" w:color="auto"/>
        <w:bottom w:val="none" w:sz="0" w:space="0" w:color="auto"/>
        <w:right w:val="none" w:sz="0" w:space="0" w:color="auto"/>
      </w:divBdr>
    </w:div>
    <w:div w:id="1328092368">
      <w:bodyDiv w:val="1"/>
      <w:marLeft w:val="0"/>
      <w:marRight w:val="0"/>
      <w:marTop w:val="0"/>
      <w:marBottom w:val="0"/>
      <w:divBdr>
        <w:top w:val="none" w:sz="0" w:space="0" w:color="auto"/>
        <w:left w:val="none" w:sz="0" w:space="0" w:color="auto"/>
        <w:bottom w:val="none" w:sz="0" w:space="0" w:color="auto"/>
        <w:right w:val="none" w:sz="0" w:space="0" w:color="auto"/>
      </w:divBdr>
    </w:div>
    <w:div w:id="1328172182">
      <w:bodyDiv w:val="1"/>
      <w:marLeft w:val="0"/>
      <w:marRight w:val="0"/>
      <w:marTop w:val="0"/>
      <w:marBottom w:val="0"/>
      <w:divBdr>
        <w:top w:val="none" w:sz="0" w:space="0" w:color="auto"/>
        <w:left w:val="none" w:sz="0" w:space="0" w:color="auto"/>
        <w:bottom w:val="none" w:sz="0" w:space="0" w:color="auto"/>
        <w:right w:val="none" w:sz="0" w:space="0" w:color="auto"/>
      </w:divBdr>
    </w:div>
    <w:div w:id="1328366394">
      <w:bodyDiv w:val="1"/>
      <w:marLeft w:val="0"/>
      <w:marRight w:val="0"/>
      <w:marTop w:val="0"/>
      <w:marBottom w:val="0"/>
      <w:divBdr>
        <w:top w:val="none" w:sz="0" w:space="0" w:color="auto"/>
        <w:left w:val="none" w:sz="0" w:space="0" w:color="auto"/>
        <w:bottom w:val="none" w:sz="0" w:space="0" w:color="auto"/>
        <w:right w:val="none" w:sz="0" w:space="0" w:color="auto"/>
      </w:divBdr>
    </w:div>
    <w:div w:id="1328436752">
      <w:bodyDiv w:val="1"/>
      <w:marLeft w:val="0"/>
      <w:marRight w:val="0"/>
      <w:marTop w:val="0"/>
      <w:marBottom w:val="0"/>
      <w:divBdr>
        <w:top w:val="none" w:sz="0" w:space="0" w:color="auto"/>
        <w:left w:val="none" w:sz="0" w:space="0" w:color="auto"/>
        <w:bottom w:val="none" w:sz="0" w:space="0" w:color="auto"/>
        <w:right w:val="none" w:sz="0" w:space="0" w:color="auto"/>
      </w:divBdr>
    </w:div>
    <w:div w:id="1328628979">
      <w:bodyDiv w:val="1"/>
      <w:marLeft w:val="0"/>
      <w:marRight w:val="0"/>
      <w:marTop w:val="0"/>
      <w:marBottom w:val="0"/>
      <w:divBdr>
        <w:top w:val="none" w:sz="0" w:space="0" w:color="auto"/>
        <w:left w:val="none" w:sz="0" w:space="0" w:color="auto"/>
        <w:bottom w:val="none" w:sz="0" w:space="0" w:color="auto"/>
        <w:right w:val="none" w:sz="0" w:space="0" w:color="auto"/>
      </w:divBdr>
    </w:div>
    <w:div w:id="1328677572">
      <w:bodyDiv w:val="1"/>
      <w:marLeft w:val="0"/>
      <w:marRight w:val="0"/>
      <w:marTop w:val="0"/>
      <w:marBottom w:val="0"/>
      <w:divBdr>
        <w:top w:val="none" w:sz="0" w:space="0" w:color="auto"/>
        <w:left w:val="none" w:sz="0" w:space="0" w:color="auto"/>
        <w:bottom w:val="none" w:sz="0" w:space="0" w:color="auto"/>
        <w:right w:val="none" w:sz="0" w:space="0" w:color="auto"/>
      </w:divBdr>
    </w:div>
    <w:div w:id="1328942372">
      <w:bodyDiv w:val="1"/>
      <w:marLeft w:val="0"/>
      <w:marRight w:val="0"/>
      <w:marTop w:val="0"/>
      <w:marBottom w:val="0"/>
      <w:divBdr>
        <w:top w:val="none" w:sz="0" w:space="0" w:color="auto"/>
        <w:left w:val="none" w:sz="0" w:space="0" w:color="auto"/>
        <w:bottom w:val="none" w:sz="0" w:space="0" w:color="auto"/>
        <w:right w:val="none" w:sz="0" w:space="0" w:color="auto"/>
      </w:divBdr>
    </w:div>
    <w:div w:id="1328942988">
      <w:bodyDiv w:val="1"/>
      <w:marLeft w:val="0"/>
      <w:marRight w:val="0"/>
      <w:marTop w:val="0"/>
      <w:marBottom w:val="0"/>
      <w:divBdr>
        <w:top w:val="none" w:sz="0" w:space="0" w:color="auto"/>
        <w:left w:val="none" w:sz="0" w:space="0" w:color="auto"/>
        <w:bottom w:val="none" w:sz="0" w:space="0" w:color="auto"/>
        <w:right w:val="none" w:sz="0" w:space="0" w:color="auto"/>
      </w:divBdr>
    </w:div>
    <w:div w:id="1329015494">
      <w:bodyDiv w:val="1"/>
      <w:marLeft w:val="0"/>
      <w:marRight w:val="0"/>
      <w:marTop w:val="0"/>
      <w:marBottom w:val="0"/>
      <w:divBdr>
        <w:top w:val="none" w:sz="0" w:space="0" w:color="auto"/>
        <w:left w:val="none" w:sz="0" w:space="0" w:color="auto"/>
        <w:bottom w:val="none" w:sz="0" w:space="0" w:color="auto"/>
        <w:right w:val="none" w:sz="0" w:space="0" w:color="auto"/>
      </w:divBdr>
    </w:div>
    <w:div w:id="1329215393">
      <w:bodyDiv w:val="1"/>
      <w:marLeft w:val="0"/>
      <w:marRight w:val="0"/>
      <w:marTop w:val="0"/>
      <w:marBottom w:val="0"/>
      <w:divBdr>
        <w:top w:val="none" w:sz="0" w:space="0" w:color="auto"/>
        <w:left w:val="none" w:sz="0" w:space="0" w:color="auto"/>
        <w:bottom w:val="none" w:sz="0" w:space="0" w:color="auto"/>
        <w:right w:val="none" w:sz="0" w:space="0" w:color="auto"/>
      </w:divBdr>
    </w:div>
    <w:div w:id="1329594458">
      <w:bodyDiv w:val="1"/>
      <w:marLeft w:val="0"/>
      <w:marRight w:val="0"/>
      <w:marTop w:val="0"/>
      <w:marBottom w:val="0"/>
      <w:divBdr>
        <w:top w:val="none" w:sz="0" w:space="0" w:color="auto"/>
        <w:left w:val="none" w:sz="0" w:space="0" w:color="auto"/>
        <w:bottom w:val="none" w:sz="0" w:space="0" w:color="auto"/>
        <w:right w:val="none" w:sz="0" w:space="0" w:color="auto"/>
      </w:divBdr>
    </w:div>
    <w:div w:id="1329941514">
      <w:bodyDiv w:val="1"/>
      <w:marLeft w:val="0"/>
      <w:marRight w:val="0"/>
      <w:marTop w:val="0"/>
      <w:marBottom w:val="0"/>
      <w:divBdr>
        <w:top w:val="none" w:sz="0" w:space="0" w:color="auto"/>
        <w:left w:val="none" w:sz="0" w:space="0" w:color="auto"/>
        <w:bottom w:val="none" w:sz="0" w:space="0" w:color="auto"/>
        <w:right w:val="none" w:sz="0" w:space="0" w:color="auto"/>
      </w:divBdr>
    </w:div>
    <w:div w:id="1329943630">
      <w:bodyDiv w:val="1"/>
      <w:marLeft w:val="0"/>
      <w:marRight w:val="0"/>
      <w:marTop w:val="0"/>
      <w:marBottom w:val="0"/>
      <w:divBdr>
        <w:top w:val="none" w:sz="0" w:space="0" w:color="auto"/>
        <w:left w:val="none" w:sz="0" w:space="0" w:color="auto"/>
        <w:bottom w:val="none" w:sz="0" w:space="0" w:color="auto"/>
        <w:right w:val="none" w:sz="0" w:space="0" w:color="auto"/>
      </w:divBdr>
    </w:div>
    <w:div w:id="1329943792">
      <w:bodyDiv w:val="1"/>
      <w:marLeft w:val="0"/>
      <w:marRight w:val="0"/>
      <w:marTop w:val="0"/>
      <w:marBottom w:val="0"/>
      <w:divBdr>
        <w:top w:val="none" w:sz="0" w:space="0" w:color="auto"/>
        <w:left w:val="none" w:sz="0" w:space="0" w:color="auto"/>
        <w:bottom w:val="none" w:sz="0" w:space="0" w:color="auto"/>
        <w:right w:val="none" w:sz="0" w:space="0" w:color="auto"/>
      </w:divBdr>
    </w:div>
    <w:div w:id="1330206919">
      <w:bodyDiv w:val="1"/>
      <w:marLeft w:val="0"/>
      <w:marRight w:val="0"/>
      <w:marTop w:val="0"/>
      <w:marBottom w:val="0"/>
      <w:divBdr>
        <w:top w:val="none" w:sz="0" w:space="0" w:color="auto"/>
        <w:left w:val="none" w:sz="0" w:space="0" w:color="auto"/>
        <w:bottom w:val="none" w:sz="0" w:space="0" w:color="auto"/>
        <w:right w:val="none" w:sz="0" w:space="0" w:color="auto"/>
      </w:divBdr>
    </w:div>
    <w:div w:id="1330450955">
      <w:bodyDiv w:val="1"/>
      <w:marLeft w:val="0"/>
      <w:marRight w:val="0"/>
      <w:marTop w:val="0"/>
      <w:marBottom w:val="0"/>
      <w:divBdr>
        <w:top w:val="none" w:sz="0" w:space="0" w:color="auto"/>
        <w:left w:val="none" w:sz="0" w:space="0" w:color="auto"/>
        <w:bottom w:val="none" w:sz="0" w:space="0" w:color="auto"/>
        <w:right w:val="none" w:sz="0" w:space="0" w:color="auto"/>
      </w:divBdr>
    </w:div>
    <w:div w:id="1330596411">
      <w:bodyDiv w:val="1"/>
      <w:marLeft w:val="0"/>
      <w:marRight w:val="0"/>
      <w:marTop w:val="0"/>
      <w:marBottom w:val="0"/>
      <w:divBdr>
        <w:top w:val="none" w:sz="0" w:space="0" w:color="auto"/>
        <w:left w:val="none" w:sz="0" w:space="0" w:color="auto"/>
        <w:bottom w:val="none" w:sz="0" w:space="0" w:color="auto"/>
        <w:right w:val="none" w:sz="0" w:space="0" w:color="auto"/>
      </w:divBdr>
    </w:div>
    <w:div w:id="1330669784">
      <w:bodyDiv w:val="1"/>
      <w:marLeft w:val="0"/>
      <w:marRight w:val="0"/>
      <w:marTop w:val="0"/>
      <w:marBottom w:val="0"/>
      <w:divBdr>
        <w:top w:val="none" w:sz="0" w:space="0" w:color="auto"/>
        <w:left w:val="none" w:sz="0" w:space="0" w:color="auto"/>
        <w:bottom w:val="none" w:sz="0" w:space="0" w:color="auto"/>
        <w:right w:val="none" w:sz="0" w:space="0" w:color="auto"/>
      </w:divBdr>
    </w:div>
    <w:div w:id="1330712284">
      <w:bodyDiv w:val="1"/>
      <w:marLeft w:val="0"/>
      <w:marRight w:val="0"/>
      <w:marTop w:val="0"/>
      <w:marBottom w:val="0"/>
      <w:divBdr>
        <w:top w:val="none" w:sz="0" w:space="0" w:color="auto"/>
        <w:left w:val="none" w:sz="0" w:space="0" w:color="auto"/>
        <w:bottom w:val="none" w:sz="0" w:space="0" w:color="auto"/>
        <w:right w:val="none" w:sz="0" w:space="0" w:color="auto"/>
      </w:divBdr>
    </w:div>
    <w:div w:id="1330788056">
      <w:bodyDiv w:val="1"/>
      <w:marLeft w:val="0"/>
      <w:marRight w:val="0"/>
      <w:marTop w:val="0"/>
      <w:marBottom w:val="0"/>
      <w:divBdr>
        <w:top w:val="none" w:sz="0" w:space="0" w:color="auto"/>
        <w:left w:val="none" w:sz="0" w:space="0" w:color="auto"/>
        <w:bottom w:val="none" w:sz="0" w:space="0" w:color="auto"/>
        <w:right w:val="none" w:sz="0" w:space="0" w:color="auto"/>
      </w:divBdr>
    </w:div>
    <w:div w:id="1330790718">
      <w:bodyDiv w:val="1"/>
      <w:marLeft w:val="0"/>
      <w:marRight w:val="0"/>
      <w:marTop w:val="0"/>
      <w:marBottom w:val="0"/>
      <w:divBdr>
        <w:top w:val="none" w:sz="0" w:space="0" w:color="auto"/>
        <w:left w:val="none" w:sz="0" w:space="0" w:color="auto"/>
        <w:bottom w:val="none" w:sz="0" w:space="0" w:color="auto"/>
        <w:right w:val="none" w:sz="0" w:space="0" w:color="auto"/>
      </w:divBdr>
    </w:div>
    <w:div w:id="1330871081">
      <w:bodyDiv w:val="1"/>
      <w:marLeft w:val="0"/>
      <w:marRight w:val="0"/>
      <w:marTop w:val="0"/>
      <w:marBottom w:val="0"/>
      <w:divBdr>
        <w:top w:val="none" w:sz="0" w:space="0" w:color="auto"/>
        <w:left w:val="none" w:sz="0" w:space="0" w:color="auto"/>
        <w:bottom w:val="none" w:sz="0" w:space="0" w:color="auto"/>
        <w:right w:val="none" w:sz="0" w:space="0" w:color="auto"/>
      </w:divBdr>
    </w:div>
    <w:div w:id="1331442933">
      <w:bodyDiv w:val="1"/>
      <w:marLeft w:val="0"/>
      <w:marRight w:val="0"/>
      <w:marTop w:val="0"/>
      <w:marBottom w:val="0"/>
      <w:divBdr>
        <w:top w:val="none" w:sz="0" w:space="0" w:color="auto"/>
        <w:left w:val="none" w:sz="0" w:space="0" w:color="auto"/>
        <w:bottom w:val="none" w:sz="0" w:space="0" w:color="auto"/>
        <w:right w:val="none" w:sz="0" w:space="0" w:color="auto"/>
      </w:divBdr>
    </w:div>
    <w:div w:id="1331520876">
      <w:bodyDiv w:val="1"/>
      <w:marLeft w:val="0"/>
      <w:marRight w:val="0"/>
      <w:marTop w:val="0"/>
      <w:marBottom w:val="0"/>
      <w:divBdr>
        <w:top w:val="none" w:sz="0" w:space="0" w:color="auto"/>
        <w:left w:val="none" w:sz="0" w:space="0" w:color="auto"/>
        <w:bottom w:val="none" w:sz="0" w:space="0" w:color="auto"/>
        <w:right w:val="none" w:sz="0" w:space="0" w:color="auto"/>
      </w:divBdr>
    </w:div>
    <w:div w:id="1331566363">
      <w:bodyDiv w:val="1"/>
      <w:marLeft w:val="0"/>
      <w:marRight w:val="0"/>
      <w:marTop w:val="0"/>
      <w:marBottom w:val="0"/>
      <w:divBdr>
        <w:top w:val="none" w:sz="0" w:space="0" w:color="auto"/>
        <w:left w:val="none" w:sz="0" w:space="0" w:color="auto"/>
        <w:bottom w:val="none" w:sz="0" w:space="0" w:color="auto"/>
        <w:right w:val="none" w:sz="0" w:space="0" w:color="auto"/>
      </w:divBdr>
    </w:div>
    <w:div w:id="1331635126">
      <w:bodyDiv w:val="1"/>
      <w:marLeft w:val="0"/>
      <w:marRight w:val="0"/>
      <w:marTop w:val="0"/>
      <w:marBottom w:val="0"/>
      <w:divBdr>
        <w:top w:val="none" w:sz="0" w:space="0" w:color="auto"/>
        <w:left w:val="none" w:sz="0" w:space="0" w:color="auto"/>
        <w:bottom w:val="none" w:sz="0" w:space="0" w:color="auto"/>
        <w:right w:val="none" w:sz="0" w:space="0" w:color="auto"/>
      </w:divBdr>
    </w:div>
    <w:div w:id="1331642822">
      <w:bodyDiv w:val="1"/>
      <w:marLeft w:val="0"/>
      <w:marRight w:val="0"/>
      <w:marTop w:val="0"/>
      <w:marBottom w:val="0"/>
      <w:divBdr>
        <w:top w:val="none" w:sz="0" w:space="0" w:color="auto"/>
        <w:left w:val="none" w:sz="0" w:space="0" w:color="auto"/>
        <w:bottom w:val="none" w:sz="0" w:space="0" w:color="auto"/>
        <w:right w:val="none" w:sz="0" w:space="0" w:color="auto"/>
      </w:divBdr>
    </w:div>
    <w:div w:id="1331837682">
      <w:bodyDiv w:val="1"/>
      <w:marLeft w:val="0"/>
      <w:marRight w:val="0"/>
      <w:marTop w:val="0"/>
      <w:marBottom w:val="0"/>
      <w:divBdr>
        <w:top w:val="none" w:sz="0" w:space="0" w:color="auto"/>
        <w:left w:val="none" w:sz="0" w:space="0" w:color="auto"/>
        <w:bottom w:val="none" w:sz="0" w:space="0" w:color="auto"/>
        <w:right w:val="none" w:sz="0" w:space="0" w:color="auto"/>
      </w:divBdr>
    </w:div>
    <w:div w:id="1332102780">
      <w:bodyDiv w:val="1"/>
      <w:marLeft w:val="0"/>
      <w:marRight w:val="0"/>
      <w:marTop w:val="0"/>
      <w:marBottom w:val="0"/>
      <w:divBdr>
        <w:top w:val="none" w:sz="0" w:space="0" w:color="auto"/>
        <w:left w:val="none" w:sz="0" w:space="0" w:color="auto"/>
        <w:bottom w:val="none" w:sz="0" w:space="0" w:color="auto"/>
        <w:right w:val="none" w:sz="0" w:space="0" w:color="auto"/>
      </w:divBdr>
    </w:div>
    <w:div w:id="1332292574">
      <w:bodyDiv w:val="1"/>
      <w:marLeft w:val="0"/>
      <w:marRight w:val="0"/>
      <w:marTop w:val="0"/>
      <w:marBottom w:val="0"/>
      <w:divBdr>
        <w:top w:val="none" w:sz="0" w:space="0" w:color="auto"/>
        <w:left w:val="none" w:sz="0" w:space="0" w:color="auto"/>
        <w:bottom w:val="none" w:sz="0" w:space="0" w:color="auto"/>
        <w:right w:val="none" w:sz="0" w:space="0" w:color="auto"/>
      </w:divBdr>
    </w:div>
    <w:div w:id="1332491554">
      <w:bodyDiv w:val="1"/>
      <w:marLeft w:val="0"/>
      <w:marRight w:val="0"/>
      <w:marTop w:val="0"/>
      <w:marBottom w:val="0"/>
      <w:divBdr>
        <w:top w:val="none" w:sz="0" w:space="0" w:color="auto"/>
        <w:left w:val="none" w:sz="0" w:space="0" w:color="auto"/>
        <w:bottom w:val="none" w:sz="0" w:space="0" w:color="auto"/>
        <w:right w:val="none" w:sz="0" w:space="0" w:color="auto"/>
      </w:divBdr>
    </w:div>
    <w:div w:id="1332639442">
      <w:bodyDiv w:val="1"/>
      <w:marLeft w:val="0"/>
      <w:marRight w:val="0"/>
      <w:marTop w:val="0"/>
      <w:marBottom w:val="0"/>
      <w:divBdr>
        <w:top w:val="none" w:sz="0" w:space="0" w:color="auto"/>
        <w:left w:val="none" w:sz="0" w:space="0" w:color="auto"/>
        <w:bottom w:val="none" w:sz="0" w:space="0" w:color="auto"/>
        <w:right w:val="none" w:sz="0" w:space="0" w:color="auto"/>
      </w:divBdr>
    </w:div>
    <w:div w:id="1332874856">
      <w:bodyDiv w:val="1"/>
      <w:marLeft w:val="0"/>
      <w:marRight w:val="0"/>
      <w:marTop w:val="0"/>
      <w:marBottom w:val="0"/>
      <w:divBdr>
        <w:top w:val="none" w:sz="0" w:space="0" w:color="auto"/>
        <w:left w:val="none" w:sz="0" w:space="0" w:color="auto"/>
        <w:bottom w:val="none" w:sz="0" w:space="0" w:color="auto"/>
        <w:right w:val="none" w:sz="0" w:space="0" w:color="auto"/>
      </w:divBdr>
    </w:div>
    <w:div w:id="1333072025">
      <w:bodyDiv w:val="1"/>
      <w:marLeft w:val="0"/>
      <w:marRight w:val="0"/>
      <w:marTop w:val="0"/>
      <w:marBottom w:val="0"/>
      <w:divBdr>
        <w:top w:val="none" w:sz="0" w:space="0" w:color="auto"/>
        <w:left w:val="none" w:sz="0" w:space="0" w:color="auto"/>
        <w:bottom w:val="none" w:sz="0" w:space="0" w:color="auto"/>
        <w:right w:val="none" w:sz="0" w:space="0" w:color="auto"/>
      </w:divBdr>
    </w:div>
    <w:div w:id="1333222536">
      <w:bodyDiv w:val="1"/>
      <w:marLeft w:val="0"/>
      <w:marRight w:val="0"/>
      <w:marTop w:val="0"/>
      <w:marBottom w:val="0"/>
      <w:divBdr>
        <w:top w:val="none" w:sz="0" w:space="0" w:color="auto"/>
        <w:left w:val="none" w:sz="0" w:space="0" w:color="auto"/>
        <w:bottom w:val="none" w:sz="0" w:space="0" w:color="auto"/>
        <w:right w:val="none" w:sz="0" w:space="0" w:color="auto"/>
      </w:divBdr>
    </w:div>
    <w:div w:id="1333292990">
      <w:bodyDiv w:val="1"/>
      <w:marLeft w:val="0"/>
      <w:marRight w:val="0"/>
      <w:marTop w:val="0"/>
      <w:marBottom w:val="0"/>
      <w:divBdr>
        <w:top w:val="none" w:sz="0" w:space="0" w:color="auto"/>
        <w:left w:val="none" w:sz="0" w:space="0" w:color="auto"/>
        <w:bottom w:val="none" w:sz="0" w:space="0" w:color="auto"/>
        <w:right w:val="none" w:sz="0" w:space="0" w:color="auto"/>
      </w:divBdr>
    </w:div>
    <w:div w:id="1333489944">
      <w:bodyDiv w:val="1"/>
      <w:marLeft w:val="0"/>
      <w:marRight w:val="0"/>
      <w:marTop w:val="0"/>
      <w:marBottom w:val="0"/>
      <w:divBdr>
        <w:top w:val="none" w:sz="0" w:space="0" w:color="auto"/>
        <w:left w:val="none" w:sz="0" w:space="0" w:color="auto"/>
        <w:bottom w:val="none" w:sz="0" w:space="0" w:color="auto"/>
        <w:right w:val="none" w:sz="0" w:space="0" w:color="auto"/>
      </w:divBdr>
    </w:div>
    <w:div w:id="1333528257">
      <w:bodyDiv w:val="1"/>
      <w:marLeft w:val="0"/>
      <w:marRight w:val="0"/>
      <w:marTop w:val="0"/>
      <w:marBottom w:val="0"/>
      <w:divBdr>
        <w:top w:val="none" w:sz="0" w:space="0" w:color="auto"/>
        <w:left w:val="none" w:sz="0" w:space="0" w:color="auto"/>
        <w:bottom w:val="none" w:sz="0" w:space="0" w:color="auto"/>
        <w:right w:val="none" w:sz="0" w:space="0" w:color="auto"/>
      </w:divBdr>
    </w:div>
    <w:div w:id="1333678984">
      <w:bodyDiv w:val="1"/>
      <w:marLeft w:val="0"/>
      <w:marRight w:val="0"/>
      <w:marTop w:val="0"/>
      <w:marBottom w:val="0"/>
      <w:divBdr>
        <w:top w:val="none" w:sz="0" w:space="0" w:color="auto"/>
        <w:left w:val="none" w:sz="0" w:space="0" w:color="auto"/>
        <w:bottom w:val="none" w:sz="0" w:space="0" w:color="auto"/>
        <w:right w:val="none" w:sz="0" w:space="0" w:color="auto"/>
      </w:divBdr>
    </w:div>
    <w:div w:id="1333987969">
      <w:bodyDiv w:val="1"/>
      <w:marLeft w:val="0"/>
      <w:marRight w:val="0"/>
      <w:marTop w:val="0"/>
      <w:marBottom w:val="0"/>
      <w:divBdr>
        <w:top w:val="none" w:sz="0" w:space="0" w:color="auto"/>
        <w:left w:val="none" w:sz="0" w:space="0" w:color="auto"/>
        <w:bottom w:val="none" w:sz="0" w:space="0" w:color="auto"/>
        <w:right w:val="none" w:sz="0" w:space="0" w:color="auto"/>
      </w:divBdr>
    </w:div>
    <w:div w:id="1333996343">
      <w:bodyDiv w:val="1"/>
      <w:marLeft w:val="0"/>
      <w:marRight w:val="0"/>
      <w:marTop w:val="0"/>
      <w:marBottom w:val="0"/>
      <w:divBdr>
        <w:top w:val="none" w:sz="0" w:space="0" w:color="auto"/>
        <w:left w:val="none" w:sz="0" w:space="0" w:color="auto"/>
        <w:bottom w:val="none" w:sz="0" w:space="0" w:color="auto"/>
        <w:right w:val="none" w:sz="0" w:space="0" w:color="auto"/>
      </w:divBdr>
    </w:div>
    <w:div w:id="1334144615">
      <w:bodyDiv w:val="1"/>
      <w:marLeft w:val="0"/>
      <w:marRight w:val="0"/>
      <w:marTop w:val="0"/>
      <w:marBottom w:val="0"/>
      <w:divBdr>
        <w:top w:val="none" w:sz="0" w:space="0" w:color="auto"/>
        <w:left w:val="none" w:sz="0" w:space="0" w:color="auto"/>
        <w:bottom w:val="none" w:sz="0" w:space="0" w:color="auto"/>
        <w:right w:val="none" w:sz="0" w:space="0" w:color="auto"/>
      </w:divBdr>
    </w:div>
    <w:div w:id="1334533215">
      <w:bodyDiv w:val="1"/>
      <w:marLeft w:val="0"/>
      <w:marRight w:val="0"/>
      <w:marTop w:val="0"/>
      <w:marBottom w:val="0"/>
      <w:divBdr>
        <w:top w:val="none" w:sz="0" w:space="0" w:color="auto"/>
        <w:left w:val="none" w:sz="0" w:space="0" w:color="auto"/>
        <w:bottom w:val="none" w:sz="0" w:space="0" w:color="auto"/>
        <w:right w:val="none" w:sz="0" w:space="0" w:color="auto"/>
      </w:divBdr>
    </w:div>
    <w:div w:id="1334602351">
      <w:bodyDiv w:val="1"/>
      <w:marLeft w:val="0"/>
      <w:marRight w:val="0"/>
      <w:marTop w:val="0"/>
      <w:marBottom w:val="0"/>
      <w:divBdr>
        <w:top w:val="none" w:sz="0" w:space="0" w:color="auto"/>
        <w:left w:val="none" w:sz="0" w:space="0" w:color="auto"/>
        <w:bottom w:val="none" w:sz="0" w:space="0" w:color="auto"/>
        <w:right w:val="none" w:sz="0" w:space="0" w:color="auto"/>
      </w:divBdr>
    </w:div>
    <w:div w:id="1334719062">
      <w:bodyDiv w:val="1"/>
      <w:marLeft w:val="0"/>
      <w:marRight w:val="0"/>
      <w:marTop w:val="0"/>
      <w:marBottom w:val="0"/>
      <w:divBdr>
        <w:top w:val="none" w:sz="0" w:space="0" w:color="auto"/>
        <w:left w:val="none" w:sz="0" w:space="0" w:color="auto"/>
        <w:bottom w:val="none" w:sz="0" w:space="0" w:color="auto"/>
        <w:right w:val="none" w:sz="0" w:space="0" w:color="auto"/>
      </w:divBdr>
    </w:div>
    <w:div w:id="1334913441">
      <w:bodyDiv w:val="1"/>
      <w:marLeft w:val="0"/>
      <w:marRight w:val="0"/>
      <w:marTop w:val="0"/>
      <w:marBottom w:val="0"/>
      <w:divBdr>
        <w:top w:val="none" w:sz="0" w:space="0" w:color="auto"/>
        <w:left w:val="none" w:sz="0" w:space="0" w:color="auto"/>
        <w:bottom w:val="none" w:sz="0" w:space="0" w:color="auto"/>
        <w:right w:val="none" w:sz="0" w:space="0" w:color="auto"/>
      </w:divBdr>
    </w:div>
    <w:div w:id="1334990945">
      <w:bodyDiv w:val="1"/>
      <w:marLeft w:val="0"/>
      <w:marRight w:val="0"/>
      <w:marTop w:val="0"/>
      <w:marBottom w:val="0"/>
      <w:divBdr>
        <w:top w:val="none" w:sz="0" w:space="0" w:color="auto"/>
        <w:left w:val="none" w:sz="0" w:space="0" w:color="auto"/>
        <w:bottom w:val="none" w:sz="0" w:space="0" w:color="auto"/>
        <w:right w:val="none" w:sz="0" w:space="0" w:color="auto"/>
      </w:divBdr>
    </w:div>
    <w:div w:id="1335182515">
      <w:bodyDiv w:val="1"/>
      <w:marLeft w:val="0"/>
      <w:marRight w:val="0"/>
      <w:marTop w:val="0"/>
      <w:marBottom w:val="0"/>
      <w:divBdr>
        <w:top w:val="none" w:sz="0" w:space="0" w:color="auto"/>
        <w:left w:val="none" w:sz="0" w:space="0" w:color="auto"/>
        <w:bottom w:val="none" w:sz="0" w:space="0" w:color="auto"/>
        <w:right w:val="none" w:sz="0" w:space="0" w:color="auto"/>
      </w:divBdr>
    </w:div>
    <w:div w:id="1335302974">
      <w:bodyDiv w:val="1"/>
      <w:marLeft w:val="0"/>
      <w:marRight w:val="0"/>
      <w:marTop w:val="0"/>
      <w:marBottom w:val="0"/>
      <w:divBdr>
        <w:top w:val="none" w:sz="0" w:space="0" w:color="auto"/>
        <w:left w:val="none" w:sz="0" w:space="0" w:color="auto"/>
        <w:bottom w:val="none" w:sz="0" w:space="0" w:color="auto"/>
        <w:right w:val="none" w:sz="0" w:space="0" w:color="auto"/>
      </w:divBdr>
    </w:div>
    <w:div w:id="1335381230">
      <w:bodyDiv w:val="1"/>
      <w:marLeft w:val="0"/>
      <w:marRight w:val="0"/>
      <w:marTop w:val="0"/>
      <w:marBottom w:val="0"/>
      <w:divBdr>
        <w:top w:val="none" w:sz="0" w:space="0" w:color="auto"/>
        <w:left w:val="none" w:sz="0" w:space="0" w:color="auto"/>
        <w:bottom w:val="none" w:sz="0" w:space="0" w:color="auto"/>
        <w:right w:val="none" w:sz="0" w:space="0" w:color="auto"/>
      </w:divBdr>
    </w:div>
    <w:div w:id="1335452120">
      <w:bodyDiv w:val="1"/>
      <w:marLeft w:val="0"/>
      <w:marRight w:val="0"/>
      <w:marTop w:val="0"/>
      <w:marBottom w:val="0"/>
      <w:divBdr>
        <w:top w:val="none" w:sz="0" w:space="0" w:color="auto"/>
        <w:left w:val="none" w:sz="0" w:space="0" w:color="auto"/>
        <w:bottom w:val="none" w:sz="0" w:space="0" w:color="auto"/>
        <w:right w:val="none" w:sz="0" w:space="0" w:color="auto"/>
      </w:divBdr>
    </w:div>
    <w:div w:id="1335499650">
      <w:bodyDiv w:val="1"/>
      <w:marLeft w:val="0"/>
      <w:marRight w:val="0"/>
      <w:marTop w:val="0"/>
      <w:marBottom w:val="0"/>
      <w:divBdr>
        <w:top w:val="none" w:sz="0" w:space="0" w:color="auto"/>
        <w:left w:val="none" w:sz="0" w:space="0" w:color="auto"/>
        <w:bottom w:val="none" w:sz="0" w:space="0" w:color="auto"/>
        <w:right w:val="none" w:sz="0" w:space="0" w:color="auto"/>
      </w:divBdr>
    </w:div>
    <w:div w:id="1335644443">
      <w:bodyDiv w:val="1"/>
      <w:marLeft w:val="0"/>
      <w:marRight w:val="0"/>
      <w:marTop w:val="0"/>
      <w:marBottom w:val="0"/>
      <w:divBdr>
        <w:top w:val="none" w:sz="0" w:space="0" w:color="auto"/>
        <w:left w:val="none" w:sz="0" w:space="0" w:color="auto"/>
        <w:bottom w:val="none" w:sz="0" w:space="0" w:color="auto"/>
        <w:right w:val="none" w:sz="0" w:space="0" w:color="auto"/>
      </w:divBdr>
    </w:div>
    <w:div w:id="1336345661">
      <w:bodyDiv w:val="1"/>
      <w:marLeft w:val="0"/>
      <w:marRight w:val="0"/>
      <w:marTop w:val="0"/>
      <w:marBottom w:val="0"/>
      <w:divBdr>
        <w:top w:val="none" w:sz="0" w:space="0" w:color="auto"/>
        <w:left w:val="none" w:sz="0" w:space="0" w:color="auto"/>
        <w:bottom w:val="none" w:sz="0" w:space="0" w:color="auto"/>
        <w:right w:val="none" w:sz="0" w:space="0" w:color="auto"/>
      </w:divBdr>
    </w:div>
    <w:div w:id="1336570327">
      <w:bodyDiv w:val="1"/>
      <w:marLeft w:val="0"/>
      <w:marRight w:val="0"/>
      <w:marTop w:val="0"/>
      <w:marBottom w:val="0"/>
      <w:divBdr>
        <w:top w:val="none" w:sz="0" w:space="0" w:color="auto"/>
        <w:left w:val="none" w:sz="0" w:space="0" w:color="auto"/>
        <w:bottom w:val="none" w:sz="0" w:space="0" w:color="auto"/>
        <w:right w:val="none" w:sz="0" w:space="0" w:color="auto"/>
      </w:divBdr>
    </w:div>
    <w:div w:id="1336760362">
      <w:bodyDiv w:val="1"/>
      <w:marLeft w:val="0"/>
      <w:marRight w:val="0"/>
      <w:marTop w:val="0"/>
      <w:marBottom w:val="0"/>
      <w:divBdr>
        <w:top w:val="none" w:sz="0" w:space="0" w:color="auto"/>
        <w:left w:val="none" w:sz="0" w:space="0" w:color="auto"/>
        <w:bottom w:val="none" w:sz="0" w:space="0" w:color="auto"/>
        <w:right w:val="none" w:sz="0" w:space="0" w:color="auto"/>
      </w:divBdr>
    </w:div>
    <w:div w:id="1336761848">
      <w:bodyDiv w:val="1"/>
      <w:marLeft w:val="0"/>
      <w:marRight w:val="0"/>
      <w:marTop w:val="0"/>
      <w:marBottom w:val="0"/>
      <w:divBdr>
        <w:top w:val="none" w:sz="0" w:space="0" w:color="auto"/>
        <w:left w:val="none" w:sz="0" w:space="0" w:color="auto"/>
        <w:bottom w:val="none" w:sz="0" w:space="0" w:color="auto"/>
        <w:right w:val="none" w:sz="0" w:space="0" w:color="auto"/>
      </w:divBdr>
    </w:div>
    <w:div w:id="1336766056">
      <w:bodyDiv w:val="1"/>
      <w:marLeft w:val="0"/>
      <w:marRight w:val="0"/>
      <w:marTop w:val="0"/>
      <w:marBottom w:val="0"/>
      <w:divBdr>
        <w:top w:val="none" w:sz="0" w:space="0" w:color="auto"/>
        <w:left w:val="none" w:sz="0" w:space="0" w:color="auto"/>
        <w:bottom w:val="none" w:sz="0" w:space="0" w:color="auto"/>
        <w:right w:val="none" w:sz="0" w:space="0" w:color="auto"/>
      </w:divBdr>
    </w:div>
    <w:div w:id="1337339691">
      <w:bodyDiv w:val="1"/>
      <w:marLeft w:val="0"/>
      <w:marRight w:val="0"/>
      <w:marTop w:val="0"/>
      <w:marBottom w:val="0"/>
      <w:divBdr>
        <w:top w:val="none" w:sz="0" w:space="0" w:color="auto"/>
        <w:left w:val="none" w:sz="0" w:space="0" w:color="auto"/>
        <w:bottom w:val="none" w:sz="0" w:space="0" w:color="auto"/>
        <w:right w:val="none" w:sz="0" w:space="0" w:color="auto"/>
      </w:divBdr>
    </w:div>
    <w:div w:id="1337490614">
      <w:bodyDiv w:val="1"/>
      <w:marLeft w:val="0"/>
      <w:marRight w:val="0"/>
      <w:marTop w:val="0"/>
      <w:marBottom w:val="0"/>
      <w:divBdr>
        <w:top w:val="none" w:sz="0" w:space="0" w:color="auto"/>
        <w:left w:val="none" w:sz="0" w:space="0" w:color="auto"/>
        <w:bottom w:val="none" w:sz="0" w:space="0" w:color="auto"/>
        <w:right w:val="none" w:sz="0" w:space="0" w:color="auto"/>
      </w:divBdr>
    </w:div>
    <w:div w:id="1338387208">
      <w:bodyDiv w:val="1"/>
      <w:marLeft w:val="0"/>
      <w:marRight w:val="0"/>
      <w:marTop w:val="0"/>
      <w:marBottom w:val="0"/>
      <w:divBdr>
        <w:top w:val="none" w:sz="0" w:space="0" w:color="auto"/>
        <w:left w:val="none" w:sz="0" w:space="0" w:color="auto"/>
        <w:bottom w:val="none" w:sz="0" w:space="0" w:color="auto"/>
        <w:right w:val="none" w:sz="0" w:space="0" w:color="auto"/>
      </w:divBdr>
    </w:div>
    <w:div w:id="1338390300">
      <w:bodyDiv w:val="1"/>
      <w:marLeft w:val="0"/>
      <w:marRight w:val="0"/>
      <w:marTop w:val="0"/>
      <w:marBottom w:val="0"/>
      <w:divBdr>
        <w:top w:val="none" w:sz="0" w:space="0" w:color="auto"/>
        <w:left w:val="none" w:sz="0" w:space="0" w:color="auto"/>
        <w:bottom w:val="none" w:sz="0" w:space="0" w:color="auto"/>
        <w:right w:val="none" w:sz="0" w:space="0" w:color="auto"/>
      </w:divBdr>
    </w:div>
    <w:div w:id="1338727152">
      <w:bodyDiv w:val="1"/>
      <w:marLeft w:val="0"/>
      <w:marRight w:val="0"/>
      <w:marTop w:val="0"/>
      <w:marBottom w:val="0"/>
      <w:divBdr>
        <w:top w:val="none" w:sz="0" w:space="0" w:color="auto"/>
        <w:left w:val="none" w:sz="0" w:space="0" w:color="auto"/>
        <w:bottom w:val="none" w:sz="0" w:space="0" w:color="auto"/>
        <w:right w:val="none" w:sz="0" w:space="0" w:color="auto"/>
      </w:divBdr>
    </w:div>
    <w:div w:id="1338845034">
      <w:bodyDiv w:val="1"/>
      <w:marLeft w:val="0"/>
      <w:marRight w:val="0"/>
      <w:marTop w:val="0"/>
      <w:marBottom w:val="0"/>
      <w:divBdr>
        <w:top w:val="none" w:sz="0" w:space="0" w:color="auto"/>
        <w:left w:val="none" w:sz="0" w:space="0" w:color="auto"/>
        <w:bottom w:val="none" w:sz="0" w:space="0" w:color="auto"/>
        <w:right w:val="none" w:sz="0" w:space="0" w:color="auto"/>
      </w:divBdr>
    </w:div>
    <w:div w:id="1338994706">
      <w:bodyDiv w:val="1"/>
      <w:marLeft w:val="0"/>
      <w:marRight w:val="0"/>
      <w:marTop w:val="0"/>
      <w:marBottom w:val="0"/>
      <w:divBdr>
        <w:top w:val="none" w:sz="0" w:space="0" w:color="auto"/>
        <w:left w:val="none" w:sz="0" w:space="0" w:color="auto"/>
        <w:bottom w:val="none" w:sz="0" w:space="0" w:color="auto"/>
        <w:right w:val="none" w:sz="0" w:space="0" w:color="auto"/>
      </w:divBdr>
    </w:div>
    <w:div w:id="1339233532">
      <w:bodyDiv w:val="1"/>
      <w:marLeft w:val="0"/>
      <w:marRight w:val="0"/>
      <w:marTop w:val="0"/>
      <w:marBottom w:val="0"/>
      <w:divBdr>
        <w:top w:val="none" w:sz="0" w:space="0" w:color="auto"/>
        <w:left w:val="none" w:sz="0" w:space="0" w:color="auto"/>
        <w:bottom w:val="none" w:sz="0" w:space="0" w:color="auto"/>
        <w:right w:val="none" w:sz="0" w:space="0" w:color="auto"/>
      </w:divBdr>
    </w:div>
    <w:div w:id="1339382813">
      <w:bodyDiv w:val="1"/>
      <w:marLeft w:val="0"/>
      <w:marRight w:val="0"/>
      <w:marTop w:val="0"/>
      <w:marBottom w:val="0"/>
      <w:divBdr>
        <w:top w:val="none" w:sz="0" w:space="0" w:color="auto"/>
        <w:left w:val="none" w:sz="0" w:space="0" w:color="auto"/>
        <w:bottom w:val="none" w:sz="0" w:space="0" w:color="auto"/>
        <w:right w:val="none" w:sz="0" w:space="0" w:color="auto"/>
      </w:divBdr>
    </w:div>
    <w:div w:id="1339388454">
      <w:bodyDiv w:val="1"/>
      <w:marLeft w:val="0"/>
      <w:marRight w:val="0"/>
      <w:marTop w:val="0"/>
      <w:marBottom w:val="0"/>
      <w:divBdr>
        <w:top w:val="none" w:sz="0" w:space="0" w:color="auto"/>
        <w:left w:val="none" w:sz="0" w:space="0" w:color="auto"/>
        <w:bottom w:val="none" w:sz="0" w:space="0" w:color="auto"/>
        <w:right w:val="none" w:sz="0" w:space="0" w:color="auto"/>
      </w:divBdr>
    </w:div>
    <w:div w:id="1339653919">
      <w:bodyDiv w:val="1"/>
      <w:marLeft w:val="0"/>
      <w:marRight w:val="0"/>
      <w:marTop w:val="0"/>
      <w:marBottom w:val="0"/>
      <w:divBdr>
        <w:top w:val="none" w:sz="0" w:space="0" w:color="auto"/>
        <w:left w:val="none" w:sz="0" w:space="0" w:color="auto"/>
        <w:bottom w:val="none" w:sz="0" w:space="0" w:color="auto"/>
        <w:right w:val="none" w:sz="0" w:space="0" w:color="auto"/>
      </w:divBdr>
    </w:div>
    <w:div w:id="1339775058">
      <w:bodyDiv w:val="1"/>
      <w:marLeft w:val="0"/>
      <w:marRight w:val="0"/>
      <w:marTop w:val="0"/>
      <w:marBottom w:val="0"/>
      <w:divBdr>
        <w:top w:val="none" w:sz="0" w:space="0" w:color="auto"/>
        <w:left w:val="none" w:sz="0" w:space="0" w:color="auto"/>
        <w:bottom w:val="none" w:sz="0" w:space="0" w:color="auto"/>
        <w:right w:val="none" w:sz="0" w:space="0" w:color="auto"/>
      </w:divBdr>
    </w:div>
    <w:div w:id="1339776458">
      <w:bodyDiv w:val="1"/>
      <w:marLeft w:val="0"/>
      <w:marRight w:val="0"/>
      <w:marTop w:val="0"/>
      <w:marBottom w:val="0"/>
      <w:divBdr>
        <w:top w:val="none" w:sz="0" w:space="0" w:color="auto"/>
        <w:left w:val="none" w:sz="0" w:space="0" w:color="auto"/>
        <w:bottom w:val="none" w:sz="0" w:space="0" w:color="auto"/>
        <w:right w:val="none" w:sz="0" w:space="0" w:color="auto"/>
      </w:divBdr>
    </w:div>
    <w:div w:id="1339842669">
      <w:bodyDiv w:val="1"/>
      <w:marLeft w:val="0"/>
      <w:marRight w:val="0"/>
      <w:marTop w:val="0"/>
      <w:marBottom w:val="0"/>
      <w:divBdr>
        <w:top w:val="none" w:sz="0" w:space="0" w:color="auto"/>
        <w:left w:val="none" w:sz="0" w:space="0" w:color="auto"/>
        <w:bottom w:val="none" w:sz="0" w:space="0" w:color="auto"/>
        <w:right w:val="none" w:sz="0" w:space="0" w:color="auto"/>
      </w:divBdr>
    </w:div>
    <w:div w:id="1339967645">
      <w:bodyDiv w:val="1"/>
      <w:marLeft w:val="0"/>
      <w:marRight w:val="0"/>
      <w:marTop w:val="0"/>
      <w:marBottom w:val="0"/>
      <w:divBdr>
        <w:top w:val="none" w:sz="0" w:space="0" w:color="auto"/>
        <w:left w:val="none" w:sz="0" w:space="0" w:color="auto"/>
        <w:bottom w:val="none" w:sz="0" w:space="0" w:color="auto"/>
        <w:right w:val="none" w:sz="0" w:space="0" w:color="auto"/>
      </w:divBdr>
    </w:div>
    <w:div w:id="1340502289">
      <w:bodyDiv w:val="1"/>
      <w:marLeft w:val="0"/>
      <w:marRight w:val="0"/>
      <w:marTop w:val="0"/>
      <w:marBottom w:val="0"/>
      <w:divBdr>
        <w:top w:val="none" w:sz="0" w:space="0" w:color="auto"/>
        <w:left w:val="none" w:sz="0" w:space="0" w:color="auto"/>
        <w:bottom w:val="none" w:sz="0" w:space="0" w:color="auto"/>
        <w:right w:val="none" w:sz="0" w:space="0" w:color="auto"/>
      </w:divBdr>
    </w:div>
    <w:div w:id="1340621552">
      <w:bodyDiv w:val="1"/>
      <w:marLeft w:val="0"/>
      <w:marRight w:val="0"/>
      <w:marTop w:val="0"/>
      <w:marBottom w:val="0"/>
      <w:divBdr>
        <w:top w:val="none" w:sz="0" w:space="0" w:color="auto"/>
        <w:left w:val="none" w:sz="0" w:space="0" w:color="auto"/>
        <w:bottom w:val="none" w:sz="0" w:space="0" w:color="auto"/>
        <w:right w:val="none" w:sz="0" w:space="0" w:color="auto"/>
      </w:divBdr>
    </w:div>
    <w:div w:id="1340739472">
      <w:bodyDiv w:val="1"/>
      <w:marLeft w:val="0"/>
      <w:marRight w:val="0"/>
      <w:marTop w:val="0"/>
      <w:marBottom w:val="0"/>
      <w:divBdr>
        <w:top w:val="none" w:sz="0" w:space="0" w:color="auto"/>
        <w:left w:val="none" w:sz="0" w:space="0" w:color="auto"/>
        <w:bottom w:val="none" w:sz="0" w:space="0" w:color="auto"/>
        <w:right w:val="none" w:sz="0" w:space="0" w:color="auto"/>
      </w:divBdr>
    </w:div>
    <w:div w:id="1340766027">
      <w:bodyDiv w:val="1"/>
      <w:marLeft w:val="0"/>
      <w:marRight w:val="0"/>
      <w:marTop w:val="0"/>
      <w:marBottom w:val="0"/>
      <w:divBdr>
        <w:top w:val="none" w:sz="0" w:space="0" w:color="auto"/>
        <w:left w:val="none" w:sz="0" w:space="0" w:color="auto"/>
        <w:bottom w:val="none" w:sz="0" w:space="0" w:color="auto"/>
        <w:right w:val="none" w:sz="0" w:space="0" w:color="auto"/>
      </w:divBdr>
    </w:div>
    <w:div w:id="1341152815">
      <w:bodyDiv w:val="1"/>
      <w:marLeft w:val="0"/>
      <w:marRight w:val="0"/>
      <w:marTop w:val="0"/>
      <w:marBottom w:val="0"/>
      <w:divBdr>
        <w:top w:val="none" w:sz="0" w:space="0" w:color="auto"/>
        <w:left w:val="none" w:sz="0" w:space="0" w:color="auto"/>
        <w:bottom w:val="none" w:sz="0" w:space="0" w:color="auto"/>
        <w:right w:val="none" w:sz="0" w:space="0" w:color="auto"/>
      </w:divBdr>
    </w:div>
    <w:div w:id="1341157800">
      <w:bodyDiv w:val="1"/>
      <w:marLeft w:val="0"/>
      <w:marRight w:val="0"/>
      <w:marTop w:val="0"/>
      <w:marBottom w:val="0"/>
      <w:divBdr>
        <w:top w:val="none" w:sz="0" w:space="0" w:color="auto"/>
        <w:left w:val="none" w:sz="0" w:space="0" w:color="auto"/>
        <w:bottom w:val="none" w:sz="0" w:space="0" w:color="auto"/>
        <w:right w:val="none" w:sz="0" w:space="0" w:color="auto"/>
      </w:divBdr>
    </w:div>
    <w:div w:id="1341740261">
      <w:bodyDiv w:val="1"/>
      <w:marLeft w:val="0"/>
      <w:marRight w:val="0"/>
      <w:marTop w:val="0"/>
      <w:marBottom w:val="0"/>
      <w:divBdr>
        <w:top w:val="none" w:sz="0" w:space="0" w:color="auto"/>
        <w:left w:val="none" w:sz="0" w:space="0" w:color="auto"/>
        <w:bottom w:val="none" w:sz="0" w:space="0" w:color="auto"/>
        <w:right w:val="none" w:sz="0" w:space="0" w:color="auto"/>
      </w:divBdr>
    </w:div>
    <w:div w:id="1342201637">
      <w:bodyDiv w:val="1"/>
      <w:marLeft w:val="0"/>
      <w:marRight w:val="0"/>
      <w:marTop w:val="0"/>
      <w:marBottom w:val="0"/>
      <w:divBdr>
        <w:top w:val="none" w:sz="0" w:space="0" w:color="auto"/>
        <w:left w:val="none" w:sz="0" w:space="0" w:color="auto"/>
        <w:bottom w:val="none" w:sz="0" w:space="0" w:color="auto"/>
        <w:right w:val="none" w:sz="0" w:space="0" w:color="auto"/>
      </w:divBdr>
    </w:div>
    <w:div w:id="1342321439">
      <w:bodyDiv w:val="1"/>
      <w:marLeft w:val="0"/>
      <w:marRight w:val="0"/>
      <w:marTop w:val="0"/>
      <w:marBottom w:val="0"/>
      <w:divBdr>
        <w:top w:val="none" w:sz="0" w:space="0" w:color="auto"/>
        <w:left w:val="none" w:sz="0" w:space="0" w:color="auto"/>
        <w:bottom w:val="none" w:sz="0" w:space="0" w:color="auto"/>
        <w:right w:val="none" w:sz="0" w:space="0" w:color="auto"/>
      </w:divBdr>
    </w:div>
    <w:div w:id="1342463992">
      <w:bodyDiv w:val="1"/>
      <w:marLeft w:val="0"/>
      <w:marRight w:val="0"/>
      <w:marTop w:val="0"/>
      <w:marBottom w:val="0"/>
      <w:divBdr>
        <w:top w:val="none" w:sz="0" w:space="0" w:color="auto"/>
        <w:left w:val="none" w:sz="0" w:space="0" w:color="auto"/>
        <w:bottom w:val="none" w:sz="0" w:space="0" w:color="auto"/>
        <w:right w:val="none" w:sz="0" w:space="0" w:color="auto"/>
      </w:divBdr>
    </w:div>
    <w:div w:id="1342514257">
      <w:bodyDiv w:val="1"/>
      <w:marLeft w:val="0"/>
      <w:marRight w:val="0"/>
      <w:marTop w:val="0"/>
      <w:marBottom w:val="0"/>
      <w:divBdr>
        <w:top w:val="none" w:sz="0" w:space="0" w:color="auto"/>
        <w:left w:val="none" w:sz="0" w:space="0" w:color="auto"/>
        <w:bottom w:val="none" w:sz="0" w:space="0" w:color="auto"/>
        <w:right w:val="none" w:sz="0" w:space="0" w:color="auto"/>
      </w:divBdr>
    </w:div>
    <w:div w:id="1342663734">
      <w:bodyDiv w:val="1"/>
      <w:marLeft w:val="0"/>
      <w:marRight w:val="0"/>
      <w:marTop w:val="0"/>
      <w:marBottom w:val="0"/>
      <w:divBdr>
        <w:top w:val="none" w:sz="0" w:space="0" w:color="auto"/>
        <w:left w:val="none" w:sz="0" w:space="0" w:color="auto"/>
        <w:bottom w:val="none" w:sz="0" w:space="0" w:color="auto"/>
        <w:right w:val="none" w:sz="0" w:space="0" w:color="auto"/>
      </w:divBdr>
    </w:div>
    <w:div w:id="1342855228">
      <w:bodyDiv w:val="1"/>
      <w:marLeft w:val="0"/>
      <w:marRight w:val="0"/>
      <w:marTop w:val="0"/>
      <w:marBottom w:val="0"/>
      <w:divBdr>
        <w:top w:val="none" w:sz="0" w:space="0" w:color="auto"/>
        <w:left w:val="none" w:sz="0" w:space="0" w:color="auto"/>
        <w:bottom w:val="none" w:sz="0" w:space="0" w:color="auto"/>
        <w:right w:val="none" w:sz="0" w:space="0" w:color="auto"/>
      </w:divBdr>
    </w:div>
    <w:div w:id="1342858101">
      <w:bodyDiv w:val="1"/>
      <w:marLeft w:val="0"/>
      <w:marRight w:val="0"/>
      <w:marTop w:val="0"/>
      <w:marBottom w:val="0"/>
      <w:divBdr>
        <w:top w:val="none" w:sz="0" w:space="0" w:color="auto"/>
        <w:left w:val="none" w:sz="0" w:space="0" w:color="auto"/>
        <w:bottom w:val="none" w:sz="0" w:space="0" w:color="auto"/>
        <w:right w:val="none" w:sz="0" w:space="0" w:color="auto"/>
      </w:divBdr>
    </w:div>
    <w:div w:id="1342968241">
      <w:bodyDiv w:val="1"/>
      <w:marLeft w:val="0"/>
      <w:marRight w:val="0"/>
      <w:marTop w:val="0"/>
      <w:marBottom w:val="0"/>
      <w:divBdr>
        <w:top w:val="none" w:sz="0" w:space="0" w:color="auto"/>
        <w:left w:val="none" w:sz="0" w:space="0" w:color="auto"/>
        <w:bottom w:val="none" w:sz="0" w:space="0" w:color="auto"/>
        <w:right w:val="none" w:sz="0" w:space="0" w:color="auto"/>
      </w:divBdr>
    </w:div>
    <w:div w:id="1342974639">
      <w:bodyDiv w:val="1"/>
      <w:marLeft w:val="0"/>
      <w:marRight w:val="0"/>
      <w:marTop w:val="0"/>
      <w:marBottom w:val="0"/>
      <w:divBdr>
        <w:top w:val="none" w:sz="0" w:space="0" w:color="auto"/>
        <w:left w:val="none" w:sz="0" w:space="0" w:color="auto"/>
        <w:bottom w:val="none" w:sz="0" w:space="0" w:color="auto"/>
        <w:right w:val="none" w:sz="0" w:space="0" w:color="auto"/>
      </w:divBdr>
    </w:div>
    <w:div w:id="1343050902">
      <w:bodyDiv w:val="1"/>
      <w:marLeft w:val="0"/>
      <w:marRight w:val="0"/>
      <w:marTop w:val="0"/>
      <w:marBottom w:val="0"/>
      <w:divBdr>
        <w:top w:val="none" w:sz="0" w:space="0" w:color="auto"/>
        <w:left w:val="none" w:sz="0" w:space="0" w:color="auto"/>
        <w:bottom w:val="none" w:sz="0" w:space="0" w:color="auto"/>
        <w:right w:val="none" w:sz="0" w:space="0" w:color="auto"/>
      </w:divBdr>
    </w:div>
    <w:div w:id="1343119198">
      <w:bodyDiv w:val="1"/>
      <w:marLeft w:val="0"/>
      <w:marRight w:val="0"/>
      <w:marTop w:val="0"/>
      <w:marBottom w:val="0"/>
      <w:divBdr>
        <w:top w:val="none" w:sz="0" w:space="0" w:color="auto"/>
        <w:left w:val="none" w:sz="0" w:space="0" w:color="auto"/>
        <w:bottom w:val="none" w:sz="0" w:space="0" w:color="auto"/>
        <w:right w:val="none" w:sz="0" w:space="0" w:color="auto"/>
      </w:divBdr>
    </w:div>
    <w:div w:id="1343237433">
      <w:bodyDiv w:val="1"/>
      <w:marLeft w:val="0"/>
      <w:marRight w:val="0"/>
      <w:marTop w:val="0"/>
      <w:marBottom w:val="0"/>
      <w:divBdr>
        <w:top w:val="none" w:sz="0" w:space="0" w:color="auto"/>
        <w:left w:val="none" w:sz="0" w:space="0" w:color="auto"/>
        <w:bottom w:val="none" w:sz="0" w:space="0" w:color="auto"/>
        <w:right w:val="none" w:sz="0" w:space="0" w:color="auto"/>
      </w:divBdr>
    </w:div>
    <w:div w:id="1343387394">
      <w:bodyDiv w:val="1"/>
      <w:marLeft w:val="0"/>
      <w:marRight w:val="0"/>
      <w:marTop w:val="0"/>
      <w:marBottom w:val="0"/>
      <w:divBdr>
        <w:top w:val="none" w:sz="0" w:space="0" w:color="auto"/>
        <w:left w:val="none" w:sz="0" w:space="0" w:color="auto"/>
        <w:bottom w:val="none" w:sz="0" w:space="0" w:color="auto"/>
        <w:right w:val="none" w:sz="0" w:space="0" w:color="auto"/>
      </w:divBdr>
    </w:div>
    <w:div w:id="1343705945">
      <w:bodyDiv w:val="1"/>
      <w:marLeft w:val="0"/>
      <w:marRight w:val="0"/>
      <w:marTop w:val="0"/>
      <w:marBottom w:val="0"/>
      <w:divBdr>
        <w:top w:val="none" w:sz="0" w:space="0" w:color="auto"/>
        <w:left w:val="none" w:sz="0" w:space="0" w:color="auto"/>
        <w:bottom w:val="none" w:sz="0" w:space="0" w:color="auto"/>
        <w:right w:val="none" w:sz="0" w:space="0" w:color="auto"/>
      </w:divBdr>
    </w:div>
    <w:div w:id="1343706703">
      <w:bodyDiv w:val="1"/>
      <w:marLeft w:val="0"/>
      <w:marRight w:val="0"/>
      <w:marTop w:val="0"/>
      <w:marBottom w:val="0"/>
      <w:divBdr>
        <w:top w:val="none" w:sz="0" w:space="0" w:color="auto"/>
        <w:left w:val="none" w:sz="0" w:space="0" w:color="auto"/>
        <w:bottom w:val="none" w:sz="0" w:space="0" w:color="auto"/>
        <w:right w:val="none" w:sz="0" w:space="0" w:color="auto"/>
      </w:divBdr>
    </w:div>
    <w:div w:id="1343897742">
      <w:bodyDiv w:val="1"/>
      <w:marLeft w:val="0"/>
      <w:marRight w:val="0"/>
      <w:marTop w:val="0"/>
      <w:marBottom w:val="0"/>
      <w:divBdr>
        <w:top w:val="none" w:sz="0" w:space="0" w:color="auto"/>
        <w:left w:val="none" w:sz="0" w:space="0" w:color="auto"/>
        <w:bottom w:val="none" w:sz="0" w:space="0" w:color="auto"/>
        <w:right w:val="none" w:sz="0" w:space="0" w:color="auto"/>
      </w:divBdr>
    </w:div>
    <w:div w:id="1344017957">
      <w:bodyDiv w:val="1"/>
      <w:marLeft w:val="0"/>
      <w:marRight w:val="0"/>
      <w:marTop w:val="0"/>
      <w:marBottom w:val="0"/>
      <w:divBdr>
        <w:top w:val="none" w:sz="0" w:space="0" w:color="auto"/>
        <w:left w:val="none" w:sz="0" w:space="0" w:color="auto"/>
        <w:bottom w:val="none" w:sz="0" w:space="0" w:color="auto"/>
        <w:right w:val="none" w:sz="0" w:space="0" w:color="auto"/>
      </w:divBdr>
    </w:div>
    <w:div w:id="1344627324">
      <w:bodyDiv w:val="1"/>
      <w:marLeft w:val="0"/>
      <w:marRight w:val="0"/>
      <w:marTop w:val="0"/>
      <w:marBottom w:val="0"/>
      <w:divBdr>
        <w:top w:val="none" w:sz="0" w:space="0" w:color="auto"/>
        <w:left w:val="none" w:sz="0" w:space="0" w:color="auto"/>
        <w:bottom w:val="none" w:sz="0" w:space="0" w:color="auto"/>
        <w:right w:val="none" w:sz="0" w:space="0" w:color="auto"/>
      </w:divBdr>
    </w:div>
    <w:div w:id="1345134612">
      <w:bodyDiv w:val="1"/>
      <w:marLeft w:val="0"/>
      <w:marRight w:val="0"/>
      <w:marTop w:val="0"/>
      <w:marBottom w:val="0"/>
      <w:divBdr>
        <w:top w:val="none" w:sz="0" w:space="0" w:color="auto"/>
        <w:left w:val="none" w:sz="0" w:space="0" w:color="auto"/>
        <w:bottom w:val="none" w:sz="0" w:space="0" w:color="auto"/>
        <w:right w:val="none" w:sz="0" w:space="0" w:color="auto"/>
      </w:divBdr>
    </w:div>
    <w:div w:id="1345286363">
      <w:bodyDiv w:val="1"/>
      <w:marLeft w:val="0"/>
      <w:marRight w:val="0"/>
      <w:marTop w:val="0"/>
      <w:marBottom w:val="0"/>
      <w:divBdr>
        <w:top w:val="none" w:sz="0" w:space="0" w:color="auto"/>
        <w:left w:val="none" w:sz="0" w:space="0" w:color="auto"/>
        <w:bottom w:val="none" w:sz="0" w:space="0" w:color="auto"/>
        <w:right w:val="none" w:sz="0" w:space="0" w:color="auto"/>
      </w:divBdr>
    </w:div>
    <w:div w:id="1345325722">
      <w:bodyDiv w:val="1"/>
      <w:marLeft w:val="0"/>
      <w:marRight w:val="0"/>
      <w:marTop w:val="0"/>
      <w:marBottom w:val="0"/>
      <w:divBdr>
        <w:top w:val="none" w:sz="0" w:space="0" w:color="auto"/>
        <w:left w:val="none" w:sz="0" w:space="0" w:color="auto"/>
        <w:bottom w:val="none" w:sz="0" w:space="0" w:color="auto"/>
        <w:right w:val="none" w:sz="0" w:space="0" w:color="auto"/>
      </w:divBdr>
    </w:div>
    <w:div w:id="1345478036">
      <w:bodyDiv w:val="1"/>
      <w:marLeft w:val="0"/>
      <w:marRight w:val="0"/>
      <w:marTop w:val="0"/>
      <w:marBottom w:val="0"/>
      <w:divBdr>
        <w:top w:val="none" w:sz="0" w:space="0" w:color="auto"/>
        <w:left w:val="none" w:sz="0" w:space="0" w:color="auto"/>
        <w:bottom w:val="none" w:sz="0" w:space="0" w:color="auto"/>
        <w:right w:val="none" w:sz="0" w:space="0" w:color="auto"/>
      </w:divBdr>
    </w:div>
    <w:div w:id="1345519977">
      <w:bodyDiv w:val="1"/>
      <w:marLeft w:val="0"/>
      <w:marRight w:val="0"/>
      <w:marTop w:val="0"/>
      <w:marBottom w:val="0"/>
      <w:divBdr>
        <w:top w:val="none" w:sz="0" w:space="0" w:color="auto"/>
        <w:left w:val="none" w:sz="0" w:space="0" w:color="auto"/>
        <w:bottom w:val="none" w:sz="0" w:space="0" w:color="auto"/>
        <w:right w:val="none" w:sz="0" w:space="0" w:color="auto"/>
      </w:divBdr>
    </w:div>
    <w:div w:id="1345670350">
      <w:bodyDiv w:val="1"/>
      <w:marLeft w:val="0"/>
      <w:marRight w:val="0"/>
      <w:marTop w:val="0"/>
      <w:marBottom w:val="0"/>
      <w:divBdr>
        <w:top w:val="none" w:sz="0" w:space="0" w:color="auto"/>
        <w:left w:val="none" w:sz="0" w:space="0" w:color="auto"/>
        <w:bottom w:val="none" w:sz="0" w:space="0" w:color="auto"/>
        <w:right w:val="none" w:sz="0" w:space="0" w:color="auto"/>
      </w:divBdr>
    </w:div>
    <w:div w:id="1345745571">
      <w:bodyDiv w:val="1"/>
      <w:marLeft w:val="0"/>
      <w:marRight w:val="0"/>
      <w:marTop w:val="0"/>
      <w:marBottom w:val="0"/>
      <w:divBdr>
        <w:top w:val="none" w:sz="0" w:space="0" w:color="auto"/>
        <w:left w:val="none" w:sz="0" w:space="0" w:color="auto"/>
        <w:bottom w:val="none" w:sz="0" w:space="0" w:color="auto"/>
        <w:right w:val="none" w:sz="0" w:space="0" w:color="auto"/>
      </w:divBdr>
    </w:div>
    <w:div w:id="1345864456">
      <w:bodyDiv w:val="1"/>
      <w:marLeft w:val="0"/>
      <w:marRight w:val="0"/>
      <w:marTop w:val="0"/>
      <w:marBottom w:val="0"/>
      <w:divBdr>
        <w:top w:val="none" w:sz="0" w:space="0" w:color="auto"/>
        <w:left w:val="none" w:sz="0" w:space="0" w:color="auto"/>
        <w:bottom w:val="none" w:sz="0" w:space="0" w:color="auto"/>
        <w:right w:val="none" w:sz="0" w:space="0" w:color="auto"/>
      </w:divBdr>
    </w:div>
    <w:div w:id="1346056657">
      <w:bodyDiv w:val="1"/>
      <w:marLeft w:val="0"/>
      <w:marRight w:val="0"/>
      <w:marTop w:val="0"/>
      <w:marBottom w:val="0"/>
      <w:divBdr>
        <w:top w:val="none" w:sz="0" w:space="0" w:color="auto"/>
        <w:left w:val="none" w:sz="0" w:space="0" w:color="auto"/>
        <w:bottom w:val="none" w:sz="0" w:space="0" w:color="auto"/>
        <w:right w:val="none" w:sz="0" w:space="0" w:color="auto"/>
      </w:divBdr>
    </w:div>
    <w:div w:id="1346206991">
      <w:bodyDiv w:val="1"/>
      <w:marLeft w:val="0"/>
      <w:marRight w:val="0"/>
      <w:marTop w:val="0"/>
      <w:marBottom w:val="0"/>
      <w:divBdr>
        <w:top w:val="none" w:sz="0" w:space="0" w:color="auto"/>
        <w:left w:val="none" w:sz="0" w:space="0" w:color="auto"/>
        <w:bottom w:val="none" w:sz="0" w:space="0" w:color="auto"/>
        <w:right w:val="none" w:sz="0" w:space="0" w:color="auto"/>
      </w:divBdr>
    </w:div>
    <w:div w:id="1346790697">
      <w:bodyDiv w:val="1"/>
      <w:marLeft w:val="0"/>
      <w:marRight w:val="0"/>
      <w:marTop w:val="0"/>
      <w:marBottom w:val="0"/>
      <w:divBdr>
        <w:top w:val="none" w:sz="0" w:space="0" w:color="auto"/>
        <w:left w:val="none" w:sz="0" w:space="0" w:color="auto"/>
        <w:bottom w:val="none" w:sz="0" w:space="0" w:color="auto"/>
        <w:right w:val="none" w:sz="0" w:space="0" w:color="auto"/>
      </w:divBdr>
    </w:div>
    <w:div w:id="1346862612">
      <w:bodyDiv w:val="1"/>
      <w:marLeft w:val="0"/>
      <w:marRight w:val="0"/>
      <w:marTop w:val="0"/>
      <w:marBottom w:val="0"/>
      <w:divBdr>
        <w:top w:val="none" w:sz="0" w:space="0" w:color="auto"/>
        <w:left w:val="none" w:sz="0" w:space="0" w:color="auto"/>
        <w:bottom w:val="none" w:sz="0" w:space="0" w:color="auto"/>
        <w:right w:val="none" w:sz="0" w:space="0" w:color="auto"/>
      </w:divBdr>
    </w:div>
    <w:div w:id="1347057444">
      <w:bodyDiv w:val="1"/>
      <w:marLeft w:val="0"/>
      <w:marRight w:val="0"/>
      <w:marTop w:val="0"/>
      <w:marBottom w:val="0"/>
      <w:divBdr>
        <w:top w:val="none" w:sz="0" w:space="0" w:color="auto"/>
        <w:left w:val="none" w:sz="0" w:space="0" w:color="auto"/>
        <w:bottom w:val="none" w:sz="0" w:space="0" w:color="auto"/>
        <w:right w:val="none" w:sz="0" w:space="0" w:color="auto"/>
      </w:divBdr>
    </w:div>
    <w:div w:id="1347563022">
      <w:bodyDiv w:val="1"/>
      <w:marLeft w:val="0"/>
      <w:marRight w:val="0"/>
      <w:marTop w:val="0"/>
      <w:marBottom w:val="0"/>
      <w:divBdr>
        <w:top w:val="none" w:sz="0" w:space="0" w:color="auto"/>
        <w:left w:val="none" w:sz="0" w:space="0" w:color="auto"/>
        <w:bottom w:val="none" w:sz="0" w:space="0" w:color="auto"/>
        <w:right w:val="none" w:sz="0" w:space="0" w:color="auto"/>
      </w:divBdr>
    </w:div>
    <w:div w:id="1347823214">
      <w:bodyDiv w:val="1"/>
      <w:marLeft w:val="0"/>
      <w:marRight w:val="0"/>
      <w:marTop w:val="0"/>
      <w:marBottom w:val="0"/>
      <w:divBdr>
        <w:top w:val="none" w:sz="0" w:space="0" w:color="auto"/>
        <w:left w:val="none" w:sz="0" w:space="0" w:color="auto"/>
        <w:bottom w:val="none" w:sz="0" w:space="0" w:color="auto"/>
        <w:right w:val="none" w:sz="0" w:space="0" w:color="auto"/>
      </w:divBdr>
    </w:div>
    <w:div w:id="1347832272">
      <w:bodyDiv w:val="1"/>
      <w:marLeft w:val="0"/>
      <w:marRight w:val="0"/>
      <w:marTop w:val="0"/>
      <w:marBottom w:val="0"/>
      <w:divBdr>
        <w:top w:val="none" w:sz="0" w:space="0" w:color="auto"/>
        <w:left w:val="none" w:sz="0" w:space="0" w:color="auto"/>
        <w:bottom w:val="none" w:sz="0" w:space="0" w:color="auto"/>
        <w:right w:val="none" w:sz="0" w:space="0" w:color="auto"/>
      </w:divBdr>
    </w:div>
    <w:div w:id="1348167312">
      <w:bodyDiv w:val="1"/>
      <w:marLeft w:val="0"/>
      <w:marRight w:val="0"/>
      <w:marTop w:val="0"/>
      <w:marBottom w:val="0"/>
      <w:divBdr>
        <w:top w:val="none" w:sz="0" w:space="0" w:color="auto"/>
        <w:left w:val="none" w:sz="0" w:space="0" w:color="auto"/>
        <w:bottom w:val="none" w:sz="0" w:space="0" w:color="auto"/>
        <w:right w:val="none" w:sz="0" w:space="0" w:color="auto"/>
      </w:divBdr>
    </w:div>
    <w:div w:id="1348215376">
      <w:bodyDiv w:val="1"/>
      <w:marLeft w:val="0"/>
      <w:marRight w:val="0"/>
      <w:marTop w:val="0"/>
      <w:marBottom w:val="0"/>
      <w:divBdr>
        <w:top w:val="none" w:sz="0" w:space="0" w:color="auto"/>
        <w:left w:val="none" w:sz="0" w:space="0" w:color="auto"/>
        <w:bottom w:val="none" w:sz="0" w:space="0" w:color="auto"/>
        <w:right w:val="none" w:sz="0" w:space="0" w:color="auto"/>
      </w:divBdr>
    </w:div>
    <w:div w:id="1348216761">
      <w:bodyDiv w:val="1"/>
      <w:marLeft w:val="0"/>
      <w:marRight w:val="0"/>
      <w:marTop w:val="0"/>
      <w:marBottom w:val="0"/>
      <w:divBdr>
        <w:top w:val="none" w:sz="0" w:space="0" w:color="auto"/>
        <w:left w:val="none" w:sz="0" w:space="0" w:color="auto"/>
        <w:bottom w:val="none" w:sz="0" w:space="0" w:color="auto"/>
        <w:right w:val="none" w:sz="0" w:space="0" w:color="auto"/>
      </w:divBdr>
    </w:div>
    <w:div w:id="1348290744">
      <w:bodyDiv w:val="1"/>
      <w:marLeft w:val="0"/>
      <w:marRight w:val="0"/>
      <w:marTop w:val="0"/>
      <w:marBottom w:val="0"/>
      <w:divBdr>
        <w:top w:val="none" w:sz="0" w:space="0" w:color="auto"/>
        <w:left w:val="none" w:sz="0" w:space="0" w:color="auto"/>
        <w:bottom w:val="none" w:sz="0" w:space="0" w:color="auto"/>
        <w:right w:val="none" w:sz="0" w:space="0" w:color="auto"/>
      </w:divBdr>
    </w:div>
    <w:div w:id="1348867452">
      <w:bodyDiv w:val="1"/>
      <w:marLeft w:val="0"/>
      <w:marRight w:val="0"/>
      <w:marTop w:val="0"/>
      <w:marBottom w:val="0"/>
      <w:divBdr>
        <w:top w:val="none" w:sz="0" w:space="0" w:color="auto"/>
        <w:left w:val="none" w:sz="0" w:space="0" w:color="auto"/>
        <w:bottom w:val="none" w:sz="0" w:space="0" w:color="auto"/>
        <w:right w:val="none" w:sz="0" w:space="0" w:color="auto"/>
      </w:divBdr>
    </w:div>
    <w:div w:id="1349067776">
      <w:bodyDiv w:val="1"/>
      <w:marLeft w:val="0"/>
      <w:marRight w:val="0"/>
      <w:marTop w:val="0"/>
      <w:marBottom w:val="0"/>
      <w:divBdr>
        <w:top w:val="none" w:sz="0" w:space="0" w:color="auto"/>
        <w:left w:val="none" w:sz="0" w:space="0" w:color="auto"/>
        <w:bottom w:val="none" w:sz="0" w:space="0" w:color="auto"/>
        <w:right w:val="none" w:sz="0" w:space="0" w:color="auto"/>
      </w:divBdr>
    </w:div>
    <w:div w:id="1349214029">
      <w:bodyDiv w:val="1"/>
      <w:marLeft w:val="0"/>
      <w:marRight w:val="0"/>
      <w:marTop w:val="0"/>
      <w:marBottom w:val="0"/>
      <w:divBdr>
        <w:top w:val="none" w:sz="0" w:space="0" w:color="auto"/>
        <w:left w:val="none" w:sz="0" w:space="0" w:color="auto"/>
        <w:bottom w:val="none" w:sz="0" w:space="0" w:color="auto"/>
        <w:right w:val="none" w:sz="0" w:space="0" w:color="auto"/>
      </w:divBdr>
    </w:div>
    <w:div w:id="1349259722">
      <w:bodyDiv w:val="1"/>
      <w:marLeft w:val="0"/>
      <w:marRight w:val="0"/>
      <w:marTop w:val="0"/>
      <w:marBottom w:val="0"/>
      <w:divBdr>
        <w:top w:val="none" w:sz="0" w:space="0" w:color="auto"/>
        <w:left w:val="none" w:sz="0" w:space="0" w:color="auto"/>
        <w:bottom w:val="none" w:sz="0" w:space="0" w:color="auto"/>
        <w:right w:val="none" w:sz="0" w:space="0" w:color="auto"/>
      </w:divBdr>
    </w:div>
    <w:div w:id="1349527145">
      <w:bodyDiv w:val="1"/>
      <w:marLeft w:val="0"/>
      <w:marRight w:val="0"/>
      <w:marTop w:val="0"/>
      <w:marBottom w:val="0"/>
      <w:divBdr>
        <w:top w:val="none" w:sz="0" w:space="0" w:color="auto"/>
        <w:left w:val="none" w:sz="0" w:space="0" w:color="auto"/>
        <w:bottom w:val="none" w:sz="0" w:space="0" w:color="auto"/>
        <w:right w:val="none" w:sz="0" w:space="0" w:color="auto"/>
      </w:divBdr>
    </w:div>
    <w:div w:id="1349986782">
      <w:bodyDiv w:val="1"/>
      <w:marLeft w:val="0"/>
      <w:marRight w:val="0"/>
      <w:marTop w:val="0"/>
      <w:marBottom w:val="0"/>
      <w:divBdr>
        <w:top w:val="none" w:sz="0" w:space="0" w:color="auto"/>
        <w:left w:val="none" w:sz="0" w:space="0" w:color="auto"/>
        <w:bottom w:val="none" w:sz="0" w:space="0" w:color="auto"/>
        <w:right w:val="none" w:sz="0" w:space="0" w:color="auto"/>
      </w:divBdr>
    </w:div>
    <w:div w:id="1349986988">
      <w:bodyDiv w:val="1"/>
      <w:marLeft w:val="0"/>
      <w:marRight w:val="0"/>
      <w:marTop w:val="0"/>
      <w:marBottom w:val="0"/>
      <w:divBdr>
        <w:top w:val="none" w:sz="0" w:space="0" w:color="auto"/>
        <w:left w:val="none" w:sz="0" w:space="0" w:color="auto"/>
        <w:bottom w:val="none" w:sz="0" w:space="0" w:color="auto"/>
        <w:right w:val="none" w:sz="0" w:space="0" w:color="auto"/>
      </w:divBdr>
    </w:div>
    <w:div w:id="1350109830">
      <w:bodyDiv w:val="1"/>
      <w:marLeft w:val="0"/>
      <w:marRight w:val="0"/>
      <w:marTop w:val="0"/>
      <w:marBottom w:val="0"/>
      <w:divBdr>
        <w:top w:val="none" w:sz="0" w:space="0" w:color="auto"/>
        <w:left w:val="none" w:sz="0" w:space="0" w:color="auto"/>
        <w:bottom w:val="none" w:sz="0" w:space="0" w:color="auto"/>
        <w:right w:val="none" w:sz="0" w:space="0" w:color="auto"/>
      </w:divBdr>
    </w:div>
    <w:div w:id="1350138774">
      <w:bodyDiv w:val="1"/>
      <w:marLeft w:val="0"/>
      <w:marRight w:val="0"/>
      <w:marTop w:val="0"/>
      <w:marBottom w:val="0"/>
      <w:divBdr>
        <w:top w:val="none" w:sz="0" w:space="0" w:color="auto"/>
        <w:left w:val="none" w:sz="0" w:space="0" w:color="auto"/>
        <w:bottom w:val="none" w:sz="0" w:space="0" w:color="auto"/>
        <w:right w:val="none" w:sz="0" w:space="0" w:color="auto"/>
      </w:divBdr>
    </w:div>
    <w:div w:id="1350253387">
      <w:bodyDiv w:val="1"/>
      <w:marLeft w:val="0"/>
      <w:marRight w:val="0"/>
      <w:marTop w:val="0"/>
      <w:marBottom w:val="0"/>
      <w:divBdr>
        <w:top w:val="none" w:sz="0" w:space="0" w:color="auto"/>
        <w:left w:val="none" w:sz="0" w:space="0" w:color="auto"/>
        <w:bottom w:val="none" w:sz="0" w:space="0" w:color="auto"/>
        <w:right w:val="none" w:sz="0" w:space="0" w:color="auto"/>
      </w:divBdr>
    </w:div>
    <w:div w:id="1350765329">
      <w:bodyDiv w:val="1"/>
      <w:marLeft w:val="0"/>
      <w:marRight w:val="0"/>
      <w:marTop w:val="0"/>
      <w:marBottom w:val="0"/>
      <w:divBdr>
        <w:top w:val="none" w:sz="0" w:space="0" w:color="auto"/>
        <w:left w:val="none" w:sz="0" w:space="0" w:color="auto"/>
        <w:bottom w:val="none" w:sz="0" w:space="0" w:color="auto"/>
        <w:right w:val="none" w:sz="0" w:space="0" w:color="auto"/>
      </w:divBdr>
    </w:div>
    <w:div w:id="1350840563">
      <w:bodyDiv w:val="1"/>
      <w:marLeft w:val="0"/>
      <w:marRight w:val="0"/>
      <w:marTop w:val="0"/>
      <w:marBottom w:val="0"/>
      <w:divBdr>
        <w:top w:val="none" w:sz="0" w:space="0" w:color="auto"/>
        <w:left w:val="none" w:sz="0" w:space="0" w:color="auto"/>
        <w:bottom w:val="none" w:sz="0" w:space="0" w:color="auto"/>
        <w:right w:val="none" w:sz="0" w:space="0" w:color="auto"/>
      </w:divBdr>
    </w:div>
    <w:div w:id="1351100142">
      <w:bodyDiv w:val="1"/>
      <w:marLeft w:val="0"/>
      <w:marRight w:val="0"/>
      <w:marTop w:val="0"/>
      <w:marBottom w:val="0"/>
      <w:divBdr>
        <w:top w:val="none" w:sz="0" w:space="0" w:color="auto"/>
        <w:left w:val="none" w:sz="0" w:space="0" w:color="auto"/>
        <w:bottom w:val="none" w:sz="0" w:space="0" w:color="auto"/>
        <w:right w:val="none" w:sz="0" w:space="0" w:color="auto"/>
      </w:divBdr>
    </w:div>
    <w:div w:id="1351222161">
      <w:bodyDiv w:val="1"/>
      <w:marLeft w:val="0"/>
      <w:marRight w:val="0"/>
      <w:marTop w:val="0"/>
      <w:marBottom w:val="0"/>
      <w:divBdr>
        <w:top w:val="none" w:sz="0" w:space="0" w:color="auto"/>
        <w:left w:val="none" w:sz="0" w:space="0" w:color="auto"/>
        <w:bottom w:val="none" w:sz="0" w:space="0" w:color="auto"/>
        <w:right w:val="none" w:sz="0" w:space="0" w:color="auto"/>
      </w:divBdr>
    </w:div>
    <w:div w:id="1351250956">
      <w:bodyDiv w:val="1"/>
      <w:marLeft w:val="0"/>
      <w:marRight w:val="0"/>
      <w:marTop w:val="0"/>
      <w:marBottom w:val="0"/>
      <w:divBdr>
        <w:top w:val="none" w:sz="0" w:space="0" w:color="auto"/>
        <w:left w:val="none" w:sz="0" w:space="0" w:color="auto"/>
        <w:bottom w:val="none" w:sz="0" w:space="0" w:color="auto"/>
        <w:right w:val="none" w:sz="0" w:space="0" w:color="auto"/>
      </w:divBdr>
    </w:div>
    <w:div w:id="1351298111">
      <w:bodyDiv w:val="1"/>
      <w:marLeft w:val="0"/>
      <w:marRight w:val="0"/>
      <w:marTop w:val="0"/>
      <w:marBottom w:val="0"/>
      <w:divBdr>
        <w:top w:val="none" w:sz="0" w:space="0" w:color="auto"/>
        <w:left w:val="none" w:sz="0" w:space="0" w:color="auto"/>
        <w:bottom w:val="none" w:sz="0" w:space="0" w:color="auto"/>
        <w:right w:val="none" w:sz="0" w:space="0" w:color="auto"/>
      </w:divBdr>
    </w:div>
    <w:div w:id="1351301289">
      <w:bodyDiv w:val="1"/>
      <w:marLeft w:val="0"/>
      <w:marRight w:val="0"/>
      <w:marTop w:val="0"/>
      <w:marBottom w:val="0"/>
      <w:divBdr>
        <w:top w:val="none" w:sz="0" w:space="0" w:color="auto"/>
        <w:left w:val="none" w:sz="0" w:space="0" w:color="auto"/>
        <w:bottom w:val="none" w:sz="0" w:space="0" w:color="auto"/>
        <w:right w:val="none" w:sz="0" w:space="0" w:color="auto"/>
      </w:divBdr>
    </w:div>
    <w:div w:id="1351371120">
      <w:bodyDiv w:val="1"/>
      <w:marLeft w:val="0"/>
      <w:marRight w:val="0"/>
      <w:marTop w:val="0"/>
      <w:marBottom w:val="0"/>
      <w:divBdr>
        <w:top w:val="none" w:sz="0" w:space="0" w:color="auto"/>
        <w:left w:val="none" w:sz="0" w:space="0" w:color="auto"/>
        <w:bottom w:val="none" w:sz="0" w:space="0" w:color="auto"/>
        <w:right w:val="none" w:sz="0" w:space="0" w:color="auto"/>
      </w:divBdr>
    </w:div>
    <w:div w:id="1351687648">
      <w:bodyDiv w:val="1"/>
      <w:marLeft w:val="0"/>
      <w:marRight w:val="0"/>
      <w:marTop w:val="0"/>
      <w:marBottom w:val="0"/>
      <w:divBdr>
        <w:top w:val="none" w:sz="0" w:space="0" w:color="auto"/>
        <w:left w:val="none" w:sz="0" w:space="0" w:color="auto"/>
        <w:bottom w:val="none" w:sz="0" w:space="0" w:color="auto"/>
        <w:right w:val="none" w:sz="0" w:space="0" w:color="auto"/>
      </w:divBdr>
    </w:div>
    <w:div w:id="1351831485">
      <w:bodyDiv w:val="1"/>
      <w:marLeft w:val="0"/>
      <w:marRight w:val="0"/>
      <w:marTop w:val="0"/>
      <w:marBottom w:val="0"/>
      <w:divBdr>
        <w:top w:val="none" w:sz="0" w:space="0" w:color="auto"/>
        <w:left w:val="none" w:sz="0" w:space="0" w:color="auto"/>
        <w:bottom w:val="none" w:sz="0" w:space="0" w:color="auto"/>
        <w:right w:val="none" w:sz="0" w:space="0" w:color="auto"/>
      </w:divBdr>
    </w:div>
    <w:div w:id="1351953484">
      <w:bodyDiv w:val="1"/>
      <w:marLeft w:val="0"/>
      <w:marRight w:val="0"/>
      <w:marTop w:val="0"/>
      <w:marBottom w:val="0"/>
      <w:divBdr>
        <w:top w:val="none" w:sz="0" w:space="0" w:color="auto"/>
        <w:left w:val="none" w:sz="0" w:space="0" w:color="auto"/>
        <w:bottom w:val="none" w:sz="0" w:space="0" w:color="auto"/>
        <w:right w:val="none" w:sz="0" w:space="0" w:color="auto"/>
      </w:divBdr>
    </w:div>
    <w:div w:id="1351953818">
      <w:bodyDiv w:val="1"/>
      <w:marLeft w:val="0"/>
      <w:marRight w:val="0"/>
      <w:marTop w:val="0"/>
      <w:marBottom w:val="0"/>
      <w:divBdr>
        <w:top w:val="none" w:sz="0" w:space="0" w:color="auto"/>
        <w:left w:val="none" w:sz="0" w:space="0" w:color="auto"/>
        <w:bottom w:val="none" w:sz="0" w:space="0" w:color="auto"/>
        <w:right w:val="none" w:sz="0" w:space="0" w:color="auto"/>
      </w:divBdr>
    </w:div>
    <w:div w:id="1352103225">
      <w:bodyDiv w:val="1"/>
      <w:marLeft w:val="0"/>
      <w:marRight w:val="0"/>
      <w:marTop w:val="0"/>
      <w:marBottom w:val="0"/>
      <w:divBdr>
        <w:top w:val="none" w:sz="0" w:space="0" w:color="auto"/>
        <w:left w:val="none" w:sz="0" w:space="0" w:color="auto"/>
        <w:bottom w:val="none" w:sz="0" w:space="0" w:color="auto"/>
        <w:right w:val="none" w:sz="0" w:space="0" w:color="auto"/>
      </w:divBdr>
    </w:div>
    <w:div w:id="1352221096">
      <w:bodyDiv w:val="1"/>
      <w:marLeft w:val="0"/>
      <w:marRight w:val="0"/>
      <w:marTop w:val="0"/>
      <w:marBottom w:val="0"/>
      <w:divBdr>
        <w:top w:val="none" w:sz="0" w:space="0" w:color="auto"/>
        <w:left w:val="none" w:sz="0" w:space="0" w:color="auto"/>
        <w:bottom w:val="none" w:sz="0" w:space="0" w:color="auto"/>
        <w:right w:val="none" w:sz="0" w:space="0" w:color="auto"/>
      </w:divBdr>
    </w:div>
    <w:div w:id="1352299644">
      <w:bodyDiv w:val="1"/>
      <w:marLeft w:val="0"/>
      <w:marRight w:val="0"/>
      <w:marTop w:val="0"/>
      <w:marBottom w:val="0"/>
      <w:divBdr>
        <w:top w:val="none" w:sz="0" w:space="0" w:color="auto"/>
        <w:left w:val="none" w:sz="0" w:space="0" w:color="auto"/>
        <w:bottom w:val="none" w:sz="0" w:space="0" w:color="auto"/>
        <w:right w:val="none" w:sz="0" w:space="0" w:color="auto"/>
      </w:divBdr>
    </w:div>
    <w:div w:id="1352336861">
      <w:bodyDiv w:val="1"/>
      <w:marLeft w:val="0"/>
      <w:marRight w:val="0"/>
      <w:marTop w:val="0"/>
      <w:marBottom w:val="0"/>
      <w:divBdr>
        <w:top w:val="none" w:sz="0" w:space="0" w:color="auto"/>
        <w:left w:val="none" w:sz="0" w:space="0" w:color="auto"/>
        <w:bottom w:val="none" w:sz="0" w:space="0" w:color="auto"/>
        <w:right w:val="none" w:sz="0" w:space="0" w:color="auto"/>
      </w:divBdr>
    </w:div>
    <w:div w:id="1352488108">
      <w:bodyDiv w:val="1"/>
      <w:marLeft w:val="0"/>
      <w:marRight w:val="0"/>
      <w:marTop w:val="0"/>
      <w:marBottom w:val="0"/>
      <w:divBdr>
        <w:top w:val="none" w:sz="0" w:space="0" w:color="auto"/>
        <w:left w:val="none" w:sz="0" w:space="0" w:color="auto"/>
        <w:bottom w:val="none" w:sz="0" w:space="0" w:color="auto"/>
        <w:right w:val="none" w:sz="0" w:space="0" w:color="auto"/>
      </w:divBdr>
    </w:div>
    <w:div w:id="1352491721">
      <w:bodyDiv w:val="1"/>
      <w:marLeft w:val="0"/>
      <w:marRight w:val="0"/>
      <w:marTop w:val="0"/>
      <w:marBottom w:val="0"/>
      <w:divBdr>
        <w:top w:val="none" w:sz="0" w:space="0" w:color="auto"/>
        <w:left w:val="none" w:sz="0" w:space="0" w:color="auto"/>
        <w:bottom w:val="none" w:sz="0" w:space="0" w:color="auto"/>
        <w:right w:val="none" w:sz="0" w:space="0" w:color="auto"/>
      </w:divBdr>
    </w:div>
    <w:div w:id="1352532210">
      <w:bodyDiv w:val="1"/>
      <w:marLeft w:val="0"/>
      <w:marRight w:val="0"/>
      <w:marTop w:val="0"/>
      <w:marBottom w:val="0"/>
      <w:divBdr>
        <w:top w:val="none" w:sz="0" w:space="0" w:color="auto"/>
        <w:left w:val="none" w:sz="0" w:space="0" w:color="auto"/>
        <w:bottom w:val="none" w:sz="0" w:space="0" w:color="auto"/>
        <w:right w:val="none" w:sz="0" w:space="0" w:color="auto"/>
      </w:divBdr>
    </w:div>
    <w:div w:id="1352562354">
      <w:bodyDiv w:val="1"/>
      <w:marLeft w:val="0"/>
      <w:marRight w:val="0"/>
      <w:marTop w:val="0"/>
      <w:marBottom w:val="0"/>
      <w:divBdr>
        <w:top w:val="none" w:sz="0" w:space="0" w:color="auto"/>
        <w:left w:val="none" w:sz="0" w:space="0" w:color="auto"/>
        <w:bottom w:val="none" w:sz="0" w:space="0" w:color="auto"/>
        <w:right w:val="none" w:sz="0" w:space="0" w:color="auto"/>
      </w:divBdr>
    </w:div>
    <w:div w:id="1353146725">
      <w:bodyDiv w:val="1"/>
      <w:marLeft w:val="0"/>
      <w:marRight w:val="0"/>
      <w:marTop w:val="0"/>
      <w:marBottom w:val="0"/>
      <w:divBdr>
        <w:top w:val="none" w:sz="0" w:space="0" w:color="auto"/>
        <w:left w:val="none" w:sz="0" w:space="0" w:color="auto"/>
        <w:bottom w:val="none" w:sz="0" w:space="0" w:color="auto"/>
        <w:right w:val="none" w:sz="0" w:space="0" w:color="auto"/>
      </w:divBdr>
    </w:div>
    <w:div w:id="1353264043">
      <w:bodyDiv w:val="1"/>
      <w:marLeft w:val="0"/>
      <w:marRight w:val="0"/>
      <w:marTop w:val="0"/>
      <w:marBottom w:val="0"/>
      <w:divBdr>
        <w:top w:val="none" w:sz="0" w:space="0" w:color="auto"/>
        <w:left w:val="none" w:sz="0" w:space="0" w:color="auto"/>
        <w:bottom w:val="none" w:sz="0" w:space="0" w:color="auto"/>
        <w:right w:val="none" w:sz="0" w:space="0" w:color="auto"/>
      </w:divBdr>
    </w:div>
    <w:div w:id="1353409843">
      <w:bodyDiv w:val="1"/>
      <w:marLeft w:val="0"/>
      <w:marRight w:val="0"/>
      <w:marTop w:val="0"/>
      <w:marBottom w:val="0"/>
      <w:divBdr>
        <w:top w:val="none" w:sz="0" w:space="0" w:color="auto"/>
        <w:left w:val="none" w:sz="0" w:space="0" w:color="auto"/>
        <w:bottom w:val="none" w:sz="0" w:space="0" w:color="auto"/>
        <w:right w:val="none" w:sz="0" w:space="0" w:color="auto"/>
      </w:divBdr>
    </w:div>
    <w:div w:id="1353455114">
      <w:bodyDiv w:val="1"/>
      <w:marLeft w:val="0"/>
      <w:marRight w:val="0"/>
      <w:marTop w:val="0"/>
      <w:marBottom w:val="0"/>
      <w:divBdr>
        <w:top w:val="none" w:sz="0" w:space="0" w:color="auto"/>
        <w:left w:val="none" w:sz="0" w:space="0" w:color="auto"/>
        <w:bottom w:val="none" w:sz="0" w:space="0" w:color="auto"/>
        <w:right w:val="none" w:sz="0" w:space="0" w:color="auto"/>
      </w:divBdr>
    </w:div>
    <w:div w:id="1353606244">
      <w:bodyDiv w:val="1"/>
      <w:marLeft w:val="0"/>
      <w:marRight w:val="0"/>
      <w:marTop w:val="0"/>
      <w:marBottom w:val="0"/>
      <w:divBdr>
        <w:top w:val="none" w:sz="0" w:space="0" w:color="auto"/>
        <w:left w:val="none" w:sz="0" w:space="0" w:color="auto"/>
        <w:bottom w:val="none" w:sz="0" w:space="0" w:color="auto"/>
        <w:right w:val="none" w:sz="0" w:space="0" w:color="auto"/>
      </w:divBdr>
    </w:div>
    <w:div w:id="1353723715">
      <w:bodyDiv w:val="1"/>
      <w:marLeft w:val="0"/>
      <w:marRight w:val="0"/>
      <w:marTop w:val="0"/>
      <w:marBottom w:val="0"/>
      <w:divBdr>
        <w:top w:val="none" w:sz="0" w:space="0" w:color="auto"/>
        <w:left w:val="none" w:sz="0" w:space="0" w:color="auto"/>
        <w:bottom w:val="none" w:sz="0" w:space="0" w:color="auto"/>
        <w:right w:val="none" w:sz="0" w:space="0" w:color="auto"/>
      </w:divBdr>
    </w:div>
    <w:div w:id="1353995147">
      <w:bodyDiv w:val="1"/>
      <w:marLeft w:val="0"/>
      <w:marRight w:val="0"/>
      <w:marTop w:val="0"/>
      <w:marBottom w:val="0"/>
      <w:divBdr>
        <w:top w:val="none" w:sz="0" w:space="0" w:color="auto"/>
        <w:left w:val="none" w:sz="0" w:space="0" w:color="auto"/>
        <w:bottom w:val="none" w:sz="0" w:space="0" w:color="auto"/>
        <w:right w:val="none" w:sz="0" w:space="0" w:color="auto"/>
      </w:divBdr>
    </w:div>
    <w:div w:id="1354065104">
      <w:bodyDiv w:val="1"/>
      <w:marLeft w:val="0"/>
      <w:marRight w:val="0"/>
      <w:marTop w:val="0"/>
      <w:marBottom w:val="0"/>
      <w:divBdr>
        <w:top w:val="none" w:sz="0" w:space="0" w:color="auto"/>
        <w:left w:val="none" w:sz="0" w:space="0" w:color="auto"/>
        <w:bottom w:val="none" w:sz="0" w:space="0" w:color="auto"/>
        <w:right w:val="none" w:sz="0" w:space="0" w:color="auto"/>
      </w:divBdr>
    </w:div>
    <w:div w:id="1354113541">
      <w:bodyDiv w:val="1"/>
      <w:marLeft w:val="0"/>
      <w:marRight w:val="0"/>
      <w:marTop w:val="0"/>
      <w:marBottom w:val="0"/>
      <w:divBdr>
        <w:top w:val="none" w:sz="0" w:space="0" w:color="auto"/>
        <w:left w:val="none" w:sz="0" w:space="0" w:color="auto"/>
        <w:bottom w:val="none" w:sz="0" w:space="0" w:color="auto"/>
        <w:right w:val="none" w:sz="0" w:space="0" w:color="auto"/>
      </w:divBdr>
    </w:div>
    <w:div w:id="1354183446">
      <w:bodyDiv w:val="1"/>
      <w:marLeft w:val="0"/>
      <w:marRight w:val="0"/>
      <w:marTop w:val="0"/>
      <w:marBottom w:val="0"/>
      <w:divBdr>
        <w:top w:val="none" w:sz="0" w:space="0" w:color="auto"/>
        <w:left w:val="none" w:sz="0" w:space="0" w:color="auto"/>
        <w:bottom w:val="none" w:sz="0" w:space="0" w:color="auto"/>
        <w:right w:val="none" w:sz="0" w:space="0" w:color="auto"/>
      </w:divBdr>
    </w:div>
    <w:div w:id="1354260514">
      <w:bodyDiv w:val="1"/>
      <w:marLeft w:val="0"/>
      <w:marRight w:val="0"/>
      <w:marTop w:val="0"/>
      <w:marBottom w:val="0"/>
      <w:divBdr>
        <w:top w:val="none" w:sz="0" w:space="0" w:color="auto"/>
        <w:left w:val="none" w:sz="0" w:space="0" w:color="auto"/>
        <w:bottom w:val="none" w:sz="0" w:space="0" w:color="auto"/>
        <w:right w:val="none" w:sz="0" w:space="0" w:color="auto"/>
      </w:divBdr>
    </w:div>
    <w:div w:id="1354500275">
      <w:bodyDiv w:val="1"/>
      <w:marLeft w:val="0"/>
      <w:marRight w:val="0"/>
      <w:marTop w:val="0"/>
      <w:marBottom w:val="0"/>
      <w:divBdr>
        <w:top w:val="none" w:sz="0" w:space="0" w:color="auto"/>
        <w:left w:val="none" w:sz="0" w:space="0" w:color="auto"/>
        <w:bottom w:val="none" w:sz="0" w:space="0" w:color="auto"/>
        <w:right w:val="none" w:sz="0" w:space="0" w:color="auto"/>
      </w:divBdr>
    </w:div>
    <w:div w:id="1354578996">
      <w:bodyDiv w:val="1"/>
      <w:marLeft w:val="0"/>
      <w:marRight w:val="0"/>
      <w:marTop w:val="0"/>
      <w:marBottom w:val="0"/>
      <w:divBdr>
        <w:top w:val="none" w:sz="0" w:space="0" w:color="auto"/>
        <w:left w:val="none" w:sz="0" w:space="0" w:color="auto"/>
        <w:bottom w:val="none" w:sz="0" w:space="0" w:color="auto"/>
        <w:right w:val="none" w:sz="0" w:space="0" w:color="auto"/>
      </w:divBdr>
    </w:div>
    <w:div w:id="1354763034">
      <w:bodyDiv w:val="1"/>
      <w:marLeft w:val="0"/>
      <w:marRight w:val="0"/>
      <w:marTop w:val="0"/>
      <w:marBottom w:val="0"/>
      <w:divBdr>
        <w:top w:val="none" w:sz="0" w:space="0" w:color="auto"/>
        <w:left w:val="none" w:sz="0" w:space="0" w:color="auto"/>
        <w:bottom w:val="none" w:sz="0" w:space="0" w:color="auto"/>
        <w:right w:val="none" w:sz="0" w:space="0" w:color="auto"/>
      </w:divBdr>
    </w:div>
    <w:div w:id="1354917045">
      <w:bodyDiv w:val="1"/>
      <w:marLeft w:val="0"/>
      <w:marRight w:val="0"/>
      <w:marTop w:val="0"/>
      <w:marBottom w:val="0"/>
      <w:divBdr>
        <w:top w:val="none" w:sz="0" w:space="0" w:color="auto"/>
        <w:left w:val="none" w:sz="0" w:space="0" w:color="auto"/>
        <w:bottom w:val="none" w:sz="0" w:space="0" w:color="auto"/>
        <w:right w:val="none" w:sz="0" w:space="0" w:color="auto"/>
      </w:divBdr>
    </w:div>
    <w:div w:id="1355038537">
      <w:bodyDiv w:val="1"/>
      <w:marLeft w:val="0"/>
      <w:marRight w:val="0"/>
      <w:marTop w:val="0"/>
      <w:marBottom w:val="0"/>
      <w:divBdr>
        <w:top w:val="none" w:sz="0" w:space="0" w:color="auto"/>
        <w:left w:val="none" w:sz="0" w:space="0" w:color="auto"/>
        <w:bottom w:val="none" w:sz="0" w:space="0" w:color="auto"/>
        <w:right w:val="none" w:sz="0" w:space="0" w:color="auto"/>
      </w:divBdr>
    </w:div>
    <w:div w:id="1355380142">
      <w:bodyDiv w:val="1"/>
      <w:marLeft w:val="0"/>
      <w:marRight w:val="0"/>
      <w:marTop w:val="0"/>
      <w:marBottom w:val="0"/>
      <w:divBdr>
        <w:top w:val="none" w:sz="0" w:space="0" w:color="auto"/>
        <w:left w:val="none" w:sz="0" w:space="0" w:color="auto"/>
        <w:bottom w:val="none" w:sz="0" w:space="0" w:color="auto"/>
        <w:right w:val="none" w:sz="0" w:space="0" w:color="auto"/>
      </w:divBdr>
    </w:div>
    <w:div w:id="1355691552">
      <w:bodyDiv w:val="1"/>
      <w:marLeft w:val="0"/>
      <w:marRight w:val="0"/>
      <w:marTop w:val="0"/>
      <w:marBottom w:val="0"/>
      <w:divBdr>
        <w:top w:val="none" w:sz="0" w:space="0" w:color="auto"/>
        <w:left w:val="none" w:sz="0" w:space="0" w:color="auto"/>
        <w:bottom w:val="none" w:sz="0" w:space="0" w:color="auto"/>
        <w:right w:val="none" w:sz="0" w:space="0" w:color="auto"/>
      </w:divBdr>
    </w:div>
    <w:div w:id="1355810947">
      <w:bodyDiv w:val="1"/>
      <w:marLeft w:val="0"/>
      <w:marRight w:val="0"/>
      <w:marTop w:val="0"/>
      <w:marBottom w:val="0"/>
      <w:divBdr>
        <w:top w:val="none" w:sz="0" w:space="0" w:color="auto"/>
        <w:left w:val="none" w:sz="0" w:space="0" w:color="auto"/>
        <w:bottom w:val="none" w:sz="0" w:space="0" w:color="auto"/>
        <w:right w:val="none" w:sz="0" w:space="0" w:color="auto"/>
      </w:divBdr>
    </w:div>
    <w:div w:id="1355887638">
      <w:bodyDiv w:val="1"/>
      <w:marLeft w:val="0"/>
      <w:marRight w:val="0"/>
      <w:marTop w:val="0"/>
      <w:marBottom w:val="0"/>
      <w:divBdr>
        <w:top w:val="none" w:sz="0" w:space="0" w:color="auto"/>
        <w:left w:val="none" w:sz="0" w:space="0" w:color="auto"/>
        <w:bottom w:val="none" w:sz="0" w:space="0" w:color="auto"/>
        <w:right w:val="none" w:sz="0" w:space="0" w:color="auto"/>
      </w:divBdr>
    </w:div>
    <w:div w:id="1355960851">
      <w:bodyDiv w:val="1"/>
      <w:marLeft w:val="0"/>
      <w:marRight w:val="0"/>
      <w:marTop w:val="0"/>
      <w:marBottom w:val="0"/>
      <w:divBdr>
        <w:top w:val="none" w:sz="0" w:space="0" w:color="auto"/>
        <w:left w:val="none" w:sz="0" w:space="0" w:color="auto"/>
        <w:bottom w:val="none" w:sz="0" w:space="0" w:color="auto"/>
        <w:right w:val="none" w:sz="0" w:space="0" w:color="auto"/>
      </w:divBdr>
    </w:div>
    <w:div w:id="1356342601">
      <w:bodyDiv w:val="1"/>
      <w:marLeft w:val="0"/>
      <w:marRight w:val="0"/>
      <w:marTop w:val="0"/>
      <w:marBottom w:val="0"/>
      <w:divBdr>
        <w:top w:val="none" w:sz="0" w:space="0" w:color="auto"/>
        <w:left w:val="none" w:sz="0" w:space="0" w:color="auto"/>
        <w:bottom w:val="none" w:sz="0" w:space="0" w:color="auto"/>
        <w:right w:val="none" w:sz="0" w:space="0" w:color="auto"/>
      </w:divBdr>
    </w:div>
    <w:div w:id="1356349792">
      <w:bodyDiv w:val="1"/>
      <w:marLeft w:val="0"/>
      <w:marRight w:val="0"/>
      <w:marTop w:val="0"/>
      <w:marBottom w:val="0"/>
      <w:divBdr>
        <w:top w:val="none" w:sz="0" w:space="0" w:color="auto"/>
        <w:left w:val="none" w:sz="0" w:space="0" w:color="auto"/>
        <w:bottom w:val="none" w:sz="0" w:space="0" w:color="auto"/>
        <w:right w:val="none" w:sz="0" w:space="0" w:color="auto"/>
      </w:divBdr>
    </w:div>
    <w:div w:id="1356464512">
      <w:bodyDiv w:val="1"/>
      <w:marLeft w:val="0"/>
      <w:marRight w:val="0"/>
      <w:marTop w:val="0"/>
      <w:marBottom w:val="0"/>
      <w:divBdr>
        <w:top w:val="none" w:sz="0" w:space="0" w:color="auto"/>
        <w:left w:val="none" w:sz="0" w:space="0" w:color="auto"/>
        <w:bottom w:val="none" w:sz="0" w:space="0" w:color="auto"/>
        <w:right w:val="none" w:sz="0" w:space="0" w:color="auto"/>
      </w:divBdr>
    </w:div>
    <w:div w:id="1356493638">
      <w:bodyDiv w:val="1"/>
      <w:marLeft w:val="0"/>
      <w:marRight w:val="0"/>
      <w:marTop w:val="0"/>
      <w:marBottom w:val="0"/>
      <w:divBdr>
        <w:top w:val="none" w:sz="0" w:space="0" w:color="auto"/>
        <w:left w:val="none" w:sz="0" w:space="0" w:color="auto"/>
        <w:bottom w:val="none" w:sz="0" w:space="0" w:color="auto"/>
        <w:right w:val="none" w:sz="0" w:space="0" w:color="auto"/>
      </w:divBdr>
    </w:div>
    <w:div w:id="1356614912">
      <w:bodyDiv w:val="1"/>
      <w:marLeft w:val="0"/>
      <w:marRight w:val="0"/>
      <w:marTop w:val="0"/>
      <w:marBottom w:val="0"/>
      <w:divBdr>
        <w:top w:val="none" w:sz="0" w:space="0" w:color="auto"/>
        <w:left w:val="none" w:sz="0" w:space="0" w:color="auto"/>
        <w:bottom w:val="none" w:sz="0" w:space="0" w:color="auto"/>
        <w:right w:val="none" w:sz="0" w:space="0" w:color="auto"/>
      </w:divBdr>
    </w:div>
    <w:div w:id="1356804314">
      <w:bodyDiv w:val="1"/>
      <w:marLeft w:val="0"/>
      <w:marRight w:val="0"/>
      <w:marTop w:val="0"/>
      <w:marBottom w:val="0"/>
      <w:divBdr>
        <w:top w:val="none" w:sz="0" w:space="0" w:color="auto"/>
        <w:left w:val="none" w:sz="0" w:space="0" w:color="auto"/>
        <w:bottom w:val="none" w:sz="0" w:space="0" w:color="auto"/>
        <w:right w:val="none" w:sz="0" w:space="0" w:color="auto"/>
      </w:divBdr>
    </w:div>
    <w:div w:id="1356882467">
      <w:bodyDiv w:val="1"/>
      <w:marLeft w:val="0"/>
      <w:marRight w:val="0"/>
      <w:marTop w:val="0"/>
      <w:marBottom w:val="0"/>
      <w:divBdr>
        <w:top w:val="none" w:sz="0" w:space="0" w:color="auto"/>
        <w:left w:val="none" w:sz="0" w:space="0" w:color="auto"/>
        <w:bottom w:val="none" w:sz="0" w:space="0" w:color="auto"/>
        <w:right w:val="none" w:sz="0" w:space="0" w:color="auto"/>
      </w:divBdr>
    </w:div>
    <w:div w:id="1356884946">
      <w:bodyDiv w:val="1"/>
      <w:marLeft w:val="0"/>
      <w:marRight w:val="0"/>
      <w:marTop w:val="0"/>
      <w:marBottom w:val="0"/>
      <w:divBdr>
        <w:top w:val="none" w:sz="0" w:space="0" w:color="auto"/>
        <w:left w:val="none" w:sz="0" w:space="0" w:color="auto"/>
        <w:bottom w:val="none" w:sz="0" w:space="0" w:color="auto"/>
        <w:right w:val="none" w:sz="0" w:space="0" w:color="auto"/>
      </w:divBdr>
    </w:div>
    <w:div w:id="1356929163">
      <w:bodyDiv w:val="1"/>
      <w:marLeft w:val="0"/>
      <w:marRight w:val="0"/>
      <w:marTop w:val="0"/>
      <w:marBottom w:val="0"/>
      <w:divBdr>
        <w:top w:val="none" w:sz="0" w:space="0" w:color="auto"/>
        <w:left w:val="none" w:sz="0" w:space="0" w:color="auto"/>
        <w:bottom w:val="none" w:sz="0" w:space="0" w:color="auto"/>
        <w:right w:val="none" w:sz="0" w:space="0" w:color="auto"/>
      </w:divBdr>
    </w:div>
    <w:div w:id="1356929477">
      <w:bodyDiv w:val="1"/>
      <w:marLeft w:val="0"/>
      <w:marRight w:val="0"/>
      <w:marTop w:val="0"/>
      <w:marBottom w:val="0"/>
      <w:divBdr>
        <w:top w:val="none" w:sz="0" w:space="0" w:color="auto"/>
        <w:left w:val="none" w:sz="0" w:space="0" w:color="auto"/>
        <w:bottom w:val="none" w:sz="0" w:space="0" w:color="auto"/>
        <w:right w:val="none" w:sz="0" w:space="0" w:color="auto"/>
      </w:divBdr>
    </w:div>
    <w:div w:id="1356931106">
      <w:bodyDiv w:val="1"/>
      <w:marLeft w:val="0"/>
      <w:marRight w:val="0"/>
      <w:marTop w:val="0"/>
      <w:marBottom w:val="0"/>
      <w:divBdr>
        <w:top w:val="none" w:sz="0" w:space="0" w:color="auto"/>
        <w:left w:val="none" w:sz="0" w:space="0" w:color="auto"/>
        <w:bottom w:val="none" w:sz="0" w:space="0" w:color="auto"/>
        <w:right w:val="none" w:sz="0" w:space="0" w:color="auto"/>
      </w:divBdr>
    </w:div>
    <w:div w:id="1357459922">
      <w:bodyDiv w:val="1"/>
      <w:marLeft w:val="0"/>
      <w:marRight w:val="0"/>
      <w:marTop w:val="0"/>
      <w:marBottom w:val="0"/>
      <w:divBdr>
        <w:top w:val="none" w:sz="0" w:space="0" w:color="auto"/>
        <w:left w:val="none" w:sz="0" w:space="0" w:color="auto"/>
        <w:bottom w:val="none" w:sz="0" w:space="0" w:color="auto"/>
        <w:right w:val="none" w:sz="0" w:space="0" w:color="auto"/>
      </w:divBdr>
    </w:div>
    <w:div w:id="1357845620">
      <w:bodyDiv w:val="1"/>
      <w:marLeft w:val="0"/>
      <w:marRight w:val="0"/>
      <w:marTop w:val="0"/>
      <w:marBottom w:val="0"/>
      <w:divBdr>
        <w:top w:val="none" w:sz="0" w:space="0" w:color="auto"/>
        <w:left w:val="none" w:sz="0" w:space="0" w:color="auto"/>
        <w:bottom w:val="none" w:sz="0" w:space="0" w:color="auto"/>
        <w:right w:val="none" w:sz="0" w:space="0" w:color="auto"/>
      </w:divBdr>
    </w:div>
    <w:div w:id="1358192783">
      <w:bodyDiv w:val="1"/>
      <w:marLeft w:val="0"/>
      <w:marRight w:val="0"/>
      <w:marTop w:val="0"/>
      <w:marBottom w:val="0"/>
      <w:divBdr>
        <w:top w:val="none" w:sz="0" w:space="0" w:color="auto"/>
        <w:left w:val="none" w:sz="0" w:space="0" w:color="auto"/>
        <w:bottom w:val="none" w:sz="0" w:space="0" w:color="auto"/>
        <w:right w:val="none" w:sz="0" w:space="0" w:color="auto"/>
      </w:divBdr>
    </w:div>
    <w:div w:id="1358233978">
      <w:bodyDiv w:val="1"/>
      <w:marLeft w:val="0"/>
      <w:marRight w:val="0"/>
      <w:marTop w:val="0"/>
      <w:marBottom w:val="0"/>
      <w:divBdr>
        <w:top w:val="none" w:sz="0" w:space="0" w:color="auto"/>
        <w:left w:val="none" w:sz="0" w:space="0" w:color="auto"/>
        <w:bottom w:val="none" w:sz="0" w:space="0" w:color="auto"/>
        <w:right w:val="none" w:sz="0" w:space="0" w:color="auto"/>
      </w:divBdr>
    </w:div>
    <w:div w:id="1358234105">
      <w:bodyDiv w:val="1"/>
      <w:marLeft w:val="0"/>
      <w:marRight w:val="0"/>
      <w:marTop w:val="0"/>
      <w:marBottom w:val="0"/>
      <w:divBdr>
        <w:top w:val="none" w:sz="0" w:space="0" w:color="auto"/>
        <w:left w:val="none" w:sz="0" w:space="0" w:color="auto"/>
        <w:bottom w:val="none" w:sz="0" w:space="0" w:color="auto"/>
        <w:right w:val="none" w:sz="0" w:space="0" w:color="auto"/>
      </w:divBdr>
    </w:div>
    <w:div w:id="1358432954">
      <w:bodyDiv w:val="1"/>
      <w:marLeft w:val="0"/>
      <w:marRight w:val="0"/>
      <w:marTop w:val="0"/>
      <w:marBottom w:val="0"/>
      <w:divBdr>
        <w:top w:val="none" w:sz="0" w:space="0" w:color="auto"/>
        <w:left w:val="none" w:sz="0" w:space="0" w:color="auto"/>
        <w:bottom w:val="none" w:sz="0" w:space="0" w:color="auto"/>
        <w:right w:val="none" w:sz="0" w:space="0" w:color="auto"/>
      </w:divBdr>
    </w:div>
    <w:div w:id="1358576259">
      <w:bodyDiv w:val="1"/>
      <w:marLeft w:val="0"/>
      <w:marRight w:val="0"/>
      <w:marTop w:val="0"/>
      <w:marBottom w:val="0"/>
      <w:divBdr>
        <w:top w:val="none" w:sz="0" w:space="0" w:color="auto"/>
        <w:left w:val="none" w:sz="0" w:space="0" w:color="auto"/>
        <w:bottom w:val="none" w:sz="0" w:space="0" w:color="auto"/>
        <w:right w:val="none" w:sz="0" w:space="0" w:color="auto"/>
      </w:divBdr>
    </w:div>
    <w:div w:id="1358652010">
      <w:bodyDiv w:val="1"/>
      <w:marLeft w:val="0"/>
      <w:marRight w:val="0"/>
      <w:marTop w:val="0"/>
      <w:marBottom w:val="0"/>
      <w:divBdr>
        <w:top w:val="none" w:sz="0" w:space="0" w:color="auto"/>
        <w:left w:val="none" w:sz="0" w:space="0" w:color="auto"/>
        <w:bottom w:val="none" w:sz="0" w:space="0" w:color="auto"/>
        <w:right w:val="none" w:sz="0" w:space="0" w:color="auto"/>
      </w:divBdr>
    </w:div>
    <w:div w:id="1358652312">
      <w:bodyDiv w:val="1"/>
      <w:marLeft w:val="0"/>
      <w:marRight w:val="0"/>
      <w:marTop w:val="0"/>
      <w:marBottom w:val="0"/>
      <w:divBdr>
        <w:top w:val="none" w:sz="0" w:space="0" w:color="auto"/>
        <w:left w:val="none" w:sz="0" w:space="0" w:color="auto"/>
        <w:bottom w:val="none" w:sz="0" w:space="0" w:color="auto"/>
        <w:right w:val="none" w:sz="0" w:space="0" w:color="auto"/>
      </w:divBdr>
    </w:div>
    <w:div w:id="1358889663">
      <w:bodyDiv w:val="1"/>
      <w:marLeft w:val="0"/>
      <w:marRight w:val="0"/>
      <w:marTop w:val="0"/>
      <w:marBottom w:val="0"/>
      <w:divBdr>
        <w:top w:val="none" w:sz="0" w:space="0" w:color="auto"/>
        <w:left w:val="none" w:sz="0" w:space="0" w:color="auto"/>
        <w:bottom w:val="none" w:sz="0" w:space="0" w:color="auto"/>
        <w:right w:val="none" w:sz="0" w:space="0" w:color="auto"/>
      </w:divBdr>
    </w:div>
    <w:div w:id="1359042068">
      <w:bodyDiv w:val="1"/>
      <w:marLeft w:val="0"/>
      <w:marRight w:val="0"/>
      <w:marTop w:val="0"/>
      <w:marBottom w:val="0"/>
      <w:divBdr>
        <w:top w:val="none" w:sz="0" w:space="0" w:color="auto"/>
        <w:left w:val="none" w:sz="0" w:space="0" w:color="auto"/>
        <w:bottom w:val="none" w:sz="0" w:space="0" w:color="auto"/>
        <w:right w:val="none" w:sz="0" w:space="0" w:color="auto"/>
      </w:divBdr>
    </w:div>
    <w:div w:id="1359312202">
      <w:bodyDiv w:val="1"/>
      <w:marLeft w:val="0"/>
      <w:marRight w:val="0"/>
      <w:marTop w:val="0"/>
      <w:marBottom w:val="0"/>
      <w:divBdr>
        <w:top w:val="none" w:sz="0" w:space="0" w:color="auto"/>
        <w:left w:val="none" w:sz="0" w:space="0" w:color="auto"/>
        <w:bottom w:val="none" w:sz="0" w:space="0" w:color="auto"/>
        <w:right w:val="none" w:sz="0" w:space="0" w:color="auto"/>
      </w:divBdr>
    </w:div>
    <w:div w:id="1359509604">
      <w:bodyDiv w:val="1"/>
      <w:marLeft w:val="0"/>
      <w:marRight w:val="0"/>
      <w:marTop w:val="0"/>
      <w:marBottom w:val="0"/>
      <w:divBdr>
        <w:top w:val="none" w:sz="0" w:space="0" w:color="auto"/>
        <w:left w:val="none" w:sz="0" w:space="0" w:color="auto"/>
        <w:bottom w:val="none" w:sz="0" w:space="0" w:color="auto"/>
        <w:right w:val="none" w:sz="0" w:space="0" w:color="auto"/>
      </w:divBdr>
    </w:div>
    <w:div w:id="1359576710">
      <w:bodyDiv w:val="1"/>
      <w:marLeft w:val="0"/>
      <w:marRight w:val="0"/>
      <w:marTop w:val="0"/>
      <w:marBottom w:val="0"/>
      <w:divBdr>
        <w:top w:val="none" w:sz="0" w:space="0" w:color="auto"/>
        <w:left w:val="none" w:sz="0" w:space="0" w:color="auto"/>
        <w:bottom w:val="none" w:sz="0" w:space="0" w:color="auto"/>
        <w:right w:val="none" w:sz="0" w:space="0" w:color="auto"/>
      </w:divBdr>
    </w:div>
    <w:div w:id="1359703219">
      <w:bodyDiv w:val="1"/>
      <w:marLeft w:val="0"/>
      <w:marRight w:val="0"/>
      <w:marTop w:val="0"/>
      <w:marBottom w:val="0"/>
      <w:divBdr>
        <w:top w:val="none" w:sz="0" w:space="0" w:color="auto"/>
        <w:left w:val="none" w:sz="0" w:space="0" w:color="auto"/>
        <w:bottom w:val="none" w:sz="0" w:space="0" w:color="auto"/>
        <w:right w:val="none" w:sz="0" w:space="0" w:color="auto"/>
      </w:divBdr>
    </w:div>
    <w:div w:id="1360012261">
      <w:bodyDiv w:val="1"/>
      <w:marLeft w:val="0"/>
      <w:marRight w:val="0"/>
      <w:marTop w:val="0"/>
      <w:marBottom w:val="0"/>
      <w:divBdr>
        <w:top w:val="none" w:sz="0" w:space="0" w:color="auto"/>
        <w:left w:val="none" w:sz="0" w:space="0" w:color="auto"/>
        <w:bottom w:val="none" w:sz="0" w:space="0" w:color="auto"/>
        <w:right w:val="none" w:sz="0" w:space="0" w:color="auto"/>
      </w:divBdr>
    </w:div>
    <w:div w:id="1360012822">
      <w:bodyDiv w:val="1"/>
      <w:marLeft w:val="0"/>
      <w:marRight w:val="0"/>
      <w:marTop w:val="0"/>
      <w:marBottom w:val="0"/>
      <w:divBdr>
        <w:top w:val="none" w:sz="0" w:space="0" w:color="auto"/>
        <w:left w:val="none" w:sz="0" w:space="0" w:color="auto"/>
        <w:bottom w:val="none" w:sz="0" w:space="0" w:color="auto"/>
        <w:right w:val="none" w:sz="0" w:space="0" w:color="auto"/>
      </w:divBdr>
    </w:div>
    <w:div w:id="1360162656">
      <w:bodyDiv w:val="1"/>
      <w:marLeft w:val="0"/>
      <w:marRight w:val="0"/>
      <w:marTop w:val="0"/>
      <w:marBottom w:val="0"/>
      <w:divBdr>
        <w:top w:val="none" w:sz="0" w:space="0" w:color="auto"/>
        <w:left w:val="none" w:sz="0" w:space="0" w:color="auto"/>
        <w:bottom w:val="none" w:sz="0" w:space="0" w:color="auto"/>
        <w:right w:val="none" w:sz="0" w:space="0" w:color="auto"/>
      </w:divBdr>
    </w:div>
    <w:div w:id="1360471886">
      <w:bodyDiv w:val="1"/>
      <w:marLeft w:val="0"/>
      <w:marRight w:val="0"/>
      <w:marTop w:val="0"/>
      <w:marBottom w:val="0"/>
      <w:divBdr>
        <w:top w:val="none" w:sz="0" w:space="0" w:color="auto"/>
        <w:left w:val="none" w:sz="0" w:space="0" w:color="auto"/>
        <w:bottom w:val="none" w:sz="0" w:space="0" w:color="auto"/>
        <w:right w:val="none" w:sz="0" w:space="0" w:color="auto"/>
      </w:divBdr>
    </w:div>
    <w:div w:id="1360624362">
      <w:bodyDiv w:val="1"/>
      <w:marLeft w:val="0"/>
      <w:marRight w:val="0"/>
      <w:marTop w:val="0"/>
      <w:marBottom w:val="0"/>
      <w:divBdr>
        <w:top w:val="none" w:sz="0" w:space="0" w:color="auto"/>
        <w:left w:val="none" w:sz="0" w:space="0" w:color="auto"/>
        <w:bottom w:val="none" w:sz="0" w:space="0" w:color="auto"/>
        <w:right w:val="none" w:sz="0" w:space="0" w:color="auto"/>
      </w:divBdr>
    </w:div>
    <w:div w:id="1360736575">
      <w:bodyDiv w:val="1"/>
      <w:marLeft w:val="0"/>
      <w:marRight w:val="0"/>
      <w:marTop w:val="0"/>
      <w:marBottom w:val="0"/>
      <w:divBdr>
        <w:top w:val="none" w:sz="0" w:space="0" w:color="auto"/>
        <w:left w:val="none" w:sz="0" w:space="0" w:color="auto"/>
        <w:bottom w:val="none" w:sz="0" w:space="0" w:color="auto"/>
        <w:right w:val="none" w:sz="0" w:space="0" w:color="auto"/>
      </w:divBdr>
    </w:div>
    <w:div w:id="1360737945">
      <w:bodyDiv w:val="1"/>
      <w:marLeft w:val="0"/>
      <w:marRight w:val="0"/>
      <w:marTop w:val="0"/>
      <w:marBottom w:val="0"/>
      <w:divBdr>
        <w:top w:val="none" w:sz="0" w:space="0" w:color="auto"/>
        <w:left w:val="none" w:sz="0" w:space="0" w:color="auto"/>
        <w:bottom w:val="none" w:sz="0" w:space="0" w:color="auto"/>
        <w:right w:val="none" w:sz="0" w:space="0" w:color="auto"/>
      </w:divBdr>
    </w:div>
    <w:div w:id="1360814813">
      <w:bodyDiv w:val="1"/>
      <w:marLeft w:val="0"/>
      <w:marRight w:val="0"/>
      <w:marTop w:val="0"/>
      <w:marBottom w:val="0"/>
      <w:divBdr>
        <w:top w:val="none" w:sz="0" w:space="0" w:color="auto"/>
        <w:left w:val="none" w:sz="0" w:space="0" w:color="auto"/>
        <w:bottom w:val="none" w:sz="0" w:space="0" w:color="auto"/>
        <w:right w:val="none" w:sz="0" w:space="0" w:color="auto"/>
      </w:divBdr>
    </w:div>
    <w:div w:id="1360855464">
      <w:bodyDiv w:val="1"/>
      <w:marLeft w:val="0"/>
      <w:marRight w:val="0"/>
      <w:marTop w:val="0"/>
      <w:marBottom w:val="0"/>
      <w:divBdr>
        <w:top w:val="none" w:sz="0" w:space="0" w:color="auto"/>
        <w:left w:val="none" w:sz="0" w:space="0" w:color="auto"/>
        <w:bottom w:val="none" w:sz="0" w:space="0" w:color="auto"/>
        <w:right w:val="none" w:sz="0" w:space="0" w:color="auto"/>
      </w:divBdr>
    </w:div>
    <w:div w:id="1361005401">
      <w:bodyDiv w:val="1"/>
      <w:marLeft w:val="0"/>
      <w:marRight w:val="0"/>
      <w:marTop w:val="0"/>
      <w:marBottom w:val="0"/>
      <w:divBdr>
        <w:top w:val="none" w:sz="0" w:space="0" w:color="auto"/>
        <w:left w:val="none" w:sz="0" w:space="0" w:color="auto"/>
        <w:bottom w:val="none" w:sz="0" w:space="0" w:color="auto"/>
        <w:right w:val="none" w:sz="0" w:space="0" w:color="auto"/>
      </w:divBdr>
    </w:div>
    <w:div w:id="1361006520">
      <w:bodyDiv w:val="1"/>
      <w:marLeft w:val="0"/>
      <w:marRight w:val="0"/>
      <w:marTop w:val="0"/>
      <w:marBottom w:val="0"/>
      <w:divBdr>
        <w:top w:val="none" w:sz="0" w:space="0" w:color="auto"/>
        <w:left w:val="none" w:sz="0" w:space="0" w:color="auto"/>
        <w:bottom w:val="none" w:sz="0" w:space="0" w:color="auto"/>
        <w:right w:val="none" w:sz="0" w:space="0" w:color="auto"/>
      </w:divBdr>
    </w:div>
    <w:div w:id="1361055897">
      <w:bodyDiv w:val="1"/>
      <w:marLeft w:val="0"/>
      <w:marRight w:val="0"/>
      <w:marTop w:val="0"/>
      <w:marBottom w:val="0"/>
      <w:divBdr>
        <w:top w:val="none" w:sz="0" w:space="0" w:color="auto"/>
        <w:left w:val="none" w:sz="0" w:space="0" w:color="auto"/>
        <w:bottom w:val="none" w:sz="0" w:space="0" w:color="auto"/>
        <w:right w:val="none" w:sz="0" w:space="0" w:color="auto"/>
      </w:divBdr>
    </w:div>
    <w:div w:id="1361081846">
      <w:bodyDiv w:val="1"/>
      <w:marLeft w:val="0"/>
      <w:marRight w:val="0"/>
      <w:marTop w:val="0"/>
      <w:marBottom w:val="0"/>
      <w:divBdr>
        <w:top w:val="none" w:sz="0" w:space="0" w:color="auto"/>
        <w:left w:val="none" w:sz="0" w:space="0" w:color="auto"/>
        <w:bottom w:val="none" w:sz="0" w:space="0" w:color="auto"/>
        <w:right w:val="none" w:sz="0" w:space="0" w:color="auto"/>
      </w:divBdr>
    </w:div>
    <w:div w:id="1361124764">
      <w:bodyDiv w:val="1"/>
      <w:marLeft w:val="0"/>
      <w:marRight w:val="0"/>
      <w:marTop w:val="0"/>
      <w:marBottom w:val="0"/>
      <w:divBdr>
        <w:top w:val="none" w:sz="0" w:space="0" w:color="auto"/>
        <w:left w:val="none" w:sz="0" w:space="0" w:color="auto"/>
        <w:bottom w:val="none" w:sz="0" w:space="0" w:color="auto"/>
        <w:right w:val="none" w:sz="0" w:space="0" w:color="auto"/>
      </w:divBdr>
    </w:div>
    <w:div w:id="1361205849">
      <w:bodyDiv w:val="1"/>
      <w:marLeft w:val="0"/>
      <w:marRight w:val="0"/>
      <w:marTop w:val="0"/>
      <w:marBottom w:val="0"/>
      <w:divBdr>
        <w:top w:val="none" w:sz="0" w:space="0" w:color="auto"/>
        <w:left w:val="none" w:sz="0" w:space="0" w:color="auto"/>
        <w:bottom w:val="none" w:sz="0" w:space="0" w:color="auto"/>
        <w:right w:val="none" w:sz="0" w:space="0" w:color="auto"/>
      </w:divBdr>
    </w:div>
    <w:div w:id="1361206787">
      <w:bodyDiv w:val="1"/>
      <w:marLeft w:val="0"/>
      <w:marRight w:val="0"/>
      <w:marTop w:val="0"/>
      <w:marBottom w:val="0"/>
      <w:divBdr>
        <w:top w:val="none" w:sz="0" w:space="0" w:color="auto"/>
        <w:left w:val="none" w:sz="0" w:space="0" w:color="auto"/>
        <w:bottom w:val="none" w:sz="0" w:space="0" w:color="auto"/>
        <w:right w:val="none" w:sz="0" w:space="0" w:color="auto"/>
      </w:divBdr>
    </w:div>
    <w:div w:id="1361321774">
      <w:bodyDiv w:val="1"/>
      <w:marLeft w:val="0"/>
      <w:marRight w:val="0"/>
      <w:marTop w:val="0"/>
      <w:marBottom w:val="0"/>
      <w:divBdr>
        <w:top w:val="none" w:sz="0" w:space="0" w:color="auto"/>
        <w:left w:val="none" w:sz="0" w:space="0" w:color="auto"/>
        <w:bottom w:val="none" w:sz="0" w:space="0" w:color="auto"/>
        <w:right w:val="none" w:sz="0" w:space="0" w:color="auto"/>
      </w:divBdr>
    </w:div>
    <w:div w:id="1361542433">
      <w:bodyDiv w:val="1"/>
      <w:marLeft w:val="0"/>
      <w:marRight w:val="0"/>
      <w:marTop w:val="0"/>
      <w:marBottom w:val="0"/>
      <w:divBdr>
        <w:top w:val="none" w:sz="0" w:space="0" w:color="auto"/>
        <w:left w:val="none" w:sz="0" w:space="0" w:color="auto"/>
        <w:bottom w:val="none" w:sz="0" w:space="0" w:color="auto"/>
        <w:right w:val="none" w:sz="0" w:space="0" w:color="auto"/>
      </w:divBdr>
    </w:div>
    <w:div w:id="1361585982">
      <w:bodyDiv w:val="1"/>
      <w:marLeft w:val="0"/>
      <w:marRight w:val="0"/>
      <w:marTop w:val="0"/>
      <w:marBottom w:val="0"/>
      <w:divBdr>
        <w:top w:val="none" w:sz="0" w:space="0" w:color="auto"/>
        <w:left w:val="none" w:sz="0" w:space="0" w:color="auto"/>
        <w:bottom w:val="none" w:sz="0" w:space="0" w:color="auto"/>
        <w:right w:val="none" w:sz="0" w:space="0" w:color="auto"/>
      </w:divBdr>
    </w:div>
    <w:div w:id="1361660544">
      <w:bodyDiv w:val="1"/>
      <w:marLeft w:val="0"/>
      <w:marRight w:val="0"/>
      <w:marTop w:val="0"/>
      <w:marBottom w:val="0"/>
      <w:divBdr>
        <w:top w:val="none" w:sz="0" w:space="0" w:color="auto"/>
        <w:left w:val="none" w:sz="0" w:space="0" w:color="auto"/>
        <w:bottom w:val="none" w:sz="0" w:space="0" w:color="auto"/>
        <w:right w:val="none" w:sz="0" w:space="0" w:color="auto"/>
      </w:divBdr>
    </w:div>
    <w:div w:id="1361666464">
      <w:bodyDiv w:val="1"/>
      <w:marLeft w:val="0"/>
      <w:marRight w:val="0"/>
      <w:marTop w:val="0"/>
      <w:marBottom w:val="0"/>
      <w:divBdr>
        <w:top w:val="none" w:sz="0" w:space="0" w:color="auto"/>
        <w:left w:val="none" w:sz="0" w:space="0" w:color="auto"/>
        <w:bottom w:val="none" w:sz="0" w:space="0" w:color="auto"/>
        <w:right w:val="none" w:sz="0" w:space="0" w:color="auto"/>
      </w:divBdr>
    </w:div>
    <w:div w:id="1361777959">
      <w:bodyDiv w:val="1"/>
      <w:marLeft w:val="0"/>
      <w:marRight w:val="0"/>
      <w:marTop w:val="0"/>
      <w:marBottom w:val="0"/>
      <w:divBdr>
        <w:top w:val="none" w:sz="0" w:space="0" w:color="auto"/>
        <w:left w:val="none" w:sz="0" w:space="0" w:color="auto"/>
        <w:bottom w:val="none" w:sz="0" w:space="0" w:color="auto"/>
        <w:right w:val="none" w:sz="0" w:space="0" w:color="auto"/>
      </w:divBdr>
    </w:div>
    <w:div w:id="1361782192">
      <w:bodyDiv w:val="1"/>
      <w:marLeft w:val="0"/>
      <w:marRight w:val="0"/>
      <w:marTop w:val="0"/>
      <w:marBottom w:val="0"/>
      <w:divBdr>
        <w:top w:val="none" w:sz="0" w:space="0" w:color="auto"/>
        <w:left w:val="none" w:sz="0" w:space="0" w:color="auto"/>
        <w:bottom w:val="none" w:sz="0" w:space="0" w:color="auto"/>
        <w:right w:val="none" w:sz="0" w:space="0" w:color="auto"/>
      </w:divBdr>
    </w:div>
    <w:div w:id="1361979536">
      <w:bodyDiv w:val="1"/>
      <w:marLeft w:val="0"/>
      <w:marRight w:val="0"/>
      <w:marTop w:val="0"/>
      <w:marBottom w:val="0"/>
      <w:divBdr>
        <w:top w:val="none" w:sz="0" w:space="0" w:color="auto"/>
        <w:left w:val="none" w:sz="0" w:space="0" w:color="auto"/>
        <w:bottom w:val="none" w:sz="0" w:space="0" w:color="auto"/>
        <w:right w:val="none" w:sz="0" w:space="0" w:color="auto"/>
      </w:divBdr>
    </w:div>
    <w:div w:id="1362243317">
      <w:bodyDiv w:val="1"/>
      <w:marLeft w:val="0"/>
      <w:marRight w:val="0"/>
      <w:marTop w:val="0"/>
      <w:marBottom w:val="0"/>
      <w:divBdr>
        <w:top w:val="none" w:sz="0" w:space="0" w:color="auto"/>
        <w:left w:val="none" w:sz="0" w:space="0" w:color="auto"/>
        <w:bottom w:val="none" w:sz="0" w:space="0" w:color="auto"/>
        <w:right w:val="none" w:sz="0" w:space="0" w:color="auto"/>
      </w:divBdr>
    </w:div>
    <w:div w:id="1362437497">
      <w:bodyDiv w:val="1"/>
      <w:marLeft w:val="0"/>
      <w:marRight w:val="0"/>
      <w:marTop w:val="0"/>
      <w:marBottom w:val="0"/>
      <w:divBdr>
        <w:top w:val="none" w:sz="0" w:space="0" w:color="auto"/>
        <w:left w:val="none" w:sz="0" w:space="0" w:color="auto"/>
        <w:bottom w:val="none" w:sz="0" w:space="0" w:color="auto"/>
        <w:right w:val="none" w:sz="0" w:space="0" w:color="auto"/>
      </w:divBdr>
    </w:div>
    <w:div w:id="1362590815">
      <w:bodyDiv w:val="1"/>
      <w:marLeft w:val="0"/>
      <w:marRight w:val="0"/>
      <w:marTop w:val="0"/>
      <w:marBottom w:val="0"/>
      <w:divBdr>
        <w:top w:val="none" w:sz="0" w:space="0" w:color="auto"/>
        <w:left w:val="none" w:sz="0" w:space="0" w:color="auto"/>
        <w:bottom w:val="none" w:sz="0" w:space="0" w:color="auto"/>
        <w:right w:val="none" w:sz="0" w:space="0" w:color="auto"/>
      </w:divBdr>
    </w:div>
    <w:div w:id="1362903253">
      <w:bodyDiv w:val="1"/>
      <w:marLeft w:val="0"/>
      <w:marRight w:val="0"/>
      <w:marTop w:val="0"/>
      <w:marBottom w:val="0"/>
      <w:divBdr>
        <w:top w:val="none" w:sz="0" w:space="0" w:color="auto"/>
        <w:left w:val="none" w:sz="0" w:space="0" w:color="auto"/>
        <w:bottom w:val="none" w:sz="0" w:space="0" w:color="auto"/>
        <w:right w:val="none" w:sz="0" w:space="0" w:color="auto"/>
      </w:divBdr>
    </w:div>
    <w:div w:id="1363020403">
      <w:bodyDiv w:val="1"/>
      <w:marLeft w:val="0"/>
      <w:marRight w:val="0"/>
      <w:marTop w:val="0"/>
      <w:marBottom w:val="0"/>
      <w:divBdr>
        <w:top w:val="none" w:sz="0" w:space="0" w:color="auto"/>
        <w:left w:val="none" w:sz="0" w:space="0" w:color="auto"/>
        <w:bottom w:val="none" w:sz="0" w:space="0" w:color="auto"/>
        <w:right w:val="none" w:sz="0" w:space="0" w:color="auto"/>
      </w:divBdr>
    </w:div>
    <w:div w:id="1363168011">
      <w:bodyDiv w:val="1"/>
      <w:marLeft w:val="0"/>
      <w:marRight w:val="0"/>
      <w:marTop w:val="0"/>
      <w:marBottom w:val="0"/>
      <w:divBdr>
        <w:top w:val="none" w:sz="0" w:space="0" w:color="auto"/>
        <w:left w:val="none" w:sz="0" w:space="0" w:color="auto"/>
        <w:bottom w:val="none" w:sz="0" w:space="0" w:color="auto"/>
        <w:right w:val="none" w:sz="0" w:space="0" w:color="auto"/>
      </w:divBdr>
    </w:div>
    <w:div w:id="1363169754">
      <w:bodyDiv w:val="1"/>
      <w:marLeft w:val="0"/>
      <w:marRight w:val="0"/>
      <w:marTop w:val="0"/>
      <w:marBottom w:val="0"/>
      <w:divBdr>
        <w:top w:val="none" w:sz="0" w:space="0" w:color="auto"/>
        <w:left w:val="none" w:sz="0" w:space="0" w:color="auto"/>
        <w:bottom w:val="none" w:sz="0" w:space="0" w:color="auto"/>
        <w:right w:val="none" w:sz="0" w:space="0" w:color="auto"/>
      </w:divBdr>
    </w:div>
    <w:div w:id="1363241390">
      <w:bodyDiv w:val="1"/>
      <w:marLeft w:val="0"/>
      <w:marRight w:val="0"/>
      <w:marTop w:val="0"/>
      <w:marBottom w:val="0"/>
      <w:divBdr>
        <w:top w:val="none" w:sz="0" w:space="0" w:color="auto"/>
        <w:left w:val="none" w:sz="0" w:space="0" w:color="auto"/>
        <w:bottom w:val="none" w:sz="0" w:space="0" w:color="auto"/>
        <w:right w:val="none" w:sz="0" w:space="0" w:color="auto"/>
      </w:divBdr>
    </w:div>
    <w:div w:id="1363556296">
      <w:bodyDiv w:val="1"/>
      <w:marLeft w:val="0"/>
      <w:marRight w:val="0"/>
      <w:marTop w:val="0"/>
      <w:marBottom w:val="0"/>
      <w:divBdr>
        <w:top w:val="none" w:sz="0" w:space="0" w:color="auto"/>
        <w:left w:val="none" w:sz="0" w:space="0" w:color="auto"/>
        <w:bottom w:val="none" w:sz="0" w:space="0" w:color="auto"/>
        <w:right w:val="none" w:sz="0" w:space="0" w:color="auto"/>
      </w:divBdr>
    </w:div>
    <w:div w:id="1363630607">
      <w:bodyDiv w:val="1"/>
      <w:marLeft w:val="0"/>
      <w:marRight w:val="0"/>
      <w:marTop w:val="0"/>
      <w:marBottom w:val="0"/>
      <w:divBdr>
        <w:top w:val="none" w:sz="0" w:space="0" w:color="auto"/>
        <w:left w:val="none" w:sz="0" w:space="0" w:color="auto"/>
        <w:bottom w:val="none" w:sz="0" w:space="0" w:color="auto"/>
        <w:right w:val="none" w:sz="0" w:space="0" w:color="auto"/>
      </w:divBdr>
    </w:div>
    <w:div w:id="1363821547">
      <w:bodyDiv w:val="1"/>
      <w:marLeft w:val="0"/>
      <w:marRight w:val="0"/>
      <w:marTop w:val="0"/>
      <w:marBottom w:val="0"/>
      <w:divBdr>
        <w:top w:val="none" w:sz="0" w:space="0" w:color="auto"/>
        <w:left w:val="none" w:sz="0" w:space="0" w:color="auto"/>
        <w:bottom w:val="none" w:sz="0" w:space="0" w:color="auto"/>
        <w:right w:val="none" w:sz="0" w:space="0" w:color="auto"/>
      </w:divBdr>
    </w:div>
    <w:div w:id="1363937410">
      <w:bodyDiv w:val="1"/>
      <w:marLeft w:val="0"/>
      <w:marRight w:val="0"/>
      <w:marTop w:val="0"/>
      <w:marBottom w:val="0"/>
      <w:divBdr>
        <w:top w:val="none" w:sz="0" w:space="0" w:color="auto"/>
        <w:left w:val="none" w:sz="0" w:space="0" w:color="auto"/>
        <w:bottom w:val="none" w:sz="0" w:space="0" w:color="auto"/>
        <w:right w:val="none" w:sz="0" w:space="0" w:color="auto"/>
      </w:divBdr>
    </w:div>
    <w:div w:id="1364478555">
      <w:bodyDiv w:val="1"/>
      <w:marLeft w:val="0"/>
      <w:marRight w:val="0"/>
      <w:marTop w:val="0"/>
      <w:marBottom w:val="0"/>
      <w:divBdr>
        <w:top w:val="none" w:sz="0" w:space="0" w:color="auto"/>
        <w:left w:val="none" w:sz="0" w:space="0" w:color="auto"/>
        <w:bottom w:val="none" w:sz="0" w:space="0" w:color="auto"/>
        <w:right w:val="none" w:sz="0" w:space="0" w:color="auto"/>
      </w:divBdr>
    </w:div>
    <w:div w:id="1364593582">
      <w:bodyDiv w:val="1"/>
      <w:marLeft w:val="0"/>
      <w:marRight w:val="0"/>
      <w:marTop w:val="0"/>
      <w:marBottom w:val="0"/>
      <w:divBdr>
        <w:top w:val="none" w:sz="0" w:space="0" w:color="auto"/>
        <w:left w:val="none" w:sz="0" w:space="0" w:color="auto"/>
        <w:bottom w:val="none" w:sz="0" w:space="0" w:color="auto"/>
        <w:right w:val="none" w:sz="0" w:space="0" w:color="auto"/>
      </w:divBdr>
    </w:div>
    <w:div w:id="1364787222">
      <w:bodyDiv w:val="1"/>
      <w:marLeft w:val="0"/>
      <w:marRight w:val="0"/>
      <w:marTop w:val="0"/>
      <w:marBottom w:val="0"/>
      <w:divBdr>
        <w:top w:val="none" w:sz="0" w:space="0" w:color="auto"/>
        <w:left w:val="none" w:sz="0" w:space="0" w:color="auto"/>
        <w:bottom w:val="none" w:sz="0" w:space="0" w:color="auto"/>
        <w:right w:val="none" w:sz="0" w:space="0" w:color="auto"/>
      </w:divBdr>
    </w:div>
    <w:div w:id="1365473273">
      <w:bodyDiv w:val="1"/>
      <w:marLeft w:val="0"/>
      <w:marRight w:val="0"/>
      <w:marTop w:val="0"/>
      <w:marBottom w:val="0"/>
      <w:divBdr>
        <w:top w:val="none" w:sz="0" w:space="0" w:color="auto"/>
        <w:left w:val="none" w:sz="0" w:space="0" w:color="auto"/>
        <w:bottom w:val="none" w:sz="0" w:space="0" w:color="auto"/>
        <w:right w:val="none" w:sz="0" w:space="0" w:color="auto"/>
      </w:divBdr>
    </w:div>
    <w:div w:id="1365598684">
      <w:bodyDiv w:val="1"/>
      <w:marLeft w:val="0"/>
      <w:marRight w:val="0"/>
      <w:marTop w:val="0"/>
      <w:marBottom w:val="0"/>
      <w:divBdr>
        <w:top w:val="none" w:sz="0" w:space="0" w:color="auto"/>
        <w:left w:val="none" w:sz="0" w:space="0" w:color="auto"/>
        <w:bottom w:val="none" w:sz="0" w:space="0" w:color="auto"/>
        <w:right w:val="none" w:sz="0" w:space="0" w:color="auto"/>
      </w:divBdr>
    </w:div>
    <w:div w:id="1365793879">
      <w:bodyDiv w:val="1"/>
      <w:marLeft w:val="0"/>
      <w:marRight w:val="0"/>
      <w:marTop w:val="0"/>
      <w:marBottom w:val="0"/>
      <w:divBdr>
        <w:top w:val="none" w:sz="0" w:space="0" w:color="auto"/>
        <w:left w:val="none" w:sz="0" w:space="0" w:color="auto"/>
        <w:bottom w:val="none" w:sz="0" w:space="0" w:color="auto"/>
        <w:right w:val="none" w:sz="0" w:space="0" w:color="auto"/>
      </w:divBdr>
    </w:div>
    <w:div w:id="1365909912">
      <w:bodyDiv w:val="1"/>
      <w:marLeft w:val="0"/>
      <w:marRight w:val="0"/>
      <w:marTop w:val="0"/>
      <w:marBottom w:val="0"/>
      <w:divBdr>
        <w:top w:val="none" w:sz="0" w:space="0" w:color="auto"/>
        <w:left w:val="none" w:sz="0" w:space="0" w:color="auto"/>
        <w:bottom w:val="none" w:sz="0" w:space="0" w:color="auto"/>
        <w:right w:val="none" w:sz="0" w:space="0" w:color="auto"/>
      </w:divBdr>
    </w:div>
    <w:div w:id="1366061682">
      <w:bodyDiv w:val="1"/>
      <w:marLeft w:val="0"/>
      <w:marRight w:val="0"/>
      <w:marTop w:val="0"/>
      <w:marBottom w:val="0"/>
      <w:divBdr>
        <w:top w:val="none" w:sz="0" w:space="0" w:color="auto"/>
        <w:left w:val="none" w:sz="0" w:space="0" w:color="auto"/>
        <w:bottom w:val="none" w:sz="0" w:space="0" w:color="auto"/>
        <w:right w:val="none" w:sz="0" w:space="0" w:color="auto"/>
      </w:divBdr>
    </w:div>
    <w:div w:id="1366099909">
      <w:bodyDiv w:val="1"/>
      <w:marLeft w:val="0"/>
      <w:marRight w:val="0"/>
      <w:marTop w:val="0"/>
      <w:marBottom w:val="0"/>
      <w:divBdr>
        <w:top w:val="none" w:sz="0" w:space="0" w:color="auto"/>
        <w:left w:val="none" w:sz="0" w:space="0" w:color="auto"/>
        <w:bottom w:val="none" w:sz="0" w:space="0" w:color="auto"/>
        <w:right w:val="none" w:sz="0" w:space="0" w:color="auto"/>
      </w:divBdr>
    </w:div>
    <w:div w:id="1366248400">
      <w:bodyDiv w:val="1"/>
      <w:marLeft w:val="0"/>
      <w:marRight w:val="0"/>
      <w:marTop w:val="0"/>
      <w:marBottom w:val="0"/>
      <w:divBdr>
        <w:top w:val="none" w:sz="0" w:space="0" w:color="auto"/>
        <w:left w:val="none" w:sz="0" w:space="0" w:color="auto"/>
        <w:bottom w:val="none" w:sz="0" w:space="0" w:color="auto"/>
        <w:right w:val="none" w:sz="0" w:space="0" w:color="auto"/>
      </w:divBdr>
    </w:div>
    <w:div w:id="1366297515">
      <w:bodyDiv w:val="1"/>
      <w:marLeft w:val="0"/>
      <w:marRight w:val="0"/>
      <w:marTop w:val="0"/>
      <w:marBottom w:val="0"/>
      <w:divBdr>
        <w:top w:val="none" w:sz="0" w:space="0" w:color="auto"/>
        <w:left w:val="none" w:sz="0" w:space="0" w:color="auto"/>
        <w:bottom w:val="none" w:sz="0" w:space="0" w:color="auto"/>
        <w:right w:val="none" w:sz="0" w:space="0" w:color="auto"/>
      </w:divBdr>
    </w:div>
    <w:div w:id="1366566622">
      <w:bodyDiv w:val="1"/>
      <w:marLeft w:val="0"/>
      <w:marRight w:val="0"/>
      <w:marTop w:val="0"/>
      <w:marBottom w:val="0"/>
      <w:divBdr>
        <w:top w:val="none" w:sz="0" w:space="0" w:color="auto"/>
        <w:left w:val="none" w:sz="0" w:space="0" w:color="auto"/>
        <w:bottom w:val="none" w:sz="0" w:space="0" w:color="auto"/>
        <w:right w:val="none" w:sz="0" w:space="0" w:color="auto"/>
      </w:divBdr>
    </w:div>
    <w:div w:id="1367095443">
      <w:bodyDiv w:val="1"/>
      <w:marLeft w:val="0"/>
      <w:marRight w:val="0"/>
      <w:marTop w:val="0"/>
      <w:marBottom w:val="0"/>
      <w:divBdr>
        <w:top w:val="none" w:sz="0" w:space="0" w:color="auto"/>
        <w:left w:val="none" w:sz="0" w:space="0" w:color="auto"/>
        <w:bottom w:val="none" w:sz="0" w:space="0" w:color="auto"/>
        <w:right w:val="none" w:sz="0" w:space="0" w:color="auto"/>
      </w:divBdr>
    </w:div>
    <w:div w:id="1367096972">
      <w:bodyDiv w:val="1"/>
      <w:marLeft w:val="0"/>
      <w:marRight w:val="0"/>
      <w:marTop w:val="0"/>
      <w:marBottom w:val="0"/>
      <w:divBdr>
        <w:top w:val="none" w:sz="0" w:space="0" w:color="auto"/>
        <w:left w:val="none" w:sz="0" w:space="0" w:color="auto"/>
        <w:bottom w:val="none" w:sz="0" w:space="0" w:color="auto"/>
        <w:right w:val="none" w:sz="0" w:space="0" w:color="auto"/>
      </w:divBdr>
    </w:div>
    <w:div w:id="1367103424">
      <w:bodyDiv w:val="1"/>
      <w:marLeft w:val="0"/>
      <w:marRight w:val="0"/>
      <w:marTop w:val="0"/>
      <w:marBottom w:val="0"/>
      <w:divBdr>
        <w:top w:val="none" w:sz="0" w:space="0" w:color="auto"/>
        <w:left w:val="none" w:sz="0" w:space="0" w:color="auto"/>
        <w:bottom w:val="none" w:sz="0" w:space="0" w:color="auto"/>
        <w:right w:val="none" w:sz="0" w:space="0" w:color="auto"/>
      </w:divBdr>
    </w:div>
    <w:div w:id="1367221605">
      <w:bodyDiv w:val="1"/>
      <w:marLeft w:val="0"/>
      <w:marRight w:val="0"/>
      <w:marTop w:val="0"/>
      <w:marBottom w:val="0"/>
      <w:divBdr>
        <w:top w:val="none" w:sz="0" w:space="0" w:color="auto"/>
        <w:left w:val="none" w:sz="0" w:space="0" w:color="auto"/>
        <w:bottom w:val="none" w:sz="0" w:space="0" w:color="auto"/>
        <w:right w:val="none" w:sz="0" w:space="0" w:color="auto"/>
      </w:divBdr>
    </w:div>
    <w:div w:id="1367290556">
      <w:bodyDiv w:val="1"/>
      <w:marLeft w:val="0"/>
      <w:marRight w:val="0"/>
      <w:marTop w:val="0"/>
      <w:marBottom w:val="0"/>
      <w:divBdr>
        <w:top w:val="none" w:sz="0" w:space="0" w:color="auto"/>
        <w:left w:val="none" w:sz="0" w:space="0" w:color="auto"/>
        <w:bottom w:val="none" w:sz="0" w:space="0" w:color="auto"/>
        <w:right w:val="none" w:sz="0" w:space="0" w:color="auto"/>
      </w:divBdr>
    </w:div>
    <w:div w:id="1367750288">
      <w:bodyDiv w:val="1"/>
      <w:marLeft w:val="0"/>
      <w:marRight w:val="0"/>
      <w:marTop w:val="0"/>
      <w:marBottom w:val="0"/>
      <w:divBdr>
        <w:top w:val="none" w:sz="0" w:space="0" w:color="auto"/>
        <w:left w:val="none" w:sz="0" w:space="0" w:color="auto"/>
        <w:bottom w:val="none" w:sz="0" w:space="0" w:color="auto"/>
        <w:right w:val="none" w:sz="0" w:space="0" w:color="auto"/>
      </w:divBdr>
    </w:div>
    <w:div w:id="1367755281">
      <w:bodyDiv w:val="1"/>
      <w:marLeft w:val="0"/>
      <w:marRight w:val="0"/>
      <w:marTop w:val="0"/>
      <w:marBottom w:val="0"/>
      <w:divBdr>
        <w:top w:val="none" w:sz="0" w:space="0" w:color="auto"/>
        <w:left w:val="none" w:sz="0" w:space="0" w:color="auto"/>
        <w:bottom w:val="none" w:sz="0" w:space="0" w:color="auto"/>
        <w:right w:val="none" w:sz="0" w:space="0" w:color="auto"/>
      </w:divBdr>
    </w:div>
    <w:div w:id="1367943351">
      <w:bodyDiv w:val="1"/>
      <w:marLeft w:val="0"/>
      <w:marRight w:val="0"/>
      <w:marTop w:val="0"/>
      <w:marBottom w:val="0"/>
      <w:divBdr>
        <w:top w:val="none" w:sz="0" w:space="0" w:color="auto"/>
        <w:left w:val="none" w:sz="0" w:space="0" w:color="auto"/>
        <w:bottom w:val="none" w:sz="0" w:space="0" w:color="auto"/>
        <w:right w:val="none" w:sz="0" w:space="0" w:color="auto"/>
      </w:divBdr>
    </w:div>
    <w:div w:id="1367945021">
      <w:bodyDiv w:val="1"/>
      <w:marLeft w:val="0"/>
      <w:marRight w:val="0"/>
      <w:marTop w:val="0"/>
      <w:marBottom w:val="0"/>
      <w:divBdr>
        <w:top w:val="none" w:sz="0" w:space="0" w:color="auto"/>
        <w:left w:val="none" w:sz="0" w:space="0" w:color="auto"/>
        <w:bottom w:val="none" w:sz="0" w:space="0" w:color="auto"/>
        <w:right w:val="none" w:sz="0" w:space="0" w:color="auto"/>
      </w:divBdr>
    </w:div>
    <w:div w:id="1367949615">
      <w:bodyDiv w:val="1"/>
      <w:marLeft w:val="0"/>
      <w:marRight w:val="0"/>
      <w:marTop w:val="0"/>
      <w:marBottom w:val="0"/>
      <w:divBdr>
        <w:top w:val="none" w:sz="0" w:space="0" w:color="auto"/>
        <w:left w:val="none" w:sz="0" w:space="0" w:color="auto"/>
        <w:bottom w:val="none" w:sz="0" w:space="0" w:color="auto"/>
        <w:right w:val="none" w:sz="0" w:space="0" w:color="auto"/>
      </w:divBdr>
    </w:div>
    <w:div w:id="1368025100">
      <w:bodyDiv w:val="1"/>
      <w:marLeft w:val="0"/>
      <w:marRight w:val="0"/>
      <w:marTop w:val="0"/>
      <w:marBottom w:val="0"/>
      <w:divBdr>
        <w:top w:val="none" w:sz="0" w:space="0" w:color="auto"/>
        <w:left w:val="none" w:sz="0" w:space="0" w:color="auto"/>
        <w:bottom w:val="none" w:sz="0" w:space="0" w:color="auto"/>
        <w:right w:val="none" w:sz="0" w:space="0" w:color="auto"/>
      </w:divBdr>
    </w:div>
    <w:div w:id="1368025532">
      <w:bodyDiv w:val="1"/>
      <w:marLeft w:val="0"/>
      <w:marRight w:val="0"/>
      <w:marTop w:val="0"/>
      <w:marBottom w:val="0"/>
      <w:divBdr>
        <w:top w:val="none" w:sz="0" w:space="0" w:color="auto"/>
        <w:left w:val="none" w:sz="0" w:space="0" w:color="auto"/>
        <w:bottom w:val="none" w:sz="0" w:space="0" w:color="auto"/>
        <w:right w:val="none" w:sz="0" w:space="0" w:color="auto"/>
      </w:divBdr>
    </w:div>
    <w:div w:id="1368096355">
      <w:bodyDiv w:val="1"/>
      <w:marLeft w:val="0"/>
      <w:marRight w:val="0"/>
      <w:marTop w:val="0"/>
      <w:marBottom w:val="0"/>
      <w:divBdr>
        <w:top w:val="none" w:sz="0" w:space="0" w:color="auto"/>
        <w:left w:val="none" w:sz="0" w:space="0" w:color="auto"/>
        <w:bottom w:val="none" w:sz="0" w:space="0" w:color="auto"/>
        <w:right w:val="none" w:sz="0" w:space="0" w:color="auto"/>
      </w:divBdr>
    </w:div>
    <w:div w:id="1368220806">
      <w:bodyDiv w:val="1"/>
      <w:marLeft w:val="0"/>
      <w:marRight w:val="0"/>
      <w:marTop w:val="0"/>
      <w:marBottom w:val="0"/>
      <w:divBdr>
        <w:top w:val="none" w:sz="0" w:space="0" w:color="auto"/>
        <w:left w:val="none" w:sz="0" w:space="0" w:color="auto"/>
        <w:bottom w:val="none" w:sz="0" w:space="0" w:color="auto"/>
        <w:right w:val="none" w:sz="0" w:space="0" w:color="auto"/>
      </w:divBdr>
    </w:div>
    <w:div w:id="1368601574">
      <w:bodyDiv w:val="1"/>
      <w:marLeft w:val="0"/>
      <w:marRight w:val="0"/>
      <w:marTop w:val="0"/>
      <w:marBottom w:val="0"/>
      <w:divBdr>
        <w:top w:val="none" w:sz="0" w:space="0" w:color="auto"/>
        <w:left w:val="none" w:sz="0" w:space="0" w:color="auto"/>
        <w:bottom w:val="none" w:sz="0" w:space="0" w:color="auto"/>
        <w:right w:val="none" w:sz="0" w:space="0" w:color="auto"/>
      </w:divBdr>
    </w:div>
    <w:div w:id="1368603405">
      <w:bodyDiv w:val="1"/>
      <w:marLeft w:val="0"/>
      <w:marRight w:val="0"/>
      <w:marTop w:val="0"/>
      <w:marBottom w:val="0"/>
      <w:divBdr>
        <w:top w:val="none" w:sz="0" w:space="0" w:color="auto"/>
        <w:left w:val="none" w:sz="0" w:space="0" w:color="auto"/>
        <w:bottom w:val="none" w:sz="0" w:space="0" w:color="auto"/>
        <w:right w:val="none" w:sz="0" w:space="0" w:color="auto"/>
      </w:divBdr>
    </w:div>
    <w:div w:id="1368676359">
      <w:bodyDiv w:val="1"/>
      <w:marLeft w:val="0"/>
      <w:marRight w:val="0"/>
      <w:marTop w:val="0"/>
      <w:marBottom w:val="0"/>
      <w:divBdr>
        <w:top w:val="none" w:sz="0" w:space="0" w:color="auto"/>
        <w:left w:val="none" w:sz="0" w:space="0" w:color="auto"/>
        <w:bottom w:val="none" w:sz="0" w:space="0" w:color="auto"/>
        <w:right w:val="none" w:sz="0" w:space="0" w:color="auto"/>
      </w:divBdr>
    </w:div>
    <w:div w:id="1369060828">
      <w:bodyDiv w:val="1"/>
      <w:marLeft w:val="0"/>
      <w:marRight w:val="0"/>
      <w:marTop w:val="0"/>
      <w:marBottom w:val="0"/>
      <w:divBdr>
        <w:top w:val="none" w:sz="0" w:space="0" w:color="auto"/>
        <w:left w:val="none" w:sz="0" w:space="0" w:color="auto"/>
        <w:bottom w:val="none" w:sz="0" w:space="0" w:color="auto"/>
        <w:right w:val="none" w:sz="0" w:space="0" w:color="auto"/>
      </w:divBdr>
    </w:div>
    <w:div w:id="1369837077">
      <w:bodyDiv w:val="1"/>
      <w:marLeft w:val="0"/>
      <w:marRight w:val="0"/>
      <w:marTop w:val="0"/>
      <w:marBottom w:val="0"/>
      <w:divBdr>
        <w:top w:val="none" w:sz="0" w:space="0" w:color="auto"/>
        <w:left w:val="none" w:sz="0" w:space="0" w:color="auto"/>
        <w:bottom w:val="none" w:sz="0" w:space="0" w:color="auto"/>
        <w:right w:val="none" w:sz="0" w:space="0" w:color="auto"/>
      </w:divBdr>
    </w:div>
    <w:div w:id="1370036340">
      <w:bodyDiv w:val="1"/>
      <w:marLeft w:val="0"/>
      <w:marRight w:val="0"/>
      <w:marTop w:val="0"/>
      <w:marBottom w:val="0"/>
      <w:divBdr>
        <w:top w:val="none" w:sz="0" w:space="0" w:color="auto"/>
        <w:left w:val="none" w:sz="0" w:space="0" w:color="auto"/>
        <w:bottom w:val="none" w:sz="0" w:space="0" w:color="auto"/>
        <w:right w:val="none" w:sz="0" w:space="0" w:color="auto"/>
      </w:divBdr>
    </w:div>
    <w:div w:id="1370180216">
      <w:bodyDiv w:val="1"/>
      <w:marLeft w:val="0"/>
      <w:marRight w:val="0"/>
      <w:marTop w:val="0"/>
      <w:marBottom w:val="0"/>
      <w:divBdr>
        <w:top w:val="none" w:sz="0" w:space="0" w:color="auto"/>
        <w:left w:val="none" w:sz="0" w:space="0" w:color="auto"/>
        <w:bottom w:val="none" w:sz="0" w:space="0" w:color="auto"/>
        <w:right w:val="none" w:sz="0" w:space="0" w:color="auto"/>
      </w:divBdr>
    </w:div>
    <w:div w:id="1370256704">
      <w:bodyDiv w:val="1"/>
      <w:marLeft w:val="0"/>
      <w:marRight w:val="0"/>
      <w:marTop w:val="0"/>
      <w:marBottom w:val="0"/>
      <w:divBdr>
        <w:top w:val="none" w:sz="0" w:space="0" w:color="auto"/>
        <w:left w:val="none" w:sz="0" w:space="0" w:color="auto"/>
        <w:bottom w:val="none" w:sz="0" w:space="0" w:color="auto"/>
        <w:right w:val="none" w:sz="0" w:space="0" w:color="auto"/>
      </w:divBdr>
    </w:div>
    <w:div w:id="1370300635">
      <w:bodyDiv w:val="1"/>
      <w:marLeft w:val="0"/>
      <w:marRight w:val="0"/>
      <w:marTop w:val="0"/>
      <w:marBottom w:val="0"/>
      <w:divBdr>
        <w:top w:val="none" w:sz="0" w:space="0" w:color="auto"/>
        <w:left w:val="none" w:sz="0" w:space="0" w:color="auto"/>
        <w:bottom w:val="none" w:sz="0" w:space="0" w:color="auto"/>
        <w:right w:val="none" w:sz="0" w:space="0" w:color="auto"/>
      </w:divBdr>
    </w:div>
    <w:div w:id="1370569710">
      <w:bodyDiv w:val="1"/>
      <w:marLeft w:val="0"/>
      <w:marRight w:val="0"/>
      <w:marTop w:val="0"/>
      <w:marBottom w:val="0"/>
      <w:divBdr>
        <w:top w:val="none" w:sz="0" w:space="0" w:color="auto"/>
        <w:left w:val="none" w:sz="0" w:space="0" w:color="auto"/>
        <w:bottom w:val="none" w:sz="0" w:space="0" w:color="auto"/>
        <w:right w:val="none" w:sz="0" w:space="0" w:color="auto"/>
      </w:divBdr>
    </w:div>
    <w:div w:id="1370688792">
      <w:bodyDiv w:val="1"/>
      <w:marLeft w:val="0"/>
      <w:marRight w:val="0"/>
      <w:marTop w:val="0"/>
      <w:marBottom w:val="0"/>
      <w:divBdr>
        <w:top w:val="none" w:sz="0" w:space="0" w:color="auto"/>
        <w:left w:val="none" w:sz="0" w:space="0" w:color="auto"/>
        <w:bottom w:val="none" w:sz="0" w:space="0" w:color="auto"/>
        <w:right w:val="none" w:sz="0" w:space="0" w:color="auto"/>
      </w:divBdr>
    </w:div>
    <w:div w:id="1370762541">
      <w:bodyDiv w:val="1"/>
      <w:marLeft w:val="0"/>
      <w:marRight w:val="0"/>
      <w:marTop w:val="0"/>
      <w:marBottom w:val="0"/>
      <w:divBdr>
        <w:top w:val="none" w:sz="0" w:space="0" w:color="auto"/>
        <w:left w:val="none" w:sz="0" w:space="0" w:color="auto"/>
        <w:bottom w:val="none" w:sz="0" w:space="0" w:color="auto"/>
        <w:right w:val="none" w:sz="0" w:space="0" w:color="auto"/>
      </w:divBdr>
    </w:div>
    <w:div w:id="1370840548">
      <w:bodyDiv w:val="1"/>
      <w:marLeft w:val="0"/>
      <w:marRight w:val="0"/>
      <w:marTop w:val="0"/>
      <w:marBottom w:val="0"/>
      <w:divBdr>
        <w:top w:val="none" w:sz="0" w:space="0" w:color="auto"/>
        <w:left w:val="none" w:sz="0" w:space="0" w:color="auto"/>
        <w:bottom w:val="none" w:sz="0" w:space="0" w:color="auto"/>
        <w:right w:val="none" w:sz="0" w:space="0" w:color="auto"/>
      </w:divBdr>
    </w:div>
    <w:div w:id="1371228497">
      <w:bodyDiv w:val="1"/>
      <w:marLeft w:val="0"/>
      <w:marRight w:val="0"/>
      <w:marTop w:val="0"/>
      <w:marBottom w:val="0"/>
      <w:divBdr>
        <w:top w:val="none" w:sz="0" w:space="0" w:color="auto"/>
        <w:left w:val="none" w:sz="0" w:space="0" w:color="auto"/>
        <w:bottom w:val="none" w:sz="0" w:space="0" w:color="auto"/>
        <w:right w:val="none" w:sz="0" w:space="0" w:color="auto"/>
      </w:divBdr>
    </w:div>
    <w:div w:id="1371294939">
      <w:bodyDiv w:val="1"/>
      <w:marLeft w:val="0"/>
      <w:marRight w:val="0"/>
      <w:marTop w:val="0"/>
      <w:marBottom w:val="0"/>
      <w:divBdr>
        <w:top w:val="none" w:sz="0" w:space="0" w:color="auto"/>
        <w:left w:val="none" w:sz="0" w:space="0" w:color="auto"/>
        <w:bottom w:val="none" w:sz="0" w:space="0" w:color="auto"/>
        <w:right w:val="none" w:sz="0" w:space="0" w:color="auto"/>
      </w:divBdr>
    </w:div>
    <w:div w:id="1371300913">
      <w:bodyDiv w:val="1"/>
      <w:marLeft w:val="0"/>
      <w:marRight w:val="0"/>
      <w:marTop w:val="0"/>
      <w:marBottom w:val="0"/>
      <w:divBdr>
        <w:top w:val="none" w:sz="0" w:space="0" w:color="auto"/>
        <w:left w:val="none" w:sz="0" w:space="0" w:color="auto"/>
        <w:bottom w:val="none" w:sz="0" w:space="0" w:color="auto"/>
        <w:right w:val="none" w:sz="0" w:space="0" w:color="auto"/>
      </w:divBdr>
    </w:div>
    <w:div w:id="1371492649">
      <w:bodyDiv w:val="1"/>
      <w:marLeft w:val="0"/>
      <w:marRight w:val="0"/>
      <w:marTop w:val="0"/>
      <w:marBottom w:val="0"/>
      <w:divBdr>
        <w:top w:val="none" w:sz="0" w:space="0" w:color="auto"/>
        <w:left w:val="none" w:sz="0" w:space="0" w:color="auto"/>
        <w:bottom w:val="none" w:sz="0" w:space="0" w:color="auto"/>
        <w:right w:val="none" w:sz="0" w:space="0" w:color="auto"/>
      </w:divBdr>
    </w:div>
    <w:div w:id="1372073982">
      <w:bodyDiv w:val="1"/>
      <w:marLeft w:val="0"/>
      <w:marRight w:val="0"/>
      <w:marTop w:val="0"/>
      <w:marBottom w:val="0"/>
      <w:divBdr>
        <w:top w:val="none" w:sz="0" w:space="0" w:color="auto"/>
        <w:left w:val="none" w:sz="0" w:space="0" w:color="auto"/>
        <w:bottom w:val="none" w:sz="0" w:space="0" w:color="auto"/>
        <w:right w:val="none" w:sz="0" w:space="0" w:color="auto"/>
      </w:divBdr>
    </w:div>
    <w:div w:id="1372614290">
      <w:bodyDiv w:val="1"/>
      <w:marLeft w:val="0"/>
      <w:marRight w:val="0"/>
      <w:marTop w:val="0"/>
      <w:marBottom w:val="0"/>
      <w:divBdr>
        <w:top w:val="none" w:sz="0" w:space="0" w:color="auto"/>
        <w:left w:val="none" w:sz="0" w:space="0" w:color="auto"/>
        <w:bottom w:val="none" w:sz="0" w:space="0" w:color="auto"/>
        <w:right w:val="none" w:sz="0" w:space="0" w:color="auto"/>
      </w:divBdr>
    </w:div>
    <w:div w:id="1372729978">
      <w:bodyDiv w:val="1"/>
      <w:marLeft w:val="0"/>
      <w:marRight w:val="0"/>
      <w:marTop w:val="0"/>
      <w:marBottom w:val="0"/>
      <w:divBdr>
        <w:top w:val="none" w:sz="0" w:space="0" w:color="auto"/>
        <w:left w:val="none" w:sz="0" w:space="0" w:color="auto"/>
        <w:bottom w:val="none" w:sz="0" w:space="0" w:color="auto"/>
        <w:right w:val="none" w:sz="0" w:space="0" w:color="auto"/>
      </w:divBdr>
    </w:div>
    <w:div w:id="1372925192">
      <w:bodyDiv w:val="1"/>
      <w:marLeft w:val="0"/>
      <w:marRight w:val="0"/>
      <w:marTop w:val="0"/>
      <w:marBottom w:val="0"/>
      <w:divBdr>
        <w:top w:val="none" w:sz="0" w:space="0" w:color="auto"/>
        <w:left w:val="none" w:sz="0" w:space="0" w:color="auto"/>
        <w:bottom w:val="none" w:sz="0" w:space="0" w:color="auto"/>
        <w:right w:val="none" w:sz="0" w:space="0" w:color="auto"/>
      </w:divBdr>
    </w:div>
    <w:div w:id="1372996363">
      <w:bodyDiv w:val="1"/>
      <w:marLeft w:val="0"/>
      <w:marRight w:val="0"/>
      <w:marTop w:val="0"/>
      <w:marBottom w:val="0"/>
      <w:divBdr>
        <w:top w:val="none" w:sz="0" w:space="0" w:color="auto"/>
        <w:left w:val="none" w:sz="0" w:space="0" w:color="auto"/>
        <w:bottom w:val="none" w:sz="0" w:space="0" w:color="auto"/>
        <w:right w:val="none" w:sz="0" w:space="0" w:color="auto"/>
      </w:divBdr>
    </w:div>
    <w:div w:id="1373115797">
      <w:bodyDiv w:val="1"/>
      <w:marLeft w:val="0"/>
      <w:marRight w:val="0"/>
      <w:marTop w:val="0"/>
      <w:marBottom w:val="0"/>
      <w:divBdr>
        <w:top w:val="none" w:sz="0" w:space="0" w:color="auto"/>
        <w:left w:val="none" w:sz="0" w:space="0" w:color="auto"/>
        <w:bottom w:val="none" w:sz="0" w:space="0" w:color="auto"/>
        <w:right w:val="none" w:sz="0" w:space="0" w:color="auto"/>
      </w:divBdr>
    </w:div>
    <w:div w:id="1373380510">
      <w:bodyDiv w:val="1"/>
      <w:marLeft w:val="0"/>
      <w:marRight w:val="0"/>
      <w:marTop w:val="0"/>
      <w:marBottom w:val="0"/>
      <w:divBdr>
        <w:top w:val="none" w:sz="0" w:space="0" w:color="auto"/>
        <w:left w:val="none" w:sz="0" w:space="0" w:color="auto"/>
        <w:bottom w:val="none" w:sz="0" w:space="0" w:color="auto"/>
        <w:right w:val="none" w:sz="0" w:space="0" w:color="auto"/>
      </w:divBdr>
    </w:div>
    <w:div w:id="1373386851">
      <w:bodyDiv w:val="1"/>
      <w:marLeft w:val="0"/>
      <w:marRight w:val="0"/>
      <w:marTop w:val="0"/>
      <w:marBottom w:val="0"/>
      <w:divBdr>
        <w:top w:val="none" w:sz="0" w:space="0" w:color="auto"/>
        <w:left w:val="none" w:sz="0" w:space="0" w:color="auto"/>
        <w:bottom w:val="none" w:sz="0" w:space="0" w:color="auto"/>
        <w:right w:val="none" w:sz="0" w:space="0" w:color="auto"/>
      </w:divBdr>
    </w:div>
    <w:div w:id="1373462902">
      <w:bodyDiv w:val="1"/>
      <w:marLeft w:val="0"/>
      <w:marRight w:val="0"/>
      <w:marTop w:val="0"/>
      <w:marBottom w:val="0"/>
      <w:divBdr>
        <w:top w:val="none" w:sz="0" w:space="0" w:color="auto"/>
        <w:left w:val="none" w:sz="0" w:space="0" w:color="auto"/>
        <w:bottom w:val="none" w:sz="0" w:space="0" w:color="auto"/>
        <w:right w:val="none" w:sz="0" w:space="0" w:color="auto"/>
      </w:divBdr>
    </w:div>
    <w:div w:id="1373572459">
      <w:bodyDiv w:val="1"/>
      <w:marLeft w:val="0"/>
      <w:marRight w:val="0"/>
      <w:marTop w:val="0"/>
      <w:marBottom w:val="0"/>
      <w:divBdr>
        <w:top w:val="none" w:sz="0" w:space="0" w:color="auto"/>
        <w:left w:val="none" w:sz="0" w:space="0" w:color="auto"/>
        <w:bottom w:val="none" w:sz="0" w:space="0" w:color="auto"/>
        <w:right w:val="none" w:sz="0" w:space="0" w:color="auto"/>
      </w:divBdr>
    </w:div>
    <w:div w:id="1373577883">
      <w:bodyDiv w:val="1"/>
      <w:marLeft w:val="0"/>
      <w:marRight w:val="0"/>
      <w:marTop w:val="0"/>
      <w:marBottom w:val="0"/>
      <w:divBdr>
        <w:top w:val="none" w:sz="0" w:space="0" w:color="auto"/>
        <w:left w:val="none" w:sz="0" w:space="0" w:color="auto"/>
        <w:bottom w:val="none" w:sz="0" w:space="0" w:color="auto"/>
        <w:right w:val="none" w:sz="0" w:space="0" w:color="auto"/>
      </w:divBdr>
    </w:div>
    <w:div w:id="1373580117">
      <w:bodyDiv w:val="1"/>
      <w:marLeft w:val="0"/>
      <w:marRight w:val="0"/>
      <w:marTop w:val="0"/>
      <w:marBottom w:val="0"/>
      <w:divBdr>
        <w:top w:val="none" w:sz="0" w:space="0" w:color="auto"/>
        <w:left w:val="none" w:sz="0" w:space="0" w:color="auto"/>
        <w:bottom w:val="none" w:sz="0" w:space="0" w:color="auto"/>
        <w:right w:val="none" w:sz="0" w:space="0" w:color="auto"/>
      </w:divBdr>
    </w:div>
    <w:div w:id="1373727284">
      <w:bodyDiv w:val="1"/>
      <w:marLeft w:val="0"/>
      <w:marRight w:val="0"/>
      <w:marTop w:val="0"/>
      <w:marBottom w:val="0"/>
      <w:divBdr>
        <w:top w:val="none" w:sz="0" w:space="0" w:color="auto"/>
        <w:left w:val="none" w:sz="0" w:space="0" w:color="auto"/>
        <w:bottom w:val="none" w:sz="0" w:space="0" w:color="auto"/>
        <w:right w:val="none" w:sz="0" w:space="0" w:color="auto"/>
      </w:divBdr>
    </w:div>
    <w:div w:id="1373768918">
      <w:bodyDiv w:val="1"/>
      <w:marLeft w:val="0"/>
      <w:marRight w:val="0"/>
      <w:marTop w:val="0"/>
      <w:marBottom w:val="0"/>
      <w:divBdr>
        <w:top w:val="none" w:sz="0" w:space="0" w:color="auto"/>
        <w:left w:val="none" w:sz="0" w:space="0" w:color="auto"/>
        <w:bottom w:val="none" w:sz="0" w:space="0" w:color="auto"/>
        <w:right w:val="none" w:sz="0" w:space="0" w:color="auto"/>
      </w:divBdr>
    </w:div>
    <w:div w:id="1374035191">
      <w:bodyDiv w:val="1"/>
      <w:marLeft w:val="0"/>
      <w:marRight w:val="0"/>
      <w:marTop w:val="0"/>
      <w:marBottom w:val="0"/>
      <w:divBdr>
        <w:top w:val="none" w:sz="0" w:space="0" w:color="auto"/>
        <w:left w:val="none" w:sz="0" w:space="0" w:color="auto"/>
        <w:bottom w:val="none" w:sz="0" w:space="0" w:color="auto"/>
        <w:right w:val="none" w:sz="0" w:space="0" w:color="auto"/>
      </w:divBdr>
    </w:div>
    <w:div w:id="1374117211">
      <w:bodyDiv w:val="1"/>
      <w:marLeft w:val="0"/>
      <w:marRight w:val="0"/>
      <w:marTop w:val="0"/>
      <w:marBottom w:val="0"/>
      <w:divBdr>
        <w:top w:val="none" w:sz="0" w:space="0" w:color="auto"/>
        <w:left w:val="none" w:sz="0" w:space="0" w:color="auto"/>
        <w:bottom w:val="none" w:sz="0" w:space="0" w:color="auto"/>
        <w:right w:val="none" w:sz="0" w:space="0" w:color="auto"/>
      </w:divBdr>
    </w:div>
    <w:div w:id="1374236923">
      <w:bodyDiv w:val="1"/>
      <w:marLeft w:val="0"/>
      <w:marRight w:val="0"/>
      <w:marTop w:val="0"/>
      <w:marBottom w:val="0"/>
      <w:divBdr>
        <w:top w:val="none" w:sz="0" w:space="0" w:color="auto"/>
        <w:left w:val="none" w:sz="0" w:space="0" w:color="auto"/>
        <w:bottom w:val="none" w:sz="0" w:space="0" w:color="auto"/>
        <w:right w:val="none" w:sz="0" w:space="0" w:color="auto"/>
      </w:divBdr>
    </w:div>
    <w:div w:id="1374500943">
      <w:bodyDiv w:val="1"/>
      <w:marLeft w:val="0"/>
      <w:marRight w:val="0"/>
      <w:marTop w:val="0"/>
      <w:marBottom w:val="0"/>
      <w:divBdr>
        <w:top w:val="none" w:sz="0" w:space="0" w:color="auto"/>
        <w:left w:val="none" w:sz="0" w:space="0" w:color="auto"/>
        <w:bottom w:val="none" w:sz="0" w:space="0" w:color="auto"/>
        <w:right w:val="none" w:sz="0" w:space="0" w:color="auto"/>
      </w:divBdr>
    </w:div>
    <w:div w:id="1374576882">
      <w:bodyDiv w:val="1"/>
      <w:marLeft w:val="0"/>
      <w:marRight w:val="0"/>
      <w:marTop w:val="0"/>
      <w:marBottom w:val="0"/>
      <w:divBdr>
        <w:top w:val="none" w:sz="0" w:space="0" w:color="auto"/>
        <w:left w:val="none" w:sz="0" w:space="0" w:color="auto"/>
        <w:bottom w:val="none" w:sz="0" w:space="0" w:color="auto"/>
        <w:right w:val="none" w:sz="0" w:space="0" w:color="auto"/>
      </w:divBdr>
    </w:div>
    <w:div w:id="1374580869">
      <w:bodyDiv w:val="1"/>
      <w:marLeft w:val="0"/>
      <w:marRight w:val="0"/>
      <w:marTop w:val="0"/>
      <w:marBottom w:val="0"/>
      <w:divBdr>
        <w:top w:val="none" w:sz="0" w:space="0" w:color="auto"/>
        <w:left w:val="none" w:sz="0" w:space="0" w:color="auto"/>
        <w:bottom w:val="none" w:sz="0" w:space="0" w:color="auto"/>
        <w:right w:val="none" w:sz="0" w:space="0" w:color="auto"/>
      </w:divBdr>
    </w:div>
    <w:div w:id="1375042199">
      <w:bodyDiv w:val="1"/>
      <w:marLeft w:val="0"/>
      <w:marRight w:val="0"/>
      <w:marTop w:val="0"/>
      <w:marBottom w:val="0"/>
      <w:divBdr>
        <w:top w:val="none" w:sz="0" w:space="0" w:color="auto"/>
        <w:left w:val="none" w:sz="0" w:space="0" w:color="auto"/>
        <w:bottom w:val="none" w:sz="0" w:space="0" w:color="auto"/>
        <w:right w:val="none" w:sz="0" w:space="0" w:color="auto"/>
      </w:divBdr>
    </w:div>
    <w:div w:id="1375303614">
      <w:bodyDiv w:val="1"/>
      <w:marLeft w:val="0"/>
      <w:marRight w:val="0"/>
      <w:marTop w:val="0"/>
      <w:marBottom w:val="0"/>
      <w:divBdr>
        <w:top w:val="none" w:sz="0" w:space="0" w:color="auto"/>
        <w:left w:val="none" w:sz="0" w:space="0" w:color="auto"/>
        <w:bottom w:val="none" w:sz="0" w:space="0" w:color="auto"/>
        <w:right w:val="none" w:sz="0" w:space="0" w:color="auto"/>
      </w:divBdr>
    </w:div>
    <w:div w:id="1375499998">
      <w:bodyDiv w:val="1"/>
      <w:marLeft w:val="0"/>
      <w:marRight w:val="0"/>
      <w:marTop w:val="0"/>
      <w:marBottom w:val="0"/>
      <w:divBdr>
        <w:top w:val="none" w:sz="0" w:space="0" w:color="auto"/>
        <w:left w:val="none" w:sz="0" w:space="0" w:color="auto"/>
        <w:bottom w:val="none" w:sz="0" w:space="0" w:color="auto"/>
        <w:right w:val="none" w:sz="0" w:space="0" w:color="auto"/>
      </w:divBdr>
    </w:div>
    <w:div w:id="1375620232">
      <w:bodyDiv w:val="1"/>
      <w:marLeft w:val="0"/>
      <w:marRight w:val="0"/>
      <w:marTop w:val="0"/>
      <w:marBottom w:val="0"/>
      <w:divBdr>
        <w:top w:val="none" w:sz="0" w:space="0" w:color="auto"/>
        <w:left w:val="none" w:sz="0" w:space="0" w:color="auto"/>
        <w:bottom w:val="none" w:sz="0" w:space="0" w:color="auto"/>
        <w:right w:val="none" w:sz="0" w:space="0" w:color="auto"/>
      </w:divBdr>
    </w:div>
    <w:div w:id="1375734357">
      <w:bodyDiv w:val="1"/>
      <w:marLeft w:val="0"/>
      <w:marRight w:val="0"/>
      <w:marTop w:val="0"/>
      <w:marBottom w:val="0"/>
      <w:divBdr>
        <w:top w:val="none" w:sz="0" w:space="0" w:color="auto"/>
        <w:left w:val="none" w:sz="0" w:space="0" w:color="auto"/>
        <w:bottom w:val="none" w:sz="0" w:space="0" w:color="auto"/>
        <w:right w:val="none" w:sz="0" w:space="0" w:color="auto"/>
      </w:divBdr>
    </w:div>
    <w:div w:id="1375960871">
      <w:bodyDiv w:val="1"/>
      <w:marLeft w:val="0"/>
      <w:marRight w:val="0"/>
      <w:marTop w:val="0"/>
      <w:marBottom w:val="0"/>
      <w:divBdr>
        <w:top w:val="none" w:sz="0" w:space="0" w:color="auto"/>
        <w:left w:val="none" w:sz="0" w:space="0" w:color="auto"/>
        <w:bottom w:val="none" w:sz="0" w:space="0" w:color="auto"/>
        <w:right w:val="none" w:sz="0" w:space="0" w:color="auto"/>
      </w:divBdr>
    </w:div>
    <w:div w:id="1376079055">
      <w:bodyDiv w:val="1"/>
      <w:marLeft w:val="0"/>
      <w:marRight w:val="0"/>
      <w:marTop w:val="0"/>
      <w:marBottom w:val="0"/>
      <w:divBdr>
        <w:top w:val="none" w:sz="0" w:space="0" w:color="auto"/>
        <w:left w:val="none" w:sz="0" w:space="0" w:color="auto"/>
        <w:bottom w:val="none" w:sz="0" w:space="0" w:color="auto"/>
        <w:right w:val="none" w:sz="0" w:space="0" w:color="auto"/>
      </w:divBdr>
    </w:div>
    <w:div w:id="1376200371">
      <w:bodyDiv w:val="1"/>
      <w:marLeft w:val="0"/>
      <w:marRight w:val="0"/>
      <w:marTop w:val="0"/>
      <w:marBottom w:val="0"/>
      <w:divBdr>
        <w:top w:val="none" w:sz="0" w:space="0" w:color="auto"/>
        <w:left w:val="none" w:sz="0" w:space="0" w:color="auto"/>
        <w:bottom w:val="none" w:sz="0" w:space="0" w:color="auto"/>
        <w:right w:val="none" w:sz="0" w:space="0" w:color="auto"/>
      </w:divBdr>
    </w:div>
    <w:div w:id="1376201435">
      <w:bodyDiv w:val="1"/>
      <w:marLeft w:val="0"/>
      <w:marRight w:val="0"/>
      <w:marTop w:val="0"/>
      <w:marBottom w:val="0"/>
      <w:divBdr>
        <w:top w:val="none" w:sz="0" w:space="0" w:color="auto"/>
        <w:left w:val="none" w:sz="0" w:space="0" w:color="auto"/>
        <w:bottom w:val="none" w:sz="0" w:space="0" w:color="auto"/>
        <w:right w:val="none" w:sz="0" w:space="0" w:color="auto"/>
      </w:divBdr>
    </w:div>
    <w:div w:id="1376387270">
      <w:bodyDiv w:val="1"/>
      <w:marLeft w:val="0"/>
      <w:marRight w:val="0"/>
      <w:marTop w:val="0"/>
      <w:marBottom w:val="0"/>
      <w:divBdr>
        <w:top w:val="none" w:sz="0" w:space="0" w:color="auto"/>
        <w:left w:val="none" w:sz="0" w:space="0" w:color="auto"/>
        <w:bottom w:val="none" w:sz="0" w:space="0" w:color="auto"/>
        <w:right w:val="none" w:sz="0" w:space="0" w:color="auto"/>
      </w:divBdr>
    </w:div>
    <w:div w:id="1376465321">
      <w:bodyDiv w:val="1"/>
      <w:marLeft w:val="0"/>
      <w:marRight w:val="0"/>
      <w:marTop w:val="0"/>
      <w:marBottom w:val="0"/>
      <w:divBdr>
        <w:top w:val="none" w:sz="0" w:space="0" w:color="auto"/>
        <w:left w:val="none" w:sz="0" w:space="0" w:color="auto"/>
        <w:bottom w:val="none" w:sz="0" w:space="0" w:color="auto"/>
        <w:right w:val="none" w:sz="0" w:space="0" w:color="auto"/>
      </w:divBdr>
    </w:div>
    <w:div w:id="1377241340">
      <w:bodyDiv w:val="1"/>
      <w:marLeft w:val="0"/>
      <w:marRight w:val="0"/>
      <w:marTop w:val="0"/>
      <w:marBottom w:val="0"/>
      <w:divBdr>
        <w:top w:val="none" w:sz="0" w:space="0" w:color="auto"/>
        <w:left w:val="none" w:sz="0" w:space="0" w:color="auto"/>
        <w:bottom w:val="none" w:sz="0" w:space="0" w:color="auto"/>
        <w:right w:val="none" w:sz="0" w:space="0" w:color="auto"/>
      </w:divBdr>
    </w:div>
    <w:div w:id="1377270835">
      <w:bodyDiv w:val="1"/>
      <w:marLeft w:val="0"/>
      <w:marRight w:val="0"/>
      <w:marTop w:val="0"/>
      <w:marBottom w:val="0"/>
      <w:divBdr>
        <w:top w:val="none" w:sz="0" w:space="0" w:color="auto"/>
        <w:left w:val="none" w:sz="0" w:space="0" w:color="auto"/>
        <w:bottom w:val="none" w:sz="0" w:space="0" w:color="auto"/>
        <w:right w:val="none" w:sz="0" w:space="0" w:color="auto"/>
      </w:divBdr>
    </w:div>
    <w:div w:id="1377506070">
      <w:bodyDiv w:val="1"/>
      <w:marLeft w:val="0"/>
      <w:marRight w:val="0"/>
      <w:marTop w:val="0"/>
      <w:marBottom w:val="0"/>
      <w:divBdr>
        <w:top w:val="none" w:sz="0" w:space="0" w:color="auto"/>
        <w:left w:val="none" w:sz="0" w:space="0" w:color="auto"/>
        <w:bottom w:val="none" w:sz="0" w:space="0" w:color="auto"/>
        <w:right w:val="none" w:sz="0" w:space="0" w:color="auto"/>
      </w:divBdr>
    </w:div>
    <w:div w:id="1377511346">
      <w:bodyDiv w:val="1"/>
      <w:marLeft w:val="0"/>
      <w:marRight w:val="0"/>
      <w:marTop w:val="0"/>
      <w:marBottom w:val="0"/>
      <w:divBdr>
        <w:top w:val="none" w:sz="0" w:space="0" w:color="auto"/>
        <w:left w:val="none" w:sz="0" w:space="0" w:color="auto"/>
        <w:bottom w:val="none" w:sz="0" w:space="0" w:color="auto"/>
        <w:right w:val="none" w:sz="0" w:space="0" w:color="auto"/>
      </w:divBdr>
    </w:div>
    <w:div w:id="1377512615">
      <w:bodyDiv w:val="1"/>
      <w:marLeft w:val="0"/>
      <w:marRight w:val="0"/>
      <w:marTop w:val="0"/>
      <w:marBottom w:val="0"/>
      <w:divBdr>
        <w:top w:val="none" w:sz="0" w:space="0" w:color="auto"/>
        <w:left w:val="none" w:sz="0" w:space="0" w:color="auto"/>
        <w:bottom w:val="none" w:sz="0" w:space="0" w:color="auto"/>
        <w:right w:val="none" w:sz="0" w:space="0" w:color="auto"/>
      </w:divBdr>
    </w:div>
    <w:div w:id="1377582846">
      <w:bodyDiv w:val="1"/>
      <w:marLeft w:val="0"/>
      <w:marRight w:val="0"/>
      <w:marTop w:val="0"/>
      <w:marBottom w:val="0"/>
      <w:divBdr>
        <w:top w:val="none" w:sz="0" w:space="0" w:color="auto"/>
        <w:left w:val="none" w:sz="0" w:space="0" w:color="auto"/>
        <w:bottom w:val="none" w:sz="0" w:space="0" w:color="auto"/>
        <w:right w:val="none" w:sz="0" w:space="0" w:color="auto"/>
      </w:divBdr>
    </w:div>
    <w:div w:id="1377704061">
      <w:bodyDiv w:val="1"/>
      <w:marLeft w:val="0"/>
      <w:marRight w:val="0"/>
      <w:marTop w:val="0"/>
      <w:marBottom w:val="0"/>
      <w:divBdr>
        <w:top w:val="none" w:sz="0" w:space="0" w:color="auto"/>
        <w:left w:val="none" w:sz="0" w:space="0" w:color="auto"/>
        <w:bottom w:val="none" w:sz="0" w:space="0" w:color="auto"/>
        <w:right w:val="none" w:sz="0" w:space="0" w:color="auto"/>
      </w:divBdr>
    </w:div>
    <w:div w:id="1377772972">
      <w:bodyDiv w:val="1"/>
      <w:marLeft w:val="0"/>
      <w:marRight w:val="0"/>
      <w:marTop w:val="0"/>
      <w:marBottom w:val="0"/>
      <w:divBdr>
        <w:top w:val="none" w:sz="0" w:space="0" w:color="auto"/>
        <w:left w:val="none" w:sz="0" w:space="0" w:color="auto"/>
        <w:bottom w:val="none" w:sz="0" w:space="0" w:color="auto"/>
        <w:right w:val="none" w:sz="0" w:space="0" w:color="auto"/>
      </w:divBdr>
    </w:div>
    <w:div w:id="1377777254">
      <w:bodyDiv w:val="1"/>
      <w:marLeft w:val="0"/>
      <w:marRight w:val="0"/>
      <w:marTop w:val="0"/>
      <w:marBottom w:val="0"/>
      <w:divBdr>
        <w:top w:val="none" w:sz="0" w:space="0" w:color="auto"/>
        <w:left w:val="none" w:sz="0" w:space="0" w:color="auto"/>
        <w:bottom w:val="none" w:sz="0" w:space="0" w:color="auto"/>
        <w:right w:val="none" w:sz="0" w:space="0" w:color="auto"/>
      </w:divBdr>
    </w:div>
    <w:div w:id="1377898667">
      <w:bodyDiv w:val="1"/>
      <w:marLeft w:val="0"/>
      <w:marRight w:val="0"/>
      <w:marTop w:val="0"/>
      <w:marBottom w:val="0"/>
      <w:divBdr>
        <w:top w:val="none" w:sz="0" w:space="0" w:color="auto"/>
        <w:left w:val="none" w:sz="0" w:space="0" w:color="auto"/>
        <w:bottom w:val="none" w:sz="0" w:space="0" w:color="auto"/>
        <w:right w:val="none" w:sz="0" w:space="0" w:color="auto"/>
      </w:divBdr>
    </w:div>
    <w:div w:id="1377970915">
      <w:bodyDiv w:val="1"/>
      <w:marLeft w:val="0"/>
      <w:marRight w:val="0"/>
      <w:marTop w:val="0"/>
      <w:marBottom w:val="0"/>
      <w:divBdr>
        <w:top w:val="none" w:sz="0" w:space="0" w:color="auto"/>
        <w:left w:val="none" w:sz="0" w:space="0" w:color="auto"/>
        <w:bottom w:val="none" w:sz="0" w:space="0" w:color="auto"/>
        <w:right w:val="none" w:sz="0" w:space="0" w:color="auto"/>
      </w:divBdr>
    </w:div>
    <w:div w:id="1377973985">
      <w:bodyDiv w:val="1"/>
      <w:marLeft w:val="0"/>
      <w:marRight w:val="0"/>
      <w:marTop w:val="0"/>
      <w:marBottom w:val="0"/>
      <w:divBdr>
        <w:top w:val="none" w:sz="0" w:space="0" w:color="auto"/>
        <w:left w:val="none" w:sz="0" w:space="0" w:color="auto"/>
        <w:bottom w:val="none" w:sz="0" w:space="0" w:color="auto"/>
        <w:right w:val="none" w:sz="0" w:space="0" w:color="auto"/>
      </w:divBdr>
    </w:div>
    <w:div w:id="1378050016">
      <w:bodyDiv w:val="1"/>
      <w:marLeft w:val="0"/>
      <w:marRight w:val="0"/>
      <w:marTop w:val="0"/>
      <w:marBottom w:val="0"/>
      <w:divBdr>
        <w:top w:val="none" w:sz="0" w:space="0" w:color="auto"/>
        <w:left w:val="none" w:sz="0" w:space="0" w:color="auto"/>
        <w:bottom w:val="none" w:sz="0" w:space="0" w:color="auto"/>
        <w:right w:val="none" w:sz="0" w:space="0" w:color="auto"/>
      </w:divBdr>
    </w:div>
    <w:div w:id="1378119674">
      <w:bodyDiv w:val="1"/>
      <w:marLeft w:val="0"/>
      <w:marRight w:val="0"/>
      <w:marTop w:val="0"/>
      <w:marBottom w:val="0"/>
      <w:divBdr>
        <w:top w:val="none" w:sz="0" w:space="0" w:color="auto"/>
        <w:left w:val="none" w:sz="0" w:space="0" w:color="auto"/>
        <w:bottom w:val="none" w:sz="0" w:space="0" w:color="auto"/>
        <w:right w:val="none" w:sz="0" w:space="0" w:color="auto"/>
      </w:divBdr>
    </w:div>
    <w:div w:id="1378317972">
      <w:bodyDiv w:val="1"/>
      <w:marLeft w:val="0"/>
      <w:marRight w:val="0"/>
      <w:marTop w:val="0"/>
      <w:marBottom w:val="0"/>
      <w:divBdr>
        <w:top w:val="none" w:sz="0" w:space="0" w:color="auto"/>
        <w:left w:val="none" w:sz="0" w:space="0" w:color="auto"/>
        <w:bottom w:val="none" w:sz="0" w:space="0" w:color="auto"/>
        <w:right w:val="none" w:sz="0" w:space="0" w:color="auto"/>
      </w:divBdr>
    </w:div>
    <w:div w:id="1378434177">
      <w:bodyDiv w:val="1"/>
      <w:marLeft w:val="0"/>
      <w:marRight w:val="0"/>
      <w:marTop w:val="0"/>
      <w:marBottom w:val="0"/>
      <w:divBdr>
        <w:top w:val="none" w:sz="0" w:space="0" w:color="auto"/>
        <w:left w:val="none" w:sz="0" w:space="0" w:color="auto"/>
        <w:bottom w:val="none" w:sz="0" w:space="0" w:color="auto"/>
        <w:right w:val="none" w:sz="0" w:space="0" w:color="auto"/>
      </w:divBdr>
    </w:div>
    <w:div w:id="1378436925">
      <w:bodyDiv w:val="1"/>
      <w:marLeft w:val="0"/>
      <w:marRight w:val="0"/>
      <w:marTop w:val="0"/>
      <w:marBottom w:val="0"/>
      <w:divBdr>
        <w:top w:val="none" w:sz="0" w:space="0" w:color="auto"/>
        <w:left w:val="none" w:sz="0" w:space="0" w:color="auto"/>
        <w:bottom w:val="none" w:sz="0" w:space="0" w:color="auto"/>
        <w:right w:val="none" w:sz="0" w:space="0" w:color="auto"/>
      </w:divBdr>
    </w:div>
    <w:div w:id="1378580343">
      <w:bodyDiv w:val="1"/>
      <w:marLeft w:val="0"/>
      <w:marRight w:val="0"/>
      <w:marTop w:val="0"/>
      <w:marBottom w:val="0"/>
      <w:divBdr>
        <w:top w:val="none" w:sz="0" w:space="0" w:color="auto"/>
        <w:left w:val="none" w:sz="0" w:space="0" w:color="auto"/>
        <w:bottom w:val="none" w:sz="0" w:space="0" w:color="auto"/>
        <w:right w:val="none" w:sz="0" w:space="0" w:color="auto"/>
      </w:divBdr>
    </w:div>
    <w:div w:id="1378624991">
      <w:bodyDiv w:val="1"/>
      <w:marLeft w:val="0"/>
      <w:marRight w:val="0"/>
      <w:marTop w:val="0"/>
      <w:marBottom w:val="0"/>
      <w:divBdr>
        <w:top w:val="none" w:sz="0" w:space="0" w:color="auto"/>
        <w:left w:val="none" w:sz="0" w:space="0" w:color="auto"/>
        <w:bottom w:val="none" w:sz="0" w:space="0" w:color="auto"/>
        <w:right w:val="none" w:sz="0" w:space="0" w:color="auto"/>
      </w:divBdr>
    </w:div>
    <w:div w:id="1378698835">
      <w:bodyDiv w:val="1"/>
      <w:marLeft w:val="0"/>
      <w:marRight w:val="0"/>
      <w:marTop w:val="0"/>
      <w:marBottom w:val="0"/>
      <w:divBdr>
        <w:top w:val="none" w:sz="0" w:space="0" w:color="auto"/>
        <w:left w:val="none" w:sz="0" w:space="0" w:color="auto"/>
        <w:bottom w:val="none" w:sz="0" w:space="0" w:color="auto"/>
        <w:right w:val="none" w:sz="0" w:space="0" w:color="auto"/>
      </w:divBdr>
    </w:div>
    <w:div w:id="1378703989">
      <w:bodyDiv w:val="1"/>
      <w:marLeft w:val="0"/>
      <w:marRight w:val="0"/>
      <w:marTop w:val="0"/>
      <w:marBottom w:val="0"/>
      <w:divBdr>
        <w:top w:val="none" w:sz="0" w:space="0" w:color="auto"/>
        <w:left w:val="none" w:sz="0" w:space="0" w:color="auto"/>
        <w:bottom w:val="none" w:sz="0" w:space="0" w:color="auto"/>
        <w:right w:val="none" w:sz="0" w:space="0" w:color="auto"/>
      </w:divBdr>
    </w:div>
    <w:div w:id="1378967339">
      <w:bodyDiv w:val="1"/>
      <w:marLeft w:val="0"/>
      <w:marRight w:val="0"/>
      <w:marTop w:val="0"/>
      <w:marBottom w:val="0"/>
      <w:divBdr>
        <w:top w:val="none" w:sz="0" w:space="0" w:color="auto"/>
        <w:left w:val="none" w:sz="0" w:space="0" w:color="auto"/>
        <w:bottom w:val="none" w:sz="0" w:space="0" w:color="auto"/>
        <w:right w:val="none" w:sz="0" w:space="0" w:color="auto"/>
      </w:divBdr>
    </w:div>
    <w:div w:id="1379091583">
      <w:bodyDiv w:val="1"/>
      <w:marLeft w:val="0"/>
      <w:marRight w:val="0"/>
      <w:marTop w:val="0"/>
      <w:marBottom w:val="0"/>
      <w:divBdr>
        <w:top w:val="none" w:sz="0" w:space="0" w:color="auto"/>
        <w:left w:val="none" w:sz="0" w:space="0" w:color="auto"/>
        <w:bottom w:val="none" w:sz="0" w:space="0" w:color="auto"/>
        <w:right w:val="none" w:sz="0" w:space="0" w:color="auto"/>
      </w:divBdr>
    </w:div>
    <w:div w:id="1379470614">
      <w:bodyDiv w:val="1"/>
      <w:marLeft w:val="0"/>
      <w:marRight w:val="0"/>
      <w:marTop w:val="0"/>
      <w:marBottom w:val="0"/>
      <w:divBdr>
        <w:top w:val="none" w:sz="0" w:space="0" w:color="auto"/>
        <w:left w:val="none" w:sz="0" w:space="0" w:color="auto"/>
        <w:bottom w:val="none" w:sz="0" w:space="0" w:color="auto"/>
        <w:right w:val="none" w:sz="0" w:space="0" w:color="auto"/>
      </w:divBdr>
    </w:div>
    <w:div w:id="1379470944">
      <w:bodyDiv w:val="1"/>
      <w:marLeft w:val="0"/>
      <w:marRight w:val="0"/>
      <w:marTop w:val="0"/>
      <w:marBottom w:val="0"/>
      <w:divBdr>
        <w:top w:val="none" w:sz="0" w:space="0" w:color="auto"/>
        <w:left w:val="none" w:sz="0" w:space="0" w:color="auto"/>
        <w:bottom w:val="none" w:sz="0" w:space="0" w:color="auto"/>
        <w:right w:val="none" w:sz="0" w:space="0" w:color="auto"/>
      </w:divBdr>
    </w:div>
    <w:div w:id="1379627219">
      <w:bodyDiv w:val="1"/>
      <w:marLeft w:val="0"/>
      <w:marRight w:val="0"/>
      <w:marTop w:val="0"/>
      <w:marBottom w:val="0"/>
      <w:divBdr>
        <w:top w:val="none" w:sz="0" w:space="0" w:color="auto"/>
        <w:left w:val="none" w:sz="0" w:space="0" w:color="auto"/>
        <w:bottom w:val="none" w:sz="0" w:space="0" w:color="auto"/>
        <w:right w:val="none" w:sz="0" w:space="0" w:color="auto"/>
      </w:divBdr>
    </w:div>
    <w:div w:id="1379741410">
      <w:bodyDiv w:val="1"/>
      <w:marLeft w:val="0"/>
      <w:marRight w:val="0"/>
      <w:marTop w:val="0"/>
      <w:marBottom w:val="0"/>
      <w:divBdr>
        <w:top w:val="none" w:sz="0" w:space="0" w:color="auto"/>
        <w:left w:val="none" w:sz="0" w:space="0" w:color="auto"/>
        <w:bottom w:val="none" w:sz="0" w:space="0" w:color="auto"/>
        <w:right w:val="none" w:sz="0" w:space="0" w:color="auto"/>
      </w:divBdr>
    </w:div>
    <w:div w:id="1379742069">
      <w:bodyDiv w:val="1"/>
      <w:marLeft w:val="0"/>
      <w:marRight w:val="0"/>
      <w:marTop w:val="0"/>
      <w:marBottom w:val="0"/>
      <w:divBdr>
        <w:top w:val="none" w:sz="0" w:space="0" w:color="auto"/>
        <w:left w:val="none" w:sz="0" w:space="0" w:color="auto"/>
        <w:bottom w:val="none" w:sz="0" w:space="0" w:color="auto"/>
        <w:right w:val="none" w:sz="0" w:space="0" w:color="auto"/>
      </w:divBdr>
    </w:div>
    <w:div w:id="1379745587">
      <w:bodyDiv w:val="1"/>
      <w:marLeft w:val="0"/>
      <w:marRight w:val="0"/>
      <w:marTop w:val="0"/>
      <w:marBottom w:val="0"/>
      <w:divBdr>
        <w:top w:val="none" w:sz="0" w:space="0" w:color="auto"/>
        <w:left w:val="none" w:sz="0" w:space="0" w:color="auto"/>
        <w:bottom w:val="none" w:sz="0" w:space="0" w:color="auto"/>
        <w:right w:val="none" w:sz="0" w:space="0" w:color="auto"/>
      </w:divBdr>
    </w:div>
    <w:div w:id="1380087928">
      <w:bodyDiv w:val="1"/>
      <w:marLeft w:val="0"/>
      <w:marRight w:val="0"/>
      <w:marTop w:val="0"/>
      <w:marBottom w:val="0"/>
      <w:divBdr>
        <w:top w:val="none" w:sz="0" w:space="0" w:color="auto"/>
        <w:left w:val="none" w:sz="0" w:space="0" w:color="auto"/>
        <w:bottom w:val="none" w:sz="0" w:space="0" w:color="auto"/>
        <w:right w:val="none" w:sz="0" w:space="0" w:color="auto"/>
      </w:divBdr>
    </w:div>
    <w:div w:id="1380205392">
      <w:bodyDiv w:val="1"/>
      <w:marLeft w:val="0"/>
      <w:marRight w:val="0"/>
      <w:marTop w:val="0"/>
      <w:marBottom w:val="0"/>
      <w:divBdr>
        <w:top w:val="none" w:sz="0" w:space="0" w:color="auto"/>
        <w:left w:val="none" w:sz="0" w:space="0" w:color="auto"/>
        <w:bottom w:val="none" w:sz="0" w:space="0" w:color="auto"/>
        <w:right w:val="none" w:sz="0" w:space="0" w:color="auto"/>
      </w:divBdr>
    </w:div>
    <w:div w:id="1380276114">
      <w:bodyDiv w:val="1"/>
      <w:marLeft w:val="0"/>
      <w:marRight w:val="0"/>
      <w:marTop w:val="0"/>
      <w:marBottom w:val="0"/>
      <w:divBdr>
        <w:top w:val="none" w:sz="0" w:space="0" w:color="auto"/>
        <w:left w:val="none" w:sz="0" w:space="0" w:color="auto"/>
        <w:bottom w:val="none" w:sz="0" w:space="0" w:color="auto"/>
        <w:right w:val="none" w:sz="0" w:space="0" w:color="auto"/>
      </w:divBdr>
    </w:div>
    <w:div w:id="1380278453">
      <w:bodyDiv w:val="1"/>
      <w:marLeft w:val="0"/>
      <w:marRight w:val="0"/>
      <w:marTop w:val="0"/>
      <w:marBottom w:val="0"/>
      <w:divBdr>
        <w:top w:val="none" w:sz="0" w:space="0" w:color="auto"/>
        <w:left w:val="none" w:sz="0" w:space="0" w:color="auto"/>
        <w:bottom w:val="none" w:sz="0" w:space="0" w:color="auto"/>
        <w:right w:val="none" w:sz="0" w:space="0" w:color="auto"/>
      </w:divBdr>
    </w:div>
    <w:div w:id="1380544865">
      <w:bodyDiv w:val="1"/>
      <w:marLeft w:val="0"/>
      <w:marRight w:val="0"/>
      <w:marTop w:val="0"/>
      <w:marBottom w:val="0"/>
      <w:divBdr>
        <w:top w:val="none" w:sz="0" w:space="0" w:color="auto"/>
        <w:left w:val="none" w:sz="0" w:space="0" w:color="auto"/>
        <w:bottom w:val="none" w:sz="0" w:space="0" w:color="auto"/>
        <w:right w:val="none" w:sz="0" w:space="0" w:color="auto"/>
      </w:divBdr>
    </w:div>
    <w:div w:id="1380863641">
      <w:bodyDiv w:val="1"/>
      <w:marLeft w:val="0"/>
      <w:marRight w:val="0"/>
      <w:marTop w:val="0"/>
      <w:marBottom w:val="0"/>
      <w:divBdr>
        <w:top w:val="none" w:sz="0" w:space="0" w:color="auto"/>
        <w:left w:val="none" w:sz="0" w:space="0" w:color="auto"/>
        <w:bottom w:val="none" w:sz="0" w:space="0" w:color="auto"/>
        <w:right w:val="none" w:sz="0" w:space="0" w:color="auto"/>
      </w:divBdr>
    </w:div>
    <w:div w:id="1381242036">
      <w:bodyDiv w:val="1"/>
      <w:marLeft w:val="0"/>
      <w:marRight w:val="0"/>
      <w:marTop w:val="0"/>
      <w:marBottom w:val="0"/>
      <w:divBdr>
        <w:top w:val="none" w:sz="0" w:space="0" w:color="auto"/>
        <w:left w:val="none" w:sz="0" w:space="0" w:color="auto"/>
        <w:bottom w:val="none" w:sz="0" w:space="0" w:color="auto"/>
        <w:right w:val="none" w:sz="0" w:space="0" w:color="auto"/>
      </w:divBdr>
    </w:div>
    <w:div w:id="1381248544">
      <w:bodyDiv w:val="1"/>
      <w:marLeft w:val="0"/>
      <w:marRight w:val="0"/>
      <w:marTop w:val="0"/>
      <w:marBottom w:val="0"/>
      <w:divBdr>
        <w:top w:val="none" w:sz="0" w:space="0" w:color="auto"/>
        <w:left w:val="none" w:sz="0" w:space="0" w:color="auto"/>
        <w:bottom w:val="none" w:sz="0" w:space="0" w:color="auto"/>
        <w:right w:val="none" w:sz="0" w:space="0" w:color="auto"/>
      </w:divBdr>
    </w:div>
    <w:div w:id="1381393762">
      <w:bodyDiv w:val="1"/>
      <w:marLeft w:val="0"/>
      <w:marRight w:val="0"/>
      <w:marTop w:val="0"/>
      <w:marBottom w:val="0"/>
      <w:divBdr>
        <w:top w:val="none" w:sz="0" w:space="0" w:color="auto"/>
        <w:left w:val="none" w:sz="0" w:space="0" w:color="auto"/>
        <w:bottom w:val="none" w:sz="0" w:space="0" w:color="auto"/>
        <w:right w:val="none" w:sz="0" w:space="0" w:color="auto"/>
      </w:divBdr>
    </w:div>
    <w:div w:id="1381396536">
      <w:bodyDiv w:val="1"/>
      <w:marLeft w:val="0"/>
      <w:marRight w:val="0"/>
      <w:marTop w:val="0"/>
      <w:marBottom w:val="0"/>
      <w:divBdr>
        <w:top w:val="none" w:sz="0" w:space="0" w:color="auto"/>
        <w:left w:val="none" w:sz="0" w:space="0" w:color="auto"/>
        <w:bottom w:val="none" w:sz="0" w:space="0" w:color="auto"/>
        <w:right w:val="none" w:sz="0" w:space="0" w:color="auto"/>
      </w:divBdr>
    </w:div>
    <w:div w:id="1382093396">
      <w:bodyDiv w:val="1"/>
      <w:marLeft w:val="0"/>
      <w:marRight w:val="0"/>
      <w:marTop w:val="0"/>
      <w:marBottom w:val="0"/>
      <w:divBdr>
        <w:top w:val="none" w:sz="0" w:space="0" w:color="auto"/>
        <w:left w:val="none" w:sz="0" w:space="0" w:color="auto"/>
        <w:bottom w:val="none" w:sz="0" w:space="0" w:color="auto"/>
        <w:right w:val="none" w:sz="0" w:space="0" w:color="auto"/>
      </w:divBdr>
    </w:div>
    <w:div w:id="1382094914">
      <w:bodyDiv w:val="1"/>
      <w:marLeft w:val="0"/>
      <w:marRight w:val="0"/>
      <w:marTop w:val="0"/>
      <w:marBottom w:val="0"/>
      <w:divBdr>
        <w:top w:val="none" w:sz="0" w:space="0" w:color="auto"/>
        <w:left w:val="none" w:sz="0" w:space="0" w:color="auto"/>
        <w:bottom w:val="none" w:sz="0" w:space="0" w:color="auto"/>
        <w:right w:val="none" w:sz="0" w:space="0" w:color="auto"/>
      </w:divBdr>
    </w:div>
    <w:div w:id="1382097481">
      <w:bodyDiv w:val="1"/>
      <w:marLeft w:val="0"/>
      <w:marRight w:val="0"/>
      <w:marTop w:val="0"/>
      <w:marBottom w:val="0"/>
      <w:divBdr>
        <w:top w:val="none" w:sz="0" w:space="0" w:color="auto"/>
        <w:left w:val="none" w:sz="0" w:space="0" w:color="auto"/>
        <w:bottom w:val="none" w:sz="0" w:space="0" w:color="auto"/>
        <w:right w:val="none" w:sz="0" w:space="0" w:color="auto"/>
      </w:divBdr>
    </w:div>
    <w:div w:id="1382166782">
      <w:bodyDiv w:val="1"/>
      <w:marLeft w:val="0"/>
      <w:marRight w:val="0"/>
      <w:marTop w:val="0"/>
      <w:marBottom w:val="0"/>
      <w:divBdr>
        <w:top w:val="none" w:sz="0" w:space="0" w:color="auto"/>
        <w:left w:val="none" w:sz="0" w:space="0" w:color="auto"/>
        <w:bottom w:val="none" w:sz="0" w:space="0" w:color="auto"/>
        <w:right w:val="none" w:sz="0" w:space="0" w:color="auto"/>
      </w:divBdr>
    </w:div>
    <w:div w:id="1382365634">
      <w:bodyDiv w:val="1"/>
      <w:marLeft w:val="0"/>
      <w:marRight w:val="0"/>
      <w:marTop w:val="0"/>
      <w:marBottom w:val="0"/>
      <w:divBdr>
        <w:top w:val="none" w:sz="0" w:space="0" w:color="auto"/>
        <w:left w:val="none" w:sz="0" w:space="0" w:color="auto"/>
        <w:bottom w:val="none" w:sz="0" w:space="0" w:color="auto"/>
        <w:right w:val="none" w:sz="0" w:space="0" w:color="auto"/>
      </w:divBdr>
    </w:div>
    <w:div w:id="1382636192">
      <w:bodyDiv w:val="1"/>
      <w:marLeft w:val="0"/>
      <w:marRight w:val="0"/>
      <w:marTop w:val="0"/>
      <w:marBottom w:val="0"/>
      <w:divBdr>
        <w:top w:val="none" w:sz="0" w:space="0" w:color="auto"/>
        <w:left w:val="none" w:sz="0" w:space="0" w:color="auto"/>
        <w:bottom w:val="none" w:sz="0" w:space="0" w:color="auto"/>
        <w:right w:val="none" w:sz="0" w:space="0" w:color="auto"/>
      </w:divBdr>
    </w:div>
    <w:div w:id="1382947784">
      <w:bodyDiv w:val="1"/>
      <w:marLeft w:val="0"/>
      <w:marRight w:val="0"/>
      <w:marTop w:val="0"/>
      <w:marBottom w:val="0"/>
      <w:divBdr>
        <w:top w:val="none" w:sz="0" w:space="0" w:color="auto"/>
        <w:left w:val="none" w:sz="0" w:space="0" w:color="auto"/>
        <w:bottom w:val="none" w:sz="0" w:space="0" w:color="auto"/>
        <w:right w:val="none" w:sz="0" w:space="0" w:color="auto"/>
      </w:divBdr>
    </w:div>
    <w:div w:id="1382973048">
      <w:bodyDiv w:val="1"/>
      <w:marLeft w:val="0"/>
      <w:marRight w:val="0"/>
      <w:marTop w:val="0"/>
      <w:marBottom w:val="0"/>
      <w:divBdr>
        <w:top w:val="none" w:sz="0" w:space="0" w:color="auto"/>
        <w:left w:val="none" w:sz="0" w:space="0" w:color="auto"/>
        <w:bottom w:val="none" w:sz="0" w:space="0" w:color="auto"/>
        <w:right w:val="none" w:sz="0" w:space="0" w:color="auto"/>
      </w:divBdr>
    </w:div>
    <w:div w:id="1383169183">
      <w:bodyDiv w:val="1"/>
      <w:marLeft w:val="0"/>
      <w:marRight w:val="0"/>
      <w:marTop w:val="0"/>
      <w:marBottom w:val="0"/>
      <w:divBdr>
        <w:top w:val="none" w:sz="0" w:space="0" w:color="auto"/>
        <w:left w:val="none" w:sz="0" w:space="0" w:color="auto"/>
        <w:bottom w:val="none" w:sz="0" w:space="0" w:color="auto"/>
        <w:right w:val="none" w:sz="0" w:space="0" w:color="auto"/>
      </w:divBdr>
    </w:div>
    <w:div w:id="1383359003">
      <w:bodyDiv w:val="1"/>
      <w:marLeft w:val="0"/>
      <w:marRight w:val="0"/>
      <w:marTop w:val="0"/>
      <w:marBottom w:val="0"/>
      <w:divBdr>
        <w:top w:val="none" w:sz="0" w:space="0" w:color="auto"/>
        <w:left w:val="none" w:sz="0" w:space="0" w:color="auto"/>
        <w:bottom w:val="none" w:sz="0" w:space="0" w:color="auto"/>
        <w:right w:val="none" w:sz="0" w:space="0" w:color="auto"/>
      </w:divBdr>
    </w:div>
    <w:div w:id="1383672488">
      <w:bodyDiv w:val="1"/>
      <w:marLeft w:val="0"/>
      <w:marRight w:val="0"/>
      <w:marTop w:val="0"/>
      <w:marBottom w:val="0"/>
      <w:divBdr>
        <w:top w:val="none" w:sz="0" w:space="0" w:color="auto"/>
        <w:left w:val="none" w:sz="0" w:space="0" w:color="auto"/>
        <w:bottom w:val="none" w:sz="0" w:space="0" w:color="auto"/>
        <w:right w:val="none" w:sz="0" w:space="0" w:color="auto"/>
      </w:divBdr>
    </w:div>
    <w:div w:id="1383746442">
      <w:bodyDiv w:val="1"/>
      <w:marLeft w:val="0"/>
      <w:marRight w:val="0"/>
      <w:marTop w:val="0"/>
      <w:marBottom w:val="0"/>
      <w:divBdr>
        <w:top w:val="none" w:sz="0" w:space="0" w:color="auto"/>
        <w:left w:val="none" w:sz="0" w:space="0" w:color="auto"/>
        <w:bottom w:val="none" w:sz="0" w:space="0" w:color="auto"/>
        <w:right w:val="none" w:sz="0" w:space="0" w:color="auto"/>
      </w:divBdr>
    </w:div>
    <w:div w:id="1383754284">
      <w:bodyDiv w:val="1"/>
      <w:marLeft w:val="0"/>
      <w:marRight w:val="0"/>
      <w:marTop w:val="0"/>
      <w:marBottom w:val="0"/>
      <w:divBdr>
        <w:top w:val="none" w:sz="0" w:space="0" w:color="auto"/>
        <w:left w:val="none" w:sz="0" w:space="0" w:color="auto"/>
        <w:bottom w:val="none" w:sz="0" w:space="0" w:color="auto"/>
        <w:right w:val="none" w:sz="0" w:space="0" w:color="auto"/>
      </w:divBdr>
    </w:div>
    <w:div w:id="1383939972">
      <w:bodyDiv w:val="1"/>
      <w:marLeft w:val="0"/>
      <w:marRight w:val="0"/>
      <w:marTop w:val="0"/>
      <w:marBottom w:val="0"/>
      <w:divBdr>
        <w:top w:val="none" w:sz="0" w:space="0" w:color="auto"/>
        <w:left w:val="none" w:sz="0" w:space="0" w:color="auto"/>
        <w:bottom w:val="none" w:sz="0" w:space="0" w:color="auto"/>
        <w:right w:val="none" w:sz="0" w:space="0" w:color="auto"/>
      </w:divBdr>
    </w:div>
    <w:div w:id="1383944158">
      <w:bodyDiv w:val="1"/>
      <w:marLeft w:val="0"/>
      <w:marRight w:val="0"/>
      <w:marTop w:val="0"/>
      <w:marBottom w:val="0"/>
      <w:divBdr>
        <w:top w:val="none" w:sz="0" w:space="0" w:color="auto"/>
        <w:left w:val="none" w:sz="0" w:space="0" w:color="auto"/>
        <w:bottom w:val="none" w:sz="0" w:space="0" w:color="auto"/>
        <w:right w:val="none" w:sz="0" w:space="0" w:color="auto"/>
      </w:divBdr>
    </w:div>
    <w:div w:id="1383990181">
      <w:bodyDiv w:val="1"/>
      <w:marLeft w:val="0"/>
      <w:marRight w:val="0"/>
      <w:marTop w:val="0"/>
      <w:marBottom w:val="0"/>
      <w:divBdr>
        <w:top w:val="none" w:sz="0" w:space="0" w:color="auto"/>
        <w:left w:val="none" w:sz="0" w:space="0" w:color="auto"/>
        <w:bottom w:val="none" w:sz="0" w:space="0" w:color="auto"/>
        <w:right w:val="none" w:sz="0" w:space="0" w:color="auto"/>
      </w:divBdr>
    </w:div>
    <w:div w:id="1384213521">
      <w:bodyDiv w:val="1"/>
      <w:marLeft w:val="0"/>
      <w:marRight w:val="0"/>
      <w:marTop w:val="0"/>
      <w:marBottom w:val="0"/>
      <w:divBdr>
        <w:top w:val="none" w:sz="0" w:space="0" w:color="auto"/>
        <w:left w:val="none" w:sz="0" w:space="0" w:color="auto"/>
        <w:bottom w:val="none" w:sz="0" w:space="0" w:color="auto"/>
        <w:right w:val="none" w:sz="0" w:space="0" w:color="auto"/>
      </w:divBdr>
    </w:div>
    <w:div w:id="1384645711">
      <w:bodyDiv w:val="1"/>
      <w:marLeft w:val="0"/>
      <w:marRight w:val="0"/>
      <w:marTop w:val="0"/>
      <w:marBottom w:val="0"/>
      <w:divBdr>
        <w:top w:val="none" w:sz="0" w:space="0" w:color="auto"/>
        <w:left w:val="none" w:sz="0" w:space="0" w:color="auto"/>
        <w:bottom w:val="none" w:sz="0" w:space="0" w:color="auto"/>
        <w:right w:val="none" w:sz="0" w:space="0" w:color="auto"/>
      </w:divBdr>
    </w:div>
    <w:div w:id="1384864811">
      <w:bodyDiv w:val="1"/>
      <w:marLeft w:val="0"/>
      <w:marRight w:val="0"/>
      <w:marTop w:val="0"/>
      <w:marBottom w:val="0"/>
      <w:divBdr>
        <w:top w:val="none" w:sz="0" w:space="0" w:color="auto"/>
        <w:left w:val="none" w:sz="0" w:space="0" w:color="auto"/>
        <w:bottom w:val="none" w:sz="0" w:space="0" w:color="auto"/>
        <w:right w:val="none" w:sz="0" w:space="0" w:color="auto"/>
      </w:divBdr>
    </w:div>
    <w:div w:id="1385324722">
      <w:bodyDiv w:val="1"/>
      <w:marLeft w:val="0"/>
      <w:marRight w:val="0"/>
      <w:marTop w:val="0"/>
      <w:marBottom w:val="0"/>
      <w:divBdr>
        <w:top w:val="none" w:sz="0" w:space="0" w:color="auto"/>
        <w:left w:val="none" w:sz="0" w:space="0" w:color="auto"/>
        <w:bottom w:val="none" w:sz="0" w:space="0" w:color="auto"/>
        <w:right w:val="none" w:sz="0" w:space="0" w:color="auto"/>
      </w:divBdr>
    </w:div>
    <w:div w:id="1385327260">
      <w:bodyDiv w:val="1"/>
      <w:marLeft w:val="0"/>
      <w:marRight w:val="0"/>
      <w:marTop w:val="0"/>
      <w:marBottom w:val="0"/>
      <w:divBdr>
        <w:top w:val="none" w:sz="0" w:space="0" w:color="auto"/>
        <w:left w:val="none" w:sz="0" w:space="0" w:color="auto"/>
        <w:bottom w:val="none" w:sz="0" w:space="0" w:color="auto"/>
        <w:right w:val="none" w:sz="0" w:space="0" w:color="auto"/>
      </w:divBdr>
    </w:div>
    <w:div w:id="1385328704">
      <w:bodyDiv w:val="1"/>
      <w:marLeft w:val="0"/>
      <w:marRight w:val="0"/>
      <w:marTop w:val="0"/>
      <w:marBottom w:val="0"/>
      <w:divBdr>
        <w:top w:val="none" w:sz="0" w:space="0" w:color="auto"/>
        <w:left w:val="none" w:sz="0" w:space="0" w:color="auto"/>
        <w:bottom w:val="none" w:sz="0" w:space="0" w:color="auto"/>
        <w:right w:val="none" w:sz="0" w:space="0" w:color="auto"/>
      </w:divBdr>
    </w:div>
    <w:div w:id="1385367235">
      <w:bodyDiv w:val="1"/>
      <w:marLeft w:val="0"/>
      <w:marRight w:val="0"/>
      <w:marTop w:val="0"/>
      <w:marBottom w:val="0"/>
      <w:divBdr>
        <w:top w:val="none" w:sz="0" w:space="0" w:color="auto"/>
        <w:left w:val="none" w:sz="0" w:space="0" w:color="auto"/>
        <w:bottom w:val="none" w:sz="0" w:space="0" w:color="auto"/>
        <w:right w:val="none" w:sz="0" w:space="0" w:color="auto"/>
      </w:divBdr>
    </w:div>
    <w:div w:id="1385372576">
      <w:bodyDiv w:val="1"/>
      <w:marLeft w:val="0"/>
      <w:marRight w:val="0"/>
      <w:marTop w:val="0"/>
      <w:marBottom w:val="0"/>
      <w:divBdr>
        <w:top w:val="none" w:sz="0" w:space="0" w:color="auto"/>
        <w:left w:val="none" w:sz="0" w:space="0" w:color="auto"/>
        <w:bottom w:val="none" w:sz="0" w:space="0" w:color="auto"/>
        <w:right w:val="none" w:sz="0" w:space="0" w:color="auto"/>
      </w:divBdr>
    </w:div>
    <w:div w:id="1385713261">
      <w:bodyDiv w:val="1"/>
      <w:marLeft w:val="0"/>
      <w:marRight w:val="0"/>
      <w:marTop w:val="0"/>
      <w:marBottom w:val="0"/>
      <w:divBdr>
        <w:top w:val="none" w:sz="0" w:space="0" w:color="auto"/>
        <w:left w:val="none" w:sz="0" w:space="0" w:color="auto"/>
        <w:bottom w:val="none" w:sz="0" w:space="0" w:color="auto"/>
        <w:right w:val="none" w:sz="0" w:space="0" w:color="auto"/>
      </w:divBdr>
    </w:div>
    <w:div w:id="1385790709">
      <w:bodyDiv w:val="1"/>
      <w:marLeft w:val="0"/>
      <w:marRight w:val="0"/>
      <w:marTop w:val="0"/>
      <w:marBottom w:val="0"/>
      <w:divBdr>
        <w:top w:val="none" w:sz="0" w:space="0" w:color="auto"/>
        <w:left w:val="none" w:sz="0" w:space="0" w:color="auto"/>
        <w:bottom w:val="none" w:sz="0" w:space="0" w:color="auto"/>
        <w:right w:val="none" w:sz="0" w:space="0" w:color="auto"/>
      </w:divBdr>
    </w:div>
    <w:div w:id="1386179756">
      <w:bodyDiv w:val="1"/>
      <w:marLeft w:val="0"/>
      <w:marRight w:val="0"/>
      <w:marTop w:val="0"/>
      <w:marBottom w:val="0"/>
      <w:divBdr>
        <w:top w:val="none" w:sz="0" w:space="0" w:color="auto"/>
        <w:left w:val="none" w:sz="0" w:space="0" w:color="auto"/>
        <w:bottom w:val="none" w:sz="0" w:space="0" w:color="auto"/>
        <w:right w:val="none" w:sz="0" w:space="0" w:color="auto"/>
      </w:divBdr>
    </w:div>
    <w:div w:id="1386293928">
      <w:bodyDiv w:val="1"/>
      <w:marLeft w:val="0"/>
      <w:marRight w:val="0"/>
      <w:marTop w:val="0"/>
      <w:marBottom w:val="0"/>
      <w:divBdr>
        <w:top w:val="none" w:sz="0" w:space="0" w:color="auto"/>
        <w:left w:val="none" w:sz="0" w:space="0" w:color="auto"/>
        <w:bottom w:val="none" w:sz="0" w:space="0" w:color="auto"/>
        <w:right w:val="none" w:sz="0" w:space="0" w:color="auto"/>
      </w:divBdr>
    </w:div>
    <w:div w:id="1386298889">
      <w:bodyDiv w:val="1"/>
      <w:marLeft w:val="0"/>
      <w:marRight w:val="0"/>
      <w:marTop w:val="0"/>
      <w:marBottom w:val="0"/>
      <w:divBdr>
        <w:top w:val="none" w:sz="0" w:space="0" w:color="auto"/>
        <w:left w:val="none" w:sz="0" w:space="0" w:color="auto"/>
        <w:bottom w:val="none" w:sz="0" w:space="0" w:color="auto"/>
        <w:right w:val="none" w:sz="0" w:space="0" w:color="auto"/>
      </w:divBdr>
    </w:div>
    <w:div w:id="1386443166">
      <w:bodyDiv w:val="1"/>
      <w:marLeft w:val="0"/>
      <w:marRight w:val="0"/>
      <w:marTop w:val="0"/>
      <w:marBottom w:val="0"/>
      <w:divBdr>
        <w:top w:val="none" w:sz="0" w:space="0" w:color="auto"/>
        <w:left w:val="none" w:sz="0" w:space="0" w:color="auto"/>
        <w:bottom w:val="none" w:sz="0" w:space="0" w:color="auto"/>
        <w:right w:val="none" w:sz="0" w:space="0" w:color="auto"/>
      </w:divBdr>
    </w:div>
    <w:div w:id="1386567132">
      <w:bodyDiv w:val="1"/>
      <w:marLeft w:val="0"/>
      <w:marRight w:val="0"/>
      <w:marTop w:val="0"/>
      <w:marBottom w:val="0"/>
      <w:divBdr>
        <w:top w:val="none" w:sz="0" w:space="0" w:color="auto"/>
        <w:left w:val="none" w:sz="0" w:space="0" w:color="auto"/>
        <w:bottom w:val="none" w:sz="0" w:space="0" w:color="auto"/>
        <w:right w:val="none" w:sz="0" w:space="0" w:color="auto"/>
      </w:divBdr>
    </w:div>
    <w:div w:id="1386638425">
      <w:bodyDiv w:val="1"/>
      <w:marLeft w:val="0"/>
      <w:marRight w:val="0"/>
      <w:marTop w:val="0"/>
      <w:marBottom w:val="0"/>
      <w:divBdr>
        <w:top w:val="none" w:sz="0" w:space="0" w:color="auto"/>
        <w:left w:val="none" w:sz="0" w:space="0" w:color="auto"/>
        <w:bottom w:val="none" w:sz="0" w:space="0" w:color="auto"/>
        <w:right w:val="none" w:sz="0" w:space="0" w:color="auto"/>
      </w:divBdr>
    </w:div>
    <w:div w:id="1386905203">
      <w:bodyDiv w:val="1"/>
      <w:marLeft w:val="0"/>
      <w:marRight w:val="0"/>
      <w:marTop w:val="0"/>
      <w:marBottom w:val="0"/>
      <w:divBdr>
        <w:top w:val="none" w:sz="0" w:space="0" w:color="auto"/>
        <w:left w:val="none" w:sz="0" w:space="0" w:color="auto"/>
        <w:bottom w:val="none" w:sz="0" w:space="0" w:color="auto"/>
        <w:right w:val="none" w:sz="0" w:space="0" w:color="auto"/>
      </w:divBdr>
    </w:div>
    <w:div w:id="1387145453">
      <w:bodyDiv w:val="1"/>
      <w:marLeft w:val="0"/>
      <w:marRight w:val="0"/>
      <w:marTop w:val="0"/>
      <w:marBottom w:val="0"/>
      <w:divBdr>
        <w:top w:val="none" w:sz="0" w:space="0" w:color="auto"/>
        <w:left w:val="none" w:sz="0" w:space="0" w:color="auto"/>
        <w:bottom w:val="none" w:sz="0" w:space="0" w:color="auto"/>
        <w:right w:val="none" w:sz="0" w:space="0" w:color="auto"/>
      </w:divBdr>
    </w:div>
    <w:div w:id="1387215229">
      <w:bodyDiv w:val="1"/>
      <w:marLeft w:val="0"/>
      <w:marRight w:val="0"/>
      <w:marTop w:val="0"/>
      <w:marBottom w:val="0"/>
      <w:divBdr>
        <w:top w:val="none" w:sz="0" w:space="0" w:color="auto"/>
        <w:left w:val="none" w:sz="0" w:space="0" w:color="auto"/>
        <w:bottom w:val="none" w:sz="0" w:space="0" w:color="auto"/>
        <w:right w:val="none" w:sz="0" w:space="0" w:color="auto"/>
      </w:divBdr>
    </w:div>
    <w:div w:id="1387293986">
      <w:bodyDiv w:val="1"/>
      <w:marLeft w:val="0"/>
      <w:marRight w:val="0"/>
      <w:marTop w:val="0"/>
      <w:marBottom w:val="0"/>
      <w:divBdr>
        <w:top w:val="none" w:sz="0" w:space="0" w:color="auto"/>
        <w:left w:val="none" w:sz="0" w:space="0" w:color="auto"/>
        <w:bottom w:val="none" w:sz="0" w:space="0" w:color="auto"/>
        <w:right w:val="none" w:sz="0" w:space="0" w:color="auto"/>
      </w:divBdr>
    </w:div>
    <w:div w:id="1387484889">
      <w:bodyDiv w:val="1"/>
      <w:marLeft w:val="0"/>
      <w:marRight w:val="0"/>
      <w:marTop w:val="0"/>
      <w:marBottom w:val="0"/>
      <w:divBdr>
        <w:top w:val="none" w:sz="0" w:space="0" w:color="auto"/>
        <w:left w:val="none" w:sz="0" w:space="0" w:color="auto"/>
        <w:bottom w:val="none" w:sz="0" w:space="0" w:color="auto"/>
        <w:right w:val="none" w:sz="0" w:space="0" w:color="auto"/>
      </w:divBdr>
    </w:div>
    <w:div w:id="1387485345">
      <w:bodyDiv w:val="1"/>
      <w:marLeft w:val="0"/>
      <w:marRight w:val="0"/>
      <w:marTop w:val="0"/>
      <w:marBottom w:val="0"/>
      <w:divBdr>
        <w:top w:val="none" w:sz="0" w:space="0" w:color="auto"/>
        <w:left w:val="none" w:sz="0" w:space="0" w:color="auto"/>
        <w:bottom w:val="none" w:sz="0" w:space="0" w:color="auto"/>
        <w:right w:val="none" w:sz="0" w:space="0" w:color="auto"/>
      </w:divBdr>
    </w:div>
    <w:div w:id="1387492473">
      <w:bodyDiv w:val="1"/>
      <w:marLeft w:val="0"/>
      <w:marRight w:val="0"/>
      <w:marTop w:val="0"/>
      <w:marBottom w:val="0"/>
      <w:divBdr>
        <w:top w:val="none" w:sz="0" w:space="0" w:color="auto"/>
        <w:left w:val="none" w:sz="0" w:space="0" w:color="auto"/>
        <w:bottom w:val="none" w:sz="0" w:space="0" w:color="auto"/>
        <w:right w:val="none" w:sz="0" w:space="0" w:color="auto"/>
      </w:divBdr>
    </w:div>
    <w:div w:id="1387608777">
      <w:bodyDiv w:val="1"/>
      <w:marLeft w:val="0"/>
      <w:marRight w:val="0"/>
      <w:marTop w:val="0"/>
      <w:marBottom w:val="0"/>
      <w:divBdr>
        <w:top w:val="none" w:sz="0" w:space="0" w:color="auto"/>
        <w:left w:val="none" w:sz="0" w:space="0" w:color="auto"/>
        <w:bottom w:val="none" w:sz="0" w:space="0" w:color="auto"/>
        <w:right w:val="none" w:sz="0" w:space="0" w:color="auto"/>
      </w:divBdr>
    </w:div>
    <w:div w:id="1387752863">
      <w:bodyDiv w:val="1"/>
      <w:marLeft w:val="0"/>
      <w:marRight w:val="0"/>
      <w:marTop w:val="0"/>
      <w:marBottom w:val="0"/>
      <w:divBdr>
        <w:top w:val="none" w:sz="0" w:space="0" w:color="auto"/>
        <w:left w:val="none" w:sz="0" w:space="0" w:color="auto"/>
        <w:bottom w:val="none" w:sz="0" w:space="0" w:color="auto"/>
        <w:right w:val="none" w:sz="0" w:space="0" w:color="auto"/>
      </w:divBdr>
    </w:div>
    <w:div w:id="1387992656">
      <w:bodyDiv w:val="1"/>
      <w:marLeft w:val="0"/>
      <w:marRight w:val="0"/>
      <w:marTop w:val="0"/>
      <w:marBottom w:val="0"/>
      <w:divBdr>
        <w:top w:val="none" w:sz="0" w:space="0" w:color="auto"/>
        <w:left w:val="none" w:sz="0" w:space="0" w:color="auto"/>
        <w:bottom w:val="none" w:sz="0" w:space="0" w:color="auto"/>
        <w:right w:val="none" w:sz="0" w:space="0" w:color="auto"/>
      </w:divBdr>
    </w:div>
    <w:div w:id="1388070037">
      <w:bodyDiv w:val="1"/>
      <w:marLeft w:val="0"/>
      <w:marRight w:val="0"/>
      <w:marTop w:val="0"/>
      <w:marBottom w:val="0"/>
      <w:divBdr>
        <w:top w:val="none" w:sz="0" w:space="0" w:color="auto"/>
        <w:left w:val="none" w:sz="0" w:space="0" w:color="auto"/>
        <w:bottom w:val="none" w:sz="0" w:space="0" w:color="auto"/>
        <w:right w:val="none" w:sz="0" w:space="0" w:color="auto"/>
      </w:divBdr>
    </w:div>
    <w:div w:id="1388186926">
      <w:bodyDiv w:val="1"/>
      <w:marLeft w:val="0"/>
      <w:marRight w:val="0"/>
      <w:marTop w:val="0"/>
      <w:marBottom w:val="0"/>
      <w:divBdr>
        <w:top w:val="none" w:sz="0" w:space="0" w:color="auto"/>
        <w:left w:val="none" w:sz="0" w:space="0" w:color="auto"/>
        <w:bottom w:val="none" w:sz="0" w:space="0" w:color="auto"/>
        <w:right w:val="none" w:sz="0" w:space="0" w:color="auto"/>
      </w:divBdr>
    </w:div>
    <w:div w:id="1388258919">
      <w:bodyDiv w:val="1"/>
      <w:marLeft w:val="0"/>
      <w:marRight w:val="0"/>
      <w:marTop w:val="0"/>
      <w:marBottom w:val="0"/>
      <w:divBdr>
        <w:top w:val="none" w:sz="0" w:space="0" w:color="auto"/>
        <w:left w:val="none" w:sz="0" w:space="0" w:color="auto"/>
        <w:bottom w:val="none" w:sz="0" w:space="0" w:color="auto"/>
        <w:right w:val="none" w:sz="0" w:space="0" w:color="auto"/>
      </w:divBdr>
    </w:div>
    <w:div w:id="1388334937">
      <w:bodyDiv w:val="1"/>
      <w:marLeft w:val="0"/>
      <w:marRight w:val="0"/>
      <w:marTop w:val="0"/>
      <w:marBottom w:val="0"/>
      <w:divBdr>
        <w:top w:val="none" w:sz="0" w:space="0" w:color="auto"/>
        <w:left w:val="none" w:sz="0" w:space="0" w:color="auto"/>
        <w:bottom w:val="none" w:sz="0" w:space="0" w:color="auto"/>
        <w:right w:val="none" w:sz="0" w:space="0" w:color="auto"/>
      </w:divBdr>
    </w:div>
    <w:div w:id="1388382062">
      <w:bodyDiv w:val="1"/>
      <w:marLeft w:val="0"/>
      <w:marRight w:val="0"/>
      <w:marTop w:val="0"/>
      <w:marBottom w:val="0"/>
      <w:divBdr>
        <w:top w:val="none" w:sz="0" w:space="0" w:color="auto"/>
        <w:left w:val="none" w:sz="0" w:space="0" w:color="auto"/>
        <w:bottom w:val="none" w:sz="0" w:space="0" w:color="auto"/>
        <w:right w:val="none" w:sz="0" w:space="0" w:color="auto"/>
      </w:divBdr>
    </w:div>
    <w:div w:id="1389257796">
      <w:bodyDiv w:val="1"/>
      <w:marLeft w:val="0"/>
      <w:marRight w:val="0"/>
      <w:marTop w:val="0"/>
      <w:marBottom w:val="0"/>
      <w:divBdr>
        <w:top w:val="none" w:sz="0" w:space="0" w:color="auto"/>
        <w:left w:val="none" w:sz="0" w:space="0" w:color="auto"/>
        <w:bottom w:val="none" w:sz="0" w:space="0" w:color="auto"/>
        <w:right w:val="none" w:sz="0" w:space="0" w:color="auto"/>
      </w:divBdr>
    </w:div>
    <w:div w:id="1389573837">
      <w:bodyDiv w:val="1"/>
      <w:marLeft w:val="0"/>
      <w:marRight w:val="0"/>
      <w:marTop w:val="0"/>
      <w:marBottom w:val="0"/>
      <w:divBdr>
        <w:top w:val="none" w:sz="0" w:space="0" w:color="auto"/>
        <w:left w:val="none" w:sz="0" w:space="0" w:color="auto"/>
        <w:bottom w:val="none" w:sz="0" w:space="0" w:color="auto"/>
        <w:right w:val="none" w:sz="0" w:space="0" w:color="auto"/>
      </w:divBdr>
    </w:div>
    <w:div w:id="1389643657">
      <w:bodyDiv w:val="1"/>
      <w:marLeft w:val="0"/>
      <w:marRight w:val="0"/>
      <w:marTop w:val="0"/>
      <w:marBottom w:val="0"/>
      <w:divBdr>
        <w:top w:val="none" w:sz="0" w:space="0" w:color="auto"/>
        <w:left w:val="none" w:sz="0" w:space="0" w:color="auto"/>
        <w:bottom w:val="none" w:sz="0" w:space="0" w:color="auto"/>
        <w:right w:val="none" w:sz="0" w:space="0" w:color="auto"/>
      </w:divBdr>
    </w:div>
    <w:div w:id="1389650293">
      <w:bodyDiv w:val="1"/>
      <w:marLeft w:val="0"/>
      <w:marRight w:val="0"/>
      <w:marTop w:val="0"/>
      <w:marBottom w:val="0"/>
      <w:divBdr>
        <w:top w:val="none" w:sz="0" w:space="0" w:color="auto"/>
        <w:left w:val="none" w:sz="0" w:space="0" w:color="auto"/>
        <w:bottom w:val="none" w:sz="0" w:space="0" w:color="auto"/>
        <w:right w:val="none" w:sz="0" w:space="0" w:color="auto"/>
      </w:divBdr>
    </w:div>
    <w:div w:id="1389718770">
      <w:bodyDiv w:val="1"/>
      <w:marLeft w:val="0"/>
      <w:marRight w:val="0"/>
      <w:marTop w:val="0"/>
      <w:marBottom w:val="0"/>
      <w:divBdr>
        <w:top w:val="none" w:sz="0" w:space="0" w:color="auto"/>
        <w:left w:val="none" w:sz="0" w:space="0" w:color="auto"/>
        <w:bottom w:val="none" w:sz="0" w:space="0" w:color="auto"/>
        <w:right w:val="none" w:sz="0" w:space="0" w:color="auto"/>
      </w:divBdr>
    </w:div>
    <w:div w:id="1389720456">
      <w:bodyDiv w:val="1"/>
      <w:marLeft w:val="0"/>
      <w:marRight w:val="0"/>
      <w:marTop w:val="0"/>
      <w:marBottom w:val="0"/>
      <w:divBdr>
        <w:top w:val="none" w:sz="0" w:space="0" w:color="auto"/>
        <w:left w:val="none" w:sz="0" w:space="0" w:color="auto"/>
        <w:bottom w:val="none" w:sz="0" w:space="0" w:color="auto"/>
        <w:right w:val="none" w:sz="0" w:space="0" w:color="auto"/>
      </w:divBdr>
    </w:div>
    <w:div w:id="1389916992">
      <w:bodyDiv w:val="1"/>
      <w:marLeft w:val="0"/>
      <w:marRight w:val="0"/>
      <w:marTop w:val="0"/>
      <w:marBottom w:val="0"/>
      <w:divBdr>
        <w:top w:val="none" w:sz="0" w:space="0" w:color="auto"/>
        <w:left w:val="none" w:sz="0" w:space="0" w:color="auto"/>
        <w:bottom w:val="none" w:sz="0" w:space="0" w:color="auto"/>
        <w:right w:val="none" w:sz="0" w:space="0" w:color="auto"/>
      </w:divBdr>
    </w:div>
    <w:div w:id="1390155670">
      <w:bodyDiv w:val="1"/>
      <w:marLeft w:val="0"/>
      <w:marRight w:val="0"/>
      <w:marTop w:val="0"/>
      <w:marBottom w:val="0"/>
      <w:divBdr>
        <w:top w:val="none" w:sz="0" w:space="0" w:color="auto"/>
        <w:left w:val="none" w:sz="0" w:space="0" w:color="auto"/>
        <w:bottom w:val="none" w:sz="0" w:space="0" w:color="auto"/>
        <w:right w:val="none" w:sz="0" w:space="0" w:color="auto"/>
      </w:divBdr>
    </w:div>
    <w:div w:id="1390231433">
      <w:bodyDiv w:val="1"/>
      <w:marLeft w:val="0"/>
      <w:marRight w:val="0"/>
      <w:marTop w:val="0"/>
      <w:marBottom w:val="0"/>
      <w:divBdr>
        <w:top w:val="none" w:sz="0" w:space="0" w:color="auto"/>
        <w:left w:val="none" w:sz="0" w:space="0" w:color="auto"/>
        <w:bottom w:val="none" w:sz="0" w:space="0" w:color="auto"/>
        <w:right w:val="none" w:sz="0" w:space="0" w:color="auto"/>
      </w:divBdr>
    </w:div>
    <w:div w:id="1390374589">
      <w:bodyDiv w:val="1"/>
      <w:marLeft w:val="0"/>
      <w:marRight w:val="0"/>
      <w:marTop w:val="0"/>
      <w:marBottom w:val="0"/>
      <w:divBdr>
        <w:top w:val="none" w:sz="0" w:space="0" w:color="auto"/>
        <w:left w:val="none" w:sz="0" w:space="0" w:color="auto"/>
        <w:bottom w:val="none" w:sz="0" w:space="0" w:color="auto"/>
        <w:right w:val="none" w:sz="0" w:space="0" w:color="auto"/>
      </w:divBdr>
    </w:div>
    <w:div w:id="1390571603">
      <w:bodyDiv w:val="1"/>
      <w:marLeft w:val="0"/>
      <w:marRight w:val="0"/>
      <w:marTop w:val="0"/>
      <w:marBottom w:val="0"/>
      <w:divBdr>
        <w:top w:val="none" w:sz="0" w:space="0" w:color="auto"/>
        <w:left w:val="none" w:sz="0" w:space="0" w:color="auto"/>
        <w:bottom w:val="none" w:sz="0" w:space="0" w:color="auto"/>
        <w:right w:val="none" w:sz="0" w:space="0" w:color="auto"/>
      </w:divBdr>
    </w:div>
    <w:div w:id="1390954348">
      <w:bodyDiv w:val="1"/>
      <w:marLeft w:val="0"/>
      <w:marRight w:val="0"/>
      <w:marTop w:val="0"/>
      <w:marBottom w:val="0"/>
      <w:divBdr>
        <w:top w:val="none" w:sz="0" w:space="0" w:color="auto"/>
        <w:left w:val="none" w:sz="0" w:space="0" w:color="auto"/>
        <w:bottom w:val="none" w:sz="0" w:space="0" w:color="auto"/>
        <w:right w:val="none" w:sz="0" w:space="0" w:color="auto"/>
      </w:divBdr>
    </w:div>
    <w:div w:id="1391228796">
      <w:bodyDiv w:val="1"/>
      <w:marLeft w:val="0"/>
      <w:marRight w:val="0"/>
      <w:marTop w:val="0"/>
      <w:marBottom w:val="0"/>
      <w:divBdr>
        <w:top w:val="none" w:sz="0" w:space="0" w:color="auto"/>
        <w:left w:val="none" w:sz="0" w:space="0" w:color="auto"/>
        <w:bottom w:val="none" w:sz="0" w:space="0" w:color="auto"/>
        <w:right w:val="none" w:sz="0" w:space="0" w:color="auto"/>
      </w:divBdr>
    </w:div>
    <w:div w:id="1391416133">
      <w:bodyDiv w:val="1"/>
      <w:marLeft w:val="0"/>
      <w:marRight w:val="0"/>
      <w:marTop w:val="0"/>
      <w:marBottom w:val="0"/>
      <w:divBdr>
        <w:top w:val="none" w:sz="0" w:space="0" w:color="auto"/>
        <w:left w:val="none" w:sz="0" w:space="0" w:color="auto"/>
        <w:bottom w:val="none" w:sz="0" w:space="0" w:color="auto"/>
        <w:right w:val="none" w:sz="0" w:space="0" w:color="auto"/>
      </w:divBdr>
    </w:div>
    <w:div w:id="1391535346">
      <w:bodyDiv w:val="1"/>
      <w:marLeft w:val="0"/>
      <w:marRight w:val="0"/>
      <w:marTop w:val="0"/>
      <w:marBottom w:val="0"/>
      <w:divBdr>
        <w:top w:val="none" w:sz="0" w:space="0" w:color="auto"/>
        <w:left w:val="none" w:sz="0" w:space="0" w:color="auto"/>
        <w:bottom w:val="none" w:sz="0" w:space="0" w:color="auto"/>
        <w:right w:val="none" w:sz="0" w:space="0" w:color="auto"/>
      </w:divBdr>
    </w:div>
    <w:div w:id="1391686779">
      <w:bodyDiv w:val="1"/>
      <w:marLeft w:val="0"/>
      <w:marRight w:val="0"/>
      <w:marTop w:val="0"/>
      <w:marBottom w:val="0"/>
      <w:divBdr>
        <w:top w:val="none" w:sz="0" w:space="0" w:color="auto"/>
        <w:left w:val="none" w:sz="0" w:space="0" w:color="auto"/>
        <w:bottom w:val="none" w:sz="0" w:space="0" w:color="auto"/>
        <w:right w:val="none" w:sz="0" w:space="0" w:color="auto"/>
      </w:divBdr>
    </w:div>
    <w:div w:id="1391880413">
      <w:bodyDiv w:val="1"/>
      <w:marLeft w:val="0"/>
      <w:marRight w:val="0"/>
      <w:marTop w:val="0"/>
      <w:marBottom w:val="0"/>
      <w:divBdr>
        <w:top w:val="none" w:sz="0" w:space="0" w:color="auto"/>
        <w:left w:val="none" w:sz="0" w:space="0" w:color="auto"/>
        <w:bottom w:val="none" w:sz="0" w:space="0" w:color="auto"/>
        <w:right w:val="none" w:sz="0" w:space="0" w:color="auto"/>
      </w:divBdr>
    </w:div>
    <w:div w:id="1391926481">
      <w:bodyDiv w:val="1"/>
      <w:marLeft w:val="0"/>
      <w:marRight w:val="0"/>
      <w:marTop w:val="0"/>
      <w:marBottom w:val="0"/>
      <w:divBdr>
        <w:top w:val="none" w:sz="0" w:space="0" w:color="auto"/>
        <w:left w:val="none" w:sz="0" w:space="0" w:color="auto"/>
        <w:bottom w:val="none" w:sz="0" w:space="0" w:color="auto"/>
        <w:right w:val="none" w:sz="0" w:space="0" w:color="auto"/>
      </w:divBdr>
    </w:div>
    <w:div w:id="1392191437">
      <w:bodyDiv w:val="1"/>
      <w:marLeft w:val="0"/>
      <w:marRight w:val="0"/>
      <w:marTop w:val="0"/>
      <w:marBottom w:val="0"/>
      <w:divBdr>
        <w:top w:val="none" w:sz="0" w:space="0" w:color="auto"/>
        <w:left w:val="none" w:sz="0" w:space="0" w:color="auto"/>
        <w:bottom w:val="none" w:sz="0" w:space="0" w:color="auto"/>
        <w:right w:val="none" w:sz="0" w:space="0" w:color="auto"/>
      </w:divBdr>
    </w:div>
    <w:div w:id="1392268167">
      <w:bodyDiv w:val="1"/>
      <w:marLeft w:val="0"/>
      <w:marRight w:val="0"/>
      <w:marTop w:val="0"/>
      <w:marBottom w:val="0"/>
      <w:divBdr>
        <w:top w:val="none" w:sz="0" w:space="0" w:color="auto"/>
        <w:left w:val="none" w:sz="0" w:space="0" w:color="auto"/>
        <w:bottom w:val="none" w:sz="0" w:space="0" w:color="auto"/>
        <w:right w:val="none" w:sz="0" w:space="0" w:color="auto"/>
      </w:divBdr>
    </w:div>
    <w:div w:id="1392459194">
      <w:bodyDiv w:val="1"/>
      <w:marLeft w:val="0"/>
      <w:marRight w:val="0"/>
      <w:marTop w:val="0"/>
      <w:marBottom w:val="0"/>
      <w:divBdr>
        <w:top w:val="none" w:sz="0" w:space="0" w:color="auto"/>
        <w:left w:val="none" w:sz="0" w:space="0" w:color="auto"/>
        <w:bottom w:val="none" w:sz="0" w:space="0" w:color="auto"/>
        <w:right w:val="none" w:sz="0" w:space="0" w:color="auto"/>
      </w:divBdr>
    </w:div>
    <w:div w:id="1392580538">
      <w:bodyDiv w:val="1"/>
      <w:marLeft w:val="0"/>
      <w:marRight w:val="0"/>
      <w:marTop w:val="0"/>
      <w:marBottom w:val="0"/>
      <w:divBdr>
        <w:top w:val="none" w:sz="0" w:space="0" w:color="auto"/>
        <w:left w:val="none" w:sz="0" w:space="0" w:color="auto"/>
        <w:bottom w:val="none" w:sz="0" w:space="0" w:color="auto"/>
        <w:right w:val="none" w:sz="0" w:space="0" w:color="auto"/>
      </w:divBdr>
    </w:div>
    <w:div w:id="1392803144">
      <w:bodyDiv w:val="1"/>
      <w:marLeft w:val="0"/>
      <w:marRight w:val="0"/>
      <w:marTop w:val="0"/>
      <w:marBottom w:val="0"/>
      <w:divBdr>
        <w:top w:val="none" w:sz="0" w:space="0" w:color="auto"/>
        <w:left w:val="none" w:sz="0" w:space="0" w:color="auto"/>
        <w:bottom w:val="none" w:sz="0" w:space="0" w:color="auto"/>
        <w:right w:val="none" w:sz="0" w:space="0" w:color="auto"/>
      </w:divBdr>
    </w:div>
    <w:div w:id="1393381105">
      <w:bodyDiv w:val="1"/>
      <w:marLeft w:val="0"/>
      <w:marRight w:val="0"/>
      <w:marTop w:val="0"/>
      <w:marBottom w:val="0"/>
      <w:divBdr>
        <w:top w:val="none" w:sz="0" w:space="0" w:color="auto"/>
        <w:left w:val="none" w:sz="0" w:space="0" w:color="auto"/>
        <w:bottom w:val="none" w:sz="0" w:space="0" w:color="auto"/>
        <w:right w:val="none" w:sz="0" w:space="0" w:color="auto"/>
      </w:divBdr>
    </w:div>
    <w:div w:id="1393624837">
      <w:bodyDiv w:val="1"/>
      <w:marLeft w:val="0"/>
      <w:marRight w:val="0"/>
      <w:marTop w:val="0"/>
      <w:marBottom w:val="0"/>
      <w:divBdr>
        <w:top w:val="none" w:sz="0" w:space="0" w:color="auto"/>
        <w:left w:val="none" w:sz="0" w:space="0" w:color="auto"/>
        <w:bottom w:val="none" w:sz="0" w:space="0" w:color="auto"/>
        <w:right w:val="none" w:sz="0" w:space="0" w:color="auto"/>
      </w:divBdr>
    </w:div>
    <w:div w:id="1393768121">
      <w:bodyDiv w:val="1"/>
      <w:marLeft w:val="0"/>
      <w:marRight w:val="0"/>
      <w:marTop w:val="0"/>
      <w:marBottom w:val="0"/>
      <w:divBdr>
        <w:top w:val="none" w:sz="0" w:space="0" w:color="auto"/>
        <w:left w:val="none" w:sz="0" w:space="0" w:color="auto"/>
        <w:bottom w:val="none" w:sz="0" w:space="0" w:color="auto"/>
        <w:right w:val="none" w:sz="0" w:space="0" w:color="auto"/>
      </w:divBdr>
    </w:div>
    <w:div w:id="1393888132">
      <w:bodyDiv w:val="1"/>
      <w:marLeft w:val="0"/>
      <w:marRight w:val="0"/>
      <w:marTop w:val="0"/>
      <w:marBottom w:val="0"/>
      <w:divBdr>
        <w:top w:val="none" w:sz="0" w:space="0" w:color="auto"/>
        <w:left w:val="none" w:sz="0" w:space="0" w:color="auto"/>
        <w:bottom w:val="none" w:sz="0" w:space="0" w:color="auto"/>
        <w:right w:val="none" w:sz="0" w:space="0" w:color="auto"/>
      </w:divBdr>
    </w:div>
    <w:div w:id="1393965920">
      <w:bodyDiv w:val="1"/>
      <w:marLeft w:val="0"/>
      <w:marRight w:val="0"/>
      <w:marTop w:val="0"/>
      <w:marBottom w:val="0"/>
      <w:divBdr>
        <w:top w:val="none" w:sz="0" w:space="0" w:color="auto"/>
        <w:left w:val="none" w:sz="0" w:space="0" w:color="auto"/>
        <w:bottom w:val="none" w:sz="0" w:space="0" w:color="auto"/>
        <w:right w:val="none" w:sz="0" w:space="0" w:color="auto"/>
      </w:divBdr>
    </w:div>
    <w:div w:id="1394158457">
      <w:bodyDiv w:val="1"/>
      <w:marLeft w:val="0"/>
      <w:marRight w:val="0"/>
      <w:marTop w:val="0"/>
      <w:marBottom w:val="0"/>
      <w:divBdr>
        <w:top w:val="none" w:sz="0" w:space="0" w:color="auto"/>
        <w:left w:val="none" w:sz="0" w:space="0" w:color="auto"/>
        <w:bottom w:val="none" w:sz="0" w:space="0" w:color="auto"/>
        <w:right w:val="none" w:sz="0" w:space="0" w:color="auto"/>
      </w:divBdr>
    </w:div>
    <w:div w:id="1394423487">
      <w:bodyDiv w:val="1"/>
      <w:marLeft w:val="0"/>
      <w:marRight w:val="0"/>
      <w:marTop w:val="0"/>
      <w:marBottom w:val="0"/>
      <w:divBdr>
        <w:top w:val="none" w:sz="0" w:space="0" w:color="auto"/>
        <w:left w:val="none" w:sz="0" w:space="0" w:color="auto"/>
        <w:bottom w:val="none" w:sz="0" w:space="0" w:color="auto"/>
        <w:right w:val="none" w:sz="0" w:space="0" w:color="auto"/>
      </w:divBdr>
    </w:div>
    <w:div w:id="1394544130">
      <w:bodyDiv w:val="1"/>
      <w:marLeft w:val="0"/>
      <w:marRight w:val="0"/>
      <w:marTop w:val="0"/>
      <w:marBottom w:val="0"/>
      <w:divBdr>
        <w:top w:val="none" w:sz="0" w:space="0" w:color="auto"/>
        <w:left w:val="none" w:sz="0" w:space="0" w:color="auto"/>
        <w:bottom w:val="none" w:sz="0" w:space="0" w:color="auto"/>
        <w:right w:val="none" w:sz="0" w:space="0" w:color="auto"/>
      </w:divBdr>
    </w:div>
    <w:div w:id="1394738949">
      <w:bodyDiv w:val="1"/>
      <w:marLeft w:val="0"/>
      <w:marRight w:val="0"/>
      <w:marTop w:val="0"/>
      <w:marBottom w:val="0"/>
      <w:divBdr>
        <w:top w:val="none" w:sz="0" w:space="0" w:color="auto"/>
        <w:left w:val="none" w:sz="0" w:space="0" w:color="auto"/>
        <w:bottom w:val="none" w:sz="0" w:space="0" w:color="auto"/>
        <w:right w:val="none" w:sz="0" w:space="0" w:color="auto"/>
      </w:divBdr>
    </w:div>
    <w:div w:id="1394892138">
      <w:bodyDiv w:val="1"/>
      <w:marLeft w:val="0"/>
      <w:marRight w:val="0"/>
      <w:marTop w:val="0"/>
      <w:marBottom w:val="0"/>
      <w:divBdr>
        <w:top w:val="none" w:sz="0" w:space="0" w:color="auto"/>
        <w:left w:val="none" w:sz="0" w:space="0" w:color="auto"/>
        <w:bottom w:val="none" w:sz="0" w:space="0" w:color="auto"/>
        <w:right w:val="none" w:sz="0" w:space="0" w:color="auto"/>
      </w:divBdr>
    </w:div>
    <w:div w:id="1395424068">
      <w:bodyDiv w:val="1"/>
      <w:marLeft w:val="0"/>
      <w:marRight w:val="0"/>
      <w:marTop w:val="0"/>
      <w:marBottom w:val="0"/>
      <w:divBdr>
        <w:top w:val="none" w:sz="0" w:space="0" w:color="auto"/>
        <w:left w:val="none" w:sz="0" w:space="0" w:color="auto"/>
        <w:bottom w:val="none" w:sz="0" w:space="0" w:color="auto"/>
        <w:right w:val="none" w:sz="0" w:space="0" w:color="auto"/>
      </w:divBdr>
    </w:div>
    <w:div w:id="1395468867">
      <w:bodyDiv w:val="1"/>
      <w:marLeft w:val="0"/>
      <w:marRight w:val="0"/>
      <w:marTop w:val="0"/>
      <w:marBottom w:val="0"/>
      <w:divBdr>
        <w:top w:val="none" w:sz="0" w:space="0" w:color="auto"/>
        <w:left w:val="none" w:sz="0" w:space="0" w:color="auto"/>
        <w:bottom w:val="none" w:sz="0" w:space="0" w:color="auto"/>
        <w:right w:val="none" w:sz="0" w:space="0" w:color="auto"/>
      </w:divBdr>
    </w:div>
    <w:div w:id="1395471797">
      <w:bodyDiv w:val="1"/>
      <w:marLeft w:val="0"/>
      <w:marRight w:val="0"/>
      <w:marTop w:val="0"/>
      <w:marBottom w:val="0"/>
      <w:divBdr>
        <w:top w:val="none" w:sz="0" w:space="0" w:color="auto"/>
        <w:left w:val="none" w:sz="0" w:space="0" w:color="auto"/>
        <w:bottom w:val="none" w:sz="0" w:space="0" w:color="auto"/>
        <w:right w:val="none" w:sz="0" w:space="0" w:color="auto"/>
      </w:divBdr>
    </w:div>
    <w:div w:id="1395928681">
      <w:bodyDiv w:val="1"/>
      <w:marLeft w:val="0"/>
      <w:marRight w:val="0"/>
      <w:marTop w:val="0"/>
      <w:marBottom w:val="0"/>
      <w:divBdr>
        <w:top w:val="none" w:sz="0" w:space="0" w:color="auto"/>
        <w:left w:val="none" w:sz="0" w:space="0" w:color="auto"/>
        <w:bottom w:val="none" w:sz="0" w:space="0" w:color="auto"/>
        <w:right w:val="none" w:sz="0" w:space="0" w:color="auto"/>
      </w:divBdr>
    </w:div>
    <w:div w:id="1396275362">
      <w:bodyDiv w:val="1"/>
      <w:marLeft w:val="0"/>
      <w:marRight w:val="0"/>
      <w:marTop w:val="0"/>
      <w:marBottom w:val="0"/>
      <w:divBdr>
        <w:top w:val="none" w:sz="0" w:space="0" w:color="auto"/>
        <w:left w:val="none" w:sz="0" w:space="0" w:color="auto"/>
        <w:bottom w:val="none" w:sz="0" w:space="0" w:color="auto"/>
        <w:right w:val="none" w:sz="0" w:space="0" w:color="auto"/>
      </w:divBdr>
    </w:div>
    <w:div w:id="1396321846">
      <w:bodyDiv w:val="1"/>
      <w:marLeft w:val="0"/>
      <w:marRight w:val="0"/>
      <w:marTop w:val="0"/>
      <w:marBottom w:val="0"/>
      <w:divBdr>
        <w:top w:val="none" w:sz="0" w:space="0" w:color="auto"/>
        <w:left w:val="none" w:sz="0" w:space="0" w:color="auto"/>
        <w:bottom w:val="none" w:sz="0" w:space="0" w:color="auto"/>
        <w:right w:val="none" w:sz="0" w:space="0" w:color="auto"/>
      </w:divBdr>
    </w:div>
    <w:div w:id="1396469242">
      <w:bodyDiv w:val="1"/>
      <w:marLeft w:val="0"/>
      <w:marRight w:val="0"/>
      <w:marTop w:val="0"/>
      <w:marBottom w:val="0"/>
      <w:divBdr>
        <w:top w:val="none" w:sz="0" w:space="0" w:color="auto"/>
        <w:left w:val="none" w:sz="0" w:space="0" w:color="auto"/>
        <w:bottom w:val="none" w:sz="0" w:space="0" w:color="auto"/>
        <w:right w:val="none" w:sz="0" w:space="0" w:color="auto"/>
      </w:divBdr>
    </w:div>
    <w:div w:id="1396658024">
      <w:bodyDiv w:val="1"/>
      <w:marLeft w:val="0"/>
      <w:marRight w:val="0"/>
      <w:marTop w:val="0"/>
      <w:marBottom w:val="0"/>
      <w:divBdr>
        <w:top w:val="none" w:sz="0" w:space="0" w:color="auto"/>
        <w:left w:val="none" w:sz="0" w:space="0" w:color="auto"/>
        <w:bottom w:val="none" w:sz="0" w:space="0" w:color="auto"/>
        <w:right w:val="none" w:sz="0" w:space="0" w:color="auto"/>
      </w:divBdr>
    </w:div>
    <w:div w:id="1396664340">
      <w:bodyDiv w:val="1"/>
      <w:marLeft w:val="0"/>
      <w:marRight w:val="0"/>
      <w:marTop w:val="0"/>
      <w:marBottom w:val="0"/>
      <w:divBdr>
        <w:top w:val="none" w:sz="0" w:space="0" w:color="auto"/>
        <w:left w:val="none" w:sz="0" w:space="0" w:color="auto"/>
        <w:bottom w:val="none" w:sz="0" w:space="0" w:color="auto"/>
        <w:right w:val="none" w:sz="0" w:space="0" w:color="auto"/>
      </w:divBdr>
    </w:div>
    <w:div w:id="1396780791">
      <w:bodyDiv w:val="1"/>
      <w:marLeft w:val="0"/>
      <w:marRight w:val="0"/>
      <w:marTop w:val="0"/>
      <w:marBottom w:val="0"/>
      <w:divBdr>
        <w:top w:val="none" w:sz="0" w:space="0" w:color="auto"/>
        <w:left w:val="none" w:sz="0" w:space="0" w:color="auto"/>
        <w:bottom w:val="none" w:sz="0" w:space="0" w:color="auto"/>
        <w:right w:val="none" w:sz="0" w:space="0" w:color="auto"/>
      </w:divBdr>
    </w:div>
    <w:div w:id="1397162462">
      <w:bodyDiv w:val="1"/>
      <w:marLeft w:val="0"/>
      <w:marRight w:val="0"/>
      <w:marTop w:val="0"/>
      <w:marBottom w:val="0"/>
      <w:divBdr>
        <w:top w:val="none" w:sz="0" w:space="0" w:color="auto"/>
        <w:left w:val="none" w:sz="0" w:space="0" w:color="auto"/>
        <w:bottom w:val="none" w:sz="0" w:space="0" w:color="auto"/>
        <w:right w:val="none" w:sz="0" w:space="0" w:color="auto"/>
      </w:divBdr>
    </w:div>
    <w:div w:id="1397240867">
      <w:bodyDiv w:val="1"/>
      <w:marLeft w:val="0"/>
      <w:marRight w:val="0"/>
      <w:marTop w:val="0"/>
      <w:marBottom w:val="0"/>
      <w:divBdr>
        <w:top w:val="none" w:sz="0" w:space="0" w:color="auto"/>
        <w:left w:val="none" w:sz="0" w:space="0" w:color="auto"/>
        <w:bottom w:val="none" w:sz="0" w:space="0" w:color="auto"/>
        <w:right w:val="none" w:sz="0" w:space="0" w:color="auto"/>
      </w:divBdr>
    </w:div>
    <w:div w:id="1397244066">
      <w:bodyDiv w:val="1"/>
      <w:marLeft w:val="0"/>
      <w:marRight w:val="0"/>
      <w:marTop w:val="0"/>
      <w:marBottom w:val="0"/>
      <w:divBdr>
        <w:top w:val="none" w:sz="0" w:space="0" w:color="auto"/>
        <w:left w:val="none" w:sz="0" w:space="0" w:color="auto"/>
        <w:bottom w:val="none" w:sz="0" w:space="0" w:color="auto"/>
        <w:right w:val="none" w:sz="0" w:space="0" w:color="auto"/>
      </w:divBdr>
    </w:div>
    <w:div w:id="1397439948">
      <w:bodyDiv w:val="1"/>
      <w:marLeft w:val="0"/>
      <w:marRight w:val="0"/>
      <w:marTop w:val="0"/>
      <w:marBottom w:val="0"/>
      <w:divBdr>
        <w:top w:val="none" w:sz="0" w:space="0" w:color="auto"/>
        <w:left w:val="none" w:sz="0" w:space="0" w:color="auto"/>
        <w:bottom w:val="none" w:sz="0" w:space="0" w:color="auto"/>
        <w:right w:val="none" w:sz="0" w:space="0" w:color="auto"/>
      </w:divBdr>
    </w:div>
    <w:div w:id="1398043659">
      <w:bodyDiv w:val="1"/>
      <w:marLeft w:val="0"/>
      <w:marRight w:val="0"/>
      <w:marTop w:val="0"/>
      <w:marBottom w:val="0"/>
      <w:divBdr>
        <w:top w:val="none" w:sz="0" w:space="0" w:color="auto"/>
        <w:left w:val="none" w:sz="0" w:space="0" w:color="auto"/>
        <w:bottom w:val="none" w:sz="0" w:space="0" w:color="auto"/>
        <w:right w:val="none" w:sz="0" w:space="0" w:color="auto"/>
      </w:divBdr>
    </w:div>
    <w:div w:id="1398091909">
      <w:bodyDiv w:val="1"/>
      <w:marLeft w:val="0"/>
      <w:marRight w:val="0"/>
      <w:marTop w:val="0"/>
      <w:marBottom w:val="0"/>
      <w:divBdr>
        <w:top w:val="none" w:sz="0" w:space="0" w:color="auto"/>
        <w:left w:val="none" w:sz="0" w:space="0" w:color="auto"/>
        <w:bottom w:val="none" w:sz="0" w:space="0" w:color="auto"/>
        <w:right w:val="none" w:sz="0" w:space="0" w:color="auto"/>
      </w:divBdr>
    </w:div>
    <w:div w:id="1398243100">
      <w:bodyDiv w:val="1"/>
      <w:marLeft w:val="0"/>
      <w:marRight w:val="0"/>
      <w:marTop w:val="0"/>
      <w:marBottom w:val="0"/>
      <w:divBdr>
        <w:top w:val="none" w:sz="0" w:space="0" w:color="auto"/>
        <w:left w:val="none" w:sz="0" w:space="0" w:color="auto"/>
        <w:bottom w:val="none" w:sz="0" w:space="0" w:color="auto"/>
        <w:right w:val="none" w:sz="0" w:space="0" w:color="auto"/>
      </w:divBdr>
    </w:div>
    <w:div w:id="1398282602">
      <w:bodyDiv w:val="1"/>
      <w:marLeft w:val="0"/>
      <w:marRight w:val="0"/>
      <w:marTop w:val="0"/>
      <w:marBottom w:val="0"/>
      <w:divBdr>
        <w:top w:val="none" w:sz="0" w:space="0" w:color="auto"/>
        <w:left w:val="none" w:sz="0" w:space="0" w:color="auto"/>
        <w:bottom w:val="none" w:sz="0" w:space="0" w:color="auto"/>
        <w:right w:val="none" w:sz="0" w:space="0" w:color="auto"/>
      </w:divBdr>
    </w:div>
    <w:div w:id="1398473047">
      <w:bodyDiv w:val="1"/>
      <w:marLeft w:val="0"/>
      <w:marRight w:val="0"/>
      <w:marTop w:val="0"/>
      <w:marBottom w:val="0"/>
      <w:divBdr>
        <w:top w:val="none" w:sz="0" w:space="0" w:color="auto"/>
        <w:left w:val="none" w:sz="0" w:space="0" w:color="auto"/>
        <w:bottom w:val="none" w:sz="0" w:space="0" w:color="auto"/>
        <w:right w:val="none" w:sz="0" w:space="0" w:color="auto"/>
      </w:divBdr>
    </w:div>
    <w:div w:id="1398628601">
      <w:bodyDiv w:val="1"/>
      <w:marLeft w:val="0"/>
      <w:marRight w:val="0"/>
      <w:marTop w:val="0"/>
      <w:marBottom w:val="0"/>
      <w:divBdr>
        <w:top w:val="none" w:sz="0" w:space="0" w:color="auto"/>
        <w:left w:val="none" w:sz="0" w:space="0" w:color="auto"/>
        <w:bottom w:val="none" w:sz="0" w:space="0" w:color="auto"/>
        <w:right w:val="none" w:sz="0" w:space="0" w:color="auto"/>
      </w:divBdr>
    </w:div>
    <w:div w:id="1399014600">
      <w:bodyDiv w:val="1"/>
      <w:marLeft w:val="0"/>
      <w:marRight w:val="0"/>
      <w:marTop w:val="0"/>
      <w:marBottom w:val="0"/>
      <w:divBdr>
        <w:top w:val="none" w:sz="0" w:space="0" w:color="auto"/>
        <w:left w:val="none" w:sz="0" w:space="0" w:color="auto"/>
        <w:bottom w:val="none" w:sz="0" w:space="0" w:color="auto"/>
        <w:right w:val="none" w:sz="0" w:space="0" w:color="auto"/>
      </w:divBdr>
    </w:div>
    <w:div w:id="1399136057">
      <w:bodyDiv w:val="1"/>
      <w:marLeft w:val="0"/>
      <w:marRight w:val="0"/>
      <w:marTop w:val="0"/>
      <w:marBottom w:val="0"/>
      <w:divBdr>
        <w:top w:val="none" w:sz="0" w:space="0" w:color="auto"/>
        <w:left w:val="none" w:sz="0" w:space="0" w:color="auto"/>
        <w:bottom w:val="none" w:sz="0" w:space="0" w:color="auto"/>
        <w:right w:val="none" w:sz="0" w:space="0" w:color="auto"/>
      </w:divBdr>
    </w:div>
    <w:div w:id="1399328771">
      <w:bodyDiv w:val="1"/>
      <w:marLeft w:val="0"/>
      <w:marRight w:val="0"/>
      <w:marTop w:val="0"/>
      <w:marBottom w:val="0"/>
      <w:divBdr>
        <w:top w:val="none" w:sz="0" w:space="0" w:color="auto"/>
        <w:left w:val="none" w:sz="0" w:space="0" w:color="auto"/>
        <w:bottom w:val="none" w:sz="0" w:space="0" w:color="auto"/>
        <w:right w:val="none" w:sz="0" w:space="0" w:color="auto"/>
      </w:divBdr>
    </w:div>
    <w:div w:id="1399402617">
      <w:bodyDiv w:val="1"/>
      <w:marLeft w:val="0"/>
      <w:marRight w:val="0"/>
      <w:marTop w:val="0"/>
      <w:marBottom w:val="0"/>
      <w:divBdr>
        <w:top w:val="none" w:sz="0" w:space="0" w:color="auto"/>
        <w:left w:val="none" w:sz="0" w:space="0" w:color="auto"/>
        <w:bottom w:val="none" w:sz="0" w:space="0" w:color="auto"/>
        <w:right w:val="none" w:sz="0" w:space="0" w:color="auto"/>
      </w:divBdr>
    </w:div>
    <w:div w:id="1399480188">
      <w:bodyDiv w:val="1"/>
      <w:marLeft w:val="0"/>
      <w:marRight w:val="0"/>
      <w:marTop w:val="0"/>
      <w:marBottom w:val="0"/>
      <w:divBdr>
        <w:top w:val="none" w:sz="0" w:space="0" w:color="auto"/>
        <w:left w:val="none" w:sz="0" w:space="0" w:color="auto"/>
        <w:bottom w:val="none" w:sz="0" w:space="0" w:color="auto"/>
        <w:right w:val="none" w:sz="0" w:space="0" w:color="auto"/>
      </w:divBdr>
    </w:div>
    <w:div w:id="1399547379">
      <w:bodyDiv w:val="1"/>
      <w:marLeft w:val="0"/>
      <w:marRight w:val="0"/>
      <w:marTop w:val="0"/>
      <w:marBottom w:val="0"/>
      <w:divBdr>
        <w:top w:val="none" w:sz="0" w:space="0" w:color="auto"/>
        <w:left w:val="none" w:sz="0" w:space="0" w:color="auto"/>
        <w:bottom w:val="none" w:sz="0" w:space="0" w:color="auto"/>
        <w:right w:val="none" w:sz="0" w:space="0" w:color="auto"/>
      </w:divBdr>
    </w:div>
    <w:div w:id="1399590256">
      <w:bodyDiv w:val="1"/>
      <w:marLeft w:val="0"/>
      <w:marRight w:val="0"/>
      <w:marTop w:val="0"/>
      <w:marBottom w:val="0"/>
      <w:divBdr>
        <w:top w:val="none" w:sz="0" w:space="0" w:color="auto"/>
        <w:left w:val="none" w:sz="0" w:space="0" w:color="auto"/>
        <w:bottom w:val="none" w:sz="0" w:space="0" w:color="auto"/>
        <w:right w:val="none" w:sz="0" w:space="0" w:color="auto"/>
      </w:divBdr>
    </w:div>
    <w:div w:id="1399597869">
      <w:bodyDiv w:val="1"/>
      <w:marLeft w:val="0"/>
      <w:marRight w:val="0"/>
      <w:marTop w:val="0"/>
      <w:marBottom w:val="0"/>
      <w:divBdr>
        <w:top w:val="none" w:sz="0" w:space="0" w:color="auto"/>
        <w:left w:val="none" w:sz="0" w:space="0" w:color="auto"/>
        <w:bottom w:val="none" w:sz="0" w:space="0" w:color="auto"/>
        <w:right w:val="none" w:sz="0" w:space="0" w:color="auto"/>
      </w:divBdr>
    </w:div>
    <w:div w:id="1399671675">
      <w:bodyDiv w:val="1"/>
      <w:marLeft w:val="0"/>
      <w:marRight w:val="0"/>
      <w:marTop w:val="0"/>
      <w:marBottom w:val="0"/>
      <w:divBdr>
        <w:top w:val="none" w:sz="0" w:space="0" w:color="auto"/>
        <w:left w:val="none" w:sz="0" w:space="0" w:color="auto"/>
        <w:bottom w:val="none" w:sz="0" w:space="0" w:color="auto"/>
        <w:right w:val="none" w:sz="0" w:space="0" w:color="auto"/>
      </w:divBdr>
    </w:div>
    <w:div w:id="1399673132">
      <w:bodyDiv w:val="1"/>
      <w:marLeft w:val="0"/>
      <w:marRight w:val="0"/>
      <w:marTop w:val="0"/>
      <w:marBottom w:val="0"/>
      <w:divBdr>
        <w:top w:val="none" w:sz="0" w:space="0" w:color="auto"/>
        <w:left w:val="none" w:sz="0" w:space="0" w:color="auto"/>
        <w:bottom w:val="none" w:sz="0" w:space="0" w:color="auto"/>
        <w:right w:val="none" w:sz="0" w:space="0" w:color="auto"/>
      </w:divBdr>
    </w:div>
    <w:div w:id="1399674061">
      <w:bodyDiv w:val="1"/>
      <w:marLeft w:val="0"/>
      <w:marRight w:val="0"/>
      <w:marTop w:val="0"/>
      <w:marBottom w:val="0"/>
      <w:divBdr>
        <w:top w:val="none" w:sz="0" w:space="0" w:color="auto"/>
        <w:left w:val="none" w:sz="0" w:space="0" w:color="auto"/>
        <w:bottom w:val="none" w:sz="0" w:space="0" w:color="auto"/>
        <w:right w:val="none" w:sz="0" w:space="0" w:color="auto"/>
      </w:divBdr>
    </w:div>
    <w:div w:id="1399938150">
      <w:bodyDiv w:val="1"/>
      <w:marLeft w:val="0"/>
      <w:marRight w:val="0"/>
      <w:marTop w:val="0"/>
      <w:marBottom w:val="0"/>
      <w:divBdr>
        <w:top w:val="none" w:sz="0" w:space="0" w:color="auto"/>
        <w:left w:val="none" w:sz="0" w:space="0" w:color="auto"/>
        <w:bottom w:val="none" w:sz="0" w:space="0" w:color="auto"/>
        <w:right w:val="none" w:sz="0" w:space="0" w:color="auto"/>
      </w:divBdr>
    </w:div>
    <w:div w:id="1399938494">
      <w:bodyDiv w:val="1"/>
      <w:marLeft w:val="0"/>
      <w:marRight w:val="0"/>
      <w:marTop w:val="0"/>
      <w:marBottom w:val="0"/>
      <w:divBdr>
        <w:top w:val="none" w:sz="0" w:space="0" w:color="auto"/>
        <w:left w:val="none" w:sz="0" w:space="0" w:color="auto"/>
        <w:bottom w:val="none" w:sz="0" w:space="0" w:color="auto"/>
        <w:right w:val="none" w:sz="0" w:space="0" w:color="auto"/>
      </w:divBdr>
    </w:div>
    <w:div w:id="1400136067">
      <w:bodyDiv w:val="1"/>
      <w:marLeft w:val="0"/>
      <w:marRight w:val="0"/>
      <w:marTop w:val="0"/>
      <w:marBottom w:val="0"/>
      <w:divBdr>
        <w:top w:val="none" w:sz="0" w:space="0" w:color="auto"/>
        <w:left w:val="none" w:sz="0" w:space="0" w:color="auto"/>
        <w:bottom w:val="none" w:sz="0" w:space="0" w:color="auto"/>
        <w:right w:val="none" w:sz="0" w:space="0" w:color="auto"/>
      </w:divBdr>
    </w:div>
    <w:div w:id="1400250832">
      <w:bodyDiv w:val="1"/>
      <w:marLeft w:val="0"/>
      <w:marRight w:val="0"/>
      <w:marTop w:val="0"/>
      <w:marBottom w:val="0"/>
      <w:divBdr>
        <w:top w:val="none" w:sz="0" w:space="0" w:color="auto"/>
        <w:left w:val="none" w:sz="0" w:space="0" w:color="auto"/>
        <w:bottom w:val="none" w:sz="0" w:space="0" w:color="auto"/>
        <w:right w:val="none" w:sz="0" w:space="0" w:color="auto"/>
      </w:divBdr>
    </w:div>
    <w:div w:id="1400515661">
      <w:bodyDiv w:val="1"/>
      <w:marLeft w:val="0"/>
      <w:marRight w:val="0"/>
      <w:marTop w:val="0"/>
      <w:marBottom w:val="0"/>
      <w:divBdr>
        <w:top w:val="none" w:sz="0" w:space="0" w:color="auto"/>
        <w:left w:val="none" w:sz="0" w:space="0" w:color="auto"/>
        <w:bottom w:val="none" w:sz="0" w:space="0" w:color="auto"/>
        <w:right w:val="none" w:sz="0" w:space="0" w:color="auto"/>
      </w:divBdr>
    </w:div>
    <w:div w:id="1400666008">
      <w:bodyDiv w:val="1"/>
      <w:marLeft w:val="0"/>
      <w:marRight w:val="0"/>
      <w:marTop w:val="0"/>
      <w:marBottom w:val="0"/>
      <w:divBdr>
        <w:top w:val="none" w:sz="0" w:space="0" w:color="auto"/>
        <w:left w:val="none" w:sz="0" w:space="0" w:color="auto"/>
        <w:bottom w:val="none" w:sz="0" w:space="0" w:color="auto"/>
        <w:right w:val="none" w:sz="0" w:space="0" w:color="auto"/>
      </w:divBdr>
    </w:div>
    <w:div w:id="1400905264">
      <w:bodyDiv w:val="1"/>
      <w:marLeft w:val="0"/>
      <w:marRight w:val="0"/>
      <w:marTop w:val="0"/>
      <w:marBottom w:val="0"/>
      <w:divBdr>
        <w:top w:val="none" w:sz="0" w:space="0" w:color="auto"/>
        <w:left w:val="none" w:sz="0" w:space="0" w:color="auto"/>
        <w:bottom w:val="none" w:sz="0" w:space="0" w:color="auto"/>
        <w:right w:val="none" w:sz="0" w:space="0" w:color="auto"/>
      </w:divBdr>
    </w:div>
    <w:div w:id="1400980347">
      <w:bodyDiv w:val="1"/>
      <w:marLeft w:val="0"/>
      <w:marRight w:val="0"/>
      <w:marTop w:val="0"/>
      <w:marBottom w:val="0"/>
      <w:divBdr>
        <w:top w:val="none" w:sz="0" w:space="0" w:color="auto"/>
        <w:left w:val="none" w:sz="0" w:space="0" w:color="auto"/>
        <w:bottom w:val="none" w:sz="0" w:space="0" w:color="auto"/>
        <w:right w:val="none" w:sz="0" w:space="0" w:color="auto"/>
      </w:divBdr>
    </w:div>
    <w:div w:id="1400980891">
      <w:bodyDiv w:val="1"/>
      <w:marLeft w:val="0"/>
      <w:marRight w:val="0"/>
      <w:marTop w:val="0"/>
      <w:marBottom w:val="0"/>
      <w:divBdr>
        <w:top w:val="none" w:sz="0" w:space="0" w:color="auto"/>
        <w:left w:val="none" w:sz="0" w:space="0" w:color="auto"/>
        <w:bottom w:val="none" w:sz="0" w:space="0" w:color="auto"/>
        <w:right w:val="none" w:sz="0" w:space="0" w:color="auto"/>
      </w:divBdr>
    </w:div>
    <w:div w:id="1401052592">
      <w:bodyDiv w:val="1"/>
      <w:marLeft w:val="0"/>
      <w:marRight w:val="0"/>
      <w:marTop w:val="0"/>
      <w:marBottom w:val="0"/>
      <w:divBdr>
        <w:top w:val="none" w:sz="0" w:space="0" w:color="auto"/>
        <w:left w:val="none" w:sz="0" w:space="0" w:color="auto"/>
        <w:bottom w:val="none" w:sz="0" w:space="0" w:color="auto"/>
        <w:right w:val="none" w:sz="0" w:space="0" w:color="auto"/>
      </w:divBdr>
    </w:div>
    <w:div w:id="1401095512">
      <w:bodyDiv w:val="1"/>
      <w:marLeft w:val="0"/>
      <w:marRight w:val="0"/>
      <w:marTop w:val="0"/>
      <w:marBottom w:val="0"/>
      <w:divBdr>
        <w:top w:val="none" w:sz="0" w:space="0" w:color="auto"/>
        <w:left w:val="none" w:sz="0" w:space="0" w:color="auto"/>
        <w:bottom w:val="none" w:sz="0" w:space="0" w:color="auto"/>
        <w:right w:val="none" w:sz="0" w:space="0" w:color="auto"/>
      </w:divBdr>
    </w:div>
    <w:div w:id="1401102681">
      <w:bodyDiv w:val="1"/>
      <w:marLeft w:val="0"/>
      <w:marRight w:val="0"/>
      <w:marTop w:val="0"/>
      <w:marBottom w:val="0"/>
      <w:divBdr>
        <w:top w:val="none" w:sz="0" w:space="0" w:color="auto"/>
        <w:left w:val="none" w:sz="0" w:space="0" w:color="auto"/>
        <w:bottom w:val="none" w:sz="0" w:space="0" w:color="auto"/>
        <w:right w:val="none" w:sz="0" w:space="0" w:color="auto"/>
      </w:divBdr>
    </w:div>
    <w:div w:id="1401320700">
      <w:bodyDiv w:val="1"/>
      <w:marLeft w:val="0"/>
      <w:marRight w:val="0"/>
      <w:marTop w:val="0"/>
      <w:marBottom w:val="0"/>
      <w:divBdr>
        <w:top w:val="none" w:sz="0" w:space="0" w:color="auto"/>
        <w:left w:val="none" w:sz="0" w:space="0" w:color="auto"/>
        <w:bottom w:val="none" w:sz="0" w:space="0" w:color="auto"/>
        <w:right w:val="none" w:sz="0" w:space="0" w:color="auto"/>
      </w:divBdr>
    </w:div>
    <w:div w:id="1401438585">
      <w:bodyDiv w:val="1"/>
      <w:marLeft w:val="0"/>
      <w:marRight w:val="0"/>
      <w:marTop w:val="0"/>
      <w:marBottom w:val="0"/>
      <w:divBdr>
        <w:top w:val="none" w:sz="0" w:space="0" w:color="auto"/>
        <w:left w:val="none" w:sz="0" w:space="0" w:color="auto"/>
        <w:bottom w:val="none" w:sz="0" w:space="0" w:color="auto"/>
        <w:right w:val="none" w:sz="0" w:space="0" w:color="auto"/>
      </w:divBdr>
    </w:div>
    <w:div w:id="1401512936">
      <w:bodyDiv w:val="1"/>
      <w:marLeft w:val="0"/>
      <w:marRight w:val="0"/>
      <w:marTop w:val="0"/>
      <w:marBottom w:val="0"/>
      <w:divBdr>
        <w:top w:val="none" w:sz="0" w:space="0" w:color="auto"/>
        <w:left w:val="none" w:sz="0" w:space="0" w:color="auto"/>
        <w:bottom w:val="none" w:sz="0" w:space="0" w:color="auto"/>
        <w:right w:val="none" w:sz="0" w:space="0" w:color="auto"/>
      </w:divBdr>
    </w:div>
    <w:div w:id="1401640274">
      <w:bodyDiv w:val="1"/>
      <w:marLeft w:val="0"/>
      <w:marRight w:val="0"/>
      <w:marTop w:val="0"/>
      <w:marBottom w:val="0"/>
      <w:divBdr>
        <w:top w:val="none" w:sz="0" w:space="0" w:color="auto"/>
        <w:left w:val="none" w:sz="0" w:space="0" w:color="auto"/>
        <w:bottom w:val="none" w:sz="0" w:space="0" w:color="auto"/>
        <w:right w:val="none" w:sz="0" w:space="0" w:color="auto"/>
      </w:divBdr>
    </w:div>
    <w:div w:id="1401755112">
      <w:bodyDiv w:val="1"/>
      <w:marLeft w:val="0"/>
      <w:marRight w:val="0"/>
      <w:marTop w:val="0"/>
      <w:marBottom w:val="0"/>
      <w:divBdr>
        <w:top w:val="none" w:sz="0" w:space="0" w:color="auto"/>
        <w:left w:val="none" w:sz="0" w:space="0" w:color="auto"/>
        <w:bottom w:val="none" w:sz="0" w:space="0" w:color="auto"/>
        <w:right w:val="none" w:sz="0" w:space="0" w:color="auto"/>
      </w:divBdr>
    </w:div>
    <w:div w:id="1401755265">
      <w:bodyDiv w:val="1"/>
      <w:marLeft w:val="0"/>
      <w:marRight w:val="0"/>
      <w:marTop w:val="0"/>
      <w:marBottom w:val="0"/>
      <w:divBdr>
        <w:top w:val="none" w:sz="0" w:space="0" w:color="auto"/>
        <w:left w:val="none" w:sz="0" w:space="0" w:color="auto"/>
        <w:bottom w:val="none" w:sz="0" w:space="0" w:color="auto"/>
        <w:right w:val="none" w:sz="0" w:space="0" w:color="auto"/>
      </w:divBdr>
    </w:div>
    <w:div w:id="1402213300">
      <w:bodyDiv w:val="1"/>
      <w:marLeft w:val="0"/>
      <w:marRight w:val="0"/>
      <w:marTop w:val="0"/>
      <w:marBottom w:val="0"/>
      <w:divBdr>
        <w:top w:val="none" w:sz="0" w:space="0" w:color="auto"/>
        <w:left w:val="none" w:sz="0" w:space="0" w:color="auto"/>
        <w:bottom w:val="none" w:sz="0" w:space="0" w:color="auto"/>
        <w:right w:val="none" w:sz="0" w:space="0" w:color="auto"/>
      </w:divBdr>
    </w:div>
    <w:div w:id="1402480131">
      <w:bodyDiv w:val="1"/>
      <w:marLeft w:val="0"/>
      <w:marRight w:val="0"/>
      <w:marTop w:val="0"/>
      <w:marBottom w:val="0"/>
      <w:divBdr>
        <w:top w:val="none" w:sz="0" w:space="0" w:color="auto"/>
        <w:left w:val="none" w:sz="0" w:space="0" w:color="auto"/>
        <w:bottom w:val="none" w:sz="0" w:space="0" w:color="auto"/>
        <w:right w:val="none" w:sz="0" w:space="0" w:color="auto"/>
      </w:divBdr>
    </w:div>
    <w:div w:id="1402560484">
      <w:bodyDiv w:val="1"/>
      <w:marLeft w:val="0"/>
      <w:marRight w:val="0"/>
      <w:marTop w:val="0"/>
      <w:marBottom w:val="0"/>
      <w:divBdr>
        <w:top w:val="none" w:sz="0" w:space="0" w:color="auto"/>
        <w:left w:val="none" w:sz="0" w:space="0" w:color="auto"/>
        <w:bottom w:val="none" w:sz="0" w:space="0" w:color="auto"/>
        <w:right w:val="none" w:sz="0" w:space="0" w:color="auto"/>
      </w:divBdr>
    </w:div>
    <w:div w:id="1402755636">
      <w:bodyDiv w:val="1"/>
      <w:marLeft w:val="0"/>
      <w:marRight w:val="0"/>
      <w:marTop w:val="0"/>
      <w:marBottom w:val="0"/>
      <w:divBdr>
        <w:top w:val="none" w:sz="0" w:space="0" w:color="auto"/>
        <w:left w:val="none" w:sz="0" w:space="0" w:color="auto"/>
        <w:bottom w:val="none" w:sz="0" w:space="0" w:color="auto"/>
        <w:right w:val="none" w:sz="0" w:space="0" w:color="auto"/>
      </w:divBdr>
    </w:div>
    <w:div w:id="1402824404">
      <w:bodyDiv w:val="1"/>
      <w:marLeft w:val="0"/>
      <w:marRight w:val="0"/>
      <w:marTop w:val="0"/>
      <w:marBottom w:val="0"/>
      <w:divBdr>
        <w:top w:val="none" w:sz="0" w:space="0" w:color="auto"/>
        <w:left w:val="none" w:sz="0" w:space="0" w:color="auto"/>
        <w:bottom w:val="none" w:sz="0" w:space="0" w:color="auto"/>
        <w:right w:val="none" w:sz="0" w:space="0" w:color="auto"/>
      </w:divBdr>
    </w:div>
    <w:div w:id="1402869202">
      <w:bodyDiv w:val="1"/>
      <w:marLeft w:val="0"/>
      <w:marRight w:val="0"/>
      <w:marTop w:val="0"/>
      <w:marBottom w:val="0"/>
      <w:divBdr>
        <w:top w:val="none" w:sz="0" w:space="0" w:color="auto"/>
        <w:left w:val="none" w:sz="0" w:space="0" w:color="auto"/>
        <w:bottom w:val="none" w:sz="0" w:space="0" w:color="auto"/>
        <w:right w:val="none" w:sz="0" w:space="0" w:color="auto"/>
      </w:divBdr>
    </w:div>
    <w:div w:id="1403021997">
      <w:bodyDiv w:val="1"/>
      <w:marLeft w:val="0"/>
      <w:marRight w:val="0"/>
      <w:marTop w:val="0"/>
      <w:marBottom w:val="0"/>
      <w:divBdr>
        <w:top w:val="none" w:sz="0" w:space="0" w:color="auto"/>
        <w:left w:val="none" w:sz="0" w:space="0" w:color="auto"/>
        <w:bottom w:val="none" w:sz="0" w:space="0" w:color="auto"/>
        <w:right w:val="none" w:sz="0" w:space="0" w:color="auto"/>
      </w:divBdr>
    </w:div>
    <w:div w:id="1403143284">
      <w:bodyDiv w:val="1"/>
      <w:marLeft w:val="0"/>
      <w:marRight w:val="0"/>
      <w:marTop w:val="0"/>
      <w:marBottom w:val="0"/>
      <w:divBdr>
        <w:top w:val="none" w:sz="0" w:space="0" w:color="auto"/>
        <w:left w:val="none" w:sz="0" w:space="0" w:color="auto"/>
        <w:bottom w:val="none" w:sz="0" w:space="0" w:color="auto"/>
        <w:right w:val="none" w:sz="0" w:space="0" w:color="auto"/>
      </w:divBdr>
    </w:div>
    <w:div w:id="1403211758">
      <w:bodyDiv w:val="1"/>
      <w:marLeft w:val="0"/>
      <w:marRight w:val="0"/>
      <w:marTop w:val="0"/>
      <w:marBottom w:val="0"/>
      <w:divBdr>
        <w:top w:val="none" w:sz="0" w:space="0" w:color="auto"/>
        <w:left w:val="none" w:sz="0" w:space="0" w:color="auto"/>
        <w:bottom w:val="none" w:sz="0" w:space="0" w:color="auto"/>
        <w:right w:val="none" w:sz="0" w:space="0" w:color="auto"/>
      </w:divBdr>
    </w:div>
    <w:div w:id="1403215027">
      <w:bodyDiv w:val="1"/>
      <w:marLeft w:val="0"/>
      <w:marRight w:val="0"/>
      <w:marTop w:val="0"/>
      <w:marBottom w:val="0"/>
      <w:divBdr>
        <w:top w:val="none" w:sz="0" w:space="0" w:color="auto"/>
        <w:left w:val="none" w:sz="0" w:space="0" w:color="auto"/>
        <w:bottom w:val="none" w:sz="0" w:space="0" w:color="auto"/>
        <w:right w:val="none" w:sz="0" w:space="0" w:color="auto"/>
      </w:divBdr>
    </w:div>
    <w:div w:id="1403216529">
      <w:bodyDiv w:val="1"/>
      <w:marLeft w:val="0"/>
      <w:marRight w:val="0"/>
      <w:marTop w:val="0"/>
      <w:marBottom w:val="0"/>
      <w:divBdr>
        <w:top w:val="none" w:sz="0" w:space="0" w:color="auto"/>
        <w:left w:val="none" w:sz="0" w:space="0" w:color="auto"/>
        <w:bottom w:val="none" w:sz="0" w:space="0" w:color="auto"/>
        <w:right w:val="none" w:sz="0" w:space="0" w:color="auto"/>
      </w:divBdr>
    </w:div>
    <w:div w:id="1403335784">
      <w:bodyDiv w:val="1"/>
      <w:marLeft w:val="0"/>
      <w:marRight w:val="0"/>
      <w:marTop w:val="0"/>
      <w:marBottom w:val="0"/>
      <w:divBdr>
        <w:top w:val="none" w:sz="0" w:space="0" w:color="auto"/>
        <w:left w:val="none" w:sz="0" w:space="0" w:color="auto"/>
        <w:bottom w:val="none" w:sz="0" w:space="0" w:color="auto"/>
        <w:right w:val="none" w:sz="0" w:space="0" w:color="auto"/>
      </w:divBdr>
    </w:div>
    <w:div w:id="1403676980">
      <w:bodyDiv w:val="1"/>
      <w:marLeft w:val="0"/>
      <w:marRight w:val="0"/>
      <w:marTop w:val="0"/>
      <w:marBottom w:val="0"/>
      <w:divBdr>
        <w:top w:val="none" w:sz="0" w:space="0" w:color="auto"/>
        <w:left w:val="none" w:sz="0" w:space="0" w:color="auto"/>
        <w:bottom w:val="none" w:sz="0" w:space="0" w:color="auto"/>
        <w:right w:val="none" w:sz="0" w:space="0" w:color="auto"/>
      </w:divBdr>
    </w:div>
    <w:div w:id="1403722031">
      <w:bodyDiv w:val="1"/>
      <w:marLeft w:val="0"/>
      <w:marRight w:val="0"/>
      <w:marTop w:val="0"/>
      <w:marBottom w:val="0"/>
      <w:divBdr>
        <w:top w:val="none" w:sz="0" w:space="0" w:color="auto"/>
        <w:left w:val="none" w:sz="0" w:space="0" w:color="auto"/>
        <w:bottom w:val="none" w:sz="0" w:space="0" w:color="auto"/>
        <w:right w:val="none" w:sz="0" w:space="0" w:color="auto"/>
      </w:divBdr>
    </w:div>
    <w:div w:id="1403913155">
      <w:bodyDiv w:val="1"/>
      <w:marLeft w:val="0"/>
      <w:marRight w:val="0"/>
      <w:marTop w:val="0"/>
      <w:marBottom w:val="0"/>
      <w:divBdr>
        <w:top w:val="none" w:sz="0" w:space="0" w:color="auto"/>
        <w:left w:val="none" w:sz="0" w:space="0" w:color="auto"/>
        <w:bottom w:val="none" w:sz="0" w:space="0" w:color="auto"/>
        <w:right w:val="none" w:sz="0" w:space="0" w:color="auto"/>
      </w:divBdr>
    </w:div>
    <w:div w:id="1403942353">
      <w:bodyDiv w:val="1"/>
      <w:marLeft w:val="0"/>
      <w:marRight w:val="0"/>
      <w:marTop w:val="0"/>
      <w:marBottom w:val="0"/>
      <w:divBdr>
        <w:top w:val="none" w:sz="0" w:space="0" w:color="auto"/>
        <w:left w:val="none" w:sz="0" w:space="0" w:color="auto"/>
        <w:bottom w:val="none" w:sz="0" w:space="0" w:color="auto"/>
        <w:right w:val="none" w:sz="0" w:space="0" w:color="auto"/>
      </w:divBdr>
    </w:div>
    <w:div w:id="1404259339">
      <w:bodyDiv w:val="1"/>
      <w:marLeft w:val="0"/>
      <w:marRight w:val="0"/>
      <w:marTop w:val="0"/>
      <w:marBottom w:val="0"/>
      <w:divBdr>
        <w:top w:val="none" w:sz="0" w:space="0" w:color="auto"/>
        <w:left w:val="none" w:sz="0" w:space="0" w:color="auto"/>
        <w:bottom w:val="none" w:sz="0" w:space="0" w:color="auto"/>
        <w:right w:val="none" w:sz="0" w:space="0" w:color="auto"/>
      </w:divBdr>
    </w:div>
    <w:div w:id="1404450107">
      <w:bodyDiv w:val="1"/>
      <w:marLeft w:val="0"/>
      <w:marRight w:val="0"/>
      <w:marTop w:val="0"/>
      <w:marBottom w:val="0"/>
      <w:divBdr>
        <w:top w:val="none" w:sz="0" w:space="0" w:color="auto"/>
        <w:left w:val="none" w:sz="0" w:space="0" w:color="auto"/>
        <w:bottom w:val="none" w:sz="0" w:space="0" w:color="auto"/>
        <w:right w:val="none" w:sz="0" w:space="0" w:color="auto"/>
      </w:divBdr>
    </w:div>
    <w:div w:id="1404452973">
      <w:bodyDiv w:val="1"/>
      <w:marLeft w:val="0"/>
      <w:marRight w:val="0"/>
      <w:marTop w:val="0"/>
      <w:marBottom w:val="0"/>
      <w:divBdr>
        <w:top w:val="none" w:sz="0" w:space="0" w:color="auto"/>
        <w:left w:val="none" w:sz="0" w:space="0" w:color="auto"/>
        <w:bottom w:val="none" w:sz="0" w:space="0" w:color="auto"/>
        <w:right w:val="none" w:sz="0" w:space="0" w:color="auto"/>
      </w:divBdr>
    </w:div>
    <w:div w:id="1404599674">
      <w:bodyDiv w:val="1"/>
      <w:marLeft w:val="0"/>
      <w:marRight w:val="0"/>
      <w:marTop w:val="0"/>
      <w:marBottom w:val="0"/>
      <w:divBdr>
        <w:top w:val="none" w:sz="0" w:space="0" w:color="auto"/>
        <w:left w:val="none" w:sz="0" w:space="0" w:color="auto"/>
        <w:bottom w:val="none" w:sz="0" w:space="0" w:color="auto"/>
        <w:right w:val="none" w:sz="0" w:space="0" w:color="auto"/>
      </w:divBdr>
    </w:div>
    <w:div w:id="1404715490">
      <w:bodyDiv w:val="1"/>
      <w:marLeft w:val="0"/>
      <w:marRight w:val="0"/>
      <w:marTop w:val="0"/>
      <w:marBottom w:val="0"/>
      <w:divBdr>
        <w:top w:val="none" w:sz="0" w:space="0" w:color="auto"/>
        <w:left w:val="none" w:sz="0" w:space="0" w:color="auto"/>
        <w:bottom w:val="none" w:sz="0" w:space="0" w:color="auto"/>
        <w:right w:val="none" w:sz="0" w:space="0" w:color="auto"/>
      </w:divBdr>
    </w:div>
    <w:div w:id="1404716708">
      <w:bodyDiv w:val="1"/>
      <w:marLeft w:val="0"/>
      <w:marRight w:val="0"/>
      <w:marTop w:val="0"/>
      <w:marBottom w:val="0"/>
      <w:divBdr>
        <w:top w:val="none" w:sz="0" w:space="0" w:color="auto"/>
        <w:left w:val="none" w:sz="0" w:space="0" w:color="auto"/>
        <w:bottom w:val="none" w:sz="0" w:space="0" w:color="auto"/>
        <w:right w:val="none" w:sz="0" w:space="0" w:color="auto"/>
      </w:divBdr>
    </w:div>
    <w:div w:id="1404908743">
      <w:bodyDiv w:val="1"/>
      <w:marLeft w:val="0"/>
      <w:marRight w:val="0"/>
      <w:marTop w:val="0"/>
      <w:marBottom w:val="0"/>
      <w:divBdr>
        <w:top w:val="none" w:sz="0" w:space="0" w:color="auto"/>
        <w:left w:val="none" w:sz="0" w:space="0" w:color="auto"/>
        <w:bottom w:val="none" w:sz="0" w:space="0" w:color="auto"/>
        <w:right w:val="none" w:sz="0" w:space="0" w:color="auto"/>
      </w:divBdr>
    </w:div>
    <w:div w:id="1405030413">
      <w:bodyDiv w:val="1"/>
      <w:marLeft w:val="0"/>
      <w:marRight w:val="0"/>
      <w:marTop w:val="0"/>
      <w:marBottom w:val="0"/>
      <w:divBdr>
        <w:top w:val="none" w:sz="0" w:space="0" w:color="auto"/>
        <w:left w:val="none" w:sz="0" w:space="0" w:color="auto"/>
        <w:bottom w:val="none" w:sz="0" w:space="0" w:color="auto"/>
        <w:right w:val="none" w:sz="0" w:space="0" w:color="auto"/>
      </w:divBdr>
    </w:div>
    <w:div w:id="1405107221">
      <w:bodyDiv w:val="1"/>
      <w:marLeft w:val="0"/>
      <w:marRight w:val="0"/>
      <w:marTop w:val="0"/>
      <w:marBottom w:val="0"/>
      <w:divBdr>
        <w:top w:val="none" w:sz="0" w:space="0" w:color="auto"/>
        <w:left w:val="none" w:sz="0" w:space="0" w:color="auto"/>
        <w:bottom w:val="none" w:sz="0" w:space="0" w:color="auto"/>
        <w:right w:val="none" w:sz="0" w:space="0" w:color="auto"/>
      </w:divBdr>
    </w:div>
    <w:div w:id="1405224373">
      <w:bodyDiv w:val="1"/>
      <w:marLeft w:val="0"/>
      <w:marRight w:val="0"/>
      <w:marTop w:val="0"/>
      <w:marBottom w:val="0"/>
      <w:divBdr>
        <w:top w:val="none" w:sz="0" w:space="0" w:color="auto"/>
        <w:left w:val="none" w:sz="0" w:space="0" w:color="auto"/>
        <w:bottom w:val="none" w:sz="0" w:space="0" w:color="auto"/>
        <w:right w:val="none" w:sz="0" w:space="0" w:color="auto"/>
      </w:divBdr>
    </w:div>
    <w:div w:id="1405369163">
      <w:bodyDiv w:val="1"/>
      <w:marLeft w:val="0"/>
      <w:marRight w:val="0"/>
      <w:marTop w:val="0"/>
      <w:marBottom w:val="0"/>
      <w:divBdr>
        <w:top w:val="none" w:sz="0" w:space="0" w:color="auto"/>
        <w:left w:val="none" w:sz="0" w:space="0" w:color="auto"/>
        <w:bottom w:val="none" w:sz="0" w:space="0" w:color="auto"/>
        <w:right w:val="none" w:sz="0" w:space="0" w:color="auto"/>
      </w:divBdr>
    </w:div>
    <w:div w:id="1405489131">
      <w:bodyDiv w:val="1"/>
      <w:marLeft w:val="0"/>
      <w:marRight w:val="0"/>
      <w:marTop w:val="0"/>
      <w:marBottom w:val="0"/>
      <w:divBdr>
        <w:top w:val="none" w:sz="0" w:space="0" w:color="auto"/>
        <w:left w:val="none" w:sz="0" w:space="0" w:color="auto"/>
        <w:bottom w:val="none" w:sz="0" w:space="0" w:color="auto"/>
        <w:right w:val="none" w:sz="0" w:space="0" w:color="auto"/>
      </w:divBdr>
    </w:div>
    <w:div w:id="1405760457">
      <w:bodyDiv w:val="1"/>
      <w:marLeft w:val="0"/>
      <w:marRight w:val="0"/>
      <w:marTop w:val="0"/>
      <w:marBottom w:val="0"/>
      <w:divBdr>
        <w:top w:val="none" w:sz="0" w:space="0" w:color="auto"/>
        <w:left w:val="none" w:sz="0" w:space="0" w:color="auto"/>
        <w:bottom w:val="none" w:sz="0" w:space="0" w:color="auto"/>
        <w:right w:val="none" w:sz="0" w:space="0" w:color="auto"/>
      </w:divBdr>
    </w:div>
    <w:div w:id="1405834970">
      <w:bodyDiv w:val="1"/>
      <w:marLeft w:val="0"/>
      <w:marRight w:val="0"/>
      <w:marTop w:val="0"/>
      <w:marBottom w:val="0"/>
      <w:divBdr>
        <w:top w:val="none" w:sz="0" w:space="0" w:color="auto"/>
        <w:left w:val="none" w:sz="0" w:space="0" w:color="auto"/>
        <w:bottom w:val="none" w:sz="0" w:space="0" w:color="auto"/>
        <w:right w:val="none" w:sz="0" w:space="0" w:color="auto"/>
      </w:divBdr>
    </w:div>
    <w:div w:id="1406486893">
      <w:bodyDiv w:val="1"/>
      <w:marLeft w:val="0"/>
      <w:marRight w:val="0"/>
      <w:marTop w:val="0"/>
      <w:marBottom w:val="0"/>
      <w:divBdr>
        <w:top w:val="none" w:sz="0" w:space="0" w:color="auto"/>
        <w:left w:val="none" w:sz="0" w:space="0" w:color="auto"/>
        <w:bottom w:val="none" w:sz="0" w:space="0" w:color="auto"/>
        <w:right w:val="none" w:sz="0" w:space="0" w:color="auto"/>
      </w:divBdr>
    </w:div>
    <w:div w:id="1406608381">
      <w:bodyDiv w:val="1"/>
      <w:marLeft w:val="0"/>
      <w:marRight w:val="0"/>
      <w:marTop w:val="0"/>
      <w:marBottom w:val="0"/>
      <w:divBdr>
        <w:top w:val="none" w:sz="0" w:space="0" w:color="auto"/>
        <w:left w:val="none" w:sz="0" w:space="0" w:color="auto"/>
        <w:bottom w:val="none" w:sz="0" w:space="0" w:color="auto"/>
        <w:right w:val="none" w:sz="0" w:space="0" w:color="auto"/>
      </w:divBdr>
    </w:div>
    <w:div w:id="1406996084">
      <w:bodyDiv w:val="1"/>
      <w:marLeft w:val="0"/>
      <w:marRight w:val="0"/>
      <w:marTop w:val="0"/>
      <w:marBottom w:val="0"/>
      <w:divBdr>
        <w:top w:val="none" w:sz="0" w:space="0" w:color="auto"/>
        <w:left w:val="none" w:sz="0" w:space="0" w:color="auto"/>
        <w:bottom w:val="none" w:sz="0" w:space="0" w:color="auto"/>
        <w:right w:val="none" w:sz="0" w:space="0" w:color="auto"/>
      </w:divBdr>
    </w:div>
    <w:div w:id="1407264156">
      <w:bodyDiv w:val="1"/>
      <w:marLeft w:val="0"/>
      <w:marRight w:val="0"/>
      <w:marTop w:val="0"/>
      <w:marBottom w:val="0"/>
      <w:divBdr>
        <w:top w:val="none" w:sz="0" w:space="0" w:color="auto"/>
        <w:left w:val="none" w:sz="0" w:space="0" w:color="auto"/>
        <w:bottom w:val="none" w:sz="0" w:space="0" w:color="auto"/>
        <w:right w:val="none" w:sz="0" w:space="0" w:color="auto"/>
      </w:divBdr>
    </w:div>
    <w:div w:id="1407340054">
      <w:bodyDiv w:val="1"/>
      <w:marLeft w:val="0"/>
      <w:marRight w:val="0"/>
      <w:marTop w:val="0"/>
      <w:marBottom w:val="0"/>
      <w:divBdr>
        <w:top w:val="none" w:sz="0" w:space="0" w:color="auto"/>
        <w:left w:val="none" w:sz="0" w:space="0" w:color="auto"/>
        <w:bottom w:val="none" w:sz="0" w:space="0" w:color="auto"/>
        <w:right w:val="none" w:sz="0" w:space="0" w:color="auto"/>
      </w:divBdr>
    </w:div>
    <w:div w:id="1407385639">
      <w:bodyDiv w:val="1"/>
      <w:marLeft w:val="0"/>
      <w:marRight w:val="0"/>
      <w:marTop w:val="0"/>
      <w:marBottom w:val="0"/>
      <w:divBdr>
        <w:top w:val="none" w:sz="0" w:space="0" w:color="auto"/>
        <w:left w:val="none" w:sz="0" w:space="0" w:color="auto"/>
        <w:bottom w:val="none" w:sz="0" w:space="0" w:color="auto"/>
        <w:right w:val="none" w:sz="0" w:space="0" w:color="auto"/>
      </w:divBdr>
    </w:div>
    <w:div w:id="1407456323">
      <w:bodyDiv w:val="1"/>
      <w:marLeft w:val="0"/>
      <w:marRight w:val="0"/>
      <w:marTop w:val="0"/>
      <w:marBottom w:val="0"/>
      <w:divBdr>
        <w:top w:val="none" w:sz="0" w:space="0" w:color="auto"/>
        <w:left w:val="none" w:sz="0" w:space="0" w:color="auto"/>
        <w:bottom w:val="none" w:sz="0" w:space="0" w:color="auto"/>
        <w:right w:val="none" w:sz="0" w:space="0" w:color="auto"/>
      </w:divBdr>
    </w:div>
    <w:div w:id="1407457699">
      <w:bodyDiv w:val="1"/>
      <w:marLeft w:val="0"/>
      <w:marRight w:val="0"/>
      <w:marTop w:val="0"/>
      <w:marBottom w:val="0"/>
      <w:divBdr>
        <w:top w:val="none" w:sz="0" w:space="0" w:color="auto"/>
        <w:left w:val="none" w:sz="0" w:space="0" w:color="auto"/>
        <w:bottom w:val="none" w:sz="0" w:space="0" w:color="auto"/>
        <w:right w:val="none" w:sz="0" w:space="0" w:color="auto"/>
      </w:divBdr>
    </w:div>
    <w:div w:id="1407529196">
      <w:bodyDiv w:val="1"/>
      <w:marLeft w:val="0"/>
      <w:marRight w:val="0"/>
      <w:marTop w:val="0"/>
      <w:marBottom w:val="0"/>
      <w:divBdr>
        <w:top w:val="none" w:sz="0" w:space="0" w:color="auto"/>
        <w:left w:val="none" w:sz="0" w:space="0" w:color="auto"/>
        <w:bottom w:val="none" w:sz="0" w:space="0" w:color="auto"/>
        <w:right w:val="none" w:sz="0" w:space="0" w:color="auto"/>
      </w:divBdr>
    </w:div>
    <w:div w:id="1407648428">
      <w:bodyDiv w:val="1"/>
      <w:marLeft w:val="0"/>
      <w:marRight w:val="0"/>
      <w:marTop w:val="0"/>
      <w:marBottom w:val="0"/>
      <w:divBdr>
        <w:top w:val="none" w:sz="0" w:space="0" w:color="auto"/>
        <w:left w:val="none" w:sz="0" w:space="0" w:color="auto"/>
        <w:bottom w:val="none" w:sz="0" w:space="0" w:color="auto"/>
        <w:right w:val="none" w:sz="0" w:space="0" w:color="auto"/>
      </w:divBdr>
    </w:div>
    <w:div w:id="1408267526">
      <w:bodyDiv w:val="1"/>
      <w:marLeft w:val="0"/>
      <w:marRight w:val="0"/>
      <w:marTop w:val="0"/>
      <w:marBottom w:val="0"/>
      <w:divBdr>
        <w:top w:val="none" w:sz="0" w:space="0" w:color="auto"/>
        <w:left w:val="none" w:sz="0" w:space="0" w:color="auto"/>
        <w:bottom w:val="none" w:sz="0" w:space="0" w:color="auto"/>
        <w:right w:val="none" w:sz="0" w:space="0" w:color="auto"/>
      </w:divBdr>
    </w:div>
    <w:div w:id="1408380573">
      <w:bodyDiv w:val="1"/>
      <w:marLeft w:val="0"/>
      <w:marRight w:val="0"/>
      <w:marTop w:val="0"/>
      <w:marBottom w:val="0"/>
      <w:divBdr>
        <w:top w:val="none" w:sz="0" w:space="0" w:color="auto"/>
        <w:left w:val="none" w:sz="0" w:space="0" w:color="auto"/>
        <w:bottom w:val="none" w:sz="0" w:space="0" w:color="auto"/>
        <w:right w:val="none" w:sz="0" w:space="0" w:color="auto"/>
      </w:divBdr>
    </w:div>
    <w:div w:id="1408453510">
      <w:bodyDiv w:val="1"/>
      <w:marLeft w:val="0"/>
      <w:marRight w:val="0"/>
      <w:marTop w:val="0"/>
      <w:marBottom w:val="0"/>
      <w:divBdr>
        <w:top w:val="none" w:sz="0" w:space="0" w:color="auto"/>
        <w:left w:val="none" w:sz="0" w:space="0" w:color="auto"/>
        <w:bottom w:val="none" w:sz="0" w:space="0" w:color="auto"/>
        <w:right w:val="none" w:sz="0" w:space="0" w:color="auto"/>
      </w:divBdr>
    </w:div>
    <w:div w:id="1408650688">
      <w:bodyDiv w:val="1"/>
      <w:marLeft w:val="0"/>
      <w:marRight w:val="0"/>
      <w:marTop w:val="0"/>
      <w:marBottom w:val="0"/>
      <w:divBdr>
        <w:top w:val="none" w:sz="0" w:space="0" w:color="auto"/>
        <w:left w:val="none" w:sz="0" w:space="0" w:color="auto"/>
        <w:bottom w:val="none" w:sz="0" w:space="0" w:color="auto"/>
        <w:right w:val="none" w:sz="0" w:space="0" w:color="auto"/>
      </w:divBdr>
    </w:div>
    <w:div w:id="1408841753">
      <w:bodyDiv w:val="1"/>
      <w:marLeft w:val="0"/>
      <w:marRight w:val="0"/>
      <w:marTop w:val="0"/>
      <w:marBottom w:val="0"/>
      <w:divBdr>
        <w:top w:val="none" w:sz="0" w:space="0" w:color="auto"/>
        <w:left w:val="none" w:sz="0" w:space="0" w:color="auto"/>
        <w:bottom w:val="none" w:sz="0" w:space="0" w:color="auto"/>
        <w:right w:val="none" w:sz="0" w:space="0" w:color="auto"/>
      </w:divBdr>
    </w:div>
    <w:div w:id="1408847693">
      <w:bodyDiv w:val="1"/>
      <w:marLeft w:val="0"/>
      <w:marRight w:val="0"/>
      <w:marTop w:val="0"/>
      <w:marBottom w:val="0"/>
      <w:divBdr>
        <w:top w:val="none" w:sz="0" w:space="0" w:color="auto"/>
        <w:left w:val="none" w:sz="0" w:space="0" w:color="auto"/>
        <w:bottom w:val="none" w:sz="0" w:space="0" w:color="auto"/>
        <w:right w:val="none" w:sz="0" w:space="0" w:color="auto"/>
      </w:divBdr>
    </w:div>
    <w:div w:id="1409115780">
      <w:bodyDiv w:val="1"/>
      <w:marLeft w:val="0"/>
      <w:marRight w:val="0"/>
      <w:marTop w:val="0"/>
      <w:marBottom w:val="0"/>
      <w:divBdr>
        <w:top w:val="none" w:sz="0" w:space="0" w:color="auto"/>
        <w:left w:val="none" w:sz="0" w:space="0" w:color="auto"/>
        <w:bottom w:val="none" w:sz="0" w:space="0" w:color="auto"/>
        <w:right w:val="none" w:sz="0" w:space="0" w:color="auto"/>
      </w:divBdr>
    </w:div>
    <w:div w:id="1409617191">
      <w:bodyDiv w:val="1"/>
      <w:marLeft w:val="0"/>
      <w:marRight w:val="0"/>
      <w:marTop w:val="0"/>
      <w:marBottom w:val="0"/>
      <w:divBdr>
        <w:top w:val="none" w:sz="0" w:space="0" w:color="auto"/>
        <w:left w:val="none" w:sz="0" w:space="0" w:color="auto"/>
        <w:bottom w:val="none" w:sz="0" w:space="0" w:color="auto"/>
        <w:right w:val="none" w:sz="0" w:space="0" w:color="auto"/>
      </w:divBdr>
    </w:div>
    <w:div w:id="1409617603">
      <w:bodyDiv w:val="1"/>
      <w:marLeft w:val="0"/>
      <w:marRight w:val="0"/>
      <w:marTop w:val="0"/>
      <w:marBottom w:val="0"/>
      <w:divBdr>
        <w:top w:val="none" w:sz="0" w:space="0" w:color="auto"/>
        <w:left w:val="none" w:sz="0" w:space="0" w:color="auto"/>
        <w:bottom w:val="none" w:sz="0" w:space="0" w:color="auto"/>
        <w:right w:val="none" w:sz="0" w:space="0" w:color="auto"/>
      </w:divBdr>
    </w:div>
    <w:div w:id="1409619267">
      <w:bodyDiv w:val="1"/>
      <w:marLeft w:val="0"/>
      <w:marRight w:val="0"/>
      <w:marTop w:val="0"/>
      <w:marBottom w:val="0"/>
      <w:divBdr>
        <w:top w:val="none" w:sz="0" w:space="0" w:color="auto"/>
        <w:left w:val="none" w:sz="0" w:space="0" w:color="auto"/>
        <w:bottom w:val="none" w:sz="0" w:space="0" w:color="auto"/>
        <w:right w:val="none" w:sz="0" w:space="0" w:color="auto"/>
      </w:divBdr>
    </w:div>
    <w:div w:id="1409881816">
      <w:bodyDiv w:val="1"/>
      <w:marLeft w:val="0"/>
      <w:marRight w:val="0"/>
      <w:marTop w:val="0"/>
      <w:marBottom w:val="0"/>
      <w:divBdr>
        <w:top w:val="none" w:sz="0" w:space="0" w:color="auto"/>
        <w:left w:val="none" w:sz="0" w:space="0" w:color="auto"/>
        <w:bottom w:val="none" w:sz="0" w:space="0" w:color="auto"/>
        <w:right w:val="none" w:sz="0" w:space="0" w:color="auto"/>
      </w:divBdr>
    </w:div>
    <w:div w:id="1409883836">
      <w:bodyDiv w:val="1"/>
      <w:marLeft w:val="0"/>
      <w:marRight w:val="0"/>
      <w:marTop w:val="0"/>
      <w:marBottom w:val="0"/>
      <w:divBdr>
        <w:top w:val="none" w:sz="0" w:space="0" w:color="auto"/>
        <w:left w:val="none" w:sz="0" w:space="0" w:color="auto"/>
        <w:bottom w:val="none" w:sz="0" w:space="0" w:color="auto"/>
        <w:right w:val="none" w:sz="0" w:space="0" w:color="auto"/>
      </w:divBdr>
    </w:div>
    <w:div w:id="1410154749">
      <w:bodyDiv w:val="1"/>
      <w:marLeft w:val="0"/>
      <w:marRight w:val="0"/>
      <w:marTop w:val="0"/>
      <w:marBottom w:val="0"/>
      <w:divBdr>
        <w:top w:val="none" w:sz="0" w:space="0" w:color="auto"/>
        <w:left w:val="none" w:sz="0" w:space="0" w:color="auto"/>
        <w:bottom w:val="none" w:sz="0" w:space="0" w:color="auto"/>
        <w:right w:val="none" w:sz="0" w:space="0" w:color="auto"/>
      </w:divBdr>
    </w:div>
    <w:div w:id="1410348310">
      <w:bodyDiv w:val="1"/>
      <w:marLeft w:val="0"/>
      <w:marRight w:val="0"/>
      <w:marTop w:val="0"/>
      <w:marBottom w:val="0"/>
      <w:divBdr>
        <w:top w:val="none" w:sz="0" w:space="0" w:color="auto"/>
        <w:left w:val="none" w:sz="0" w:space="0" w:color="auto"/>
        <w:bottom w:val="none" w:sz="0" w:space="0" w:color="auto"/>
        <w:right w:val="none" w:sz="0" w:space="0" w:color="auto"/>
      </w:divBdr>
    </w:div>
    <w:div w:id="1410424532">
      <w:bodyDiv w:val="1"/>
      <w:marLeft w:val="0"/>
      <w:marRight w:val="0"/>
      <w:marTop w:val="0"/>
      <w:marBottom w:val="0"/>
      <w:divBdr>
        <w:top w:val="none" w:sz="0" w:space="0" w:color="auto"/>
        <w:left w:val="none" w:sz="0" w:space="0" w:color="auto"/>
        <w:bottom w:val="none" w:sz="0" w:space="0" w:color="auto"/>
        <w:right w:val="none" w:sz="0" w:space="0" w:color="auto"/>
      </w:divBdr>
    </w:div>
    <w:div w:id="1410541435">
      <w:bodyDiv w:val="1"/>
      <w:marLeft w:val="0"/>
      <w:marRight w:val="0"/>
      <w:marTop w:val="0"/>
      <w:marBottom w:val="0"/>
      <w:divBdr>
        <w:top w:val="none" w:sz="0" w:space="0" w:color="auto"/>
        <w:left w:val="none" w:sz="0" w:space="0" w:color="auto"/>
        <w:bottom w:val="none" w:sz="0" w:space="0" w:color="auto"/>
        <w:right w:val="none" w:sz="0" w:space="0" w:color="auto"/>
      </w:divBdr>
    </w:div>
    <w:div w:id="1410615495">
      <w:bodyDiv w:val="1"/>
      <w:marLeft w:val="0"/>
      <w:marRight w:val="0"/>
      <w:marTop w:val="0"/>
      <w:marBottom w:val="0"/>
      <w:divBdr>
        <w:top w:val="none" w:sz="0" w:space="0" w:color="auto"/>
        <w:left w:val="none" w:sz="0" w:space="0" w:color="auto"/>
        <w:bottom w:val="none" w:sz="0" w:space="0" w:color="auto"/>
        <w:right w:val="none" w:sz="0" w:space="0" w:color="auto"/>
      </w:divBdr>
    </w:div>
    <w:div w:id="1410729336">
      <w:bodyDiv w:val="1"/>
      <w:marLeft w:val="0"/>
      <w:marRight w:val="0"/>
      <w:marTop w:val="0"/>
      <w:marBottom w:val="0"/>
      <w:divBdr>
        <w:top w:val="none" w:sz="0" w:space="0" w:color="auto"/>
        <w:left w:val="none" w:sz="0" w:space="0" w:color="auto"/>
        <w:bottom w:val="none" w:sz="0" w:space="0" w:color="auto"/>
        <w:right w:val="none" w:sz="0" w:space="0" w:color="auto"/>
      </w:divBdr>
    </w:div>
    <w:div w:id="1411342247">
      <w:bodyDiv w:val="1"/>
      <w:marLeft w:val="0"/>
      <w:marRight w:val="0"/>
      <w:marTop w:val="0"/>
      <w:marBottom w:val="0"/>
      <w:divBdr>
        <w:top w:val="none" w:sz="0" w:space="0" w:color="auto"/>
        <w:left w:val="none" w:sz="0" w:space="0" w:color="auto"/>
        <w:bottom w:val="none" w:sz="0" w:space="0" w:color="auto"/>
        <w:right w:val="none" w:sz="0" w:space="0" w:color="auto"/>
      </w:divBdr>
    </w:div>
    <w:div w:id="1411385862">
      <w:bodyDiv w:val="1"/>
      <w:marLeft w:val="0"/>
      <w:marRight w:val="0"/>
      <w:marTop w:val="0"/>
      <w:marBottom w:val="0"/>
      <w:divBdr>
        <w:top w:val="none" w:sz="0" w:space="0" w:color="auto"/>
        <w:left w:val="none" w:sz="0" w:space="0" w:color="auto"/>
        <w:bottom w:val="none" w:sz="0" w:space="0" w:color="auto"/>
        <w:right w:val="none" w:sz="0" w:space="0" w:color="auto"/>
      </w:divBdr>
    </w:div>
    <w:div w:id="1411460891">
      <w:bodyDiv w:val="1"/>
      <w:marLeft w:val="0"/>
      <w:marRight w:val="0"/>
      <w:marTop w:val="0"/>
      <w:marBottom w:val="0"/>
      <w:divBdr>
        <w:top w:val="none" w:sz="0" w:space="0" w:color="auto"/>
        <w:left w:val="none" w:sz="0" w:space="0" w:color="auto"/>
        <w:bottom w:val="none" w:sz="0" w:space="0" w:color="auto"/>
        <w:right w:val="none" w:sz="0" w:space="0" w:color="auto"/>
      </w:divBdr>
    </w:div>
    <w:div w:id="1411539198">
      <w:bodyDiv w:val="1"/>
      <w:marLeft w:val="0"/>
      <w:marRight w:val="0"/>
      <w:marTop w:val="0"/>
      <w:marBottom w:val="0"/>
      <w:divBdr>
        <w:top w:val="none" w:sz="0" w:space="0" w:color="auto"/>
        <w:left w:val="none" w:sz="0" w:space="0" w:color="auto"/>
        <w:bottom w:val="none" w:sz="0" w:space="0" w:color="auto"/>
        <w:right w:val="none" w:sz="0" w:space="0" w:color="auto"/>
      </w:divBdr>
    </w:div>
    <w:div w:id="1411806737">
      <w:bodyDiv w:val="1"/>
      <w:marLeft w:val="0"/>
      <w:marRight w:val="0"/>
      <w:marTop w:val="0"/>
      <w:marBottom w:val="0"/>
      <w:divBdr>
        <w:top w:val="none" w:sz="0" w:space="0" w:color="auto"/>
        <w:left w:val="none" w:sz="0" w:space="0" w:color="auto"/>
        <w:bottom w:val="none" w:sz="0" w:space="0" w:color="auto"/>
        <w:right w:val="none" w:sz="0" w:space="0" w:color="auto"/>
      </w:divBdr>
    </w:div>
    <w:div w:id="1411846696">
      <w:bodyDiv w:val="1"/>
      <w:marLeft w:val="0"/>
      <w:marRight w:val="0"/>
      <w:marTop w:val="0"/>
      <w:marBottom w:val="0"/>
      <w:divBdr>
        <w:top w:val="none" w:sz="0" w:space="0" w:color="auto"/>
        <w:left w:val="none" w:sz="0" w:space="0" w:color="auto"/>
        <w:bottom w:val="none" w:sz="0" w:space="0" w:color="auto"/>
        <w:right w:val="none" w:sz="0" w:space="0" w:color="auto"/>
      </w:divBdr>
    </w:div>
    <w:div w:id="1411851786">
      <w:bodyDiv w:val="1"/>
      <w:marLeft w:val="0"/>
      <w:marRight w:val="0"/>
      <w:marTop w:val="0"/>
      <w:marBottom w:val="0"/>
      <w:divBdr>
        <w:top w:val="none" w:sz="0" w:space="0" w:color="auto"/>
        <w:left w:val="none" w:sz="0" w:space="0" w:color="auto"/>
        <w:bottom w:val="none" w:sz="0" w:space="0" w:color="auto"/>
        <w:right w:val="none" w:sz="0" w:space="0" w:color="auto"/>
      </w:divBdr>
    </w:div>
    <w:div w:id="1411927965">
      <w:bodyDiv w:val="1"/>
      <w:marLeft w:val="0"/>
      <w:marRight w:val="0"/>
      <w:marTop w:val="0"/>
      <w:marBottom w:val="0"/>
      <w:divBdr>
        <w:top w:val="none" w:sz="0" w:space="0" w:color="auto"/>
        <w:left w:val="none" w:sz="0" w:space="0" w:color="auto"/>
        <w:bottom w:val="none" w:sz="0" w:space="0" w:color="auto"/>
        <w:right w:val="none" w:sz="0" w:space="0" w:color="auto"/>
      </w:divBdr>
    </w:div>
    <w:div w:id="1412199975">
      <w:bodyDiv w:val="1"/>
      <w:marLeft w:val="0"/>
      <w:marRight w:val="0"/>
      <w:marTop w:val="0"/>
      <w:marBottom w:val="0"/>
      <w:divBdr>
        <w:top w:val="none" w:sz="0" w:space="0" w:color="auto"/>
        <w:left w:val="none" w:sz="0" w:space="0" w:color="auto"/>
        <w:bottom w:val="none" w:sz="0" w:space="0" w:color="auto"/>
        <w:right w:val="none" w:sz="0" w:space="0" w:color="auto"/>
      </w:divBdr>
    </w:div>
    <w:div w:id="1412308269">
      <w:bodyDiv w:val="1"/>
      <w:marLeft w:val="0"/>
      <w:marRight w:val="0"/>
      <w:marTop w:val="0"/>
      <w:marBottom w:val="0"/>
      <w:divBdr>
        <w:top w:val="none" w:sz="0" w:space="0" w:color="auto"/>
        <w:left w:val="none" w:sz="0" w:space="0" w:color="auto"/>
        <w:bottom w:val="none" w:sz="0" w:space="0" w:color="auto"/>
        <w:right w:val="none" w:sz="0" w:space="0" w:color="auto"/>
      </w:divBdr>
    </w:div>
    <w:div w:id="1412315873">
      <w:bodyDiv w:val="1"/>
      <w:marLeft w:val="0"/>
      <w:marRight w:val="0"/>
      <w:marTop w:val="0"/>
      <w:marBottom w:val="0"/>
      <w:divBdr>
        <w:top w:val="none" w:sz="0" w:space="0" w:color="auto"/>
        <w:left w:val="none" w:sz="0" w:space="0" w:color="auto"/>
        <w:bottom w:val="none" w:sz="0" w:space="0" w:color="auto"/>
        <w:right w:val="none" w:sz="0" w:space="0" w:color="auto"/>
      </w:divBdr>
    </w:div>
    <w:div w:id="1412385249">
      <w:bodyDiv w:val="1"/>
      <w:marLeft w:val="0"/>
      <w:marRight w:val="0"/>
      <w:marTop w:val="0"/>
      <w:marBottom w:val="0"/>
      <w:divBdr>
        <w:top w:val="none" w:sz="0" w:space="0" w:color="auto"/>
        <w:left w:val="none" w:sz="0" w:space="0" w:color="auto"/>
        <w:bottom w:val="none" w:sz="0" w:space="0" w:color="auto"/>
        <w:right w:val="none" w:sz="0" w:space="0" w:color="auto"/>
      </w:divBdr>
    </w:div>
    <w:div w:id="1412434408">
      <w:bodyDiv w:val="1"/>
      <w:marLeft w:val="0"/>
      <w:marRight w:val="0"/>
      <w:marTop w:val="0"/>
      <w:marBottom w:val="0"/>
      <w:divBdr>
        <w:top w:val="none" w:sz="0" w:space="0" w:color="auto"/>
        <w:left w:val="none" w:sz="0" w:space="0" w:color="auto"/>
        <w:bottom w:val="none" w:sz="0" w:space="0" w:color="auto"/>
        <w:right w:val="none" w:sz="0" w:space="0" w:color="auto"/>
      </w:divBdr>
    </w:div>
    <w:div w:id="1413043572">
      <w:bodyDiv w:val="1"/>
      <w:marLeft w:val="0"/>
      <w:marRight w:val="0"/>
      <w:marTop w:val="0"/>
      <w:marBottom w:val="0"/>
      <w:divBdr>
        <w:top w:val="none" w:sz="0" w:space="0" w:color="auto"/>
        <w:left w:val="none" w:sz="0" w:space="0" w:color="auto"/>
        <w:bottom w:val="none" w:sz="0" w:space="0" w:color="auto"/>
        <w:right w:val="none" w:sz="0" w:space="0" w:color="auto"/>
      </w:divBdr>
    </w:div>
    <w:div w:id="1413163469">
      <w:bodyDiv w:val="1"/>
      <w:marLeft w:val="0"/>
      <w:marRight w:val="0"/>
      <w:marTop w:val="0"/>
      <w:marBottom w:val="0"/>
      <w:divBdr>
        <w:top w:val="none" w:sz="0" w:space="0" w:color="auto"/>
        <w:left w:val="none" w:sz="0" w:space="0" w:color="auto"/>
        <w:bottom w:val="none" w:sz="0" w:space="0" w:color="auto"/>
        <w:right w:val="none" w:sz="0" w:space="0" w:color="auto"/>
      </w:divBdr>
    </w:div>
    <w:div w:id="1413695897">
      <w:bodyDiv w:val="1"/>
      <w:marLeft w:val="0"/>
      <w:marRight w:val="0"/>
      <w:marTop w:val="0"/>
      <w:marBottom w:val="0"/>
      <w:divBdr>
        <w:top w:val="none" w:sz="0" w:space="0" w:color="auto"/>
        <w:left w:val="none" w:sz="0" w:space="0" w:color="auto"/>
        <w:bottom w:val="none" w:sz="0" w:space="0" w:color="auto"/>
        <w:right w:val="none" w:sz="0" w:space="0" w:color="auto"/>
      </w:divBdr>
    </w:div>
    <w:div w:id="1413697518">
      <w:bodyDiv w:val="1"/>
      <w:marLeft w:val="0"/>
      <w:marRight w:val="0"/>
      <w:marTop w:val="0"/>
      <w:marBottom w:val="0"/>
      <w:divBdr>
        <w:top w:val="none" w:sz="0" w:space="0" w:color="auto"/>
        <w:left w:val="none" w:sz="0" w:space="0" w:color="auto"/>
        <w:bottom w:val="none" w:sz="0" w:space="0" w:color="auto"/>
        <w:right w:val="none" w:sz="0" w:space="0" w:color="auto"/>
      </w:divBdr>
    </w:div>
    <w:div w:id="1413896166">
      <w:bodyDiv w:val="1"/>
      <w:marLeft w:val="0"/>
      <w:marRight w:val="0"/>
      <w:marTop w:val="0"/>
      <w:marBottom w:val="0"/>
      <w:divBdr>
        <w:top w:val="none" w:sz="0" w:space="0" w:color="auto"/>
        <w:left w:val="none" w:sz="0" w:space="0" w:color="auto"/>
        <w:bottom w:val="none" w:sz="0" w:space="0" w:color="auto"/>
        <w:right w:val="none" w:sz="0" w:space="0" w:color="auto"/>
      </w:divBdr>
    </w:div>
    <w:div w:id="1414006373">
      <w:bodyDiv w:val="1"/>
      <w:marLeft w:val="0"/>
      <w:marRight w:val="0"/>
      <w:marTop w:val="0"/>
      <w:marBottom w:val="0"/>
      <w:divBdr>
        <w:top w:val="none" w:sz="0" w:space="0" w:color="auto"/>
        <w:left w:val="none" w:sz="0" w:space="0" w:color="auto"/>
        <w:bottom w:val="none" w:sz="0" w:space="0" w:color="auto"/>
        <w:right w:val="none" w:sz="0" w:space="0" w:color="auto"/>
      </w:divBdr>
    </w:div>
    <w:div w:id="1414400401">
      <w:bodyDiv w:val="1"/>
      <w:marLeft w:val="0"/>
      <w:marRight w:val="0"/>
      <w:marTop w:val="0"/>
      <w:marBottom w:val="0"/>
      <w:divBdr>
        <w:top w:val="none" w:sz="0" w:space="0" w:color="auto"/>
        <w:left w:val="none" w:sz="0" w:space="0" w:color="auto"/>
        <w:bottom w:val="none" w:sz="0" w:space="0" w:color="auto"/>
        <w:right w:val="none" w:sz="0" w:space="0" w:color="auto"/>
      </w:divBdr>
    </w:div>
    <w:div w:id="1414425625">
      <w:bodyDiv w:val="1"/>
      <w:marLeft w:val="0"/>
      <w:marRight w:val="0"/>
      <w:marTop w:val="0"/>
      <w:marBottom w:val="0"/>
      <w:divBdr>
        <w:top w:val="none" w:sz="0" w:space="0" w:color="auto"/>
        <w:left w:val="none" w:sz="0" w:space="0" w:color="auto"/>
        <w:bottom w:val="none" w:sz="0" w:space="0" w:color="auto"/>
        <w:right w:val="none" w:sz="0" w:space="0" w:color="auto"/>
      </w:divBdr>
    </w:div>
    <w:div w:id="1414426173">
      <w:bodyDiv w:val="1"/>
      <w:marLeft w:val="0"/>
      <w:marRight w:val="0"/>
      <w:marTop w:val="0"/>
      <w:marBottom w:val="0"/>
      <w:divBdr>
        <w:top w:val="none" w:sz="0" w:space="0" w:color="auto"/>
        <w:left w:val="none" w:sz="0" w:space="0" w:color="auto"/>
        <w:bottom w:val="none" w:sz="0" w:space="0" w:color="auto"/>
        <w:right w:val="none" w:sz="0" w:space="0" w:color="auto"/>
      </w:divBdr>
    </w:div>
    <w:div w:id="1414470309">
      <w:bodyDiv w:val="1"/>
      <w:marLeft w:val="0"/>
      <w:marRight w:val="0"/>
      <w:marTop w:val="0"/>
      <w:marBottom w:val="0"/>
      <w:divBdr>
        <w:top w:val="none" w:sz="0" w:space="0" w:color="auto"/>
        <w:left w:val="none" w:sz="0" w:space="0" w:color="auto"/>
        <w:bottom w:val="none" w:sz="0" w:space="0" w:color="auto"/>
        <w:right w:val="none" w:sz="0" w:space="0" w:color="auto"/>
      </w:divBdr>
    </w:div>
    <w:div w:id="1414544671">
      <w:bodyDiv w:val="1"/>
      <w:marLeft w:val="0"/>
      <w:marRight w:val="0"/>
      <w:marTop w:val="0"/>
      <w:marBottom w:val="0"/>
      <w:divBdr>
        <w:top w:val="none" w:sz="0" w:space="0" w:color="auto"/>
        <w:left w:val="none" w:sz="0" w:space="0" w:color="auto"/>
        <w:bottom w:val="none" w:sz="0" w:space="0" w:color="auto"/>
        <w:right w:val="none" w:sz="0" w:space="0" w:color="auto"/>
      </w:divBdr>
    </w:div>
    <w:div w:id="1414933683">
      <w:bodyDiv w:val="1"/>
      <w:marLeft w:val="0"/>
      <w:marRight w:val="0"/>
      <w:marTop w:val="0"/>
      <w:marBottom w:val="0"/>
      <w:divBdr>
        <w:top w:val="none" w:sz="0" w:space="0" w:color="auto"/>
        <w:left w:val="none" w:sz="0" w:space="0" w:color="auto"/>
        <w:bottom w:val="none" w:sz="0" w:space="0" w:color="auto"/>
        <w:right w:val="none" w:sz="0" w:space="0" w:color="auto"/>
      </w:divBdr>
    </w:div>
    <w:div w:id="1415083429">
      <w:bodyDiv w:val="1"/>
      <w:marLeft w:val="0"/>
      <w:marRight w:val="0"/>
      <w:marTop w:val="0"/>
      <w:marBottom w:val="0"/>
      <w:divBdr>
        <w:top w:val="none" w:sz="0" w:space="0" w:color="auto"/>
        <w:left w:val="none" w:sz="0" w:space="0" w:color="auto"/>
        <w:bottom w:val="none" w:sz="0" w:space="0" w:color="auto"/>
        <w:right w:val="none" w:sz="0" w:space="0" w:color="auto"/>
      </w:divBdr>
    </w:div>
    <w:div w:id="1415466884">
      <w:bodyDiv w:val="1"/>
      <w:marLeft w:val="0"/>
      <w:marRight w:val="0"/>
      <w:marTop w:val="0"/>
      <w:marBottom w:val="0"/>
      <w:divBdr>
        <w:top w:val="none" w:sz="0" w:space="0" w:color="auto"/>
        <w:left w:val="none" w:sz="0" w:space="0" w:color="auto"/>
        <w:bottom w:val="none" w:sz="0" w:space="0" w:color="auto"/>
        <w:right w:val="none" w:sz="0" w:space="0" w:color="auto"/>
      </w:divBdr>
    </w:div>
    <w:div w:id="1415470484">
      <w:bodyDiv w:val="1"/>
      <w:marLeft w:val="0"/>
      <w:marRight w:val="0"/>
      <w:marTop w:val="0"/>
      <w:marBottom w:val="0"/>
      <w:divBdr>
        <w:top w:val="none" w:sz="0" w:space="0" w:color="auto"/>
        <w:left w:val="none" w:sz="0" w:space="0" w:color="auto"/>
        <w:bottom w:val="none" w:sz="0" w:space="0" w:color="auto"/>
        <w:right w:val="none" w:sz="0" w:space="0" w:color="auto"/>
      </w:divBdr>
    </w:div>
    <w:div w:id="1415514830">
      <w:bodyDiv w:val="1"/>
      <w:marLeft w:val="0"/>
      <w:marRight w:val="0"/>
      <w:marTop w:val="0"/>
      <w:marBottom w:val="0"/>
      <w:divBdr>
        <w:top w:val="none" w:sz="0" w:space="0" w:color="auto"/>
        <w:left w:val="none" w:sz="0" w:space="0" w:color="auto"/>
        <w:bottom w:val="none" w:sz="0" w:space="0" w:color="auto"/>
        <w:right w:val="none" w:sz="0" w:space="0" w:color="auto"/>
      </w:divBdr>
    </w:div>
    <w:div w:id="1415590117">
      <w:bodyDiv w:val="1"/>
      <w:marLeft w:val="0"/>
      <w:marRight w:val="0"/>
      <w:marTop w:val="0"/>
      <w:marBottom w:val="0"/>
      <w:divBdr>
        <w:top w:val="none" w:sz="0" w:space="0" w:color="auto"/>
        <w:left w:val="none" w:sz="0" w:space="0" w:color="auto"/>
        <w:bottom w:val="none" w:sz="0" w:space="0" w:color="auto"/>
        <w:right w:val="none" w:sz="0" w:space="0" w:color="auto"/>
      </w:divBdr>
    </w:div>
    <w:div w:id="1415710244">
      <w:bodyDiv w:val="1"/>
      <w:marLeft w:val="0"/>
      <w:marRight w:val="0"/>
      <w:marTop w:val="0"/>
      <w:marBottom w:val="0"/>
      <w:divBdr>
        <w:top w:val="none" w:sz="0" w:space="0" w:color="auto"/>
        <w:left w:val="none" w:sz="0" w:space="0" w:color="auto"/>
        <w:bottom w:val="none" w:sz="0" w:space="0" w:color="auto"/>
        <w:right w:val="none" w:sz="0" w:space="0" w:color="auto"/>
      </w:divBdr>
    </w:div>
    <w:div w:id="1415735504">
      <w:bodyDiv w:val="1"/>
      <w:marLeft w:val="0"/>
      <w:marRight w:val="0"/>
      <w:marTop w:val="0"/>
      <w:marBottom w:val="0"/>
      <w:divBdr>
        <w:top w:val="none" w:sz="0" w:space="0" w:color="auto"/>
        <w:left w:val="none" w:sz="0" w:space="0" w:color="auto"/>
        <w:bottom w:val="none" w:sz="0" w:space="0" w:color="auto"/>
        <w:right w:val="none" w:sz="0" w:space="0" w:color="auto"/>
      </w:divBdr>
    </w:div>
    <w:div w:id="1416051017">
      <w:bodyDiv w:val="1"/>
      <w:marLeft w:val="0"/>
      <w:marRight w:val="0"/>
      <w:marTop w:val="0"/>
      <w:marBottom w:val="0"/>
      <w:divBdr>
        <w:top w:val="none" w:sz="0" w:space="0" w:color="auto"/>
        <w:left w:val="none" w:sz="0" w:space="0" w:color="auto"/>
        <w:bottom w:val="none" w:sz="0" w:space="0" w:color="auto"/>
        <w:right w:val="none" w:sz="0" w:space="0" w:color="auto"/>
      </w:divBdr>
    </w:div>
    <w:div w:id="1416395227">
      <w:bodyDiv w:val="1"/>
      <w:marLeft w:val="0"/>
      <w:marRight w:val="0"/>
      <w:marTop w:val="0"/>
      <w:marBottom w:val="0"/>
      <w:divBdr>
        <w:top w:val="none" w:sz="0" w:space="0" w:color="auto"/>
        <w:left w:val="none" w:sz="0" w:space="0" w:color="auto"/>
        <w:bottom w:val="none" w:sz="0" w:space="0" w:color="auto"/>
        <w:right w:val="none" w:sz="0" w:space="0" w:color="auto"/>
      </w:divBdr>
    </w:div>
    <w:div w:id="1416441590">
      <w:bodyDiv w:val="1"/>
      <w:marLeft w:val="0"/>
      <w:marRight w:val="0"/>
      <w:marTop w:val="0"/>
      <w:marBottom w:val="0"/>
      <w:divBdr>
        <w:top w:val="none" w:sz="0" w:space="0" w:color="auto"/>
        <w:left w:val="none" w:sz="0" w:space="0" w:color="auto"/>
        <w:bottom w:val="none" w:sz="0" w:space="0" w:color="auto"/>
        <w:right w:val="none" w:sz="0" w:space="0" w:color="auto"/>
      </w:divBdr>
    </w:div>
    <w:div w:id="1416584700">
      <w:bodyDiv w:val="1"/>
      <w:marLeft w:val="0"/>
      <w:marRight w:val="0"/>
      <w:marTop w:val="0"/>
      <w:marBottom w:val="0"/>
      <w:divBdr>
        <w:top w:val="none" w:sz="0" w:space="0" w:color="auto"/>
        <w:left w:val="none" w:sz="0" w:space="0" w:color="auto"/>
        <w:bottom w:val="none" w:sz="0" w:space="0" w:color="auto"/>
        <w:right w:val="none" w:sz="0" w:space="0" w:color="auto"/>
      </w:divBdr>
    </w:div>
    <w:div w:id="1416588958">
      <w:bodyDiv w:val="1"/>
      <w:marLeft w:val="0"/>
      <w:marRight w:val="0"/>
      <w:marTop w:val="0"/>
      <w:marBottom w:val="0"/>
      <w:divBdr>
        <w:top w:val="none" w:sz="0" w:space="0" w:color="auto"/>
        <w:left w:val="none" w:sz="0" w:space="0" w:color="auto"/>
        <w:bottom w:val="none" w:sz="0" w:space="0" w:color="auto"/>
        <w:right w:val="none" w:sz="0" w:space="0" w:color="auto"/>
      </w:divBdr>
    </w:div>
    <w:div w:id="1416704957">
      <w:bodyDiv w:val="1"/>
      <w:marLeft w:val="0"/>
      <w:marRight w:val="0"/>
      <w:marTop w:val="0"/>
      <w:marBottom w:val="0"/>
      <w:divBdr>
        <w:top w:val="none" w:sz="0" w:space="0" w:color="auto"/>
        <w:left w:val="none" w:sz="0" w:space="0" w:color="auto"/>
        <w:bottom w:val="none" w:sz="0" w:space="0" w:color="auto"/>
        <w:right w:val="none" w:sz="0" w:space="0" w:color="auto"/>
      </w:divBdr>
    </w:div>
    <w:div w:id="1416777461">
      <w:bodyDiv w:val="1"/>
      <w:marLeft w:val="0"/>
      <w:marRight w:val="0"/>
      <w:marTop w:val="0"/>
      <w:marBottom w:val="0"/>
      <w:divBdr>
        <w:top w:val="none" w:sz="0" w:space="0" w:color="auto"/>
        <w:left w:val="none" w:sz="0" w:space="0" w:color="auto"/>
        <w:bottom w:val="none" w:sz="0" w:space="0" w:color="auto"/>
        <w:right w:val="none" w:sz="0" w:space="0" w:color="auto"/>
      </w:divBdr>
    </w:div>
    <w:div w:id="1416828014">
      <w:bodyDiv w:val="1"/>
      <w:marLeft w:val="0"/>
      <w:marRight w:val="0"/>
      <w:marTop w:val="0"/>
      <w:marBottom w:val="0"/>
      <w:divBdr>
        <w:top w:val="none" w:sz="0" w:space="0" w:color="auto"/>
        <w:left w:val="none" w:sz="0" w:space="0" w:color="auto"/>
        <w:bottom w:val="none" w:sz="0" w:space="0" w:color="auto"/>
        <w:right w:val="none" w:sz="0" w:space="0" w:color="auto"/>
      </w:divBdr>
    </w:div>
    <w:div w:id="1416855195">
      <w:bodyDiv w:val="1"/>
      <w:marLeft w:val="0"/>
      <w:marRight w:val="0"/>
      <w:marTop w:val="0"/>
      <w:marBottom w:val="0"/>
      <w:divBdr>
        <w:top w:val="none" w:sz="0" w:space="0" w:color="auto"/>
        <w:left w:val="none" w:sz="0" w:space="0" w:color="auto"/>
        <w:bottom w:val="none" w:sz="0" w:space="0" w:color="auto"/>
        <w:right w:val="none" w:sz="0" w:space="0" w:color="auto"/>
      </w:divBdr>
    </w:div>
    <w:div w:id="1416976828">
      <w:bodyDiv w:val="1"/>
      <w:marLeft w:val="0"/>
      <w:marRight w:val="0"/>
      <w:marTop w:val="0"/>
      <w:marBottom w:val="0"/>
      <w:divBdr>
        <w:top w:val="none" w:sz="0" w:space="0" w:color="auto"/>
        <w:left w:val="none" w:sz="0" w:space="0" w:color="auto"/>
        <w:bottom w:val="none" w:sz="0" w:space="0" w:color="auto"/>
        <w:right w:val="none" w:sz="0" w:space="0" w:color="auto"/>
      </w:divBdr>
    </w:div>
    <w:div w:id="1416979641">
      <w:bodyDiv w:val="1"/>
      <w:marLeft w:val="0"/>
      <w:marRight w:val="0"/>
      <w:marTop w:val="0"/>
      <w:marBottom w:val="0"/>
      <w:divBdr>
        <w:top w:val="none" w:sz="0" w:space="0" w:color="auto"/>
        <w:left w:val="none" w:sz="0" w:space="0" w:color="auto"/>
        <w:bottom w:val="none" w:sz="0" w:space="0" w:color="auto"/>
        <w:right w:val="none" w:sz="0" w:space="0" w:color="auto"/>
      </w:divBdr>
    </w:div>
    <w:div w:id="1417091468">
      <w:bodyDiv w:val="1"/>
      <w:marLeft w:val="0"/>
      <w:marRight w:val="0"/>
      <w:marTop w:val="0"/>
      <w:marBottom w:val="0"/>
      <w:divBdr>
        <w:top w:val="none" w:sz="0" w:space="0" w:color="auto"/>
        <w:left w:val="none" w:sz="0" w:space="0" w:color="auto"/>
        <w:bottom w:val="none" w:sz="0" w:space="0" w:color="auto"/>
        <w:right w:val="none" w:sz="0" w:space="0" w:color="auto"/>
      </w:divBdr>
    </w:div>
    <w:div w:id="1417097489">
      <w:bodyDiv w:val="1"/>
      <w:marLeft w:val="0"/>
      <w:marRight w:val="0"/>
      <w:marTop w:val="0"/>
      <w:marBottom w:val="0"/>
      <w:divBdr>
        <w:top w:val="none" w:sz="0" w:space="0" w:color="auto"/>
        <w:left w:val="none" w:sz="0" w:space="0" w:color="auto"/>
        <w:bottom w:val="none" w:sz="0" w:space="0" w:color="auto"/>
        <w:right w:val="none" w:sz="0" w:space="0" w:color="auto"/>
      </w:divBdr>
    </w:div>
    <w:div w:id="1417359536">
      <w:bodyDiv w:val="1"/>
      <w:marLeft w:val="0"/>
      <w:marRight w:val="0"/>
      <w:marTop w:val="0"/>
      <w:marBottom w:val="0"/>
      <w:divBdr>
        <w:top w:val="none" w:sz="0" w:space="0" w:color="auto"/>
        <w:left w:val="none" w:sz="0" w:space="0" w:color="auto"/>
        <w:bottom w:val="none" w:sz="0" w:space="0" w:color="auto"/>
        <w:right w:val="none" w:sz="0" w:space="0" w:color="auto"/>
      </w:divBdr>
    </w:div>
    <w:div w:id="1417433961">
      <w:bodyDiv w:val="1"/>
      <w:marLeft w:val="0"/>
      <w:marRight w:val="0"/>
      <w:marTop w:val="0"/>
      <w:marBottom w:val="0"/>
      <w:divBdr>
        <w:top w:val="none" w:sz="0" w:space="0" w:color="auto"/>
        <w:left w:val="none" w:sz="0" w:space="0" w:color="auto"/>
        <w:bottom w:val="none" w:sz="0" w:space="0" w:color="auto"/>
        <w:right w:val="none" w:sz="0" w:space="0" w:color="auto"/>
      </w:divBdr>
    </w:div>
    <w:div w:id="1417440087">
      <w:bodyDiv w:val="1"/>
      <w:marLeft w:val="0"/>
      <w:marRight w:val="0"/>
      <w:marTop w:val="0"/>
      <w:marBottom w:val="0"/>
      <w:divBdr>
        <w:top w:val="none" w:sz="0" w:space="0" w:color="auto"/>
        <w:left w:val="none" w:sz="0" w:space="0" w:color="auto"/>
        <w:bottom w:val="none" w:sz="0" w:space="0" w:color="auto"/>
        <w:right w:val="none" w:sz="0" w:space="0" w:color="auto"/>
      </w:divBdr>
    </w:div>
    <w:div w:id="1417702666">
      <w:bodyDiv w:val="1"/>
      <w:marLeft w:val="0"/>
      <w:marRight w:val="0"/>
      <w:marTop w:val="0"/>
      <w:marBottom w:val="0"/>
      <w:divBdr>
        <w:top w:val="none" w:sz="0" w:space="0" w:color="auto"/>
        <w:left w:val="none" w:sz="0" w:space="0" w:color="auto"/>
        <w:bottom w:val="none" w:sz="0" w:space="0" w:color="auto"/>
        <w:right w:val="none" w:sz="0" w:space="0" w:color="auto"/>
      </w:divBdr>
    </w:div>
    <w:div w:id="1417897512">
      <w:bodyDiv w:val="1"/>
      <w:marLeft w:val="0"/>
      <w:marRight w:val="0"/>
      <w:marTop w:val="0"/>
      <w:marBottom w:val="0"/>
      <w:divBdr>
        <w:top w:val="none" w:sz="0" w:space="0" w:color="auto"/>
        <w:left w:val="none" w:sz="0" w:space="0" w:color="auto"/>
        <w:bottom w:val="none" w:sz="0" w:space="0" w:color="auto"/>
        <w:right w:val="none" w:sz="0" w:space="0" w:color="auto"/>
      </w:divBdr>
    </w:div>
    <w:div w:id="1418214834">
      <w:bodyDiv w:val="1"/>
      <w:marLeft w:val="0"/>
      <w:marRight w:val="0"/>
      <w:marTop w:val="0"/>
      <w:marBottom w:val="0"/>
      <w:divBdr>
        <w:top w:val="none" w:sz="0" w:space="0" w:color="auto"/>
        <w:left w:val="none" w:sz="0" w:space="0" w:color="auto"/>
        <w:bottom w:val="none" w:sz="0" w:space="0" w:color="auto"/>
        <w:right w:val="none" w:sz="0" w:space="0" w:color="auto"/>
      </w:divBdr>
    </w:div>
    <w:div w:id="1418356529">
      <w:bodyDiv w:val="1"/>
      <w:marLeft w:val="0"/>
      <w:marRight w:val="0"/>
      <w:marTop w:val="0"/>
      <w:marBottom w:val="0"/>
      <w:divBdr>
        <w:top w:val="none" w:sz="0" w:space="0" w:color="auto"/>
        <w:left w:val="none" w:sz="0" w:space="0" w:color="auto"/>
        <w:bottom w:val="none" w:sz="0" w:space="0" w:color="auto"/>
        <w:right w:val="none" w:sz="0" w:space="0" w:color="auto"/>
      </w:divBdr>
    </w:div>
    <w:div w:id="1418551608">
      <w:bodyDiv w:val="1"/>
      <w:marLeft w:val="0"/>
      <w:marRight w:val="0"/>
      <w:marTop w:val="0"/>
      <w:marBottom w:val="0"/>
      <w:divBdr>
        <w:top w:val="none" w:sz="0" w:space="0" w:color="auto"/>
        <w:left w:val="none" w:sz="0" w:space="0" w:color="auto"/>
        <w:bottom w:val="none" w:sz="0" w:space="0" w:color="auto"/>
        <w:right w:val="none" w:sz="0" w:space="0" w:color="auto"/>
      </w:divBdr>
    </w:div>
    <w:div w:id="1418552752">
      <w:bodyDiv w:val="1"/>
      <w:marLeft w:val="0"/>
      <w:marRight w:val="0"/>
      <w:marTop w:val="0"/>
      <w:marBottom w:val="0"/>
      <w:divBdr>
        <w:top w:val="none" w:sz="0" w:space="0" w:color="auto"/>
        <w:left w:val="none" w:sz="0" w:space="0" w:color="auto"/>
        <w:bottom w:val="none" w:sz="0" w:space="0" w:color="auto"/>
        <w:right w:val="none" w:sz="0" w:space="0" w:color="auto"/>
      </w:divBdr>
    </w:div>
    <w:div w:id="1418593002">
      <w:bodyDiv w:val="1"/>
      <w:marLeft w:val="0"/>
      <w:marRight w:val="0"/>
      <w:marTop w:val="0"/>
      <w:marBottom w:val="0"/>
      <w:divBdr>
        <w:top w:val="none" w:sz="0" w:space="0" w:color="auto"/>
        <w:left w:val="none" w:sz="0" w:space="0" w:color="auto"/>
        <w:bottom w:val="none" w:sz="0" w:space="0" w:color="auto"/>
        <w:right w:val="none" w:sz="0" w:space="0" w:color="auto"/>
      </w:divBdr>
    </w:div>
    <w:div w:id="1418793426">
      <w:bodyDiv w:val="1"/>
      <w:marLeft w:val="0"/>
      <w:marRight w:val="0"/>
      <w:marTop w:val="0"/>
      <w:marBottom w:val="0"/>
      <w:divBdr>
        <w:top w:val="none" w:sz="0" w:space="0" w:color="auto"/>
        <w:left w:val="none" w:sz="0" w:space="0" w:color="auto"/>
        <w:bottom w:val="none" w:sz="0" w:space="0" w:color="auto"/>
        <w:right w:val="none" w:sz="0" w:space="0" w:color="auto"/>
      </w:divBdr>
    </w:div>
    <w:div w:id="1418820479">
      <w:bodyDiv w:val="1"/>
      <w:marLeft w:val="0"/>
      <w:marRight w:val="0"/>
      <w:marTop w:val="0"/>
      <w:marBottom w:val="0"/>
      <w:divBdr>
        <w:top w:val="none" w:sz="0" w:space="0" w:color="auto"/>
        <w:left w:val="none" w:sz="0" w:space="0" w:color="auto"/>
        <w:bottom w:val="none" w:sz="0" w:space="0" w:color="auto"/>
        <w:right w:val="none" w:sz="0" w:space="0" w:color="auto"/>
      </w:divBdr>
    </w:div>
    <w:div w:id="1418867634">
      <w:bodyDiv w:val="1"/>
      <w:marLeft w:val="0"/>
      <w:marRight w:val="0"/>
      <w:marTop w:val="0"/>
      <w:marBottom w:val="0"/>
      <w:divBdr>
        <w:top w:val="none" w:sz="0" w:space="0" w:color="auto"/>
        <w:left w:val="none" w:sz="0" w:space="0" w:color="auto"/>
        <w:bottom w:val="none" w:sz="0" w:space="0" w:color="auto"/>
        <w:right w:val="none" w:sz="0" w:space="0" w:color="auto"/>
      </w:divBdr>
    </w:div>
    <w:div w:id="1419253672">
      <w:bodyDiv w:val="1"/>
      <w:marLeft w:val="0"/>
      <w:marRight w:val="0"/>
      <w:marTop w:val="0"/>
      <w:marBottom w:val="0"/>
      <w:divBdr>
        <w:top w:val="none" w:sz="0" w:space="0" w:color="auto"/>
        <w:left w:val="none" w:sz="0" w:space="0" w:color="auto"/>
        <w:bottom w:val="none" w:sz="0" w:space="0" w:color="auto"/>
        <w:right w:val="none" w:sz="0" w:space="0" w:color="auto"/>
      </w:divBdr>
    </w:div>
    <w:div w:id="1419326255">
      <w:bodyDiv w:val="1"/>
      <w:marLeft w:val="0"/>
      <w:marRight w:val="0"/>
      <w:marTop w:val="0"/>
      <w:marBottom w:val="0"/>
      <w:divBdr>
        <w:top w:val="none" w:sz="0" w:space="0" w:color="auto"/>
        <w:left w:val="none" w:sz="0" w:space="0" w:color="auto"/>
        <w:bottom w:val="none" w:sz="0" w:space="0" w:color="auto"/>
        <w:right w:val="none" w:sz="0" w:space="0" w:color="auto"/>
      </w:divBdr>
    </w:div>
    <w:div w:id="1419407528">
      <w:bodyDiv w:val="1"/>
      <w:marLeft w:val="0"/>
      <w:marRight w:val="0"/>
      <w:marTop w:val="0"/>
      <w:marBottom w:val="0"/>
      <w:divBdr>
        <w:top w:val="none" w:sz="0" w:space="0" w:color="auto"/>
        <w:left w:val="none" w:sz="0" w:space="0" w:color="auto"/>
        <w:bottom w:val="none" w:sz="0" w:space="0" w:color="auto"/>
        <w:right w:val="none" w:sz="0" w:space="0" w:color="auto"/>
      </w:divBdr>
    </w:div>
    <w:div w:id="1419448284">
      <w:bodyDiv w:val="1"/>
      <w:marLeft w:val="0"/>
      <w:marRight w:val="0"/>
      <w:marTop w:val="0"/>
      <w:marBottom w:val="0"/>
      <w:divBdr>
        <w:top w:val="none" w:sz="0" w:space="0" w:color="auto"/>
        <w:left w:val="none" w:sz="0" w:space="0" w:color="auto"/>
        <w:bottom w:val="none" w:sz="0" w:space="0" w:color="auto"/>
        <w:right w:val="none" w:sz="0" w:space="0" w:color="auto"/>
      </w:divBdr>
    </w:div>
    <w:div w:id="1420056774">
      <w:bodyDiv w:val="1"/>
      <w:marLeft w:val="0"/>
      <w:marRight w:val="0"/>
      <w:marTop w:val="0"/>
      <w:marBottom w:val="0"/>
      <w:divBdr>
        <w:top w:val="none" w:sz="0" w:space="0" w:color="auto"/>
        <w:left w:val="none" w:sz="0" w:space="0" w:color="auto"/>
        <w:bottom w:val="none" w:sz="0" w:space="0" w:color="auto"/>
        <w:right w:val="none" w:sz="0" w:space="0" w:color="auto"/>
      </w:divBdr>
    </w:div>
    <w:div w:id="1420131140">
      <w:bodyDiv w:val="1"/>
      <w:marLeft w:val="0"/>
      <w:marRight w:val="0"/>
      <w:marTop w:val="0"/>
      <w:marBottom w:val="0"/>
      <w:divBdr>
        <w:top w:val="none" w:sz="0" w:space="0" w:color="auto"/>
        <w:left w:val="none" w:sz="0" w:space="0" w:color="auto"/>
        <w:bottom w:val="none" w:sz="0" w:space="0" w:color="auto"/>
        <w:right w:val="none" w:sz="0" w:space="0" w:color="auto"/>
      </w:divBdr>
    </w:div>
    <w:div w:id="1420171540">
      <w:bodyDiv w:val="1"/>
      <w:marLeft w:val="0"/>
      <w:marRight w:val="0"/>
      <w:marTop w:val="0"/>
      <w:marBottom w:val="0"/>
      <w:divBdr>
        <w:top w:val="none" w:sz="0" w:space="0" w:color="auto"/>
        <w:left w:val="none" w:sz="0" w:space="0" w:color="auto"/>
        <w:bottom w:val="none" w:sz="0" w:space="0" w:color="auto"/>
        <w:right w:val="none" w:sz="0" w:space="0" w:color="auto"/>
      </w:divBdr>
    </w:div>
    <w:div w:id="1420364826">
      <w:bodyDiv w:val="1"/>
      <w:marLeft w:val="0"/>
      <w:marRight w:val="0"/>
      <w:marTop w:val="0"/>
      <w:marBottom w:val="0"/>
      <w:divBdr>
        <w:top w:val="none" w:sz="0" w:space="0" w:color="auto"/>
        <w:left w:val="none" w:sz="0" w:space="0" w:color="auto"/>
        <w:bottom w:val="none" w:sz="0" w:space="0" w:color="auto"/>
        <w:right w:val="none" w:sz="0" w:space="0" w:color="auto"/>
      </w:divBdr>
    </w:div>
    <w:div w:id="1420520653">
      <w:bodyDiv w:val="1"/>
      <w:marLeft w:val="0"/>
      <w:marRight w:val="0"/>
      <w:marTop w:val="0"/>
      <w:marBottom w:val="0"/>
      <w:divBdr>
        <w:top w:val="none" w:sz="0" w:space="0" w:color="auto"/>
        <w:left w:val="none" w:sz="0" w:space="0" w:color="auto"/>
        <w:bottom w:val="none" w:sz="0" w:space="0" w:color="auto"/>
        <w:right w:val="none" w:sz="0" w:space="0" w:color="auto"/>
      </w:divBdr>
    </w:div>
    <w:div w:id="1420909832">
      <w:bodyDiv w:val="1"/>
      <w:marLeft w:val="0"/>
      <w:marRight w:val="0"/>
      <w:marTop w:val="0"/>
      <w:marBottom w:val="0"/>
      <w:divBdr>
        <w:top w:val="none" w:sz="0" w:space="0" w:color="auto"/>
        <w:left w:val="none" w:sz="0" w:space="0" w:color="auto"/>
        <w:bottom w:val="none" w:sz="0" w:space="0" w:color="auto"/>
        <w:right w:val="none" w:sz="0" w:space="0" w:color="auto"/>
      </w:divBdr>
    </w:div>
    <w:div w:id="1421098925">
      <w:bodyDiv w:val="1"/>
      <w:marLeft w:val="0"/>
      <w:marRight w:val="0"/>
      <w:marTop w:val="0"/>
      <w:marBottom w:val="0"/>
      <w:divBdr>
        <w:top w:val="none" w:sz="0" w:space="0" w:color="auto"/>
        <w:left w:val="none" w:sz="0" w:space="0" w:color="auto"/>
        <w:bottom w:val="none" w:sz="0" w:space="0" w:color="auto"/>
        <w:right w:val="none" w:sz="0" w:space="0" w:color="auto"/>
      </w:divBdr>
    </w:div>
    <w:div w:id="1421100684">
      <w:bodyDiv w:val="1"/>
      <w:marLeft w:val="0"/>
      <w:marRight w:val="0"/>
      <w:marTop w:val="0"/>
      <w:marBottom w:val="0"/>
      <w:divBdr>
        <w:top w:val="none" w:sz="0" w:space="0" w:color="auto"/>
        <w:left w:val="none" w:sz="0" w:space="0" w:color="auto"/>
        <w:bottom w:val="none" w:sz="0" w:space="0" w:color="auto"/>
        <w:right w:val="none" w:sz="0" w:space="0" w:color="auto"/>
      </w:divBdr>
    </w:div>
    <w:div w:id="1421292660">
      <w:bodyDiv w:val="1"/>
      <w:marLeft w:val="0"/>
      <w:marRight w:val="0"/>
      <w:marTop w:val="0"/>
      <w:marBottom w:val="0"/>
      <w:divBdr>
        <w:top w:val="none" w:sz="0" w:space="0" w:color="auto"/>
        <w:left w:val="none" w:sz="0" w:space="0" w:color="auto"/>
        <w:bottom w:val="none" w:sz="0" w:space="0" w:color="auto"/>
        <w:right w:val="none" w:sz="0" w:space="0" w:color="auto"/>
      </w:divBdr>
    </w:div>
    <w:div w:id="1421869163">
      <w:bodyDiv w:val="1"/>
      <w:marLeft w:val="0"/>
      <w:marRight w:val="0"/>
      <w:marTop w:val="0"/>
      <w:marBottom w:val="0"/>
      <w:divBdr>
        <w:top w:val="none" w:sz="0" w:space="0" w:color="auto"/>
        <w:left w:val="none" w:sz="0" w:space="0" w:color="auto"/>
        <w:bottom w:val="none" w:sz="0" w:space="0" w:color="auto"/>
        <w:right w:val="none" w:sz="0" w:space="0" w:color="auto"/>
      </w:divBdr>
    </w:div>
    <w:div w:id="1421944753">
      <w:bodyDiv w:val="1"/>
      <w:marLeft w:val="0"/>
      <w:marRight w:val="0"/>
      <w:marTop w:val="0"/>
      <w:marBottom w:val="0"/>
      <w:divBdr>
        <w:top w:val="none" w:sz="0" w:space="0" w:color="auto"/>
        <w:left w:val="none" w:sz="0" w:space="0" w:color="auto"/>
        <w:bottom w:val="none" w:sz="0" w:space="0" w:color="auto"/>
        <w:right w:val="none" w:sz="0" w:space="0" w:color="auto"/>
      </w:divBdr>
    </w:div>
    <w:div w:id="1422291711">
      <w:bodyDiv w:val="1"/>
      <w:marLeft w:val="0"/>
      <w:marRight w:val="0"/>
      <w:marTop w:val="0"/>
      <w:marBottom w:val="0"/>
      <w:divBdr>
        <w:top w:val="none" w:sz="0" w:space="0" w:color="auto"/>
        <w:left w:val="none" w:sz="0" w:space="0" w:color="auto"/>
        <w:bottom w:val="none" w:sz="0" w:space="0" w:color="auto"/>
        <w:right w:val="none" w:sz="0" w:space="0" w:color="auto"/>
      </w:divBdr>
    </w:div>
    <w:div w:id="1422533014">
      <w:bodyDiv w:val="1"/>
      <w:marLeft w:val="0"/>
      <w:marRight w:val="0"/>
      <w:marTop w:val="0"/>
      <w:marBottom w:val="0"/>
      <w:divBdr>
        <w:top w:val="none" w:sz="0" w:space="0" w:color="auto"/>
        <w:left w:val="none" w:sz="0" w:space="0" w:color="auto"/>
        <w:bottom w:val="none" w:sz="0" w:space="0" w:color="auto"/>
        <w:right w:val="none" w:sz="0" w:space="0" w:color="auto"/>
      </w:divBdr>
    </w:div>
    <w:div w:id="1422721774">
      <w:bodyDiv w:val="1"/>
      <w:marLeft w:val="0"/>
      <w:marRight w:val="0"/>
      <w:marTop w:val="0"/>
      <w:marBottom w:val="0"/>
      <w:divBdr>
        <w:top w:val="none" w:sz="0" w:space="0" w:color="auto"/>
        <w:left w:val="none" w:sz="0" w:space="0" w:color="auto"/>
        <w:bottom w:val="none" w:sz="0" w:space="0" w:color="auto"/>
        <w:right w:val="none" w:sz="0" w:space="0" w:color="auto"/>
      </w:divBdr>
    </w:div>
    <w:div w:id="1422751243">
      <w:bodyDiv w:val="1"/>
      <w:marLeft w:val="0"/>
      <w:marRight w:val="0"/>
      <w:marTop w:val="0"/>
      <w:marBottom w:val="0"/>
      <w:divBdr>
        <w:top w:val="none" w:sz="0" w:space="0" w:color="auto"/>
        <w:left w:val="none" w:sz="0" w:space="0" w:color="auto"/>
        <w:bottom w:val="none" w:sz="0" w:space="0" w:color="auto"/>
        <w:right w:val="none" w:sz="0" w:space="0" w:color="auto"/>
      </w:divBdr>
    </w:div>
    <w:div w:id="1422795711">
      <w:bodyDiv w:val="1"/>
      <w:marLeft w:val="0"/>
      <w:marRight w:val="0"/>
      <w:marTop w:val="0"/>
      <w:marBottom w:val="0"/>
      <w:divBdr>
        <w:top w:val="none" w:sz="0" w:space="0" w:color="auto"/>
        <w:left w:val="none" w:sz="0" w:space="0" w:color="auto"/>
        <w:bottom w:val="none" w:sz="0" w:space="0" w:color="auto"/>
        <w:right w:val="none" w:sz="0" w:space="0" w:color="auto"/>
      </w:divBdr>
    </w:div>
    <w:div w:id="1422989906">
      <w:bodyDiv w:val="1"/>
      <w:marLeft w:val="0"/>
      <w:marRight w:val="0"/>
      <w:marTop w:val="0"/>
      <w:marBottom w:val="0"/>
      <w:divBdr>
        <w:top w:val="none" w:sz="0" w:space="0" w:color="auto"/>
        <w:left w:val="none" w:sz="0" w:space="0" w:color="auto"/>
        <w:bottom w:val="none" w:sz="0" w:space="0" w:color="auto"/>
        <w:right w:val="none" w:sz="0" w:space="0" w:color="auto"/>
      </w:divBdr>
    </w:div>
    <w:div w:id="1422991904">
      <w:bodyDiv w:val="1"/>
      <w:marLeft w:val="0"/>
      <w:marRight w:val="0"/>
      <w:marTop w:val="0"/>
      <w:marBottom w:val="0"/>
      <w:divBdr>
        <w:top w:val="none" w:sz="0" w:space="0" w:color="auto"/>
        <w:left w:val="none" w:sz="0" w:space="0" w:color="auto"/>
        <w:bottom w:val="none" w:sz="0" w:space="0" w:color="auto"/>
        <w:right w:val="none" w:sz="0" w:space="0" w:color="auto"/>
      </w:divBdr>
    </w:div>
    <w:div w:id="1422993999">
      <w:bodyDiv w:val="1"/>
      <w:marLeft w:val="0"/>
      <w:marRight w:val="0"/>
      <w:marTop w:val="0"/>
      <w:marBottom w:val="0"/>
      <w:divBdr>
        <w:top w:val="none" w:sz="0" w:space="0" w:color="auto"/>
        <w:left w:val="none" w:sz="0" w:space="0" w:color="auto"/>
        <w:bottom w:val="none" w:sz="0" w:space="0" w:color="auto"/>
        <w:right w:val="none" w:sz="0" w:space="0" w:color="auto"/>
      </w:divBdr>
    </w:div>
    <w:div w:id="1423256280">
      <w:bodyDiv w:val="1"/>
      <w:marLeft w:val="0"/>
      <w:marRight w:val="0"/>
      <w:marTop w:val="0"/>
      <w:marBottom w:val="0"/>
      <w:divBdr>
        <w:top w:val="none" w:sz="0" w:space="0" w:color="auto"/>
        <w:left w:val="none" w:sz="0" w:space="0" w:color="auto"/>
        <w:bottom w:val="none" w:sz="0" w:space="0" w:color="auto"/>
        <w:right w:val="none" w:sz="0" w:space="0" w:color="auto"/>
      </w:divBdr>
    </w:div>
    <w:div w:id="1423448425">
      <w:bodyDiv w:val="1"/>
      <w:marLeft w:val="0"/>
      <w:marRight w:val="0"/>
      <w:marTop w:val="0"/>
      <w:marBottom w:val="0"/>
      <w:divBdr>
        <w:top w:val="none" w:sz="0" w:space="0" w:color="auto"/>
        <w:left w:val="none" w:sz="0" w:space="0" w:color="auto"/>
        <w:bottom w:val="none" w:sz="0" w:space="0" w:color="auto"/>
        <w:right w:val="none" w:sz="0" w:space="0" w:color="auto"/>
      </w:divBdr>
    </w:div>
    <w:div w:id="1423454389">
      <w:bodyDiv w:val="1"/>
      <w:marLeft w:val="0"/>
      <w:marRight w:val="0"/>
      <w:marTop w:val="0"/>
      <w:marBottom w:val="0"/>
      <w:divBdr>
        <w:top w:val="none" w:sz="0" w:space="0" w:color="auto"/>
        <w:left w:val="none" w:sz="0" w:space="0" w:color="auto"/>
        <w:bottom w:val="none" w:sz="0" w:space="0" w:color="auto"/>
        <w:right w:val="none" w:sz="0" w:space="0" w:color="auto"/>
      </w:divBdr>
    </w:div>
    <w:div w:id="1424183303">
      <w:bodyDiv w:val="1"/>
      <w:marLeft w:val="0"/>
      <w:marRight w:val="0"/>
      <w:marTop w:val="0"/>
      <w:marBottom w:val="0"/>
      <w:divBdr>
        <w:top w:val="none" w:sz="0" w:space="0" w:color="auto"/>
        <w:left w:val="none" w:sz="0" w:space="0" w:color="auto"/>
        <w:bottom w:val="none" w:sz="0" w:space="0" w:color="auto"/>
        <w:right w:val="none" w:sz="0" w:space="0" w:color="auto"/>
      </w:divBdr>
    </w:div>
    <w:div w:id="1424297397">
      <w:bodyDiv w:val="1"/>
      <w:marLeft w:val="0"/>
      <w:marRight w:val="0"/>
      <w:marTop w:val="0"/>
      <w:marBottom w:val="0"/>
      <w:divBdr>
        <w:top w:val="none" w:sz="0" w:space="0" w:color="auto"/>
        <w:left w:val="none" w:sz="0" w:space="0" w:color="auto"/>
        <w:bottom w:val="none" w:sz="0" w:space="0" w:color="auto"/>
        <w:right w:val="none" w:sz="0" w:space="0" w:color="auto"/>
      </w:divBdr>
    </w:div>
    <w:div w:id="1424303844">
      <w:bodyDiv w:val="1"/>
      <w:marLeft w:val="0"/>
      <w:marRight w:val="0"/>
      <w:marTop w:val="0"/>
      <w:marBottom w:val="0"/>
      <w:divBdr>
        <w:top w:val="none" w:sz="0" w:space="0" w:color="auto"/>
        <w:left w:val="none" w:sz="0" w:space="0" w:color="auto"/>
        <w:bottom w:val="none" w:sz="0" w:space="0" w:color="auto"/>
        <w:right w:val="none" w:sz="0" w:space="0" w:color="auto"/>
      </w:divBdr>
    </w:div>
    <w:div w:id="1424380948">
      <w:bodyDiv w:val="1"/>
      <w:marLeft w:val="0"/>
      <w:marRight w:val="0"/>
      <w:marTop w:val="0"/>
      <w:marBottom w:val="0"/>
      <w:divBdr>
        <w:top w:val="none" w:sz="0" w:space="0" w:color="auto"/>
        <w:left w:val="none" w:sz="0" w:space="0" w:color="auto"/>
        <w:bottom w:val="none" w:sz="0" w:space="0" w:color="auto"/>
        <w:right w:val="none" w:sz="0" w:space="0" w:color="auto"/>
      </w:divBdr>
    </w:div>
    <w:div w:id="1424448966">
      <w:bodyDiv w:val="1"/>
      <w:marLeft w:val="0"/>
      <w:marRight w:val="0"/>
      <w:marTop w:val="0"/>
      <w:marBottom w:val="0"/>
      <w:divBdr>
        <w:top w:val="none" w:sz="0" w:space="0" w:color="auto"/>
        <w:left w:val="none" w:sz="0" w:space="0" w:color="auto"/>
        <w:bottom w:val="none" w:sz="0" w:space="0" w:color="auto"/>
        <w:right w:val="none" w:sz="0" w:space="0" w:color="auto"/>
      </w:divBdr>
    </w:div>
    <w:div w:id="1424452414">
      <w:bodyDiv w:val="1"/>
      <w:marLeft w:val="0"/>
      <w:marRight w:val="0"/>
      <w:marTop w:val="0"/>
      <w:marBottom w:val="0"/>
      <w:divBdr>
        <w:top w:val="none" w:sz="0" w:space="0" w:color="auto"/>
        <w:left w:val="none" w:sz="0" w:space="0" w:color="auto"/>
        <w:bottom w:val="none" w:sz="0" w:space="0" w:color="auto"/>
        <w:right w:val="none" w:sz="0" w:space="0" w:color="auto"/>
      </w:divBdr>
    </w:div>
    <w:div w:id="1424759931">
      <w:bodyDiv w:val="1"/>
      <w:marLeft w:val="0"/>
      <w:marRight w:val="0"/>
      <w:marTop w:val="0"/>
      <w:marBottom w:val="0"/>
      <w:divBdr>
        <w:top w:val="none" w:sz="0" w:space="0" w:color="auto"/>
        <w:left w:val="none" w:sz="0" w:space="0" w:color="auto"/>
        <w:bottom w:val="none" w:sz="0" w:space="0" w:color="auto"/>
        <w:right w:val="none" w:sz="0" w:space="0" w:color="auto"/>
      </w:divBdr>
    </w:div>
    <w:div w:id="1424915917">
      <w:bodyDiv w:val="1"/>
      <w:marLeft w:val="0"/>
      <w:marRight w:val="0"/>
      <w:marTop w:val="0"/>
      <w:marBottom w:val="0"/>
      <w:divBdr>
        <w:top w:val="none" w:sz="0" w:space="0" w:color="auto"/>
        <w:left w:val="none" w:sz="0" w:space="0" w:color="auto"/>
        <w:bottom w:val="none" w:sz="0" w:space="0" w:color="auto"/>
        <w:right w:val="none" w:sz="0" w:space="0" w:color="auto"/>
      </w:divBdr>
    </w:div>
    <w:div w:id="1424957889">
      <w:bodyDiv w:val="1"/>
      <w:marLeft w:val="0"/>
      <w:marRight w:val="0"/>
      <w:marTop w:val="0"/>
      <w:marBottom w:val="0"/>
      <w:divBdr>
        <w:top w:val="none" w:sz="0" w:space="0" w:color="auto"/>
        <w:left w:val="none" w:sz="0" w:space="0" w:color="auto"/>
        <w:bottom w:val="none" w:sz="0" w:space="0" w:color="auto"/>
        <w:right w:val="none" w:sz="0" w:space="0" w:color="auto"/>
      </w:divBdr>
    </w:div>
    <w:div w:id="1425028494">
      <w:bodyDiv w:val="1"/>
      <w:marLeft w:val="0"/>
      <w:marRight w:val="0"/>
      <w:marTop w:val="0"/>
      <w:marBottom w:val="0"/>
      <w:divBdr>
        <w:top w:val="none" w:sz="0" w:space="0" w:color="auto"/>
        <w:left w:val="none" w:sz="0" w:space="0" w:color="auto"/>
        <w:bottom w:val="none" w:sz="0" w:space="0" w:color="auto"/>
        <w:right w:val="none" w:sz="0" w:space="0" w:color="auto"/>
      </w:divBdr>
    </w:div>
    <w:div w:id="1425222047">
      <w:bodyDiv w:val="1"/>
      <w:marLeft w:val="0"/>
      <w:marRight w:val="0"/>
      <w:marTop w:val="0"/>
      <w:marBottom w:val="0"/>
      <w:divBdr>
        <w:top w:val="none" w:sz="0" w:space="0" w:color="auto"/>
        <w:left w:val="none" w:sz="0" w:space="0" w:color="auto"/>
        <w:bottom w:val="none" w:sz="0" w:space="0" w:color="auto"/>
        <w:right w:val="none" w:sz="0" w:space="0" w:color="auto"/>
      </w:divBdr>
    </w:div>
    <w:div w:id="1425297321">
      <w:bodyDiv w:val="1"/>
      <w:marLeft w:val="0"/>
      <w:marRight w:val="0"/>
      <w:marTop w:val="0"/>
      <w:marBottom w:val="0"/>
      <w:divBdr>
        <w:top w:val="none" w:sz="0" w:space="0" w:color="auto"/>
        <w:left w:val="none" w:sz="0" w:space="0" w:color="auto"/>
        <w:bottom w:val="none" w:sz="0" w:space="0" w:color="auto"/>
        <w:right w:val="none" w:sz="0" w:space="0" w:color="auto"/>
      </w:divBdr>
    </w:div>
    <w:div w:id="1425347594">
      <w:bodyDiv w:val="1"/>
      <w:marLeft w:val="0"/>
      <w:marRight w:val="0"/>
      <w:marTop w:val="0"/>
      <w:marBottom w:val="0"/>
      <w:divBdr>
        <w:top w:val="none" w:sz="0" w:space="0" w:color="auto"/>
        <w:left w:val="none" w:sz="0" w:space="0" w:color="auto"/>
        <w:bottom w:val="none" w:sz="0" w:space="0" w:color="auto"/>
        <w:right w:val="none" w:sz="0" w:space="0" w:color="auto"/>
      </w:divBdr>
    </w:div>
    <w:div w:id="1425371071">
      <w:bodyDiv w:val="1"/>
      <w:marLeft w:val="0"/>
      <w:marRight w:val="0"/>
      <w:marTop w:val="0"/>
      <w:marBottom w:val="0"/>
      <w:divBdr>
        <w:top w:val="none" w:sz="0" w:space="0" w:color="auto"/>
        <w:left w:val="none" w:sz="0" w:space="0" w:color="auto"/>
        <w:bottom w:val="none" w:sz="0" w:space="0" w:color="auto"/>
        <w:right w:val="none" w:sz="0" w:space="0" w:color="auto"/>
      </w:divBdr>
    </w:div>
    <w:div w:id="1425568478">
      <w:bodyDiv w:val="1"/>
      <w:marLeft w:val="0"/>
      <w:marRight w:val="0"/>
      <w:marTop w:val="0"/>
      <w:marBottom w:val="0"/>
      <w:divBdr>
        <w:top w:val="none" w:sz="0" w:space="0" w:color="auto"/>
        <w:left w:val="none" w:sz="0" w:space="0" w:color="auto"/>
        <w:bottom w:val="none" w:sz="0" w:space="0" w:color="auto"/>
        <w:right w:val="none" w:sz="0" w:space="0" w:color="auto"/>
      </w:divBdr>
    </w:div>
    <w:div w:id="1425568637">
      <w:bodyDiv w:val="1"/>
      <w:marLeft w:val="0"/>
      <w:marRight w:val="0"/>
      <w:marTop w:val="0"/>
      <w:marBottom w:val="0"/>
      <w:divBdr>
        <w:top w:val="none" w:sz="0" w:space="0" w:color="auto"/>
        <w:left w:val="none" w:sz="0" w:space="0" w:color="auto"/>
        <w:bottom w:val="none" w:sz="0" w:space="0" w:color="auto"/>
        <w:right w:val="none" w:sz="0" w:space="0" w:color="auto"/>
      </w:divBdr>
    </w:div>
    <w:div w:id="1425570367">
      <w:bodyDiv w:val="1"/>
      <w:marLeft w:val="0"/>
      <w:marRight w:val="0"/>
      <w:marTop w:val="0"/>
      <w:marBottom w:val="0"/>
      <w:divBdr>
        <w:top w:val="none" w:sz="0" w:space="0" w:color="auto"/>
        <w:left w:val="none" w:sz="0" w:space="0" w:color="auto"/>
        <w:bottom w:val="none" w:sz="0" w:space="0" w:color="auto"/>
        <w:right w:val="none" w:sz="0" w:space="0" w:color="auto"/>
      </w:divBdr>
    </w:div>
    <w:div w:id="1425611063">
      <w:bodyDiv w:val="1"/>
      <w:marLeft w:val="0"/>
      <w:marRight w:val="0"/>
      <w:marTop w:val="0"/>
      <w:marBottom w:val="0"/>
      <w:divBdr>
        <w:top w:val="none" w:sz="0" w:space="0" w:color="auto"/>
        <w:left w:val="none" w:sz="0" w:space="0" w:color="auto"/>
        <w:bottom w:val="none" w:sz="0" w:space="0" w:color="auto"/>
        <w:right w:val="none" w:sz="0" w:space="0" w:color="auto"/>
      </w:divBdr>
    </w:div>
    <w:div w:id="1425876098">
      <w:bodyDiv w:val="1"/>
      <w:marLeft w:val="0"/>
      <w:marRight w:val="0"/>
      <w:marTop w:val="0"/>
      <w:marBottom w:val="0"/>
      <w:divBdr>
        <w:top w:val="none" w:sz="0" w:space="0" w:color="auto"/>
        <w:left w:val="none" w:sz="0" w:space="0" w:color="auto"/>
        <w:bottom w:val="none" w:sz="0" w:space="0" w:color="auto"/>
        <w:right w:val="none" w:sz="0" w:space="0" w:color="auto"/>
      </w:divBdr>
    </w:div>
    <w:div w:id="1426151524">
      <w:bodyDiv w:val="1"/>
      <w:marLeft w:val="0"/>
      <w:marRight w:val="0"/>
      <w:marTop w:val="0"/>
      <w:marBottom w:val="0"/>
      <w:divBdr>
        <w:top w:val="none" w:sz="0" w:space="0" w:color="auto"/>
        <w:left w:val="none" w:sz="0" w:space="0" w:color="auto"/>
        <w:bottom w:val="none" w:sz="0" w:space="0" w:color="auto"/>
        <w:right w:val="none" w:sz="0" w:space="0" w:color="auto"/>
      </w:divBdr>
    </w:div>
    <w:div w:id="1426262223">
      <w:bodyDiv w:val="1"/>
      <w:marLeft w:val="0"/>
      <w:marRight w:val="0"/>
      <w:marTop w:val="0"/>
      <w:marBottom w:val="0"/>
      <w:divBdr>
        <w:top w:val="none" w:sz="0" w:space="0" w:color="auto"/>
        <w:left w:val="none" w:sz="0" w:space="0" w:color="auto"/>
        <w:bottom w:val="none" w:sz="0" w:space="0" w:color="auto"/>
        <w:right w:val="none" w:sz="0" w:space="0" w:color="auto"/>
      </w:divBdr>
    </w:div>
    <w:div w:id="1426418165">
      <w:bodyDiv w:val="1"/>
      <w:marLeft w:val="0"/>
      <w:marRight w:val="0"/>
      <w:marTop w:val="0"/>
      <w:marBottom w:val="0"/>
      <w:divBdr>
        <w:top w:val="none" w:sz="0" w:space="0" w:color="auto"/>
        <w:left w:val="none" w:sz="0" w:space="0" w:color="auto"/>
        <w:bottom w:val="none" w:sz="0" w:space="0" w:color="auto"/>
        <w:right w:val="none" w:sz="0" w:space="0" w:color="auto"/>
      </w:divBdr>
    </w:div>
    <w:div w:id="1426875611">
      <w:bodyDiv w:val="1"/>
      <w:marLeft w:val="0"/>
      <w:marRight w:val="0"/>
      <w:marTop w:val="0"/>
      <w:marBottom w:val="0"/>
      <w:divBdr>
        <w:top w:val="none" w:sz="0" w:space="0" w:color="auto"/>
        <w:left w:val="none" w:sz="0" w:space="0" w:color="auto"/>
        <w:bottom w:val="none" w:sz="0" w:space="0" w:color="auto"/>
        <w:right w:val="none" w:sz="0" w:space="0" w:color="auto"/>
      </w:divBdr>
    </w:div>
    <w:div w:id="1427115295">
      <w:bodyDiv w:val="1"/>
      <w:marLeft w:val="0"/>
      <w:marRight w:val="0"/>
      <w:marTop w:val="0"/>
      <w:marBottom w:val="0"/>
      <w:divBdr>
        <w:top w:val="none" w:sz="0" w:space="0" w:color="auto"/>
        <w:left w:val="none" w:sz="0" w:space="0" w:color="auto"/>
        <w:bottom w:val="none" w:sz="0" w:space="0" w:color="auto"/>
        <w:right w:val="none" w:sz="0" w:space="0" w:color="auto"/>
      </w:divBdr>
    </w:div>
    <w:div w:id="1427269921">
      <w:bodyDiv w:val="1"/>
      <w:marLeft w:val="0"/>
      <w:marRight w:val="0"/>
      <w:marTop w:val="0"/>
      <w:marBottom w:val="0"/>
      <w:divBdr>
        <w:top w:val="none" w:sz="0" w:space="0" w:color="auto"/>
        <w:left w:val="none" w:sz="0" w:space="0" w:color="auto"/>
        <w:bottom w:val="none" w:sz="0" w:space="0" w:color="auto"/>
        <w:right w:val="none" w:sz="0" w:space="0" w:color="auto"/>
      </w:divBdr>
    </w:div>
    <w:div w:id="1427313332">
      <w:bodyDiv w:val="1"/>
      <w:marLeft w:val="0"/>
      <w:marRight w:val="0"/>
      <w:marTop w:val="0"/>
      <w:marBottom w:val="0"/>
      <w:divBdr>
        <w:top w:val="none" w:sz="0" w:space="0" w:color="auto"/>
        <w:left w:val="none" w:sz="0" w:space="0" w:color="auto"/>
        <w:bottom w:val="none" w:sz="0" w:space="0" w:color="auto"/>
        <w:right w:val="none" w:sz="0" w:space="0" w:color="auto"/>
      </w:divBdr>
    </w:div>
    <w:div w:id="1427531702">
      <w:bodyDiv w:val="1"/>
      <w:marLeft w:val="0"/>
      <w:marRight w:val="0"/>
      <w:marTop w:val="0"/>
      <w:marBottom w:val="0"/>
      <w:divBdr>
        <w:top w:val="none" w:sz="0" w:space="0" w:color="auto"/>
        <w:left w:val="none" w:sz="0" w:space="0" w:color="auto"/>
        <w:bottom w:val="none" w:sz="0" w:space="0" w:color="auto"/>
        <w:right w:val="none" w:sz="0" w:space="0" w:color="auto"/>
      </w:divBdr>
    </w:div>
    <w:div w:id="1427576044">
      <w:bodyDiv w:val="1"/>
      <w:marLeft w:val="0"/>
      <w:marRight w:val="0"/>
      <w:marTop w:val="0"/>
      <w:marBottom w:val="0"/>
      <w:divBdr>
        <w:top w:val="none" w:sz="0" w:space="0" w:color="auto"/>
        <w:left w:val="none" w:sz="0" w:space="0" w:color="auto"/>
        <w:bottom w:val="none" w:sz="0" w:space="0" w:color="auto"/>
        <w:right w:val="none" w:sz="0" w:space="0" w:color="auto"/>
      </w:divBdr>
    </w:div>
    <w:div w:id="1427725564">
      <w:bodyDiv w:val="1"/>
      <w:marLeft w:val="0"/>
      <w:marRight w:val="0"/>
      <w:marTop w:val="0"/>
      <w:marBottom w:val="0"/>
      <w:divBdr>
        <w:top w:val="none" w:sz="0" w:space="0" w:color="auto"/>
        <w:left w:val="none" w:sz="0" w:space="0" w:color="auto"/>
        <w:bottom w:val="none" w:sz="0" w:space="0" w:color="auto"/>
        <w:right w:val="none" w:sz="0" w:space="0" w:color="auto"/>
      </w:divBdr>
    </w:div>
    <w:div w:id="1427921784">
      <w:bodyDiv w:val="1"/>
      <w:marLeft w:val="0"/>
      <w:marRight w:val="0"/>
      <w:marTop w:val="0"/>
      <w:marBottom w:val="0"/>
      <w:divBdr>
        <w:top w:val="none" w:sz="0" w:space="0" w:color="auto"/>
        <w:left w:val="none" w:sz="0" w:space="0" w:color="auto"/>
        <w:bottom w:val="none" w:sz="0" w:space="0" w:color="auto"/>
        <w:right w:val="none" w:sz="0" w:space="0" w:color="auto"/>
      </w:divBdr>
    </w:div>
    <w:div w:id="1428187557">
      <w:bodyDiv w:val="1"/>
      <w:marLeft w:val="0"/>
      <w:marRight w:val="0"/>
      <w:marTop w:val="0"/>
      <w:marBottom w:val="0"/>
      <w:divBdr>
        <w:top w:val="none" w:sz="0" w:space="0" w:color="auto"/>
        <w:left w:val="none" w:sz="0" w:space="0" w:color="auto"/>
        <w:bottom w:val="none" w:sz="0" w:space="0" w:color="auto"/>
        <w:right w:val="none" w:sz="0" w:space="0" w:color="auto"/>
      </w:divBdr>
    </w:div>
    <w:div w:id="1428311144">
      <w:bodyDiv w:val="1"/>
      <w:marLeft w:val="0"/>
      <w:marRight w:val="0"/>
      <w:marTop w:val="0"/>
      <w:marBottom w:val="0"/>
      <w:divBdr>
        <w:top w:val="none" w:sz="0" w:space="0" w:color="auto"/>
        <w:left w:val="none" w:sz="0" w:space="0" w:color="auto"/>
        <w:bottom w:val="none" w:sz="0" w:space="0" w:color="auto"/>
        <w:right w:val="none" w:sz="0" w:space="0" w:color="auto"/>
      </w:divBdr>
    </w:div>
    <w:div w:id="1428424663">
      <w:bodyDiv w:val="1"/>
      <w:marLeft w:val="0"/>
      <w:marRight w:val="0"/>
      <w:marTop w:val="0"/>
      <w:marBottom w:val="0"/>
      <w:divBdr>
        <w:top w:val="none" w:sz="0" w:space="0" w:color="auto"/>
        <w:left w:val="none" w:sz="0" w:space="0" w:color="auto"/>
        <w:bottom w:val="none" w:sz="0" w:space="0" w:color="auto"/>
        <w:right w:val="none" w:sz="0" w:space="0" w:color="auto"/>
      </w:divBdr>
    </w:div>
    <w:div w:id="1428621925">
      <w:bodyDiv w:val="1"/>
      <w:marLeft w:val="0"/>
      <w:marRight w:val="0"/>
      <w:marTop w:val="0"/>
      <w:marBottom w:val="0"/>
      <w:divBdr>
        <w:top w:val="none" w:sz="0" w:space="0" w:color="auto"/>
        <w:left w:val="none" w:sz="0" w:space="0" w:color="auto"/>
        <w:bottom w:val="none" w:sz="0" w:space="0" w:color="auto"/>
        <w:right w:val="none" w:sz="0" w:space="0" w:color="auto"/>
      </w:divBdr>
    </w:div>
    <w:div w:id="1428650351">
      <w:bodyDiv w:val="1"/>
      <w:marLeft w:val="0"/>
      <w:marRight w:val="0"/>
      <w:marTop w:val="0"/>
      <w:marBottom w:val="0"/>
      <w:divBdr>
        <w:top w:val="none" w:sz="0" w:space="0" w:color="auto"/>
        <w:left w:val="none" w:sz="0" w:space="0" w:color="auto"/>
        <w:bottom w:val="none" w:sz="0" w:space="0" w:color="auto"/>
        <w:right w:val="none" w:sz="0" w:space="0" w:color="auto"/>
      </w:divBdr>
    </w:div>
    <w:div w:id="1428771184">
      <w:bodyDiv w:val="1"/>
      <w:marLeft w:val="0"/>
      <w:marRight w:val="0"/>
      <w:marTop w:val="0"/>
      <w:marBottom w:val="0"/>
      <w:divBdr>
        <w:top w:val="none" w:sz="0" w:space="0" w:color="auto"/>
        <w:left w:val="none" w:sz="0" w:space="0" w:color="auto"/>
        <w:bottom w:val="none" w:sz="0" w:space="0" w:color="auto"/>
        <w:right w:val="none" w:sz="0" w:space="0" w:color="auto"/>
      </w:divBdr>
    </w:div>
    <w:div w:id="1428817010">
      <w:bodyDiv w:val="1"/>
      <w:marLeft w:val="0"/>
      <w:marRight w:val="0"/>
      <w:marTop w:val="0"/>
      <w:marBottom w:val="0"/>
      <w:divBdr>
        <w:top w:val="none" w:sz="0" w:space="0" w:color="auto"/>
        <w:left w:val="none" w:sz="0" w:space="0" w:color="auto"/>
        <w:bottom w:val="none" w:sz="0" w:space="0" w:color="auto"/>
        <w:right w:val="none" w:sz="0" w:space="0" w:color="auto"/>
      </w:divBdr>
    </w:div>
    <w:div w:id="1428846199">
      <w:bodyDiv w:val="1"/>
      <w:marLeft w:val="0"/>
      <w:marRight w:val="0"/>
      <w:marTop w:val="0"/>
      <w:marBottom w:val="0"/>
      <w:divBdr>
        <w:top w:val="none" w:sz="0" w:space="0" w:color="auto"/>
        <w:left w:val="none" w:sz="0" w:space="0" w:color="auto"/>
        <w:bottom w:val="none" w:sz="0" w:space="0" w:color="auto"/>
        <w:right w:val="none" w:sz="0" w:space="0" w:color="auto"/>
      </w:divBdr>
    </w:div>
    <w:div w:id="1428967854">
      <w:bodyDiv w:val="1"/>
      <w:marLeft w:val="0"/>
      <w:marRight w:val="0"/>
      <w:marTop w:val="0"/>
      <w:marBottom w:val="0"/>
      <w:divBdr>
        <w:top w:val="none" w:sz="0" w:space="0" w:color="auto"/>
        <w:left w:val="none" w:sz="0" w:space="0" w:color="auto"/>
        <w:bottom w:val="none" w:sz="0" w:space="0" w:color="auto"/>
        <w:right w:val="none" w:sz="0" w:space="0" w:color="auto"/>
      </w:divBdr>
    </w:div>
    <w:div w:id="1429085371">
      <w:bodyDiv w:val="1"/>
      <w:marLeft w:val="0"/>
      <w:marRight w:val="0"/>
      <w:marTop w:val="0"/>
      <w:marBottom w:val="0"/>
      <w:divBdr>
        <w:top w:val="none" w:sz="0" w:space="0" w:color="auto"/>
        <w:left w:val="none" w:sz="0" w:space="0" w:color="auto"/>
        <w:bottom w:val="none" w:sz="0" w:space="0" w:color="auto"/>
        <w:right w:val="none" w:sz="0" w:space="0" w:color="auto"/>
      </w:divBdr>
    </w:div>
    <w:div w:id="1429306913">
      <w:bodyDiv w:val="1"/>
      <w:marLeft w:val="0"/>
      <w:marRight w:val="0"/>
      <w:marTop w:val="0"/>
      <w:marBottom w:val="0"/>
      <w:divBdr>
        <w:top w:val="none" w:sz="0" w:space="0" w:color="auto"/>
        <w:left w:val="none" w:sz="0" w:space="0" w:color="auto"/>
        <w:bottom w:val="none" w:sz="0" w:space="0" w:color="auto"/>
        <w:right w:val="none" w:sz="0" w:space="0" w:color="auto"/>
      </w:divBdr>
    </w:div>
    <w:div w:id="1429420800">
      <w:bodyDiv w:val="1"/>
      <w:marLeft w:val="0"/>
      <w:marRight w:val="0"/>
      <w:marTop w:val="0"/>
      <w:marBottom w:val="0"/>
      <w:divBdr>
        <w:top w:val="none" w:sz="0" w:space="0" w:color="auto"/>
        <w:left w:val="none" w:sz="0" w:space="0" w:color="auto"/>
        <w:bottom w:val="none" w:sz="0" w:space="0" w:color="auto"/>
        <w:right w:val="none" w:sz="0" w:space="0" w:color="auto"/>
      </w:divBdr>
    </w:div>
    <w:div w:id="1429428547">
      <w:bodyDiv w:val="1"/>
      <w:marLeft w:val="0"/>
      <w:marRight w:val="0"/>
      <w:marTop w:val="0"/>
      <w:marBottom w:val="0"/>
      <w:divBdr>
        <w:top w:val="none" w:sz="0" w:space="0" w:color="auto"/>
        <w:left w:val="none" w:sz="0" w:space="0" w:color="auto"/>
        <w:bottom w:val="none" w:sz="0" w:space="0" w:color="auto"/>
        <w:right w:val="none" w:sz="0" w:space="0" w:color="auto"/>
      </w:divBdr>
    </w:div>
    <w:div w:id="1429430245">
      <w:bodyDiv w:val="1"/>
      <w:marLeft w:val="0"/>
      <w:marRight w:val="0"/>
      <w:marTop w:val="0"/>
      <w:marBottom w:val="0"/>
      <w:divBdr>
        <w:top w:val="none" w:sz="0" w:space="0" w:color="auto"/>
        <w:left w:val="none" w:sz="0" w:space="0" w:color="auto"/>
        <w:bottom w:val="none" w:sz="0" w:space="0" w:color="auto"/>
        <w:right w:val="none" w:sz="0" w:space="0" w:color="auto"/>
      </w:divBdr>
    </w:div>
    <w:div w:id="1429736684">
      <w:bodyDiv w:val="1"/>
      <w:marLeft w:val="0"/>
      <w:marRight w:val="0"/>
      <w:marTop w:val="0"/>
      <w:marBottom w:val="0"/>
      <w:divBdr>
        <w:top w:val="none" w:sz="0" w:space="0" w:color="auto"/>
        <w:left w:val="none" w:sz="0" w:space="0" w:color="auto"/>
        <w:bottom w:val="none" w:sz="0" w:space="0" w:color="auto"/>
        <w:right w:val="none" w:sz="0" w:space="0" w:color="auto"/>
      </w:divBdr>
    </w:div>
    <w:div w:id="1430003700">
      <w:bodyDiv w:val="1"/>
      <w:marLeft w:val="0"/>
      <w:marRight w:val="0"/>
      <w:marTop w:val="0"/>
      <w:marBottom w:val="0"/>
      <w:divBdr>
        <w:top w:val="none" w:sz="0" w:space="0" w:color="auto"/>
        <w:left w:val="none" w:sz="0" w:space="0" w:color="auto"/>
        <w:bottom w:val="none" w:sz="0" w:space="0" w:color="auto"/>
        <w:right w:val="none" w:sz="0" w:space="0" w:color="auto"/>
      </w:divBdr>
    </w:div>
    <w:div w:id="1430005749">
      <w:bodyDiv w:val="1"/>
      <w:marLeft w:val="0"/>
      <w:marRight w:val="0"/>
      <w:marTop w:val="0"/>
      <w:marBottom w:val="0"/>
      <w:divBdr>
        <w:top w:val="none" w:sz="0" w:space="0" w:color="auto"/>
        <w:left w:val="none" w:sz="0" w:space="0" w:color="auto"/>
        <w:bottom w:val="none" w:sz="0" w:space="0" w:color="auto"/>
        <w:right w:val="none" w:sz="0" w:space="0" w:color="auto"/>
      </w:divBdr>
    </w:div>
    <w:div w:id="1430276507">
      <w:bodyDiv w:val="1"/>
      <w:marLeft w:val="0"/>
      <w:marRight w:val="0"/>
      <w:marTop w:val="0"/>
      <w:marBottom w:val="0"/>
      <w:divBdr>
        <w:top w:val="none" w:sz="0" w:space="0" w:color="auto"/>
        <w:left w:val="none" w:sz="0" w:space="0" w:color="auto"/>
        <w:bottom w:val="none" w:sz="0" w:space="0" w:color="auto"/>
        <w:right w:val="none" w:sz="0" w:space="0" w:color="auto"/>
      </w:divBdr>
    </w:div>
    <w:div w:id="1430546411">
      <w:bodyDiv w:val="1"/>
      <w:marLeft w:val="0"/>
      <w:marRight w:val="0"/>
      <w:marTop w:val="0"/>
      <w:marBottom w:val="0"/>
      <w:divBdr>
        <w:top w:val="none" w:sz="0" w:space="0" w:color="auto"/>
        <w:left w:val="none" w:sz="0" w:space="0" w:color="auto"/>
        <w:bottom w:val="none" w:sz="0" w:space="0" w:color="auto"/>
        <w:right w:val="none" w:sz="0" w:space="0" w:color="auto"/>
      </w:divBdr>
    </w:div>
    <w:div w:id="1430616707">
      <w:bodyDiv w:val="1"/>
      <w:marLeft w:val="0"/>
      <w:marRight w:val="0"/>
      <w:marTop w:val="0"/>
      <w:marBottom w:val="0"/>
      <w:divBdr>
        <w:top w:val="none" w:sz="0" w:space="0" w:color="auto"/>
        <w:left w:val="none" w:sz="0" w:space="0" w:color="auto"/>
        <w:bottom w:val="none" w:sz="0" w:space="0" w:color="auto"/>
        <w:right w:val="none" w:sz="0" w:space="0" w:color="auto"/>
      </w:divBdr>
    </w:div>
    <w:div w:id="1430808762">
      <w:bodyDiv w:val="1"/>
      <w:marLeft w:val="0"/>
      <w:marRight w:val="0"/>
      <w:marTop w:val="0"/>
      <w:marBottom w:val="0"/>
      <w:divBdr>
        <w:top w:val="none" w:sz="0" w:space="0" w:color="auto"/>
        <w:left w:val="none" w:sz="0" w:space="0" w:color="auto"/>
        <w:bottom w:val="none" w:sz="0" w:space="0" w:color="auto"/>
        <w:right w:val="none" w:sz="0" w:space="0" w:color="auto"/>
      </w:divBdr>
    </w:div>
    <w:div w:id="1430811863">
      <w:bodyDiv w:val="1"/>
      <w:marLeft w:val="0"/>
      <w:marRight w:val="0"/>
      <w:marTop w:val="0"/>
      <w:marBottom w:val="0"/>
      <w:divBdr>
        <w:top w:val="none" w:sz="0" w:space="0" w:color="auto"/>
        <w:left w:val="none" w:sz="0" w:space="0" w:color="auto"/>
        <w:bottom w:val="none" w:sz="0" w:space="0" w:color="auto"/>
        <w:right w:val="none" w:sz="0" w:space="0" w:color="auto"/>
      </w:divBdr>
    </w:div>
    <w:div w:id="1430854032">
      <w:bodyDiv w:val="1"/>
      <w:marLeft w:val="0"/>
      <w:marRight w:val="0"/>
      <w:marTop w:val="0"/>
      <w:marBottom w:val="0"/>
      <w:divBdr>
        <w:top w:val="none" w:sz="0" w:space="0" w:color="auto"/>
        <w:left w:val="none" w:sz="0" w:space="0" w:color="auto"/>
        <w:bottom w:val="none" w:sz="0" w:space="0" w:color="auto"/>
        <w:right w:val="none" w:sz="0" w:space="0" w:color="auto"/>
      </w:divBdr>
    </w:div>
    <w:div w:id="1430857907">
      <w:bodyDiv w:val="1"/>
      <w:marLeft w:val="0"/>
      <w:marRight w:val="0"/>
      <w:marTop w:val="0"/>
      <w:marBottom w:val="0"/>
      <w:divBdr>
        <w:top w:val="none" w:sz="0" w:space="0" w:color="auto"/>
        <w:left w:val="none" w:sz="0" w:space="0" w:color="auto"/>
        <w:bottom w:val="none" w:sz="0" w:space="0" w:color="auto"/>
        <w:right w:val="none" w:sz="0" w:space="0" w:color="auto"/>
      </w:divBdr>
    </w:div>
    <w:div w:id="1431051482">
      <w:bodyDiv w:val="1"/>
      <w:marLeft w:val="0"/>
      <w:marRight w:val="0"/>
      <w:marTop w:val="0"/>
      <w:marBottom w:val="0"/>
      <w:divBdr>
        <w:top w:val="none" w:sz="0" w:space="0" w:color="auto"/>
        <w:left w:val="none" w:sz="0" w:space="0" w:color="auto"/>
        <w:bottom w:val="none" w:sz="0" w:space="0" w:color="auto"/>
        <w:right w:val="none" w:sz="0" w:space="0" w:color="auto"/>
      </w:divBdr>
    </w:div>
    <w:div w:id="1431120216">
      <w:bodyDiv w:val="1"/>
      <w:marLeft w:val="0"/>
      <w:marRight w:val="0"/>
      <w:marTop w:val="0"/>
      <w:marBottom w:val="0"/>
      <w:divBdr>
        <w:top w:val="none" w:sz="0" w:space="0" w:color="auto"/>
        <w:left w:val="none" w:sz="0" w:space="0" w:color="auto"/>
        <w:bottom w:val="none" w:sz="0" w:space="0" w:color="auto"/>
        <w:right w:val="none" w:sz="0" w:space="0" w:color="auto"/>
      </w:divBdr>
    </w:div>
    <w:div w:id="1431319776">
      <w:bodyDiv w:val="1"/>
      <w:marLeft w:val="0"/>
      <w:marRight w:val="0"/>
      <w:marTop w:val="0"/>
      <w:marBottom w:val="0"/>
      <w:divBdr>
        <w:top w:val="none" w:sz="0" w:space="0" w:color="auto"/>
        <w:left w:val="none" w:sz="0" w:space="0" w:color="auto"/>
        <w:bottom w:val="none" w:sz="0" w:space="0" w:color="auto"/>
        <w:right w:val="none" w:sz="0" w:space="0" w:color="auto"/>
      </w:divBdr>
    </w:div>
    <w:div w:id="1431663553">
      <w:bodyDiv w:val="1"/>
      <w:marLeft w:val="0"/>
      <w:marRight w:val="0"/>
      <w:marTop w:val="0"/>
      <w:marBottom w:val="0"/>
      <w:divBdr>
        <w:top w:val="none" w:sz="0" w:space="0" w:color="auto"/>
        <w:left w:val="none" w:sz="0" w:space="0" w:color="auto"/>
        <w:bottom w:val="none" w:sz="0" w:space="0" w:color="auto"/>
        <w:right w:val="none" w:sz="0" w:space="0" w:color="auto"/>
      </w:divBdr>
    </w:div>
    <w:div w:id="1431704104">
      <w:bodyDiv w:val="1"/>
      <w:marLeft w:val="0"/>
      <w:marRight w:val="0"/>
      <w:marTop w:val="0"/>
      <w:marBottom w:val="0"/>
      <w:divBdr>
        <w:top w:val="none" w:sz="0" w:space="0" w:color="auto"/>
        <w:left w:val="none" w:sz="0" w:space="0" w:color="auto"/>
        <w:bottom w:val="none" w:sz="0" w:space="0" w:color="auto"/>
        <w:right w:val="none" w:sz="0" w:space="0" w:color="auto"/>
      </w:divBdr>
    </w:div>
    <w:div w:id="1431926359">
      <w:bodyDiv w:val="1"/>
      <w:marLeft w:val="0"/>
      <w:marRight w:val="0"/>
      <w:marTop w:val="0"/>
      <w:marBottom w:val="0"/>
      <w:divBdr>
        <w:top w:val="none" w:sz="0" w:space="0" w:color="auto"/>
        <w:left w:val="none" w:sz="0" w:space="0" w:color="auto"/>
        <w:bottom w:val="none" w:sz="0" w:space="0" w:color="auto"/>
        <w:right w:val="none" w:sz="0" w:space="0" w:color="auto"/>
      </w:divBdr>
    </w:div>
    <w:div w:id="1431971430">
      <w:bodyDiv w:val="1"/>
      <w:marLeft w:val="0"/>
      <w:marRight w:val="0"/>
      <w:marTop w:val="0"/>
      <w:marBottom w:val="0"/>
      <w:divBdr>
        <w:top w:val="none" w:sz="0" w:space="0" w:color="auto"/>
        <w:left w:val="none" w:sz="0" w:space="0" w:color="auto"/>
        <w:bottom w:val="none" w:sz="0" w:space="0" w:color="auto"/>
        <w:right w:val="none" w:sz="0" w:space="0" w:color="auto"/>
      </w:divBdr>
    </w:div>
    <w:div w:id="1431975869">
      <w:bodyDiv w:val="1"/>
      <w:marLeft w:val="0"/>
      <w:marRight w:val="0"/>
      <w:marTop w:val="0"/>
      <w:marBottom w:val="0"/>
      <w:divBdr>
        <w:top w:val="none" w:sz="0" w:space="0" w:color="auto"/>
        <w:left w:val="none" w:sz="0" w:space="0" w:color="auto"/>
        <w:bottom w:val="none" w:sz="0" w:space="0" w:color="auto"/>
        <w:right w:val="none" w:sz="0" w:space="0" w:color="auto"/>
      </w:divBdr>
    </w:div>
    <w:div w:id="1432244310">
      <w:bodyDiv w:val="1"/>
      <w:marLeft w:val="0"/>
      <w:marRight w:val="0"/>
      <w:marTop w:val="0"/>
      <w:marBottom w:val="0"/>
      <w:divBdr>
        <w:top w:val="none" w:sz="0" w:space="0" w:color="auto"/>
        <w:left w:val="none" w:sz="0" w:space="0" w:color="auto"/>
        <w:bottom w:val="none" w:sz="0" w:space="0" w:color="auto"/>
        <w:right w:val="none" w:sz="0" w:space="0" w:color="auto"/>
      </w:divBdr>
    </w:div>
    <w:div w:id="1432511540">
      <w:bodyDiv w:val="1"/>
      <w:marLeft w:val="0"/>
      <w:marRight w:val="0"/>
      <w:marTop w:val="0"/>
      <w:marBottom w:val="0"/>
      <w:divBdr>
        <w:top w:val="none" w:sz="0" w:space="0" w:color="auto"/>
        <w:left w:val="none" w:sz="0" w:space="0" w:color="auto"/>
        <w:bottom w:val="none" w:sz="0" w:space="0" w:color="auto"/>
        <w:right w:val="none" w:sz="0" w:space="0" w:color="auto"/>
      </w:divBdr>
    </w:div>
    <w:div w:id="1432552529">
      <w:bodyDiv w:val="1"/>
      <w:marLeft w:val="0"/>
      <w:marRight w:val="0"/>
      <w:marTop w:val="0"/>
      <w:marBottom w:val="0"/>
      <w:divBdr>
        <w:top w:val="none" w:sz="0" w:space="0" w:color="auto"/>
        <w:left w:val="none" w:sz="0" w:space="0" w:color="auto"/>
        <w:bottom w:val="none" w:sz="0" w:space="0" w:color="auto"/>
        <w:right w:val="none" w:sz="0" w:space="0" w:color="auto"/>
      </w:divBdr>
    </w:div>
    <w:div w:id="1432897968">
      <w:bodyDiv w:val="1"/>
      <w:marLeft w:val="0"/>
      <w:marRight w:val="0"/>
      <w:marTop w:val="0"/>
      <w:marBottom w:val="0"/>
      <w:divBdr>
        <w:top w:val="none" w:sz="0" w:space="0" w:color="auto"/>
        <w:left w:val="none" w:sz="0" w:space="0" w:color="auto"/>
        <w:bottom w:val="none" w:sz="0" w:space="0" w:color="auto"/>
        <w:right w:val="none" w:sz="0" w:space="0" w:color="auto"/>
      </w:divBdr>
    </w:div>
    <w:div w:id="1432975397">
      <w:bodyDiv w:val="1"/>
      <w:marLeft w:val="0"/>
      <w:marRight w:val="0"/>
      <w:marTop w:val="0"/>
      <w:marBottom w:val="0"/>
      <w:divBdr>
        <w:top w:val="none" w:sz="0" w:space="0" w:color="auto"/>
        <w:left w:val="none" w:sz="0" w:space="0" w:color="auto"/>
        <w:bottom w:val="none" w:sz="0" w:space="0" w:color="auto"/>
        <w:right w:val="none" w:sz="0" w:space="0" w:color="auto"/>
      </w:divBdr>
    </w:div>
    <w:div w:id="1433165564">
      <w:bodyDiv w:val="1"/>
      <w:marLeft w:val="0"/>
      <w:marRight w:val="0"/>
      <w:marTop w:val="0"/>
      <w:marBottom w:val="0"/>
      <w:divBdr>
        <w:top w:val="none" w:sz="0" w:space="0" w:color="auto"/>
        <w:left w:val="none" w:sz="0" w:space="0" w:color="auto"/>
        <w:bottom w:val="none" w:sz="0" w:space="0" w:color="auto"/>
        <w:right w:val="none" w:sz="0" w:space="0" w:color="auto"/>
      </w:divBdr>
    </w:div>
    <w:div w:id="1433476384">
      <w:bodyDiv w:val="1"/>
      <w:marLeft w:val="0"/>
      <w:marRight w:val="0"/>
      <w:marTop w:val="0"/>
      <w:marBottom w:val="0"/>
      <w:divBdr>
        <w:top w:val="none" w:sz="0" w:space="0" w:color="auto"/>
        <w:left w:val="none" w:sz="0" w:space="0" w:color="auto"/>
        <w:bottom w:val="none" w:sz="0" w:space="0" w:color="auto"/>
        <w:right w:val="none" w:sz="0" w:space="0" w:color="auto"/>
      </w:divBdr>
    </w:div>
    <w:div w:id="1433738864">
      <w:bodyDiv w:val="1"/>
      <w:marLeft w:val="0"/>
      <w:marRight w:val="0"/>
      <w:marTop w:val="0"/>
      <w:marBottom w:val="0"/>
      <w:divBdr>
        <w:top w:val="none" w:sz="0" w:space="0" w:color="auto"/>
        <w:left w:val="none" w:sz="0" w:space="0" w:color="auto"/>
        <w:bottom w:val="none" w:sz="0" w:space="0" w:color="auto"/>
        <w:right w:val="none" w:sz="0" w:space="0" w:color="auto"/>
      </w:divBdr>
    </w:div>
    <w:div w:id="1433741868">
      <w:bodyDiv w:val="1"/>
      <w:marLeft w:val="0"/>
      <w:marRight w:val="0"/>
      <w:marTop w:val="0"/>
      <w:marBottom w:val="0"/>
      <w:divBdr>
        <w:top w:val="none" w:sz="0" w:space="0" w:color="auto"/>
        <w:left w:val="none" w:sz="0" w:space="0" w:color="auto"/>
        <w:bottom w:val="none" w:sz="0" w:space="0" w:color="auto"/>
        <w:right w:val="none" w:sz="0" w:space="0" w:color="auto"/>
      </w:divBdr>
    </w:div>
    <w:div w:id="1434133764">
      <w:bodyDiv w:val="1"/>
      <w:marLeft w:val="0"/>
      <w:marRight w:val="0"/>
      <w:marTop w:val="0"/>
      <w:marBottom w:val="0"/>
      <w:divBdr>
        <w:top w:val="none" w:sz="0" w:space="0" w:color="auto"/>
        <w:left w:val="none" w:sz="0" w:space="0" w:color="auto"/>
        <w:bottom w:val="none" w:sz="0" w:space="0" w:color="auto"/>
        <w:right w:val="none" w:sz="0" w:space="0" w:color="auto"/>
      </w:divBdr>
    </w:div>
    <w:div w:id="1434202675">
      <w:bodyDiv w:val="1"/>
      <w:marLeft w:val="0"/>
      <w:marRight w:val="0"/>
      <w:marTop w:val="0"/>
      <w:marBottom w:val="0"/>
      <w:divBdr>
        <w:top w:val="none" w:sz="0" w:space="0" w:color="auto"/>
        <w:left w:val="none" w:sz="0" w:space="0" w:color="auto"/>
        <w:bottom w:val="none" w:sz="0" w:space="0" w:color="auto"/>
        <w:right w:val="none" w:sz="0" w:space="0" w:color="auto"/>
      </w:divBdr>
    </w:div>
    <w:div w:id="1434205467">
      <w:bodyDiv w:val="1"/>
      <w:marLeft w:val="0"/>
      <w:marRight w:val="0"/>
      <w:marTop w:val="0"/>
      <w:marBottom w:val="0"/>
      <w:divBdr>
        <w:top w:val="none" w:sz="0" w:space="0" w:color="auto"/>
        <w:left w:val="none" w:sz="0" w:space="0" w:color="auto"/>
        <w:bottom w:val="none" w:sz="0" w:space="0" w:color="auto"/>
        <w:right w:val="none" w:sz="0" w:space="0" w:color="auto"/>
      </w:divBdr>
    </w:div>
    <w:div w:id="1434277726">
      <w:bodyDiv w:val="1"/>
      <w:marLeft w:val="0"/>
      <w:marRight w:val="0"/>
      <w:marTop w:val="0"/>
      <w:marBottom w:val="0"/>
      <w:divBdr>
        <w:top w:val="none" w:sz="0" w:space="0" w:color="auto"/>
        <w:left w:val="none" w:sz="0" w:space="0" w:color="auto"/>
        <w:bottom w:val="none" w:sz="0" w:space="0" w:color="auto"/>
        <w:right w:val="none" w:sz="0" w:space="0" w:color="auto"/>
      </w:divBdr>
    </w:div>
    <w:div w:id="1434278349">
      <w:bodyDiv w:val="1"/>
      <w:marLeft w:val="0"/>
      <w:marRight w:val="0"/>
      <w:marTop w:val="0"/>
      <w:marBottom w:val="0"/>
      <w:divBdr>
        <w:top w:val="none" w:sz="0" w:space="0" w:color="auto"/>
        <w:left w:val="none" w:sz="0" w:space="0" w:color="auto"/>
        <w:bottom w:val="none" w:sz="0" w:space="0" w:color="auto"/>
        <w:right w:val="none" w:sz="0" w:space="0" w:color="auto"/>
      </w:divBdr>
    </w:div>
    <w:div w:id="1434589806">
      <w:bodyDiv w:val="1"/>
      <w:marLeft w:val="0"/>
      <w:marRight w:val="0"/>
      <w:marTop w:val="0"/>
      <w:marBottom w:val="0"/>
      <w:divBdr>
        <w:top w:val="none" w:sz="0" w:space="0" w:color="auto"/>
        <w:left w:val="none" w:sz="0" w:space="0" w:color="auto"/>
        <w:bottom w:val="none" w:sz="0" w:space="0" w:color="auto"/>
        <w:right w:val="none" w:sz="0" w:space="0" w:color="auto"/>
      </w:divBdr>
    </w:div>
    <w:div w:id="1434595061">
      <w:bodyDiv w:val="1"/>
      <w:marLeft w:val="0"/>
      <w:marRight w:val="0"/>
      <w:marTop w:val="0"/>
      <w:marBottom w:val="0"/>
      <w:divBdr>
        <w:top w:val="none" w:sz="0" w:space="0" w:color="auto"/>
        <w:left w:val="none" w:sz="0" w:space="0" w:color="auto"/>
        <w:bottom w:val="none" w:sz="0" w:space="0" w:color="auto"/>
        <w:right w:val="none" w:sz="0" w:space="0" w:color="auto"/>
      </w:divBdr>
    </w:div>
    <w:div w:id="1434671002">
      <w:bodyDiv w:val="1"/>
      <w:marLeft w:val="0"/>
      <w:marRight w:val="0"/>
      <w:marTop w:val="0"/>
      <w:marBottom w:val="0"/>
      <w:divBdr>
        <w:top w:val="none" w:sz="0" w:space="0" w:color="auto"/>
        <w:left w:val="none" w:sz="0" w:space="0" w:color="auto"/>
        <w:bottom w:val="none" w:sz="0" w:space="0" w:color="auto"/>
        <w:right w:val="none" w:sz="0" w:space="0" w:color="auto"/>
      </w:divBdr>
    </w:div>
    <w:div w:id="1434933246">
      <w:bodyDiv w:val="1"/>
      <w:marLeft w:val="0"/>
      <w:marRight w:val="0"/>
      <w:marTop w:val="0"/>
      <w:marBottom w:val="0"/>
      <w:divBdr>
        <w:top w:val="none" w:sz="0" w:space="0" w:color="auto"/>
        <w:left w:val="none" w:sz="0" w:space="0" w:color="auto"/>
        <w:bottom w:val="none" w:sz="0" w:space="0" w:color="auto"/>
        <w:right w:val="none" w:sz="0" w:space="0" w:color="auto"/>
      </w:divBdr>
    </w:div>
    <w:div w:id="1435133976">
      <w:bodyDiv w:val="1"/>
      <w:marLeft w:val="0"/>
      <w:marRight w:val="0"/>
      <w:marTop w:val="0"/>
      <w:marBottom w:val="0"/>
      <w:divBdr>
        <w:top w:val="none" w:sz="0" w:space="0" w:color="auto"/>
        <w:left w:val="none" w:sz="0" w:space="0" w:color="auto"/>
        <w:bottom w:val="none" w:sz="0" w:space="0" w:color="auto"/>
        <w:right w:val="none" w:sz="0" w:space="0" w:color="auto"/>
      </w:divBdr>
    </w:div>
    <w:div w:id="1435588458">
      <w:bodyDiv w:val="1"/>
      <w:marLeft w:val="0"/>
      <w:marRight w:val="0"/>
      <w:marTop w:val="0"/>
      <w:marBottom w:val="0"/>
      <w:divBdr>
        <w:top w:val="none" w:sz="0" w:space="0" w:color="auto"/>
        <w:left w:val="none" w:sz="0" w:space="0" w:color="auto"/>
        <w:bottom w:val="none" w:sz="0" w:space="0" w:color="auto"/>
        <w:right w:val="none" w:sz="0" w:space="0" w:color="auto"/>
      </w:divBdr>
    </w:div>
    <w:div w:id="1435593271">
      <w:bodyDiv w:val="1"/>
      <w:marLeft w:val="0"/>
      <w:marRight w:val="0"/>
      <w:marTop w:val="0"/>
      <w:marBottom w:val="0"/>
      <w:divBdr>
        <w:top w:val="none" w:sz="0" w:space="0" w:color="auto"/>
        <w:left w:val="none" w:sz="0" w:space="0" w:color="auto"/>
        <w:bottom w:val="none" w:sz="0" w:space="0" w:color="auto"/>
        <w:right w:val="none" w:sz="0" w:space="0" w:color="auto"/>
      </w:divBdr>
    </w:div>
    <w:div w:id="1435594322">
      <w:bodyDiv w:val="1"/>
      <w:marLeft w:val="0"/>
      <w:marRight w:val="0"/>
      <w:marTop w:val="0"/>
      <w:marBottom w:val="0"/>
      <w:divBdr>
        <w:top w:val="none" w:sz="0" w:space="0" w:color="auto"/>
        <w:left w:val="none" w:sz="0" w:space="0" w:color="auto"/>
        <w:bottom w:val="none" w:sz="0" w:space="0" w:color="auto"/>
        <w:right w:val="none" w:sz="0" w:space="0" w:color="auto"/>
      </w:divBdr>
    </w:div>
    <w:div w:id="1435907665">
      <w:bodyDiv w:val="1"/>
      <w:marLeft w:val="0"/>
      <w:marRight w:val="0"/>
      <w:marTop w:val="0"/>
      <w:marBottom w:val="0"/>
      <w:divBdr>
        <w:top w:val="none" w:sz="0" w:space="0" w:color="auto"/>
        <w:left w:val="none" w:sz="0" w:space="0" w:color="auto"/>
        <w:bottom w:val="none" w:sz="0" w:space="0" w:color="auto"/>
        <w:right w:val="none" w:sz="0" w:space="0" w:color="auto"/>
      </w:divBdr>
    </w:div>
    <w:div w:id="1436051113">
      <w:bodyDiv w:val="1"/>
      <w:marLeft w:val="0"/>
      <w:marRight w:val="0"/>
      <w:marTop w:val="0"/>
      <w:marBottom w:val="0"/>
      <w:divBdr>
        <w:top w:val="none" w:sz="0" w:space="0" w:color="auto"/>
        <w:left w:val="none" w:sz="0" w:space="0" w:color="auto"/>
        <w:bottom w:val="none" w:sz="0" w:space="0" w:color="auto"/>
        <w:right w:val="none" w:sz="0" w:space="0" w:color="auto"/>
      </w:divBdr>
    </w:div>
    <w:div w:id="1436562285">
      <w:bodyDiv w:val="1"/>
      <w:marLeft w:val="0"/>
      <w:marRight w:val="0"/>
      <w:marTop w:val="0"/>
      <w:marBottom w:val="0"/>
      <w:divBdr>
        <w:top w:val="none" w:sz="0" w:space="0" w:color="auto"/>
        <w:left w:val="none" w:sz="0" w:space="0" w:color="auto"/>
        <w:bottom w:val="none" w:sz="0" w:space="0" w:color="auto"/>
        <w:right w:val="none" w:sz="0" w:space="0" w:color="auto"/>
      </w:divBdr>
    </w:div>
    <w:div w:id="1436825509">
      <w:bodyDiv w:val="1"/>
      <w:marLeft w:val="0"/>
      <w:marRight w:val="0"/>
      <w:marTop w:val="0"/>
      <w:marBottom w:val="0"/>
      <w:divBdr>
        <w:top w:val="none" w:sz="0" w:space="0" w:color="auto"/>
        <w:left w:val="none" w:sz="0" w:space="0" w:color="auto"/>
        <w:bottom w:val="none" w:sz="0" w:space="0" w:color="auto"/>
        <w:right w:val="none" w:sz="0" w:space="0" w:color="auto"/>
      </w:divBdr>
    </w:div>
    <w:div w:id="1436905666">
      <w:bodyDiv w:val="1"/>
      <w:marLeft w:val="0"/>
      <w:marRight w:val="0"/>
      <w:marTop w:val="0"/>
      <w:marBottom w:val="0"/>
      <w:divBdr>
        <w:top w:val="none" w:sz="0" w:space="0" w:color="auto"/>
        <w:left w:val="none" w:sz="0" w:space="0" w:color="auto"/>
        <w:bottom w:val="none" w:sz="0" w:space="0" w:color="auto"/>
        <w:right w:val="none" w:sz="0" w:space="0" w:color="auto"/>
      </w:divBdr>
    </w:div>
    <w:div w:id="1436946548">
      <w:bodyDiv w:val="1"/>
      <w:marLeft w:val="0"/>
      <w:marRight w:val="0"/>
      <w:marTop w:val="0"/>
      <w:marBottom w:val="0"/>
      <w:divBdr>
        <w:top w:val="none" w:sz="0" w:space="0" w:color="auto"/>
        <w:left w:val="none" w:sz="0" w:space="0" w:color="auto"/>
        <w:bottom w:val="none" w:sz="0" w:space="0" w:color="auto"/>
        <w:right w:val="none" w:sz="0" w:space="0" w:color="auto"/>
      </w:divBdr>
    </w:div>
    <w:div w:id="1436974749">
      <w:bodyDiv w:val="1"/>
      <w:marLeft w:val="0"/>
      <w:marRight w:val="0"/>
      <w:marTop w:val="0"/>
      <w:marBottom w:val="0"/>
      <w:divBdr>
        <w:top w:val="none" w:sz="0" w:space="0" w:color="auto"/>
        <w:left w:val="none" w:sz="0" w:space="0" w:color="auto"/>
        <w:bottom w:val="none" w:sz="0" w:space="0" w:color="auto"/>
        <w:right w:val="none" w:sz="0" w:space="0" w:color="auto"/>
      </w:divBdr>
    </w:div>
    <w:div w:id="1437021833">
      <w:bodyDiv w:val="1"/>
      <w:marLeft w:val="0"/>
      <w:marRight w:val="0"/>
      <w:marTop w:val="0"/>
      <w:marBottom w:val="0"/>
      <w:divBdr>
        <w:top w:val="none" w:sz="0" w:space="0" w:color="auto"/>
        <w:left w:val="none" w:sz="0" w:space="0" w:color="auto"/>
        <w:bottom w:val="none" w:sz="0" w:space="0" w:color="auto"/>
        <w:right w:val="none" w:sz="0" w:space="0" w:color="auto"/>
      </w:divBdr>
    </w:div>
    <w:div w:id="1437021857">
      <w:bodyDiv w:val="1"/>
      <w:marLeft w:val="0"/>
      <w:marRight w:val="0"/>
      <w:marTop w:val="0"/>
      <w:marBottom w:val="0"/>
      <w:divBdr>
        <w:top w:val="none" w:sz="0" w:space="0" w:color="auto"/>
        <w:left w:val="none" w:sz="0" w:space="0" w:color="auto"/>
        <w:bottom w:val="none" w:sz="0" w:space="0" w:color="auto"/>
        <w:right w:val="none" w:sz="0" w:space="0" w:color="auto"/>
      </w:divBdr>
    </w:div>
    <w:div w:id="1437092529">
      <w:bodyDiv w:val="1"/>
      <w:marLeft w:val="0"/>
      <w:marRight w:val="0"/>
      <w:marTop w:val="0"/>
      <w:marBottom w:val="0"/>
      <w:divBdr>
        <w:top w:val="none" w:sz="0" w:space="0" w:color="auto"/>
        <w:left w:val="none" w:sz="0" w:space="0" w:color="auto"/>
        <w:bottom w:val="none" w:sz="0" w:space="0" w:color="auto"/>
        <w:right w:val="none" w:sz="0" w:space="0" w:color="auto"/>
      </w:divBdr>
    </w:div>
    <w:div w:id="1437139591">
      <w:bodyDiv w:val="1"/>
      <w:marLeft w:val="0"/>
      <w:marRight w:val="0"/>
      <w:marTop w:val="0"/>
      <w:marBottom w:val="0"/>
      <w:divBdr>
        <w:top w:val="none" w:sz="0" w:space="0" w:color="auto"/>
        <w:left w:val="none" w:sz="0" w:space="0" w:color="auto"/>
        <w:bottom w:val="none" w:sz="0" w:space="0" w:color="auto"/>
        <w:right w:val="none" w:sz="0" w:space="0" w:color="auto"/>
      </w:divBdr>
    </w:div>
    <w:div w:id="1437217372">
      <w:bodyDiv w:val="1"/>
      <w:marLeft w:val="0"/>
      <w:marRight w:val="0"/>
      <w:marTop w:val="0"/>
      <w:marBottom w:val="0"/>
      <w:divBdr>
        <w:top w:val="none" w:sz="0" w:space="0" w:color="auto"/>
        <w:left w:val="none" w:sz="0" w:space="0" w:color="auto"/>
        <w:bottom w:val="none" w:sz="0" w:space="0" w:color="auto"/>
        <w:right w:val="none" w:sz="0" w:space="0" w:color="auto"/>
      </w:divBdr>
    </w:div>
    <w:div w:id="1437485727">
      <w:bodyDiv w:val="1"/>
      <w:marLeft w:val="0"/>
      <w:marRight w:val="0"/>
      <w:marTop w:val="0"/>
      <w:marBottom w:val="0"/>
      <w:divBdr>
        <w:top w:val="none" w:sz="0" w:space="0" w:color="auto"/>
        <w:left w:val="none" w:sz="0" w:space="0" w:color="auto"/>
        <w:bottom w:val="none" w:sz="0" w:space="0" w:color="auto"/>
        <w:right w:val="none" w:sz="0" w:space="0" w:color="auto"/>
      </w:divBdr>
    </w:div>
    <w:div w:id="1437671701">
      <w:bodyDiv w:val="1"/>
      <w:marLeft w:val="0"/>
      <w:marRight w:val="0"/>
      <w:marTop w:val="0"/>
      <w:marBottom w:val="0"/>
      <w:divBdr>
        <w:top w:val="none" w:sz="0" w:space="0" w:color="auto"/>
        <w:left w:val="none" w:sz="0" w:space="0" w:color="auto"/>
        <w:bottom w:val="none" w:sz="0" w:space="0" w:color="auto"/>
        <w:right w:val="none" w:sz="0" w:space="0" w:color="auto"/>
      </w:divBdr>
    </w:div>
    <w:div w:id="1437749549">
      <w:bodyDiv w:val="1"/>
      <w:marLeft w:val="0"/>
      <w:marRight w:val="0"/>
      <w:marTop w:val="0"/>
      <w:marBottom w:val="0"/>
      <w:divBdr>
        <w:top w:val="none" w:sz="0" w:space="0" w:color="auto"/>
        <w:left w:val="none" w:sz="0" w:space="0" w:color="auto"/>
        <w:bottom w:val="none" w:sz="0" w:space="0" w:color="auto"/>
        <w:right w:val="none" w:sz="0" w:space="0" w:color="auto"/>
      </w:divBdr>
    </w:div>
    <w:div w:id="1437752274">
      <w:bodyDiv w:val="1"/>
      <w:marLeft w:val="0"/>
      <w:marRight w:val="0"/>
      <w:marTop w:val="0"/>
      <w:marBottom w:val="0"/>
      <w:divBdr>
        <w:top w:val="none" w:sz="0" w:space="0" w:color="auto"/>
        <w:left w:val="none" w:sz="0" w:space="0" w:color="auto"/>
        <w:bottom w:val="none" w:sz="0" w:space="0" w:color="auto"/>
        <w:right w:val="none" w:sz="0" w:space="0" w:color="auto"/>
      </w:divBdr>
    </w:div>
    <w:div w:id="1437754455">
      <w:bodyDiv w:val="1"/>
      <w:marLeft w:val="0"/>
      <w:marRight w:val="0"/>
      <w:marTop w:val="0"/>
      <w:marBottom w:val="0"/>
      <w:divBdr>
        <w:top w:val="none" w:sz="0" w:space="0" w:color="auto"/>
        <w:left w:val="none" w:sz="0" w:space="0" w:color="auto"/>
        <w:bottom w:val="none" w:sz="0" w:space="0" w:color="auto"/>
        <w:right w:val="none" w:sz="0" w:space="0" w:color="auto"/>
      </w:divBdr>
    </w:div>
    <w:div w:id="1438060811">
      <w:bodyDiv w:val="1"/>
      <w:marLeft w:val="0"/>
      <w:marRight w:val="0"/>
      <w:marTop w:val="0"/>
      <w:marBottom w:val="0"/>
      <w:divBdr>
        <w:top w:val="none" w:sz="0" w:space="0" w:color="auto"/>
        <w:left w:val="none" w:sz="0" w:space="0" w:color="auto"/>
        <w:bottom w:val="none" w:sz="0" w:space="0" w:color="auto"/>
        <w:right w:val="none" w:sz="0" w:space="0" w:color="auto"/>
      </w:divBdr>
    </w:div>
    <w:div w:id="1438285737">
      <w:bodyDiv w:val="1"/>
      <w:marLeft w:val="0"/>
      <w:marRight w:val="0"/>
      <w:marTop w:val="0"/>
      <w:marBottom w:val="0"/>
      <w:divBdr>
        <w:top w:val="none" w:sz="0" w:space="0" w:color="auto"/>
        <w:left w:val="none" w:sz="0" w:space="0" w:color="auto"/>
        <w:bottom w:val="none" w:sz="0" w:space="0" w:color="auto"/>
        <w:right w:val="none" w:sz="0" w:space="0" w:color="auto"/>
      </w:divBdr>
    </w:div>
    <w:div w:id="1438476504">
      <w:bodyDiv w:val="1"/>
      <w:marLeft w:val="0"/>
      <w:marRight w:val="0"/>
      <w:marTop w:val="0"/>
      <w:marBottom w:val="0"/>
      <w:divBdr>
        <w:top w:val="none" w:sz="0" w:space="0" w:color="auto"/>
        <w:left w:val="none" w:sz="0" w:space="0" w:color="auto"/>
        <w:bottom w:val="none" w:sz="0" w:space="0" w:color="auto"/>
        <w:right w:val="none" w:sz="0" w:space="0" w:color="auto"/>
      </w:divBdr>
    </w:div>
    <w:div w:id="1438713845">
      <w:bodyDiv w:val="1"/>
      <w:marLeft w:val="0"/>
      <w:marRight w:val="0"/>
      <w:marTop w:val="0"/>
      <w:marBottom w:val="0"/>
      <w:divBdr>
        <w:top w:val="none" w:sz="0" w:space="0" w:color="auto"/>
        <w:left w:val="none" w:sz="0" w:space="0" w:color="auto"/>
        <w:bottom w:val="none" w:sz="0" w:space="0" w:color="auto"/>
        <w:right w:val="none" w:sz="0" w:space="0" w:color="auto"/>
      </w:divBdr>
    </w:div>
    <w:div w:id="1438793323">
      <w:bodyDiv w:val="1"/>
      <w:marLeft w:val="0"/>
      <w:marRight w:val="0"/>
      <w:marTop w:val="0"/>
      <w:marBottom w:val="0"/>
      <w:divBdr>
        <w:top w:val="none" w:sz="0" w:space="0" w:color="auto"/>
        <w:left w:val="none" w:sz="0" w:space="0" w:color="auto"/>
        <w:bottom w:val="none" w:sz="0" w:space="0" w:color="auto"/>
        <w:right w:val="none" w:sz="0" w:space="0" w:color="auto"/>
      </w:divBdr>
    </w:div>
    <w:div w:id="1438870826">
      <w:bodyDiv w:val="1"/>
      <w:marLeft w:val="0"/>
      <w:marRight w:val="0"/>
      <w:marTop w:val="0"/>
      <w:marBottom w:val="0"/>
      <w:divBdr>
        <w:top w:val="none" w:sz="0" w:space="0" w:color="auto"/>
        <w:left w:val="none" w:sz="0" w:space="0" w:color="auto"/>
        <w:bottom w:val="none" w:sz="0" w:space="0" w:color="auto"/>
        <w:right w:val="none" w:sz="0" w:space="0" w:color="auto"/>
      </w:divBdr>
    </w:div>
    <w:div w:id="1438914280">
      <w:bodyDiv w:val="1"/>
      <w:marLeft w:val="0"/>
      <w:marRight w:val="0"/>
      <w:marTop w:val="0"/>
      <w:marBottom w:val="0"/>
      <w:divBdr>
        <w:top w:val="none" w:sz="0" w:space="0" w:color="auto"/>
        <w:left w:val="none" w:sz="0" w:space="0" w:color="auto"/>
        <w:bottom w:val="none" w:sz="0" w:space="0" w:color="auto"/>
        <w:right w:val="none" w:sz="0" w:space="0" w:color="auto"/>
      </w:divBdr>
    </w:div>
    <w:div w:id="1439105113">
      <w:bodyDiv w:val="1"/>
      <w:marLeft w:val="0"/>
      <w:marRight w:val="0"/>
      <w:marTop w:val="0"/>
      <w:marBottom w:val="0"/>
      <w:divBdr>
        <w:top w:val="none" w:sz="0" w:space="0" w:color="auto"/>
        <w:left w:val="none" w:sz="0" w:space="0" w:color="auto"/>
        <w:bottom w:val="none" w:sz="0" w:space="0" w:color="auto"/>
        <w:right w:val="none" w:sz="0" w:space="0" w:color="auto"/>
      </w:divBdr>
    </w:div>
    <w:div w:id="1439106207">
      <w:bodyDiv w:val="1"/>
      <w:marLeft w:val="0"/>
      <w:marRight w:val="0"/>
      <w:marTop w:val="0"/>
      <w:marBottom w:val="0"/>
      <w:divBdr>
        <w:top w:val="none" w:sz="0" w:space="0" w:color="auto"/>
        <w:left w:val="none" w:sz="0" w:space="0" w:color="auto"/>
        <w:bottom w:val="none" w:sz="0" w:space="0" w:color="auto"/>
        <w:right w:val="none" w:sz="0" w:space="0" w:color="auto"/>
      </w:divBdr>
    </w:div>
    <w:div w:id="1439329711">
      <w:bodyDiv w:val="1"/>
      <w:marLeft w:val="0"/>
      <w:marRight w:val="0"/>
      <w:marTop w:val="0"/>
      <w:marBottom w:val="0"/>
      <w:divBdr>
        <w:top w:val="none" w:sz="0" w:space="0" w:color="auto"/>
        <w:left w:val="none" w:sz="0" w:space="0" w:color="auto"/>
        <w:bottom w:val="none" w:sz="0" w:space="0" w:color="auto"/>
        <w:right w:val="none" w:sz="0" w:space="0" w:color="auto"/>
      </w:divBdr>
    </w:div>
    <w:div w:id="1439331875">
      <w:bodyDiv w:val="1"/>
      <w:marLeft w:val="0"/>
      <w:marRight w:val="0"/>
      <w:marTop w:val="0"/>
      <w:marBottom w:val="0"/>
      <w:divBdr>
        <w:top w:val="none" w:sz="0" w:space="0" w:color="auto"/>
        <w:left w:val="none" w:sz="0" w:space="0" w:color="auto"/>
        <w:bottom w:val="none" w:sz="0" w:space="0" w:color="auto"/>
        <w:right w:val="none" w:sz="0" w:space="0" w:color="auto"/>
      </w:divBdr>
    </w:div>
    <w:div w:id="1439761018">
      <w:bodyDiv w:val="1"/>
      <w:marLeft w:val="0"/>
      <w:marRight w:val="0"/>
      <w:marTop w:val="0"/>
      <w:marBottom w:val="0"/>
      <w:divBdr>
        <w:top w:val="none" w:sz="0" w:space="0" w:color="auto"/>
        <w:left w:val="none" w:sz="0" w:space="0" w:color="auto"/>
        <w:bottom w:val="none" w:sz="0" w:space="0" w:color="auto"/>
        <w:right w:val="none" w:sz="0" w:space="0" w:color="auto"/>
      </w:divBdr>
    </w:div>
    <w:div w:id="1439763229">
      <w:bodyDiv w:val="1"/>
      <w:marLeft w:val="0"/>
      <w:marRight w:val="0"/>
      <w:marTop w:val="0"/>
      <w:marBottom w:val="0"/>
      <w:divBdr>
        <w:top w:val="none" w:sz="0" w:space="0" w:color="auto"/>
        <w:left w:val="none" w:sz="0" w:space="0" w:color="auto"/>
        <w:bottom w:val="none" w:sz="0" w:space="0" w:color="auto"/>
        <w:right w:val="none" w:sz="0" w:space="0" w:color="auto"/>
      </w:divBdr>
    </w:div>
    <w:div w:id="1439835660">
      <w:bodyDiv w:val="1"/>
      <w:marLeft w:val="0"/>
      <w:marRight w:val="0"/>
      <w:marTop w:val="0"/>
      <w:marBottom w:val="0"/>
      <w:divBdr>
        <w:top w:val="none" w:sz="0" w:space="0" w:color="auto"/>
        <w:left w:val="none" w:sz="0" w:space="0" w:color="auto"/>
        <w:bottom w:val="none" w:sz="0" w:space="0" w:color="auto"/>
        <w:right w:val="none" w:sz="0" w:space="0" w:color="auto"/>
      </w:divBdr>
    </w:div>
    <w:div w:id="1440027089">
      <w:bodyDiv w:val="1"/>
      <w:marLeft w:val="0"/>
      <w:marRight w:val="0"/>
      <w:marTop w:val="0"/>
      <w:marBottom w:val="0"/>
      <w:divBdr>
        <w:top w:val="none" w:sz="0" w:space="0" w:color="auto"/>
        <w:left w:val="none" w:sz="0" w:space="0" w:color="auto"/>
        <w:bottom w:val="none" w:sz="0" w:space="0" w:color="auto"/>
        <w:right w:val="none" w:sz="0" w:space="0" w:color="auto"/>
      </w:divBdr>
    </w:div>
    <w:div w:id="1440174780">
      <w:bodyDiv w:val="1"/>
      <w:marLeft w:val="0"/>
      <w:marRight w:val="0"/>
      <w:marTop w:val="0"/>
      <w:marBottom w:val="0"/>
      <w:divBdr>
        <w:top w:val="none" w:sz="0" w:space="0" w:color="auto"/>
        <w:left w:val="none" w:sz="0" w:space="0" w:color="auto"/>
        <w:bottom w:val="none" w:sz="0" w:space="0" w:color="auto"/>
        <w:right w:val="none" w:sz="0" w:space="0" w:color="auto"/>
      </w:divBdr>
    </w:div>
    <w:div w:id="1440296647">
      <w:bodyDiv w:val="1"/>
      <w:marLeft w:val="0"/>
      <w:marRight w:val="0"/>
      <w:marTop w:val="0"/>
      <w:marBottom w:val="0"/>
      <w:divBdr>
        <w:top w:val="none" w:sz="0" w:space="0" w:color="auto"/>
        <w:left w:val="none" w:sz="0" w:space="0" w:color="auto"/>
        <w:bottom w:val="none" w:sz="0" w:space="0" w:color="auto"/>
        <w:right w:val="none" w:sz="0" w:space="0" w:color="auto"/>
      </w:divBdr>
    </w:div>
    <w:div w:id="1440296790">
      <w:bodyDiv w:val="1"/>
      <w:marLeft w:val="0"/>
      <w:marRight w:val="0"/>
      <w:marTop w:val="0"/>
      <w:marBottom w:val="0"/>
      <w:divBdr>
        <w:top w:val="none" w:sz="0" w:space="0" w:color="auto"/>
        <w:left w:val="none" w:sz="0" w:space="0" w:color="auto"/>
        <w:bottom w:val="none" w:sz="0" w:space="0" w:color="auto"/>
        <w:right w:val="none" w:sz="0" w:space="0" w:color="auto"/>
      </w:divBdr>
    </w:div>
    <w:div w:id="1440493303">
      <w:bodyDiv w:val="1"/>
      <w:marLeft w:val="0"/>
      <w:marRight w:val="0"/>
      <w:marTop w:val="0"/>
      <w:marBottom w:val="0"/>
      <w:divBdr>
        <w:top w:val="none" w:sz="0" w:space="0" w:color="auto"/>
        <w:left w:val="none" w:sz="0" w:space="0" w:color="auto"/>
        <w:bottom w:val="none" w:sz="0" w:space="0" w:color="auto"/>
        <w:right w:val="none" w:sz="0" w:space="0" w:color="auto"/>
      </w:divBdr>
    </w:div>
    <w:div w:id="1440756331">
      <w:bodyDiv w:val="1"/>
      <w:marLeft w:val="0"/>
      <w:marRight w:val="0"/>
      <w:marTop w:val="0"/>
      <w:marBottom w:val="0"/>
      <w:divBdr>
        <w:top w:val="none" w:sz="0" w:space="0" w:color="auto"/>
        <w:left w:val="none" w:sz="0" w:space="0" w:color="auto"/>
        <w:bottom w:val="none" w:sz="0" w:space="0" w:color="auto"/>
        <w:right w:val="none" w:sz="0" w:space="0" w:color="auto"/>
      </w:divBdr>
    </w:div>
    <w:div w:id="1440838408">
      <w:bodyDiv w:val="1"/>
      <w:marLeft w:val="0"/>
      <w:marRight w:val="0"/>
      <w:marTop w:val="0"/>
      <w:marBottom w:val="0"/>
      <w:divBdr>
        <w:top w:val="none" w:sz="0" w:space="0" w:color="auto"/>
        <w:left w:val="none" w:sz="0" w:space="0" w:color="auto"/>
        <w:bottom w:val="none" w:sz="0" w:space="0" w:color="auto"/>
        <w:right w:val="none" w:sz="0" w:space="0" w:color="auto"/>
      </w:divBdr>
    </w:div>
    <w:div w:id="1440906401">
      <w:bodyDiv w:val="1"/>
      <w:marLeft w:val="0"/>
      <w:marRight w:val="0"/>
      <w:marTop w:val="0"/>
      <w:marBottom w:val="0"/>
      <w:divBdr>
        <w:top w:val="none" w:sz="0" w:space="0" w:color="auto"/>
        <w:left w:val="none" w:sz="0" w:space="0" w:color="auto"/>
        <w:bottom w:val="none" w:sz="0" w:space="0" w:color="auto"/>
        <w:right w:val="none" w:sz="0" w:space="0" w:color="auto"/>
      </w:divBdr>
    </w:div>
    <w:div w:id="1440952723">
      <w:bodyDiv w:val="1"/>
      <w:marLeft w:val="0"/>
      <w:marRight w:val="0"/>
      <w:marTop w:val="0"/>
      <w:marBottom w:val="0"/>
      <w:divBdr>
        <w:top w:val="none" w:sz="0" w:space="0" w:color="auto"/>
        <w:left w:val="none" w:sz="0" w:space="0" w:color="auto"/>
        <w:bottom w:val="none" w:sz="0" w:space="0" w:color="auto"/>
        <w:right w:val="none" w:sz="0" w:space="0" w:color="auto"/>
      </w:divBdr>
    </w:div>
    <w:div w:id="1441072768">
      <w:bodyDiv w:val="1"/>
      <w:marLeft w:val="0"/>
      <w:marRight w:val="0"/>
      <w:marTop w:val="0"/>
      <w:marBottom w:val="0"/>
      <w:divBdr>
        <w:top w:val="none" w:sz="0" w:space="0" w:color="auto"/>
        <w:left w:val="none" w:sz="0" w:space="0" w:color="auto"/>
        <w:bottom w:val="none" w:sz="0" w:space="0" w:color="auto"/>
        <w:right w:val="none" w:sz="0" w:space="0" w:color="auto"/>
      </w:divBdr>
    </w:div>
    <w:div w:id="1441225070">
      <w:bodyDiv w:val="1"/>
      <w:marLeft w:val="0"/>
      <w:marRight w:val="0"/>
      <w:marTop w:val="0"/>
      <w:marBottom w:val="0"/>
      <w:divBdr>
        <w:top w:val="none" w:sz="0" w:space="0" w:color="auto"/>
        <w:left w:val="none" w:sz="0" w:space="0" w:color="auto"/>
        <w:bottom w:val="none" w:sz="0" w:space="0" w:color="auto"/>
        <w:right w:val="none" w:sz="0" w:space="0" w:color="auto"/>
      </w:divBdr>
    </w:div>
    <w:div w:id="1441412796">
      <w:bodyDiv w:val="1"/>
      <w:marLeft w:val="0"/>
      <w:marRight w:val="0"/>
      <w:marTop w:val="0"/>
      <w:marBottom w:val="0"/>
      <w:divBdr>
        <w:top w:val="none" w:sz="0" w:space="0" w:color="auto"/>
        <w:left w:val="none" w:sz="0" w:space="0" w:color="auto"/>
        <w:bottom w:val="none" w:sz="0" w:space="0" w:color="auto"/>
        <w:right w:val="none" w:sz="0" w:space="0" w:color="auto"/>
      </w:divBdr>
    </w:div>
    <w:div w:id="1441532083">
      <w:bodyDiv w:val="1"/>
      <w:marLeft w:val="0"/>
      <w:marRight w:val="0"/>
      <w:marTop w:val="0"/>
      <w:marBottom w:val="0"/>
      <w:divBdr>
        <w:top w:val="none" w:sz="0" w:space="0" w:color="auto"/>
        <w:left w:val="none" w:sz="0" w:space="0" w:color="auto"/>
        <w:bottom w:val="none" w:sz="0" w:space="0" w:color="auto"/>
        <w:right w:val="none" w:sz="0" w:space="0" w:color="auto"/>
      </w:divBdr>
    </w:div>
    <w:div w:id="1441561055">
      <w:bodyDiv w:val="1"/>
      <w:marLeft w:val="0"/>
      <w:marRight w:val="0"/>
      <w:marTop w:val="0"/>
      <w:marBottom w:val="0"/>
      <w:divBdr>
        <w:top w:val="none" w:sz="0" w:space="0" w:color="auto"/>
        <w:left w:val="none" w:sz="0" w:space="0" w:color="auto"/>
        <w:bottom w:val="none" w:sz="0" w:space="0" w:color="auto"/>
        <w:right w:val="none" w:sz="0" w:space="0" w:color="auto"/>
      </w:divBdr>
    </w:div>
    <w:div w:id="1441604719">
      <w:bodyDiv w:val="1"/>
      <w:marLeft w:val="0"/>
      <w:marRight w:val="0"/>
      <w:marTop w:val="0"/>
      <w:marBottom w:val="0"/>
      <w:divBdr>
        <w:top w:val="none" w:sz="0" w:space="0" w:color="auto"/>
        <w:left w:val="none" w:sz="0" w:space="0" w:color="auto"/>
        <w:bottom w:val="none" w:sz="0" w:space="0" w:color="auto"/>
        <w:right w:val="none" w:sz="0" w:space="0" w:color="auto"/>
      </w:divBdr>
    </w:div>
    <w:div w:id="1441800169">
      <w:bodyDiv w:val="1"/>
      <w:marLeft w:val="0"/>
      <w:marRight w:val="0"/>
      <w:marTop w:val="0"/>
      <w:marBottom w:val="0"/>
      <w:divBdr>
        <w:top w:val="none" w:sz="0" w:space="0" w:color="auto"/>
        <w:left w:val="none" w:sz="0" w:space="0" w:color="auto"/>
        <w:bottom w:val="none" w:sz="0" w:space="0" w:color="auto"/>
        <w:right w:val="none" w:sz="0" w:space="0" w:color="auto"/>
      </w:divBdr>
    </w:div>
    <w:div w:id="1441801330">
      <w:bodyDiv w:val="1"/>
      <w:marLeft w:val="0"/>
      <w:marRight w:val="0"/>
      <w:marTop w:val="0"/>
      <w:marBottom w:val="0"/>
      <w:divBdr>
        <w:top w:val="none" w:sz="0" w:space="0" w:color="auto"/>
        <w:left w:val="none" w:sz="0" w:space="0" w:color="auto"/>
        <w:bottom w:val="none" w:sz="0" w:space="0" w:color="auto"/>
        <w:right w:val="none" w:sz="0" w:space="0" w:color="auto"/>
      </w:divBdr>
    </w:div>
    <w:div w:id="1441880353">
      <w:bodyDiv w:val="1"/>
      <w:marLeft w:val="0"/>
      <w:marRight w:val="0"/>
      <w:marTop w:val="0"/>
      <w:marBottom w:val="0"/>
      <w:divBdr>
        <w:top w:val="none" w:sz="0" w:space="0" w:color="auto"/>
        <w:left w:val="none" w:sz="0" w:space="0" w:color="auto"/>
        <w:bottom w:val="none" w:sz="0" w:space="0" w:color="auto"/>
        <w:right w:val="none" w:sz="0" w:space="0" w:color="auto"/>
      </w:divBdr>
    </w:div>
    <w:div w:id="1441953954">
      <w:bodyDiv w:val="1"/>
      <w:marLeft w:val="0"/>
      <w:marRight w:val="0"/>
      <w:marTop w:val="0"/>
      <w:marBottom w:val="0"/>
      <w:divBdr>
        <w:top w:val="none" w:sz="0" w:space="0" w:color="auto"/>
        <w:left w:val="none" w:sz="0" w:space="0" w:color="auto"/>
        <w:bottom w:val="none" w:sz="0" w:space="0" w:color="auto"/>
        <w:right w:val="none" w:sz="0" w:space="0" w:color="auto"/>
      </w:divBdr>
    </w:div>
    <w:div w:id="1441955176">
      <w:bodyDiv w:val="1"/>
      <w:marLeft w:val="0"/>
      <w:marRight w:val="0"/>
      <w:marTop w:val="0"/>
      <w:marBottom w:val="0"/>
      <w:divBdr>
        <w:top w:val="none" w:sz="0" w:space="0" w:color="auto"/>
        <w:left w:val="none" w:sz="0" w:space="0" w:color="auto"/>
        <w:bottom w:val="none" w:sz="0" w:space="0" w:color="auto"/>
        <w:right w:val="none" w:sz="0" w:space="0" w:color="auto"/>
      </w:divBdr>
    </w:div>
    <w:div w:id="1441991281">
      <w:bodyDiv w:val="1"/>
      <w:marLeft w:val="0"/>
      <w:marRight w:val="0"/>
      <w:marTop w:val="0"/>
      <w:marBottom w:val="0"/>
      <w:divBdr>
        <w:top w:val="none" w:sz="0" w:space="0" w:color="auto"/>
        <w:left w:val="none" w:sz="0" w:space="0" w:color="auto"/>
        <w:bottom w:val="none" w:sz="0" w:space="0" w:color="auto"/>
        <w:right w:val="none" w:sz="0" w:space="0" w:color="auto"/>
      </w:divBdr>
    </w:div>
    <w:div w:id="1441991656">
      <w:bodyDiv w:val="1"/>
      <w:marLeft w:val="0"/>
      <w:marRight w:val="0"/>
      <w:marTop w:val="0"/>
      <w:marBottom w:val="0"/>
      <w:divBdr>
        <w:top w:val="none" w:sz="0" w:space="0" w:color="auto"/>
        <w:left w:val="none" w:sz="0" w:space="0" w:color="auto"/>
        <w:bottom w:val="none" w:sz="0" w:space="0" w:color="auto"/>
        <w:right w:val="none" w:sz="0" w:space="0" w:color="auto"/>
      </w:divBdr>
    </w:div>
    <w:div w:id="1442191717">
      <w:bodyDiv w:val="1"/>
      <w:marLeft w:val="0"/>
      <w:marRight w:val="0"/>
      <w:marTop w:val="0"/>
      <w:marBottom w:val="0"/>
      <w:divBdr>
        <w:top w:val="none" w:sz="0" w:space="0" w:color="auto"/>
        <w:left w:val="none" w:sz="0" w:space="0" w:color="auto"/>
        <w:bottom w:val="none" w:sz="0" w:space="0" w:color="auto"/>
        <w:right w:val="none" w:sz="0" w:space="0" w:color="auto"/>
      </w:divBdr>
    </w:div>
    <w:div w:id="1442266032">
      <w:bodyDiv w:val="1"/>
      <w:marLeft w:val="0"/>
      <w:marRight w:val="0"/>
      <w:marTop w:val="0"/>
      <w:marBottom w:val="0"/>
      <w:divBdr>
        <w:top w:val="none" w:sz="0" w:space="0" w:color="auto"/>
        <w:left w:val="none" w:sz="0" w:space="0" w:color="auto"/>
        <w:bottom w:val="none" w:sz="0" w:space="0" w:color="auto"/>
        <w:right w:val="none" w:sz="0" w:space="0" w:color="auto"/>
      </w:divBdr>
    </w:div>
    <w:div w:id="1442381871">
      <w:bodyDiv w:val="1"/>
      <w:marLeft w:val="0"/>
      <w:marRight w:val="0"/>
      <w:marTop w:val="0"/>
      <w:marBottom w:val="0"/>
      <w:divBdr>
        <w:top w:val="none" w:sz="0" w:space="0" w:color="auto"/>
        <w:left w:val="none" w:sz="0" w:space="0" w:color="auto"/>
        <w:bottom w:val="none" w:sz="0" w:space="0" w:color="auto"/>
        <w:right w:val="none" w:sz="0" w:space="0" w:color="auto"/>
      </w:divBdr>
    </w:div>
    <w:div w:id="1442453623">
      <w:bodyDiv w:val="1"/>
      <w:marLeft w:val="0"/>
      <w:marRight w:val="0"/>
      <w:marTop w:val="0"/>
      <w:marBottom w:val="0"/>
      <w:divBdr>
        <w:top w:val="none" w:sz="0" w:space="0" w:color="auto"/>
        <w:left w:val="none" w:sz="0" w:space="0" w:color="auto"/>
        <w:bottom w:val="none" w:sz="0" w:space="0" w:color="auto"/>
        <w:right w:val="none" w:sz="0" w:space="0" w:color="auto"/>
      </w:divBdr>
    </w:div>
    <w:div w:id="1442460378">
      <w:bodyDiv w:val="1"/>
      <w:marLeft w:val="0"/>
      <w:marRight w:val="0"/>
      <w:marTop w:val="0"/>
      <w:marBottom w:val="0"/>
      <w:divBdr>
        <w:top w:val="none" w:sz="0" w:space="0" w:color="auto"/>
        <w:left w:val="none" w:sz="0" w:space="0" w:color="auto"/>
        <w:bottom w:val="none" w:sz="0" w:space="0" w:color="auto"/>
        <w:right w:val="none" w:sz="0" w:space="0" w:color="auto"/>
      </w:divBdr>
    </w:div>
    <w:div w:id="1442607156">
      <w:bodyDiv w:val="1"/>
      <w:marLeft w:val="0"/>
      <w:marRight w:val="0"/>
      <w:marTop w:val="0"/>
      <w:marBottom w:val="0"/>
      <w:divBdr>
        <w:top w:val="none" w:sz="0" w:space="0" w:color="auto"/>
        <w:left w:val="none" w:sz="0" w:space="0" w:color="auto"/>
        <w:bottom w:val="none" w:sz="0" w:space="0" w:color="auto"/>
        <w:right w:val="none" w:sz="0" w:space="0" w:color="auto"/>
      </w:divBdr>
    </w:div>
    <w:div w:id="1442650205">
      <w:bodyDiv w:val="1"/>
      <w:marLeft w:val="0"/>
      <w:marRight w:val="0"/>
      <w:marTop w:val="0"/>
      <w:marBottom w:val="0"/>
      <w:divBdr>
        <w:top w:val="none" w:sz="0" w:space="0" w:color="auto"/>
        <w:left w:val="none" w:sz="0" w:space="0" w:color="auto"/>
        <w:bottom w:val="none" w:sz="0" w:space="0" w:color="auto"/>
        <w:right w:val="none" w:sz="0" w:space="0" w:color="auto"/>
      </w:divBdr>
    </w:div>
    <w:div w:id="1442722967">
      <w:bodyDiv w:val="1"/>
      <w:marLeft w:val="0"/>
      <w:marRight w:val="0"/>
      <w:marTop w:val="0"/>
      <w:marBottom w:val="0"/>
      <w:divBdr>
        <w:top w:val="none" w:sz="0" w:space="0" w:color="auto"/>
        <w:left w:val="none" w:sz="0" w:space="0" w:color="auto"/>
        <w:bottom w:val="none" w:sz="0" w:space="0" w:color="auto"/>
        <w:right w:val="none" w:sz="0" w:space="0" w:color="auto"/>
      </w:divBdr>
    </w:div>
    <w:div w:id="1442990757">
      <w:bodyDiv w:val="1"/>
      <w:marLeft w:val="0"/>
      <w:marRight w:val="0"/>
      <w:marTop w:val="0"/>
      <w:marBottom w:val="0"/>
      <w:divBdr>
        <w:top w:val="none" w:sz="0" w:space="0" w:color="auto"/>
        <w:left w:val="none" w:sz="0" w:space="0" w:color="auto"/>
        <w:bottom w:val="none" w:sz="0" w:space="0" w:color="auto"/>
        <w:right w:val="none" w:sz="0" w:space="0" w:color="auto"/>
      </w:divBdr>
    </w:div>
    <w:div w:id="1443066907">
      <w:bodyDiv w:val="1"/>
      <w:marLeft w:val="0"/>
      <w:marRight w:val="0"/>
      <w:marTop w:val="0"/>
      <w:marBottom w:val="0"/>
      <w:divBdr>
        <w:top w:val="none" w:sz="0" w:space="0" w:color="auto"/>
        <w:left w:val="none" w:sz="0" w:space="0" w:color="auto"/>
        <w:bottom w:val="none" w:sz="0" w:space="0" w:color="auto"/>
        <w:right w:val="none" w:sz="0" w:space="0" w:color="auto"/>
      </w:divBdr>
    </w:div>
    <w:div w:id="1443306275">
      <w:bodyDiv w:val="1"/>
      <w:marLeft w:val="0"/>
      <w:marRight w:val="0"/>
      <w:marTop w:val="0"/>
      <w:marBottom w:val="0"/>
      <w:divBdr>
        <w:top w:val="none" w:sz="0" w:space="0" w:color="auto"/>
        <w:left w:val="none" w:sz="0" w:space="0" w:color="auto"/>
        <w:bottom w:val="none" w:sz="0" w:space="0" w:color="auto"/>
        <w:right w:val="none" w:sz="0" w:space="0" w:color="auto"/>
      </w:divBdr>
    </w:div>
    <w:div w:id="1443451362">
      <w:bodyDiv w:val="1"/>
      <w:marLeft w:val="0"/>
      <w:marRight w:val="0"/>
      <w:marTop w:val="0"/>
      <w:marBottom w:val="0"/>
      <w:divBdr>
        <w:top w:val="none" w:sz="0" w:space="0" w:color="auto"/>
        <w:left w:val="none" w:sz="0" w:space="0" w:color="auto"/>
        <w:bottom w:val="none" w:sz="0" w:space="0" w:color="auto"/>
        <w:right w:val="none" w:sz="0" w:space="0" w:color="auto"/>
      </w:divBdr>
    </w:div>
    <w:div w:id="1443770662">
      <w:bodyDiv w:val="1"/>
      <w:marLeft w:val="0"/>
      <w:marRight w:val="0"/>
      <w:marTop w:val="0"/>
      <w:marBottom w:val="0"/>
      <w:divBdr>
        <w:top w:val="none" w:sz="0" w:space="0" w:color="auto"/>
        <w:left w:val="none" w:sz="0" w:space="0" w:color="auto"/>
        <w:bottom w:val="none" w:sz="0" w:space="0" w:color="auto"/>
        <w:right w:val="none" w:sz="0" w:space="0" w:color="auto"/>
      </w:divBdr>
    </w:div>
    <w:div w:id="1444229107">
      <w:bodyDiv w:val="1"/>
      <w:marLeft w:val="0"/>
      <w:marRight w:val="0"/>
      <w:marTop w:val="0"/>
      <w:marBottom w:val="0"/>
      <w:divBdr>
        <w:top w:val="none" w:sz="0" w:space="0" w:color="auto"/>
        <w:left w:val="none" w:sz="0" w:space="0" w:color="auto"/>
        <w:bottom w:val="none" w:sz="0" w:space="0" w:color="auto"/>
        <w:right w:val="none" w:sz="0" w:space="0" w:color="auto"/>
      </w:divBdr>
    </w:div>
    <w:div w:id="1444764345">
      <w:bodyDiv w:val="1"/>
      <w:marLeft w:val="0"/>
      <w:marRight w:val="0"/>
      <w:marTop w:val="0"/>
      <w:marBottom w:val="0"/>
      <w:divBdr>
        <w:top w:val="none" w:sz="0" w:space="0" w:color="auto"/>
        <w:left w:val="none" w:sz="0" w:space="0" w:color="auto"/>
        <w:bottom w:val="none" w:sz="0" w:space="0" w:color="auto"/>
        <w:right w:val="none" w:sz="0" w:space="0" w:color="auto"/>
      </w:divBdr>
    </w:div>
    <w:div w:id="1444767476">
      <w:bodyDiv w:val="1"/>
      <w:marLeft w:val="0"/>
      <w:marRight w:val="0"/>
      <w:marTop w:val="0"/>
      <w:marBottom w:val="0"/>
      <w:divBdr>
        <w:top w:val="none" w:sz="0" w:space="0" w:color="auto"/>
        <w:left w:val="none" w:sz="0" w:space="0" w:color="auto"/>
        <w:bottom w:val="none" w:sz="0" w:space="0" w:color="auto"/>
        <w:right w:val="none" w:sz="0" w:space="0" w:color="auto"/>
      </w:divBdr>
    </w:div>
    <w:div w:id="1444809128">
      <w:bodyDiv w:val="1"/>
      <w:marLeft w:val="0"/>
      <w:marRight w:val="0"/>
      <w:marTop w:val="0"/>
      <w:marBottom w:val="0"/>
      <w:divBdr>
        <w:top w:val="none" w:sz="0" w:space="0" w:color="auto"/>
        <w:left w:val="none" w:sz="0" w:space="0" w:color="auto"/>
        <w:bottom w:val="none" w:sz="0" w:space="0" w:color="auto"/>
        <w:right w:val="none" w:sz="0" w:space="0" w:color="auto"/>
      </w:divBdr>
    </w:div>
    <w:div w:id="1444883672">
      <w:bodyDiv w:val="1"/>
      <w:marLeft w:val="0"/>
      <w:marRight w:val="0"/>
      <w:marTop w:val="0"/>
      <w:marBottom w:val="0"/>
      <w:divBdr>
        <w:top w:val="none" w:sz="0" w:space="0" w:color="auto"/>
        <w:left w:val="none" w:sz="0" w:space="0" w:color="auto"/>
        <w:bottom w:val="none" w:sz="0" w:space="0" w:color="auto"/>
        <w:right w:val="none" w:sz="0" w:space="0" w:color="auto"/>
      </w:divBdr>
    </w:div>
    <w:div w:id="1445148531">
      <w:bodyDiv w:val="1"/>
      <w:marLeft w:val="0"/>
      <w:marRight w:val="0"/>
      <w:marTop w:val="0"/>
      <w:marBottom w:val="0"/>
      <w:divBdr>
        <w:top w:val="none" w:sz="0" w:space="0" w:color="auto"/>
        <w:left w:val="none" w:sz="0" w:space="0" w:color="auto"/>
        <w:bottom w:val="none" w:sz="0" w:space="0" w:color="auto"/>
        <w:right w:val="none" w:sz="0" w:space="0" w:color="auto"/>
      </w:divBdr>
    </w:div>
    <w:div w:id="1445415856">
      <w:bodyDiv w:val="1"/>
      <w:marLeft w:val="0"/>
      <w:marRight w:val="0"/>
      <w:marTop w:val="0"/>
      <w:marBottom w:val="0"/>
      <w:divBdr>
        <w:top w:val="none" w:sz="0" w:space="0" w:color="auto"/>
        <w:left w:val="none" w:sz="0" w:space="0" w:color="auto"/>
        <w:bottom w:val="none" w:sz="0" w:space="0" w:color="auto"/>
        <w:right w:val="none" w:sz="0" w:space="0" w:color="auto"/>
      </w:divBdr>
    </w:div>
    <w:div w:id="1445416836">
      <w:bodyDiv w:val="1"/>
      <w:marLeft w:val="0"/>
      <w:marRight w:val="0"/>
      <w:marTop w:val="0"/>
      <w:marBottom w:val="0"/>
      <w:divBdr>
        <w:top w:val="none" w:sz="0" w:space="0" w:color="auto"/>
        <w:left w:val="none" w:sz="0" w:space="0" w:color="auto"/>
        <w:bottom w:val="none" w:sz="0" w:space="0" w:color="auto"/>
        <w:right w:val="none" w:sz="0" w:space="0" w:color="auto"/>
      </w:divBdr>
    </w:div>
    <w:div w:id="1445689987">
      <w:bodyDiv w:val="1"/>
      <w:marLeft w:val="0"/>
      <w:marRight w:val="0"/>
      <w:marTop w:val="0"/>
      <w:marBottom w:val="0"/>
      <w:divBdr>
        <w:top w:val="none" w:sz="0" w:space="0" w:color="auto"/>
        <w:left w:val="none" w:sz="0" w:space="0" w:color="auto"/>
        <w:bottom w:val="none" w:sz="0" w:space="0" w:color="auto"/>
        <w:right w:val="none" w:sz="0" w:space="0" w:color="auto"/>
      </w:divBdr>
    </w:div>
    <w:div w:id="1445808005">
      <w:bodyDiv w:val="1"/>
      <w:marLeft w:val="0"/>
      <w:marRight w:val="0"/>
      <w:marTop w:val="0"/>
      <w:marBottom w:val="0"/>
      <w:divBdr>
        <w:top w:val="none" w:sz="0" w:space="0" w:color="auto"/>
        <w:left w:val="none" w:sz="0" w:space="0" w:color="auto"/>
        <w:bottom w:val="none" w:sz="0" w:space="0" w:color="auto"/>
        <w:right w:val="none" w:sz="0" w:space="0" w:color="auto"/>
      </w:divBdr>
    </w:div>
    <w:div w:id="1445996050">
      <w:bodyDiv w:val="1"/>
      <w:marLeft w:val="0"/>
      <w:marRight w:val="0"/>
      <w:marTop w:val="0"/>
      <w:marBottom w:val="0"/>
      <w:divBdr>
        <w:top w:val="none" w:sz="0" w:space="0" w:color="auto"/>
        <w:left w:val="none" w:sz="0" w:space="0" w:color="auto"/>
        <w:bottom w:val="none" w:sz="0" w:space="0" w:color="auto"/>
        <w:right w:val="none" w:sz="0" w:space="0" w:color="auto"/>
      </w:divBdr>
    </w:div>
    <w:div w:id="1446004873">
      <w:bodyDiv w:val="1"/>
      <w:marLeft w:val="0"/>
      <w:marRight w:val="0"/>
      <w:marTop w:val="0"/>
      <w:marBottom w:val="0"/>
      <w:divBdr>
        <w:top w:val="none" w:sz="0" w:space="0" w:color="auto"/>
        <w:left w:val="none" w:sz="0" w:space="0" w:color="auto"/>
        <w:bottom w:val="none" w:sz="0" w:space="0" w:color="auto"/>
        <w:right w:val="none" w:sz="0" w:space="0" w:color="auto"/>
      </w:divBdr>
    </w:div>
    <w:div w:id="1446149002">
      <w:bodyDiv w:val="1"/>
      <w:marLeft w:val="0"/>
      <w:marRight w:val="0"/>
      <w:marTop w:val="0"/>
      <w:marBottom w:val="0"/>
      <w:divBdr>
        <w:top w:val="none" w:sz="0" w:space="0" w:color="auto"/>
        <w:left w:val="none" w:sz="0" w:space="0" w:color="auto"/>
        <w:bottom w:val="none" w:sz="0" w:space="0" w:color="auto"/>
        <w:right w:val="none" w:sz="0" w:space="0" w:color="auto"/>
      </w:divBdr>
    </w:div>
    <w:div w:id="1446341505">
      <w:bodyDiv w:val="1"/>
      <w:marLeft w:val="0"/>
      <w:marRight w:val="0"/>
      <w:marTop w:val="0"/>
      <w:marBottom w:val="0"/>
      <w:divBdr>
        <w:top w:val="none" w:sz="0" w:space="0" w:color="auto"/>
        <w:left w:val="none" w:sz="0" w:space="0" w:color="auto"/>
        <w:bottom w:val="none" w:sz="0" w:space="0" w:color="auto"/>
        <w:right w:val="none" w:sz="0" w:space="0" w:color="auto"/>
      </w:divBdr>
    </w:div>
    <w:div w:id="1446382678">
      <w:bodyDiv w:val="1"/>
      <w:marLeft w:val="0"/>
      <w:marRight w:val="0"/>
      <w:marTop w:val="0"/>
      <w:marBottom w:val="0"/>
      <w:divBdr>
        <w:top w:val="none" w:sz="0" w:space="0" w:color="auto"/>
        <w:left w:val="none" w:sz="0" w:space="0" w:color="auto"/>
        <w:bottom w:val="none" w:sz="0" w:space="0" w:color="auto"/>
        <w:right w:val="none" w:sz="0" w:space="0" w:color="auto"/>
      </w:divBdr>
    </w:div>
    <w:div w:id="1446461186">
      <w:bodyDiv w:val="1"/>
      <w:marLeft w:val="0"/>
      <w:marRight w:val="0"/>
      <w:marTop w:val="0"/>
      <w:marBottom w:val="0"/>
      <w:divBdr>
        <w:top w:val="none" w:sz="0" w:space="0" w:color="auto"/>
        <w:left w:val="none" w:sz="0" w:space="0" w:color="auto"/>
        <w:bottom w:val="none" w:sz="0" w:space="0" w:color="auto"/>
        <w:right w:val="none" w:sz="0" w:space="0" w:color="auto"/>
      </w:divBdr>
    </w:div>
    <w:div w:id="1446535708">
      <w:bodyDiv w:val="1"/>
      <w:marLeft w:val="0"/>
      <w:marRight w:val="0"/>
      <w:marTop w:val="0"/>
      <w:marBottom w:val="0"/>
      <w:divBdr>
        <w:top w:val="none" w:sz="0" w:space="0" w:color="auto"/>
        <w:left w:val="none" w:sz="0" w:space="0" w:color="auto"/>
        <w:bottom w:val="none" w:sz="0" w:space="0" w:color="auto"/>
        <w:right w:val="none" w:sz="0" w:space="0" w:color="auto"/>
      </w:divBdr>
    </w:div>
    <w:div w:id="1446577185">
      <w:bodyDiv w:val="1"/>
      <w:marLeft w:val="0"/>
      <w:marRight w:val="0"/>
      <w:marTop w:val="0"/>
      <w:marBottom w:val="0"/>
      <w:divBdr>
        <w:top w:val="none" w:sz="0" w:space="0" w:color="auto"/>
        <w:left w:val="none" w:sz="0" w:space="0" w:color="auto"/>
        <w:bottom w:val="none" w:sz="0" w:space="0" w:color="auto"/>
        <w:right w:val="none" w:sz="0" w:space="0" w:color="auto"/>
      </w:divBdr>
    </w:div>
    <w:div w:id="1446577889">
      <w:bodyDiv w:val="1"/>
      <w:marLeft w:val="0"/>
      <w:marRight w:val="0"/>
      <w:marTop w:val="0"/>
      <w:marBottom w:val="0"/>
      <w:divBdr>
        <w:top w:val="none" w:sz="0" w:space="0" w:color="auto"/>
        <w:left w:val="none" w:sz="0" w:space="0" w:color="auto"/>
        <w:bottom w:val="none" w:sz="0" w:space="0" w:color="auto"/>
        <w:right w:val="none" w:sz="0" w:space="0" w:color="auto"/>
      </w:divBdr>
    </w:div>
    <w:div w:id="1446804539">
      <w:bodyDiv w:val="1"/>
      <w:marLeft w:val="0"/>
      <w:marRight w:val="0"/>
      <w:marTop w:val="0"/>
      <w:marBottom w:val="0"/>
      <w:divBdr>
        <w:top w:val="none" w:sz="0" w:space="0" w:color="auto"/>
        <w:left w:val="none" w:sz="0" w:space="0" w:color="auto"/>
        <w:bottom w:val="none" w:sz="0" w:space="0" w:color="auto"/>
        <w:right w:val="none" w:sz="0" w:space="0" w:color="auto"/>
      </w:divBdr>
    </w:div>
    <w:div w:id="1446844709">
      <w:bodyDiv w:val="1"/>
      <w:marLeft w:val="0"/>
      <w:marRight w:val="0"/>
      <w:marTop w:val="0"/>
      <w:marBottom w:val="0"/>
      <w:divBdr>
        <w:top w:val="none" w:sz="0" w:space="0" w:color="auto"/>
        <w:left w:val="none" w:sz="0" w:space="0" w:color="auto"/>
        <w:bottom w:val="none" w:sz="0" w:space="0" w:color="auto"/>
        <w:right w:val="none" w:sz="0" w:space="0" w:color="auto"/>
      </w:divBdr>
    </w:div>
    <w:div w:id="1446847228">
      <w:bodyDiv w:val="1"/>
      <w:marLeft w:val="0"/>
      <w:marRight w:val="0"/>
      <w:marTop w:val="0"/>
      <w:marBottom w:val="0"/>
      <w:divBdr>
        <w:top w:val="none" w:sz="0" w:space="0" w:color="auto"/>
        <w:left w:val="none" w:sz="0" w:space="0" w:color="auto"/>
        <w:bottom w:val="none" w:sz="0" w:space="0" w:color="auto"/>
        <w:right w:val="none" w:sz="0" w:space="0" w:color="auto"/>
      </w:divBdr>
    </w:div>
    <w:div w:id="1446922986">
      <w:bodyDiv w:val="1"/>
      <w:marLeft w:val="0"/>
      <w:marRight w:val="0"/>
      <w:marTop w:val="0"/>
      <w:marBottom w:val="0"/>
      <w:divBdr>
        <w:top w:val="none" w:sz="0" w:space="0" w:color="auto"/>
        <w:left w:val="none" w:sz="0" w:space="0" w:color="auto"/>
        <w:bottom w:val="none" w:sz="0" w:space="0" w:color="auto"/>
        <w:right w:val="none" w:sz="0" w:space="0" w:color="auto"/>
      </w:divBdr>
    </w:div>
    <w:div w:id="1447042155">
      <w:bodyDiv w:val="1"/>
      <w:marLeft w:val="0"/>
      <w:marRight w:val="0"/>
      <w:marTop w:val="0"/>
      <w:marBottom w:val="0"/>
      <w:divBdr>
        <w:top w:val="none" w:sz="0" w:space="0" w:color="auto"/>
        <w:left w:val="none" w:sz="0" w:space="0" w:color="auto"/>
        <w:bottom w:val="none" w:sz="0" w:space="0" w:color="auto"/>
        <w:right w:val="none" w:sz="0" w:space="0" w:color="auto"/>
      </w:divBdr>
    </w:div>
    <w:div w:id="1447306149">
      <w:bodyDiv w:val="1"/>
      <w:marLeft w:val="0"/>
      <w:marRight w:val="0"/>
      <w:marTop w:val="0"/>
      <w:marBottom w:val="0"/>
      <w:divBdr>
        <w:top w:val="none" w:sz="0" w:space="0" w:color="auto"/>
        <w:left w:val="none" w:sz="0" w:space="0" w:color="auto"/>
        <w:bottom w:val="none" w:sz="0" w:space="0" w:color="auto"/>
        <w:right w:val="none" w:sz="0" w:space="0" w:color="auto"/>
      </w:divBdr>
    </w:div>
    <w:div w:id="1447314417">
      <w:bodyDiv w:val="1"/>
      <w:marLeft w:val="0"/>
      <w:marRight w:val="0"/>
      <w:marTop w:val="0"/>
      <w:marBottom w:val="0"/>
      <w:divBdr>
        <w:top w:val="none" w:sz="0" w:space="0" w:color="auto"/>
        <w:left w:val="none" w:sz="0" w:space="0" w:color="auto"/>
        <w:bottom w:val="none" w:sz="0" w:space="0" w:color="auto"/>
        <w:right w:val="none" w:sz="0" w:space="0" w:color="auto"/>
      </w:divBdr>
    </w:div>
    <w:div w:id="1447656442">
      <w:bodyDiv w:val="1"/>
      <w:marLeft w:val="0"/>
      <w:marRight w:val="0"/>
      <w:marTop w:val="0"/>
      <w:marBottom w:val="0"/>
      <w:divBdr>
        <w:top w:val="none" w:sz="0" w:space="0" w:color="auto"/>
        <w:left w:val="none" w:sz="0" w:space="0" w:color="auto"/>
        <w:bottom w:val="none" w:sz="0" w:space="0" w:color="auto"/>
        <w:right w:val="none" w:sz="0" w:space="0" w:color="auto"/>
      </w:divBdr>
    </w:div>
    <w:div w:id="1447696091">
      <w:bodyDiv w:val="1"/>
      <w:marLeft w:val="0"/>
      <w:marRight w:val="0"/>
      <w:marTop w:val="0"/>
      <w:marBottom w:val="0"/>
      <w:divBdr>
        <w:top w:val="none" w:sz="0" w:space="0" w:color="auto"/>
        <w:left w:val="none" w:sz="0" w:space="0" w:color="auto"/>
        <w:bottom w:val="none" w:sz="0" w:space="0" w:color="auto"/>
        <w:right w:val="none" w:sz="0" w:space="0" w:color="auto"/>
      </w:divBdr>
    </w:div>
    <w:div w:id="1447700897">
      <w:bodyDiv w:val="1"/>
      <w:marLeft w:val="0"/>
      <w:marRight w:val="0"/>
      <w:marTop w:val="0"/>
      <w:marBottom w:val="0"/>
      <w:divBdr>
        <w:top w:val="none" w:sz="0" w:space="0" w:color="auto"/>
        <w:left w:val="none" w:sz="0" w:space="0" w:color="auto"/>
        <w:bottom w:val="none" w:sz="0" w:space="0" w:color="auto"/>
        <w:right w:val="none" w:sz="0" w:space="0" w:color="auto"/>
      </w:divBdr>
    </w:div>
    <w:div w:id="1447775059">
      <w:bodyDiv w:val="1"/>
      <w:marLeft w:val="0"/>
      <w:marRight w:val="0"/>
      <w:marTop w:val="0"/>
      <w:marBottom w:val="0"/>
      <w:divBdr>
        <w:top w:val="none" w:sz="0" w:space="0" w:color="auto"/>
        <w:left w:val="none" w:sz="0" w:space="0" w:color="auto"/>
        <w:bottom w:val="none" w:sz="0" w:space="0" w:color="auto"/>
        <w:right w:val="none" w:sz="0" w:space="0" w:color="auto"/>
      </w:divBdr>
    </w:div>
    <w:div w:id="1448042488">
      <w:bodyDiv w:val="1"/>
      <w:marLeft w:val="0"/>
      <w:marRight w:val="0"/>
      <w:marTop w:val="0"/>
      <w:marBottom w:val="0"/>
      <w:divBdr>
        <w:top w:val="none" w:sz="0" w:space="0" w:color="auto"/>
        <w:left w:val="none" w:sz="0" w:space="0" w:color="auto"/>
        <w:bottom w:val="none" w:sz="0" w:space="0" w:color="auto"/>
        <w:right w:val="none" w:sz="0" w:space="0" w:color="auto"/>
      </w:divBdr>
    </w:div>
    <w:div w:id="1448163517">
      <w:bodyDiv w:val="1"/>
      <w:marLeft w:val="0"/>
      <w:marRight w:val="0"/>
      <w:marTop w:val="0"/>
      <w:marBottom w:val="0"/>
      <w:divBdr>
        <w:top w:val="none" w:sz="0" w:space="0" w:color="auto"/>
        <w:left w:val="none" w:sz="0" w:space="0" w:color="auto"/>
        <w:bottom w:val="none" w:sz="0" w:space="0" w:color="auto"/>
        <w:right w:val="none" w:sz="0" w:space="0" w:color="auto"/>
      </w:divBdr>
    </w:div>
    <w:div w:id="1448233502">
      <w:bodyDiv w:val="1"/>
      <w:marLeft w:val="0"/>
      <w:marRight w:val="0"/>
      <w:marTop w:val="0"/>
      <w:marBottom w:val="0"/>
      <w:divBdr>
        <w:top w:val="none" w:sz="0" w:space="0" w:color="auto"/>
        <w:left w:val="none" w:sz="0" w:space="0" w:color="auto"/>
        <w:bottom w:val="none" w:sz="0" w:space="0" w:color="auto"/>
        <w:right w:val="none" w:sz="0" w:space="0" w:color="auto"/>
      </w:divBdr>
    </w:div>
    <w:div w:id="1448504883">
      <w:bodyDiv w:val="1"/>
      <w:marLeft w:val="0"/>
      <w:marRight w:val="0"/>
      <w:marTop w:val="0"/>
      <w:marBottom w:val="0"/>
      <w:divBdr>
        <w:top w:val="none" w:sz="0" w:space="0" w:color="auto"/>
        <w:left w:val="none" w:sz="0" w:space="0" w:color="auto"/>
        <w:bottom w:val="none" w:sz="0" w:space="0" w:color="auto"/>
        <w:right w:val="none" w:sz="0" w:space="0" w:color="auto"/>
      </w:divBdr>
    </w:div>
    <w:div w:id="1448543525">
      <w:bodyDiv w:val="1"/>
      <w:marLeft w:val="0"/>
      <w:marRight w:val="0"/>
      <w:marTop w:val="0"/>
      <w:marBottom w:val="0"/>
      <w:divBdr>
        <w:top w:val="none" w:sz="0" w:space="0" w:color="auto"/>
        <w:left w:val="none" w:sz="0" w:space="0" w:color="auto"/>
        <w:bottom w:val="none" w:sz="0" w:space="0" w:color="auto"/>
        <w:right w:val="none" w:sz="0" w:space="0" w:color="auto"/>
      </w:divBdr>
    </w:div>
    <w:div w:id="1448548463">
      <w:bodyDiv w:val="1"/>
      <w:marLeft w:val="0"/>
      <w:marRight w:val="0"/>
      <w:marTop w:val="0"/>
      <w:marBottom w:val="0"/>
      <w:divBdr>
        <w:top w:val="none" w:sz="0" w:space="0" w:color="auto"/>
        <w:left w:val="none" w:sz="0" w:space="0" w:color="auto"/>
        <w:bottom w:val="none" w:sz="0" w:space="0" w:color="auto"/>
        <w:right w:val="none" w:sz="0" w:space="0" w:color="auto"/>
      </w:divBdr>
    </w:div>
    <w:div w:id="1448771281">
      <w:bodyDiv w:val="1"/>
      <w:marLeft w:val="0"/>
      <w:marRight w:val="0"/>
      <w:marTop w:val="0"/>
      <w:marBottom w:val="0"/>
      <w:divBdr>
        <w:top w:val="none" w:sz="0" w:space="0" w:color="auto"/>
        <w:left w:val="none" w:sz="0" w:space="0" w:color="auto"/>
        <w:bottom w:val="none" w:sz="0" w:space="0" w:color="auto"/>
        <w:right w:val="none" w:sz="0" w:space="0" w:color="auto"/>
      </w:divBdr>
    </w:div>
    <w:div w:id="1448815644">
      <w:bodyDiv w:val="1"/>
      <w:marLeft w:val="0"/>
      <w:marRight w:val="0"/>
      <w:marTop w:val="0"/>
      <w:marBottom w:val="0"/>
      <w:divBdr>
        <w:top w:val="none" w:sz="0" w:space="0" w:color="auto"/>
        <w:left w:val="none" w:sz="0" w:space="0" w:color="auto"/>
        <w:bottom w:val="none" w:sz="0" w:space="0" w:color="auto"/>
        <w:right w:val="none" w:sz="0" w:space="0" w:color="auto"/>
      </w:divBdr>
    </w:div>
    <w:div w:id="1448890396">
      <w:bodyDiv w:val="1"/>
      <w:marLeft w:val="0"/>
      <w:marRight w:val="0"/>
      <w:marTop w:val="0"/>
      <w:marBottom w:val="0"/>
      <w:divBdr>
        <w:top w:val="none" w:sz="0" w:space="0" w:color="auto"/>
        <w:left w:val="none" w:sz="0" w:space="0" w:color="auto"/>
        <w:bottom w:val="none" w:sz="0" w:space="0" w:color="auto"/>
        <w:right w:val="none" w:sz="0" w:space="0" w:color="auto"/>
      </w:divBdr>
    </w:div>
    <w:div w:id="1448936430">
      <w:bodyDiv w:val="1"/>
      <w:marLeft w:val="0"/>
      <w:marRight w:val="0"/>
      <w:marTop w:val="0"/>
      <w:marBottom w:val="0"/>
      <w:divBdr>
        <w:top w:val="none" w:sz="0" w:space="0" w:color="auto"/>
        <w:left w:val="none" w:sz="0" w:space="0" w:color="auto"/>
        <w:bottom w:val="none" w:sz="0" w:space="0" w:color="auto"/>
        <w:right w:val="none" w:sz="0" w:space="0" w:color="auto"/>
      </w:divBdr>
    </w:div>
    <w:div w:id="1449354569">
      <w:bodyDiv w:val="1"/>
      <w:marLeft w:val="0"/>
      <w:marRight w:val="0"/>
      <w:marTop w:val="0"/>
      <w:marBottom w:val="0"/>
      <w:divBdr>
        <w:top w:val="none" w:sz="0" w:space="0" w:color="auto"/>
        <w:left w:val="none" w:sz="0" w:space="0" w:color="auto"/>
        <w:bottom w:val="none" w:sz="0" w:space="0" w:color="auto"/>
        <w:right w:val="none" w:sz="0" w:space="0" w:color="auto"/>
      </w:divBdr>
    </w:div>
    <w:div w:id="1449659552">
      <w:bodyDiv w:val="1"/>
      <w:marLeft w:val="0"/>
      <w:marRight w:val="0"/>
      <w:marTop w:val="0"/>
      <w:marBottom w:val="0"/>
      <w:divBdr>
        <w:top w:val="none" w:sz="0" w:space="0" w:color="auto"/>
        <w:left w:val="none" w:sz="0" w:space="0" w:color="auto"/>
        <w:bottom w:val="none" w:sz="0" w:space="0" w:color="auto"/>
        <w:right w:val="none" w:sz="0" w:space="0" w:color="auto"/>
      </w:divBdr>
    </w:div>
    <w:div w:id="1449733957">
      <w:bodyDiv w:val="1"/>
      <w:marLeft w:val="0"/>
      <w:marRight w:val="0"/>
      <w:marTop w:val="0"/>
      <w:marBottom w:val="0"/>
      <w:divBdr>
        <w:top w:val="none" w:sz="0" w:space="0" w:color="auto"/>
        <w:left w:val="none" w:sz="0" w:space="0" w:color="auto"/>
        <w:bottom w:val="none" w:sz="0" w:space="0" w:color="auto"/>
        <w:right w:val="none" w:sz="0" w:space="0" w:color="auto"/>
      </w:divBdr>
    </w:div>
    <w:div w:id="1449741682">
      <w:bodyDiv w:val="1"/>
      <w:marLeft w:val="0"/>
      <w:marRight w:val="0"/>
      <w:marTop w:val="0"/>
      <w:marBottom w:val="0"/>
      <w:divBdr>
        <w:top w:val="none" w:sz="0" w:space="0" w:color="auto"/>
        <w:left w:val="none" w:sz="0" w:space="0" w:color="auto"/>
        <w:bottom w:val="none" w:sz="0" w:space="0" w:color="auto"/>
        <w:right w:val="none" w:sz="0" w:space="0" w:color="auto"/>
      </w:divBdr>
    </w:div>
    <w:div w:id="1449927474">
      <w:bodyDiv w:val="1"/>
      <w:marLeft w:val="0"/>
      <w:marRight w:val="0"/>
      <w:marTop w:val="0"/>
      <w:marBottom w:val="0"/>
      <w:divBdr>
        <w:top w:val="none" w:sz="0" w:space="0" w:color="auto"/>
        <w:left w:val="none" w:sz="0" w:space="0" w:color="auto"/>
        <w:bottom w:val="none" w:sz="0" w:space="0" w:color="auto"/>
        <w:right w:val="none" w:sz="0" w:space="0" w:color="auto"/>
      </w:divBdr>
    </w:div>
    <w:div w:id="1450314231">
      <w:bodyDiv w:val="1"/>
      <w:marLeft w:val="0"/>
      <w:marRight w:val="0"/>
      <w:marTop w:val="0"/>
      <w:marBottom w:val="0"/>
      <w:divBdr>
        <w:top w:val="none" w:sz="0" w:space="0" w:color="auto"/>
        <w:left w:val="none" w:sz="0" w:space="0" w:color="auto"/>
        <w:bottom w:val="none" w:sz="0" w:space="0" w:color="auto"/>
        <w:right w:val="none" w:sz="0" w:space="0" w:color="auto"/>
      </w:divBdr>
    </w:div>
    <w:div w:id="1450777379">
      <w:bodyDiv w:val="1"/>
      <w:marLeft w:val="0"/>
      <w:marRight w:val="0"/>
      <w:marTop w:val="0"/>
      <w:marBottom w:val="0"/>
      <w:divBdr>
        <w:top w:val="none" w:sz="0" w:space="0" w:color="auto"/>
        <w:left w:val="none" w:sz="0" w:space="0" w:color="auto"/>
        <w:bottom w:val="none" w:sz="0" w:space="0" w:color="auto"/>
        <w:right w:val="none" w:sz="0" w:space="0" w:color="auto"/>
      </w:divBdr>
    </w:div>
    <w:div w:id="1450781435">
      <w:bodyDiv w:val="1"/>
      <w:marLeft w:val="0"/>
      <w:marRight w:val="0"/>
      <w:marTop w:val="0"/>
      <w:marBottom w:val="0"/>
      <w:divBdr>
        <w:top w:val="none" w:sz="0" w:space="0" w:color="auto"/>
        <w:left w:val="none" w:sz="0" w:space="0" w:color="auto"/>
        <w:bottom w:val="none" w:sz="0" w:space="0" w:color="auto"/>
        <w:right w:val="none" w:sz="0" w:space="0" w:color="auto"/>
      </w:divBdr>
    </w:div>
    <w:div w:id="1450856919">
      <w:bodyDiv w:val="1"/>
      <w:marLeft w:val="0"/>
      <w:marRight w:val="0"/>
      <w:marTop w:val="0"/>
      <w:marBottom w:val="0"/>
      <w:divBdr>
        <w:top w:val="none" w:sz="0" w:space="0" w:color="auto"/>
        <w:left w:val="none" w:sz="0" w:space="0" w:color="auto"/>
        <w:bottom w:val="none" w:sz="0" w:space="0" w:color="auto"/>
        <w:right w:val="none" w:sz="0" w:space="0" w:color="auto"/>
      </w:divBdr>
    </w:div>
    <w:div w:id="1450969948">
      <w:bodyDiv w:val="1"/>
      <w:marLeft w:val="0"/>
      <w:marRight w:val="0"/>
      <w:marTop w:val="0"/>
      <w:marBottom w:val="0"/>
      <w:divBdr>
        <w:top w:val="none" w:sz="0" w:space="0" w:color="auto"/>
        <w:left w:val="none" w:sz="0" w:space="0" w:color="auto"/>
        <w:bottom w:val="none" w:sz="0" w:space="0" w:color="auto"/>
        <w:right w:val="none" w:sz="0" w:space="0" w:color="auto"/>
      </w:divBdr>
    </w:div>
    <w:div w:id="1451044660">
      <w:bodyDiv w:val="1"/>
      <w:marLeft w:val="0"/>
      <w:marRight w:val="0"/>
      <w:marTop w:val="0"/>
      <w:marBottom w:val="0"/>
      <w:divBdr>
        <w:top w:val="none" w:sz="0" w:space="0" w:color="auto"/>
        <w:left w:val="none" w:sz="0" w:space="0" w:color="auto"/>
        <w:bottom w:val="none" w:sz="0" w:space="0" w:color="auto"/>
        <w:right w:val="none" w:sz="0" w:space="0" w:color="auto"/>
      </w:divBdr>
    </w:div>
    <w:div w:id="1451321894">
      <w:bodyDiv w:val="1"/>
      <w:marLeft w:val="0"/>
      <w:marRight w:val="0"/>
      <w:marTop w:val="0"/>
      <w:marBottom w:val="0"/>
      <w:divBdr>
        <w:top w:val="none" w:sz="0" w:space="0" w:color="auto"/>
        <w:left w:val="none" w:sz="0" w:space="0" w:color="auto"/>
        <w:bottom w:val="none" w:sz="0" w:space="0" w:color="auto"/>
        <w:right w:val="none" w:sz="0" w:space="0" w:color="auto"/>
      </w:divBdr>
    </w:div>
    <w:div w:id="1451508331">
      <w:bodyDiv w:val="1"/>
      <w:marLeft w:val="0"/>
      <w:marRight w:val="0"/>
      <w:marTop w:val="0"/>
      <w:marBottom w:val="0"/>
      <w:divBdr>
        <w:top w:val="none" w:sz="0" w:space="0" w:color="auto"/>
        <w:left w:val="none" w:sz="0" w:space="0" w:color="auto"/>
        <w:bottom w:val="none" w:sz="0" w:space="0" w:color="auto"/>
        <w:right w:val="none" w:sz="0" w:space="0" w:color="auto"/>
      </w:divBdr>
    </w:div>
    <w:div w:id="1451625218">
      <w:bodyDiv w:val="1"/>
      <w:marLeft w:val="0"/>
      <w:marRight w:val="0"/>
      <w:marTop w:val="0"/>
      <w:marBottom w:val="0"/>
      <w:divBdr>
        <w:top w:val="none" w:sz="0" w:space="0" w:color="auto"/>
        <w:left w:val="none" w:sz="0" w:space="0" w:color="auto"/>
        <w:bottom w:val="none" w:sz="0" w:space="0" w:color="auto"/>
        <w:right w:val="none" w:sz="0" w:space="0" w:color="auto"/>
      </w:divBdr>
    </w:div>
    <w:div w:id="1451777371">
      <w:bodyDiv w:val="1"/>
      <w:marLeft w:val="0"/>
      <w:marRight w:val="0"/>
      <w:marTop w:val="0"/>
      <w:marBottom w:val="0"/>
      <w:divBdr>
        <w:top w:val="none" w:sz="0" w:space="0" w:color="auto"/>
        <w:left w:val="none" w:sz="0" w:space="0" w:color="auto"/>
        <w:bottom w:val="none" w:sz="0" w:space="0" w:color="auto"/>
        <w:right w:val="none" w:sz="0" w:space="0" w:color="auto"/>
      </w:divBdr>
    </w:div>
    <w:div w:id="1451898676">
      <w:bodyDiv w:val="1"/>
      <w:marLeft w:val="0"/>
      <w:marRight w:val="0"/>
      <w:marTop w:val="0"/>
      <w:marBottom w:val="0"/>
      <w:divBdr>
        <w:top w:val="none" w:sz="0" w:space="0" w:color="auto"/>
        <w:left w:val="none" w:sz="0" w:space="0" w:color="auto"/>
        <w:bottom w:val="none" w:sz="0" w:space="0" w:color="auto"/>
        <w:right w:val="none" w:sz="0" w:space="0" w:color="auto"/>
      </w:divBdr>
    </w:div>
    <w:div w:id="1451971242">
      <w:bodyDiv w:val="1"/>
      <w:marLeft w:val="0"/>
      <w:marRight w:val="0"/>
      <w:marTop w:val="0"/>
      <w:marBottom w:val="0"/>
      <w:divBdr>
        <w:top w:val="none" w:sz="0" w:space="0" w:color="auto"/>
        <w:left w:val="none" w:sz="0" w:space="0" w:color="auto"/>
        <w:bottom w:val="none" w:sz="0" w:space="0" w:color="auto"/>
        <w:right w:val="none" w:sz="0" w:space="0" w:color="auto"/>
      </w:divBdr>
    </w:div>
    <w:div w:id="1452362296">
      <w:bodyDiv w:val="1"/>
      <w:marLeft w:val="0"/>
      <w:marRight w:val="0"/>
      <w:marTop w:val="0"/>
      <w:marBottom w:val="0"/>
      <w:divBdr>
        <w:top w:val="none" w:sz="0" w:space="0" w:color="auto"/>
        <w:left w:val="none" w:sz="0" w:space="0" w:color="auto"/>
        <w:bottom w:val="none" w:sz="0" w:space="0" w:color="auto"/>
        <w:right w:val="none" w:sz="0" w:space="0" w:color="auto"/>
      </w:divBdr>
    </w:div>
    <w:div w:id="1452478259">
      <w:bodyDiv w:val="1"/>
      <w:marLeft w:val="0"/>
      <w:marRight w:val="0"/>
      <w:marTop w:val="0"/>
      <w:marBottom w:val="0"/>
      <w:divBdr>
        <w:top w:val="none" w:sz="0" w:space="0" w:color="auto"/>
        <w:left w:val="none" w:sz="0" w:space="0" w:color="auto"/>
        <w:bottom w:val="none" w:sz="0" w:space="0" w:color="auto"/>
        <w:right w:val="none" w:sz="0" w:space="0" w:color="auto"/>
      </w:divBdr>
    </w:div>
    <w:div w:id="1452671540">
      <w:bodyDiv w:val="1"/>
      <w:marLeft w:val="0"/>
      <w:marRight w:val="0"/>
      <w:marTop w:val="0"/>
      <w:marBottom w:val="0"/>
      <w:divBdr>
        <w:top w:val="none" w:sz="0" w:space="0" w:color="auto"/>
        <w:left w:val="none" w:sz="0" w:space="0" w:color="auto"/>
        <w:bottom w:val="none" w:sz="0" w:space="0" w:color="auto"/>
        <w:right w:val="none" w:sz="0" w:space="0" w:color="auto"/>
      </w:divBdr>
    </w:div>
    <w:div w:id="1453017471">
      <w:bodyDiv w:val="1"/>
      <w:marLeft w:val="0"/>
      <w:marRight w:val="0"/>
      <w:marTop w:val="0"/>
      <w:marBottom w:val="0"/>
      <w:divBdr>
        <w:top w:val="none" w:sz="0" w:space="0" w:color="auto"/>
        <w:left w:val="none" w:sz="0" w:space="0" w:color="auto"/>
        <w:bottom w:val="none" w:sz="0" w:space="0" w:color="auto"/>
        <w:right w:val="none" w:sz="0" w:space="0" w:color="auto"/>
      </w:divBdr>
    </w:div>
    <w:div w:id="1453204183">
      <w:bodyDiv w:val="1"/>
      <w:marLeft w:val="0"/>
      <w:marRight w:val="0"/>
      <w:marTop w:val="0"/>
      <w:marBottom w:val="0"/>
      <w:divBdr>
        <w:top w:val="none" w:sz="0" w:space="0" w:color="auto"/>
        <w:left w:val="none" w:sz="0" w:space="0" w:color="auto"/>
        <w:bottom w:val="none" w:sz="0" w:space="0" w:color="auto"/>
        <w:right w:val="none" w:sz="0" w:space="0" w:color="auto"/>
      </w:divBdr>
    </w:div>
    <w:div w:id="1453554601">
      <w:bodyDiv w:val="1"/>
      <w:marLeft w:val="0"/>
      <w:marRight w:val="0"/>
      <w:marTop w:val="0"/>
      <w:marBottom w:val="0"/>
      <w:divBdr>
        <w:top w:val="none" w:sz="0" w:space="0" w:color="auto"/>
        <w:left w:val="none" w:sz="0" w:space="0" w:color="auto"/>
        <w:bottom w:val="none" w:sz="0" w:space="0" w:color="auto"/>
        <w:right w:val="none" w:sz="0" w:space="0" w:color="auto"/>
      </w:divBdr>
    </w:div>
    <w:div w:id="1453745665">
      <w:bodyDiv w:val="1"/>
      <w:marLeft w:val="0"/>
      <w:marRight w:val="0"/>
      <w:marTop w:val="0"/>
      <w:marBottom w:val="0"/>
      <w:divBdr>
        <w:top w:val="none" w:sz="0" w:space="0" w:color="auto"/>
        <w:left w:val="none" w:sz="0" w:space="0" w:color="auto"/>
        <w:bottom w:val="none" w:sz="0" w:space="0" w:color="auto"/>
        <w:right w:val="none" w:sz="0" w:space="0" w:color="auto"/>
      </w:divBdr>
    </w:div>
    <w:div w:id="1453788215">
      <w:bodyDiv w:val="1"/>
      <w:marLeft w:val="0"/>
      <w:marRight w:val="0"/>
      <w:marTop w:val="0"/>
      <w:marBottom w:val="0"/>
      <w:divBdr>
        <w:top w:val="none" w:sz="0" w:space="0" w:color="auto"/>
        <w:left w:val="none" w:sz="0" w:space="0" w:color="auto"/>
        <w:bottom w:val="none" w:sz="0" w:space="0" w:color="auto"/>
        <w:right w:val="none" w:sz="0" w:space="0" w:color="auto"/>
      </w:divBdr>
    </w:div>
    <w:div w:id="1453792284">
      <w:bodyDiv w:val="1"/>
      <w:marLeft w:val="0"/>
      <w:marRight w:val="0"/>
      <w:marTop w:val="0"/>
      <w:marBottom w:val="0"/>
      <w:divBdr>
        <w:top w:val="none" w:sz="0" w:space="0" w:color="auto"/>
        <w:left w:val="none" w:sz="0" w:space="0" w:color="auto"/>
        <w:bottom w:val="none" w:sz="0" w:space="0" w:color="auto"/>
        <w:right w:val="none" w:sz="0" w:space="0" w:color="auto"/>
      </w:divBdr>
    </w:div>
    <w:div w:id="1453817204">
      <w:bodyDiv w:val="1"/>
      <w:marLeft w:val="0"/>
      <w:marRight w:val="0"/>
      <w:marTop w:val="0"/>
      <w:marBottom w:val="0"/>
      <w:divBdr>
        <w:top w:val="none" w:sz="0" w:space="0" w:color="auto"/>
        <w:left w:val="none" w:sz="0" w:space="0" w:color="auto"/>
        <w:bottom w:val="none" w:sz="0" w:space="0" w:color="auto"/>
        <w:right w:val="none" w:sz="0" w:space="0" w:color="auto"/>
      </w:divBdr>
    </w:div>
    <w:div w:id="1453866008">
      <w:bodyDiv w:val="1"/>
      <w:marLeft w:val="0"/>
      <w:marRight w:val="0"/>
      <w:marTop w:val="0"/>
      <w:marBottom w:val="0"/>
      <w:divBdr>
        <w:top w:val="none" w:sz="0" w:space="0" w:color="auto"/>
        <w:left w:val="none" w:sz="0" w:space="0" w:color="auto"/>
        <w:bottom w:val="none" w:sz="0" w:space="0" w:color="auto"/>
        <w:right w:val="none" w:sz="0" w:space="0" w:color="auto"/>
      </w:divBdr>
    </w:div>
    <w:div w:id="1454135403">
      <w:bodyDiv w:val="1"/>
      <w:marLeft w:val="0"/>
      <w:marRight w:val="0"/>
      <w:marTop w:val="0"/>
      <w:marBottom w:val="0"/>
      <w:divBdr>
        <w:top w:val="none" w:sz="0" w:space="0" w:color="auto"/>
        <w:left w:val="none" w:sz="0" w:space="0" w:color="auto"/>
        <w:bottom w:val="none" w:sz="0" w:space="0" w:color="auto"/>
        <w:right w:val="none" w:sz="0" w:space="0" w:color="auto"/>
      </w:divBdr>
    </w:div>
    <w:div w:id="1454327563">
      <w:bodyDiv w:val="1"/>
      <w:marLeft w:val="0"/>
      <w:marRight w:val="0"/>
      <w:marTop w:val="0"/>
      <w:marBottom w:val="0"/>
      <w:divBdr>
        <w:top w:val="none" w:sz="0" w:space="0" w:color="auto"/>
        <w:left w:val="none" w:sz="0" w:space="0" w:color="auto"/>
        <w:bottom w:val="none" w:sz="0" w:space="0" w:color="auto"/>
        <w:right w:val="none" w:sz="0" w:space="0" w:color="auto"/>
      </w:divBdr>
    </w:div>
    <w:div w:id="1454399893">
      <w:bodyDiv w:val="1"/>
      <w:marLeft w:val="0"/>
      <w:marRight w:val="0"/>
      <w:marTop w:val="0"/>
      <w:marBottom w:val="0"/>
      <w:divBdr>
        <w:top w:val="none" w:sz="0" w:space="0" w:color="auto"/>
        <w:left w:val="none" w:sz="0" w:space="0" w:color="auto"/>
        <w:bottom w:val="none" w:sz="0" w:space="0" w:color="auto"/>
        <w:right w:val="none" w:sz="0" w:space="0" w:color="auto"/>
      </w:divBdr>
    </w:div>
    <w:div w:id="1454441721">
      <w:bodyDiv w:val="1"/>
      <w:marLeft w:val="0"/>
      <w:marRight w:val="0"/>
      <w:marTop w:val="0"/>
      <w:marBottom w:val="0"/>
      <w:divBdr>
        <w:top w:val="none" w:sz="0" w:space="0" w:color="auto"/>
        <w:left w:val="none" w:sz="0" w:space="0" w:color="auto"/>
        <w:bottom w:val="none" w:sz="0" w:space="0" w:color="auto"/>
        <w:right w:val="none" w:sz="0" w:space="0" w:color="auto"/>
      </w:divBdr>
    </w:div>
    <w:div w:id="1454447681">
      <w:bodyDiv w:val="1"/>
      <w:marLeft w:val="0"/>
      <w:marRight w:val="0"/>
      <w:marTop w:val="0"/>
      <w:marBottom w:val="0"/>
      <w:divBdr>
        <w:top w:val="none" w:sz="0" w:space="0" w:color="auto"/>
        <w:left w:val="none" w:sz="0" w:space="0" w:color="auto"/>
        <w:bottom w:val="none" w:sz="0" w:space="0" w:color="auto"/>
        <w:right w:val="none" w:sz="0" w:space="0" w:color="auto"/>
      </w:divBdr>
    </w:div>
    <w:div w:id="1454519537">
      <w:bodyDiv w:val="1"/>
      <w:marLeft w:val="0"/>
      <w:marRight w:val="0"/>
      <w:marTop w:val="0"/>
      <w:marBottom w:val="0"/>
      <w:divBdr>
        <w:top w:val="none" w:sz="0" w:space="0" w:color="auto"/>
        <w:left w:val="none" w:sz="0" w:space="0" w:color="auto"/>
        <w:bottom w:val="none" w:sz="0" w:space="0" w:color="auto"/>
        <w:right w:val="none" w:sz="0" w:space="0" w:color="auto"/>
      </w:divBdr>
    </w:div>
    <w:div w:id="1454520422">
      <w:bodyDiv w:val="1"/>
      <w:marLeft w:val="0"/>
      <w:marRight w:val="0"/>
      <w:marTop w:val="0"/>
      <w:marBottom w:val="0"/>
      <w:divBdr>
        <w:top w:val="none" w:sz="0" w:space="0" w:color="auto"/>
        <w:left w:val="none" w:sz="0" w:space="0" w:color="auto"/>
        <w:bottom w:val="none" w:sz="0" w:space="0" w:color="auto"/>
        <w:right w:val="none" w:sz="0" w:space="0" w:color="auto"/>
      </w:divBdr>
    </w:div>
    <w:div w:id="1454909777">
      <w:bodyDiv w:val="1"/>
      <w:marLeft w:val="0"/>
      <w:marRight w:val="0"/>
      <w:marTop w:val="0"/>
      <w:marBottom w:val="0"/>
      <w:divBdr>
        <w:top w:val="none" w:sz="0" w:space="0" w:color="auto"/>
        <w:left w:val="none" w:sz="0" w:space="0" w:color="auto"/>
        <w:bottom w:val="none" w:sz="0" w:space="0" w:color="auto"/>
        <w:right w:val="none" w:sz="0" w:space="0" w:color="auto"/>
      </w:divBdr>
    </w:div>
    <w:div w:id="1454979844">
      <w:bodyDiv w:val="1"/>
      <w:marLeft w:val="0"/>
      <w:marRight w:val="0"/>
      <w:marTop w:val="0"/>
      <w:marBottom w:val="0"/>
      <w:divBdr>
        <w:top w:val="none" w:sz="0" w:space="0" w:color="auto"/>
        <w:left w:val="none" w:sz="0" w:space="0" w:color="auto"/>
        <w:bottom w:val="none" w:sz="0" w:space="0" w:color="auto"/>
        <w:right w:val="none" w:sz="0" w:space="0" w:color="auto"/>
      </w:divBdr>
    </w:div>
    <w:div w:id="1455060368">
      <w:bodyDiv w:val="1"/>
      <w:marLeft w:val="0"/>
      <w:marRight w:val="0"/>
      <w:marTop w:val="0"/>
      <w:marBottom w:val="0"/>
      <w:divBdr>
        <w:top w:val="none" w:sz="0" w:space="0" w:color="auto"/>
        <w:left w:val="none" w:sz="0" w:space="0" w:color="auto"/>
        <w:bottom w:val="none" w:sz="0" w:space="0" w:color="auto"/>
        <w:right w:val="none" w:sz="0" w:space="0" w:color="auto"/>
      </w:divBdr>
    </w:div>
    <w:div w:id="1455441864">
      <w:bodyDiv w:val="1"/>
      <w:marLeft w:val="0"/>
      <w:marRight w:val="0"/>
      <w:marTop w:val="0"/>
      <w:marBottom w:val="0"/>
      <w:divBdr>
        <w:top w:val="none" w:sz="0" w:space="0" w:color="auto"/>
        <w:left w:val="none" w:sz="0" w:space="0" w:color="auto"/>
        <w:bottom w:val="none" w:sz="0" w:space="0" w:color="auto"/>
        <w:right w:val="none" w:sz="0" w:space="0" w:color="auto"/>
      </w:divBdr>
    </w:div>
    <w:div w:id="1455632299">
      <w:bodyDiv w:val="1"/>
      <w:marLeft w:val="0"/>
      <w:marRight w:val="0"/>
      <w:marTop w:val="0"/>
      <w:marBottom w:val="0"/>
      <w:divBdr>
        <w:top w:val="none" w:sz="0" w:space="0" w:color="auto"/>
        <w:left w:val="none" w:sz="0" w:space="0" w:color="auto"/>
        <w:bottom w:val="none" w:sz="0" w:space="0" w:color="auto"/>
        <w:right w:val="none" w:sz="0" w:space="0" w:color="auto"/>
      </w:divBdr>
    </w:div>
    <w:div w:id="1455826779">
      <w:bodyDiv w:val="1"/>
      <w:marLeft w:val="0"/>
      <w:marRight w:val="0"/>
      <w:marTop w:val="0"/>
      <w:marBottom w:val="0"/>
      <w:divBdr>
        <w:top w:val="none" w:sz="0" w:space="0" w:color="auto"/>
        <w:left w:val="none" w:sz="0" w:space="0" w:color="auto"/>
        <w:bottom w:val="none" w:sz="0" w:space="0" w:color="auto"/>
        <w:right w:val="none" w:sz="0" w:space="0" w:color="auto"/>
      </w:divBdr>
    </w:div>
    <w:div w:id="1456018430">
      <w:bodyDiv w:val="1"/>
      <w:marLeft w:val="0"/>
      <w:marRight w:val="0"/>
      <w:marTop w:val="0"/>
      <w:marBottom w:val="0"/>
      <w:divBdr>
        <w:top w:val="none" w:sz="0" w:space="0" w:color="auto"/>
        <w:left w:val="none" w:sz="0" w:space="0" w:color="auto"/>
        <w:bottom w:val="none" w:sz="0" w:space="0" w:color="auto"/>
        <w:right w:val="none" w:sz="0" w:space="0" w:color="auto"/>
      </w:divBdr>
    </w:div>
    <w:div w:id="1456101910">
      <w:bodyDiv w:val="1"/>
      <w:marLeft w:val="0"/>
      <w:marRight w:val="0"/>
      <w:marTop w:val="0"/>
      <w:marBottom w:val="0"/>
      <w:divBdr>
        <w:top w:val="none" w:sz="0" w:space="0" w:color="auto"/>
        <w:left w:val="none" w:sz="0" w:space="0" w:color="auto"/>
        <w:bottom w:val="none" w:sz="0" w:space="0" w:color="auto"/>
        <w:right w:val="none" w:sz="0" w:space="0" w:color="auto"/>
      </w:divBdr>
    </w:div>
    <w:div w:id="1456173453">
      <w:bodyDiv w:val="1"/>
      <w:marLeft w:val="0"/>
      <w:marRight w:val="0"/>
      <w:marTop w:val="0"/>
      <w:marBottom w:val="0"/>
      <w:divBdr>
        <w:top w:val="none" w:sz="0" w:space="0" w:color="auto"/>
        <w:left w:val="none" w:sz="0" w:space="0" w:color="auto"/>
        <w:bottom w:val="none" w:sz="0" w:space="0" w:color="auto"/>
        <w:right w:val="none" w:sz="0" w:space="0" w:color="auto"/>
      </w:divBdr>
    </w:div>
    <w:div w:id="1456214508">
      <w:bodyDiv w:val="1"/>
      <w:marLeft w:val="0"/>
      <w:marRight w:val="0"/>
      <w:marTop w:val="0"/>
      <w:marBottom w:val="0"/>
      <w:divBdr>
        <w:top w:val="none" w:sz="0" w:space="0" w:color="auto"/>
        <w:left w:val="none" w:sz="0" w:space="0" w:color="auto"/>
        <w:bottom w:val="none" w:sz="0" w:space="0" w:color="auto"/>
        <w:right w:val="none" w:sz="0" w:space="0" w:color="auto"/>
      </w:divBdr>
    </w:div>
    <w:div w:id="1456562283">
      <w:bodyDiv w:val="1"/>
      <w:marLeft w:val="0"/>
      <w:marRight w:val="0"/>
      <w:marTop w:val="0"/>
      <w:marBottom w:val="0"/>
      <w:divBdr>
        <w:top w:val="none" w:sz="0" w:space="0" w:color="auto"/>
        <w:left w:val="none" w:sz="0" w:space="0" w:color="auto"/>
        <w:bottom w:val="none" w:sz="0" w:space="0" w:color="auto"/>
        <w:right w:val="none" w:sz="0" w:space="0" w:color="auto"/>
      </w:divBdr>
    </w:div>
    <w:div w:id="1456632624">
      <w:bodyDiv w:val="1"/>
      <w:marLeft w:val="0"/>
      <w:marRight w:val="0"/>
      <w:marTop w:val="0"/>
      <w:marBottom w:val="0"/>
      <w:divBdr>
        <w:top w:val="none" w:sz="0" w:space="0" w:color="auto"/>
        <w:left w:val="none" w:sz="0" w:space="0" w:color="auto"/>
        <w:bottom w:val="none" w:sz="0" w:space="0" w:color="auto"/>
        <w:right w:val="none" w:sz="0" w:space="0" w:color="auto"/>
      </w:divBdr>
    </w:div>
    <w:div w:id="1456749642">
      <w:bodyDiv w:val="1"/>
      <w:marLeft w:val="0"/>
      <w:marRight w:val="0"/>
      <w:marTop w:val="0"/>
      <w:marBottom w:val="0"/>
      <w:divBdr>
        <w:top w:val="none" w:sz="0" w:space="0" w:color="auto"/>
        <w:left w:val="none" w:sz="0" w:space="0" w:color="auto"/>
        <w:bottom w:val="none" w:sz="0" w:space="0" w:color="auto"/>
        <w:right w:val="none" w:sz="0" w:space="0" w:color="auto"/>
      </w:divBdr>
    </w:div>
    <w:div w:id="1457093988">
      <w:bodyDiv w:val="1"/>
      <w:marLeft w:val="0"/>
      <w:marRight w:val="0"/>
      <w:marTop w:val="0"/>
      <w:marBottom w:val="0"/>
      <w:divBdr>
        <w:top w:val="none" w:sz="0" w:space="0" w:color="auto"/>
        <w:left w:val="none" w:sz="0" w:space="0" w:color="auto"/>
        <w:bottom w:val="none" w:sz="0" w:space="0" w:color="auto"/>
        <w:right w:val="none" w:sz="0" w:space="0" w:color="auto"/>
      </w:divBdr>
    </w:div>
    <w:div w:id="1457262517">
      <w:bodyDiv w:val="1"/>
      <w:marLeft w:val="0"/>
      <w:marRight w:val="0"/>
      <w:marTop w:val="0"/>
      <w:marBottom w:val="0"/>
      <w:divBdr>
        <w:top w:val="none" w:sz="0" w:space="0" w:color="auto"/>
        <w:left w:val="none" w:sz="0" w:space="0" w:color="auto"/>
        <w:bottom w:val="none" w:sz="0" w:space="0" w:color="auto"/>
        <w:right w:val="none" w:sz="0" w:space="0" w:color="auto"/>
      </w:divBdr>
    </w:div>
    <w:div w:id="1457486993">
      <w:bodyDiv w:val="1"/>
      <w:marLeft w:val="0"/>
      <w:marRight w:val="0"/>
      <w:marTop w:val="0"/>
      <w:marBottom w:val="0"/>
      <w:divBdr>
        <w:top w:val="none" w:sz="0" w:space="0" w:color="auto"/>
        <w:left w:val="none" w:sz="0" w:space="0" w:color="auto"/>
        <w:bottom w:val="none" w:sz="0" w:space="0" w:color="auto"/>
        <w:right w:val="none" w:sz="0" w:space="0" w:color="auto"/>
      </w:divBdr>
    </w:div>
    <w:div w:id="1457526487">
      <w:bodyDiv w:val="1"/>
      <w:marLeft w:val="0"/>
      <w:marRight w:val="0"/>
      <w:marTop w:val="0"/>
      <w:marBottom w:val="0"/>
      <w:divBdr>
        <w:top w:val="none" w:sz="0" w:space="0" w:color="auto"/>
        <w:left w:val="none" w:sz="0" w:space="0" w:color="auto"/>
        <w:bottom w:val="none" w:sz="0" w:space="0" w:color="auto"/>
        <w:right w:val="none" w:sz="0" w:space="0" w:color="auto"/>
      </w:divBdr>
    </w:div>
    <w:div w:id="1457678292">
      <w:bodyDiv w:val="1"/>
      <w:marLeft w:val="0"/>
      <w:marRight w:val="0"/>
      <w:marTop w:val="0"/>
      <w:marBottom w:val="0"/>
      <w:divBdr>
        <w:top w:val="none" w:sz="0" w:space="0" w:color="auto"/>
        <w:left w:val="none" w:sz="0" w:space="0" w:color="auto"/>
        <w:bottom w:val="none" w:sz="0" w:space="0" w:color="auto"/>
        <w:right w:val="none" w:sz="0" w:space="0" w:color="auto"/>
      </w:divBdr>
    </w:div>
    <w:div w:id="1457990187">
      <w:bodyDiv w:val="1"/>
      <w:marLeft w:val="0"/>
      <w:marRight w:val="0"/>
      <w:marTop w:val="0"/>
      <w:marBottom w:val="0"/>
      <w:divBdr>
        <w:top w:val="none" w:sz="0" w:space="0" w:color="auto"/>
        <w:left w:val="none" w:sz="0" w:space="0" w:color="auto"/>
        <w:bottom w:val="none" w:sz="0" w:space="0" w:color="auto"/>
        <w:right w:val="none" w:sz="0" w:space="0" w:color="auto"/>
      </w:divBdr>
    </w:div>
    <w:div w:id="1458065634">
      <w:bodyDiv w:val="1"/>
      <w:marLeft w:val="0"/>
      <w:marRight w:val="0"/>
      <w:marTop w:val="0"/>
      <w:marBottom w:val="0"/>
      <w:divBdr>
        <w:top w:val="none" w:sz="0" w:space="0" w:color="auto"/>
        <w:left w:val="none" w:sz="0" w:space="0" w:color="auto"/>
        <w:bottom w:val="none" w:sz="0" w:space="0" w:color="auto"/>
        <w:right w:val="none" w:sz="0" w:space="0" w:color="auto"/>
      </w:divBdr>
    </w:div>
    <w:div w:id="1458254231">
      <w:bodyDiv w:val="1"/>
      <w:marLeft w:val="0"/>
      <w:marRight w:val="0"/>
      <w:marTop w:val="0"/>
      <w:marBottom w:val="0"/>
      <w:divBdr>
        <w:top w:val="none" w:sz="0" w:space="0" w:color="auto"/>
        <w:left w:val="none" w:sz="0" w:space="0" w:color="auto"/>
        <w:bottom w:val="none" w:sz="0" w:space="0" w:color="auto"/>
        <w:right w:val="none" w:sz="0" w:space="0" w:color="auto"/>
      </w:divBdr>
    </w:div>
    <w:div w:id="1458375291">
      <w:bodyDiv w:val="1"/>
      <w:marLeft w:val="0"/>
      <w:marRight w:val="0"/>
      <w:marTop w:val="0"/>
      <w:marBottom w:val="0"/>
      <w:divBdr>
        <w:top w:val="none" w:sz="0" w:space="0" w:color="auto"/>
        <w:left w:val="none" w:sz="0" w:space="0" w:color="auto"/>
        <w:bottom w:val="none" w:sz="0" w:space="0" w:color="auto"/>
        <w:right w:val="none" w:sz="0" w:space="0" w:color="auto"/>
      </w:divBdr>
    </w:div>
    <w:div w:id="1458446713">
      <w:bodyDiv w:val="1"/>
      <w:marLeft w:val="0"/>
      <w:marRight w:val="0"/>
      <w:marTop w:val="0"/>
      <w:marBottom w:val="0"/>
      <w:divBdr>
        <w:top w:val="none" w:sz="0" w:space="0" w:color="auto"/>
        <w:left w:val="none" w:sz="0" w:space="0" w:color="auto"/>
        <w:bottom w:val="none" w:sz="0" w:space="0" w:color="auto"/>
        <w:right w:val="none" w:sz="0" w:space="0" w:color="auto"/>
      </w:divBdr>
    </w:div>
    <w:div w:id="1458448343">
      <w:bodyDiv w:val="1"/>
      <w:marLeft w:val="0"/>
      <w:marRight w:val="0"/>
      <w:marTop w:val="0"/>
      <w:marBottom w:val="0"/>
      <w:divBdr>
        <w:top w:val="none" w:sz="0" w:space="0" w:color="auto"/>
        <w:left w:val="none" w:sz="0" w:space="0" w:color="auto"/>
        <w:bottom w:val="none" w:sz="0" w:space="0" w:color="auto"/>
        <w:right w:val="none" w:sz="0" w:space="0" w:color="auto"/>
      </w:divBdr>
    </w:div>
    <w:div w:id="1458723976">
      <w:bodyDiv w:val="1"/>
      <w:marLeft w:val="0"/>
      <w:marRight w:val="0"/>
      <w:marTop w:val="0"/>
      <w:marBottom w:val="0"/>
      <w:divBdr>
        <w:top w:val="none" w:sz="0" w:space="0" w:color="auto"/>
        <w:left w:val="none" w:sz="0" w:space="0" w:color="auto"/>
        <w:bottom w:val="none" w:sz="0" w:space="0" w:color="auto"/>
        <w:right w:val="none" w:sz="0" w:space="0" w:color="auto"/>
      </w:divBdr>
    </w:div>
    <w:div w:id="1458910602">
      <w:bodyDiv w:val="1"/>
      <w:marLeft w:val="0"/>
      <w:marRight w:val="0"/>
      <w:marTop w:val="0"/>
      <w:marBottom w:val="0"/>
      <w:divBdr>
        <w:top w:val="none" w:sz="0" w:space="0" w:color="auto"/>
        <w:left w:val="none" w:sz="0" w:space="0" w:color="auto"/>
        <w:bottom w:val="none" w:sz="0" w:space="0" w:color="auto"/>
        <w:right w:val="none" w:sz="0" w:space="0" w:color="auto"/>
      </w:divBdr>
    </w:div>
    <w:div w:id="1458986268">
      <w:bodyDiv w:val="1"/>
      <w:marLeft w:val="0"/>
      <w:marRight w:val="0"/>
      <w:marTop w:val="0"/>
      <w:marBottom w:val="0"/>
      <w:divBdr>
        <w:top w:val="none" w:sz="0" w:space="0" w:color="auto"/>
        <w:left w:val="none" w:sz="0" w:space="0" w:color="auto"/>
        <w:bottom w:val="none" w:sz="0" w:space="0" w:color="auto"/>
        <w:right w:val="none" w:sz="0" w:space="0" w:color="auto"/>
      </w:divBdr>
    </w:div>
    <w:div w:id="1459178487">
      <w:bodyDiv w:val="1"/>
      <w:marLeft w:val="0"/>
      <w:marRight w:val="0"/>
      <w:marTop w:val="0"/>
      <w:marBottom w:val="0"/>
      <w:divBdr>
        <w:top w:val="none" w:sz="0" w:space="0" w:color="auto"/>
        <w:left w:val="none" w:sz="0" w:space="0" w:color="auto"/>
        <w:bottom w:val="none" w:sz="0" w:space="0" w:color="auto"/>
        <w:right w:val="none" w:sz="0" w:space="0" w:color="auto"/>
      </w:divBdr>
    </w:div>
    <w:div w:id="1459182805">
      <w:bodyDiv w:val="1"/>
      <w:marLeft w:val="0"/>
      <w:marRight w:val="0"/>
      <w:marTop w:val="0"/>
      <w:marBottom w:val="0"/>
      <w:divBdr>
        <w:top w:val="none" w:sz="0" w:space="0" w:color="auto"/>
        <w:left w:val="none" w:sz="0" w:space="0" w:color="auto"/>
        <w:bottom w:val="none" w:sz="0" w:space="0" w:color="auto"/>
        <w:right w:val="none" w:sz="0" w:space="0" w:color="auto"/>
      </w:divBdr>
    </w:div>
    <w:div w:id="1459302390">
      <w:bodyDiv w:val="1"/>
      <w:marLeft w:val="0"/>
      <w:marRight w:val="0"/>
      <w:marTop w:val="0"/>
      <w:marBottom w:val="0"/>
      <w:divBdr>
        <w:top w:val="none" w:sz="0" w:space="0" w:color="auto"/>
        <w:left w:val="none" w:sz="0" w:space="0" w:color="auto"/>
        <w:bottom w:val="none" w:sz="0" w:space="0" w:color="auto"/>
        <w:right w:val="none" w:sz="0" w:space="0" w:color="auto"/>
      </w:divBdr>
    </w:div>
    <w:div w:id="1459452443">
      <w:bodyDiv w:val="1"/>
      <w:marLeft w:val="0"/>
      <w:marRight w:val="0"/>
      <w:marTop w:val="0"/>
      <w:marBottom w:val="0"/>
      <w:divBdr>
        <w:top w:val="none" w:sz="0" w:space="0" w:color="auto"/>
        <w:left w:val="none" w:sz="0" w:space="0" w:color="auto"/>
        <w:bottom w:val="none" w:sz="0" w:space="0" w:color="auto"/>
        <w:right w:val="none" w:sz="0" w:space="0" w:color="auto"/>
      </w:divBdr>
    </w:div>
    <w:div w:id="1459840311">
      <w:bodyDiv w:val="1"/>
      <w:marLeft w:val="0"/>
      <w:marRight w:val="0"/>
      <w:marTop w:val="0"/>
      <w:marBottom w:val="0"/>
      <w:divBdr>
        <w:top w:val="none" w:sz="0" w:space="0" w:color="auto"/>
        <w:left w:val="none" w:sz="0" w:space="0" w:color="auto"/>
        <w:bottom w:val="none" w:sz="0" w:space="0" w:color="auto"/>
        <w:right w:val="none" w:sz="0" w:space="0" w:color="auto"/>
      </w:divBdr>
    </w:div>
    <w:div w:id="1460025094">
      <w:bodyDiv w:val="1"/>
      <w:marLeft w:val="0"/>
      <w:marRight w:val="0"/>
      <w:marTop w:val="0"/>
      <w:marBottom w:val="0"/>
      <w:divBdr>
        <w:top w:val="none" w:sz="0" w:space="0" w:color="auto"/>
        <w:left w:val="none" w:sz="0" w:space="0" w:color="auto"/>
        <w:bottom w:val="none" w:sz="0" w:space="0" w:color="auto"/>
        <w:right w:val="none" w:sz="0" w:space="0" w:color="auto"/>
      </w:divBdr>
    </w:div>
    <w:div w:id="1460104742">
      <w:bodyDiv w:val="1"/>
      <w:marLeft w:val="0"/>
      <w:marRight w:val="0"/>
      <w:marTop w:val="0"/>
      <w:marBottom w:val="0"/>
      <w:divBdr>
        <w:top w:val="none" w:sz="0" w:space="0" w:color="auto"/>
        <w:left w:val="none" w:sz="0" w:space="0" w:color="auto"/>
        <w:bottom w:val="none" w:sz="0" w:space="0" w:color="auto"/>
        <w:right w:val="none" w:sz="0" w:space="0" w:color="auto"/>
      </w:divBdr>
    </w:div>
    <w:div w:id="1460149342">
      <w:bodyDiv w:val="1"/>
      <w:marLeft w:val="0"/>
      <w:marRight w:val="0"/>
      <w:marTop w:val="0"/>
      <w:marBottom w:val="0"/>
      <w:divBdr>
        <w:top w:val="none" w:sz="0" w:space="0" w:color="auto"/>
        <w:left w:val="none" w:sz="0" w:space="0" w:color="auto"/>
        <w:bottom w:val="none" w:sz="0" w:space="0" w:color="auto"/>
        <w:right w:val="none" w:sz="0" w:space="0" w:color="auto"/>
      </w:divBdr>
    </w:div>
    <w:div w:id="1460221295">
      <w:bodyDiv w:val="1"/>
      <w:marLeft w:val="0"/>
      <w:marRight w:val="0"/>
      <w:marTop w:val="0"/>
      <w:marBottom w:val="0"/>
      <w:divBdr>
        <w:top w:val="none" w:sz="0" w:space="0" w:color="auto"/>
        <w:left w:val="none" w:sz="0" w:space="0" w:color="auto"/>
        <w:bottom w:val="none" w:sz="0" w:space="0" w:color="auto"/>
        <w:right w:val="none" w:sz="0" w:space="0" w:color="auto"/>
      </w:divBdr>
    </w:div>
    <w:div w:id="1460873549">
      <w:bodyDiv w:val="1"/>
      <w:marLeft w:val="0"/>
      <w:marRight w:val="0"/>
      <w:marTop w:val="0"/>
      <w:marBottom w:val="0"/>
      <w:divBdr>
        <w:top w:val="none" w:sz="0" w:space="0" w:color="auto"/>
        <w:left w:val="none" w:sz="0" w:space="0" w:color="auto"/>
        <w:bottom w:val="none" w:sz="0" w:space="0" w:color="auto"/>
        <w:right w:val="none" w:sz="0" w:space="0" w:color="auto"/>
      </w:divBdr>
    </w:div>
    <w:div w:id="1460876643">
      <w:bodyDiv w:val="1"/>
      <w:marLeft w:val="0"/>
      <w:marRight w:val="0"/>
      <w:marTop w:val="0"/>
      <w:marBottom w:val="0"/>
      <w:divBdr>
        <w:top w:val="none" w:sz="0" w:space="0" w:color="auto"/>
        <w:left w:val="none" w:sz="0" w:space="0" w:color="auto"/>
        <w:bottom w:val="none" w:sz="0" w:space="0" w:color="auto"/>
        <w:right w:val="none" w:sz="0" w:space="0" w:color="auto"/>
      </w:divBdr>
    </w:div>
    <w:div w:id="1461414446">
      <w:bodyDiv w:val="1"/>
      <w:marLeft w:val="0"/>
      <w:marRight w:val="0"/>
      <w:marTop w:val="0"/>
      <w:marBottom w:val="0"/>
      <w:divBdr>
        <w:top w:val="none" w:sz="0" w:space="0" w:color="auto"/>
        <w:left w:val="none" w:sz="0" w:space="0" w:color="auto"/>
        <w:bottom w:val="none" w:sz="0" w:space="0" w:color="auto"/>
        <w:right w:val="none" w:sz="0" w:space="0" w:color="auto"/>
      </w:divBdr>
    </w:div>
    <w:div w:id="1461419878">
      <w:bodyDiv w:val="1"/>
      <w:marLeft w:val="0"/>
      <w:marRight w:val="0"/>
      <w:marTop w:val="0"/>
      <w:marBottom w:val="0"/>
      <w:divBdr>
        <w:top w:val="none" w:sz="0" w:space="0" w:color="auto"/>
        <w:left w:val="none" w:sz="0" w:space="0" w:color="auto"/>
        <w:bottom w:val="none" w:sz="0" w:space="0" w:color="auto"/>
        <w:right w:val="none" w:sz="0" w:space="0" w:color="auto"/>
      </w:divBdr>
    </w:div>
    <w:div w:id="1461604983">
      <w:bodyDiv w:val="1"/>
      <w:marLeft w:val="0"/>
      <w:marRight w:val="0"/>
      <w:marTop w:val="0"/>
      <w:marBottom w:val="0"/>
      <w:divBdr>
        <w:top w:val="none" w:sz="0" w:space="0" w:color="auto"/>
        <w:left w:val="none" w:sz="0" w:space="0" w:color="auto"/>
        <w:bottom w:val="none" w:sz="0" w:space="0" w:color="auto"/>
        <w:right w:val="none" w:sz="0" w:space="0" w:color="auto"/>
      </w:divBdr>
    </w:div>
    <w:div w:id="1461651347">
      <w:bodyDiv w:val="1"/>
      <w:marLeft w:val="0"/>
      <w:marRight w:val="0"/>
      <w:marTop w:val="0"/>
      <w:marBottom w:val="0"/>
      <w:divBdr>
        <w:top w:val="none" w:sz="0" w:space="0" w:color="auto"/>
        <w:left w:val="none" w:sz="0" w:space="0" w:color="auto"/>
        <w:bottom w:val="none" w:sz="0" w:space="0" w:color="auto"/>
        <w:right w:val="none" w:sz="0" w:space="0" w:color="auto"/>
      </w:divBdr>
    </w:div>
    <w:div w:id="1461652336">
      <w:bodyDiv w:val="1"/>
      <w:marLeft w:val="0"/>
      <w:marRight w:val="0"/>
      <w:marTop w:val="0"/>
      <w:marBottom w:val="0"/>
      <w:divBdr>
        <w:top w:val="none" w:sz="0" w:space="0" w:color="auto"/>
        <w:left w:val="none" w:sz="0" w:space="0" w:color="auto"/>
        <w:bottom w:val="none" w:sz="0" w:space="0" w:color="auto"/>
        <w:right w:val="none" w:sz="0" w:space="0" w:color="auto"/>
      </w:divBdr>
    </w:div>
    <w:div w:id="1461800722">
      <w:bodyDiv w:val="1"/>
      <w:marLeft w:val="0"/>
      <w:marRight w:val="0"/>
      <w:marTop w:val="0"/>
      <w:marBottom w:val="0"/>
      <w:divBdr>
        <w:top w:val="none" w:sz="0" w:space="0" w:color="auto"/>
        <w:left w:val="none" w:sz="0" w:space="0" w:color="auto"/>
        <w:bottom w:val="none" w:sz="0" w:space="0" w:color="auto"/>
        <w:right w:val="none" w:sz="0" w:space="0" w:color="auto"/>
      </w:divBdr>
    </w:div>
    <w:div w:id="1461874325">
      <w:bodyDiv w:val="1"/>
      <w:marLeft w:val="0"/>
      <w:marRight w:val="0"/>
      <w:marTop w:val="0"/>
      <w:marBottom w:val="0"/>
      <w:divBdr>
        <w:top w:val="none" w:sz="0" w:space="0" w:color="auto"/>
        <w:left w:val="none" w:sz="0" w:space="0" w:color="auto"/>
        <w:bottom w:val="none" w:sz="0" w:space="0" w:color="auto"/>
        <w:right w:val="none" w:sz="0" w:space="0" w:color="auto"/>
      </w:divBdr>
    </w:div>
    <w:div w:id="1461876886">
      <w:bodyDiv w:val="1"/>
      <w:marLeft w:val="0"/>
      <w:marRight w:val="0"/>
      <w:marTop w:val="0"/>
      <w:marBottom w:val="0"/>
      <w:divBdr>
        <w:top w:val="none" w:sz="0" w:space="0" w:color="auto"/>
        <w:left w:val="none" w:sz="0" w:space="0" w:color="auto"/>
        <w:bottom w:val="none" w:sz="0" w:space="0" w:color="auto"/>
        <w:right w:val="none" w:sz="0" w:space="0" w:color="auto"/>
      </w:divBdr>
    </w:div>
    <w:div w:id="1461990980">
      <w:bodyDiv w:val="1"/>
      <w:marLeft w:val="0"/>
      <w:marRight w:val="0"/>
      <w:marTop w:val="0"/>
      <w:marBottom w:val="0"/>
      <w:divBdr>
        <w:top w:val="none" w:sz="0" w:space="0" w:color="auto"/>
        <w:left w:val="none" w:sz="0" w:space="0" w:color="auto"/>
        <w:bottom w:val="none" w:sz="0" w:space="0" w:color="auto"/>
        <w:right w:val="none" w:sz="0" w:space="0" w:color="auto"/>
      </w:divBdr>
    </w:div>
    <w:div w:id="1461996321">
      <w:bodyDiv w:val="1"/>
      <w:marLeft w:val="0"/>
      <w:marRight w:val="0"/>
      <w:marTop w:val="0"/>
      <w:marBottom w:val="0"/>
      <w:divBdr>
        <w:top w:val="none" w:sz="0" w:space="0" w:color="auto"/>
        <w:left w:val="none" w:sz="0" w:space="0" w:color="auto"/>
        <w:bottom w:val="none" w:sz="0" w:space="0" w:color="auto"/>
        <w:right w:val="none" w:sz="0" w:space="0" w:color="auto"/>
      </w:divBdr>
    </w:div>
    <w:div w:id="1462383670">
      <w:bodyDiv w:val="1"/>
      <w:marLeft w:val="0"/>
      <w:marRight w:val="0"/>
      <w:marTop w:val="0"/>
      <w:marBottom w:val="0"/>
      <w:divBdr>
        <w:top w:val="none" w:sz="0" w:space="0" w:color="auto"/>
        <w:left w:val="none" w:sz="0" w:space="0" w:color="auto"/>
        <w:bottom w:val="none" w:sz="0" w:space="0" w:color="auto"/>
        <w:right w:val="none" w:sz="0" w:space="0" w:color="auto"/>
      </w:divBdr>
    </w:div>
    <w:div w:id="1462651036">
      <w:bodyDiv w:val="1"/>
      <w:marLeft w:val="0"/>
      <w:marRight w:val="0"/>
      <w:marTop w:val="0"/>
      <w:marBottom w:val="0"/>
      <w:divBdr>
        <w:top w:val="none" w:sz="0" w:space="0" w:color="auto"/>
        <w:left w:val="none" w:sz="0" w:space="0" w:color="auto"/>
        <w:bottom w:val="none" w:sz="0" w:space="0" w:color="auto"/>
        <w:right w:val="none" w:sz="0" w:space="0" w:color="auto"/>
      </w:divBdr>
    </w:div>
    <w:div w:id="1462723291">
      <w:bodyDiv w:val="1"/>
      <w:marLeft w:val="0"/>
      <w:marRight w:val="0"/>
      <w:marTop w:val="0"/>
      <w:marBottom w:val="0"/>
      <w:divBdr>
        <w:top w:val="none" w:sz="0" w:space="0" w:color="auto"/>
        <w:left w:val="none" w:sz="0" w:space="0" w:color="auto"/>
        <w:bottom w:val="none" w:sz="0" w:space="0" w:color="auto"/>
        <w:right w:val="none" w:sz="0" w:space="0" w:color="auto"/>
      </w:divBdr>
    </w:div>
    <w:div w:id="1462765443">
      <w:bodyDiv w:val="1"/>
      <w:marLeft w:val="0"/>
      <w:marRight w:val="0"/>
      <w:marTop w:val="0"/>
      <w:marBottom w:val="0"/>
      <w:divBdr>
        <w:top w:val="none" w:sz="0" w:space="0" w:color="auto"/>
        <w:left w:val="none" w:sz="0" w:space="0" w:color="auto"/>
        <w:bottom w:val="none" w:sz="0" w:space="0" w:color="auto"/>
        <w:right w:val="none" w:sz="0" w:space="0" w:color="auto"/>
      </w:divBdr>
    </w:div>
    <w:div w:id="1462840080">
      <w:bodyDiv w:val="1"/>
      <w:marLeft w:val="0"/>
      <w:marRight w:val="0"/>
      <w:marTop w:val="0"/>
      <w:marBottom w:val="0"/>
      <w:divBdr>
        <w:top w:val="none" w:sz="0" w:space="0" w:color="auto"/>
        <w:left w:val="none" w:sz="0" w:space="0" w:color="auto"/>
        <w:bottom w:val="none" w:sz="0" w:space="0" w:color="auto"/>
        <w:right w:val="none" w:sz="0" w:space="0" w:color="auto"/>
      </w:divBdr>
    </w:div>
    <w:div w:id="1463040731">
      <w:bodyDiv w:val="1"/>
      <w:marLeft w:val="0"/>
      <w:marRight w:val="0"/>
      <w:marTop w:val="0"/>
      <w:marBottom w:val="0"/>
      <w:divBdr>
        <w:top w:val="none" w:sz="0" w:space="0" w:color="auto"/>
        <w:left w:val="none" w:sz="0" w:space="0" w:color="auto"/>
        <w:bottom w:val="none" w:sz="0" w:space="0" w:color="auto"/>
        <w:right w:val="none" w:sz="0" w:space="0" w:color="auto"/>
      </w:divBdr>
    </w:div>
    <w:div w:id="1463617053">
      <w:bodyDiv w:val="1"/>
      <w:marLeft w:val="0"/>
      <w:marRight w:val="0"/>
      <w:marTop w:val="0"/>
      <w:marBottom w:val="0"/>
      <w:divBdr>
        <w:top w:val="none" w:sz="0" w:space="0" w:color="auto"/>
        <w:left w:val="none" w:sz="0" w:space="0" w:color="auto"/>
        <w:bottom w:val="none" w:sz="0" w:space="0" w:color="auto"/>
        <w:right w:val="none" w:sz="0" w:space="0" w:color="auto"/>
      </w:divBdr>
    </w:div>
    <w:div w:id="1464078435">
      <w:bodyDiv w:val="1"/>
      <w:marLeft w:val="0"/>
      <w:marRight w:val="0"/>
      <w:marTop w:val="0"/>
      <w:marBottom w:val="0"/>
      <w:divBdr>
        <w:top w:val="none" w:sz="0" w:space="0" w:color="auto"/>
        <w:left w:val="none" w:sz="0" w:space="0" w:color="auto"/>
        <w:bottom w:val="none" w:sz="0" w:space="0" w:color="auto"/>
        <w:right w:val="none" w:sz="0" w:space="0" w:color="auto"/>
      </w:divBdr>
    </w:div>
    <w:div w:id="1464425143">
      <w:bodyDiv w:val="1"/>
      <w:marLeft w:val="0"/>
      <w:marRight w:val="0"/>
      <w:marTop w:val="0"/>
      <w:marBottom w:val="0"/>
      <w:divBdr>
        <w:top w:val="none" w:sz="0" w:space="0" w:color="auto"/>
        <w:left w:val="none" w:sz="0" w:space="0" w:color="auto"/>
        <w:bottom w:val="none" w:sz="0" w:space="0" w:color="auto"/>
        <w:right w:val="none" w:sz="0" w:space="0" w:color="auto"/>
      </w:divBdr>
    </w:div>
    <w:div w:id="1464499915">
      <w:bodyDiv w:val="1"/>
      <w:marLeft w:val="0"/>
      <w:marRight w:val="0"/>
      <w:marTop w:val="0"/>
      <w:marBottom w:val="0"/>
      <w:divBdr>
        <w:top w:val="none" w:sz="0" w:space="0" w:color="auto"/>
        <w:left w:val="none" w:sz="0" w:space="0" w:color="auto"/>
        <w:bottom w:val="none" w:sz="0" w:space="0" w:color="auto"/>
        <w:right w:val="none" w:sz="0" w:space="0" w:color="auto"/>
      </w:divBdr>
    </w:div>
    <w:div w:id="1464537521">
      <w:bodyDiv w:val="1"/>
      <w:marLeft w:val="0"/>
      <w:marRight w:val="0"/>
      <w:marTop w:val="0"/>
      <w:marBottom w:val="0"/>
      <w:divBdr>
        <w:top w:val="none" w:sz="0" w:space="0" w:color="auto"/>
        <w:left w:val="none" w:sz="0" w:space="0" w:color="auto"/>
        <w:bottom w:val="none" w:sz="0" w:space="0" w:color="auto"/>
        <w:right w:val="none" w:sz="0" w:space="0" w:color="auto"/>
      </w:divBdr>
    </w:div>
    <w:div w:id="1464545343">
      <w:bodyDiv w:val="1"/>
      <w:marLeft w:val="0"/>
      <w:marRight w:val="0"/>
      <w:marTop w:val="0"/>
      <w:marBottom w:val="0"/>
      <w:divBdr>
        <w:top w:val="none" w:sz="0" w:space="0" w:color="auto"/>
        <w:left w:val="none" w:sz="0" w:space="0" w:color="auto"/>
        <w:bottom w:val="none" w:sz="0" w:space="0" w:color="auto"/>
        <w:right w:val="none" w:sz="0" w:space="0" w:color="auto"/>
      </w:divBdr>
    </w:div>
    <w:div w:id="1464612286">
      <w:bodyDiv w:val="1"/>
      <w:marLeft w:val="0"/>
      <w:marRight w:val="0"/>
      <w:marTop w:val="0"/>
      <w:marBottom w:val="0"/>
      <w:divBdr>
        <w:top w:val="none" w:sz="0" w:space="0" w:color="auto"/>
        <w:left w:val="none" w:sz="0" w:space="0" w:color="auto"/>
        <w:bottom w:val="none" w:sz="0" w:space="0" w:color="auto"/>
        <w:right w:val="none" w:sz="0" w:space="0" w:color="auto"/>
      </w:divBdr>
    </w:div>
    <w:div w:id="1464616855">
      <w:bodyDiv w:val="1"/>
      <w:marLeft w:val="0"/>
      <w:marRight w:val="0"/>
      <w:marTop w:val="0"/>
      <w:marBottom w:val="0"/>
      <w:divBdr>
        <w:top w:val="none" w:sz="0" w:space="0" w:color="auto"/>
        <w:left w:val="none" w:sz="0" w:space="0" w:color="auto"/>
        <w:bottom w:val="none" w:sz="0" w:space="0" w:color="auto"/>
        <w:right w:val="none" w:sz="0" w:space="0" w:color="auto"/>
      </w:divBdr>
    </w:div>
    <w:div w:id="1464620085">
      <w:bodyDiv w:val="1"/>
      <w:marLeft w:val="0"/>
      <w:marRight w:val="0"/>
      <w:marTop w:val="0"/>
      <w:marBottom w:val="0"/>
      <w:divBdr>
        <w:top w:val="none" w:sz="0" w:space="0" w:color="auto"/>
        <w:left w:val="none" w:sz="0" w:space="0" w:color="auto"/>
        <w:bottom w:val="none" w:sz="0" w:space="0" w:color="auto"/>
        <w:right w:val="none" w:sz="0" w:space="0" w:color="auto"/>
      </w:divBdr>
    </w:div>
    <w:div w:id="1464696403">
      <w:bodyDiv w:val="1"/>
      <w:marLeft w:val="0"/>
      <w:marRight w:val="0"/>
      <w:marTop w:val="0"/>
      <w:marBottom w:val="0"/>
      <w:divBdr>
        <w:top w:val="none" w:sz="0" w:space="0" w:color="auto"/>
        <w:left w:val="none" w:sz="0" w:space="0" w:color="auto"/>
        <w:bottom w:val="none" w:sz="0" w:space="0" w:color="auto"/>
        <w:right w:val="none" w:sz="0" w:space="0" w:color="auto"/>
      </w:divBdr>
    </w:div>
    <w:div w:id="1464881482">
      <w:bodyDiv w:val="1"/>
      <w:marLeft w:val="0"/>
      <w:marRight w:val="0"/>
      <w:marTop w:val="0"/>
      <w:marBottom w:val="0"/>
      <w:divBdr>
        <w:top w:val="none" w:sz="0" w:space="0" w:color="auto"/>
        <w:left w:val="none" w:sz="0" w:space="0" w:color="auto"/>
        <w:bottom w:val="none" w:sz="0" w:space="0" w:color="auto"/>
        <w:right w:val="none" w:sz="0" w:space="0" w:color="auto"/>
      </w:divBdr>
    </w:div>
    <w:div w:id="1464887113">
      <w:bodyDiv w:val="1"/>
      <w:marLeft w:val="0"/>
      <w:marRight w:val="0"/>
      <w:marTop w:val="0"/>
      <w:marBottom w:val="0"/>
      <w:divBdr>
        <w:top w:val="none" w:sz="0" w:space="0" w:color="auto"/>
        <w:left w:val="none" w:sz="0" w:space="0" w:color="auto"/>
        <w:bottom w:val="none" w:sz="0" w:space="0" w:color="auto"/>
        <w:right w:val="none" w:sz="0" w:space="0" w:color="auto"/>
      </w:divBdr>
    </w:div>
    <w:div w:id="1465193530">
      <w:bodyDiv w:val="1"/>
      <w:marLeft w:val="0"/>
      <w:marRight w:val="0"/>
      <w:marTop w:val="0"/>
      <w:marBottom w:val="0"/>
      <w:divBdr>
        <w:top w:val="none" w:sz="0" w:space="0" w:color="auto"/>
        <w:left w:val="none" w:sz="0" w:space="0" w:color="auto"/>
        <w:bottom w:val="none" w:sz="0" w:space="0" w:color="auto"/>
        <w:right w:val="none" w:sz="0" w:space="0" w:color="auto"/>
      </w:divBdr>
    </w:div>
    <w:div w:id="1465656553">
      <w:bodyDiv w:val="1"/>
      <w:marLeft w:val="0"/>
      <w:marRight w:val="0"/>
      <w:marTop w:val="0"/>
      <w:marBottom w:val="0"/>
      <w:divBdr>
        <w:top w:val="none" w:sz="0" w:space="0" w:color="auto"/>
        <w:left w:val="none" w:sz="0" w:space="0" w:color="auto"/>
        <w:bottom w:val="none" w:sz="0" w:space="0" w:color="auto"/>
        <w:right w:val="none" w:sz="0" w:space="0" w:color="auto"/>
      </w:divBdr>
    </w:div>
    <w:div w:id="1465805395">
      <w:bodyDiv w:val="1"/>
      <w:marLeft w:val="0"/>
      <w:marRight w:val="0"/>
      <w:marTop w:val="0"/>
      <w:marBottom w:val="0"/>
      <w:divBdr>
        <w:top w:val="none" w:sz="0" w:space="0" w:color="auto"/>
        <w:left w:val="none" w:sz="0" w:space="0" w:color="auto"/>
        <w:bottom w:val="none" w:sz="0" w:space="0" w:color="auto"/>
        <w:right w:val="none" w:sz="0" w:space="0" w:color="auto"/>
      </w:divBdr>
    </w:div>
    <w:div w:id="1466041805">
      <w:bodyDiv w:val="1"/>
      <w:marLeft w:val="0"/>
      <w:marRight w:val="0"/>
      <w:marTop w:val="0"/>
      <w:marBottom w:val="0"/>
      <w:divBdr>
        <w:top w:val="none" w:sz="0" w:space="0" w:color="auto"/>
        <w:left w:val="none" w:sz="0" w:space="0" w:color="auto"/>
        <w:bottom w:val="none" w:sz="0" w:space="0" w:color="auto"/>
        <w:right w:val="none" w:sz="0" w:space="0" w:color="auto"/>
      </w:divBdr>
    </w:div>
    <w:div w:id="1466120572">
      <w:bodyDiv w:val="1"/>
      <w:marLeft w:val="0"/>
      <w:marRight w:val="0"/>
      <w:marTop w:val="0"/>
      <w:marBottom w:val="0"/>
      <w:divBdr>
        <w:top w:val="none" w:sz="0" w:space="0" w:color="auto"/>
        <w:left w:val="none" w:sz="0" w:space="0" w:color="auto"/>
        <w:bottom w:val="none" w:sz="0" w:space="0" w:color="auto"/>
        <w:right w:val="none" w:sz="0" w:space="0" w:color="auto"/>
      </w:divBdr>
    </w:div>
    <w:div w:id="1466125002">
      <w:bodyDiv w:val="1"/>
      <w:marLeft w:val="0"/>
      <w:marRight w:val="0"/>
      <w:marTop w:val="0"/>
      <w:marBottom w:val="0"/>
      <w:divBdr>
        <w:top w:val="none" w:sz="0" w:space="0" w:color="auto"/>
        <w:left w:val="none" w:sz="0" w:space="0" w:color="auto"/>
        <w:bottom w:val="none" w:sz="0" w:space="0" w:color="auto"/>
        <w:right w:val="none" w:sz="0" w:space="0" w:color="auto"/>
      </w:divBdr>
    </w:div>
    <w:div w:id="1466316787">
      <w:bodyDiv w:val="1"/>
      <w:marLeft w:val="0"/>
      <w:marRight w:val="0"/>
      <w:marTop w:val="0"/>
      <w:marBottom w:val="0"/>
      <w:divBdr>
        <w:top w:val="none" w:sz="0" w:space="0" w:color="auto"/>
        <w:left w:val="none" w:sz="0" w:space="0" w:color="auto"/>
        <w:bottom w:val="none" w:sz="0" w:space="0" w:color="auto"/>
        <w:right w:val="none" w:sz="0" w:space="0" w:color="auto"/>
      </w:divBdr>
    </w:div>
    <w:div w:id="1466435614">
      <w:bodyDiv w:val="1"/>
      <w:marLeft w:val="0"/>
      <w:marRight w:val="0"/>
      <w:marTop w:val="0"/>
      <w:marBottom w:val="0"/>
      <w:divBdr>
        <w:top w:val="none" w:sz="0" w:space="0" w:color="auto"/>
        <w:left w:val="none" w:sz="0" w:space="0" w:color="auto"/>
        <w:bottom w:val="none" w:sz="0" w:space="0" w:color="auto"/>
        <w:right w:val="none" w:sz="0" w:space="0" w:color="auto"/>
      </w:divBdr>
    </w:div>
    <w:div w:id="1466699666">
      <w:bodyDiv w:val="1"/>
      <w:marLeft w:val="0"/>
      <w:marRight w:val="0"/>
      <w:marTop w:val="0"/>
      <w:marBottom w:val="0"/>
      <w:divBdr>
        <w:top w:val="none" w:sz="0" w:space="0" w:color="auto"/>
        <w:left w:val="none" w:sz="0" w:space="0" w:color="auto"/>
        <w:bottom w:val="none" w:sz="0" w:space="0" w:color="auto"/>
        <w:right w:val="none" w:sz="0" w:space="0" w:color="auto"/>
      </w:divBdr>
    </w:div>
    <w:div w:id="1466705261">
      <w:bodyDiv w:val="1"/>
      <w:marLeft w:val="0"/>
      <w:marRight w:val="0"/>
      <w:marTop w:val="0"/>
      <w:marBottom w:val="0"/>
      <w:divBdr>
        <w:top w:val="none" w:sz="0" w:space="0" w:color="auto"/>
        <w:left w:val="none" w:sz="0" w:space="0" w:color="auto"/>
        <w:bottom w:val="none" w:sz="0" w:space="0" w:color="auto"/>
        <w:right w:val="none" w:sz="0" w:space="0" w:color="auto"/>
      </w:divBdr>
    </w:div>
    <w:div w:id="1467120815">
      <w:bodyDiv w:val="1"/>
      <w:marLeft w:val="0"/>
      <w:marRight w:val="0"/>
      <w:marTop w:val="0"/>
      <w:marBottom w:val="0"/>
      <w:divBdr>
        <w:top w:val="none" w:sz="0" w:space="0" w:color="auto"/>
        <w:left w:val="none" w:sz="0" w:space="0" w:color="auto"/>
        <w:bottom w:val="none" w:sz="0" w:space="0" w:color="auto"/>
        <w:right w:val="none" w:sz="0" w:space="0" w:color="auto"/>
      </w:divBdr>
    </w:div>
    <w:div w:id="1467236881">
      <w:bodyDiv w:val="1"/>
      <w:marLeft w:val="0"/>
      <w:marRight w:val="0"/>
      <w:marTop w:val="0"/>
      <w:marBottom w:val="0"/>
      <w:divBdr>
        <w:top w:val="none" w:sz="0" w:space="0" w:color="auto"/>
        <w:left w:val="none" w:sz="0" w:space="0" w:color="auto"/>
        <w:bottom w:val="none" w:sz="0" w:space="0" w:color="auto"/>
        <w:right w:val="none" w:sz="0" w:space="0" w:color="auto"/>
      </w:divBdr>
    </w:div>
    <w:div w:id="1467317269">
      <w:bodyDiv w:val="1"/>
      <w:marLeft w:val="0"/>
      <w:marRight w:val="0"/>
      <w:marTop w:val="0"/>
      <w:marBottom w:val="0"/>
      <w:divBdr>
        <w:top w:val="none" w:sz="0" w:space="0" w:color="auto"/>
        <w:left w:val="none" w:sz="0" w:space="0" w:color="auto"/>
        <w:bottom w:val="none" w:sz="0" w:space="0" w:color="auto"/>
        <w:right w:val="none" w:sz="0" w:space="0" w:color="auto"/>
      </w:divBdr>
    </w:div>
    <w:div w:id="1467352716">
      <w:bodyDiv w:val="1"/>
      <w:marLeft w:val="0"/>
      <w:marRight w:val="0"/>
      <w:marTop w:val="0"/>
      <w:marBottom w:val="0"/>
      <w:divBdr>
        <w:top w:val="none" w:sz="0" w:space="0" w:color="auto"/>
        <w:left w:val="none" w:sz="0" w:space="0" w:color="auto"/>
        <w:bottom w:val="none" w:sz="0" w:space="0" w:color="auto"/>
        <w:right w:val="none" w:sz="0" w:space="0" w:color="auto"/>
      </w:divBdr>
    </w:div>
    <w:div w:id="1467353175">
      <w:bodyDiv w:val="1"/>
      <w:marLeft w:val="0"/>
      <w:marRight w:val="0"/>
      <w:marTop w:val="0"/>
      <w:marBottom w:val="0"/>
      <w:divBdr>
        <w:top w:val="none" w:sz="0" w:space="0" w:color="auto"/>
        <w:left w:val="none" w:sz="0" w:space="0" w:color="auto"/>
        <w:bottom w:val="none" w:sz="0" w:space="0" w:color="auto"/>
        <w:right w:val="none" w:sz="0" w:space="0" w:color="auto"/>
      </w:divBdr>
    </w:div>
    <w:div w:id="1467358836">
      <w:bodyDiv w:val="1"/>
      <w:marLeft w:val="0"/>
      <w:marRight w:val="0"/>
      <w:marTop w:val="0"/>
      <w:marBottom w:val="0"/>
      <w:divBdr>
        <w:top w:val="none" w:sz="0" w:space="0" w:color="auto"/>
        <w:left w:val="none" w:sz="0" w:space="0" w:color="auto"/>
        <w:bottom w:val="none" w:sz="0" w:space="0" w:color="auto"/>
        <w:right w:val="none" w:sz="0" w:space="0" w:color="auto"/>
      </w:divBdr>
    </w:div>
    <w:div w:id="1467505252">
      <w:bodyDiv w:val="1"/>
      <w:marLeft w:val="0"/>
      <w:marRight w:val="0"/>
      <w:marTop w:val="0"/>
      <w:marBottom w:val="0"/>
      <w:divBdr>
        <w:top w:val="none" w:sz="0" w:space="0" w:color="auto"/>
        <w:left w:val="none" w:sz="0" w:space="0" w:color="auto"/>
        <w:bottom w:val="none" w:sz="0" w:space="0" w:color="auto"/>
        <w:right w:val="none" w:sz="0" w:space="0" w:color="auto"/>
      </w:divBdr>
    </w:div>
    <w:div w:id="1467508044">
      <w:bodyDiv w:val="1"/>
      <w:marLeft w:val="0"/>
      <w:marRight w:val="0"/>
      <w:marTop w:val="0"/>
      <w:marBottom w:val="0"/>
      <w:divBdr>
        <w:top w:val="none" w:sz="0" w:space="0" w:color="auto"/>
        <w:left w:val="none" w:sz="0" w:space="0" w:color="auto"/>
        <w:bottom w:val="none" w:sz="0" w:space="0" w:color="auto"/>
        <w:right w:val="none" w:sz="0" w:space="0" w:color="auto"/>
      </w:divBdr>
    </w:div>
    <w:div w:id="1467508987">
      <w:bodyDiv w:val="1"/>
      <w:marLeft w:val="0"/>
      <w:marRight w:val="0"/>
      <w:marTop w:val="0"/>
      <w:marBottom w:val="0"/>
      <w:divBdr>
        <w:top w:val="none" w:sz="0" w:space="0" w:color="auto"/>
        <w:left w:val="none" w:sz="0" w:space="0" w:color="auto"/>
        <w:bottom w:val="none" w:sz="0" w:space="0" w:color="auto"/>
        <w:right w:val="none" w:sz="0" w:space="0" w:color="auto"/>
      </w:divBdr>
    </w:div>
    <w:div w:id="1467548546">
      <w:bodyDiv w:val="1"/>
      <w:marLeft w:val="0"/>
      <w:marRight w:val="0"/>
      <w:marTop w:val="0"/>
      <w:marBottom w:val="0"/>
      <w:divBdr>
        <w:top w:val="none" w:sz="0" w:space="0" w:color="auto"/>
        <w:left w:val="none" w:sz="0" w:space="0" w:color="auto"/>
        <w:bottom w:val="none" w:sz="0" w:space="0" w:color="auto"/>
        <w:right w:val="none" w:sz="0" w:space="0" w:color="auto"/>
      </w:divBdr>
    </w:div>
    <w:div w:id="1467745403">
      <w:bodyDiv w:val="1"/>
      <w:marLeft w:val="0"/>
      <w:marRight w:val="0"/>
      <w:marTop w:val="0"/>
      <w:marBottom w:val="0"/>
      <w:divBdr>
        <w:top w:val="none" w:sz="0" w:space="0" w:color="auto"/>
        <w:left w:val="none" w:sz="0" w:space="0" w:color="auto"/>
        <w:bottom w:val="none" w:sz="0" w:space="0" w:color="auto"/>
        <w:right w:val="none" w:sz="0" w:space="0" w:color="auto"/>
      </w:divBdr>
    </w:div>
    <w:div w:id="1468163011">
      <w:bodyDiv w:val="1"/>
      <w:marLeft w:val="0"/>
      <w:marRight w:val="0"/>
      <w:marTop w:val="0"/>
      <w:marBottom w:val="0"/>
      <w:divBdr>
        <w:top w:val="none" w:sz="0" w:space="0" w:color="auto"/>
        <w:left w:val="none" w:sz="0" w:space="0" w:color="auto"/>
        <w:bottom w:val="none" w:sz="0" w:space="0" w:color="auto"/>
        <w:right w:val="none" w:sz="0" w:space="0" w:color="auto"/>
      </w:divBdr>
    </w:div>
    <w:div w:id="1468165556">
      <w:bodyDiv w:val="1"/>
      <w:marLeft w:val="0"/>
      <w:marRight w:val="0"/>
      <w:marTop w:val="0"/>
      <w:marBottom w:val="0"/>
      <w:divBdr>
        <w:top w:val="none" w:sz="0" w:space="0" w:color="auto"/>
        <w:left w:val="none" w:sz="0" w:space="0" w:color="auto"/>
        <w:bottom w:val="none" w:sz="0" w:space="0" w:color="auto"/>
        <w:right w:val="none" w:sz="0" w:space="0" w:color="auto"/>
      </w:divBdr>
    </w:div>
    <w:div w:id="1468400299">
      <w:bodyDiv w:val="1"/>
      <w:marLeft w:val="0"/>
      <w:marRight w:val="0"/>
      <w:marTop w:val="0"/>
      <w:marBottom w:val="0"/>
      <w:divBdr>
        <w:top w:val="none" w:sz="0" w:space="0" w:color="auto"/>
        <w:left w:val="none" w:sz="0" w:space="0" w:color="auto"/>
        <w:bottom w:val="none" w:sz="0" w:space="0" w:color="auto"/>
        <w:right w:val="none" w:sz="0" w:space="0" w:color="auto"/>
      </w:divBdr>
    </w:div>
    <w:div w:id="1468401936">
      <w:bodyDiv w:val="1"/>
      <w:marLeft w:val="0"/>
      <w:marRight w:val="0"/>
      <w:marTop w:val="0"/>
      <w:marBottom w:val="0"/>
      <w:divBdr>
        <w:top w:val="none" w:sz="0" w:space="0" w:color="auto"/>
        <w:left w:val="none" w:sz="0" w:space="0" w:color="auto"/>
        <w:bottom w:val="none" w:sz="0" w:space="0" w:color="auto"/>
        <w:right w:val="none" w:sz="0" w:space="0" w:color="auto"/>
      </w:divBdr>
    </w:div>
    <w:div w:id="1468425997">
      <w:bodyDiv w:val="1"/>
      <w:marLeft w:val="0"/>
      <w:marRight w:val="0"/>
      <w:marTop w:val="0"/>
      <w:marBottom w:val="0"/>
      <w:divBdr>
        <w:top w:val="none" w:sz="0" w:space="0" w:color="auto"/>
        <w:left w:val="none" w:sz="0" w:space="0" w:color="auto"/>
        <w:bottom w:val="none" w:sz="0" w:space="0" w:color="auto"/>
        <w:right w:val="none" w:sz="0" w:space="0" w:color="auto"/>
      </w:divBdr>
    </w:div>
    <w:div w:id="1468551450">
      <w:bodyDiv w:val="1"/>
      <w:marLeft w:val="0"/>
      <w:marRight w:val="0"/>
      <w:marTop w:val="0"/>
      <w:marBottom w:val="0"/>
      <w:divBdr>
        <w:top w:val="none" w:sz="0" w:space="0" w:color="auto"/>
        <w:left w:val="none" w:sz="0" w:space="0" w:color="auto"/>
        <w:bottom w:val="none" w:sz="0" w:space="0" w:color="auto"/>
        <w:right w:val="none" w:sz="0" w:space="0" w:color="auto"/>
      </w:divBdr>
    </w:div>
    <w:div w:id="1468552855">
      <w:bodyDiv w:val="1"/>
      <w:marLeft w:val="0"/>
      <w:marRight w:val="0"/>
      <w:marTop w:val="0"/>
      <w:marBottom w:val="0"/>
      <w:divBdr>
        <w:top w:val="none" w:sz="0" w:space="0" w:color="auto"/>
        <w:left w:val="none" w:sz="0" w:space="0" w:color="auto"/>
        <w:bottom w:val="none" w:sz="0" w:space="0" w:color="auto"/>
        <w:right w:val="none" w:sz="0" w:space="0" w:color="auto"/>
      </w:divBdr>
    </w:div>
    <w:div w:id="1468665167">
      <w:bodyDiv w:val="1"/>
      <w:marLeft w:val="0"/>
      <w:marRight w:val="0"/>
      <w:marTop w:val="0"/>
      <w:marBottom w:val="0"/>
      <w:divBdr>
        <w:top w:val="none" w:sz="0" w:space="0" w:color="auto"/>
        <w:left w:val="none" w:sz="0" w:space="0" w:color="auto"/>
        <w:bottom w:val="none" w:sz="0" w:space="0" w:color="auto"/>
        <w:right w:val="none" w:sz="0" w:space="0" w:color="auto"/>
      </w:divBdr>
    </w:div>
    <w:div w:id="1468738227">
      <w:bodyDiv w:val="1"/>
      <w:marLeft w:val="0"/>
      <w:marRight w:val="0"/>
      <w:marTop w:val="0"/>
      <w:marBottom w:val="0"/>
      <w:divBdr>
        <w:top w:val="none" w:sz="0" w:space="0" w:color="auto"/>
        <w:left w:val="none" w:sz="0" w:space="0" w:color="auto"/>
        <w:bottom w:val="none" w:sz="0" w:space="0" w:color="auto"/>
        <w:right w:val="none" w:sz="0" w:space="0" w:color="auto"/>
      </w:divBdr>
    </w:div>
    <w:div w:id="1468738605">
      <w:bodyDiv w:val="1"/>
      <w:marLeft w:val="0"/>
      <w:marRight w:val="0"/>
      <w:marTop w:val="0"/>
      <w:marBottom w:val="0"/>
      <w:divBdr>
        <w:top w:val="none" w:sz="0" w:space="0" w:color="auto"/>
        <w:left w:val="none" w:sz="0" w:space="0" w:color="auto"/>
        <w:bottom w:val="none" w:sz="0" w:space="0" w:color="auto"/>
        <w:right w:val="none" w:sz="0" w:space="0" w:color="auto"/>
      </w:divBdr>
    </w:div>
    <w:div w:id="1468814547">
      <w:bodyDiv w:val="1"/>
      <w:marLeft w:val="0"/>
      <w:marRight w:val="0"/>
      <w:marTop w:val="0"/>
      <w:marBottom w:val="0"/>
      <w:divBdr>
        <w:top w:val="none" w:sz="0" w:space="0" w:color="auto"/>
        <w:left w:val="none" w:sz="0" w:space="0" w:color="auto"/>
        <w:bottom w:val="none" w:sz="0" w:space="0" w:color="auto"/>
        <w:right w:val="none" w:sz="0" w:space="0" w:color="auto"/>
      </w:divBdr>
    </w:div>
    <w:div w:id="1468858456">
      <w:bodyDiv w:val="1"/>
      <w:marLeft w:val="0"/>
      <w:marRight w:val="0"/>
      <w:marTop w:val="0"/>
      <w:marBottom w:val="0"/>
      <w:divBdr>
        <w:top w:val="none" w:sz="0" w:space="0" w:color="auto"/>
        <w:left w:val="none" w:sz="0" w:space="0" w:color="auto"/>
        <w:bottom w:val="none" w:sz="0" w:space="0" w:color="auto"/>
        <w:right w:val="none" w:sz="0" w:space="0" w:color="auto"/>
      </w:divBdr>
    </w:div>
    <w:div w:id="1468863414">
      <w:bodyDiv w:val="1"/>
      <w:marLeft w:val="0"/>
      <w:marRight w:val="0"/>
      <w:marTop w:val="0"/>
      <w:marBottom w:val="0"/>
      <w:divBdr>
        <w:top w:val="none" w:sz="0" w:space="0" w:color="auto"/>
        <w:left w:val="none" w:sz="0" w:space="0" w:color="auto"/>
        <w:bottom w:val="none" w:sz="0" w:space="0" w:color="auto"/>
        <w:right w:val="none" w:sz="0" w:space="0" w:color="auto"/>
      </w:divBdr>
    </w:div>
    <w:div w:id="1468938072">
      <w:bodyDiv w:val="1"/>
      <w:marLeft w:val="0"/>
      <w:marRight w:val="0"/>
      <w:marTop w:val="0"/>
      <w:marBottom w:val="0"/>
      <w:divBdr>
        <w:top w:val="none" w:sz="0" w:space="0" w:color="auto"/>
        <w:left w:val="none" w:sz="0" w:space="0" w:color="auto"/>
        <w:bottom w:val="none" w:sz="0" w:space="0" w:color="auto"/>
        <w:right w:val="none" w:sz="0" w:space="0" w:color="auto"/>
      </w:divBdr>
    </w:div>
    <w:div w:id="1469207661">
      <w:bodyDiv w:val="1"/>
      <w:marLeft w:val="0"/>
      <w:marRight w:val="0"/>
      <w:marTop w:val="0"/>
      <w:marBottom w:val="0"/>
      <w:divBdr>
        <w:top w:val="none" w:sz="0" w:space="0" w:color="auto"/>
        <w:left w:val="none" w:sz="0" w:space="0" w:color="auto"/>
        <w:bottom w:val="none" w:sz="0" w:space="0" w:color="auto"/>
        <w:right w:val="none" w:sz="0" w:space="0" w:color="auto"/>
      </w:divBdr>
    </w:div>
    <w:div w:id="1469276906">
      <w:bodyDiv w:val="1"/>
      <w:marLeft w:val="0"/>
      <w:marRight w:val="0"/>
      <w:marTop w:val="0"/>
      <w:marBottom w:val="0"/>
      <w:divBdr>
        <w:top w:val="none" w:sz="0" w:space="0" w:color="auto"/>
        <w:left w:val="none" w:sz="0" w:space="0" w:color="auto"/>
        <w:bottom w:val="none" w:sz="0" w:space="0" w:color="auto"/>
        <w:right w:val="none" w:sz="0" w:space="0" w:color="auto"/>
      </w:divBdr>
    </w:div>
    <w:div w:id="1469474299">
      <w:bodyDiv w:val="1"/>
      <w:marLeft w:val="0"/>
      <w:marRight w:val="0"/>
      <w:marTop w:val="0"/>
      <w:marBottom w:val="0"/>
      <w:divBdr>
        <w:top w:val="none" w:sz="0" w:space="0" w:color="auto"/>
        <w:left w:val="none" w:sz="0" w:space="0" w:color="auto"/>
        <w:bottom w:val="none" w:sz="0" w:space="0" w:color="auto"/>
        <w:right w:val="none" w:sz="0" w:space="0" w:color="auto"/>
      </w:divBdr>
    </w:div>
    <w:div w:id="1469476432">
      <w:bodyDiv w:val="1"/>
      <w:marLeft w:val="0"/>
      <w:marRight w:val="0"/>
      <w:marTop w:val="0"/>
      <w:marBottom w:val="0"/>
      <w:divBdr>
        <w:top w:val="none" w:sz="0" w:space="0" w:color="auto"/>
        <w:left w:val="none" w:sz="0" w:space="0" w:color="auto"/>
        <w:bottom w:val="none" w:sz="0" w:space="0" w:color="auto"/>
        <w:right w:val="none" w:sz="0" w:space="0" w:color="auto"/>
      </w:divBdr>
    </w:div>
    <w:div w:id="1469669603">
      <w:bodyDiv w:val="1"/>
      <w:marLeft w:val="0"/>
      <w:marRight w:val="0"/>
      <w:marTop w:val="0"/>
      <w:marBottom w:val="0"/>
      <w:divBdr>
        <w:top w:val="none" w:sz="0" w:space="0" w:color="auto"/>
        <w:left w:val="none" w:sz="0" w:space="0" w:color="auto"/>
        <w:bottom w:val="none" w:sz="0" w:space="0" w:color="auto"/>
        <w:right w:val="none" w:sz="0" w:space="0" w:color="auto"/>
      </w:divBdr>
    </w:div>
    <w:div w:id="1470129167">
      <w:bodyDiv w:val="1"/>
      <w:marLeft w:val="0"/>
      <w:marRight w:val="0"/>
      <w:marTop w:val="0"/>
      <w:marBottom w:val="0"/>
      <w:divBdr>
        <w:top w:val="none" w:sz="0" w:space="0" w:color="auto"/>
        <w:left w:val="none" w:sz="0" w:space="0" w:color="auto"/>
        <w:bottom w:val="none" w:sz="0" w:space="0" w:color="auto"/>
        <w:right w:val="none" w:sz="0" w:space="0" w:color="auto"/>
      </w:divBdr>
    </w:div>
    <w:div w:id="1470200239">
      <w:bodyDiv w:val="1"/>
      <w:marLeft w:val="0"/>
      <w:marRight w:val="0"/>
      <w:marTop w:val="0"/>
      <w:marBottom w:val="0"/>
      <w:divBdr>
        <w:top w:val="none" w:sz="0" w:space="0" w:color="auto"/>
        <w:left w:val="none" w:sz="0" w:space="0" w:color="auto"/>
        <w:bottom w:val="none" w:sz="0" w:space="0" w:color="auto"/>
        <w:right w:val="none" w:sz="0" w:space="0" w:color="auto"/>
      </w:divBdr>
    </w:div>
    <w:div w:id="1470322374">
      <w:bodyDiv w:val="1"/>
      <w:marLeft w:val="0"/>
      <w:marRight w:val="0"/>
      <w:marTop w:val="0"/>
      <w:marBottom w:val="0"/>
      <w:divBdr>
        <w:top w:val="none" w:sz="0" w:space="0" w:color="auto"/>
        <w:left w:val="none" w:sz="0" w:space="0" w:color="auto"/>
        <w:bottom w:val="none" w:sz="0" w:space="0" w:color="auto"/>
        <w:right w:val="none" w:sz="0" w:space="0" w:color="auto"/>
      </w:divBdr>
    </w:div>
    <w:div w:id="1470440133">
      <w:bodyDiv w:val="1"/>
      <w:marLeft w:val="0"/>
      <w:marRight w:val="0"/>
      <w:marTop w:val="0"/>
      <w:marBottom w:val="0"/>
      <w:divBdr>
        <w:top w:val="none" w:sz="0" w:space="0" w:color="auto"/>
        <w:left w:val="none" w:sz="0" w:space="0" w:color="auto"/>
        <w:bottom w:val="none" w:sz="0" w:space="0" w:color="auto"/>
        <w:right w:val="none" w:sz="0" w:space="0" w:color="auto"/>
      </w:divBdr>
    </w:div>
    <w:div w:id="1470704536">
      <w:bodyDiv w:val="1"/>
      <w:marLeft w:val="0"/>
      <w:marRight w:val="0"/>
      <w:marTop w:val="0"/>
      <w:marBottom w:val="0"/>
      <w:divBdr>
        <w:top w:val="none" w:sz="0" w:space="0" w:color="auto"/>
        <w:left w:val="none" w:sz="0" w:space="0" w:color="auto"/>
        <w:bottom w:val="none" w:sz="0" w:space="0" w:color="auto"/>
        <w:right w:val="none" w:sz="0" w:space="0" w:color="auto"/>
      </w:divBdr>
    </w:div>
    <w:div w:id="1470779848">
      <w:bodyDiv w:val="1"/>
      <w:marLeft w:val="0"/>
      <w:marRight w:val="0"/>
      <w:marTop w:val="0"/>
      <w:marBottom w:val="0"/>
      <w:divBdr>
        <w:top w:val="none" w:sz="0" w:space="0" w:color="auto"/>
        <w:left w:val="none" w:sz="0" w:space="0" w:color="auto"/>
        <w:bottom w:val="none" w:sz="0" w:space="0" w:color="auto"/>
        <w:right w:val="none" w:sz="0" w:space="0" w:color="auto"/>
      </w:divBdr>
    </w:div>
    <w:div w:id="1471247262">
      <w:bodyDiv w:val="1"/>
      <w:marLeft w:val="0"/>
      <w:marRight w:val="0"/>
      <w:marTop w:val="0"/>
      <w:marBottom w:val="0"/>
      <w:divBdr>
        <w:top w:val="none" w:sz="0" w:space="0" w:color="auto"/>
        <w:left w:val="none" w:sz="0" w:space="0" w:color="auto"/>
        <w:bottom w:val="none" w:sz="0" w:space="0" w:color="auto"/>
        <w:right w:val="none" w:sz="0" w:space="0" w:color="auto"/>
      </w:divBdr>
    </w:div>
    <w:div w:id="1471367415">
      <w:bodyDiv w:val="1"/>
      <w:marLeft w:val="0"/>
      <w:marRight w:val="0"/>
      <w:marTop w:val="0"/>
      <w:marBottom w:val="0"/>
      <w:divBdr>
        <w:top w:val="none" w:sz="0" w:space="0" w:color="auto"/>
        <w:left w:val="none" w:sz="0" w:space="0" w:color="auto"/>
        <w:bottom w:val="none" w:sz="0" w:space="0" w:color="auto"/>
        <w:right w:val="none" w:sz="0" w:space="0" w:color="auto"/>
      </w:divBdr>
    </w:div>
    <w:div w:id="1471702612">
      <w:bodyDiv w:val="1"/>
      <w:marLeft w:val="0"/>
      <w:marRight w:val="0"/>
      <w:marTop w:val="0"/>
      <w:marBottom w:val="0"/>
      <w:divBdr>
        <w:top w:val="none" w:sz="0" w:space="0" w:color="auto"/>
        <w:left w:val="none" w:sz="0" w:space="0" w:color="auto"/>
        <w:bottom w:val="none" w:sz="0" w:space="0" w:color="auto"/>
        <w:right w:val="none" w:sz="0" w:space="0" w:color="auto"/>
      </w:divBdr>
    </w:div>
    <w:div w:id="1471971098">
      <w:bodyDiv w:val="1"/>
      <w:marLeft w:val="0"/>
      <w:marRight w:val="0"/>
      <w:marTop w:val="0"/>
      <w:marBottom w:val="0"/>
      <w:divBdr>
        <w:top w:val="none" w:sz="0" w:space="0" w:color="auto"/>
        <w:left w:val="none" w:sz="0" w:space="0" w:color="auto"/>
        <w:bottom w:val="none" w:sz="0" w:space="0" w:color="auto"/>
        <w:right w:val="none" w:sz="0" w:space="0" w:color="auto"/>
      </w:divBdr>
    </w:div>
    <w:div w:id="1472135667">
      <w:bodyDiv w:val="1"/>
      <w:marLeft w:val="0"/>
      <w:marRight w:val="0"/>
      <w:marTop w:val="0"/>
      <w:marBottom w:val="0"/>
      <w:divBdr>
        <w:top w:val="none" w:sz="0" w:space="0" w:color="auto"/>
        <w:left w:val="none" w:sz="0" w:space="0" w:color="auto"/>
        <w:bottom w:val="none" w:sz="0" w:space="0" w:color="auto"/>
        <w:right w:val="none" w:sz="0" w:space="0" w:color="auto"/>
      </w:divBdr>
    </w:div>
    <w:div w:id="1472138592">
      <w:bodyDiv w:val="1"/>
      <w:marLeft w:val="0"/>
      <w:marRight w:val="0"/>
      <w:marTop w:val="0"/>
      <w:marBottom w:val="0"/>
      <w:divBdr>
        <w:top w:val="none" w:sz="0" w:space="0" w:color="auto"/>
        <w:left w:val="none" w:sz="0" w:space="0" w:color="auto"/>
        <w:bottom w:val="none" w:sz="0" w:space="0" w:color="auto"/>
        <w:right w:val="none" w:sz="0" w:space="0" w:color="auto"/>
      </w:divBdr>
    </w:div>
    <w:div w:id="1472407827">
      <w:bodyDiv w:val="1"/>
      <w:marLeft w:val="0"/>
      <w:marRight w:val="0"/>
      <w:marTop w:val="0"/>
      <w:marBottom w:val="0"/>
      <w:divBdr>
        <w:top w:val="none" w:sz="0" w:space="0" w:color="auto"/>
        <w:left w:val="none" w:sz="0" w:space="0" w:color="auto"/>
        <w:bottom w:val="none" w:sz="0" w:space="0" w:color="auto"/>
        <w:right w:val="none" w:sz="0" w:space="0" w:color="auto"/>
      </w:divBdr>
    </w:div>
    <w:div w:id="1472408963">
      <w:bodyDiv w:val="1"/>
      <w:marLeft w:val="0"/>
      <w:marRight w:val="0"/>
      <w:marTop w:val="0"/>
      <w:marBottom w:val="0"/>
      <w:divBdr>
        <w:top w:val="none" w:sz="0" w:space="0" w:color="auto"/>
        <w:left w:val="none" w:sz="0" w:space="0" w:color="auto"/>
        <w:bottom w:val="none" w:sz="0" w:space="0" w:color="auto"/>
        <w:right w:val="none" w:sz="0" w:space="0" w:color="auto"/>
      </w:divBdr>
    </w:div>
    <w:div w:id="1473013625">
      <w:bodyDiv w:val="1"/>
      <w:marLeft w:val="0"/>
      <w:marRight w:val="0"/>
      <w:marTop w:val="0"/>
      <w:marBottom w:val="0"/>
      <w:divBdr>
        <w:top w:val="none" w:sz="0" w:space="0" w:color="auto"/>
        <w:left w:val="none" w:sz="0" w:space="0" w:color="auto"/>
        <w:bottom w:val="none" w:sz="0" w:space="0" w:color="auto"/>
        <w:right w:val="none" w:sz="0" w:space="0" w:color="auto"/>
      </w:divBdr>
    </w:div>
    <w:div w:id="1473132101">
      <w:bodyDiv w:val="1"/>
      <w:marLeft w:val="0"/>
      <w:marRight w:val="0"/>
      <w:marTop w:val="0"/>
      <w:marBottom w:val="0"/>
      <w:divBdr>
        <w:top w:val="none" w:sz="0" w:space="0" w:color="auto"/>
        <w:left w:val="none" w:sz="0" w:space="0" w:color="auto"/>
        <w:bottom w:val="none" w:sz="0" w:space="0" w:color="auto"/>
        <w:right w:val="none" w:sz="0" w:space="0" w:color="auto"/>
      </w:divBdr>
    </w:div>
    <w:div w:id="1473133444">
      <w:bodyDiv w:val="1"/>
      <w:marLeft w:val="0"/>
      <w:marRight w:val="0"/>
      <w:marTop w:val="0"/>
      <w:marBottom w:val="0"/>
      <w:divBdr>
        <w:top w:val="none" w:sz="0" w:space="0" w:color="auto"/>
        <w:left w:val="none" w:sz="0" w:space="0" w:color="auto"/>
        <w:bottom w:val="none" w:sz="0" w:space="0" w:color="auto"/>
        <w:right w:val="none" w:sz="0" w:space="0" w:color="auto"/>
      </w:divBdr>
    </w:div>
    <w:div w:id="1473137858">
      <w:bodyDiv w:val="1"/>
      <w:marLeft w:val="0"/>
      <w:marRight w:val="0"/>
      <w:marTop w:val="0"/>
      <w:marBottom w:val="0"/>
      <w:divBdr>
        <w:top w:val="none" w:sz="0" w:space="0" w:color="auto"/>
        <w:left w:val="none" w:sz="0" w:space="0" w:color="auto"/>
        <w:bottom w:val="none" w:sz="0" w:space="0" w:color="auto"/>
        <w:right w:val="none" w:sz="0" w:space="0" w:color="auto"/>
      </w:divBdr>
    </w:div>
    <w:div w:id="1473256145">
      <w:bodyDiv w:val="1"/>
      <w:marLeft w:val="0"/>
      <w:marRight w:val="0"/>
      <w:marTop w:val="0"/>
      <w:marBottom w:val="0"/>
      <w:divBdr>
        <w:top w:val="none" w:sz="0" w:space="0" w:color="auto"/>
        <w:left w:val="none" w:sz="0" w:space="0" w:color="auto"/>
        <w:bottom w:val="none" w:sz="0" w:space="0" w:color="auto"/>
        <w:right w:val="none" w:sz="0" w:space="0" w:color="auto"/>
      </w:divBdr>
    </w:div>
    <w:div w:id="1473257760">
      <w:bodyDiv w:val="1"/>
      <w:marLeft w:val="0"/>
      <w:marRight w:val="0"/>
      <w:marTop w:val="0"/>
      <w:marBottom w:val="0"/>
      <w:divBdr>
        <w:top w:val="none" w:sz="0" w:space="0" w:color="auto"/>
        <w:left w:val="none" w:sz="0" w:space="0" w:color="auto"/>
        <w:bottom w:val="none" w:sz="0" w:space="0" w:color="auto"/>
        <w:right w:val="none" w:sz="0" w:space="0" w:color="auto"/>
      </w:divBdr>
    </w:div>
    <w:div w:id="1473331433">
      <w:bodyDiv w:val="1"/>
      <w:marLeft w:val="0"/>
      <w:marRight w:val="0"/>
      <w:marTop w:val="0"/>
      <w:marBottom w:val="0"/>
      <w:divBdr>
        <w:top w:val="none" w:sz="0" w:space="0" w:color="auto"/>
        <w:left w:val="none" w:sz="0" w:space="0" w:color="auto"/>
        <w:bottom w:val="none" w:sz="0" w:space="0" w:color="auto"/>
        <w:right w:val="none" w:sz="0" w:space="0" w:color="auto"/>
      </w:divBdr>
    </w:div>
    <w:div w:id="1473404038">
      <w:bodyDiv w:val="1"/>
      <w:marLeft w:val="0"/>
      <w:marRight w:val="0"/>
      <w:marTop w:val="0"/>
      <w:marBottom w:val="0"/>
      <w:divBdr>
        <w:top w:val="none" w:sz="0" w:space="0" w:color="auto"/>
        <w:left w:val="none" w:sz="0" w:space="0" w:color="auto"/>
        <w:bottom w:val="none" w:sz="0" w:space="0" w:color="auto"/>
        <w:right w:val="none" w:sz="0" w:space="0" w:color="auto"/>
      </w:divBdr>
    </w:div>
    <w:div w:id="1473792997">
      <w:bodyDiv w:val="1"/>
      <w:marLeft w:val="0"/>
      <w:marRight w:val="0"/>
      <w:marTop w:val="0"/>
      <w:marBottom w:val="0"/>
      <w:divBdr>
        <w:top w:val="none" w:sz="0" w:space="0" w:color="auto"/>
        <w:left w:val="none" w:sz="0" w:space="0" w:color="auto"/>
        <w:bottom w:val="none" w:sz="0" w:space="0" w:color="auto"/>
        <w:right w:val="none" w:sz="0" w:space="0" w:color="auto"/>
      </w:divBdr>
    </w:div>
    <w:div w:id="1473863705">
      <w:bodyDiv w:val="1"/>
      <w:marLeft w:val="0"/>
      <w:marRight w:val="0"/>
      <w:marTop w:val="0"/>
      <w:marBottom w:val="0"/>
      <w:divBdr>
        <w:top w:val="none" w:sz="0" w:space="0" w:color="auto"/>
        <w:left w:val="none" w:sz="0" w:space="0" w:color="auto"/>
        <w:bottom w:val="none" w:sz="0" w:space="0" w:color="auto"/>
        <w:right w:val="none" w:sz="0" w:space="0" w:color="auto"/>
      </w:divBdr>
    </w:div>
    <w:div w:id="1473913182">
      <w:bodyDiv w:val="1"/>
      <w:marLeft w:val="0"/>
      <w:marRight w:val="0"/>
      <w:marTop w:val="0"/>
      <w:marBottom w:val="0"/>
      <w:divBdr>
        <w:top w:val="none" w:sz="0" w:space="0" w:color="auto"/>
        <w:left w:val="none" w:sz="0" w:space="0" w:color="auto"/>
        <w:bottom w:val="none" w:sz="0" w:space="0" w:color="auto"/>
        <w:right w:val="none" w:sz="0" w:space="0" w:color="auto"/>
      </w:divBdr>
    </w:div>
    <w:div w:id="1474175787">
      <w:bodyDiv w:val="1"/>
      <w:marLeft w:val="0"/>
      <w:marRight w:val="0"/>
      <w:marTop w:val="0"/>
      <w:marBottom w:val="0"/>
      <w:divBdr>
        <w:top w:val="none" w:sz="0" w:space="0" w:color="auto"/>
        <w:left w:val="none" w:sz="0" w:space="0" w:color="auto"/>
        <w:bottom w:val="none" w:sz="0" w:space="0" w:color="auto"/>
        <w:right w:val="none" w:sz="0" w:space="0" w:color="auto"/>
      </w:divBdr>
    </w:div>
    <w:div w:id="1474249274">
      <w:bodyDiv w:val="1"/>
      <w:marLeft w:val="0"/>
      <w:marRight w:val="0"/>
      <w:marTop w:val="0"/>
      <w:marBottom w:val="0"/>
      <w:divBdr>
        <w:top w:val="none" w:sz="0" w:space="0" w:color="auto"/>
        <w:left w:val="none" w:sz="0" w:space="0" w:color="auto"/>
        <w:bottom w:val="none" w:sz="0" w:space="0" w:color="auto"/>
        <w:right w:val="none" w:sz="0" w:space="0" w:color="auto"/>
      </w:divBdr>
    </w:div>
    <w:div w:id="1474325975">
      <w:bodyDiv w:val="1"/>
      <w:marLeft w:val="0"/>
      <w:marRight w:val="0"/>
      <w:marTop w:val="0"/>
      <w:marBottom w:val="0"/>
      <w:divBdr>
        <w:top w:val="none" w:sz="0" w:space="0" w:color="auto"/>
        <w:left w:val="none" w:sz="0" w:space="0" w:color="auto"/>
        <w:bottom w:val="none" w:sz="0" w:space="0" w:color="auto"/>
        <w:right w:val="none" w:sz="0" w:space="0" w:color="auto"/>
      </w:divBdr>
    </w:div>
    <w:div w:id="1474366211">
      <w:bodyDiv w:val="1"/>
      <w:marLeft w:val="0"/>
      <w:marRight w:val="0"/>
      <w:marTop w:val="0"/>
      <w:marBottom w:val="0"/>
      <w:divBdr>
        <w:top w:val="none" w:sz="0" w:space="0" w:color="auto"/>
        <w:left w:val="none" w:sz="0" w:space="0" w:color="auto"/>
        <w:bottom w:val="none" w:sz="0" w:space="0" w:color="auto"/>
        <w:right w:val="none" w:sz="0" w:space="0" w:color="auto"/>
      </w:divBdr>
    </w:div>
    <w:div w:id="1474445202">
      <w:bodyDiv w:val="1"/>
      <w:marLeft w:val="0"/>
      <w:marRight w:val="0"/>
      <w:marTop w:val="0"/>
      <w:marBottom w:val="0"/>
      <w:divBdr>
        <w:top w:val="none" w:sz="0" w:space="0" w:color="auto"/>
        <w:left w:val="none" w:sz="0" w:space="0" w:color="auto"/>
        <w:bottom w:val="none" w:sz="0" w:space="0" w:color="auto"/>
        <w:right w:val="none" w:sz="0" w:space="0" w:color="auto"/>
      </w:divBdr>
    </w:div>
    <w:div w:id="1474567689">
      <w:bodyDiv w:val="1"/>
      <w:marLeft w:val="0"/>
      <w:marRight w:val="0"/>
      <w:marTop w:val="0"/>
      <w:marBottom w:val="0"/>
      <w:divBdr>
        <w:top w:val="none" w:sz="0" w:space="0" w:color="auto"/>
        <w:left w:val="none" w:sz="0" w:space="0" w:color="auto"/>
        <w:bottom w:val="none" w:sz="0" w:space="0" w:color="auto"/>
        <w:right w:val="none" w:sz="0" w:space="0" w:color="auto"/>
      </w:divBdr>
    </w:div>
    <w:div w:id="1474716850">
      <w:bodyDiv w:val="1"/>
      <w:marLeft w:val="0"/>
      <w:marRight w:val="0"/>
      <w:marTop w:val="0"/>
      <w:marBottom w:val="0"/>
      <w:divBdr>
        <w:top w:val="none" w:sz="0" w:space="0" w:color="auto"/>
        <w:left w:val="none" w:sz="0" w:space="0" w:color="auto"/>
        <w:bottom w:val="none" w:sz="0" w:space="0" w:color="auto"/>
        <w:right w:val="none" w:sz="0" w:space="0" w:color="auto"/>
      </w:divBdr>
    </w:div>
    <w:div w:id="1475177401">
      <w:bodyDiv w:val="1"/>
      <w:marLeft w:val="0"/>
      <w:marRight w:val="0"/>
      <w:marTop w:val="0"/>
      <w:marBottom w:val="0"/>
      <w:divBdr>
        <w:top w:val="none" w:sz="0" w:space="0" w:color="auto"/>
        <w:left w:val="none" w:sz="0" w:space="0" w:color="auto"/>
        <w:bottom w:val="none" w:sz="0" w:space="0" w:color="auto"/>
        <w:right w:val="none" w:sz="0" w:space="0" w:color="auto"/>
      </w:divBdr>
    </w:div>
    <w:div w:id="1475489250">
      <w:bodyDiv w:val="1"/>
      <w:marLeft w:val="0"/>
      <w:marRight w:val="0"/>
      <w:marTop w:val="0"/>
      <w:marBottom w:val="0"/>
      <w:divBdr>
        <w:top w:val="none" w:sz="0" w:space="0" w:color="auto"/>
        <w:left w:val="none" w:sz="0" w:space="0" w:color="auto"/>
        <w:bottom w:val="none" w:sz="0" w:space="0" w:color="auto"/>
        <w:right w:val="none" w:sz="0" w:space="0" w:color="auto"/>
      </w:divBdr>
    </w:div>
    <w:div w:id="1475491615">
      <w:bodyDiv w:val="1"/>
      <w:marLeft w:val="0"/>
      <w:marRight w:val="0"/>
      <w:marTop w:val="0"/>
      <w:marBottom w:val="0"/>
      <w:divBdr>
        <w:top w:val="none" w:sz="0" w:space="0" w:color="auto"/>
        <w:left w:val="none" w:sz="0" w:space="0" w:color="auto"/>
        <w:bottom w:val="none" w:sz="0" w:space="0" w:color="auto"/>
        <w:right w:val="none" w:sz="0" w:space="0" w:color="auto"/>
      </w:divBdr>
    </w:div>
    <w:div w:id="1475637855">
      <w:bodyDiv w:val="1"/>
      <w:marLeft w:val="0"/>
      <w:marRight w:val="0"/>
      <w:marTop w:val="0"/>
      <w:marBottom w:val="0"/>
      <w:divBdr>
        <w:top w:val="none" w:sz="0" w:space="0" w:color="auto"/>
        <w:left w:val="none" w:sz="0" w:space="0" w:color="auto"/>
        <w:bottom w:val="none" w:sz="0" w:space="0" w:color="auto"/>
        <w:right w:val="none" w:sz="0" w:space="0" w:color="auto"/>
      </w:divBdr>
    </w:div>
    <w:div w:id="1475878931">
      <w:bodyDiv w:val="1"/>
      <w:marLeft w:val="0"/>
      <w:marRight w:val="0"/>
      <w:marTop w:val="0"/>
      <w:marBottom w:val="0"/>
      <w:divBdr>
        <w:top w:val="none" w:sz="0" w:space="0" w:color="auto"/>
        <w:left w:val="none" w:sz="0" w:space="0" w:color="auto"/>
        <w:bottom w:val="none" w:sz="0" w:space="0" w:color="auto"/>
        <w:right w:val="none" w:sz="0" w:space="0" w:color="auto"/>
      </w:divBdr>
    </w:div>
    <w:div w:id="1476070640">
      <w:bodyDiv w:val="1"/>
      <w:marLeft w:val="0"/>
      <w:marRight w:val="0"/>
      <w:marTop w:val="0"/>
      <w:marBottom w:val="0"/>
      <w:divBdr>
        <w:top w:val="none" w:sz="0" w:space="0" w:color="auto"/>
        <w:left w:val="none" w:sz="0" w:space="0" w:color="auto"/>
        <w:bottom w:val="none" w:sz="0" w:space="0" w:color="auto"/>
        <w:right w:val="none" w:sz="0" w:space="0" w:color="auto"/>
      </w:divBdr>
    </w:div>
    <w:div w:id="1476142814">
      <w:bodyDiv w:val="1"/>
      <w:marLeft w:val="0"/>
      <w:marRight w:val="0"/>
      <w:marTop w:val="0"/>
      <w:marBottom w:val="0"/>
      <w:divBdr>
        <w:top w:val="none" w:sz="0" w:space="0" w:color="auto"/>
        <w:left w:val="none" w:sz="0" w:space="0" w:color="auto"/>
        <w:bottom w:val="none" w:sz="0" w:space="0" w:color="auto"/>
        <w:right w:val="none" w:sz="0" w:space="0" w:color="auto"/>
      </w:divBdr>
    </w:div>
    <w:div w:id="1476291830">
      <w:bodyDiv w:val="1"/>
      <w:marLeft w:val="0"/>
      <w:marRight w:val="0"/>
      <w:marTop w:val="0"/>
      <w:marBottom w:val="0"/>
      <w:divBdr>
        <w:top w:val="none" w:sz="0" w:space="0" w:color="auto"/>
        <w:left w:val="none" w:sz="0" w:space="0" w:color="auto"/>
        <w:bottom w:val="none" w:sz="0" w:space="0" w:color="auto"/>
        <w:right w:val="none" w:sz="0" w:space="0" w:color="auto"/>
      </w:divBdr>
    </w:div>
    <w:div w:id="1476411366">
      <w:bodyDiv w:val="1"/>
      <w:marLeft w:val="0"/>
      <w:marRight w:val="0"/>
      <w:marTop w:val="0"/>
      <w:marBottom w:val="0"/>
      <w:divBdr>
        <w:top w:val="none" w:sz="0" w:space="0" w:color="auto"/>
        <w:left w:val="none" w:sz="0" w:space="0" w:color="auto"/>
        <w:bottom w:val="none" w:sz="0" w:space="0" w:color="auto"/>
        <w:right w:val="none" w:sz="0" w:space="0" w:color="auto"/>
      </w:divBdr>
    </w:div>
    <w:div w:id="1476528740">
      <w:bodyDiv w:val="1"/>
      <w:marLeft w:val="0"/>
      <w:marRight w:val="0"/>
      <w:marTop w:val="0"/>
      <w:marBottom w:val="0"/>
      <w:divBdr>
        <w:top w:val="none" w:sz="0" w:space="0" w:color="auto"/>
        <w:left w:val="none" w:sz="0" w:space="0" w:color="auto"/>
        <w:bottom w:val="none" w:sz="0" w:space="0" w:color="auto"/>
        <w:right w:val="none" w:sz="0" w:space="0" w:color="auto"/>
      </w:divBdr>
    </w:div>
    <w:div w:id="1476601152">
      <w:bodyDiv w:val="1"/>
      <w:marLeft w:val="0"/>
      <w:marRight w:val="0"/>
      <w:marTop w:val="0"/>
      <w:marBottom w:val="0"/>
      <w:divBdr>
        <w:top w:val="none" w:sz="0" w:space="0" w:color="auto"/>
        <w:left w:val="none" w:sz="0" w:space="0" w:color="auto"/>
        <w:bottom w:val="none" w:sz="0" w:space="0" w:color="auto"/>
        <w:right w:val="none" w:sz="0" w:space="0" w:color="auto"/>
      </w:divBdr>
    </w:div>
    <w:div w:id="1476608416">
      <w:bodyDiv w:val="1"/>
      <w:marLeft w:val="0"/>
      <w:marRight w:val="0"/>
      <w:marTop w:val="0"/>
      <w:marBottom w:val="0"/>
      <w:divBdr>
        <w:top w:val="none" w:sz="0" w:space="0" w:color="auto"/>
        <w:left w:val="none" w:sz="0" w:space="0" w:color="auto"/>
        <w:bottom w:val="none" w:sz="0" w:space="0" w:color="auto"/>
        <w:right w:val="none" w:sz="0" w:space="0" w:color="auto"/>
      </w:divBdr>
    </w:div>
    <w:div w:id="1476802107">
      <w:bodyDiv w:val="1"/>
      <w:marLeft w:val="0"/>
      <w:marRight w:val="0"/>
      <w:marTop w:val="0"/>
      <w:marBottom w:val="0"/>
      <w:divBdr>
        <w:top w:val="none" w:sz="0" w:space="0" w:color="auto"/>
        <w:left w:val="none" w:sz="0" w:space="0" w:color="auto"/>
        <w:bottom w:val="none" w:sz="0" w:space="0" w:color="auto"/>
        <w:right w:val="none" w:sz="0" w:space="0" w:color="auto"/>
      </w:divBdr>
    </w:div>
    <w:div w:id="1476990644">
      <w:bodyDiv w:val="1"/>
      <w:marLeft w:val="0"/>
      <w:marRight w:val="0"/>
      <w:marTop w:val="0"/>
      <w:marBottom w:val="0"/>
      <w:divBdr>
        <w:top w:val="none" w:sz="0" w:space="0" w:color="auto"/>
        <w:left w:val="none" w:sz="0" w:space="0" w:color="auto"/>
        <w:bottom w:val="none" w:sz="0" w:space="0" w:color="auto"/>
        <w:right w:val="none" w:sz="0" w:space="0" w:color="auto"/>
      </w:divBdr>
    </w:div>
    <w:div w:id="1477069603">
      <w:bodyDiv w:val="1"/>
      <w:marLeft w:val="0"/>
      <w:marRight w:val="0"/>
      <w:marTop w:val="0"/>
      <w:marBottom w:val="0"/>
      <w:divBdr>
        <w:top w:val="none" w:sz="0" w:space="0" w:color="auto"/>
        <w:left w:val="none" w:sz="0" w:space="0" w:color="auto"/>
        <w:bottom w:val="none" w:sz="0" w:space="0" w:color="auto"/>
        <w:right w:val="none" w:sz="0" w:space="0" w:color="auto"/>
      </w:divBdr>
    </w:div>
    <w:div w:id="1477452499">
      <w:bodyDiv w:val="1"/>
      <w:marLeft w:val="0"/>
      <w:marRight w:val="0"/>
      <w:marTop w:val="0"/>
      <w:marBottom w:val="0"/>
      <w:divBdr>
        <w:top w:val="none" w:sz="0" w:space="0" w:color="auto"/>
        <w:left w:val="none" w:sz="0" w:space="0" w:color="auto"/>
        <w:bottom w:val="none" w:sz="0" w:space="0" w:color="auto"/>
        <w:right w:val="none" w:sz="0" w:space="0" w:color="auto"/>
      </w:divBdr>
    </w:div>
    <w:div w:id="1477647439">
      <w:bodyDiv w:val="1"/>
      <w:marLeft w:val="0"/>
      <w:marRight w:val="0"/>
      <w:marTop w:val="0"/>
      <w:marBottom w:val="0"/>
      <w:divBdr>
        <w:top w:val="none" w:sz="0" w:space="0" w:color="auto"/>
        <w:left w:val="none" w:sz="0" w:space="0" w:color="auto"/>
        <w:bottom w:val="none" w:sz="0" w:space="0" w:color="auto"/>
        <w:right w:val="none" w:sz="0" w:space="0" w:color="auto"/>
      </w:divBdr>
    </w:div>
    <w:div w:id="1477844772">
      <w:bodyDiv w:val="1"/>
      <w:marLeft w:val="0"/>
      <w:marRight w:val="0"/>
      <w:marTop w:val="0"/>
      <w:marBottom w:val="0"/>
      <w:divBdr>
        <w:top w:val="none" w:sz="0" w:space="0" w:color="auto"/>
        <w:left w:val="none" w:sz="0" w:space="0" w:color="auto"/>
        <w:bottom w:val="none" w:sz="0" w:space="0" w:color="auto"/>
        <w:right w:val="none" w:sz="0" w:space="0" w:color="auto"/>
      </w:divBdr>
    </w:div>
    <w:div w:id="1477912293">
      <w:bodyDiv w:val="1"/>
      <w:marLeft w:val="0"/>
      <w:marRight w:val="0"/>
      <w:marTop w:val="0"/>
      <w:marBottom w:val="0"/>
      <w:divBdr>
        <w:top w:val="none" w:sz="0" w:space="0" w:color="auto"/>
        <w:left w:val="none" w:sz="0" w:space="0" w:color="auto"/>
        <w:bottom w:val="none" w:sz="0" w:space="0" w:color="auto"/>
        <w:right w:val="none" w:sz="0" w:space="0" w:color="auto"/>
      </w:divBdr>
    </w:div>
    <w:div w:id="1477916629">
      <w:bodyDiv w:val="1"/>
      <w:marLeft w:val="0"/>
      <w:marRight w:val="0"/>
      <w:marTop w:val="0"/>
      <w:marBottom w:val="0"/>
      <w:divBdr>
        <w:top w:val="none" w:sz="0" w:space="0" w:color="auto"/>
        <w:left w:val="none" w:sz="0" w:space="0" w:color="auto"/>
        <w:bottom w:val="none" w:sz="0" w:space="0" w:color="auto"/>
        <w:right w:val="none" w:sz="0" w:space="0" w:color="auto"/>
      </w:divBdr>
    </w:div>
    <w:div w:id="1477920044">
      <w:bodyDiv w:val="1"/>
      <w:marLeft w:val="0"/>
      <w:marRight w:val="0"/>
      <w:marTop w:val="0"/>
      <w:marBottom w:val="0"/>
      <w:divBdr>
        <w:top w:val="none" w:sz="0" w:space="0" w:color="auto"/>
        <w:left w:val="none" w:sz="0" w:space="0" w:color="auto"/>
        <w:bottom w:val="none" w:sz="0" w:space="0" w:color="auto"/>
        <w:right w:val="none" w:sz="0" w:space="0" w:color="auto"/>
      </w:divBdr>
    </w:div>
    <w:div w:id="1478915088">
      <w:bodyDiv w:val="1"/>
      <w:marLeft w:val="0"/>
      <w:marRight w:val="0"/>
      <w:marTop w:val="0"/>
      <w:marBottom w:val="0"/>
      <w:divBdr>
        <w:top w:val="none" w:sz="0" w:space="0" w:color="auto"/>
        <w:left w:val="none" w:sz="0" w:space="0" w:color="auto"/>
        <w:bottom w:val="none" w:sz="0" w:space="0" w:color="auto"/>
        <w:right w:val="none" w:sz="0" w:space="0" w:color="auto"/>
      </w:divBdr>
    </w:div>
    <w:div w:id="1478959547">
      <w:bodyDiv w:val="1"/>
      <w:marLeft w:val="0"/>
      <w:marRight w:val="0"/>
      <w:marTop w:val="0"/>
      <w:marBottom w:val="0"/>
      <w:divBdr>
        <w:top w:val="none" w:sz="0" w:space="0" w:color="auto"/>
        <w:left w:val="none" w:sz="0" w:space="0" w:color="auto"/>
        <w:bottom w:val="none" w:sz="0" w:space="0" w:color="auto"/>
        <w:right w:val="none" w:sz="0" w:space="0" w:color="auto"/>
      </w:divBdr>
    </w:div>
    <w:div w:id="1479306161">
      <w:bodyDiv w:val="1"/>
      <w:marLeft w:val="0"/>
      <w:marRight w:val="0"/>
      <w:marTop w:val="0"/>
      <w:marBottom w:val="0"/>
      <w:divBdr>
        <w:top w:val="none" w:sz="0" w:space="0" w:color="auto"/>
        <w:left w:val="none" w:sz="0" w:space="0" w:color="auto"/>
        <w:bottom w:val="none" w:sz="0" w:space="0" w:color="auto"/>
        <w:right w:val="none" w:sz="0" w:space="0" w:color="auto"/>
      </w:divBdr>
    </w:div>
    <w:div w:id="1479810296">
      <w:bodyDiv w:val="1"/>
      <w:marLeft w:val="0"/>
      <w:marRight w:val="0"/>
      <w:marTop w:val="0"/>
      <w:marBottom w:val="0"/>
      <w:divBdr>
        <w:top w:val="none" w:sz="0" w:space="0" w:color="auto"/>
        <w:left w:val="none" w:sz="0" w:space="0" w:color="auto"/>
        <w:bottom w:val="none" w:sz="0" w:space="0" w:color="auto"/>
        <w:right w:val="none" w:sz="0" w:space="0" w:color="auto"/>
      </w:divBdr>
    </w:div>
    <w:div w:id="1480002507">
      <w:bodyDiv w:val="1"/>
      <w:marLeft w:val="0"/>
      <w:marRight w:val="0"/>
      <w:marTop w:val="0"/>
      <w:marBottom w:val="0"/>
      <w:divBdr>
        <w:top w:val="none" w:sz="0" w:space="0" w:color="auto"/>
        <w:left w:val="none" w:sz="0" w:space="0" w:color="auto"/>
        <w:bottom w:val="none" w:sz="0" w:space="0" w:color="auto"/>
        <w:right w:val="none" w:sz="0" w:space="0" w:color="auto"/>
      </w:divBdr>
    </w:div>
    <w:div w:id="1480153318">
      <w:bodyDiv w:val="1"/>
      <w:marLeft w:val="0"/>
      <w:marRight w:val="0"/>
      <w:marTop w:val="0"/>
      <w:marBottom w:val="0"/>
      <w:divBdr>
        <w:top w:val="none" w:sz="0" w:space="0" w:color="auto"/>
        <w:left w:val="none" w:sz="0" w:space="0" w:color="auto"/>
        <w:bottom w:val="none" w:sz="0" w:space="0" w:color="auto"/>
        <w:right w:val="none" w:sz="0" w:space="0" w:color="auto"/>
      </w:divBdr>
    </w:div>
    <w:div w:id="1480263897">
      <w:bodyDiv w:val="1"/>
      <w:marLeft w:val="0"/>
      <w:marRight w:val="0"/>
      <w:marTop w:val="0"/>
      <w:marBottom w:val="0"/>
      <w:divBdr>
        <w:top w:val="none" w:sz="0" w:space="0" w:color="auto"/>
        <w:left w:val="none" w:sz="0" w:space="0" w:color="auto"/>
        <w:bottom w:val="none" w:sz="0" w:space="0" w:color="auto"/>
        <w:right w:val="none" w:sz="0" w:space="0" w:color="auto"/>
      </w:divBdr>
    </w:div>
    <w:div w:id="1480271313">
      <w:bodyDiv w:val="1"/>
      <w:marLeft w:val="0"/>
      <w:marRight w:val="0"/>
      <w:marTop w:val="0"/>
      <w:marBottom w:val="0"/>
      <w:divBdr>
        <w:top w:val="none" w:sz="0" w:space="0" w:color="auto"/>
        <w:left w:val="none" w:sz="0" w:space="0" w:color="auto"/>
        <w:bottom w:val="none" w:sz="0" w:space="0" w:color="auto"/>
        <w:right w:val="none" w:sz="0" w:space="0" w:color="auto"/>
      </w:divBdr>
    </w:div>
    <w:div w:id="1480346225">
      <w:bodyDiv w:val="1"/>
      <w:marLeft w:val="0"/>
      <w:marRight w:val="0"/>
      <w:marTop w:val="0"/>
      <w:marBottom w:val="0"/>
      <w:divBdr>
        <w:top w:val="none" w:sz="0" w:space="0" w:color="auto"/>
        <w:left w:val="none" w:sz="0" w:space="0" w:color="auto"/>
        <w:bottom w:val="none" w:sz="0" w:space="0" w:color="auto"/>
        <w:right w:val="none" w:sz="0" w:space="0" w:color="auto"/>
      </w:divBdr>
    </w:div>
    <w:div w:id="1480682847">
      <w:bodyDiv w:val="1"/>
      <w:marLeft w:val="0"/>
      <w:marRight w:val="0"/>
      <w:marTop w:val="0"/>
      <w:marBottom w:val="0"/>
      <w:divBdr>
        <w:top w:val="none" w:sz="0" w:space="0" w:color="auto"/>
        <w:left w:val="none" w:sz="0" w:space="0" w:color="auto"/>
        <w:bottom w:val="none" w:sz="0" w:space="0" w:color="auto"/>
        <w:right w:val="none" w:sz="0" w:space="0" w:color="auto"/>
      </w:divBdr>
    </w:div>
    <w:div w:id="1480731626">
      <w:bodyDiv w:val="1"/>
      <w:marLeft w:val="0"/>
      <w:marRight w:val="0"/>
      <w:marTop w:val="0"/>
      <w:marBottom w:val="0"/>
      <w:divBdr>
        <w:top w:val="none" w:sz="0" w:space="0" w:color="auto"/>
        <w:left w:val="none" w:sz="0" w:space="0" w:color="auto"/>
        <w:bottom w:val="none" w:sz="0" w:space="0" w:color="auto"/>
        <w:right w:val="none" w:sz="0" w:space="0" w:color="auto"/>
      </w:divBdr>
    </w:div>
    <w:div w:id="1480803892">
      <w:bodyDiv w:val="1"/>
      <w:marLeft w:val="0"/>
      <w:marRight w:val="0"/>
      <w:marTop w:val="0"/>
      <w:marBottom w:val="0"/>
      <w:divBdr>
        <w:top w:val="none" w:sz="0" w:space="0" w:color="auto"/>
        <w:left w:val="none" w:sz="0" w:space="0" w:color="auto"/>
        <w:bottom w:val="none" w:sz="0" w:space="0" w:color="auto"/>
        <w:right w:val="none" w:sz="0" w:space="0" w:color="auto"/>
      </w:divBdr>
    </w:div>
    <w:div w:id="1480925499">
      <w:bodyDiv w:val="1"/>
      <w:marLeft w:val="0"/>
      <w:marRight w:val="0"/>
      <w:marTop w:val="0"/>
      <w:marBottom w:val="0"/>
      <w:divBdr>
        <w:top w:val="none" w:sz="0" w:space="0" w:color="auto"/>
        <w:left w:val="none" w:sz="0" w:space="0" w:color="auto"/>
        <w:bottom w:val="none" w:sz="0" w:space="0" w:color="auto"/>
        <w:right w:val="none" w:sz="0" w:space="0" w:color="auto"/>
      </w:divBdr>
    </w:div>
    <w:div w:id="1481074383">
      <w:bodyDiv w:val="1"/>
      <w:marLeft w:val="0"/>
      <w:marRight w:val="0"/>
      <w:marTop w:val="0"/>
      <w:marBottom w:val="0"/>
      <w:divBdr>
        <w:top w:val="none" w:sz="0" w:space="0" w:color="auto"/>
        <w:left w:val="none" w:sz="0" w:space="0" w:color="auto"/>
        <w:bottom w:val="none" w:sz="0" w:space="0" w:color="auto"/>
        <w:right w:val="none" w:sz="0" w:space="0" w:color="auto"/>
      </w:divBdr>
    </w:div>
    <w:div w:id="1481269875">
      <w:bodyDiv w:val="1"/>
      <w:marLeft w:val="0"/>
      <w:marRight w:val="0"/>
      <w:marTop w:val="0"/>
      <w:marBottom w:val="0"/>
      <w:divBdr>
        <w:top w:val="none" w:sz="0" w:space="0" w:color="auto"/>
        <w:left w:val="none" w:sz="0" w:space="0" w:color="auto"/>
        <w:bottom w:val="none" w:sz="0" w:space="0" w:color="auto"/>
        <w:right w:val="none" w:sz="0" w:space="0" w:color="auto"/>
      </w:divBdr>
    </w:div>
    <w:div w:id="1481338864">
      <w:bodyDiv w:val="1"/>
      <w:marLeft w:val="0"/>
      <w:marRight w:val="0"/>
      <w:marTop w:val="0"/>
      <w:marBottom w:val="0"/>
      <w:divBdr>
        <w:top w:val="none" w:sz="0" w:space="0" w:color="auto"/>
        <w:left w:val="none" w:sz="0" w:space="0" w:color="auto"/>
        <w:bottom w:val="none" w:sz="0" w:space="0" w:color="auto"/>
        <w:right w:val="none" w:sz="0" w:space="0" w:color="auto"/>
      </w:divBdr>
    </w:div>
    <w:div w:id="1481800085">
      <w:bodyDiv w:val="1"/>
      <w:marLeft w:val="0"/>
      <w:marRight w:val="0"/>
      <w:marTop w:val="0"/>
      <w:marBottom w:val="0"/>
      <w:divBdr>
        <w:top w:val="none" w:sz="0" w:space="0" w:color="auto"/>
        <w:left w:val="none" w:sz="0" w:space="0" w:color="auto"/>
        <w:bottom w:val="none" w:sz="0" w:space="0" w:color="auto"/>
        <w:right w:val="none" w:sz="0" w:space="0" w:color="auto"/>
      </w:divBdr>
    </w:div>
    <w:div w:id="1482774243">
      <w:bodyDiv w:val="1"/>
      <w:marLeft w:val="0"/>
      <w:marRight w:val="0"/>
      <w:marTop w:val="0"/>
      <w:marBottom w:val="0"/>
      <w:divBdr>
        <w:top w:val="none" w:sz="0" w:space="0" w:color="auto"/>
        <w:left w:val="none" w:sz="0" w:space="0" w:color="auto"/>
        <w:bottom w:val="none" w:sz="0" w:space="0" w:color="auto"/>
        <w:right w:val="none" w:sz="0" w:space="0" w:color="auto"/>
      </w:divBdr>
    </w:div>
    <w:div w:id="1482886800">
      <w:bodyDiv w:val="1"/>
      <w:marLeft w:val="0"/>
      <w:marRight w:val="0"/>
      <w:marTop w:val="0"/>
      <w:marBottom w:val="0"/>
      <w:divBdr>
        <w:top w:val="none" w:sz="0" w:space="0" w:color="auto"/>
        <w:left w:val="none" w:sz="0" w:space="0" w:color="auto"/>
        <w:bottom w:val="none" w:sz="0" w:space="0" w:color="auto"/>
        <w:right w:val="none" w:sz="0" w:space="0" w:color="auto"/>
      </w:divBdr>
    </w:div>
    <w:div w:id="1482890846">
      <w:bodyDiv w:val="1"/>
      <w:marLeft w:val="0"/>
      <w:marRight w:val="0"/>
      <w:marTop w:val="0"/>
      <w:marBottom w:val="0"/>
      <w:divBdr>
        <w:top w:val="none" w:sz="0" w:space="0" w:color="auto"/>
        <w:left w:val="none" w:sz="0" w:space="0" w:color="auto"/>
        <w:bottom w:val="none" w:sz="0" w:space="0" w:color="auto"/>
        <w:right w:val="none" w:sz="0" w:space="0" w:color="auto"/>
      </w:divBdr>
    </w:div>
    <w:div w:id="1483084420">
      <w:bodyDiv w:val="1"/>
      <w:marLeft w:val="0"/>
      <w:marRight w:val="0"/>
      <w:marTop w:val="0"/>
      <w:marBottom w:val="0"/>
      <w:divBdr>
        <w:top w:val="none" w:sz="0" w:space="0" w:color="auto"/>
        <w:left w:val="none" w:sz="0" w:space="0" w:color="auto"/>
        <w:bottom w:val="none" w:sz="0" w:space="0" w:color="auto"/>
        <w:right w:val="none" w:sz="0" w:space="0" w:color="auto"/>
      </w:divBdr>
    </w:div>
    <w:div w:id="1483232941">
      <w:bodyDiv w:val="1"/>
      <w:marLeft w:val="0"/>
      <w:marRight w:val="0"/>
      <w:marTop w:val="0"/>
      <w:marBottom w:val="0"/>
      <w:divBdr>
        <w:top w:val="none" w:sz="0" w:space="0" w:color="auto"/>
        <w:left w:val="none" w:sz="0" w:space="0" w:color="auto"/>
        <w:bottom w:val="none" w:sz="0" w:space="0" w:color="auto"/>
        <w:right w:val="none" w:sz="0" w:space="0" w:color="auto"/>
      </w:divBdr>
    </w:div>
    <w:div w:id="1483234647">
      <w:bodyDiv w:val="1"/>
      <w:marLeft w:val="0"/>
      <w:marRight w:val="0"/>
      <w:marTop w:val="0"/>
      <w:marBottom w:val="0"/>
      <w:divBdr>
        <w:top w:val="none" w:sz="0" w:space="0" w:color="auto"/>
        <w:left w:val="none" w:sz="0" w:space="0" w:color="auto"/>
        <w:bottom w:val="none" w:sz="0" w:space="0" w:color="auto"/>
        <w:right w:val="none" w:sz="0" w:space="0" w:color="auto"/>
      </w:divBdr>
    </w:div>
    <w:div w:id="1484004878">
      <w:bodyDiv w:val="1"/>
      <w:marLeft w:val="0"/>
      <w:marRight w:val="0"/>
      <w:marTop w:val="0"/>
      <w:marBottom w:val="0"/>
      <w:divBdr>
        <w:top w:val="none" w:sz="0" w:space="0" w:color="auto"/>
        <w:left w:val="none" w:sz="0" w:space="0" w:color="auto"/>
        <w:bottom w:val="none" w:sz="0" w:space="0" w:color="auto"/>
        <w:right w:val="none" w:sz="0" w:space="0" w:color="auto"/>
      </w:divBdr>
    </w:div>
    <w:div w:id="1484160876">
      <w:bodyDiv w:val="1"/>
      <w:marLeft w:val="0"/>
      <w:marRight w:val="0"/>
      <w:marTop w:val="0"/>
      <w:marBottom w:val="0"/>
      <w:divBdr>
        <w:top w:val="none" w:sz="0" w:space="0" w:color="auto"/>
        <w:left w:val="none" w:sz="0" w:space="0" w:color="auto"/>
        <w:bottom w:val="none" w:sz="0" w:space="0" w:color="auto"/>
        <w:right w:val="none" w:sz="0" w:space="0" w:color="auto"/>
      </w:divBdr>
    </w:div>
    <w:div w:id="1484203701">
      <w:bodyDiv w:val="1"/>
      <w:marLeft w:val="0"/>
      <w:marRight w:val="0"/>
      <w:marTop w:val="0"/>
      <w:marBottom w:val="0"/>
      <w:divBdr>
        <w:top w:val="none" w:sz="0" w:space="0" w:color="auto"/>
        <w:left w:val="none" w:sz="0" w:space="0" w:color="auto"/>
        <w:bottom w:val="none" w:sz="0" w:space="0" w:color="auto"/>
        <w:right w:val="none" w:sz="0" w:space="0" w:color="auto"/>
      </w:divBdr>
    </w:div>
    <w:div w:id="1484471392">
      <w:bodyDiv w:val="1"/>
      <w:marLeft w:val="0"/>
      <w:marRight w:val="0"/>
      <w:marTop w:val="0"/>
      <w:marBottom w:val="0"/>
      <w:divBdr>
        <w:top w:val="none" w:sz="0" w:space="0" w:color="auto"/>
        <w:left w:val="none" w:sz="0" w:space="0" w:color="auto"/>
        <w:bottom w:val="none" w:sz="0" w:space="0" w:color="auto"/>
        <w:right w:val="none" w:sz="0" w:space="0" w:color="auto"/>
      </w:divBdr>
    </w:div>
    <w:div w:id="1484589080">
      <w:bodyDiv w:val="1"/>
      <w:marLeft w:val="0"/>
      <w:marRight w:val="0"/>
      <w:marTop w:val="0"/>
      <w:marBottom w:val="0"/>
      <w:divBdr>
        <w:top w:val="none" w:sz="0" w:space="0" w:color="auto"/>
        <w:left w:val="none" w:sz="0" w:space="0" w:color="auto"/>
        <w:bottom w:val="none" w:sz="0" w:space="0" w:color="auto"/>
        <w:right w:val="none" w:sz="0" w:space="0" w:color="auto"/>
      </w:divBdr>
    </w:div>
    <w:div w:id="1484614010">
      <w:bodyDiv w:val="1"/>
      <w:marLeft w:val="0"/>
      <w:marRight w:val="0"/>
      <w:marTop w:val="0"/>
      <w:marBottom w:val="0"/>
      <w:divBdr>
        <w:top w:val="none" w:sz="0" w:space="0" w:color="auto"/>
        <w:left w:val="none" w:sz="0" w:space="0" w:color="auto"/>
        <w:bottom w:val="none" w:sz="0" w:space="0" w:color="auto"/>
        <w:right w:val="none" w:sz="0" w:space="0" w:color="auto"/>
      </w:divBdr>
    </w:div>
    <w:div w:id="1484852794">
      <w:bodyDiv w:val="1"/>
      <w:marLeft w:val="0"/>
      <w:marRight w:val="0"/>
      <w:marTop w:val="0"/>
      <w:marBottom w:val="0"/>
      <w:divBdr>
        <w:top w:val="none" w:sz="0" w:space="0" w:color="auto"/>
        <w:left w:val="none" w:sz="0" w:space="0" w:color="auto"/>
        <w:bottom w:val="none" w:sz="0" w:space="0" w:color="auto"/>
        <w:right w:val="none" w:sz="0" w:space="0" w:color="auto"/>
      </w:divBdr>
    </w:div>
    <w:div w:id="1484933520">
      <w:bodyDiv w:val="1"/>
      <w:marLeft w:val="0"/>
      <w:marRight w:val="0"/>
      <w:marTop w:val="0"/>
      <w:marBottom w:val="0"/>
      <w:divBdr>
        <w:top w:val="none" w:sz="0" w:space="0" w:color="auto"/>
        <w:left w:val="none" w:sz="0" w:space="0" w:color="auto"/>
        <w:bottom w:val="none" w:sz="0" w:space="0" w:color="auto"/>
        <w:right w:val="none" w:sz="0" w:space="0" w:color="auto"/>
      </w:divBdr>
    </w:div>
    <w:div w:id="1485002351">
      <w:bodyDiv w:val="1"/>
      <w:marLeft w:val="0"/>
      <w:marRight w:val="0"/>
      <w:marTop w:val="0"/>
      <w:marBottom w:val="0"/>
      <w:divBdr>
        <w:top w:val="none" w:sz="0" w:space="0" w:color="auto"/>
        <w:left w:val="none" w:sz="0" w:space="0" w:color="auto"/>
        <w:bottom w:val="none" w:sz="0" w:space="0" w:color="auto"/>
        <w:right w:val="none" w:sz="0" w:space="0" w:color="auto"/>
      </w:divBdr>
    </w:div>
    <w:div w:id="1485045844">
      <w:bodyDiv w:val="1"/>
      <w:marLeft w:val="0"/>
      <w:marRight w:val="0"/>
      <w:marTop w:val="0"/>
      <w:marBottom w:val="0"/>
      <w:divBdr>
        <w:top w:val="none" w:sz="0" w:space="0" w:color="auto"/>
        <w:left w:val="none" w:sz="0" w:space="0" w:color="auto"/>
        <w:bottom w:val="none" w:sz="0" w:space="0" w:color="auto"/>
        <w:right w:val="none" w:sz="0" w:space="0" w:color="auto"/>
      </w:divBdr>
    </w:div>
    <w:div w:id="1485316345">
      <w:bodyDiv w:val="1"/>
      <w:marLeft w:val="0"/>
      <w:marRight w:val="0"/>
      <w:marTop w:val="0"/>
      <w:marBottom w:val="0"/>
      <w:divBdr>
        <w:top w:val="none" w:sz="0" w:space="0" w:color="auto"/>
        <w:left w:val="none" w:sz="0" w:space="0" w:color="auto"/>
        <w:bottom w:val="none" w:sz="0" w:space="0" w:color="auto"/>
        <w:right w:val="none" w:sz="0" w:space="0" w:color="auto"/>
      </w:divBdr>
    </w:div>
    <w:div w:id="1485468832">
      <w:bodyDiv w:val="1"/>
      <w:marLeft w:val="0"/>
      <w:marRight w:val="0"/>
      <w:marTop w:val="0"/>
      <w:marBottom w:val="0"/>
      <w:divBdr>
        <w:top w:val="none" w:sz="0" w:space="0" w:color="auto"/>
        <w:left w:val="none" w:sz="0" w:space="0" w:color="auto"/>
        <w:bottom w:val="none" w:sz="0" w:space="0" w:color="auto"/>
        <w:right w:val="none" w:sz="0" w:space="0" w:color="auto"/>
      </w:divBdr>
    </w:div>
    <w:div w:id="1485470908">
      <w:bodyDiv w:val="1"/>
      <w:marLeft w:val="0"/>
      <w:marRight w:val="0"/>
      <w:marTop w:val="0"/>
      <w:marBottom w:val="0"/>
      <w:divBdr>
        <w:top w:val="none" w:sz="0" w:space="0" w:color="auto"/>
        <w:left w:val="none" w:sz="0" w:space="0" w:color="auto"/>
        <w:bottom w:val="none" w:sz="0" w:space="0" w:color="auto"/>
        <w:right w:val="none" w:sz="0" w:space="0" w:color="auto"/>
      </w:divBdr>
    </w:div>
    <w:div w:id="1485706483">
      <w:bodyDiv w:val="1"/>
      <w:marLeft w:val="0"/>
      <w:marRight w:val="0"/>
      <w:marTop w:val="0"/>
      <w:marBottom w:val="0"/>
      <w:divBdr>
        <w:top w:val="none" w:sz="0" w:space="0" w:color="auto"/>
        <w:left w:val="none" w:sz="0" w:space="0" w:color="auto"/>
        <w:bottom w:val="none" w:sz="0" w:space="0" w:color="auto"/>
        <w:right w:val="none" w:sz="0" w:space="0" w:color="auto"/>
      </w:divBdr>
    </w:div>
    <w:div w:id="1485898196">
      <w:bodyDiv w:val="1"/>
      <w:marLeft w:val="0"/>
      <w:marRight w:val="0"/>
      <w:marTop w:val="0"/>
      <w:marBottom w:val="0"/>
      <w:divBdr>
        <w:top w:val="none" w:sz="0" w:space="0" w:color="auto"/>
        <w:left w:val="none" w:sz="0" w:space="0" w:color="auto"/>
        <w:bottom w:val="none" w:sz="0" w:space="0" w:color="auto"/>
        <w:right w:val="none" w:sz="0" w:space="0" w:color="auto"/>
      </w:divBdr>
    </w:div>
    <w:div w:id="1486119357">
      <w:bodyDiv w:val="1"/>
      <w:marLeft w:val="0"/>
      <w:marRight w:val="0"/>
      <w:marTop w:val="0"/>
      <w:marBottom w:val="0"/>
      <w:divBdr>
        <w:top w:val="none" w:sz="0" w:space="0" w:color="auto"/>
        <w:left w:val="none" w:sz="0" w:space="0" w:color="auto"/>
        <w:bottom w:val="none" w:sz="0" w:space="0" w:color="auto"/>
        <w:right w:val="none" w:sz="0" w:space="0" w:color="auto"/>
      </w:divBdr>
    </w:div>
    <w:div w:id="1486505480">
      <w:bodyDiv w:val="1"/>
      <w:marLeft w:val="0"/>
      <w:marRight w:val="0"/>
      <w:marTop w:val="0"/>
      <w:marBottom w:val="0"/>
      <w:divBdr>
        <w:top w:val="none" w:sz="0" w:space="0" w:color="auto"/>
        <w:left w:val="none" w:sz="0" w:space="0" w:color="auto"/>
        <w:bottom w:val="none" w:sz="0" w:space="0" w:color="auto"/>
        <w:right w:val="none" w:sz="0" w:space="0" w:color="auto"/>
      </w:divBdr>
    </w:div>
    <w:div w:id="1486822226">
      <w:bodyDiv w:val="1"/>
      <w:marLeft w:val="0"/>
      <w:marRight w:val="0"/>
      <w:marTop w:val="0"/>
      <w:marBottom w:val="0"/>
      <w:divBdr>
        <w:top w:val="none" w:sz="0" w:space="0" w:color="auto"/>
        <w:left w:val="none" w:sz="0" w:space="0" w:color="auto"/>
        <w:bottom w:val="none" w:sz="0" w:space="0" w:color="auto"/>
        <w:right w:val="none" w:sz="0" w:space="0" w:color="auto"/>
      </w:divBdr>
    </w:div>
    <w:div w:id="1486824693">
      <w:bodyDiv w:val="1"/>
      <w:marLeft w:val="0"/>
      <w:marRight w:val="0"/>
      <w:marTop w:val="0"/>
      <w:marBottom w:val="0"/>
      <w:divBdr>
        <w:top w:val="none" w:sz="0" w:space="0" w:color="auto"/>
        <w:left w:val="none" w:sz="0" w:space="0" w:color="auto"/>
        <w:bottom w:val="none" w:sz="0" w:space="0" w:color="auto"/>
        <w:right w:val="none" w:sz="0" w:space="0" w:color="auto"/>
      </w:divBdr>
    </w:div>
    <w:div w:id="1486895570">
      <w:bodyDiv w:val="1"/>
      <w:marLeft w:val="0"/>
      <w:marRight w:val="0"/>
      <w:marTop w:val="0"/>
      <w:marBottom w:val="0"/>
      <w:divBdr>
        <w:top w:val="none" w:sz="0" w:space="0" w:color="auto"/>
        <w:left w:val="none" w:sz="0" w:space="0" w:color="auto"/>
        <w:bottom w:val="none" w:sz="0" w:space="0" w:color="auto"/>
        <w:right w:val="none" w:sz="0" w:space="0" w:color="auto"/>
      </w:divBdr>
    </w:div>
    <w:div w:id="1487013789">
      <w:bodyDiv w:val="1"/>
      <w:marLeft w:val="0"/>
      <w:marRight w:val="0"/>
      <w:marTop w:val="0"/>
      <w:marBottom w:val="0"/>
      <w:divBdr>
        <w:top w:val="none" w:sz="0" w:space="0" w:color="auto"/>
        <w:left w:val="none" w:sz="0" w:space="0" w:color="auto"/>
        <w:bottom w:val="none" w:sz="0" w:space="0" w:color="auto"/>
        <w:right w:val="none" w:sz="0" w:space="0" w:color="auto"/>
      </w:divBdr>
    </w:div>
    <w:div w:id="1487018165">
      <w:bodyDiv w:val="1"/>
      <w:marLeft w:val="0"/>
      <w:marRight w:val="0"/>
      <w:marTop w:val="0"/>
      <w:marBottom w:val="0"/>
      <w:divBdr>
        <w:top w:val="none" w:sz="0" w:space="0" w:color="auto"/>
        <w:left w:val="none" w:sz="0" w:space="0" w:color="auto"/>
        <w:bottom w:val="none" w:sz="0" w:space="0" w:color="auto"/>
        <w:right w:val="none" w:sz="0" w:space="0" w:color="auto"/>
      </w:divBdr>
    </w:div>
    <w:div w:id="1487085652">
      <w:bodyDiv w:val="1"/>
      <w:marLeft w:val="0"/>
      <w:marRight w:val="0"/>
      <w:marTop w:val="0"/>
      <w:marBottom w:val="0"/>
      <w:divBdr>
        <w:top w:val="none" w:sz="0" w:space="0" w:color="auto"/>
        <w:left w:val="none" w:sz="0" w:space="0" w:color="auto"/>
        <w:bottom w:val="none" w:sz="0" w:space="0" w:color="auto"/>
        <w:right w:val="none" w:sz="0" w:space="0" w:color="auto"/>
      </w:divBdr>
    </w:div>
    <w:div w:id="1487235537">
      <w:bodyDiv w:val="1"/>
      <w:marLeft w:val="0"/>
      <w:marRight w:val="0"/>
      <w:marTop w:val="0"/>
      <w:marBottom w:val="0"/>
      <w:divBdr>
        <w:top w:val="none" w:sz="0" w:space="0" w:color="auto"/>
        <w:left w:val="none" w:sz="0" w:space="0" w:color="auto"/>
        <w:bottom w:val="none" w:sz="0" w:space="0" w:color="auto"/>
        <w:right w:val="none" w:sz="0" w:space="0" w:color="auto"/>
      </w:divBdr>
    </w:div>
    <w:div w:id="1487237124">
      <w:bodyDiv w:val="1"/>
      <w:marLeft w:val="0"/>
      <w:marRight w:val="0"/>
      <w:marTop w:val="0"/>
      <w:marBottom w:val="0"/>
      <w:divBdr>
        <w:top w:val="none" w:sz="0" w:space="0" w:color="auto"/>
        <w:left w:val="none" w:sz="0" w:space="0" w:color="auto"/>
        <w:bottom w:val="none" w:sz="0" w:space="0" w:color="auto"/>
        <w:right w:val="none" w:sz="0" w:space="0" w:color="auto"/>
      </w:divBdr>
    </w:div>
    <w:div w:id="1487624864">
      <w:bodyDiv w:val="1"/>
      <w:marLeft w:val="0"/>
      <w:marRight w:val="0"/>
      <w:marTop w:val="0"/>
      <w:marBottom w:val="0"/>
      <w:divBdr>
        <w:top w:val="none" w:sz="0" w:space="0" w:color="auto"/>
        <w:left w:val="none" w:sz="0" w:space="0" w:color="auto"/>
        <w:bottom w:val="none" w:sz="0" w:space="0" w:color="auto"/>
        <w:right w:val="none" w:sz="0" w:space="0" w:color="auto"/>
      </w:divBdr>
    </w:div>
    <w:div w:id="1487631344">
      <w:bodyDiv w:val="1"/>
      <w:marLeft w:val="0"/>
      <w:marRight w:val="0"/>
      <w:marTop w:val="0"/>
      <w:marBottom w:val="0"/>
      <w:divBdr>
        <w:top w:val="none" w:sz="0" w:space="0" w:color="auto"/>
        <w:left w:val="none" w:sz="0" w:space="0" w:color="auto"/>
        <w:bottom w:val="none" w:sz="0" w:space="0" w:color="auto"/>
        <w:right w:val="none" w:sz="0" w:space="0" w:color="auto"/>
      </w:divBdr>
    </w:div>
    <w:div w:id="1487742309">
      <w:bodyDiv w:val="1"/>
      <w:marLeft w:val="0"/>
      <w:marRight w:val="0"/>
      <w:marTop w:val="0"/>
      <w:marBottom w:val="0"/>
      <w:divBdr>
        <w:top w:val="none" w:sz="0" w:space="0" w:color="auto"/>
        <w:left w:val="none" w:sz="0" w:space="0" w:color="auto"/>
        <w:bottom w:val="none" w:sz="0" w:space="0" w:color="auto"/>
        <w:right w:val="none" w:sz="0" w:space="0" w:color="auto"/>
      </w:divBdr>
    </w:div>
    <w:div w:id="1488015047">
      <w:bodyDiv w:val="1"/>
      <w:marLeft w:val="0"/>
      <w:marRight w:val="0"/>
      <w:marTop w:val="0"/>
      <w:marBottom w:val="0"/>
      <w:divBdr>
        <w:top w:val="none" w:sz="0" w:space="0" w:color="auto"/>
        <w:left w:val="none" w:sz="0" w:space="0" w:color="auto"/>
        <w:bottom w:val="none" w:sz="0" w:space="0" w:color="auto"/>
        <w:right w:val="none" w:sz="0" w:space="0" w:color="auto"/>
      </w:divBdr>
    </w:div>
    <w:div w:id="1488084333">
      <w:bodyDiv w:val="1"/>
      <w:marLeft w:val="0"/>
      <w:marRight w:val="0"/>
      <w:marTop w:val="0"/>
      <w:marBottom w:val="0"/>
      <w:divBdr>
        <w:top w:val="none" w:sz="0" w:space="0" w:color="auto"/>
        <w:left w:val="none" w:sz="0" w:space="0" w:color="auto"/>
        <w:bottom w:val="none" w:sz="0" w:space="0" w:color="auto"/>
        <w:right w:val="none" w:sz="0" w:space="0" w:color="auto"/>
      </w:divBdr>
    </w:div>
    <w:div w:id="1488087027">
      <w:bodyDiv w:val="1"/>
      <w:marLeft w:val="0"/>
      <w:marRight w:val="0"/>
      <w:marTop w:val="0"/>
      <w:marBottom w:val="0"/>
      <w:divBdr>
        <w:top w:val="none" w:sz="0" w:space="0" w:color="auto"/>
        <w:left w:val="none" w:sz="0" w:space="0" w:color="auto"/>
        <w:bottom w:val="none" w:sz="0" w:space="0" w:color="auto"/>
        <w:right w:val="none" w:sz="0" w:space="0" w:color="auto"/>
      </w:divBdr>
    </w:div>
    <w:div w:id="1488130608">
      <w:bodyDiv w:val="1"/>
      <w:marLeft w:val="0"/>
      <w:marRight w:val="0"/>
      <w:marTop w:val="0"/>
      <w:marBottom w:val="0"/>
      <w:divBdr>
        <w:top w:val="none" w:sz="0" w:space="0" w:color="auto"/>
        <w:left w:val="none" w:sz="0" w:space="0" w:color="auto"/>
        <w:bottom w:val="none" w:sz="0" w:space="0" w:color="auto"/>
        <w:right w:val="none" w:sz="0" w:space="0" w:color="auto"/>
      </w:divBdr>
    </w:div>
    <w:div w:id="1488204985">
      <w:bodyDiv w:val="1"/>
      <w:marLeft w:val="0"/>
      <w:marRight w:val="0"/>
      <w:marTop w:val="0"/>
      <w:marBottom w:val="0"/>
      <w:divBdr>
        <w:top w:val="none" w:sz="0" w:space="0" w:color="auto"/>
        <w:left w:val="none" w:sz="0" w:space="0" w:color="auto"/>
        <w:bottom w:val="none" w:sz="0" w:space="0" w:color="auto"/>
        <w:right w:val="none" w:sz="0" w:space="0" w:color="auto"/>
      </w:divBdr>
    </w:div>
    <w:div w:id="1488400688">
      <w:bodyDiv w:val="1"/>
      <w:marLeft w:val="0"/>
      <w:marRight w:val="0"/>
      <w:marTop w:val="0"/>
      <w:marBottom w:val="0"/>
      <w:divBdr>
        <w:top w:val="none" w:sz="0" w:space="0" w:color="auto"/>
        <w:left w:val="none" w:sz="0" w:space="0" w:color="auto"/>
        <w:bottom w:val="none" w:sz="0" w:space="0" w:color="auto"/>
        <w:right w:val="none" w:sz="0" w:space="0" w:color="auto"/>
      </w:divBdr>
    </w:div>
    <w:div w:id="1488549197">
      <w:bodyDiv w:val="1"/>
      <w:marLeft w:val="0"/>
      <w:marRight w:val="0"/>
      <w:marTop w:val="0"/>
      <w:marBottom w:val="0"/>
      <w:divBdr>
        <w:top w:val="none" w:sz="0" w:space="0" w:color="auto"/>
        <w:left w:val="none" w:sz="0" w:space="0" w:color="auto"/>
        <w:bottom w:val="none" w:sz="0" w:space="0" w:color="auto"/>
        <w:right w:val="none" w:sz="0" w:space="0" w:color="auto"/>
      </w:divBdr>
    </w:div>
    <w:div w:id="1488551287">
      <w:bodyDiv w:val="1"/>
      <w:marLeft w:val="0"/>
      <w:marRight w:val="0"/>
      <w:marTop w:val="0"/>
      <w:marBottom w:val="0"/>
      <w:divBdr>
        <w:top w:val="none" w:sz="0" w:space="0" w:color="auto"/>
        <w:left w:val="none" w:sz="0" w:space="0" w:color="auto"/>
        <w:bottom w:val="none" w:sz="0" w:space="0" w:color="auto"/>
        <w:right w:val="none" w:sz="0" w:space="0" w:color="auto"/>
      </w:divBdr>
    </w:div>
    <w:div w:id="1488859343">
      <w:bodyDiv w:val="1"/>
      <w:marLeft w:val="0"/>
      <w:marRight w:val="0"/>
      <w:marTop w:val="0"/>
      <w:marBottom w:val="0"/>
      <w:divBdr>
        <w:top w:val="none" w:sz="0" w:space="0" w:color="auto"/>
        <w:left w:val="none" w:sz="0" w:space="0" w:color="auto"/>
        <w:bottom w:val="none" w:sz="0" w:space="0" w:color="auto"/>
        <w:right w:val="none" w:sz="0" w:space="0" w:color="auto"/>
      </w:divBdr>
    </w:div>
    <w:div w:id="1488938699">
      <w:bodyDiv w:val="1"/>
      <w:marLeft w:val="0"/>
      <w:marRight w:val="0"/>
      <w:marTop w:val="0"/>
      <w:marBottom w:val="0"/>
      <w:divBdr>
        <w:top w:val="none" w:sz="0" w:space="0" w:color="auto"/>
        <w:left w:val="none" w:sz="0" w:space="0" w:color="auto"/>
        <w:bottom w:val="none" w:sz="0" w:space="0" w:color="auto"/>
        <w:right w:val="none" w:sz="0" w:space="0" w:color="auto"/>
      </w:divBdr>
    </w:div>
    <w:div w:id="1488980062">
      <w:bodyDiv w:val="1"/>
      <w:marLeft w:val="0"/>
      <w:marRight w:val="0"/>
      <w:marTop w:val="0"/>
      <w:marBottom w:val="0"/>
      <w:divBdr>
        <w:top w:val="none" w:sz="0" w:space="0" w:color="auto"/>
        <w:left w:val="none" w:sz="0" w:space="0" w:color="auto"/>
        <w:bottom w:val="none" w:sz="0" w:space="0" w:color="auto"/>
        <w:right w:val="none" w:sz="0" w:space="0" w:color="auto"/>
      </w:divBdr>
    </w:div>
    <w:div w:id="1489132730">
      <w:bodyDiv w:val="1"/>
      <w:marLeft w:val="0"/>
      <w:marRight w:val="0"/>
      <w:marTop w:val="0"/>
      <w:marBottom w:val="0"/>
      <w:divBdr>
        <w:top w:val="none" w:sz="0" w:space="0" w:color="auto"/>
        <w:left w:val="none" w:sz="0" w:space="0" w:color="auto"/>
        <w:bottom w:val="none" w:sz="0" w:space="0" w:color="auto"/>
        <w:right w:val="none" w:sz="0" w:space="0" w:color="auto"/>
      </w:divBdr>
    </w:div>
    <w:div w:id="1489133945">
      <w:bodyDiv w:val="1"/>
      <w:marLeft w:val="0"/>
      <w:marRight w:val="0"/>
      <w:marTop w:val="0"/>
      <w:marBottom w:val="0"/>
      <w:divBdr>
        <w:top w:val="none" w:sz="0" w:space="0" w:color="auto"/>
        <w:left w:val="none" w:sz="0" w:space="0" w:color="auto"/>
        <w:bottom w:val="none" w:sz="0" w:space="0" w:color="auto"/>
        <w:right w:val="none" w:sz="0" w:space="0" w:color="auto"/>
      </w:divBdr>
    </w:div>
    <w:div w:id="1489247510">
      <w:bodyDiv w:val="1"/>
      <w:marLeft w:val="0"/>
      <w:marRight w:val="0"/>
      <w:marTop w:val="0"/>
      <w:marBottom w:val="0"/>
      <w:divBdr>
        <w:top w:val="none" w:sz="0" w:space="0" w:color="auto"/>
        <w:left w:val="none" w:sz="0" w:space="0" w:color="auto"/>
        <w:bottom w:val="none" w:sz="0" w:space="0" w:color="auto"/>
        <w:right w:val="none" w:sz="0" w:space="0" w:color="auto"/>
      </w:divBdr>
    </w:div>
    <w:div w:id="1489325757">
      <w:bodyDiv w:val="1"/>
      <w:marLeft w:val="0"/>
      <w:marRight w:val="0"/>
      <w:marTop w:val="0"/>
      <w:marBottom w:val="0"/>
      <w:divBdr>
        <w:top w:val="none" w:sz="0" w:space="0" w:color="auto"/>
        <w:left w:val="none" w:sz="0" w:space="0" w:color="auto"/>
        <w:bottom w:val="none" w:sz="0" w:space="0" w:color="auto"/>
        <w:right w:val="none" w:sz="0" w:space="0" w:color="auto"/>
      </w:divBdr>
    </w:div>
    <w:div w:id="1489395118">
      <w:bodyDiv w:val="1"/>
      <w:marLeft w:val="0"/>
      <w:marRight w:val="0"/>
      <w:marTop w:val="0"/>
      <w:marBottom w:val="0"/>
      <w:divBdr>
        <w:top w:val="none" w:sz="0" w:space="0" w:color="auto"/>
        <w:left w:val="none" w:sz="0" w:space="0" w:color="auto"/>
        <w:bottom w:val="none" w:sz="0" w:space="0" w:color="auto"/>
        <w:right w:val="none" w:sz="0" w:space="0" w:color="auto"/>
      </w:divBdr>
    </w:div>
    <w:div w:id="1489595862">
      <w:bodyDiv w:val="1"/>
      <w:marLeft w:val="0"/>
      <w:marRight w:val="0"/>
      <w:marTop w:val="0"/>
      <w:marBottom w:val="0"/>
      <w:divBdr>
        <w:top w:val="none" w:sz="0" w:space="0" w:color="auto"/>
        <w:left w:val="none" w:sz="0" w:space="0" w:color="auto"/>
        <w:bottom w:val="none" w:sz="0" w:space="0" w:color="auto"/>
        <w:right w:val="none" w:sz="0" w:space="0" w:color="auto"/>
      </w:divBdr>
    </w:div>
    <w:div w:id="1489636650">
      <w:bodyDiv w:val="1"/>
      <w:marLeft w:val="0"/>
      <w:marRight w:val="0"/>
      <w:marTop w:val="0"/>
      <w:marBottom w:val="0"/>
      <w:divBdr>
        <w:top w:val="none" w:sz="0" w:space="0" w:color="auto"/>
        <w:left w:val="none" w:sz="0" w:space="0" w:color="auto"/>
        <w:bottom w:val="none" w:sz="0" w:space="0" w:color="auto"/>
        <w:right w:val="none" w:sz="0" w:space="0" w:color="auto"/>
      </w:divBdr>
    </w:div>
    <w:div w:id="1490051826">
      <w:bodyDiv w:val="1"/>
      <w:marLeft w:val="0"/>
      <w:marRight w:val="0"/>
      <w:marTop w:val="0"/>
      <w:marBottom w:val="0"/>
      <w:divBdr>
        <w:top w:val="none" w:sz="0" w:space="0" w:color="auto"/>
        <w:left w:val="none" w:sz="0" w:space="0" w:color="auto"/>
        <w:bottom w:val="none" w:sz="0" w:space="0" w:color="auto"/>
        <w:right w:val="none" w:sz="0" w:space="0" w:color="auto"/>
      </w:divBdr>
    </w:div>
    <w:div w:id="1490485664">
      <w:bodyDiv w:val="1"/>
      <w:marLeft w:val="0"/>
      <w:marRight w:val="0"/>
      <w:marTop w:val="0"/>
      <w:marBottom w:val="0"/>
      <w:divBdr>
        <w:top w:val="none" w:sz="0" w:space="0" w:color="auto"/>
        <w:left w:val="none" w:sz="0" w:space="0" w:color="auto"/>
        <w:bottom w:val="none" w:sz="0" w:space="0" w:color="auto"/>
        <w:right w:val="none" w:sz="0" w:space="0" w:color="auto"/>
      </w:divBdr>
    </w:div>
    <w:div w:id="1490710520">
      <w:bodyDiv w:val="1"/>
      <w:marLeft w:val="0"/>
      <w:marRight w:val="0"/>
      <w:marTop w:val="0"/>
      <w:marBottom w:val="0"/>
      <w:divBdr>
        <w:top w:val="none" w:sz="0" w:space="0" w:color="auto"/>
        <w:left w:val="none" w:sz="0" w:space="0" w:color="auto"/>
        <w:bottom w:val="none" w:sz="0" w:space="0" w:color="auto"/>
        <w:right w:val="none" w:sz="0" w:space="0" w:color="auto"/>
      </w:divBdr>
    </w:div>
    <w:div w:id="1490711758">
      <w:bodyDiv w:val="1"/>
      <w:marLeft w:val="0"/>
      <w:marRight w:val="0"/>
      <w:marTop w:val="0"/>
      <w:marBottom w:val="0"/>
      <w:divBdr>
        <w:top w:val="none" w:sz="0" w:space="0" w:color="auto"/>
        <w:left w:val="none" w:sz="0" w:space="0" w:color="auto"/>
        <w:bottom w:val="none" w:sz="0" w:space="0" w:color="auto"/>
        <w:right w:val="none" w:sz="0" w:space="0" w:color="auto"/>
      </w:divBdr>
    </w:div>
    <w:div w:id="1490747466">
      <w:bodyDiv w:val="1"/>
      <w:marLeft w:val="0"/>
      <w:marRight w:val="0"/>
      <w:marTop w:val="0"/>
      <w:marBottom w:val="0"/>
      <w:divBdr>
        <w:top w:val="none" w:sz="0" w:space="0" w:color="auto"/>
        <w:left w:val="none" w:sz="0" w:space="0" w:color="auto"/>
        <w:bottom w:val="none" w:sz="0" w:space="0" w:color="auto"/>
        <w:right w:val="none" w:sz="0" w:space="0" w:color="auto"/>
      </w:divBdr>
    </w:div>
    <w:div w:id="1490749858">
      <w:bodyDiv w:val="1"/>
      <w:marLeft w:val="0"/>
      <w:marRight w:val="0"/>
      <w:marTop w:val="0"/>
      <w:marBottom w:val="0"/>
      <w:divBdr>
        <w:top w:val="none" w:sz="0" w:space="0" w:color="auto"/>
        <w:left w:val="none" w:sz="0" w:space="0" w:color="auto"/>
        <w:bottom w:val="none" w:sz="0" w:space="0" w:color="auto"/>
        <w:right w:val="none" w:sz="0" w:space="0" w:color="auto"/>
      </w:divBdr>
    </w:div>
    <w:div w:id="1490826393">
      <w:bodyDiv w:val="1"/>
      <w:marLeft w:val="0"/>
      <w:marRight w:val="0"/>
      <w:marTop w:val="0"/>
      <w:marBottom w:val="0"/>
      <w:divBdr>
        <w:top w:val="none" w:sz="0" w:space="0" w:color="auto"/>
        <w:left w:val="none" w:sz="0" w:space="0" w:color="auto"/>
        <w:bottom w:val="none" w:sz="0" w:space="0" w:color="auto"/>
        <w:right w:val="none" w:sz="0" w:space="0" w:color="auto"/>
      </w:divBdr>
    </w:div>
    <w:div w:id="1490974089">
      <w:bodyDiv w:val="1"/>
      <w:marLeft w:val="0"/>
      <w:marRight w:val="0"/>
      <w:marTop w:val="0"/>
      <w:marBottom w:val="0"/>
      <w:divBdr>
        <w:top w:val="none" w:sz="0" w:space="0" w:color="auto"/>
        <w:left w:val="none" w:sz="0" w:space="0" w:color="auto"/>
        <w:bottom w:val="none" w:sz="0" w:space="0" w:color="auto"/>
        <w:right w:val="none" w:sz="0" w:space="0" w:color="auto"/>
      </w:divBdr>
    </w:div>
    <w:div w:id="1491018753">
      <w:bodyDiv w:val="1"/>
      <w:marLeft w:val="0"/>
      <w:marRight w:val="0"/>
      <w:marTop w:val="0"/>
      <w:marBottom w:val="0"/>
      <w:divBdr>
        <w:top w:val="none" w:sz="0" w:space="0" w:color="auto"/>
        <w:left w:val="none" w:sz="0" w:space="0" w:color="auto"/>
        <w:bottom w:val="none" w:sz="0" w:space="0" w:color="auto"/>
        <w:right w:val="none" w:sz="0" w:space="0" w:color="auto"/>
      </w:divBdr>
    </w:div>
    <w:div w:id="1491216250">
      <w:bodyDiv w:val="1"/>
      <w:marLeft w:val="0"/>
      <w:marRight w:val="0"/>
      <w:marTop w:val="0"/>
      <w:marBottom w:val="0"/>
      <w:divBdr>
        <w:top w:val="none" w:sz="0" w:space="0" w:color="auto"/>
        <w:left w:val="none" w:sz="0" w:space="0" w:color="auto"/>
        <w:bottom w:val="none" w:sz="0" w:space="0" w:color="auto"/>
        <w:right w:val="none" w:sz="0" w:space="0" w:color="auto"/>
      </w:divBdr>
    </w:div>
    <w:div w:id="1491286090">
      <w:bodyDiv w:val="1"/>
      <w:marLeft w:val="0"/>
      <w:marRight w:val="0"/>
      <w:marTop w:val="0"/>
      <w:marBottom w:val="0"/>
      <w:divBdr>
        <w:top w:val="none" w:sz="0" w:space="0" w:color="auto"/>
        <w:left w:val="none" w:sz="0" w:space="0" w:color="auto"/>
        <w:bottom w:val="none" w:sz="0" w:space="0" w:color="auto"/>
        <w:right w:val="none" w:sz="0" w:space="0" w:color="auto"/>
      </w:divBdr>
    </w:div>
    <w:div w:id="1491599761">
      <w:bodyDiv w:val="1"/>
      <w:marLeft w:val="0"/>
      <w:marRight w:val="0"/>
      <w:marTop w:val="0"/>
      <w:marBottom w:val="0"/>
      <w:divBdr>
        <w:top w:val="none" w:sz="0" w:space="0" w:color="auto"/>
        <w:left w:val="none" w:sz="0" w:space="0" w:color="auto"/>
        <w:bottom w:val="none" w:sz="0" w:space="0" w:color="auto"/>
        <w:right w:val="none" w:sz="0" w:space="0" w:color="auto"/>
      </w:divBdr>
    </w:div>
    <w:div w:id="1491753510">
      <w:bodyDiv w:val="1"/>
      <w:marLeft w:val="0"/>
      <w:marRight w:val="0"/>
      <w:marTop w:val="0"/>
      <w:marBottom w:val="0"/>
      <w:divBdr>
        <w:top w:val="none" w:sz="0" w:space="0" w:color="auto"/>
        <w:left w:val="none" w:sz="0" w:space="0" w:color="auto"/>
        <w:bottom w:val="none" w:sz="0" w:space="0" w:color="auto"/>
        <w:right w:val="none" w:sz="0" w:space="0" w:color="auto"/>
      </w:divBdr>
    </w:div>
    <w:div w:id="1491873519">
      <w:bodyDiv w:val="1"/>
      <w:marLeft w:val="0"/>
      <w:marRight w:val="0"/>
      <w:marTop w:val="0"/>
      <w:marBottom w:val="0"/>
      <w:divBdr>
        <w:top w:val="none" w:sz="0" w:space="0" w:color="auto"/>
        <w:left w:val="none" w:sz="0" w:space="0" w:color="auto"/>
        <w:bottom w:val="none" w:sz="0" w:space="0" w:color="auto"/>
        <w:right w:val="none" w:sz="0" w:space="0" w:color="auto"/>
      </w:divBdr>
    </w:div>
    <w:div w:id="1491942528">
      <w:bodyDiv w:val="1"/>
      <w:marLeft w:val="0"/>
      <w:marRight w:val="0"/>
      <w:marTop w:val="0"/>
      <w:marBottom w:val="0"/>
      <w:divBdr>
        <w:top w:val="none" w:sz="0" w:space="0" w:color="auto"/>
        <w:left w:val="none" w:sz="0" w:space="0" w:color="auto"/>
        <w:bottom w:val="none" w:sz="0" w:space="0" w:color="auto"/>
        <w:right w:val="none" w:sz="0" w:space="0" w:color="auto"/>
      </w:divBdr>
    </w:div>
    <w:div w:id="1492061605">
      <w:bodyDiv w:val="1"/>
      <w:marLeft w:val="0"/>
      <w:marRight w:val="0"/>
      <w:marTop w:val="0"/>
      <w:marBottom w:val="0"/>
      <w:divBdr>
        <w:top w:val="none" w:sz="0" w:space="0" w:color="auto"/>
        <w:left w:val="none" w:sz="0" w:space="0" w:color="auto"/>
        <w:bottom w:val="none" w:sz="0" w:space="0" w:color="auto"/>
        <w:right w:val="none" w:sz="0" w:space="0" w:color="auto"/>
      </w:divBdr>
    </w:div>
    <w:div w:id="1492062770">
      <w:bodyDiv w:val="1"/>
      <w:marLeft w:val="0"/>
      <w:marRight w:val="0"/>
      <w:marTop w:val="0"/>
      <w:marBottom w:val="0"/>
      <w:divBdr>
        <w:top w:val="none" w:sz="0" w:space="0" w:color="auto"/>
        <w:left w:val="none" w:sz="0" w:space="0" w:color="auto"/>
        <w:bottom w:val="none" w:sz="0" w:space="0" w:color="auto"/>
        <w:right w:val="none" w:sz="0" w:space="0" w:color="auto"/>
      </w:divBdr>
    </w:div>
    <w:div w:id="1492402889">
      <w:bodyDiv w:val="1"/>
      <w:marLeft w:val="0"/>
      <w:marRight w:val="0"/>
      <w:marTop w:val="0"/>
      <w:marBottom w:val="0"/>
      <w:divBdr>
        <w:top w:val="none" w:sz="0" w:space="0" w:color="auto"/>
        <w:left w:val="none" w:sz="0" w:space="0" w:color="auto"/>
        <w:bottom w:val="none" w:sz="0" w:space="0" w:color="auto"/>
        <w:right w:val="none" w:sz="0" w:space="0" w:color="auto"/>
      </w:divBdr>
    </w:div>
    <w:div w:id="1492678528">
      <w:bodyDiv w:val="1"/>
      <w:marLeft w:val="0"/>
      <w:marRight w:val="0"/>
      <w:marTop w:val="0"/>
      <w:marBottom w:val="0"/>
      <w:divBdr>
        <w:top w:val="none" w:sz="0" w:space="0" w:color="auto"/>
        <w:left w:val="none" w:sz="0" w:space="0" w:color="auto"/>
        <w:bottom w:val="none" w:sz="0" w:space="0" w:color="auto"/>
        <w:right w:val="none" w:sz="0" w:space="0" w:color="auto"/>
      </w:divBdr>
    </w:div>
    <w:div w:id="1492870194">
      <w:bodyDiv w:val="1"/>
      <w:marLeft w:val="0"/>
      <w:marRight w:val="0"/>
      <w:marTop w:val="0"/>
      <w:marBottom w:val="0"/>
      <w:divBdr>
        <w:top w:val="none" w:sz="0" w:space="0" w:color="auto"/>
        <w:left w:val="none" w:sz="0" w:space="0" w:color="auto"/>
        <w:bottom w:val="none" w:sz="0" w:space="0" w:color="auto"/>
        <w:right w:val="none" w:sz="0" w:space="0" w:color="auto"/>
      </w:divBdr>
    </w:div>
    <w:div w:id="1493177830">
      <w:bodyDiv w:val="1"/>
      <w:marLeft w:val="0"/>
      <w:marRight w:val="0"/>
      <w:marTop w:val="0"/>
      <w:marBottom w:val="0"/>
      <w:divBdr>
        <w:top w:val="none" w:sz="0" w:space="0" w:color="auto"/>
        <w:left w:val="none" w:sz="0" w:space="0" w:color="auto"/>
        <w:bottom w:val="none" w:sz="0" w:space="0" w:color="auto"/>
        <w:right w:val="none" w:sz="0" w:space="0" w:color="auto"/>
      </w:divBdr>
    </w:div>
    <w:div w:id="1493254164">
      <w:bodyDiv w:val="1"/>
      <w:marLeft w:val="0"/>
      <w:marRight w:val="0"/>
      <w:marTop w:val="0"/>
      <w:marBottom w:val="0"/>
      <w:divBdr>
        <w:top w:val="none" w:sz="0" w:space="0" w:color="auto"/>
        <w:left w:val="none" w:sz="0" w:space="0" w:color="auto"/>
        <w:bottom w:val="none" w:sz="0" w:space="0" w:color="auto"/>
        <w:right w:val="none" w:sz="0" w:space="0" w:color="auto"/>
      </w:divBdr>
    </w:div>
    <w:div w:id="1493372648">
      <w:bodyDiv w:val="1"/>
      <w:marLeft w:val="0"/>
      <w:marRight w:val="0"/>
      <w:marTop w:val="0"/>
      <w:marBottom w:val="0"/>
      <w:divBdr>
        <w:top w:val="none" w:sz="0" w:space="0" w:color="auto"/>
        <w:left w:val="none" w:sz="0" w:space="0" w:color="auto"/>
        <w:bottom w:val="none" w:sz="0" w:space="0" w:color="auto"/>
        <w:right w:val="none" w:sz="0" w:space="0" w:color="auto"/>
      </w:divBdr>
    </w:div>
    <w:div w:id="1493443731">
      <w:bodyDiv w:val="1"/>
      <w:marLeft w:val="0"/>
      <w:marRight w:val="0"/>
      <w:marTop w:val="0"/>
      <w:marBottom w:val="0"/>
      <w:divBdr>
        <w:top w:val="none" w:sz="0" w:space="0" w:color="auto"/>
        <w:left w:val="none" w:sz="0" w:space="0" w:color="auto"/>
        <w:bottom w:val="none" w:sz="0" w:space="0" w:color="auto"/>
        <w:right w:val="none" w:sz="0" w:space="0" w:color="auto"/>
      </w:divBdr>
    </w:div>
    <w:div w:id="1493528587">
      <w:bodyDiv w:val="1"/>
      <w:marLeft w:val="0"/>
      <w:marRight w:val="0"/>
      <w:marTop w:val="0"/>
      <w:marBottom w:val="0"/>
      <w:divBdr>
        <w:top w:val="none" w:sz="0" w:space="0" w:color="auto"/>
        <w:left w:val="none" w:sz="0" w:space="0" w:color="auto"/>
        <w:bottom w:val="none" w:sz="0" w:space="0" w:color="auto"/>
        <w:right w:val="none" w:sz="0" w:space="0" w:color="auto"/>
      </w:divBdr>
    </w:div>
    <w:div w:id="1493719504">
      <w:bodyDiv w:val="1"/>
      <w:marLeft w:val="0"/>
      <w:marRight w:val="0"/>
      <w:marTop w:val="0"/>
      <w:marBottom w:val="0"/>
      <w:divBdr>
        <w:top w:val="none" w:sz="0" w:space="0" w:color="auto"/>
        <w:left w:val="none" w:sz="0" w:space="0" w:color="auto"/>
        <w:bottom w:val="none" w:sz="0" w:space="0" w:color="auto"/>
        <w:right w:val="none" w:sz="0" w:space="0" w:color="auto"/>
      </w:divBdr>
    </w:div>
    <w:div w:id="1493763670">
      <w:bodyDiv w:val="1"/>
      <w:marLeft w:val="0"/>
      <w:marRight w:val="0"/>
      <w:marTop w:val="0"/>
      <w:marBottom w:val="0"/>
      <w:divBdr>
        <w:top w:val="none" w:sz="0" w:space="0" w:color="auto"/>
        <w:left w:val="none" w:sz="0" w:space="0" w:color="auto"/>
        <w:bottom w:val="none" w:sz="0" w:space="0" w:color="auto"/>
        <w:right w:val="none" w:sz="0" w:space="0" w:color="auto"/>
      </w:divBdr>
    </w:div>
    <w:div w:id="1493791653">
      <w:bodyDiv w:val="1"/>
      <w:marLeft w:val="0"/>
      <w:marRight w:val="0"/>
      <w:marTop w:val="0"/>
      <w:marBottom w:val="0"/>
      <w:divBdr>
        <w:top w:val="none" w:sz="0" w:space="0" w:color="auto"/>
        <w:left w:val="none" w:sz="0" w:space="0" w:color="auto"/>
        <w:bottom w:val="none" w:sz="0" w:space="0" w:color="auto"/>
        <w:right w:val="none" w:sz="0" w:space="0" w:color="auto"/>
      </w:divBdr>
    </w:div>
    <w:div w:id="1493830251">
      <w:bodyDiv w:val="1"/>
      <w:marLeft w:val="0"/>
      <w:marRight w:val="0"/>
      <w:marTop w:val="0"/>
      <w:marBottom w:val="0"/>
      <w:divBdr>
        <w:top w:val="none" w:sz="0" w:space="0" w:color="auto"/>
        <w:left w:val="none" w:sz="0" w:space="0" w:color="auto"/>
        <w:bottom w:val="none" w:sz="0" w:space="0" w:color="auto"/>
        <w:right w:val="none" w:sz="0" w:space="0" w:color="auto"/>
      </w:divBdr>
    </w:div>
    <w:div w:id="1494224041">
      <w:bodyDiv w:val="1"/>
      <w:marLeft w:val="0"/>
      <w:marRight w:val="0"/>
      <w:marTop w:val="0"/>
      <w:marBottom w:val="0"/>
      <w:divBdr>
        <w:top w:val="none" w:sz="0" w:space="0" w:color="auto"/>
        <w:left w:val="none" w:sz="0" w:space="0" w:color="auto"/>
        <w:bottom w:val="none" w:sz="0" w:space="0" w:color="auto"/>
        <w:right w:val="none" w:sz="0" w:space="0" w:color="auto"/>
      </w:divBdr>
    </w:div>
    <w:div w:id="1494444379">
      <w:bodyDiv w:val="1"/>
      <w:marLeft w:val="0"/>
      <w:marRight w:val="0"/>
      <w:marTop w:val="0"/>
      <w:marBottom w:val="0"/>
      <w:divBdr>
        <w:top w:val="none" w:sz="0" w:space="0" w:color="auto"/>
        <w:left w:val="none" w:sz="0" w:space="0" w:color="auto"/>
        <w:bottom w:val="none" w:sz="0" w:space="0" w:color="auto"/>
        <w:right w:val="none" w:sz="0" w:space="0" w:color="auto"/>
      </w:divBdr>
    </w:div>
    <w:div w:id="1494638911">
      <w:bodyDiv w:val="1"/>
      <w:marLeft w:val="0"/>
      <w:marRight w:val="0"/>
      <w:marTop w:val="0"/>
      <w:marBottom w:val="0"/>
      <w:divBdr>
        <w:top w:val="none" w:sz="0" w:space="0" w:color="auto"/>
        <w:left w:val="none" w:sz="0" w:space="0" w:color="auto"/>
        <w:bottom w:val="none" w:sz="0" w:space="0" w:color="auto"/>
        <w:right w:val="none" w:sz="0" w:space="0" w:color="auto"/>
      </w:divBdr>
    </w:div>
    <w:div w:id="1494644238">
      <w:bodyDiv w:val="1"/>
      <w:marLeft w:val="0"/>
      <w:marRight w:val="0"/>
      <w:marTop w:val="0"/>
      <w:marBottom w:val="0"/>
      <w:divBdr>
        <w:top w:val="none" w:sz="0" w:space="0" w:color="auto"/>
        <w:left w:val="none" w:sz="0" w:space="0" w:color="auto"/>
        <w:bottom w:val="none" w:sz="0" w:space="0" w:color="auto"/>
        <w:right w:val="none" w:sz="0" w:space="0" w:color="auto"/>
      </w:divBdr>
    </w:div>
    <w:div w:id="1494759404">
      <w:bodyDiv w:val="1"/>
      <w:marLeft w:val="0"/>
      <w:marRight w:val="0"/>
      <w:marTop w:val="0"/>
      <w:marBottom w:val="0"/>
      <w:divBdr>
        <w:top w:val="none" w:sz="0" w:space="0" w:color="auto"/>
        <w:left w:val="none" w:sz="0" w:space="0" w:color="auto"/>
        <w:bottom w:val="none" w:sz="0" w:space="0" w:color="auto"/>
        <w:right w:val="none" w:sz="0" w:space="0" w:color="auto"/>
      </w:divBdr>
    </w:div>
    <w:div w:id="1494956501">
      <w:bodyDiv w:val="1"/>
      <w:marLeft w:val="0"/>
      <w:marRight w:val="0"/>
      <w:marTop w:val="0"/>
      <w:marBottom w:val="0"/>
      <w:divBdr>
        <w:top w:val="none" w:sz="0" w:space="0" w:color="auto"/>
        <w:left w:val="none" w:sz="0" w:space="0" w:color="auto"/>
        <w:bottom w:val="none" w:sz="0" w:space="0" w:color="auto"/>
        <w:right w:val="none" w:sz="0" w:space="0" w:color="auto"/>
      </w:divBdr>
    </w:div>
    <w:div w:id="1495023596">
      <w:bodyDiv w:val="1"/>
      <w:marLeft w:val="0"/>
      <w:marRight w:val="0"/>
      <w:marTop w:val="0"/>
      <w:marBottom w:val="0"/>
      <w:divBdr>
        <w:top w:val="none" w:sz="0" w:space="0" w:color="auto"/>
        <w:left w:val="none" w:sz="0" w:space="0" w:color="auto"/>
        <w:bottom w:val="none" w:sz="0" w:space="0" w:color="auto"/>
        <w:right w:val="none" w:sz="0" w:space="0" w:color="auto"/>
      </w:divBdr>
    </w:div>
    <w:div w:id="1495415408">
      <w:bodyDiv w:val="1"/>
      <w:marLeft w:val="0"/>
      <w:marRight w:val="0"/>
      <w:marTop w:val="0"/>
      <w:marBottom w:val="0"/>
      <w:divBdr>
        <w:top w:val="none" w:sz="0" w:space="0" w:color="auto"/>
        <w:left w:val="none" w:sz="0" w:space="0" w:color="auto"/>
        <w:bottom w:val="none" w:sz="0" w:space="0" w:color="auto"/>
        <w:right w:val="none" w:sz="0" w:space="0" w:color="auto"/>
      </w:divBdr>
    </w:div>
    <w:div w:id="1495485388">
      <w:bodyDiv w:val="1"/>
      <w:marLeft w:val="0"/>
      <w:marRight w:val="0"/>
      <w:marTop w:val="0"/>
      <w:marBottom w:val="0"/>
      <w:divBdr>
        <w:top w:val="none" w:sz="0" w:space="0" w:color="auto"/>
        <w:left w:val="none" w:sz="0" w:space="0" w:color="auto"/>
        <w:bottom w:val="none" w:sz="0" w:space="0" w:color="auto"/>
        <w:right w:val="none" w:sz="0" w:space="0" w:color="auto"/>
      </w:divBdr>
    </w:div>
    <w:div w:id="1495607245">
      <w:bodyDiv w:val="1"/>
      <w:marLeft w:val="0"/>
      <w:marRight w:val="0"/>
      <w:marTop w:val="0"/>
      <w:marBottom w:val="0"/>
      <w:divBdr>
        <w:top w:val="none" w:sz="0" w:space="0" w:color="auto"/>
        <w:left w:val="none" w:sz="0" w:space="0" w:color="auto"/>
        <w:bottom w:val="none" w:sz="0" w:space="0" w:color="auto"/>
        <w:right w:val="none" w:sz="0" w:space="0" w:color="auto"/>
      </w:divBdr>
    </w:div>
    <w:div w:id="1495611037">
      <w:bodyDiv w:val="1"/>
      <w:marLeft w:val="0"/>
      <w:marRight w:val="0"/>
      <w:marTop w:val="0"/>
      <w:marBottom w:val="0"/>
      <w:divBdr>
        <w:top w:val="none" w:sz="0" w:space="0" w:color="auto"/>
        <w:left w:val="none" w:sz="0" w:space="0" w:color="auto"/>
        <w:bottom w:val="none" w:sz="0" w:space="0" w:color="auto"/>
        <w:right w:val="none" w:sz="0" w:space="0" w:color="auto"/>
      </w:divBdr>
    </w:div>
    <w:div w:id="1495880787">
      <w:bodyDiv w:val="1"/>
      <w:marLeft w:val="0"/>
      <w:marRight w:val="0"/>
      <w:marTop w:val="0"/>
      <w:marBottom w:val="0"/>
      <w:divBdr>
        <w:top w:val="none" w:sz="0" w:space="0" w:color="auto"/>
        <w:left w:val="none" w:sz="0" w:space="0" w:color="auto"/>
        <w:bottom w:val="none" w:sz="0" w:space="0" w:color="auto"/>
        <w:right w:val="none" w:sz="0" w:space="0" w:color="auto"/>
      </w:divBdr>
    </w:div>
    <w:div w:id="1496070287">
      <w:bodyDiv w:val="1"/>
      <w:marLeft w:val="0"/>
      <w:marRight w:val="0"/>
      <w:marTop w:val="0"/>
      <w:marBottom w:val="0"/>
      <w:divBdr>
        <w:top w:val="none" w:sz="0" w:space="0" w:color="auto"/>
        <w:left w:val="none" w:sz="0" w:space="0" w:color="auto"/>
        <w:bottom w:val="none" w:sz="0" w:space="0" w:color="auto"/>
        <w:right w:val="none" w:sz="0" w:space="0" w:color="auto"/>
      </w:divBdr>
    </w:div>
    <w:div w:id="1496073831">
      <w:bodyDiv w:val="1"/>
      <w:marLeft w:val="0"/>
      <w:marRight w:val="0"/>
      <w:marTop w:val="0"/>
      <w:marBottom w:val="0"/>
      <w:divBdr>
        <w:top w:val="none" w:sz="0" w:space="0" w:color="auto"/>
        <w:left w:val="none" w:sz="0" w:space="0" w:color="auto"/>
        <w:bottom w:val="none" w:sz="0" w:space="0" w:color="auto"/>
        <w:right w:val="none" w:sz="0" w:space="0" w:color="auto"/>
      </w:divBdr>
    </w:div>
    <w:div w:id="1496602144">
      <w:bodyDiv w:val="1"/>
      <w:marLeft w:val="0"/>
      <w:marRight w:val="0"/>
      <w:marTop w:val="0"/>
      <w:marBottom w:val="0"/>
      <w:divBdr>
        <w:top w:val="none" w:sz="0" w:space="0" w:color="auto"/>
        <w:left w:val="none" w:sz="0" w:space="0" w:color="auto"/>
        <w:bottom w:val="none" w:sz="0" w:space="0" w:color="auto"/>
        <w:right w:val="none" w:sz="0" w:space="0" w:color="auto"/>
      </w:divBdr>
    </w:div>
    <w:div w:id="1496648829">
      <w:bodyDiv w:val="1"/>
      <w:marLeft w:val="0"/>
      <w:marRight w:val="0"/>
      <w:marTop w:val="0"/>
      <w:marBottom w:val="0"/>
      <w:divBdr>
        <w:top w:val="none" w:sz="0" w:space="0" w:color="auto"/>
        <w:left w:val="none" w:sz="0" w:space="0" w:color="auto"/>
        <w:bottom w:val="none" w:sz="0" w:space="0" w:color="auto"/>
        <w:right w:val="none" w:sz="0" w:space="0" w:color="auto"/>
      </w:divBdr>
    </w:div>
    <w:div w:id="1496720551">
      <w:bodyDiv w:val="1"/>
      <w:marLeft w:val="0"/>
      <w:marRight w:val="0"/>
      <w:marTop w:val="0"/>
      <w:marBottom w:val="0"/>
      <w:divBdr>
        <w:top w:val="none" w:sz="0" w:space="0" w:color="auto"/>
        <w:left w:val="none" w:sz="0" w:space="0" w:color="auto"/>
        <w:bottom w:val="none" w:sz="0" w:space="0" w:color="auto"/>
        <w:right w:val="none" w:sz="0" w:space="0" w:color="auto"/>
      </w:divBdr>
    </w:div>
    <w:div w:id="1496801996">
      <w:bodyDiv w:val="1"/>
      <w:marLeft w:val="0"/>
      <w:marRight w:val="0"/>
      <w:marTop w:val="0"/>
      <w:marBottom w:val="0"/>
      <w:divBdr>
        <w:top w:val="none" w:sz="0" w:space="0" w:color="auto"/>
        <w:left w:val="none" w:sz="0" w:space="0" w:color="auto"/>
        <w:bottom w:val="none" w:sz="0" w:space="0" w:color="auto"/>
        <w:right w:val="none" w:sz="0" w:space="0" w:color="auto"/>
      </w:divBdr>
    </w:div>
    <w:div w:id="1496870745">
      <w:bodyDiv w:val="1"/>
      <w:marLeft w:val="0"/>
      <w:marRight w:val="0"/>
      <w:marTop w:val="0"/>
      <w:marBottom w:val="0"/>
      <w:divBdr>
        <w:top w:val="none" w:sz="0" w:space="0" w:color="auto"/>
        <w:left w:val="none" w:sz="0" w:space="0" w:color="auto"/>
        <w:bottom w:val="none" w:sz="0" w:space="0" w:color="auto"/>
        <w:right w:val="none" w:sz="0" w:space="0" w:color="auto"/>
      </w:divBdr>
    </w:div>
    <w:div w:id="1497188409">
      <w:bodyDiv w:val="1"/>
      <w:marLeft w:val="0"/>
      <w:marRight w:val="0"/>
      <w:marTop w:val="0"/>
      <w:marBottom w:val="0"/>
      <w:divBdr>
        <w:top w:val="none" w:sz="0" w:space="0" w:color="auto"/>
        <w:left w:val="none" w:sz="0" w:space="0" w:color="auto"/>
        <w:bottom w:val="none" w:sz="0" w:space="0" w:color="auto"/>
        <w:right w:val="none" w:sz="0" w:space="0" w:color="auto"/>
      </w:divBdr>
    </w:div>
    <w:div w:id="1497380486">
      <w:bodyDiv w:val="1"/>
      <w:marLeft w:val="0"/>
      <w:marRight w:val="0"/>
      <w:marTop w:val="0"/>
      <w:marBottom w:val="0"/>
      <w:divBdr>
        <w:top w:val="none" w:sz="0" w:space="0" w:color="auto"/>
        <w:left w:val="none" w:sz="0" w:space="0" w:color="auto"/>
        <w:bottom w:val="none" w:sz="0" w:space="0" w:color="auto"/>
        <w:right w:val="none" w:sz="0" w:space="0" w:color="auto"/>
      </w:divBdr>
    </w:div>
    <w:div w:id="1498154593">
      <w:bodyDiv w:val="1"/>
      <w:marLeft w:val="0"/>
      <w:marRight w:val="0"/>
      <w:marTop w:val="0"/>
      <w:marBottom w:val="0"/>
      <w:divBdr>
        <w:top w:val="none" w:sz="0" w:space="0" w:color="auto"/>
        <w:left w:val="none" w:sz="0" w:space="0" w:color="auto"/>
        <w:bottom w:val="none" w:sz="0" w:space="0" w:color="auto"/>
        <w:right w:val="none" w:sz="0" w:space="0" w:color="auto"/>
      </w:divBdr>
    </w:div>
    <w:div w:id="1498306181">
      <w:bodyDiv w:val="1"/>
      <w:marLeft w:val="0"/>
      <w:marRight w:val="0"/>
      <w:marTop w:val="0"/>
      <w:marBottom w:val="0"/>
      <w:divBdr>
        <w:top w:val="none" w:sz="0" w:space="0" w:color="auto"/>
        <w:left w:val="none" w:sz="0" w:space="0" w:color="auto"/>
        <w:bottom w:val="none" w:sz="0" w:space="0" w:color="auto"/>
        <w:right w:val="none" w:sz="0" w:space="0" w:color="auto"/>
      </w:divBdr>
    </w:div>
    <w:div w:id="1498573289">
      <w:bodyDiv w:val="1"/>
      <w:marLeft w:val="0"/>
      <w:marRight w:val="0"/>
      <w:marTop w:val="0"/>
      <w:marBottom w:val="0"/>
      <w:divBdr>
        <w:top w:val="none" w:sz="0" w:space="0" w:color="auto"/>
        <w:left w:val="none" w:sz="0" w:space="0" w:color="auto"/>
        <w:bottom w:val="none" w:sz="0" w:space="0" w:color="auto"/>
        <w:right w:val="none" w:sz="0" w:space="0" w:color="auto"/>
      </w:divBdr>
    </w:div>
    <w:div w:id="1498618577">
      <w:bodyDiv w:val="1"/>
      <w:marLeft w:val="0"/>
      <w:marRight w:val="0"/>
      <w:marTop w:val="0"/>
      <w:marBottom w:val="0"/>
      <w:divBdr>
        <w:top w:val="none" w:sz="0" w:space="0" w:color="auto"/>
        <w:left w:val="none" w:sz="0" w:space="0" w:color="auto"/>
        <w:bottom w:val="none" w:sz="0" w:space="0" w:color="auto"/>
        <w:right w:val="none" w:sz="0" w:space="0" w:color="auto"/>
      </w:divBdr>
    </w:div>
    <w:div w:id="1498688795">
      <w:bodyDiv w:val="1"/>
      <w:marLeft w:val="0"/>
      <w:marRight w:val="0"/>
      <w:marTop w:val="0"/>
      <w:marBottom w:val="0"/>
      <w:divBdr>
        <w:top w:val="none" w:sz="0" w:space="0" w:color="auto"/>
        <w:left w:val="none" w:sz="0" w:space="0" w:color="auto"/>
        <w:bottom w:val="none" w:sz="0" w:space="0" w:color="auto"/>
        <w:right w:val="none" w:sz="0" w:space="0" w:color="auto"/>
      </w:divBdr>
    </w:div>
    <w:div w:id="1498837177">
      <w:bodyDiv w:val="1"/>
      <w:marLeft w:val="0"/>
      <w:marRight w:val="0"/>
      <w:marTop w:val="0"/>
      <w:marBottom w:val="0"/>
      <w:divBdr>
        <w:top w:val="none" w:sz="0" w:space="0" w:color="auto"/>
        <w:left w:val="none" w:sz="0" w:space="0" w:color="auto"/>
        <w:bottom w:val="none" w:sz="0" w:space="0" w:color="auto"/>
        <w:right w:val="none" w:sz="0" w:space="0" w:color="auto"/>
      </w:divBdr>
    </w:div>
    <w:div w:id="1499346720">
      <w:bodyDiv w:val="1"/>
      <w:marLeft w:val="0"/>
      <w:marRight w:val="0"/>
      <w:marTop w:val="0"/>
      <w:marBottom w:val="0"/>
      <w:divBdr>
        <w:top w:val="none" w:sz="0" w:space="0" w:color="auto"/>
        <w:left w:val="none" w:sz="0" w:space="0" w:color="auto"/>
        <w:bottom w:val="none" w:sz="0" w:space="0" w:color="auto"/>
        <w:right w:val="none" w:sz="0" w:space="0" w:color="auto"/>
      </w:divBdr>
    </w:div>
    <w:div w:id="1499426142">
      <w:bodyDiv w:val="1"/>
      <w:marLeft w:val="0"/>
      <w:marRight w:val="0"/>
      <w:marTop w:val="0"/>
      <w:marBottom w:val="0"/>
      <w:divBdr>
        <w:top w:val="none" w:sz="0" w:space="0" w:color="auto"/>
        <w:left w:val="none" w:sz="0" w:space="0" w:color="auto"/>
        <w:bottom w:val="none" w:sz="0" w:space="0" w:color="auto"/>
        <w:right w:val="none" w:sz="0" w:space="0" w:color="auto"/>
      </w:divBdr>
    </w:div>
    <w:div w:id="1499536425">
      <w:bodyDiv w:val="1"/>
      <w:marLeft w:val="0"/>
      <w:marRight w:val="0"/>
      <w:marTop w:val="0"/>
      <w:marBottom w:val="0"/>
      <w:divBdr>
        <w:top w:val="none" w:sz="0" w:space="0" w:color="auto"/>
        <w:left w:val="none" w:sz="0" w:space="0" w:color="auto"/>
        <w:bottom w:val="none" w:sz="0" w:space="0" w:color="auto"/>
        <w:right w:val="none" w:sz="0" w:space="0" w:color="auto"/>
      </w:divBdr>
    </w:div>
    <w:div w:id="1499811958">
      <w:bodyDiv w:val="1"/>
      <w:marLeft w:val="0"/>
      <w:marRight w:val="0"/>
      <w:marTop w:val="0"/>
      <w:marBottom w:val="0"/>
      <w:divBdr>
        <w:top w:val="none" w:sz="0" w:space="0" w:color="auto"/>
        <w:left w:val="none" w:sz="0" w:space="0" w:color="auto"/>
        <w:bottom w:val="none" w:sz="0" w:space="0" w:color="auto"/>
        <w:right w:val="none" w:sz="0" w:space="0" w:color="auto"/>
      </w:divBdr>
    </w:div>
    <w:div w:id="1499926213">
      <w:bodyDiv w:val="1"/>
      <w:marLeft w:val="0"/>
      <w:marRight w:val="0"/>
      <w:marTop w:val="0"/>
      <w:marBottom w:val="0"/>
      <w:divBdr>
        <w:top w:val="none" w:sz="0" w:space="0" w:color="auto"/>
        <w:left w:val="none" w:sz="0" w:space="0" w:color="auto"/>
        <w:bottom w:val="none" w:sz="0" w:space="0" w:color="auto"/>
        <w:right w:val="none" w:sz="0" w:space="0" w:color="auto"/>
      </w:divBdr>
    </w:div>
    <w:div w:id="1499953885">
      <w:bodyDiv w:val="1"/>
      <w:marLeft w:val="0"/>
      <w:marRight w:val="0"/>
      <w:marTop w:val="0"/>
      <w:marBottom w:val="0"/>
      <w:divBdr>
        <w:top w:val="none" w:sz="0" w:space="0" w:color="auto"/>
        <w:left w:val="none" w:sz="0" w:space="0" w:color="auto"/>
        <w:bottom w:val="none" w:sz="0" w:space="0" w:color="auto"/>
        <w:right w:val="none" w:sz="0" w:space="0" w:color="auto"/>
      </w:divBdr>
    </w:div>
    <w:div w:id="1499954416">
      <w:bodyDiv w:val="1"/>
      <w:marLeft w:val="0"/>
      <w:marRight w:val="0"/>
      <w:marTop w:val="0"/>
      <w:marBottom w:val="0"/>
      <w:divBdr>
        <w:top w:val="none" w:sz="0" w:space="0" w:color="auto"/>
        <w:left w:val="none" w:sz="0" w:space="0" w:color="auto"/>
        <w:bottom w:val="none" w:sz="0" w:space="0" w:color="auto"/>
        <w:right w:val="none" w:sz="0" w:space="0" w:color="auto"/>
      </w:divBdr>
    </w:div>
    <w:div w:id="1500005501">
      <w:bodyDiv w:val="1"/>
      <w:marLeft w:val="0"/>
      <w:marRight w:val="0"/>
      <w:marTop w:val="0"/>
      <w:marBottom w:val="0"/>
      <w:divBdr>
        <w:top w:val="none" w:sz="0" w:space="0" w:color="auto"/>
        <w:left w:val="none" w:sz="0" w:space="0" w:color="auto"/>
        <w:bottom w:val="none" w:sz="0" w:space="0" w:color="auto"/>
        <w:right w:val="none" w:sz="0" w:space="0" w:color="auto"/>
      </w:divBdr>
    </w:div>
    <w:div w:id="1500148722">
      <w:bodyDiv w:val="1"/>
      <w:marLeft w:val="0"/>
      <w:marRight w:val="0"/>
      <w:marTop w:val="0"/>
      <w:marBottom w:val="0"/>
      <w:divBdr>
        <w:top w:val="none" w:sz="0" w:space="0" w:color="auto"/>
        <w:left w:val="none" w:sz="0" w:space="0" w:color="auto"/>
        <w:bottom w:val="none" w:sz="0" w:space="0" w:color="auto"/>
        <w:right w:val="none" w:sz="0" w:space="0" w:color="auto"/>
      </w:divBdr>
    </w:div>
    <w:div w:id="1500660802">
      <w:bodyDiv w:val="1"/>
      <w:marLeft w:val="0"/>
      <w:marRight w:val="0"/>
      <w:marTop w:val="0"/>
      <w:marBottom w:val="0"/>
      <w:divBdr>
        <w:top w:val="none" w:sz="0" w:space="0" w:color="auto"/>
        <w:left w:val="none" w:sz="0" w:space="0" w:color="auto"/>
        <w:bottom w:val="none" w:sz="0" w:space="0" w:color="auto"/>
        <w:right w:val="none" w:sz="0" w:space="0" w:color="auto"/>
      </w:divBdr>
    </w:div>
    <w:div w:id="1500735119">
      <w:bodyDiv w:val="1"/>
      <w:marLeft w:val="0"/>
      <w:marRight w:val="0"/>
      <w:marTop w:val="0"/>
      <w:marBottom w:val="0"/>
      <w:divBdr>
        <w:top w:val="none" w:sz="0" w:space="0" w:color="auto"/>
        <w:left w:val="none" w:sz="0" w:space="0" w:color="auto"/>
        <w:bottom w:val="none" w:sz="0" w:space="0" w:color="auto"/>
        <w:right w:val="none" w:sz="0" w:space="0" w:color="auto"/>
      </w:divBdr>
    </w:div>
    <w:div w:id="1501045676">
      <w:bodyDiv w:val="1"/>
      <w:marLeft w:val="0"/>
      <w:marRight w:val="0"/>
      <w:marTop w:val="0"/>
      <w:marBottom w:val="0"/>
      <w:divBdr>
        <w:top w:val="none" w:sz="0" w:space="0" w:color="auto"/>
        <w:left w:val="none" w:sz="0" w:space="0" w:color="auto"/>
        <w:bottom w:val="none" w:sz="0" w:space="0" w:color="auto"/>
        <w:right w:val="none" w:sz="0" w:space="0" w:color="auto"/>
      </w:divBdr>
    </w:div>
    <w:div w:id="1501189200">
      <w:bodyDiv w:val="1"/>
      <w:marLeft w:val="0"/>
      <w:marRight w:val="0"/>
      <w:marTop w:val="0"/>
      <w:marBottom w:val="0"/>
      <w:divBdr>
        <w:top w:val="none" w:sz="0" w:space="0" w:color="auto"/>
        <w:left w:val="none" w:sz="0" w:space="0" w:color="auto"/>
        <w:bottom w:val="none" w:sz="0" w:space="0" w:color="auto"/>
        <w:right w:val="none" w:sz="0" w:space="0" w:color="auto"/>
      </w:divBdr>
    </w:div>
    <w:div w:id="1501237401">
      <w:bodyDiv w:val="1"/>
      <w:marLeft w:val="0"/>
      <w:marRight w:val="0"/>
      <w:marTop w:val="0"/>
      <w:marBottom w:val="0"/>
      <w:divBdr>
        <w:top w:val="none" w:sz="0" w:space="0" w:color="auto"/>
        <w:left w:val="none" w:sz="0" w:space="0" w:color="auto"/>
        <w:bottom w:val="none" w:sz="0" w:space="0" w:color="auto"/>
        <w:right w:val="none" w:sz="0" w:space="0" w:color="auto"/>
      </w:divBdr>
    </w:div>
    <w:div w:id="1501383339">
      <w:bodyDiv w:val="1"/>
      <w:marLeft w:val="0"/>
      <w:marRight w:val="0"/>
      <w:marTop w:val="0"/>
      <w:marBottom w:val="0"/>
      <w:divBdr>
        <w:top w:val="none" w:sz="0" w:space="0" w:color="auto"/>
        <w:left w:val="none" w:sz="0" w:space="0" w:color="auto"/>
        <w:bottom w:val="none" w:sz="0" w:space="0" w:color="auto"/>
        <w:right w:val="none" w:sz="0" w:space="0" w:color="auto"/>
      </w:divBdr>
    </w:div>
    <w:div w:id="1501626639">
      <w:bodyDiv w:val="1"/>
      <w:marLeft w:val="0"/>
      <w:marRight w:val="0"/>
      <w:marTop w:val="0"/>
      <w:marBottom w:val="0"/>
      <w:divBdr>
        <w:top w:val="none" w:sz="0" w:space="0" w:color="auto"/>
        <w:left w:val="none" w:sz="0" w:space="0" w:color="auto"/>
        <w:bottom w:val="none" w:sz="0" w:space="0" w:color="auto"/>
        <w:right w:val="none" w:sz="0" w:space="0" w:color="auto"/>
      </w:divBdr>
    </w:div>
    <w:div w:id="1501769014">
      <w:bodyDiv w:val="1"/>
      <w:marLeft w:val="0"/>
      <w:marRight w:val="0"/>
      <w:marTop w:val="0"/>
      <w:marBottom w:val="0"/>
      <w:divBdr>
        <w:top w:val="none" w:sz="0" w:space="0" w:color="auto"/>
        <w:left w:val="none" w:sz="0" w:space="0" w:color="auto"/>
        <w:bottom w:val="none" w:sz="0" w:space="0" w:color="auto"/>
        <w:right w:val="none" w:sz="0" w:space="0" w:color="auto"/>
      </w:divBdr>
    </w:div>
    <w:div w:id="1501968874">
      <w:bodyDiv w:val="1"/>
      <w:marLeft w:val="0"/>
      <w:marRight w:val="0"/>
      <w:marTop w:val="0"/>
      <w:marBottom w:val="0"/>
      <w:divBdr>
        <w:top w:val="none" w:sz="0" w:space="0" w:color="auto"/>
        <w:left w:val="none" w:sz="0" w:space="0" w:color="auto"/>
        <w:bottom w:val="none" w:sz="0" w:space="0" w:color="auto"/>
        <w:right w:val="none" w:sz="0" w:space="0" w:color="auto"/>
      </w:divBdr>
    </w:div>
    <w:div w:id="1502114345">
      <w:bodyDiv w:val="1"/>
      <w:marLeft w:val="0"/>
      <w:marRight w:val="0"/>
      <w:marTop w:val="0"/>
      <w:marBottom w:val="0"/>
      <w:divBdr>
        <w:top w:val="none" w:sz="0" w:space="0" w:color="auto"/>
        <w:left w:val="none" w:sz="0" w:space="0" w:color="auto"/>
        <w:bottom w:val="none" w:sz="0" w:space="0" w:color="auto"/>
        <w:right w:val="none" w:sz="0" w:space="0" w:color="auto"/>
      </w:divBdr>
    </w:div>
    <w:div w:id="1502238838">
      <w:bodyDiv w:val="1"/>
      <w:marLeft w:val="0"/>
      <w:marRight w:val="0"/>
      <w:marTop w:val="0"/>
      <w:marBottom w:val="0"/>
      <w:divBdr>
        <w:top w:val="none" w:sz="0" w:space="0" w:color="auto"/>
        <w:left w:val="none" w:sz="0" w:space="0" w:color="auto"/>
        <w:bottom w:val="none" w:sz="0" w:space="0" w:color="auto"/>
        <w:right w:val="none" w:sz="0" w:space="0" w:color="auto"/>
      </w:divBdr>
    </w:div>
    <w:div w:id="1503281743">
      <w:bodyDiv w:val="1"/>
      <w:marLeft w:val="0"/>
      <w:marRight w:val="0"/>
      <w:marTop w:val="0"/>
      <w:marBottom w:val="0"/>
      <w:divBdr>
        <w:top w:val="none" w:sz="0" w:space="0" w:color="auto"/>
        <w:left w:val="none" w:sz="0" w:space="0" w:color="auto"/>
        <w:bottom w:val="none" w:sz="0" w:space="0" w:color="auto"/>
        <w:right w:val="none" w:sz="0" w:space="0" w:color="auto"/>
      </w:divBdr>
    </w:div>
    <w:div w:id="1503546113">
      <w:bodyDiv w:val="1"/>
      <w:marLeft w:val="0"/>
      <w:marRight w:val="0"/>
      <w:marTop w:val="0"/>
      <w:marBottom w:val="0"/>
      <w:divBdr>
        <w:top w:val="none" w:sz="0" w:space="0" w:color="auto"/>
        <w:left w:val="none" w:sz="0" w:space="0" w:color="auto"/>
        <w:bottom w:val="none" w:sz="0" w:space="0" w:color="auto"/>
        <w:right w:val="none" w:sz="0" w:space="0" w:color="auto"/>
      </w:divBdr>
    </w:div>
    <w:div w:id="1503662298">
      <w:bodyDiv w:val="1"/>
      <w:marLeft w:val="0"/>
      <w:marRight w:val="0"/>
      <w:marTop w:val="0"/>
      <w:marBottom w:val="0"/>
      <w:divBdr>
        <w:top w:val="none" w:sz="0" w:space="0" w:color="auto"/>
        <w:left w:val="none" w:sz="0" w:space="0" w:color="auto"/>
        <w:bottom w:val="none" w:sz="0" w:space="0" w:color="auto"/>
        <w:right w:val="none" w:sz="0" w:space="0" w:color="auto"/>
      </w:divBdr>
    </w:div>
    <w:div w:id="1503811199">
      <w:bodyDiv w:val="1"/>
      <w:marLeft w:val="0"/>
      <w:marRight w:val="0"/>
      <w:marTop w:val="0"/>
      <w:marBottom w:val="0"/>
      <w:divBdr>
        <w:top w:val="none" w:sz="0" w:space="0" w:color="auto"/>
        <w:left w:val="none" w:sz="0" w:space="0" w:color="auto"/>
        <w:bottom w:val="none" w:sz="0" w:space="0" w:color="auto"/>
        <w:right w:val="none" w:sz="0" w:space="0" w:color="auto"/>
      </w:divBdr>
    </w:div>
    <w:div w:id="1504004225">
      <w:bodyDiv w:val="1"/>
      <w:marLeft w:val="0"/>
      <w:marRight w:val="0"/>
      <w:marTop w:val="0"/>
      <w:marBottom w:val="0"/>
      <w:divBdr>
        <w:top w:val="none" w:sz="0" w:space="0" w:color="auto"/>
        <w:left w:val="none" w:sz="0" w:space="0" w:color="auto"/>
        <w:bottom w:val="none" w:sz="0" w:space="0" w:color="auto"/>
        <w:right w:val="none" w:sz="0" w:space="0" w:color="auto"/>
      </w:divBdr>
    </w:div>
    <w:div w:id="1504276446">
      <w:bodyDiv w:val="1"/>
      <w:marLeft w:val="0"/>
      <w:marRight w:val="0"/>
      <w:marTop w:val="0"/>
      <w:marBottom w:val="0"/>
      <w:divBdr>
        <w:top w:val="none" w:sz="0" w:space="0" w:color="auto"/>
        <w:left w:val="none" w:sz="0" w:space="0" w:color="auto"/>
        <w:bottom w:val="none" w:sz="0" w:space="0" w:color="auto"/>
        <w:right w:val="none" w:sz="0" w:space="0" w:color="auto"/>
      </w:divBdr>
    </w:div>
    <w:div w:id="1504510070">
      <w:bodyDiv w:val="1"/>
      <w:marLeft w:val="0"/>
      <w:marRight w:val="0"/>
      <w:marTop w:val="0"/>
      <w:marBottom w:val="0"/>
      <w:divBdr>
        <w:top w:val="none" w:sz="0" w:space="0" w:color="auto"/>
        <w:left w:val="none" w:sz="0" w:space="0" w:color="auto"/>
        <w:bottom w:val="none" w:sz="0" w:space="0" w:color="auto"/>
        <w:right w:val="none" w:sz="0" w:space="0" w:color="auto"/>
      </w:divBdr>
    </w:div>
    <w:div w:id="1504667774">
      <w:bodyDiv w:val="1"/>
      <w:marLeft w:val="0"/>
      <w:marRight w:val="0"/>
      <w:marTop w:val="0"/>
      <w:marBottom w:val="0"/>
      <w:divBdr>
        <w:top w:val="none" w:sz="0" w:space="0" w:color="auto"/>
        <w:left w:val="none" w:sz="0" w:space="0" w:color="auto"/>
        <w:bottom w:val="none" w:sz="0" w:space="0" w:color="auto"/>
        <w:right w:val="none" w:sz="0" w:space="0" w:color="auto"/>
      </w:divBdr>
    </w:div>
    <w:div w:id="1504778862">
      <w:bodyDiv w:val="1"/>
      <w:marLeft w:val="0"/>
      <w:marRight w:val="0"/>
      <w:marTop w:val="0"/>
      <w:marBottom w:val="0"/>
      <w:divBdr>
        <w:top w:val="none" w:sz="0" w:space="0" w:color="auto"/>
        <w:left w:val="none" w:sz="0" w:space="0" w:color="auto"/>
        <w:bottom w:val="none" w:sz="0" w:space="0" w:color="auto"/>
        <w:right w:val="none" w:sz="0" w:space="0" w:color="auto"/>
      </w:divBdr>
    </w:div>
    <w:div w:id="1504782844">
      <w:bodyDiv w:val="1"/>
      <w:marLeft w:val="0"/>
      <w:marRight w:val="0"/>
      <w:marTop w:val="0"/>
      <w:marBottom w:val="0"/>
      <w:divBdr>
        <w:top w:val="none" w:sz="0" w:space="0" w:color="auto"/>
        <w:left w:val="none" w:sz="0" w:space="0" w:color="auto"/>
        <w:bottom w:val="none" w:sz="0" w:space="0" w:color="auto"/>
        <w:right w:val="none" w:sz="0" w:space="0" w:color="auto"/>
      </w:divBdr>
    </w:div>
    <w:div w:id="1504930202">
      <w:bodyDiv w:val="1"/>
      <w:marLeft w:val="0"/>
      <w:marRight w:val="0"/>
      <w:marTop w:val="0"/>
      <w:marBottom w:val="0"/>
      <w:divBdr>
        <w:top w:val="none" w:sz="0" w:space="0" w:color="auto"/>
        <w:left w:val="none" w:sz="0" w:space="0" w:color="auto"/>
        <w:bottom w:val="none" w:sz="0" w:space="0" w:color="auto"/>
        <w:right w:val="none" w:sz="0" w:space="0" w:color="auto"/>
      </w:divBdr>
    </w:div>
    <w:div w:id="1505241088">
      <w:bodyDiv w:val="1"/>
      <w:marLeft w:val="0"/>
      <w:marRight w:val="0"/>
      <w:marTop w:val="0"/>
      <w:marBottom w:val="0"/>
      <w:divBdr>
        <w:top w:val="none" w:sz="0" w:space="0" w:color="auto"/>
        <w:left w:val="none" w:sz="0" w:space="0" w:color="auto"/>
        <w:bottom w:val="none" w:sz="0" w:space="0" w:color="auto"/>
        <w:right w:val="none" w:sz="0" w:space="0" w:color="auto"/>
      </w:divBdr>
    </w:div>
    <w:div w:id="1505320027">
      <w:bodyDiv w:val="1"/>
      <w:marLeft w:val="0"/>
      <w:marRight w:val="0"/>
      <w:marTop w:val="0"/>
      <w:marBottom w:val="0"/>
      <w:divBdr>
        <w:top w:val="none" w:sz="0" w:space="0" w:color="auto"/>
        <w:left w:val="none" w:sz="0" w:space="0" w:color="auto"/>
        <w:bottom w:val="none" w:sz="0" w:space="0" w:color="auto"/>
        <w:right w:val="none" w:sz="0" w:space="0" w:color="auto"/>
      </w:divBdr>
    </w:div>
    <w:div w:id="1505366069">
      <w:bodyDiv w:val="1"/>
      <w:marLeft w:val="0"/>
      <w:marRight w:val="0"/>
      <w:marTop w:val="0"/>
      <w:marBottom w:val="0"/>
      <w:divBdr>
        <w:top w:val="none" w:sz="0" w:space="0" w:color="auto"/>
        <w:left w:val="none" w:sz="0" w:space="0" w:color="auto"/>
        <w:bottom w:val="none" w:sz="0" w:space="0" w:color="auto"/>
        <w:right w:val="none" w:sz="0" w:space="0" w:color="auto"/>
      </w:divBdr>
    </w:div>
    <w:div w:id="1505776156">
      <w:bodyDiv w:val="1"/>
      <w:marLeft w:val="0"/>
      <w:marRight w:val="0"/>
      <w:marTop w:val="0"/>
      <w:marBottom w:val="0"/>
      <w:divBdr>
        <w:top w:val="none" w:sz="0" w:space="0" w:color="auto"/>
        <w:left w:val="none" w:sz="0" w:space="0" w:color="auto"/>
        <w:bottom w:val="none" w:sz="0" w:space="0" w:color="auto"/>
        <w:right w:val="none" w:sz="0" w:space="0" w:color="auto"/>
      </w:divBdr>
    </w:div>
    <w:div w:id="1506049479">
      <w:bodyDiv w:val="1"/>
      <w:marLeft w:val="0"/>
      <w:marRight w:val="0"/>
      <w:marTop w:val="0"/>
      <w:marBottom w:val="0"/>
      <w:divBdr>
        <w:top w:val="none" w:sz="0" w:space="0" w:color="auto"/>
        <w:left w:val="none" w:sz="0" w:space="0" w:color="auto"/>
        <w:bottom w:val="none" w:sz="0" w:space="0" w:color="auto"/>
        <w:right w:val="none" w:sz="0" w:space="0" w:color="auto"/>
      </w:divBdr>
    </w:div>
    <w:div w:id="1506439467">
      <w:bodyDiv w:val="1"/>
      <w:marLeft w:val="0"/>
      <w:marRight w:val="0"/>
      <w:marTop w:val="0"/>
      <w:marBottom w:val="0"/>
      <w:divBdr>
        <w:top w:val="none" w:sz="0" w:space="0" w:color="auto"/>
        <w:left w:val="none" w:sz="0" w:space="0" w:color="auto"/>
        <w:bottom w:val="none" w:sz="0" w:space="0" w:color="auto"/>
        <w:right w:val="none" w:sz="0" w:space="0" w:color="auto"/>
      </w:divBdr>
    </w:div>
    <w:div w:id="1506440271">
      <w:bodyDiv w:val="1"/>
      <w:marLeft w:val="0"/>
      <w:marRight w:val="0"/>
      <w:marTop w:val="0"/>
      <w:marBottom w:val="0"/>
      <w:divBdr>
        <w:top w:val="none" w:sz="0" w:space="0" w:color="auto"/>
        <w:left w:val="none" w:sz="0" w:space="0" w:color="auto"/>
        <w:bottom w:val="none" w:sz="0" w:space="0" w:color="auto"/>
        <w:right w:val="none" w:sz="0" w:space="0" w:color="auto"/>
      </w:divBdr>
    </w:div>
    <w:div w:id="1506477778">
      <w:bodyDiv w:val="1"/>
      <w:marLeft w:val="0"/>
      <w:marRight w:val="0"/>
      <w:marTop w:val="0"/>
      <w:marBottom w:val="0"/>
      <w:divBdr>
        <w:top w:val="none" w:sz="0" w:space="0" w:color="auto"/>
        <w:left w:val="none" w:sz="0" w:space="0" w:color="auto"/>
        <w:bottom w:val="none" w:sz="0" w:space="0" w:color="auto"/>
        <w:right w:val="none" w:sz="0" w:space="0" w:color="auto"/>
      </w:divBdr>
    </w:div>
    <w:div w:id="1506632218">
      <w:bodyDiv w:val="1"/>
      <w:marLeft w:val="0"/>
      <w:marRight w:val="0"/>
      <w:marTop w:val="0"/>
      <w:marBottom w:val="0"/>
      <w:divBdr>
        <w:top w:val="none" w:sz="0" w:space="0" w:color="auto"/>
        <w:left w:val="none" w:sz="0" w:space="0" w:color="auto"/>
        <w:bottom w:val="none" w:sz="0" w:space="0" w:color="auto"/>
        <w:right w:val="none" w:sz="0" w:space="0" w:color="auto"/>
      </w:divBdr>
    </w:div>
    <w:div w:id="1507136052">
      <w:bodyDiv w:val="1"/>
      <w:marLeft w:val="0"/>
      <w:marRight w:val="0"/>
      <w:marTop w:val="0"/>
      <w:marBottom w:val="0"/>
      <w:divBdr>
        <w:top w:val="none" w:sz="0" w:space="0" w:color="auto"/>
        <w:left w:val="none" w:sz="0" w:space="0" w:color="auto"/>
        <w:bottom w:val="none" w:sz="0" w:space="0" w:color="auto"/>
        <w:right w:val="none" w:sz="0" w:space="0" w:color="auto"/>
      </w:divBdr>
    </w:div>
    <w:div w:id="1507137876">
      <w:bodyDiv w:val="1"/>
      <w:marLeft w:val="0"/>
      <w:marRight w:val="0"/>
      <w:marTop w:val="0"/>
      <w:marBottom w:val="0"/>
      <w:divBdr>
        <w:top w:val="none" w:sz="0" w:space="0" w:color="auto"/>
        <w:left w:val="none" w:sz="0" w:space="0" w:color="auto"/>
        <w:bottom w:val="none" w:sz="0" w:space="0" w:color="auto"/>
        <w:right w:val="none" w:sz="0" w:space="0" w:color="auto"/>
      </w:divBdr>
    </w:div>
    <w:div w:id="1507205371">
      <w:bodyDiv w:val="1"/>
      <w:marLeft w:val="0"/>
      <w:marRight w:val="0"/>
      <w:marTop w:val="0"/>
      <w:marBottom w:val="0"/>
      <w:divBdr>
        <w:top w:val="none" w:sz="0" w:space="0" w:color="auto"/>
        <w:left w:val="none" w:sz="0" w:space="0" w:color="auto"/>
        <w:bottom w:val="none" w:sz="0" w:space="0" w:color="auto"/>
        <w:right w:val="none" w:sz="0" w:space="0" w:color="auto"/>
      </w:divBdr>
    </w:div>
    <w:div w:id="1507476206">
      <w:bodyDiv w:val="1"/>
      <w:marLeft w:val="0"/>
      <w:marRight w:val="0"/>
      <w:marTop w:val="0"/>
      <w:marBottom w:val="0"/>
      <w:divBdr>
        <w:top w:val="none" w:sz="0" w:space="0" w:color="auto"/>
        <w:left w:val="none" w:sz="0" w:space="0" w:color="auto"/>
        <w:bottom w:val="none" w:sz="0" w:space="0" w:color="auto"/>
        <w:right w:val="none" w:sz="0" w:space="0" w:color="auto"/>
      </w:divBdr>
    </w:div>
    <w:div w:id="1507792831">
      <w:bodyDiv w:val="1"/>
      <w:marLeft w:val="0"/>
      <w:marRight w:val="0"/>
      <w:marTop w:val="0"/>
      <w:marBottom w:val="0"/>
      <w:divBdr>
        <w:top w:val="none" w:sz="0" w:space="0" w:color="auto"/>
        <w:left w:val="none" w:sz="0" w:space="0" w:color="auto"/>
        <w:bottom w:val="none" w:sz="0" w:space="0" w:color="auto"/>
        <w:right w:val="none" w:sz="0" w:space="0" w:color="auto"/>
      </w:divBdr>
    </w:div>
    <w:div w:id="1507942362">
      <w:bodyDiv w:val="1"/>
      <w:marLeft w:val="0"/>
      <w:marRight w:val="0"/>
      <w:marTop w:val="0"/>
      <w:marBottom w:val="0"/>
      <w:divBdr>
        <w:top w:val="none" w:sz="0" w:space="0" w:color="auto"/>
        <w:left w:val="none" w:sz="0" w:space="0" w:color="auto"/>
        <w:bottom w:val="none" w:sz="0" w:space="0" w:color="auto"/>
        <w:right w:val="none" w:sz="0" w:space="0" w:color="auto"/>
      </w:divBdr>
    </w:div>
    <w:div w:id="1508060856">
      <w:bodyDiv w:val="1"/>
      <w:marLeft w:val="0"/>
      <w:marRight w:val="0"/>
      <w:marTop w:val="0"/>
      <w:marBottom w:val="0"/>
      <w:divBdr>
        <w:top w:val="none" w:sz="0" w:space="0" w:color="auto"/>
        <w:left w:val="none" w:sz="0" w:space="0" w:color="auto"/>
        <w:bottom w:val="none" w:sz="0" w:space="0" w:color="auto"/>
        <w:right w:val="none" w:sz="0" w:space="0" w:color="auto"/>
      </w:divBdr>
    </w:div>
    <w:div w:id="1508329697">
      <w:bodyDiv w:val="1"/>
      <w:marLeft w:val="0"/>
      <w:marRight w:val="0"/>
      <w:marTop w:val="0"/>
      <w:marBottom w:val="0"/>
      <w:divBdr>
        <w:top w:val="none" w:sz="0" w:space="0" w:color="auto"/>
        <w:left w:val="none" w:sz="0" w:space="0" w:color="auto"/>
        <w:bottom w:val="none" w:sz="0" w:space="0" w:color="auto"/>
        <w:right w:val="none" w:sz="0" w:space="0" w:color="auto"/>
      </w:divBdr>
    </w:div>
    <w:div w:id="1508442510">
      <w:bodyDiv w:val="1"/>
      <w:marLeft w:val="0"/>
      <w:marRight w:val="0"/>
      <w:marTop w:val="0"/>
      <w:marBottom w:val="0"/>
      <w:divBdr>
        <w:top w:val="none" w:sz="0" w:space="0" w:color="auto"/>
        <w:left w:val="none" w:sz="0" w:space="0" w:color="auto"/>
        <w:bottom w:val="none" w:sz="0" w:space="0" w:color="auto"/>
        <w:right w:val="none" w:sz="0" w:space="0" w:color="auto"/>
      </w:divBdr>
    </w:div>
    <w:div w:id="1508521211">
      <w:bodyDiv w:val="1"/>
      <w:marLeft w:val="0"/>
      <w:marRight w:val="0"/>
      <w:marTop w:val="0"/>
      <w:marBottom w:val="0"/>
      <w:divBdr>
        <w:top w:val="none" w:sz="0" w:space="0" w:color="auto"/>
        <w:left w:val="none" w:sz="0" w:space="0" w:color="auto"/>
        <w:bottom w:val="none" w:sz="0" w:space="0" w:color="auto"/>
        <w:right w:val="none" w:sz="0" w:space="0" w:color="auto"/>
      </w:divBdr>
    </w:div>
    <w:div w:id="1508524207">
      <w:bodyDiv w:val="1"/>
      <w:marLeft w:val="0"/>
      <w:marRight w:val="0"/>
      <w:marTop w:val="0"/>
      <w:marBottom w:val="0"/>
      <w:divBdr>
        <w:top w:val="none" w:sz="0" w:space="0" w:color="auto"/>
        <w:left w:val="none" w:sz="0" w:space="0" w:color="auto"/>
        <w:bottom w:val="none" w:sz="0" w:space="0" w:color="auto"/>
        <w:right w:val="none" w:sz="0" w:space="0" w:color="auto"/>
      </w:divBdr>
    </w:div>
    <w:div w:id="1508595786">
      <w:bodyDiv w:val="1"/>
      <w:marLeft w:val="0"/>
      <w:marRight w:val="0"/>
      <w:marTop w:val="0"/>
      <w:marBottom w:val="0"/>
      <w:divBdr>
        <w:top w:val="none" w:sz="0" w:space="0" w:color="auto"/>
        <w:left w:val="none" w:sz="0" w:space="0" w:color="auto"/>
        <w:bottom w:val="none" w:sz="0" w:space="0" w:color="auto"/>
        <w:right w:val="none" w:sz="0" w:space="0" w:color="auto"/>
      </w:divBdr>
    </w:div>
    <w:div w:id="1508717173">
      <w:bodyDiv w:val="1"/>
      <w:marLeft w:val="0"/>
      <w:marRight w:val="0"/>
      <w:marTop w:val="0"/>
      <w:marBottom w:val="0"/>
      <w:divBdr>
        <w:top w:val="none" w:sz="0" w:space="0" w:color="auto"/>
        <w:left w:val="none" w:sz="0" w:space="0" w:color="auto"/>
        <w:bottom w:val="none" w:sz="0" w:space="0" w:color="auto"/>
        <w:right w:val="none" w:sz="0" w:space="0" w:color="auto"/>
      </w:divBdr>
    </w:div>
    <w:div w:id="1508786714">
      <w:bodyDiv w:val="1"/>
      <w:marLeft w:val="0"/>
      <w:marRight w:val="0"/>
      <w:marTop w:val="0"/>
      <w:marBottom w:val="0"/>
      <w:divBdr>
        <w:top w:val="none" w:sz="0" w:space="0" w:color="auto"/>
        <w:left w:val="none" w:sz="0" w:space="0" w:color="auto"/>
        <w:bottom w:val="none" w:sz="0" w:space="0" w:color="auto"/>
        <w:right w:val="none" w:sz="0" w:space="0" w:color="auto"/>
      </w:divBdr>
    </w:div>
    <w:div w:id="1508791526">
      <w:bodyDiv w:val="1"/>
      <w:marLeft w:val="0"/>
      <w:marRight w:val="0"/>
      <w:marTop w:val="0"/>
      <w:marBottom w:val="0"/>
      <w:divBdr>
        <w:top w:val="none" w:sz="0" w:space="0" w:color="auto"/>
        <w:left w:val="none" w:sz="0" w:space="0" w:color="auto"/>
        <w:bottom w:val="none" w:sz="0" w:space="0" w:color="auto"/>
        <w:right w:val="none" w:sz="0" w:space="0" w:color="auto"/>
      </w:divBdr>
    </w:div>
    <w:div w:id="1508905474">
      <w:bodyDiv w:val="1"/>
      <w:marLeft w:val="0"/>
      <w:marRight w:val="0"/>
      <w:marTop w:val="0"/>
      <w:marBottom w:val="0"/>
      <w:divBdr>
        <w:top w:val="none" w:sz="0" w:space="0" w:color="auto"/>
        <w:left w:val="none" w:sz="0" w:space="0" w:color="auto"/>
        <w:bottom w:val="none" w:sz="0" w:space="0" w:color="auto"/>
        <w:right w:val="none" w:sz="0" w:space="0" w:color="auto"/>
      </w:divBdr>
    </w:div>
    <w:div w:id="1509059029">
      <w:bodyDiv w:val="1"/>
      <w:marLeft w:val="0"/>
      <w:marRight w:val="0"/>
      <w:marTop w:val="0"/>
      <w:marBottom w:val="0"/>
      <w:divBdr>
        <w:top w:val="none" w:sz="0" w:space="0" w:color="auto"/>
        <w:left w:val="none" w:sz="0" w:space="0" w:color="auto"/>
        <w:bottom w:val="none" w:sz="0" w:space="0" w:color="auto"/>
        <w:right w:val="none" w:sz="0" w:space="0" w:color="auto"/>
      </w:divBdr>
    </w:div>
    <w:div w:id="1509443694">
      <w:bodyDiv w:val="1"/>
      <w:marLeft w:val="0"/>
      <w:marRight w:val="0"/>
      <w:marTop w:val="0"/>
      <w:marBottom w:val="0"/>
      <w:divBdr>
        <w:top w:val="none" w:sz="0" w:space="0" w:color="auto"/>
        <w:left w:val="none" w:sz="0" w:space="0" w:color="auto"/>
        <w:bottom w:val="none" w:sz="0" w:space="0" w:color="auto"/>
        <w:right w:val="none" w:sz="0" w:space="0" w:color="auto"/>
      </w:divBdr>
    </w:div>
    <w:div w:id="1509561350">
      <w:bodyDiv w:val="1"/>
      <w:marLeft w:val="0"/>
      <w:marRight w:val="0"/>
      <w:marTop w:val="0"/>
      <w:marBottom w:val="0"/>
      <w:divBdr>
        <w:top w:val="none" w:sz="0" w:space="0" w:color="auto"/>
        <w:left w:val="none" w:sz="0" w:space="0" w:color="auto"/>
        <w:bottom w:val="none" w:sz="0" w:space="0" w:color="auto"/>
        <w:right w:val="none" w:sz="0" w:space="0" w:color="auto"/>
      </w:divBdr>
    </w:div>
    <w:div w:id="1509563179">
      <w:bodyDiv w:val="1"/>
      <w:marLeft w:val="0"/>
      <w:marRight w:val="0"/>
      <w:marTop w:val="0"/>
      <w:marBottom w:val="0"/>
      <w:divBdr>
        <w:top w:val="none" w:sz="0" w:space="0" w:color="auto"/>
        <w:left w:val="none" w:sz="0" w:space="0" w:color="auto"/>
        <w:bottom w:val="none" w:sz="0" w:space="0" w:color="auto"/>
        <w:right w:val="none" w:sz="0" w:space="0" w:color="auto"/>
      </w:divBdr>
    </w:div>
    <w:div w:id="1509636732">
      <w:bodyDiv w:val="1"/>
      <w:marLeft w:val="0"/>
      <w:marRight w:val="0"/>
      <w:marTop w:val="0"/>
      <w:marBottom w:val="0"/>
      <w:divBdr>
        <w:top w:val="none" w:sz="0" w:space="0" w:color="auto"/>
        <w:left w:val="none" w:sz="0" w:space="0" w:color="auto"/>
        <w:bottom w:val="none" w:sz="0" w:space="0" w:color="auto"/>
        <w:right w:val="none" w:sz="0" w:space="0" w:color="auto"/>
      </w:divBdr>
    </w:div>
    <w:div w:id="1509827836">
      <w:bodyDiv w:val="1"/>
      <w:marLeft w:val="0"/>
      <w:marRight w:val="0"/>
      <w:marTop w:val="0"/>
      <w:marBottom w:val="0"/>
      <w:divBdr>
        <w:top w:val="none" w:sz="0" w:space="0" w:color="auto"/>
        <w:left w:val="none" w:sz="0" w:space="0" w:color="auto"/>
        <w:bottom w:val="none" w:sz="0" w:space="0" w:color="auto"/>
        <w:right w:val="none" w:sz="0" w:space="0" w:color="auto"/>
      </w:divBdr>
    </w:div>
    <w:div w:id="1509829726">
      <w:bodyDiv w:val="1"/>
      <w:marLeft w:val="0"/>
      <w:marRight w:val="0"/>
      <w:marTop w:val="0"/>
      <w:marBottom w:val="0"/>
      <w:divBdr>
        <w:top w:val="none" w:sz="0" w:space="0" w:color="auto"/>
        <w:left w:val="none" w:sz="0" w:space="0" w:color="auto"/>
        <w:bottom w:val="none" w:sz="0" w:space="0" w:color="auto"/>
        <w:right w:val="none" w:sz="0" w:space="0" w:color="auto"/>
      </w:divBdr>
    </w:div>
    <w:div w:id="1509831353">
      <w:bodyDiv w:val="1"/>
      <w:marLeft w:val="0"/>
      <w:marRight w:val="0"/>
      <w:marTop w:val="0"/>
      <w:marBottom w:val="0"/>
      <w:divBdr>
        <w:top w:val="none" w:sz="0" w:space="0" w:color="auto"/>
        <w:left w:val="none" w:sz="0" w:space="0" w:color="auto"/>
        <w:bottom w:val="none" w:sz="0" w:space="0" w:color="auto"/>
        <w:right w:val="none" w:sz="0" w:space="0" w:color="auto"/>
      </w:divBdr>
    </w:div>
    <w:div w:id="1509905992">
      <w:bodyDiv w:val="1"/>
      <w:marLeft w:val="0"/>
      <w:marRight w:val="0"/>
      <w:marTop w:val="0"/>
      <w:marBottom w:val="0"/>
      <w:divBdr>
        <w:top w:val="none" w:sz="0" w:space="0" w:color="auto"/>
        <w:left w:val="none" w:sz="0" w:space="0" w:color="auto"/>
        <w:bottom w:val="none" w:sz="0" w:space="0" w:color="auto"/>
        <w:right w:val="none" w:sz="0" w:space="0" w:color="auto"/>
      </w:divBdr>
    </w:div>
    <w:div w:id="1509978068">
      <w:bodyDiv w:val="1"/>
      <w:marLeft w:val="0"/>
      <w:marRight w:val="0"/>
      <w:marTop w:val="0"/>
      <w:marBottom w:val="0"/>
      <w:divBdr>
        <w:top w:val="none" w:sz="0" w:space="0" w:color="auto"/>
        <w:left w:val="none" w:sz="0" w:space="0" w:color="auto"/>
        <w:bottom w:val="none" w:sz="0" w:space="0" w:color="auto"/>
        <w:right w:val="none" w:sz="0" w:space="0" w:color="auto"/>
      </w:divBdr>
    </w:div>
    <w:div w:id="1510021977">
      <w:bodyDiv w:val="1"/>
      <w:marLeft w:val="0"/>
      <w:marRight w:val="0"/>
      <w:marTop w:val="0"/>
      <w:marBottom w:val="0"/>
      <w:divBdr>
        <w:top w:val="none" w:sz="0" w:space="0" w:color="auto"/>
        <w:left w:val="none" w:sz="0" w:space="0" w:color="auto"/>
        <w:bottom w:val="none" w:sz="0" w:space="0" w:color="auto"/>
        <w:right w:val="none" w:sz="0" w:space="0" w:color="auto"/>
      </w:divBdr>
    </w:div>
    <w:div w:id="1510100486">
      <w:bodyDiv w:val="1"/>
      <w:marLeft w:val="0"/>
      <w:marRight w:val="0"/>
      <w:marTop w:val="0"/>
      <w:marBottom w:val="0"/>
      <w:divBdr>
        <w:top w:val="none" w:sz="0" w:space="0" w:color="auto"/>
        <w:left w:val="none" w:sz="0" w:space="0" w:color="auto"/>
        <w:bottom w:val="none" w:sz="0" w:space="0" w:color="auto"/>
        <w:right w:val="none" w:sz="0" w:space="0" w:color="auto"/>
      </w:divBdr>
    </w:div>
    <w:div w:id="1510211985">
      <w:bodyDiv w:val="1"/>
      <w:marLeft w:val="0"/>
      <w:marRight w:val="0"/>
      <w:marTop w:val="0"/>
      <w:marBottom w:val="0"/>
      <w:divBdr>
        <w:top w:val="none" w:sz="0" w:space="0" w:color="auto"/>
        <w:left w:val="none" w:sz="0" w:space="0" w:color="auto"/>
        <w:bottom w:val="none" w:sz="0" w:space="0" w:color="auto"/>
        <w:right w:val="none" w:sz="0" w:space="0" w:color="auto"/>
      </w:divBdr>
    </w:div>
    <w:div w:id="1510290985">
      <w:bodyDiv w:val="1"/>
      <w:marLeft w:val="0"/>
      <w:marRight w:val="0"/>
      <w:marTop w:val="0"/>
      <w:marBottom w:val="0"/>
      <w:divBdr>
        <w:top w:val="none" w:sz="0" w:space="0" w:color="auto"/>
        <w:left w:val="none" w:sz="0" w:space="0" w:color="auto"/>
        <w:bottom w:val="none" w:sz="0" w:space="0" w:color="auto"/>
        <w:right w:val="none" w:sz="0" w:space="0" w:color="auto"/>
      </w:divBdr>
    </w:div>
    <w:div w:id="1510294746">
      <w:bodyDiv w:val="1"/>
      <w:marLeft w:val="0"/>
      <w:marRight w:val="0"/>
      <w:marTop w:val="0"/>
      <w:marBottom w:val="0"/>
      <w:divBdr>
        <w:top w:val="none" w:sz="0" w:space="0" w:color="auto"/>
        <w:left w:val="none" w:sz="0" w:space="0" w:color="auto"/>
        <w:bottom w:val="none" w:sz="0" w:space="0" w:color="auto"/>
        <w:right w:val="none" w:sz="0" w:space="0" w:color="auto"/>
      </w:divBdr>
    </w:div>
    <w:div w:id="1510370422">
      <w:bodyDiv w:val="1"/>
      <w:marLeft w:val="0"/>
      <w:marRight w:val="0"/>
      <w:marTop w:val="0"/>
      <w:marBottom w:val="0"/>
      <w:divBdr>
        <w:top w:val="none" w:sz="0" w:space="0" w:color="auto"/>
        <w:left w:val="none" w:sz="0" w:space="0" w:color="auto"/>
        <w:bottom w:val="none" w:sz="0" w:space="0" w:color="auto"/>
        <w:right w:val="none" w:sz="0" w:space="0" w:color="auto"/>
      </w:divBdr>
    </w:div>
    <w:div w:id="1510439046">
      <w:bodyDiv w:val="1"/>
      <w:marLeft w:val="0"/>
      <w:marRight w:val="0"/>
      <w:marTop w:val="0"/>
      <w:marBottom w:val="0"/>
      <w:divBdr>
        <w:top w:val="none" w:sz="0" w:space="0" w:color="auto"/>
        <w:left w:val="none" w:sz="0" w:space="0" w:color="auto"/>
        <w:bottom w:val="none" w:sz="0" w:space="0" w:color="auto"/>
        <w:right w:val="none" w:sz="0" w:space="0" w:color="auto"/>
      </w:divBdr>
    </w:div>
    <w:div w:id="1510560167">
      <w:bodyDiv w:val="1"/>
      <w:marLeft w:val="0"/>
      <w:marRight w:val="0"/>
      <w:marTop w:val="0"/>
      <w:marBottom w:val="0"/>
      <w:divBdr>
        <w:top w:val="none" w:sz="0" w:space="0" w:color="auto"/>
        <w:left w:val="none" w:sz="0" w:space="0" w:color="auto"/>
        <w:bottom w:val="none" w:sz="0" w:space="0" w:color="auto"/>
        <w:right w:val="none" w:sz="0" w:space="0" w:color="auto"/>
      </w:divBdr>
    </w:div>
    <w:div w:id="1510562279">
      <w:bodyDiv w:val="1"/>
      <w:marLeft w:val="0"/>
      <w:marRight w:val="0"/>
      <w:marTop w:val="0"/>
      <w:marBottom w:val="0"/>
      <w:divBdr>
        <w:top w:val="none" w:sz="0" w:space="0" w:color="auto"/>
        <w:left w:val="none" w:sz="0" w:space="0" w:color="auto"/>
        <w:bottom w:val="none" w:sz="0" w:space="0" w:color="auto"/>
        <w:right w:val="none" w:sz="0" w:space="0" w:color="auto"/>
      </w:divBdr>
    </w:div>
    <w:div w:id="1510632925">
      <w:bodyDiv w:val="1"/>
      <w:marLeft w:val="0"/>
      <w:marRight w:val="0"/>
      <w:marTop w:val="0"/>
      <w:marBottom w:val="0"/>
      <w:divBdr>
        <w:top w:val="none" w:sz="0" w:space="0" w:color="auto"/>
        <w:left w:val="none" w:sz="0" w:space="0" w:color="auto"/>
        <w:bottom w:val="none" w:sz="0" w:space="0" w:color="auto"/>
        <w:right w:val="none" w:sz="0" w:space="0" w:color="auto"/>
      </w:divBdr>
    </w:div>
    <w:div w:id="1510682483">
      <w:bodyDiv w:val="1"/>
      <w:marLeft w:val="0"/>
      <w:marRight w:val="0"/>
      <w:marTop w:val="0"/>
      <w:marBottom w:val="0"/>
      <w:divBdr>
        <w:top w:val="none" w:sz="0" w:space="0" w:color="auto"/>
        <w:left w:val="none" w:sz="0" w:space="0" w:color="auto"/>
        <w:bottom w:val="none" w:sz="0" w:space="0" w:color="auto"/>
        <w:right w:val="none" w:sz="0" w:space="0" w:color="auto"/>
      </w:divBdr>
    </w:div>
    <w:div w:id="1510753905">
      <w:bodyDiv w:val="1"/>
      <w:marLeft w:val="0"/>
      <w:marRight w:val="0"/>
      <w:marTop w:val="0"/>
      <w:marBottom w:val="0"/>
      <w:divBdr>
        <w:top w:val="none" w:sz="0" w:space="0" w:color="auto"/>
        <w:left w:val="none" w:sz="0" w:space="0" w:color="auto"/>
        <w:bottom w:val="none" w:sz="0" w:space="0" w:color="auto"/>
        <w:right w:val="none" w:sz="0" w:space="0" w:color="auto"/>
      </w:divBdr>
    </w:div>
    <w:div w:id="1510755768">
      <w:bodyDiv w:val="1"/>
      <w:marLeft w:val="0"/>
      <w:marRight w:val="0"/>
      <w:marTop w:val="0"/>
      <w:marBottom w:val="0"/>
      <w:divBdr>
        <w:top w:val="none" w:sz="0" w:space="0" w:color="auto"/>
        <w:left w:val="none" w:sz="0" w:space="0" w:color="auto"/>
        <w:bottom w:val="none" w:sz="0" w:space="0" w:color="auto"/>
        <w:right w:val="none" w:sz="0" w:space="0" w:color="auto"/>
      </w:divBdr>
    </w:div>
    <w:div w:id="1510950531">
      <w:bodyDiv w:val="1"/>
      <w:marLeft w:val="0"/>
      <w:marRight w:val="0"/>
      <w:marTop w:val="0"/>
      <w:marBottom w:val="0"/>
      <w:divBdr>
        <w:top w:val="none" w:sz="0" w:space="0" w:color="auto"/>
        <w:left w:val="none" w:sz="0" w:space="0" w:color="auto"/>
        <w:bottom w:val="none" w:sz="0" w:space="0" w:color="auto"/>
        <w:right w:val="none" w:sz="0" w:space="0" w:color="auto"/>
      </w:divBdr>
    </w:div>
    <w:div w:id="1511330588">
      <w:bodyDiv w:val="1"/>
      <w:marLeft w:val="0"/>
      <w:marRight w:val="0"/>
      <w:marTop w:val="0"/>
      <w:marBottom w:val="0"/>
      <w:divBdr>
        <w:top w:val="none" w:sz="0" w:space="0" w:color="auto"/>
        <w:left w:val="none" w:sz="0" w:space="0" w:color="auto"/>
        <w:bottom w:val="none" w:sz="0" w:space="0" w:color="auto"/>
        <w:right w:val="none" w:sz="0" w:space="0" w:color="auto"/>
      </w:divBdr>
    </w:div>
    <w:div w:id="1511335887">
      <w:bodyDiv w:val="1"/>
      <w:marLeft w:val="0"/>
      <w:marRight w:val="0"/>
      <w:marTop w:val="0"/>
      <w:marBottom w:val="0"/>
      <w:divBdr>
        <w:top w:val="none" w:sz="0" w:space="0" w:color="auto"/>
        <w:left w:val="none" w:sz="0" w:space="0" w:color="auto"/>
        <w:bottom w:val="none" w:sz="0" w:space="0" w:color="auto"/>
        <w:right w:val="none" w:sz="0" w:space="0" w:color="auto"/>
      </w:divBdr>
    </w:div>
    <w:div w:id="1511412607">
      <w:bodyDiv w:val="1"/>
      <w:marLeft w:val="0"/>
      <w:marRight w:val="0"/>
      <w:marTop w:val="0"/>
      <w:marBottom w:val="0"/>
      <w:divBdr>
        <w:top w:val="none" w:sz="0" w:space="0" w:color="auto"/>
        <w:left w:val="none" w:sz="0" w:space="0" w:color="auto"/>
        <w:bottom w:val="none" w:sz="0" w:space="0" w:color="auto"/>
        <w:right w:val="none" w:sz="0" w:space="0" w:color="auto"/>
      </w:divBdr>
    </w:div>
    <w:div w:id="1511528140">
      <w:bodyDiv w:val="1"/>
      <w:marLeft w:val="0"/>
      <w:marRight w:val="0"/>
      <w:marTop w:val="0"/>
      <w:marBottom w:val="0"/>
      <w:divBdr>
        <w:top w:val="none" w:sz="0" w:space="0" w:color="auto"/>
        <w:left w:val="none" w:sz="0" w:space="0" w:color="auto"/>
        <w:bottom w:val="none" w:sz="0" w:space="0" w:color="auto"/>
        <w:right w:val="none" w:sz="0" w:space="0" w:color="auto"/>
      </w:divBdr>
    </w:div>
    <w:div w:id="1511791192">
      <w:bodyDiv w:val="1"/>
      <w:marLeft w:val="0"/>
      <w:marRight w:val="0"/>
      <w:marTop w:val="0"/>
      <w:marBottom w:val="0"/>
      <w:divBdr>
        <w:top w:val="none" w:sz="0" w:space="0" w:color="auto"/>
        <w:left w:val="none" w:sz="0" w:space="0" w:color="auto"/>
        <w:bottom w:val="none" w:sz="0" w:space="0" w:color="auto"/>
        <w:right w:val="none" w:sz="0" w:space="0" w:color="auto"/>
      </w:divBdr>
    </w:div>
    <w:div w:id="1511873902">
      <w:bodyDiv w:val="1"/>
      <w:marLeft w:val="0"/>
      <w:marRight w:val="0"/>
      <w:marTop w:val="0"/>
      <w:marBottom w:val="0"/>
      <w:divBdr>
        <w:top w:val="none" w:sz="0" w:space="0" w:color="auto"/>
        <w:left w:val="none" w:sz="0" w:space="0" w:color="auto"/>
        <w:bottom w:val="none" w:sz="0" w:space="0" w:color="auto"/>
        <w:right w:val="none" w:sz="0" w:space="0" w:color="auto"/>
      </w:divBdr>
    </w:div>
    <w:div w:id="1511915989">
      <w:bodyDiv w:val="1"/>
      <w:marLeft w:val="0"/>
      <w:marRight w:val="0"/>
      <w:marTop w:val="0"/>
      <w:marBottom w:val="0"/>
      <w:divBdr>
        <w:top w:val="none" w:sz="0" w:space="0" w:color="auto"/>
        <w:left w:val="none" w:sz="0" w:space="0" w:color="auto"/>
        <w:bottom w:val="none" w:sz="0" w:space="0" w:color="auto"/>
        <w:right w:val="none" w:sz="0" w:space="0" w:color="auto"/>
      </w:divBdr>
    </w:div>
    <w:div w:id="1511944151">
      <w:bodyDiv w:val="1"/>
      <w:marLeft w:val="0"/>
      <w:marRight w:val="0"/>
      <w:marTop w:val="0"/>
      <w:marBottom w:val="0"/>
      <w:divBdr>
        <w:top w:val="none" w:sz="0" w:space="0" w:color="auto"/>
        <w:left w:val="none" w:sz="0" w:space="0" w:color="auto"/>
        <w:bottom w:val="none" w:sz="0" w:space="0" w:color="auto"/>
        <w:right w:val="none" w:sz="0" w:space="0" w:color="auto"/>
      </w:divBdr>
    </w:div>
    <w:div w:id="1511984750">
      <w:bodyDiv w:val="1"/>
      <w:marLeft w:val="0"/>
      <w:marRight w:val="0"/>
      <w:marTop w:val="0"/>
      <w:marBottom w:val="0"/>
      <w:divBdr>
        <w:top w:val="none" w:sz="0" w:space="0" w:color="auto"/>
        <w:left w:val="none" w:sz="0" w:space="0" w:color="auto"/>
        <w:bottom w:val="none" w:sz="0" w:space="0" w:color="auto"/>
        <w:right w:val="none" w:sz="0" w:space="0" w:color="auto"/>
      </w:divBdr>
    </w:div>
    <w:div w:id="1511990774">
      <w:bodyDiv w:val="1"/>
      <w:marLeft w:val="0"/>
      <w:marRight w:val="0"/>
      <w:marTop w:val="0"/>
      <w:marBottom w:val="0"/>
      <w:divBdr>
        <w:top w:val="none" w:sz="0" w:space="0" w:color="auto"/>
        <w:left w:val="none" w:sz="0" w:space="0" w:color="auto"/>
        <w:bottom w:val="none" w:sz="0" w:space="0" w:color="auto"/>
        <w:right w:val="none" w:sz="0" w:space="0" w:color="auto"/>
      </w:divBdr>
    </w:div>
    <w:div w:id="1512064208">
      <w:bodyDiv w:val="1"/>
      <w:marLeft w:val="0"/>
      <w:marRight w:val="0"/>
      <w:marTop w:val="0"/>
      <w:marBottom w:val="0"/>
      <w:divBdr>
        <w:top w:val="none" w:sz="0" w:space="0" w:color="auto"/>
        <w:left w:val="none" w:sz="0" w:space="0" w:color="auto"/>
        <w:bottom w:val="none" w:sz="0" w:space="0" w:color="auto"/>
        <w:right w:val="none" w:sz="0" w:space="0" w:color="auto"/>
      </w:divBdr>
    </w:div>
    <w:div w:id="1512067697">
      <w:bodyDiv w:val="1"/>
      <w:marLeft w:val="0"/>
      <w:marRight w:val="0"/>
      <w:marTop w:val="0"/>
      <w:marBottom w:val="0"/>
      <w:divBdr>
        <w:top w:val="none" w:sz="0" w:space="0" w:color="auto"/>
        <w:left w:val="none" w:sz="0" w:space="0" w:color="auto"/>
        <w:bottom w:val="none" w:sz="0" w:space="0" w:color="auto"/>
        <w:right w:val="none" w:sz="0" w:space="0" w:color="auto"/>
      </w:divBdr>
    </w:div>
    <w:div w:id="1512187442">
      <w:bodyDiv w:val="1"/>
      <w:marLeft w:val="0"/>
      <w:marRight w:val="0"/>
      <w:marTop w:val="0"/>
      <w:marBottom w:val="0"/>
      <w:divBdr>
        <w:top w:val="none" w:sz="0" w:space="0" w:color="auto"/>
        <w:left w:val="none" w:sz="0" w:space="0" w:color="auto"/>
        <w:bottom w:val="none" w:sz="0" w:space="0" w:color="auto"/>
        <w:right w:val="none" w:sz="0" w:space="0" w:color="auto"/>
      </w:divBdr>
    </w:div>
    <w:div w:id="1512454857">
      <w:bodyDiv w:val="1"/>
      <w:marLeft w:val="0"/>
      <w:marRight w:val="0"/>
      <w:marTop w:val="0"/>
      <w:marBottom w:val="0"/>
      <w:divBdr>
        <w:top w:val="none" w:sz="0" w:space="0" w:color="auto"/>
        <w:left w:val="none" w:sz="0" w:space="0" w:color="auto"/>
        <w:bottom w:val="none" w:sz="0" w:space="0" w:color="auto"/>
        <w:right w:val="none" w:sz="0" w:space="0" w:color="auto"/>
      </w:divBdr>
    </w:div>
    <w:div w:id="1512602970">
      <w:bodyDiv w:val="1"/>
      <w:marLeft w:val="0"/>
      <w:marRight w:val="0"/>
      <w:marTop w:val="0"/>
      <w:marBottom w:val="0"/>
      <w:divBdr>
        <w:top w:val="none" w:sz="0" w:space="0" w:color="auto"/>
        <w:left w:val="none" w:sz="0" w:space="0" w:color="auto"/>
        <w:bottom w:val="none" w:sz="0" w:space="0" w:color="auto"/>
        <w:right w:val="none" w:sz="0" w:space="0" w:color="auto"/>
      </w:divBdr>
    </w:div>
    <w:div w:id="1512914995">
      <w:bodyDiv w:val="1"/>
      <w:marLeft w:val="0"/>
      <w:marRight w:val="0"/>
      <w:marTop w:val="0"/>
      <w:marBottom w:val="0"/>
      <w:divBdr>
        <w:top w:val="none" w:sz="0" w:space="0" w:color="auto"/>
        <w:left w:val="none" w:sz="0" w:space="0" w:color="auto"/>
        <w:bottom w:val="none" w:sz="0" w:space="0" w:color="auto"/>
        <w:right w:val="none" w:sz="0" w:space="0" w:color="auto"/>
      </w:divBdr>
    </w:div>
    <w:div w:id="1513031888">
      <w:bodyDiv w:val="1"/>
      <w:marLeft w:val="0"/>
      <w:marRight w:val="0"/>
      <w:marTop w:val="0"/>
      <w:marBottom w:val="0"/>
      <w:divBdr>
        <w:top w:val="none" w:sz="0" w:space="0" w:color="auto"/>
        <w:left w:val="none" w:sz="0" w:space="0" w:color="auto"/>
        <w:bottom w:val="none" w:sz="0" w:space="0" w:color="auto"/>
        <w:right w:val="none" w:sz="0" w:space="0" w:color="auto"/>
      </w:divBdr>
    </w:div>
    <w:div w:id="1513228369">
      <w:bodyDiv w:val="1"/>
      <w:marLeft w:val="0"/>
      <w:marRight w:val="0"/>
      <w:marTop w:val="0"/>
      <w:marBottom w:val="0"/>
      <w:divBdr>
        <w:top w:val="none" w:sz="0" w:space="0" w:color="auto"/>
        <w:left w:val="none" w:sz="0" w:space="0" w:color="auto"/>
        <w:bottom w:val="none" w:sz="0" w:space="0" w:color="auto"/>
        <w:right w:val="none" w:sz="0" w:space="0" w:color="auto"/>
      </w:divBdr>
    </w:div>
    <w:div w:id="1513372109">
      <w:bodyDiv w:val="1"/>
      <w:marLeft w:val="0"/>
      <w:marRight w:val="0"/>
      <w:marTop w:val="0"/>
      <w:marBottom w:val="0"/>
      <w:divBdr>
        <w:top w:val="none" w:sz="0" w:space="0" w:color="auto"/>
        <w:left w:val="none" w:sz="0" w:space="0" w:color="auto"/>
        <w:bottom w:val="none" w:sz="0" w:space="0" w:color="auto"/>
        <w:right w:val="none" w:sz="0" w:space="0" w:color="auto"/>
      </w:divBdr>
    </w:div>
    <w:div w:id="1513490839">
      <w:bodyDiv w:val="1"/>
      <w:marLeft w:val="0"/>
      <w:marRight w:val="0"/>
      <w:marTop w:val="0"/>
      <w:marBottom w:val="0"/>
      <w:divBdr>
        <w:top w:val="none" w:sz="0" w:space="0" w:color="auto"/>
        <w:left w:val="none" w:sz="0" w:space="0" w:color="auto"/>
        <w:bottom w:val="none" w:sz="0" w:space="0" w:color="auto"/>
        <w:right w:val="none" w:sz="0" w:space="0" w:color="auto"/>
      </w:divBdr>
    </w:div>
    <w:div w:id="1513836218">
      <w:bodyDiv w:val="1"/>
      <w:marLeft w:val="0"/>
      <w:marRight w:val="0"/>
      <w:marTop w:val="0"/>
      <w:marBottom w:val="0"/>
      <w:divBdr>
        <w:top w:val="none" w:sz="0" w:space="0" w:color="auto"/>
        <w:left w:val="none" w:sz="0" w:space="0" w:color="auto"/>
        <w:bottom w:val="none" w:sz="0" w:space="0" w:color="auto"/>
        <w:right w:val="none" w:sz="0" w:space="0" w:color="auto"/>
      </w:divBdr>
    </w:div>
    <w:div w:id="1514227043">
      <w:bodyDiv w:val="1"/>
      <w:marLeft w:val="0"/>
      <w:marRight w:val="0"/>
      <w:marTop w:val="0"/>
      <w:marBottom w:val="0"/>
      <w:divBdr>
        <w:top w:val="none" w:sz="0" w:space="0" w:color="auto"/>
        <w:left w:val="none" w:sz="0" w:space="0" w:color="auto"/>
        <w:bottom w:val="none" w:sz="0" w:space="0" w:color="auto"/>
        <w:right w:val="none" w:sz="0" w:space="0" w:color="auto"/>
      </w:divBdr>
    </w:div>
    <w:div w:id="1514418991">
      <w:bodyDiv w:val="1"/>
      <w:marLeft w:val="0"/>
      <w:marRight w:val="0"/>
      <w:marTop w:val="0"/>
      <w:marBottom w:val="0"/>
      <w:divBdr>
        <w:top w:val="none" w:sz="0" w:space="0" w:color="auto"/>
        <w:left w:val="none" w:sz="0" w:space="0" w:color="auto"/>
        <w:bottom w:val="none" w:sz="0" w:space="0" w:color="auto"/>
        <w:right w:val="none" w:sz="0" w:space="0" w:color="auto"/>
      </w:divBdr>
    </w:div>
    <w:div w:id="1514537348">
      <w:bodyDiv w:val="1"/>
      <w:marLeft w:val="0"/>
      <w:marRight w:val="0"/>
      <w:marTop w:val="0"/>
      <w:marBottom w:val="0"/>
      <w:divBdr>
        <w:top w:val="none" w:sz="0" w:space="0" w:color="auto"/>
        <w:left w:val="none" w:sz="0" w:space="0" w:color="auto"/>
        <w:bottom w:val="none" w:sz="0" w:space="0" w:color="auto"/>
        <w:right w:val="none" w:sz="0" w:space="0" w:color="auto"/>
      </w:divBdr>
    </w:div>
    <w:div w:id="1514564159">
      <w:bodyDiv w:val="1"/>
      <w:marLeft w:val="0"/>
      <w:marRight w:val="0"/>
      <w:marTop w:val="0"/>
      <w:marBottom w:val="0"/>
      <w:divBdr>
        <w:top w:val="none" w:sz="0" w:space="0" w:color="auto"/>
        <w:left w:val="none" w:sz="0" w:space="0" w:color="auto"/>
        <w:bottom w:val="none" w:sz="0" w:space="0" w:color="auto"/>
        <w:right w:val="none" w:sz="0" w:space="0" w:color="auto"/>
      </w:divBdr>
    </w:div>
    <w:div w:id="1514685665">
      <w:bodyDiv w:val="1"/>
      <w:marLeft w:val="0"/>
      <w:marRight w:val="0"/>
      <w:marTop w:val="0"/>
      <w:marBottom w:val="0"/>
      <w:divBdr>
        <w:top w:val="none" w:sz="0" w:space="0" w:color="auto"/>
        <w:left w:val="none" w:sz="0" w:space="0" w:color="auto"/>
        <w:bottom w:val="none" w:sz="0" w:space="0" w:color="auto"/>
        <w:right w:val="none" w:sz="0" w:space="0" w:color="auto"/>
      </w:divBdr>
    </w:div>
    <w:div w:id="1514805166">
      <w:bodyDiv w:val="1"/>
      <w:marLeft w:val="0"/>
      <w:marRight w:val="0"/>
      <w:marTop w:val="0"/>
      <w:marBottom w:val="0"/>
      <w:divBdr>
        <w:top w:val="none" w:sz="0" w:space="0" w:color="auto"/>
        <w:left w:val="none" w:sz="0" w:space="0" w:color="auto"/>
        <w:bottom w:val="none" w:sz="0" w:space="0" w:color="auto"/>
        <w:right w:val="none" w:sz="0" w:space="0" w:color="auto"/>
      </w:divBdr>
    </w:div>
    <w:div w:id="1514876926">
      <w:bodyDiv w:val="1"/>
      <w:marLeft w:val="0"/>
      <w:marRight w:val="0"/>
      <w:marTop w:val="0"/>
      <w:marBottom w:val="0"/>
      <w:divBdr>
        <w:top w:val="none" w:sz="0" w:space="0" w:color="auto"/>
        <w:left w:val="none" w:sz="0" w:space="0" w:color="auto"/>
        <w:bottom w:val="none" w:sz="0" w:space="0" w:color="auto"/>
        <w:right w:val="none" w:sz="0" w:space="0" w:color="auto"/>
      </w:divBdr>
    </w:div>
    <w:div w:id="1515342600">
      <w:bodyDiv w:val="1"/>
      <w:marLeft w:val="0"/>
      <w:marRight w:val="0"/>
      <w:marTop w:val="0"/>
      <w:marBottom w:val="0"/>
      <w:divBdr>
        <w:top w:val="none" w:sz="0" w:space="0" w:color="auto"/>
        <w:left w:val="none" w:sz="0" w:space="0" w:color="auto"/>
        <w:bottom w:val="none" w:sz="0" w:space="0" w:color="auto"/>
        <w:right w:val="none" w:sz="0" w:space="0" w:color="auto"/>
      </w:divBdr>
    </w:div>
    <w:div w:id="1515417042">
      <w:bodyDiv w:val="1"/>
      <w:marLeft w:val="0"/>
      <w:marRight w:val="0"/>
      <w:marTop w:val="0"/>
      <w:marBottom w:val="0"/>
      <w:divBdr>
        <w:top w:val="none" w:sz="0" w:space="0" w:color="auto"/>
        <w:left w:val="none" w:sz="0" w:space="0" w:color="auto"/>
        <w:bottom w:val="none" w:sz="0" w:space="0" w:color="auto"/>
        <w:right w:val="none" w:sz="0" w:space="0" w:color="auto"/>
      </w:divBdr>
    </w:div>
    <w:div w:id="1515611124">
      <w:bodyDiv w:val="1"/>
      <w:marLeft w:val="0"/>
      <w:marRight w:val="0"/>
      <w:marTop w:val="0"/>
      <w:marBottom w:val="0"/>
      <w:divBdr>
        <w:top w:val="none" w:sz="0" w:space="0" w:color="auto"/>
        <w:left w:val="none" w:sz="0" w:space="0" w:color="auto"/>
        <w:bottom w:val="none" w:sz="0" w:space="0" w:color="auto"/>
        <w:right w:val="none" w:sz="0" w:space="0" w:color="auto"/>
      </w:divBdr>
    </w:div>
    <w:div w:id="1516190706">
      <w:bodyDiv w:val="1"/>
      <w:marLeft w:val="0"/>
      <w:marRight w:val="0"/>
      <w:marTop w:val="0"/>
      <w:marBottom w:val="0"/>
      <w:divBdr>
        <w:top w:val="none" w:sz="0" w:space="0" w:color="auto"/>
        <w:left w:val="none" w:sz="0" w:space="0" w:color="auto"/>
        <w:bottom w:val="none" w:sz="0" w:space="0" w:color="auto"/>
        <w:right w:val="none" w:sz="0" w:space="0" w:color="auto"/>
      </w:divBdr>
    </w:div>
    <w:div w:id="1516655673">
      <w:bodyDiv w:val="1"/>
      <w:marLeft w:val="0"/>
      <w:marRight w:val="0"/>
      <w:marTop w:val="0"/>
      <w:marBottom w:val="0"/>
      <w:divBdr>
        <w:top w:val="none" w:sz="0" w:space="0" w:color="auto"/>
        <w:left w:val="none" w:sz="0" w:space="0" w:color="auto"/>
        <w:bottom w:val="none" w:sz="0" w:space="0" w:color="auto"/>
        <w:right w:val="none" w:sz="0" w:space="0" w:color="auto"/>
      </w:divBdr>
    </w:div>
    <w:div w:id="1516723902">
      <w:bodyDiv w:val="1"/>
      <w:marLeft w:val="0"/>
      <w:marRight w:val="0"/>
      <w:marTop w:val="0"/>
      <w:marBottom w:val="0"/>
      <w:divBdr>
        <w:top w:val="none" w:sz="0" w:space="0" w:color="auto"/>
        <w:left w:val="none" w:sz="0" w:space="0" w:color="auto"/>
        <w:bottom w:val="none" w:sz="0" w:space="0" w:color="auto"/>
        <w:right w:val="none" w:sz="0" w:space="0" w:color="auto"/>
      </w:divBdr>
    </w:div>
    <w:div w:id="1516771054">
      <w:bodyDiv w:val="1"/>
      <w:marLeft w:val="0"/>
      <w:marRight w:val="0"/>
      <w:marTop w:val="0"/>
      <w:marBottom w:val="0"/>
      <w:divBdr>
        <w:top w:val="none" w:sz="0" w:space="0" w:color="auto"/>
        <w:left w:val="none" w:sz="0" w:space="0" w:color="auto"/>
        <w:bottom w:val="none" w:sz="0" w:space="0" w:color="auto"/>
        <w:right w:val="none" w:sz="0" w:space="0" w:color="auto"/>
      </w:divBdr>
    </w:div>
    <w:div w:id="1517230290">
      <w:bodyDiv w:val="1"/>
      <w:marLeft w:val="0"/>
      <w:marRight w:val="0"/>
      <w:marTop w:val="0"/>
      <w:marBottom w:val="0"/>
      <w:divBdr>
        <w:top w:val="none" w:sz="0" w:space="0" w:color="auto"/>
        <w:left w:val="none" w:sz="0" w:space="0" w:color="auto"/>
        <w:bottom w:val="none" w:sz="0" w:space="0" w:color="auto"/>
        <w:right w:val="none" w:sz="0" w:space="0" w:color="auto"/>
      </w:divBdr>
    </w:div>
    <w:div w:id="1517576522">
      <w:bodyDiv w:val="1"/>
      <w:marLeft w:val="0"/>
      <w:marRight w:val="0"/>
      <w:marTop w:val="0"/>
      <w:marBottom w:val="0"/>
      <w:divBdr>
        <w:top w:val="none" w:sz="0" w:space="0" w:color="auto"/>
        <w:left w:val="none" w:sz="0" w:space="0" w:color="auto"/>
        <w:bottom w:val="none" w:sz="0" w:space="0" w:color="auto"/>
        <w:right w:val="none" w:sz="0" w:space="0" w:color="auto"/>
      </w:divBdr>
    </w:div>
    <w:div w:id="1517649180">
      <w:bodyDiv w:val="1"/>
      <w:marLeft w:val="0"/>
      <w:marRight w:val="0"/>
      <w:marTop w:val="0"/>
      <w:marBottom w:val="0"/>
      <w:divBdr>
        <w:top w:val="none" w:sz="0" w:space="0" w:color="auto"/>
        <w:left w:val="none" w:sz="0" w:space="0" w:color="auto"/>
        <w:bottom w:val="none" w:sz="0" w:space="0" w:color="auto"/>
        <w:right w:val="none" w:sz="0" w:space="0" w:color="auto"/>
      </w:divBdr>
    </w:div>
    <w:div w:id="1517844178">
      <w:bodyDiv w:val="1"/>
      <w:marLeft w:val="0"/>
      <w:marRight w:val="0"/>
      <w:marTop w:val="0"/>
      <w:marBottom w:val="0"/>
      <w:divBdr>
        <w:top w:val="none" w:sz="0" w:space="0" w:color="auto"/>
        <w:left w:val="none" w:sz="0" w:space="0" w:color="auto"/>
        <w:bottom w:val="none" w:sz="0" w:space="0" w:color="auto"/>
        <w:right w:val="none" w:sz="0" w:space="0" w:color="auto"/>
      </w:divBdr>
    </w:div>
    <w:div w:id="1517958913">
      <w:bodyDiv w:val="1"/>
      <w:marLeft w:val="0"/>
      <w:marRight w:val="0"/>
      <w:marTop w:val="0"/>
      <w:marBottom w:val="0"/>
      <w:divBdr>
        <w:top w:val="none" w:sz="0" w:space="0" w:color="auto"/>
        <w:left w:val="none" w:sz="0" w:space="0" w:color="auto"/>
        <w:bottom w:val="none" w:sz="0" w:space="0" w:color="auto"/>
        <w:right w:val="none" w:sz="0" w:space="0" w:color="auto"/>
      </w:divBdr>
    </w:div>
    <w:div w:id="1518076885">
      <w:bodyDiv w:val="1"/>
      <w:marLeft w:val="0"/>
      <w:marRight w:val="0"/>
      <w:marTop w:val="0"/>
      <w:marBottom w:val="0"/>
      <w:divBdr>
        <w:top w:val="none" w:sz="0" w:space="0" w:color="auto"/>
        <w:left w:val="none" w:sz="0" w:space="0" w:color="auto"/>
        <w:bottom w:val="none" w:sz="0" w:space="0" w:color="auto"/>
        <w:right w:val="none" w:sz="0" w:space="0" w:color="auto"/>
      </w:divBdr>
    </w:div>
    <w:div w:id="1518230044">
      <w:bodyDiv w:val="1"/>
      <w:marLeft w:val="0"/>
      <w:marRight w:val="0"/>
      <w:marTop w:val="0"/>
      <w:marBottom w:val="0"/>
      <w:divBdr>
        <w:top w:val="none" w:sz="0" w:space="0" w:color="auto"/>
        <w:left w:val="none" w:sz="0" w:space="0" w:color="auto"/>
        <w:bottom w:val="none" w:sz="0" w:space="0" w:color="auto"/>
        <w:right w:val="none" w:sz="0" w:space="0" w:color="auto"/>
      </w:divBdr>
    </w:div>
    <w:div w:id="1518617103">
      <w:bodyDiv w:val="1"/>
      <w:marLeft w:val="0"/>
      <w:marRight w:val="0"/>
      <w:marTop w:val="0"/>
      <w:marBottom w:val="0"/>
      <w:divBdr>
        <w:top w:val="none" w:sz="0" w:space="0" w:color="auto"/>
        <w:left w:val="none" w:sz="0" w:space="0" w:color="auto"/>
        <w:bottom w:val="none" w:sz="0" w:space="0" w:color="auto"/>
        <w:right w:val="none" w:sz="0" w:space="0" w:color="auto"/>
      </w:divBdr>
    </w:div>
    <w:div w:id="1519268449">
      <w:bodyDiv w:val="1"/>
      <w:marLeft w:val="0"/>
      <w:marRight w:val="0"/>
      <w:marTop w:val="0"/>
      <w:marBottom w:val="0"/>
      <w:divBdr>
        <w:top w:val="none" w:sz="0" w:space="0" w:color="auto"/>
        <w:left w:val="none" w:sz="0" w:space="0" w:color="auto"/>
        <w:bottom w:val="none" w:sz="0" w:space="0" w:color="auto"/>
        <w:right w:val="none" w:sz="0" w:space="0" w:color="auto"/>
      </w:divBdr>
    </w:div>
    <w:div w:id="1519268726">
      <w:bodyDiv w:val="1"/>
      <w:marLeft w:val="0"/>
      <w:marRight w:val="0"/>
      <w:marTop w:val="0"/>
      <w:marBottom w:val="0"/>
      <w:divBdr>
        <w:top w:val="none" w:sz="0" w:space="0" w:color="auto"/>
        <w:left w:val="none" w:sz="0" w:space="0" w:color="auto"/>
        <w:bottom w:val="none" w:sz="0" w:space="0" w:color="auto"/>
        <w:right w:val="none" w:sz="0" w:space="0" w:color="auto"/>
      </w:divBdr>
    </w:div>
    <w:div w:id="1519418833">
      <w:bodyDiv w:val="1"/>
      <w:marLeft w:val="0"/>
      <w:marRight w:val="0"/>
      <w:marTop w:val="0"/>
      <w:marBottom w:val="0"/>
      <w:divBdr>
        <w:top w:val="none" w:sz="0" w:space="0" w:color="auto"/>
        <w:left w:val="none" w:sz="0" w:space="0" w:color="auto"/>
        <w:bottom w:val="none" w:sz="0" w:space="0" w:color="auto"/>
        <w:right w:val="none" w:sz="0" w:space="0" w:color="auto"/>
      </w:divBdr>
    </w:div>
    <w:div w:id="1519810401">
      <w:bodyDiv w:val="1"/>
      <w:marLeft w:val="0"/>
      <w:marRight w:val="0"/>
      <w:marTop w:val="0"/>
      <w:marBottom w:val="0"/>
      <w:divBdr>
        <w:top w:val="none" w:sz="0" w:space="0" w:color="auto"/>
        <w:left w:val="none" w:sz="0" w:space="0" w:color="auto"/>
        <w:bottom w:val="none" w:sz="0" w:space="0" w:color="auto"/>
        <w:right w:val="none" w:sz="0" w:space="0" w:color="auto"/>
      </w:divBdr>
    </w:div>
    <w:div w:id="1519851723">
      <w:bodyDiv w:val="1"/>
      <w:marLeft w:val="0"/>
      <w:marRight w:val="0"/>
      <w:marTop w:val="0"/>
      <w:marBottom w:val="0"/>
      <w:divBdr>
        <w:top w:val="none" w:sz="0" w:space="0" w:color="auto"/>
        <w:left w:val="none" w:sz="0" w:space="0" w:color="auto"/>
        <w:bottom w:val="none" w:sz="0" w:space="0" w:color="auto"/>
        <w:right w:val="none" w:sz="0" w:space="0" w:color="auto"/>
      </w:divBdr>
    </w:div>
    <w:div w:id="1519999162">
      <w:bodyDiv w:val="1"/>
      <w:marLeft w:val="0"/>
      <w:marRight w:val="0"/>
      <w:marTop w:val="0"/>
      <w:marBottom w:val="0"/>
      <w:divBdr>
        <w:top w:val="none" w:sz="0" w:space="0" w:color="auto"/>
        <w:left w:val="none" w:sz="0" w:space="0" w:color="auto"/>
        <w:bottom w:val="none" w:sz="0" w:space="0" w:color="auto"/>
        <w:right w:val="none" w:sz="0" w:space="0" w:color="auto"/>
      </w:divBdr>
    </w:div>
    <w:div w:id="1519999860">
      <w:bodyDiv w:val="1"/>
      <w:marLeft w:val="0"/>
      <w:marRight w:val="0"/>
      <w:marTop w:val="0"/>
      <w:marBottom w:val="0"/>
      <w:divBdr>
        <w:top w:val="none" w:sz="0" w:space="0" w:color="auto"/>
        <w:left w:val="none" w:sz="0" w:space="0" w:color="auto"/>
        <w:bottom w:val="none" w:sz="0" w:space="0" w:color="auto"/>
        <w:right w:val="none" w:sz="0" w:space="0" w:color="auto"/>
      </w:divBdr>
    </w:div>
    <w:div w:id="1520507756">
      <w:bodyDiv w:val="1"/>
      <w:marLeft w:val="0"/>
      <w:marRight w:val="0"/>
      <w:marTop w:val="0"/>
      <w:marBottom w:val="0"/>
      <w:divBdr>
        <w:top w:val="none" w:sz="0" w:space="0" w:color="auto"/>
        <w:left w:val="none" w:sz="0" w:space="0" w:color="auto"/>
        <w:bottom w:val="none" w:sz="0" w:space="0" w:color="auto"/>
        <w:right w:val="none" w:sz="0" w:space="0" w:color="auto"/>
      </w:divBdr>
    </w:div>
    <w:div w:id="1520699010">
      <w:bodyDiv w:val="1"/>
      <w:marLeft w:val="0"/>
      <w:marRight w:val="0"/>
      <w:marTop w:val="0"/>
      <w:marBottom w:val="0"/>
      <w:divBdr>
        <w:top w:val="none" w:sz="0" w:space="0" w:color="auto"/>
        <w:left w:val="none" w:sz="0" w:space="0" w:color="auto"/>
        <w:bottom w:val="none" w:sz="0" w:space="0" w:color="auto"/>
        <w:right w:val="none" w:sz="0" w:space="0" w:color="auto"/>
      </w:divBdr>
    </w:div>
    <w:div w:id="1520774701">
      <w:bodyDiv w:val="1"/>
      <w:marLeft w:val="0"/>
      <w:marRight w:val="0"/>
      <w:marTop w:val="0"/>
      <w:marBottom w:val="0"/>
      <w:divBdr>
        <w:top w:val="none" w:sz="0" w:space="0" w:color="auto"/>
        <w:left w:val="none" w:sz="0" w:space="0" w:color="auto"/>
        <w:bottom w:val="none" w:sz="0" w:space="0" w:color="auto"/>
        <w:right w:val="none" w:sz="0" w:space="0" w:color="auto"/>
      </w:divBdr>
    </w:div>
    <w:div w:id="1520780510">
      <w:bodyDiv w:val="1"/>
      <w:marLeft w:val="0"/>
      <w:marRight w:val="0"/>
      <w:marTop w:val="0"/>
      <w:marBottom w:val="0"/>
      <w:divBdr>
        <w:top w:val="none" w:sz="0" w:space="0" w:color="auto"/>
        <w:left w:val="none" w:sz="0" w:space="0" w:color="auto"/>
        <w:bottom w:val="none" w:sz="0" w:space="0" w:color="auto"/>
        <w:right w:val="none" w:sz="0" w:space="0" w:color="auto"/>
      </w:divBdr>
    </w:div>
    <w:div w:id="1520923806">
      <w:bodyDiv w:val="1"/>
      <w:marLeft w:val="0"/>
      <w:marRight w:val="0"/>
      <w:marTop w:val="0"/>
      <w:marBottom w:val="0"/>
      <w:divBdr>
        <w:top w:val="none" w:sz="0" w:space="0" w:color="auto"/>
        <w:left w:val="none" w:sz="0" w:space="0" w:color="auto"/>
        <w:bottom w:val="none" w:sz="0" w:space="0" w:color="auto"/>
        <w:right w:val="none" w:sz="0" w:space="0" w:color="auto"/>
      </w:divBdr>
    </w:div>
    <w:div w:id="1520972232">
      <w:bodyDiv w:val="1"/>
      <w:marLeft w:val="0"/>
      <w:marRight w:val="0"/>
      <w:marTop w:val="0"/>
      <w:marBottom w:val="0"/>
      <w:divBdr>
        <w:top w:val="none" w:sz="0" w:space="0" w:color="auto"/>
        <w:left w:val="none" w:sz="0" w:space="0" w:color="auto"/>
        <w:bottom w:val="none" w:sz="0" w:space="0" w:color="auto"/>
        <w:right w:val="none" w:sz="0" w:space="0" w:color="auto"/>
      </w:divBdr>
    </w:div>
    <w:div w:id="1521242361">
      <w:bodyDiv w:val="1"/>
      <w:marLeft w:val="0"/>
      <w:marRight w:val="0"/>
      <w:marTop w:val="0"/>
      <w:marBottom w:val="0"/>
      <w:divBdr>
        <w:top w:val="none" w:sz="0" w:space="0" w:color="auto"/>
        <w:left w:val="none" w:sz="0" w:space="0" w:color="auto"/>
        <w:bottom w:val="none" w:sz="0" w:space="0" w:color="auto"/>
        <w:right w:val="none" w:sz="0" w:space="0" w:color="auto"/>
      </w:divBdr>
    </w:div>
    <w:div w:id="1521315628">
      <w:bodyDiv w:val="1"/>
      <w:marLeft w:val="0"/>
      <w:marRight w:val="0"/>
      <w:marTop w:val="0"/>
      <w:marBottom w:val="0"/>
      <w:divBdr>
        <w:top w:val="none" w:sz="0" w:space="0" w:color="auto"/>
        <w:left w:val="none" w:sz="0" w:space="0" w:color="auto"/>
        <w:bottom w:val="none" w:sz="0" w:space="0" w:color="auto"/>
        <w:right w:val="none" w:sz="0" w:space="0" w:color="auto"/>
      </w:divBdr>
    </w:div>
    <w:div w:id="1521316817">
      <w:bodyDiv w:val="1"/>
      <w:marLeft w:val="0"/>
      <w:marRight w:val="0"/>
      <w:marTop w:val="0"/>
      <w:marBottom w:val="0"/>
      <w:divBdr>
        <w:top w:val="none" w:sz="0" w:space="0" w:color="auto"/>
        <w:left w:val="none" w:sz="0" w:space="0" w:color="auto"/>
        <w:bottom w:val="none" w:sz="0" w:space="0" w:color="auto"/>
        <w:right w:val="none" w:sz="0" w:space="0" w:color="auto"/>
      </w:divBdr>
    </w:div>
    <w:div w:id="1521511423">
      <w:bodyDiv w:val="1"/>
      <w:marLeft w:val="0"/>
      <w:marRight w:val="0"/>
      <w:marTop w:val="0"/>
      <w:marBottom w:val="0"/>
      <w:divBdr>
        <w:top w:val="none" w:sz="0" w:space="0" w:color="auto"/>
        <w:left w:val="none" w:sz="0" w:space="0" w:color="auto"/>
        <w:bottom w:val="none" w:sz="0" w:space="0" w:color="auto"/>
        <w:right w:val="none" w:sz="0" w:space="0" w:color="auto"/>
      </w:divBdr>
    </w:div>
    <w:div w:id="1521552966">
      <w:bodyDiv w:val="1"/>
      <w:marLeft w:val="0"/>
      <w:marRight w:val="0"/>
      <w:marTop w:val="0"/>
      <w:marBottom w:val="0"/>
      <w:divBdr>
        <w:top w:val="none" w:sz="0" w:space="0" w:color="auto"/>
        <w:left w:val="none" w:sz="0" w:space="0" w:color="auto"/>
        <w:bottom w:val="none" w:sz="0" w:space="0" w:color="auto"/>
        <w:right w:val="none" w:sz="0" w:space="0" w:color="auto"/>
      </w:divBdr>
    </w:div>
    <w:div w:id="1521703563">
      <w:bodyDiv w:val="1"/>
      <w:marLeft w:val="0"/>
      <w:marRight w:val="0"/>
      <w:marTop w:val="0"/>
      <w:marBottom w:val="0"/>
      <w:divBdr>
        <w:top w:val="none" w:sz="0" w:space="0" w:color="auto"/>
        <w:left w:val="none" w:sz="0" w:space="0" w:color="auto"/>
        <w:bottom w:val="none" w:sz="0" w:space="0" w:color="auto"/>
        <w:right w:val="none" w:sz="0" w:space="0" w:color="auto"/>
      </w:divBdr>
    </w:div>
    <w:div w:id="1521972909">
      <w:bodyDiv w:val="1"/>
      <w:marLeft w:val="0"/>
      <w:marRight w:val="0"/>
      <w:marTop w:val="0"/>
      <w:marBottom w:val="0"/>
      <w:divBdr>
        <w:top w:val="none" w:sz="0" w:space="0" w:color="auto"/>
        <w:left w:val="none" w:sz="0" w:space="0" w:color="auto"/>
        <w:bottom w:val="none" w:sz="0" w:space="0" w:color="auto"/>
        <w:right w:val="none" w:sz="0" w:space="0" w:color="auto"/>
      </w:divBdr>
    </w:div>
    <w:div w:id="1522011428">
      <w:bodyDiv w:val="1"/>
      <w:marLeft w:val="0"/>
      <w:marRight w:val="0"/>
      <w:marTop w:val="0"/>
      <w:marBottom w:val="0"/>
      <w:divBdr>
        <w:top w:val="none" w:sz="0" w:space="0" w:color="auto"/>
        <w:left w:val="none" w:sz="0" w:space="0" w:color="auto"/>
        <w:bottom w:val="none" w:sz="0" w:space="0" w:color="auto"/>
        <w:right w:val="none" w:sz="0" w:space="0" w:color="auto"/>
      </w:divBdr>
    </w:div>
    <w:div w:id="1522476705">
      <w:bodyDiv w:val="1"/>
      <w:marLeft w:val="0"/>
      <w:marRight w:val="0"/>
      <w:marTop w:val="0"/>
      <w:marBottom w:val="0"/>
      <w:divBdr>
        <w:top w:val="none" w:sz="0" w:space="0" w:color="auto"/>
        <w:left w:val="none" w:sz="0" w:space="0" w:color="auto"/>
        <w:bottom w:val="none" w:sz="0" w:space="0" w:color="auto"/>
        <w:right w:val="none" w:sz="0" w:space="0" w:color="auto"/>
      </w:divBdr>
    </w:div>
    <w:div w:id="1522553591">
      <w:bodyDiv w:val="1"/>
      <w:marLeft w:val="0"/>
      <w:marRight w:val="0"/>
      <w:marTop w:val="0"/>
      <w:marBottom w:val="0"/>
      <w:divBdr>
        <w:top w:val="none" w:sz="0" w:space="0" w:color="auto"/>
        <w:left w:val="none" w:sz="0" w:space="0" w:color="auto"/>
        <w:bottom w:val="none" w:sz="0" w:space="0" w:color="auto"/>
        <w:right w:val="none" w:sz="0" w:space="0" w:color="auto"/>
      </w:divBdr>
    </w:div>
    <w:div w:id="1522627425">
      <w:bodyDiv w:val="1"/>
      <w:marLeft w:val="0"/>
      <w:marRight w:val="0"/>
      <w:marTop w:val="0"/>
      <w:marBottom w:val="0"/>
      <w:divBdr>
        <w:top w:val="none" w:sz="0" w:space="0" w:color="auto"/>
        <w:left w:val="none" w:sz="0" w:space="0" w:color="auto"/>
        <w:bottom w:val="none" w:sz="0" w:space="0" w:color="auto"/>
        <w:right w:val="none" w:sz="0" w:space="0" w:color="auto"/>
      </w:divBdr>
    </w:div>
    <w:div w:id="1522666214">
      <w:bodyDiv w:val="1"/>
      <w:marLeft w:val="0"/>
      <w:marRight w:val="0"/>
      <w:marTop w:val="0"/>
      <w:marBottom w:val="0"/>
      <w:divBdr>
        <w:top w:val="none" w:sz="0" w:space="0" w:color="auto"/>
        <w:left w:val="none" w:sz="0" w:space="0" w:color="auto"/>
        <w:bottom w:val="none" w:sz="0" w:space="0" w:color="auto"/>
        <w:right w:val="none" w:sz="0" w:space="0" w:color="auto"/>
      </w:divBdr>
    </w:div>
    <w:div w:id="1522740618">
      <w:bodyDiv w:val="1"/>
      <w:marLeft w:val="0"/>
      <w:marRight w:val="0"/>
      <w:marTop w:val="0"/>
      <w:marBottom w:val="0"/>
      <w:divBdr>
        <w:top w:val="none" w:sz="0" w:space="0" w:color="auto"/>
        <w:left w:val="none" w:sz="0" w:space="0" w:color="auto"/>
        <w:bottom w:val="none" w:sz="0" w:space="0" w:color="auto"/>
        <w:right w:val="none" w:sz="0" w:space="0" w:color="auto"/>
      </w:divBdr>
    </w:div>
    <w:div w:id="1522741209">
      <w:bodyDiv w:val="1"/>
      <w:marLeft w:val="0"/>
      <w:marRight w:val="0"/>
      <w:marTop w:val="0"/>
      <w:marBottom w:val="0"/>
      <w:divBdr>
        <w:top w:val="none" w:sz="0" w:space="0" w:color="auto"/>
        <w:left w:val="none" w:sz="0" w:space="0" w:color="auto"/>
        <w:bottom w:val="none" w:sz="0" w:space="0" w:color="auto"/>
        <w:right w:val="none" w:sz="0" w:space="0" w:color="auto"/>
      </w:divBdr>
    </w:div>
    <w:div w:id="1522892701">
      <w:bodyDiv w:val="1"/>
      <w:marLeft w:val="0"/>
      <w:marRight w:val="0"/>
      <w:marTop w:val="0"/>
      <w:marBottom w:val="0"/>
      <w:divBdr>
        <w:top w:val="none" w:sz="0" w:space="0" w:color="auto"/>
        <w:left w:val="none" w:sz="0" w:space="0" w:color="auto"/>
        <w:bottom w:val="none" w:sz="0" w:space="0" w:color="auto"/>
        <w:right w:val="none" w:sz="0" w:space="0" w:color="auto"/>
      </w:divBdr>
    </w:div>
    <w:div w:id="1523057839">
      <w:bodyDiv w:val="1"/>
      <w:marLeft w:val="0"/>
      <w:marRight w:val="0"/>
      <w:marTop w:val="0"/>
      <w:marBottom w:val="0"/>
      <w:divBdr>
        <w:top w:val="none" w:sz="0" w:space="0" w:color="auto"/>
        <w:left w:val="none" w:sz="0" w:space="0" w:color="auto"/>
        <w:bottom w:val="none" w:sz="0" w:space="0" w:color="auto"/>
        <w:right w:val="none" w:sz="0" w:space="0" w:color="auto"/>
      </w:divBdr>
    </w:div>
    <w:div w:id="1523320192">
      <w:bodyDiv w:val="1"/>
      <w:marLeft w:val="0"/>
      <w:marRight w:val="0"/>
      <w:marTop w:val="0"/>
      <w:marBottom w:val="0"/>
      <w:divBdr>
        <w:top w:val="none" w:sz="0" w:space="0" w:color="auto"/>
        <w:left w:val="none" w:sz="0" w:space="0" w:color="auto"/>
        <w:bottom w:val="none" w:sz="0" w:space="0" w:color="auto"/>
        <w:right w:val="none" w:sz="0" w:space="0" w:color="auto"/>
      </w:divBdr>
    </w:div>
    <w:div w:id="1523519792">
      <w:bodyDiv w:val="1"/>
      <w:marLeft w:val="0"/>
      <w:marRight w:val="0"/>
      <w:marTop w:val="0"/>
      <w:marBottom w:val="0"/>
      <w:divBdr>
        <w:top w:val="none" w:sz="0" w:space="0" w:color="auto"/>
        <w:left w:val="none" w:sz="0" w:space="0" w:color="auto"/>
        <w:bottom w:val="none" w:sz="0" w:space="0" w:color="auto"/>
        <w:right w:val="none" w:sz="0" w:space="0" w:color="auto"/>
      </w:divBdr>
    </w:div>
    <w:div w:id="1523712399">
      <w:bodyDiv w:val="1"/>
      <w:marLeft w:val="0"/>
      <w:marRight w:val="0"/>
      <w:marTop w:val="0"/>
      <w:marBottom w:val="0"/>
      <w:divBdr>
        <w:top w:val="none" w:sz="0" w:space="0" w:color="auto"/>
        <w:left w:val="none" w:sz="0" w:space="0" w:color="auto"/>
        <w:bottom w:val="none" w:sz="0" w:space="0" w:color="auto"/>
        <w:right w:val="none" w:sz="0" w:space="0" w:color="auto"/>
      </w:divBdr>
    </w:div>
    <w:div w:id="1524056525">
      <w:bodyDiv w:val="1"/>
      <w:marLeft w:val="0"/>
      <w:marRight w:val="0"/>
      <w:marTop w:val="0"/>
      <w:marBottom w:val="0"/>
      <w:divBdr>
        <w:top w:val="none" w:sz="0" w:space="0" w:color="auto"/>
        <w:left w:val="none" w:sz="0" w:space="0" w:color="auto"/>
        <w:bottom w:val="none" w:sz="0" w:space="0" w:color="auto"/>
        <w:right w:val="none" w:sz="0" w:space="0" w:color="auto"/>
      </w:divBdr>
    </w:div>
    <w:div w:id="1524367580">
      <w:bodyDiv w:val="1"/>
      <w:marLeft w:val="0"/>
      <w:marRight w:val="0"/>
      <w:marTop w:val="0"/>
      <w:marBottom w:val="0"/>
      <w:divBdr>
        <w:top w:val="none" w:sz="0" w:space="0" w:color="auto"/>
        <w:left w:val="none" w:sz="0" w:space="0" w:color="auto"/>
        <w:bottom w:val="none" w:sz="0" w:space="0" w:color="auto"/>
        <w:right w:val="none" w:sz="0" w:space="0" w:color="auto"/>
      </w:divBdr>
    </w:div>
    <w:div w:id="1524519271">
      <w:bodyDiv w:val="1"/>
      <w:marLeft w:val="0"/>
      <w:marRight w:val="0"/>
      <w:marTop w:val="0"/>
      <w:marBottom w:val="0"/>
      <w:divBdr>
        <w:top w:val="none" w:sz="0" w:space="0" w:color="auto"/>
        <w:left w:val="none" w:sz="0" w:space="0" w:color="auto"/>
        <w:bottom w:val="none" w:sz="0" w:space="0" w:color="auto"/>
        <w:right w:val="none" w:sz="0" w:space="0" w:color="auto"/>
      </w:divBdr>
    </w:div>
    <w:div w:id="1524591121">
      <w:bodyDiv w:val="1"/>
      <w:marLeft w:val="0"/>
      <w:marRight w:val="0"/>
      <w:marTop w:val="0"/>
      <w:marBottom w:val="0"/>
      <w:divBdr>
        <w:top w:val="none" w:sz="0" w:space="0" w:color="auto"/>
        <w:left w:val="none" w:sz="0" w:space="0" w:color="auto"/>
        <w:bottom w:val="none" w:sz="0" w:space="0" w:color="auto"/>
        <w:right w:val="none" w:sz="0" w:space="0" w:color="auto"/>
      </w:divBdr>
    </w:div>
    <w:div w:id="1524632800">
      <w:bodyDiv w:val="1"/>
      <w:marLeft w:val="0"/>
      <w:marRight w:val="0"/>
      <w:marTop w:val="0"/>
      <w:marBottom w:val="0"/>
      <w:divBdr>
        <w:top w:val="none" w:sz="0" w:space="0" w:color="auto"/>
        <w:left w:val="none" w:sz="0" w:space="0" w:color="auto"/>
        <w:bottom w:val="none" w:sz="0" w:space="0" w:color="auto"/>
        <w:right w:val="none" w:sz="0" w:space="0" w:color="auto"/>
      </w:divBdr>
    </w:div>
    <w:div w:id="1524706256">
      <w:bodyDiv w:val="1"/>
      <w:marLeft w:val="0"/>
      <w:marRight w:val="0"/>
      <w:marTop w:val="0"/>
      <w:marBottom w:val="0"/>
      <w:divBdr>
        <w:top w:val="none" w:sz="0" w:space="0" w:color="auto"/>
        <w:left w:val="none" w:sz="0" w:space="0" w:color="auto"/>
        <w:bottom w:val="none" w:sz="0" w:space="0" w:color="auto"/>
        <w:right w:val="none" w:sz="0" w:space="0" w:color="auto"/>
      </w:divBdr>
    </w:div>
    <w:div w:id="1524706365">
      <w:bodyDiv w:val="1"/>
      <w:marLeft w:val="0"/>
      <w:marRight w:val="0"/>
      <w:marTop w:val="0"/>
      <w:marBottom w:val="0"/>
      <w:divBdr>
        <w:top w:val="none" w:sz="0" w:space="0" w:color="auto"/>
        <w:left w:val="none" w:sz="0" w:space="0" w:color="auto"/>
        <w:bottom w:val="none" w:sz="0" w:space="0" w:color="auto"/>
        <w:right w:val="none" w:sz="0" w:space="0" w:color="auto"/>
      </w:divBdr>
    </w:div>
    <w:div w:id="1524711115">
      <w:bodyDiv w:val="1"/>
      <w:marLeft w:val="0"/>
      <w:marRight w:val="0"/>
      <w:marTop w:val="0"/>
      <w:marBottom w:val="0"/>
      <w:divBdr>
        <w:top w:val="none" w:sz="0" w:space="0" w:color="auto"/>
        <w:left w:val="none" w:sz="0" w:space="0" w:color="auto"/>
        <w:bottom w:val="none" w:sz="0" w:space="0" w:color="auto"/>
        <w:right w:val="none" w:sz="0" w:space="0" w:color="auto"/>
      </w:divBdr>
    </w:div>
    <w:div w:id="1524786569">
      <w:bodyDiv w:val="1"/>
      <w:marLeft w:val="0"/>
      <w:marRight w:val="0"/>
      <w:marTop w:val="0"/>
      <w:marBottom w:val="0"/>
      <w:divBdr>
        <w:top w:val="none" w:sz="0" w:space="0" w:color="auto"/>
        <w:left w:val="none" w:sz="0" w:space="0" w:color="auto"/>
        <w:bottom w:val="none" w:sz="0" w:space="0" w:color="auto"/>
        <w:right w:val="none" w:sz="0" w:space="0" w:color="auto"/>
      </w:divBdr>
    </w:div>
    <w:div w:id="1524980904">
      <w:bodyDiv w:val="1"/>
      <w:marLeft w:val="0"/>
      <w:marRight w:val="0"/>
      <w:marTop w:val="0"/>
      <w:marBottom w:val="0"/>
      <w:divBdr>
        <w:top w:val="none" w:sz="0" w:space="0" w:color="auto"/>
        <w:left w:val="none" w:sz="0" w:space="0" w:color="auto"/>
        <w:bottom w:val="none" w:sz="0" w:space="0" w:color="auto"/>
        <w:right w:val="none" w:sz="0" w:space="0" w:color="auto"/>
      </w:divBdr>
    </w:div>
    <w:div w:id="1525023866">
      <w:bodyDiv w:val="1"/>
      <w:marLeft w:val="0"/>
      <w:marRight w:val="0"/>
      <w:marTop w:val="0"/>
      <w:marBottom w:val="0"/>
      <w:divBdr>
        <w:top w:val="none" w:sz="0" w:space="0" w:color="auto"/>
        <w:left w:val="none" w:sz="0" w:space="0" w:color="auto"/>
        <w:bottom w:val="none" w:sz="0" w:space="0" w:color="auto"/>
        <w:right w:val="none" w:sz="0" w:space="0" w:color="auto"/>
      </w:divBdr>
    </w:div>
    <w:div w:id="1525092529">
      <w:bodyDiv w:val="1"/>
      <w:marLeft w:val="0"/>
      <w:marRight w:val="0"/>
      <w:marTop w:val="0"/>
      <w:marBottom w:val="0"/>
      <w:divBdr>
        <w:top w:val="none" w:sz="0" w:space="0" w:color="auto"/>
        <w:left w:val="none" w:sz="0" w:space="0" w:color="auto"/>
        <w:bottom w:val="none" w:sz="0" w:space="0" w:color="auto"/>
        <w:right w:val="none" w:sz="0" w:space="0" w:color="auto"/>
      </w:divBdr>
    </w:div>
    <w:div w:id="1525288850">
      <w:bodyDiv w:val="1"/>
      <w:marLeft w:val="0"/>
      <w:marRight w:val="0"/>
      <w:marTop w:val="0"/>
      <w:marBottom w:val="0"/>
      <w:divBdr>
        <w:top w:val="none" w:sz="0" w:space="0" w:color="auto"/>
        <w:left w:val="none" w:sz="0" w:space="0" w:color="auto"/>
        <w:bottom w:val="none" w:sz="0" w:space="0" w:color="auto"/>
        <w:right w:val="none" w:sz="0" w:space="0" w:color="auto"/>
      </w:divBdr>
    </w:div>
    <w:div w:id="1525358944">
      <w:bodyDiv w:val="1"/>
      <w:marLeft w:val="0"/>
      <w:marRight w:val="0"/>
      <w:marTop w:val="0"/>
      <w:marBottom w:val="0"/>
      <w:divBdr>
        <w:top w:val="none" w:sz="0" w:space="0" w:color="auto"/>
        <w:left w:val="none" w:sz="0" w:space="0" w:color="auto"/>
        <w:bottom w:val="none" w:sz="0" w:space="0" w:color="auto"/>
        <w:right w:val="none" w:sz="0" w:space="0" w:color="auto"/>
      </w:divBdr>
    </w:div>
    <w:div w:id="1525364259">
      <w:bodyDiv w:val="1"/>
      <w:marLeft w:val="0"/>
      <w:marRight w:val="0"/>
      <w:marTop w:val="0"/>
      <w:marBottom w:val="0"/>
      <w:divBdr>
        <w:top w:val="none" w:sz="0" w:space="0" w:color="auto"/>
        <w:left w:val="none" w:sz="0" w:space="0" w:color="auto"/>
        <w:bottom w:val="none" w:sz="0" w:space="0" w:color="auto"/>
        <w:right w:val="none" w:sz="0" w:space="0" w:color="auto"/>
      </w:divBdr>
    </w:div>
    <w:div w:id="1525631454">
      <w:bodyDiv w:val="1"/>
      <w:marLeft w:val="0"/>
      <w:marRight w:val="0"/>
      <w:marTop w:val="0"/>
      <w:marBottom w:val="0"/>
      <w:divBdr>
        <w:top w:val="none" w:sz="0" w:space="0" w:color="auto"/>
        <w:left w:val="none" w:sz="0" w:space="0" w:color="auto"/>
        <w:bottom w:val="none" w:sz="0" w:space="0" w:color="auto"/>
        <w:right w:val="none" w:sz="0" w:space="0" w:color="auto"/>
      </w:divBdr>
    </w:div>
    <w:div w:id="1525904905">
      <w:bodyDiv w:val="1"/>
      <w:marLeft w:val="0"/>
      <w:marRight w:val="0"/>
      <w:marTop w:val="0"/>
      <w:marBottom w:val="0"/>
      <w:divBdr>
        <w:top w:val="none" w:sz="0" w:space="0" w:color="auto"/>
        <w:left w:val="none" w:sz="0" w:space="0" w:color="auto"/>
        <w:bottom w:val="none" w:sz="0" w:space="0" w:color="auto"/>
        <w:right w:val="none" w:sz="0" w:space="0" w:color="auto"/>
      </w:divBdr>
    </w:div>
    <w:div w:id="1526140634">
      <w:bodyDiv w:val="1"/>
      <w:marLeft w:val="0"/>
      <w:marRight w:val="0"/>
      <w:marTop w:val="0"/>
      <w:marBottom w:val="0"/>
      <w:divBdr>
        <w:top w:val="none" w:sz="0" w:space="0" w:color="auto"/>
        <w:left w:val="none" w:sz="0" w:space="0" w:color="auto"/>
        <w:bottom w:val="none" w:sz="0" w:space="0" w:color="auto"/>
        <w:right w:val="none" w:sz="0" w:space="0" w:color="auto"/>
      </w:divBdr>
    </w:div>
    <w:div w:id="1526165691">
      <w:bodyDiv w:val="1"/>
      <w:marLeft w:val="0"/>
      <w:marRight w:val="0"/>
      <w:marTop w:val="0"/>
      <w:marBottom w:val="0"/>
      <w:divBdr>
        <w:top w:val="none" w:sz="0" w:space="0" w:color="auto"/>
        <w:left w:val="none" w:sz="0" w:space="0" w:color="auto"/>
        <w:bottom w:val="none" w:sz="0" w:space="0" w:color="auto"/>
        <w:right w:val="none" w:sz="0" w:space="0" w:color="auto"/>
      </w:divBdr>
    </w:div>
    <w:div w:id="1526557631">
      <w:bodyDiv w:val="1"/>
      <w:marLeft w:val="0"/>
      <w:marRight w:val="0"/>
      <w:marTop w:val="0"/>
      <w:marBottom w:val="0"/>
      <w:divBdr>
        <w:top w:val="none" w:sz="0" w:space="0" w:color="auto"/>
        <w:left w:val="none" w:sz="0" w:space="0" w:color="auto"/>
        <w:bottom w:val="none" w:sz="0" w:space="0" w:color="auto"/>
        <w:right w:val="none" w:sz="0" w:space="0" w:color="auto"/>
      </w:divBdr>
    </w:div>
    <w:div w:id="1526596037">
      <w:bodyDiv w:val="1"/>
      <w:marLeft w:val="0"/>
      <w:marRight w:val="0"/>
      <w:marTop w:val="0"/>
      <w:marBottom w:val="0"/>
      <w:divBdr>
        <w:top w:val="none" w:sz="0" w:space="0" w:color="auto"/>
        <w:left w:val="none" w:sz="0" w:space="0" w:color="auto"/>
        <w:bottom w:val="none" w:sz="0" w:space="0" w:color="auto"/>
        <w:right w:val="none" w:sz="0" w:space="0" w:color="auto"/>
      </w:divBdr>
    </w:div>
    <w:div w:id="1526602158">
      <w:bodyDiv w:val="1"/>
      <w:marLeft w:val="0"/>
      <w:marRight w:val="0"/>
      <w:marTop w:val="0"/>
      <w:marBottom w:val="0"/>
      <w:divBdr>
        <w:top w:val="none" w:sz="0" w:space="0" w:color="auto"/>
        <w:left w:val="none" w:sz="0" w:space="0" w:color="auto"/>
        <w:bottom w:val="none" w:sz="0" w:space="0" w:color="auto"/>
        <w:right w:val="none" w:sz="0" w:space="0" w:color="auto"/>
      </w:divBdr>
    </w:div>
    <w:div w:id="1526673047">
      <w:bodyDiv w:val="1"/>
      <w:marLeft w:val="0"/>
      <w:marRight w:val="0"/>
      <w:marTop w:val="0"/>
      <w:marBottom w:val="0"/>
      <w:divBdr>
        <w:top w:val="none" w:sz="0" w:space="0" w:color="auto"/>
        <w:left w:val="none" w:sz="0" w:space="0" w:color="auto"/>
        <w:bottom w:val="none" w:sz="0" w:space="0" w:color="auto"/>
        <w:right w:val="none" w:sz="0" w:space="0" w:color="auto"/>
      </w:divBdr>
    </w:div>
    <w:div w:id="1526863749">
      <w:bodyDiv w:val="1"/>
      <w:marLeft w:val="0"/>
      <w:marRight w:val="0"/>
      <w:marTop w:val="0"/>
      <w:marBottom w:val="0"/>
      <w:divBdr>
        <w:top w:val="none" w:sz="0" w:space="0" w:color="auto"/>
        <w:left w:val="none" w:sz="0" w:space="0" w:color="auto"/>
        <w:bottom w:val="none" w:sz="0" w:space="0" w:color="auto"/>
        <w:right w:val="none" w:sz="0" w:space="0" w:color="auto"/>
      </w:divBdr>
    </w:div>
    <w:div w:id="1526865784">
      <w:bodyDiv w:val="1"/>
      <w:marLeft w:val="0"/>
      <w:marRight w:val="0"/>
      <w:marTop w:val="0"/>
      <w:marBottom w:val="0"/>
      <w:divBdr>
        <w:top w:val="none" w:sz="0" w:space="0" w:color="auto"/>
        <w:left w:val="none" w:sz="0" w:space="0" w:color="auto"/>
        <w:bottom w:val="none" w:sz="0" w:space="0" w:color="auto"/>
        <w:right w:val="none" w:sz="0" w:space="0" w:color="auto"/>
      </w:divBdr>
    </w:div>
    <w:div w:id="1527477686">
      <w:bodyDiv w:val="1"/>
      <w:marLeft w:val="0"/>
      <w:marRight w:val="0"/>
      <w:marTop w:val="0"/>
      <w:marBottom w:val="0"/>
      <w:divBdr>
        <w:top w:val="none" w:sz="0" w:space="0" w:color="auto"/>
        <w:left w:val="none" w:sz="0" w:space="0" w:color="auto"/>
        <w:bottom w:val="none" w:sz="0" w:space="0" w:color="auto"/>
        <w:right w:val="none" w:sz="0" w:space="0" w:color="auto"/>
      </w:divBdr>
    </w:div>
    <w:div w:id="1527525532">
      <w:bodyDiv w:val="1"/>
      <w:marLeft w:val="0"/>
      <w:marRight w:val="0"/>
      <w:marTop w:val="0"/>
      <w:marBottom w:val="0"/>
      <w:divBdr>
        <w:top w:val="none" w:sz="0" w:space="0" w:color="auto"/>
        <w:left w:val="none" w:sz="0" w:space="0" w:color="auto"/>
        <w:bottom w:val="none" w:sz="0" w:space="0" w:color="auto"/>
        <w:right w:val="none" w:sz="0" w:space="0" w:color="auto"/>
      </w:divBdr>
    </w:div>
    <w:div w:id="1527602436">
      <w:bodyDiv w:val="1"/>
      <w:marLeft w:val="0"/>
      <w:marRight w:val="0"/>
      <w:marTop w:val="0"/>
      <w:marBottom w:val="0"/>
      <w:divBdr>
        <w:top w:val="none" w:sz="0" w:space="0" w:color="auto"/>
        <w:left w:val="none" w:sz="0" w:space="0" w:color="auto"/>
        <w:bottom w:val="none" w:sz="0" w:space="0" w:color="auto"/>
        <w:right w:val="none" w:sz="0" w:space="0" w:color="auto"/>
      </w:divBdr>
    </w:div>
    <w:div w:id="1527644500">
      <w:bodyDiv w:val="1"/>
      <w:marLeft w:val="0"/>
      <w:marRight w:val="0"/>
      <w:marTop w:val="0"/>
      <w:marBottom w:val="0"/>
      <w:divBdr>
        <w:top w:val="none" w:sz="0" w:space="0" w:color="auto"/>
        <w:left w:val="none" w:sz="0" w:space="0" w:color="auto"/>
        <w:bottom w:val="none" w:sz="0" w:space="0" w:color="auto"/>
        <w:right w:val="none" w:sz="0" w:space="0" w:color="auto"/>
      </w:divBdr>
    </w:div>
    <w:div w:id="1527861765">
      <w:bodyDiv w:val="1"/>
      <w:marLeft w:val="0"/>
      <w:marRight w:val="0"/>
      <w:marTop w:val="0"/>
      <w:marBottom w:val="0"/>
      <w:divBdr>
        <w:top w:val="none" w:sz="0" w:space="0" w:color="auto"/>
        <w:left w:val="none" w:sz="0" w:space="0" w:color="auto"/>
        <w:bottom w:val="none" w:sz="0" w:space="0" w:color="auto"/>
        <w:right w:val="none" w:sz="0" w:space="0" w:color="auto"/>
      </w:divBdr>
    </w:div>
    <w:div w:id="1527983243">
      <w:bodyDiv w:val="1"/>
      <w:marLeft w:val="0"/>
      <w:marRight w:val="0"/>
      <w:marTop w:val="0"/>
      <w:marBottom w:val="0"/>
      <w:divBdr>
        <w:top w:val="none" w:sz="0" w:space="0" w:color="auto"/>
        <w:left w:val="none" w:sz="0" w:space="0" w:color="auto"/>
        <w:bottom w:val="none" w:sz="0" w:space="0" w:color="auto"/>
        <w:right w:val="none" w:sz="0" w:space="0" w:color="auto"/>
      </w:divBdr>
    </w:div>
    <w:div w:id="1528059737">
      <w:bodyDiv w:val="1"/>
      <w:marLeft w:val="0"/>
      <w:marRight w:val="0"/>
      <w:marTop w:val="0"/>
      <w:marBottom w:val="0"/>
      <w:divBdr>
        <w:top w:val="none" w:sz="0" w:space="0" w:color="auto"/>
        <w:left w:val="none" w:sz="0" w:space="0" w:color="auto"/>
        <w:bottom w:val="none" w:sz="0" w:space="0" w:color="auto"/>
        <w:right w:val="none" w:sz="0" w:space="0" w:color="auto"/>
      </w:divBdr>
    </w:div>
    <w:div w:id="1528173581">
      <w:bodyDiv w:val="1"/>
      <w:marLeft w:val="0"/>
      <w:marRight w:val="0"/>
      <w:marTop w:val="0"/>
      <w:marBottom w:val="0"/>
      <w:divBdr>
        <w:top w:val="none" w:sz="0" w:space="0" w:color="auto"/>
        <w:left w:val="none" w:sz="0" w:space="0" w:color="auto"/>
        <w:bottom w:val="none" w:sz="0" w:space="0" w:color="auto"/>
        <w:right w:val="none" w:sz="0" w:space="0" w:color="auto"/>
      </w:divBdr>
    </w:div>
    <w:div w:id="1528249136">
      <w:bodyDiv w:val="1"/>
      <w:marLeft w:val="0"/>
      <w:marRight w:val="0"/>
      <w:marTop w:val="0"/>
      <w:marBottom w:val="0"/>
      <w:divBdr>
        <w:top w:val="none" w:sz="0" w:space="0" w:color="auto"/>
        <w:left w:val="none" w:sz="0" w:space="0" w:color="auto"/>
        <w:bottom w:val="none" w:sz="0" w:space="0" w:color="auto"/>
        <w:right w:val="none" w:sz="0" w:space="0" w:color="auto"/>
      </w:divBdr>
    </w:div>
    <w:div w:id="1528299543">
      <w:bodyDiv w:val="1"/>
      <w:marLeft w:val="0"/>
      <w:marRight w:val="0"/>
      <w:marTop w:val="0"/>
      <w:marBottom w:val="0"/>
      <w:divBdr>
        <w:top w:val="none" w:sz="0" w:space="0" w:color="auto"/>
        <w:left w:val="none" w:sz="0" w:space="0" w:color="auto"/>
        <w:bottom w:val="none" w:sz="0" w:space="0" w:color="auto"/>
        <w:right w:val="none" w:sz="0" w:space="0" w:color="auto"/>
      </w:divBdr>
    </w:div>
    <w:div w:id="1528516907">
      <w:bodyDiv w:val="1"/>
      <w:marLeft w:val="0"/>
      <w:marRight w:val="0"/>
      <w:marTop w:val="0"/>
      <w:marBottom w:val="0"/>
      <w:divBdr>
        <w:top w:val="none" w:sz="0" w:space="0" w:color="auto"/>
        <w:left w:val="none" w:sz="0" w:space="0" w:color="auto"/>
        <w:bottom w:val="none" w:sz="0" w:space="0" w:color="auto"/>
        <w:right w:val="none" w:sz="0" w:space="0" w:color="auto"/>
      </w:divBdr>
    </w:div>
    <w:div w:id="1528525002">
      <w:bodyDiv w:val="1"/>
      <w:marLeft w:val="0"/>
      <w:marRight w:val="0"/>
      <w:marTop w:val="0"/>
      <w:marBottom w:val="0"/>
      <w:divBdr>
        <w:top w:val="none" w:sz="0" w:space="0" w:color="auto"/>
        <w:left w:val="none" w:sz="0" w:space="0" w:color="auto"/>
        <w:bottom w:val="none" w:sz="0" w:space="0" w:color="auto"/>
        <w:right w:val="none" w:sz="0" w:space="0" w:color="auto"/>
      </w:divBdr>
    </w:div>
    <w:div w:id="1528636495">
      <w:bodyDiv w:val="1"/>
      <w:marLeft w:val="0"/>
      <w:marRight w:val="0"/>
      <w:marTop w:val="0"/>
      <w:marBottom w:val="0"/>
      <w:divBdr>
        <w:top w:val="none" w:sz="0" w:space="0" w:color="auto"/>
        <w:left w:val="none" w:sz="0" w:space="0" w:color="auto"/>
        <w:bottom w:val="none" w:sz="0" w:space="0" w:color="auto"/>
        <w:right w:val="none" w:sz="0" w:space="0" w:color="auto"/>
      </w:divBdr>
    </w:div>
    <w:div w:id="1528830760">
      <w:bodyDiv w:val="1"/>
      <w:marLeft w:val="0"/>
      <w:marRight w:val="0"/>
      <w:marTop w:val="0"/>
      <w:marBottom w:val="0"/>
      <w:divBdr>
        <w:top w:val="none" w:sz="0" w:space="0" w:color="auto"/>
        <w:left w:val="none" w:sz="0" w:space="0" w:color="auto"/>
        <w:bottom w:val="none" w:sz="0" w:space="0" w:color="auto"/>
        <w:right w:val="none" w:sz="0" w:space="0" w:color="auto"/>
      </w:divBdr>
    </w:div>
    <w:div w:id="1528980911">
      <w:bodyDiv w:val="1"/>
      <w:marLeft w:val="0"/>
      <w:marRight w:val="0"/>
      <w:marTop w:val="0"/>
      <w:marBottom w:val="0"/>
      <w:divBdr>
        <w:top w:val="none" w:sz="0" w:space="0" w:color="auto"/>
        <w:left w:val="none" w:sz="0" w:space="0" w:color="auto"/>
        <w:bottom w:val="none" w:sz="0" w:space="0" w:color="auto"/>
        <w:right w:val="none" w:sz="0" w:space="0" w:color="auto"/>
      </w:divBdr>
    </w:div>
    <w:div w:id="1528985456">
      <w:bodyDiv w:val="1"/>
      <w:marLeft w:val="0"/>
      <w:marRight w:val="0"/>
      <w:marTop w:val="0"/>
      <w:marBottom w:val="0"/>
      <w:divBdr>
        <w:top w:val="none" w:sz="0" w:space="0" w:color="auto"/>
        <w:left w:val="none" w:sz="0" w:space="0" w:color="auto"/>
        <w:bottom w:val="none" w:sz="0" w:space="0" w:color="auto"/>
        <w:right w:val="none" w:sz="0" w:space="0" w:color="auto"/>
      </w:divBdr>
    </w:div>
    <w:div w:id="1529101598">
      <w:bodyDiv w:val="1"/>
      <w:marLeft w:val="0"/>
      <w:marRight w:val="0"/>
      <w:marTop w:val="0"/>
      <w:marBottom w:val="0"/>
      <w:divBdr>
        <w:top w:val="none" w:sz="0" w:space="0" w:color="auto"/>
        <w:left w:val="none" w:sz="0" w:space="0" w:color="auto"/>
        <w:bottom w:val="none" w:sz="0" w:space="0" w:color="auto"/>
        <w:right w:val="none" w:sz="0" w:space="0" w:color="auto"/>
      </w:divBdr>
    </w:div>
    <w:div w:id="1529105977">
      <w:bodyDiv w:val="1"/>
      <w:marLeft w:val="0"/>
      <w:marRight w:val="0"/>
      <w:marTop w:val="0"/>
      <w:marBottom w:val="0"/>
      <w:divBdr>
        <w:top w:val="none" w:sz="0" w:space="0" w:color="auto"/>
        <w:left w:val="none" w:sz="0" w:space="0" w:color="auto"/>
        <w:bottom w:val="none" w:sz="0" w:space="0" w:color="auto"/>
        <w:right w:val="none" w:sz="0" w:space="0" w:color="auto"/>
      </w:divBdr>
    </w:div>
    <w:div w:id="1529172726">
      <w:bodyDiv w:val="1"/>
      <w:marLeft w:val="0"/>
      <w:marRight w:val="0"/>
      <w:marTop w:val="0"/>
      <w:marBottom w:val="0"/>
      <w:divBdr>
        <w:top w:val="none" w:sz="0" w:space="0" w:color="auto"/>
        <w:left w:val="none" w:sz="0" w:space="0" w:color="auto"/>
        <w:bottom w:val="none" w:sz="0" w:space="0" w:color="auto"/>
        <w:right w:val="none" w:sz="0" w:space="0" w:color="auto"/>
      </w:divBdr>
    </w:div>
    <w:div w:id="1529299512">
      <w:bodyDiv w:val="1"/>
      <w:marLeft w:val="0"/>
      <w:marRight w:val="0"/>
      <w:marTop w:val="0"/>
      <w:marBottom w:val="0"/>
      <w:divBdr>
        <w:top w:val="none" w:sz="0" w:space="0" w:color="auto"/>
        <w:left w:val="none" w:sz="0" w:space="0" w:color="auto"/>
        <w:bottom w:val="none" w:sz="0" w:space="0" w:color="auto"/>
        <w:right w:val="none" w:sz="0" w:space="0" w:color="auto"/>
      </w:divBdr>
    </w:div>
    <w:div w:id="1529373646">
      <w:bodyDiv w:val="1"/>
      <w:marLeft w:val="0"/>
      <w:marRight w:val="0"/>
      <w:marTop w:val="0"/>
      <w:marBottom w:val="0"/>
      <w:divBdr>
        <w:top w:val="none" w:sz="0" w:space="0" w:color="auto"/>
        <w:left w:val="none" w:sz="0" w:space="0" w:color="auto"/>
        <w:bottom w:val="none" w:sz="0" w:space="0" w:color="auto"/>
        <w:right w:val="none" w:sz="0" w:space="0" w:color="auto"/>
      </w:divBdr>
    </w:div>
    <w:div w:id="1529562784">
      <w:bodyDiv w:val="1"/>
      <w:marLeft w:val="0"/>
      <w:marRight w:val="0"/>
      <w:marTop w:val="0"/>
      <w:marBottom w:val="0"/>
      <w:divBdr>
        <w:top w:val="none" w:sz="0" w:space="0" w:color="auto"/>
        <w:left w:val="none" w:sz="0" w:space="0" w:color="auto"/>
        <w:bottom w:val="none" w:sz="0" w:space="0" w:color="auto"/>
        <w:right w:val="none" w:sz="0" w:space="0" w:color="auto"/>
      </w:divBdr>
    </w:div>
    <w:div w:id="1529639103">
      <w:bodyDiv w:val="1"/>
      <w:marLeft w:val="0"/>
      <w:marRight w:val="0"/>
      <w:marTop w:val="0"/>
      <w:marBottom w:val="0"/>
      <w:divBdr>
        <w:top w:val="none" w:sz="0" w:space="0" w:color="auto"/>
        <w:left w:val="none" w:sz="0" w:space="0" w:color="auto"/>
        <w:bottom w:val="none" w:sz="0" w:space="0" w:color="auto"/>
        <w:right w:val="none" w:sz="0" w:space="0" w:color="auto"/>
      </w:divBdr>
    </w:div>
    <w:div w:id="1529686014">
      <w:bodyDiv w:val="1"/>
      <w:marLeft w:val="0"/>
      <w:marRight w:val="0"/>
      <w:marTop w:val="0"/>
      <w:marBottom w:val="0"/>
      <w:divBdr>
        <w:top w:val="none" w:sz="0" w:space="0" w:color="auto"/>
        <w:left w:val="none" w:sz="0" w:space="0" w:color="auto"/>
        <w:bottom w:val="none" w:sz="0" w:space="0" w:color="auto"/>
        <w:right w:val="none" w:sz="0" w:space="0" w:color="auto"/>
      </w:divBdr>
    </w:div>
    <w:div w:id="1529753270">
      <w:bodyDiv w:val="1"/>
      <w:marLeft w:val="0"/>
      <w:marRight w:val="0"/>
      <w:marTop w:val="0"/>
      <w:marBottom w:val="0"/>
      <w:divBdr>
        <w:top w:val="none" w:sz="0" w:space="0" w:color="auto"/>
        <w:left w:val="none" w:sz="0" w:space="0" w:color="auto"/>
        <w:bottom w:val="none" w:sz="0" w:space="0" w:color="auto"/>
        <w:right w:val="none" w:sz="0" w:space="0" w:color="auto"/>
      </w:divBdr>
    </w:div>
    <w:div w:id="1530100365">
      <w:bodyDiv w:val="1"/>
      <w:marLeft w:val="0"/>
      <w:marRight w:val="0"/>
      <w:marTop w:val="0"/>
      <w:marBottom w:val="0"/>
      <w:divBdr>
        <w:top w:val="none" w:sz="0" w:space="0" w:color="auto"/>
        <w:left w:val="none" w:sz="0" w:space="0" w:color="auto"/>
        <w:bottom w:val="none" w:sz="0" w:space="0" w:color="auto"/>
        <w:right w:val="none" w:sz="0" w:space="0" w:color="auto"/>
      </w:divBdr>
    </w:div>
    <w:div w:id="1530294568">
      <w:bodyDiv w:val="1"/>
      <w:marLeft w:val="0"/>
      <w:marRight w:val="0"/>
      <w:marTop w:val="0"/>
      <w:marBottom w:val="0"/>
      <w:divBdr>
        <w:top w:val="none" w:sz="0" w:space="0" w:color="auto"/>
        <w:left w:val="none" w:sz="0" w:space="0" w:color="auto"/>
        <w:bottom w:val="none" w:sz="0" w:space="0" w:color="auto"/>
        <w:right w:val="none" w:sz="0" w:space="0" w:color="auto"/>
      </w:divBdr>
    </w:div>
    <w:div w:id="1530337148">
      <w:bodyDiv w:val="1"/>
      <w:marLeft w:val="0"/>
      <w:marRight w:val="0"/>
      <w:marTop w:val="0"/>
      <w:marBottom w:val="0"/>
      <w:divBdr>
        <w:top w:val="none" w:sz="0" w:space="0" w:color="auto"/>
        <w:left w:val="none" w:sz="0" w:space="0" w:color="auto"/>
        <w:bottom w:val="none" w:sz="0" w:space="0" w:color="auto"/>
        <w:right w:val="none" w:sz="0" w:space="0" w:color="auto"/>
      </w:divBdr>
    </w:div>
    <w:div w:id="1530409951">
      <w:bodyDiv w:val="1"/>
      <w:marLeft w:val="0"/>
      <w:marRight w:val="0"/>
      <w:marTop w:val="0"/>
      <w:marBottom w:val="0"/>
      <w:divBdr>
        <w:top w:val="none" w:sz="0" w:space="0" w:color="auto"/>
        <w:left w:val="none" w:sz="0" w:space="0" w:color="auto"/>
        <w:bottom w:val="none" w:sz="0" w:space="0" w:color="auto"/>
        <w:right w:val="none" w:sz="0" w:space="0" w:color="auto"/>
      </w:divBdr>
    </w:div>
    <w:div w:id="1530489158">
      <w:bodyDiv w:val="1"/>
      <w:marLeft w:val="0"/>
      <w:marRight w:val="0"/>
      <w:marTop w:val="0"/>
      <w:marBottom w:val="0"/>
      <w:divBdr>
        <w:top w:val="none" w:sz="0" w:space="0" w:color="auto"/>
        <w:left w:val="none" w:sz="0" w:space="0" w:color="auto"/>
        <w:bottom w:val="none" w:sz="0" w:space="0" w:color="auto"/>
        <w:right w:val="none" w:sz="0" w:space="0" w:color="auto"/>
      </w:divBdr>
    </w:div>
    <w:div w:id="1530490560">
      <w:bodyDiv w:val="1"/>
      <w:marLeft w:val="0"/>
      <w:marRight w:val="0"/>
      <w:marTop w:val="0"/>
      <w:marBottom w:val="0"/>
      <w:divBdr>
        <w:top w:val="none" w:sz="0" w:space="0" w:color="auto"/>
        <w:left w:val="none" w:sz="0" w:space="0" w:color="auto"/>
        <w:bottom w:val="none" w:sz="0" w:space="0" w:color="auto"/>
        <w:right w:val="none" w:sz="0" w:space="0" w:color="auto"/>
      </w:divBdr>
    </w:div>
    <w:div w:id="1530559200">
      <w:bodyDiv w:val="1"/>
      <w:marLeft w:val="0"/>
      <w:marRight w:val="0"/>
      <w:marTop w:val="0"/>
      <w:marBottom w:val="0"/>
      <w:divBdr>
        <w:top w:val="none" w:sz="0" w:space="0" w:color="auto"/>
        <w:left w:val="none" w:sz="0" w:space="0" w:color="auto"/>
        <w:bottom w:val="none" w:sz="0" w:space="0" w:color="auto"/>
        <w:right w:val="none" w:sz="0" w:space="0" w:color="auto"/>
      </w:divBdr>
    </w:div>
    <w:div w:id="1530607152">
      <w:bodyDiv w:val="1"/>
      <w:marLeft w:val="0"/>
      <w:marRight w:val="0"/>
      <w:marTop w:val="0"/>
      <w:marBottom w:val="0"/>
      <w:divBdr>
        <w:top w:val="none" w:sz="0" w:space="0" w:color="auto"/>
        <w:left w:val="none" w:sz="0" w:space="0" w:color="auto"/>
        <w:bottom w:val="none" w:sz="0" w:space="0" w:color="auto"/>
        <w:right w:val="none" w:sz="0" w:space="0" w:color="auto"/>
      </w:divBdr>
    </w:div>
    <w:div w:id="1530676047">
      <w:bodyDiv w:val="1"/>
      <w:marLeft w:val="0"/>
      <w:marRight w:val="0"/>
      <w:marTop w:val="0"/>
      <w:marBottom w:val="0"/>
      <w:divBdr>
        <w:top w:val="none" w:sz="0" w:space="0" w:color="auto"/>
        <w:left w:val="none" w:sz="0" w:space="0" w:color="auto"/>
        <w:bottom w:val="none" w:sz="0" w:space="0" w:color="auto"/>
        <w:right w:val="none" w:sz="0" w:space="0" w:color="auto"/>
      </w:divBdr>
    </w:div>
    <w:div w:id="1530794332">
      <w:bodyDiv w:val="1"/>
      <w:marLeft w:val="0"/>
      <w:marRight w:val="0"/>
      <w:marTop w:val="0"/>
      <w:marBottom w:val="0"/>
      <w:divBdr>
        <w:top w:val="none" w:sz="0" w:space="0" w:color="auto"/>
        <w:left w:val="none" w:sz="0" w:space="0" w:color="auto"/>
        <w:bottom w:val="none" w:sz="0" w:space="0" w:color="auto"/>
        <w:right w:val="none" w:sz="0" w:space="0" w:color="auto"/>
      </w:divBdr>
    </w:div>
    <w:div w:id="1530988247">
      <w:bodyDiv w:val="1"/>
      <w:marLeft w:val="0"/>
      <w:marRight w:val="0"/>
      <w:marTop w:val="0"/>
      <w:marBottom w:val="0"/>
      <w:divBdr>
        <w:top w:val="none" w:sz="0" w:space="0" w:color="auto"/>
        <w:left w:val="none" w:sz="0" w:space="0" w:color="auto"/>
        <w:bottom w:val="none" w:sz="0" w:space="0" w:color="auto"/>
        <w:right w:val="none" w:sz="0" w:space="0" w:color="auto"/>
      </w:divBdr>
    </w:div>
    <w:div w:id="1531186350">
      <w:bodyDiv w:val="1"/>
      <w:marLeft w:val="0"/>
      <w:marRight w:val="0"/>
      <w:marTop w:val="0"/>
      <w:marBottom w:val="0"/>
      <w:divBdr>
        <w:top w:val="none" w:sz="0" w:space="0" w:color="auto"/>
        <w:left w:val="none" w:sz="0" w:space="0" w:color="auto"/>
        <w:bottom w:val="none" w:sz="0" w:space="0" w:color="auto"/>
        <w:right w:val="none" w:sz="0" w:space="0" w:color="auto"/>
      </w:divBdr>
    </w:div>
    <w:div w:id="1531408473">
      <w:bodyDiv w:val="1"/>
      <w:marLeft w:val="0"/>
      <w:marRight w:val="0"/>
      <w:marTop w:val="0"/>
      <w:marBottom w:val="0"/>
      <w:divBdr>
        <w:top w:val="none" w:sz="0" w:space="0" w:color="auto"/>
        <w:left w:val="none" w:sz="0" w:space="0" w:color="auto"/>
        <w:bottom w:val="none" w:sz="0" w:space="0" w:color="auto"/>
        <w:right w:val="none" w:sz="0" w:space="0" w:color="auto"/>
      </w:divBdr>
    </w:div>
    <w:div w:id="1531527491">
      <w:bodyDiv w:val="1"/>
      <w:marLeft w:val="0"/>
      <w:marRight w:val="0"/>
      <w:marTop w:val="0"/>
      <w:marBottom w:val="0"/>
      <w:divBdr>
        <w:top w:val="none" w:sz="0" w:space="0" w:color="auto"/>
        <w:left w:val="none" w:sz="0" w:space="0" w:color="auto"/>
        <w:bottom w:val="none" w:sz="0" w:space="0" w:color="auto"/>
        <w:right w:val="none" w:sz="0" w:space="0" w:color="auto"/>
      </w:divBdr>
    </w:div>
    <w:div w:id="1531528742">
      <w:bodyDiv w:val="1"/>
      <w:marLeft w:val="0"/>
      <w:marRight w:val="0"/>
      <w:marTop w:val="0"/>
      <w:marBottom w:val="0"/>
      <w:divBdr>
        <w:top w:val="none" w:sz="0" w:space="0" w:color="auto"/>
        <w:left w:val="none" w:sz="0" w:space="0" w:color="auto"/>
        <w:bottom w:val="none" w:sz="0" w:space="0" w:color="auto"/>
        <w:right w:val="none" w:sz="0" w:space="0" w:color="auto"/>
      </w:divBdr>
    </w:div>
    <w:div w:id="1531603675">
      <w:bodyDiv w:val="1"/>
      <w:marLeft w:val="0"/>
      <w:marRight w:val="0"/>
      <w:marTop w:val="0"/>
      <w:marBottom w:val="0"/>
      <w:divBdr>
        <w:top w:val="none" w:sz="0" w:space="0" w:color="auto"/>
        <w:left w:val="none" w:sz="0" w:space="0" w:color="auto"/>
        <w:bottom w:val="none" w:sz="0" w:space="0" w:color="auto"/>
        <w:right w:val="none" w:sz="0" w:space="0" w:color="auto"/>
      </w:divBdr>
    </w:div>
    <w:div w:id="1531802199">
      <w:bodyDiv w:val="1"/>
      <w:marLeft w:val="0"/>
      <w:marRight w:val="0"/>
      <w:marTop w:val="0"/>
      <w:marBottom w:val="0"/>
      <w:divBdr>
        <w:top w:val="none" w:sz="0" w:space="0" w:color="auto"/>
        <w:left w:val="none" w:sz="0" w:space="0" w:color="auto"/>
        <w:bottom w:val="none" w:sz="0" w:space="0" w:color="auto"/>
        <w:right w:val="none" w:sz="0" w:space="0" w:color="auto"/>
      </w:divBdr>
    </w:div>
    <w:div w:id="1531990156">
      <w:bodyDiv w:val="1"/>
      <w:marLeft w:val="0"/>
      <w:marRight w:val="0"/>
      <w:marTop w:val="0"/>
      <w:marBottom w:val="0"/>
      <w:divBdr>
        <w:top w:val="none" w:sz="0" w:space="0" w:color="auto"/>
        <w:left w:val="none" w:sz="0" w:space="0" w:color="auto"/>
        <w:bottom w:val="none" w:sz="0" w:space="0" w:color="auto"/>
        <w:right w:val="none" w:sz="0" w:space="0" w:color="auto"/>
      </w:divBdr>
    </w:div>
    <w:div w:id="1532186439">
      <w:bodyDiv w:val="1"/>
      <w:marLeft w:val="0"/>
      <w:marRight w:val="0"/>
      <w:marTop w:val="0"/>
      <w:marBottom w:val="0"/>
      <w:divBdr>
        <w:top w:val="none" w:sz="0" w:space="0" w:color="auto"/>
        <w:left w:val="none" w:sz="0" w:space="0" w:color="auto"/>
        <w:bottom w:val="none" w:sz="0" w:space="0" w:color="auto"/>
        <w:right w:val="none" w:sz="0" w:space="0" w:color="auto"/>
      </w:divBdr>
    </w:div>
    <w:div w:id="1532257783">
      <w:bodyDiv w:val="1"/>
      <w:marLeft w:val="0"/>
      <w:marRight w:val="0"/>
      <w:marTop w:val="0"/>
      <w:marBottom w:val="0"/>
      <w:divBdr>
        <w:top w:val="none" w:sz="0" w:space="0" w:color="auto"/>
        <w:left w:val="none" w:sz="0" w:space="0" w:color="auto"/>
        <w:bottom w:val="none" w:sz="0" w:space="0" w:color="auto"/>
        <w:right w:val="none" w:sz="0" w:space="0" w:color="auto"/>
      </w:divBdr>
    </w:div>
    <w:div w:id="1532380277">
      <w:bodyDiv w:val="1"/>
      <w:marLeft w:val="0"/>
      <w:marRight w:val="0"/>
      <w:marTop w:val="0"/>
      <w:marBottom w:val="0"/>
      <w:divBdr>
        <w:top w:val="none" w:sz="0" w:space="0" w:color="auto"/>
        <w:left w:val="none" w:sz="0" w:space="0" w:color="auto"/>
        <w:bottom w:val="none" w:sz="0" w:space="0" w:color="auto"/>
        <w:right w:val="none" w:sz="0" w:space="0" w:color="auto"/>
      </w:divBdr>
    </w:div>
    <w:div w:id="1532566592">
      <w:bodyDiv w:val="1"/>
      <w:marLeft w:val="0"/>
      <w:marRight w:val="0"/>
      <w:marTop w:val="0"/>
      <w:marBottom w:val="0"/>
      <w:divBdr>
        <w:top w:val="none" w:sz="0" w:space="0" w:color="auto"/>
        <w:left w:val="none" w:sz="0" w:space="0" w:color="auto"/>
        <w:bottom w:val="none" w:sz="0" w:space="0" w:color="auto"/>
        <w:right w:val="none" w:sz="0" w:space="0" w:color="auto"/>
      </w:divBdr>
    </w:div>
    <w:div w:id="1532567407">
      <w:bodyDiv w:val="1"/>
      <w:marLeft w:val="0"/>
      <w:marRight w:val="0"/>
      <w:marTop w:val="0"/>
      <w:marBottom w:val="0"/>
      <w:divBdr>
        <w:top w:val="none" w:sz="0" w:space="0" w:color="auto"/>
        <w:left w:val="none" w:sz="0" w:space="0" w:color="auto"/>
        <w:bottom w:val="none" w:sz="0" w:space="0" w:color="auto"/>
        <w:right w:val="none" w:sz="0" w:space="0" w:color="auto"/>
      </w:divBdr>
    </w:div>
    <w:div w:id="1532571325">
      <w:bodyDiv w:val="1"/>
      <w:marLeft w:val="0"/>
      <w:marRight w:val="0"/>
      <w:marTop w:val="0"/>
      <w:marBottom w:val="0"/>
      <w:divBdr>
        <w:top w:val="none" w:sz="0" w:space="0" w:color="auto"/>
        <w:left w:val="none" w:sz="0" w:space="0" w:color="auto"/>
        <w:bottom w:val="none" w:sz="0" w:space="0" w:color="auto"/>
        <w:right w:val="none" w:sz="0" w:space="0" w:color="auto"/>
      </w:divBdr>
    </w:div>
    <w:div w:id="1532719426">
      <w:bodyDiv w:val="1"/>
      <w:marLeft w:val="0"/>
      <w:marRight w:val="0"/>
      <w:marTop w:val="0"/>
      <w:marBottom w:val="0"/>
      <w:divBdr>
        <w:top w:val="none" w:sz="0" w:space="0" w:color="auto"/>
        <w:left w:val="none" w:sz="0" w:space="0" w:color="auto"/>
        <w:bottom w:val="none" w:sz="0" w:space="0" w:color="auto"/>
        <w:right w:val="none" w:sz="0" w:space="0" w:color="auto"/>
      </w:divBdr>
    </w:div>
    <w:div w:id="1533103855">
      <w:bodyDiv w:val="1"/>
      <w:marLeft w:val="0"/>
      <w:marRight w:val="0"/>
      <w:marTop w:val="0"/>
      <w:marBottom w:val="0"/>
      <w:divBdr>
        <w:top w:val="none" w:sz="0" w:space="0" w:color="auto"/>
        <w:left w:val="none" w:sz="0" w:space="0" w:color="auto"/>
        <w:bottom w:val="none" w:sz="0" w:space="0" w:color="auto"/>
        <w:right w:val="none" w:sz="0" w:space="0" w:color="auto"/>
      </w:divBdr>
    </w:div>
    <w:div w:id="1533571986">
      <w:bodyDiv w:val="1"/>
      <w:marLeft w:val="0"/>
      <w:marRight w:val="0"/>
      <w:marTop w:val="0"/>
      <w:marBottom w:val="0"/>
      <w:divBdr>
        <w:top w:val="none" w:sz="0" w:space="0" w:color="auto"/>
        <w:left w:val="none" w:sz="0" w:space="0" w:color="auto"/>
        <w:bottom w:val="none" w:sz="0" w:space="0" w:color="auto"/>
        <w:right w:val="none" w:sz="0" w:space="0" w:color="auto"/>
      </w:divBdr>
    </w:div>
    <w:div w:id="1533687696">
      <w:bodyDiv w:val="1"/>
      <w:marLeft w:val="0"/>
      <w:marRight w:val="0"/>
      <w:marTop w:val="0"/>
      <w:marBottom w:val="0"/>
      <w:divBdr>
        <w:top w:val="none" w:sz="0" w:space="0" w:color="auto"/>
        <w:left w:val="none" w:sz="0" w:space="0" w:color="auto"/>
        <w:bottom w:val="none" w:sz="0" w:space="0" w:color="auto"/>
        <w:right w:val="none" w:sz="0" w:space="0" w:color="auto"/>
      </w:divBdr>
    </w:div>
    <w:div w:id="1534031233">
      <w:bodyDiv w:val="1"/>
      <w:marLeft w:val="0"/>
      <w:marRight w:val="0"/>
      <w:marTop w:val="0"/>
      <w:marBottom w:val="0"/>
      <w:divBdr>
        <w:top w:val="none" w:sz="0" w:space="0" w:color="auto"/>
        <w:left w:val="none" w:sz="0" w:space="0" w:color="auto"/>
        <w:bottom w:val="none" w:sz="0" w:space="0" w:color="auto"/>
        <w:right w:val="none" w:sz="0" w:space="0" w:color="auto"/>
      </w:divBdr>
    </w:div>
    <w:div w:id="1534072217">
      <w:bodyDiv w:val="1"/>
      <w:marLeft w:val="0"/>
      <w:marRight w:val="0"/>
      <w:marTop w:val="0"/>
      <w:marBottom w:val="0"/>
      <w:divBdr>
        <w:top w:val="none" w:sz="0" w:space="0" w:color="auto"/>
        <w:left w:val="none" w:sz="0" w:space="0" w:color="auto"/>
        <w:bottom w:val="none" w:sz="0" w:space="0" w:color="auto"/>
        <w:right w:val="none" w:sz="0" w:space="0" w:color="auto"/>
      </w:divBdr>
    </w:div>
    <w:div w:id="1534148810">
      <w:bodyDiv w:val="1"/>
      <w:marLeft w:val="0"/>
      <w:marRight w:val="0"/>
      <w:marTop w:val="0"/>
      <w:marBottom w:val="0"/>
      <w:divBdr>
        <w:top w:val="none" w:sz="0" w:space="0" w:color="auto"/>
        <w:left w:val="none" w:sz="0" w:space="0" w:color="auto"/>
        <w:bottom w:val="none" w:sz="0" w:space="0" w:color="auto"/>
        <w:right w:val="none" w:sz="0" w:space="0" w:color="auto"/>
      </w:divBdr>
    </w:div>
    <w:div w:id="1534154936">
      <w:bodyDiv w:val="1"/>
      <w:marLeft w:val="0"/>
      <w:marRight w:val="0"/>
      <w:marTop w:val="0"/>
      <w:marBottom w:val="0"/>
      <w:divBdr>
        <w:top w:val="none" w:sz="0" w:space="0" w:color="auto"/>
        <w:left w:val="none" w:sz="0" w:space="0" w:color="auto"/>
        <w:bottom w:val="none" w:sz="0" w:space="0" w:color="auto"/>
        <w:right w:val="none" w:sz="0" w:space="0" w:color="auto"/>
      </w:divBdr>
    </w:div>
    <w:div w:id="1534223132">
      <w:bodyDiv w:val="1"/>
      <w:marLeft w:val="0"/>
      <w:marRight w:val="0"/>
      <w:marTop w:val="0"/>
      <w:marBottom w:val="0"/>
      <w:divBdr>
        <w:top w:val="none" w:sz="0" w:space="0" w:color="auto"/>
        <w:left w:val="none" w:sz="0" w:space="0" w:color="auto"/>
        <w:bottom w:val="none" w:sz="0" w:space="0" w:color="auto"/>
        <w:right w:val="none" w:sz="0" w:space="0" w:color="auto"/>
      </w:divBdr>
    </w:div>
    <w:div w:id="1534535725">
      <w:bodyDiv w:val="1"/>
      <w:marLeft w:val="0"/>
      <w:marRight w:val="0"/>
      <w:marTop w:val="0"/>
      <w:marBottom w:val="0"/>
      <w:divBdr>
        <w:top w:val="none" w:sz="0" w:space="0" w:color="auto"/>
        <w:left w:val="none" w:sz="0" w:space="0" w:color="auto"/>
        <w:bottom w:val="none" w:sz="0" w:space="0" w:color="auto"/>
        <w:right w:val="none" w:sz="0" w:space="0" w:color="auto"/>
      </w:divBdr>
    </w:div>
    <w:div w:id="1535075701">
      <w:bodyDiv w:val="1"/>
      <w:marLeft w:val="0"/>
      <w:marRight w:val="0"/>
      <w:marTop w:val="0"/>
      <w:marBottom w:val="0"/>
      <w:divBdr>
        <w:top w:val="none" w:sz="0" w:space="0" w:color="auto"/>
        <w:left w:val="none" w:sz="0" w:space="0" w:color="auto"/>
        <w:bottom w:val="none" w:sz="0" w:space="0" w:color="auto"/>
        <w:right w:val="none" w:sz="0" w:space="0" w:color="auto"/>
      </w:divBdr>
    </w:div>
    <w:div w:id="1535117022">
      <w:bodyDiv w:val="1"/>
      <w:marLeft w:val="0"/>
      <w:marRight w:val="0"/>
      <w:marTop w:val="0"/>
      <w:marBottom w:val="0"/>
      <w:divBdr>
        <w:top w:val="none" w:sz="0" w:space="0" w:color="auto"/>
        <w:left w:val="none" w:sz="0" w:space="0" w:color="auto"/>
        <w:bottom w:val="none" w:sz="0" w:space="0" w:color="auto"/>
        <w:right w:val="none" w:sz="0" w:space="0" w:color="auto"/>
      </w:divBdr>
    </w:div>
    <w:div w:id="1535339734">
      <w:bodyDiv w:val="1"/>
      <w:marLeft w:val="0"/>
      <w:marRight w:val="0"/>
      <w:marTop w:val="0"/>
      <w:marBottom w:val="0"/>
      <w:divBdr>
        <w:top w:val="none" w:sz="0" w:space="0" w:color="auto"/>
        <w:left w:val="none" w:sz="0" w:space="0" w:color="auto"/>
        <w:bottom w:val="none" w:sz="0" w:space="0" w:color="auto"/>
        <w:right w:val="none" w:sz="0" w:space="0" w:color="auto"/>
      </w:divBdr>
    </w:div>
    <w:div w:id="1535579281">
      <w:bodyDiv w:val="1"/>
      <w:marLeft w:val="0"/>
      <w:marRight w:val="0"/>
      <w:marTop w:val="0"/>
      <w:marBottom w:val="0"/>
      <w:divBdr>
        <w:top w:val="none" w:sz="0" w:space="0" w:color="auto"/>
        <w:left w:val="none" w:sz="0" w:space="0" w:color="auto"/>
        <w:bottom w:val="none" w:sz="0" w:space="0" w:color="auto"/>
        <w:right w:val="none" w:sz="0" w:space="0" w:color="auto"/>
      </w:divBdr>
    </w:div>
    <w:div w:id="1535582021">
      <w:bodyDiv w:val="1"/>
      <w:marLeft w:val="0"/>
      <w:marRight w:val="0"/>
      <w:marTop w:val="0"/>
      <w:marBottom w:val="0"/>
      <w:divBdr>
        <w:top w:val="none" w:sz="0" w:space="0" w:color="auto"/>
        <w:left w:val="none" w:sz="0" w:space="0" w:color="auto"/>
        <w:bottom w:val="none" w:sz="0" w:space="0" w:color="auto"/>
        <w:right w:val="none" w:sz="0" w:space="0" w:color="auto"/>
      </w:divBdr>
    </w:div>
    <w:div w:id="1535776175">
      <w:bodyDiv w:val="1"/>
      <w:marLeft w:val="0"/>
      <w:marRight w:val="0"/>
      <w:marTop w:val="0"/>
      <w:marBottom w:val="0"/>
      <w:divBdr>
        <w:top w:val="none" w:sz="0" w:space="0" w:color="auto"/>
        <w:left w:val="none" w:sz="0" w:space="0" w:color="auto"/>
        <w:bottom w:val="none" w:sz="0" w:space="0" w:color="auto"/>
        <w:right w:val="none" w:sz="0" w:space="0" w:color="auto"/>
      </w:divBdr>
    </w:div>
    <w:div w:id="1535846913">
      <w:bodyDiv w:val="1"/>
      <w:marLeft w:val="0"/>
      <w:marRight w:val="0"/>
      <w:marTop w:val="0"/>
      <w:marBottom w:val="0"/>
      <w:divBdr>
        <w:top w:val="none" w:sz="0" w:space="0" w:color="auto"/>
        <w:left w:val="none" w:sz="0" w:space="0" w:color="auto"/>
        <w:bottom w:val="none" w:sz="0" w:space="0" w:color="auto"/>
        <w:right w:val="none" w:sz="0" w:space="0" w:color="auto"/>
      </w:divBdr>
    </w:div>
    <w:div w:id="1536235927">
      <w:bodyDiv w:val="1"/>
      <w:marLeft w:val="0"/>
      <w:marRight w:val="0"/>
      <w:marTop w:val="0"/>
      <w:marBottom w:val="0"/>
      <w:divBdr>
        <w:top w:val="none" w:sz="0" w:space="0" w:color="auto"/>
        <w:left w:val="none" w:sz="0" w:space="0" w:color="auto"/>
        <w:bottom w:val="none" w:sz="0" w:space="0" w:color="auto"/>
        <w:right w:val="none" w:sz="0" w:space="0" w:color="auto"/>
      </w:divBdr>
    </w:div>
    <w:div w:id="1536306616">
      <w:bodyDiv w:val="1"/>
      <w:marLeft w:val="0"/>
      <w:marRight w:val="0"/>
      <w:marTop w:val="0"/>
      <w:marBottom w:val="0"/>
      <w:divBdr>
        <w:top w:val="none" w:sz="0" w:space="0" w:color="auto"/>
        <w:left w:val="none" w:sz="0" w:space="0" w:color="auto"/>
        <w:bottom w:val="none" w:sz="0" w:space="0" w:color="auto"/>
        <w:right w:val="none" w:sz="0" w:space="0" w:color="auto"/>
      </w:divBdr>
    </w:div>
    <w:div w:id="1536504898">
      <w:bodyDiv w:val="1"/>
      <w:marLeft w:val="0"/>
      <w:marRight w:val="0"/>
      <w:marTop w:val="0"/>
      <w:marBottom w:val="0"/>
      <w:divBdr>
        <w:top w:val="none" w:sz="0" w:space="0" w:color="auto"/>
        <w:left w:val="none" w:sz="0" w:space="0" w:color="auto"/>
        <w:bottom w:val="none" w:sz="0" w:space="0" w:color="auto"/>
        <w:right w:val="none" w:sz="0" w:space="0" w:color="auto"/>
      </w:divBdr>
    </w:div>
    <w:div w:id="1536579094">
      <w:bodyDiv w:val="1"/>
      <w:marLeft w:val="0"/>
      <w:marRight w:val="0"/>
      <w:marTop w:val="0"/>
      <w:marBottom w:val="0"/>
      <w:divBdr>
        <w:top w:val="none" w:sz="0" w:space="0" w:color="auto"/>
        <w:left w:val="none" w:sz="0" w:space="0" w:color="auto"/>
        <w:bottom w:val="none" w:sz="0" w:space="0" w:color="auto"/>
        <w:right w:val="none" w:sz="0" w:space="0" w:color="auto"/>
      </w:divBdr>
    </w:div>
    <w:div w:id="1536654592">
      <w:bodyDiv w:val="1"/>
      <w:marLeft w:val="0"/>
      <w:marRight w:val="0"/>
      <w:marTop w:val="0"/>
      <w:marBottom w:val="0"/>
      <w:divBdr>
        <w:top w:val="none" w:sz="0" w:space="0" w:color="auto"/>
        <w:left w:val="none" w:sz="0" w:space="0" w:color="auto"/>
        <w:bottom w:val="none" w:sz="0" w:space="0" w:color="auto"/>
        <w:right w:val="none" w:sz="0" w:space="0" w:color="auto"/>
      </w:divBdr>
    </w:div>
    <w:div w:id="1536965839">
      <w:bodyDiv w:val="1"/>
      <w:marLeft w:val="0"/>
      <w:marRight w:val="0"/>
      <w:marTop w:val="0"/>
      <w:marBottom w:val="0"/>
      <w:divBdr>
        <w:top w:val="none" w:sz="0" w:space="0" w:color="auto"/>
        <w:left w:val="none" w:sz="0" w:space="0" w:color="auto"/>
        <w:bottom w:val="none" w:sz="0" w:space="0" w:color="auto"/>
        <w:right w:val="none" w:sz="0" w:space="0" w:color="auto"/>
      </w:divBdr>
    </w:div>
    <w:div w:id="1537037068">
      <w:bodyDiv w:val="1"/>
      <w:marLeft w:val="0"/>
      <w:marRight w:val="0"/>
      <w:marTop w:val="0"/>
      <w:marBottom w:val="0"/>
      <w:divBdr>
        <w:top w:val="none" w:sz="0" w:space="0" w:color="auto"/>
        <w:left w:val="none" w:sz="0" w:space="0" w:color="auto"/>
        <w:bottom w:val="none" w:sz="0" w:space="0" w:color="auto"/>
        <w:right w:val="none" w:sz="0" w:space="0" w:color="auto"/>
      </w:divBdr>
    </w:div>
    <w:div w:id="1537157852">
      <w:bodyDiv w:val="1"/>
      <w:marLeft w:val="0"/>
      <w:marRight w:val="0"/>
      <w:marTop w:val="0"/>
      <w:marBottom w:val="0"/>
      <w:divBdr>
        <w:top w:val="none" w:sz="0" w:space="0" w:color="auto"/>
        <w:left w:val="none" w:sz="0" w:space="0" w:color="auto"/>
        <w:bottom w:val="none" w:sz="0" w:space="0" w:color="auto"/>
        <w:right w:val="none" w:sz="0" w:space="0" w:color="auto"/>
      </w:divBdr>
    </w:div>
    <w:div w:id="1537278019">
      <w:bodyDiv w:val="1"/>
      <w:marLeft w:val="0"/>
      <w:marRight w:val="0"/>
      <w:marTop w:val="0"/>
      <w:marBottom w:val="0"/>
      <w:divBdr>
        <w:top w:val="none" w:sz="0" w:space="0" w:color="auto"/>
        <w:left w:val="none" w:sz="0" w:space="0" w:color="auto"/>
        <w:bottom w:val="none" w:sz="0" w:space="0" w:color="auto"/>
        <w:right w:val="none" w:sz="0" w:space="0" w:color="auto"/>
      </w:divBdr>
    </w:div>
    <w:div w:id="1537307612">
      <w:bodyDiv w:val="1"/>
      <w:marLeft w:val="0"/>
      <w:marRight w:val="0"/>
      <w:marTop w:val="0"/>
      <w:marBottom w:val="0"/>
      <w:divBdr>
        <w:top w:val="none" w:sz="0" w:space="0" w:color="auto"/>
        <w:left w:val="none" w:sz="0" w:space="0" w:color="auto"/>
        <w:bottom w:val="none" w:sz="0" w:space="0" w:color="auto"/>
        <w:right w:val="none" w:sz="0" w:space="0" w:color="auto"/>
      </w:divBdr>
    </w:div>
    <w:div w:id="1537505593">
      <w:bodyDiv w:val="1"/>
      <w:marLeft w:val="0"/>
      <w:marRight w:val="0"/>
      <w:marTop w:val="0"/>
      <w:marBottom w:val="0"/>
      <w:divBdr>
        <w:top w:val="none" w:sz="0" w:space="0" w:color="auto"/>
        <w:left w:val="none" w:sz="0" w:space="0" w:color="auto"/>
        <w:bottom w:val="none" w:sz="0" w:space="0" w:color="auto"/>
        <w:right w:val="none" w:sz="0" w:space="0" w:color="auto"/>
      </w:divBdr>
    </w:div>
    <w:div w:id="1537542815">
      <w:bodyDiv w:val="1"/>
      <w:marLeft w:val="0"/>
      <w:marRight w:val="0"/>
      <w:marTop w:val="0"/>
      <w:marBottom w:val="0"/>
      <w:divBdr>
        <w:top w:val="none" w:sz="0" w:space="0" w:color="auto"/>
        <w:left w:val="none" w:sz="0" w:space="0" w:color="auto"/>
        <w:bottom w:val="none" w:sz="0" w:space="0" w:color="auto"/>
        <w:right w:val="none" w:sz="0" w:space="0" w:color="auto"/>
      </w:divBdr>
    </w:div>
    <w:div w:id="1537621912">
      <w:bodyDiv w:val="1"/>
      <w:marLeft w:val="0"/>
      <w:marRight w:val="0"/>
      <w:marTop w:val="0"/>
      <w:marBottom w:val="0"/>
      <w:divBdr>
        <w:top w:val="none" w:sz="0" w:space="0" w:color="auto"/>
        <w:left w:val="none" w:sz="0" w:space="0" w:color="auto"/>
        <w:bottom w:val="none" w:sz="0" w:space="0" w:color="auto"/>
        <w:right w:val="none" w:sz="0" w:space="0" w:color="auto"/>
      </w:divBdr>
    </w:div>
    <w:div w:id="1537809680">
      <w:bodyDiv w:val="1"/>
      <w:marLeft w:val="0"/>
      <w:marRight w:val="0"/>
      <w:marTop w:val="0"/>
      <w:marBottom w:val="0"/>
      <w:divBdr>
        <w:top w:val="none" w:sz="0" w:space="0" w:color="auto"/>
        <w:left w:val="none" w:sz="0" w:space="0" w:color="auto"/>
        <w:bottom w:val="none" w:sz="0" w:space="0" w:color="auto"/>
        <w:right w:val="none" w:sz="0" w:space="0" w:color="auto"/>
      </w:divBdr>
    </w:div>
    <w:div w:id="1537812207">
      <w:bodyDiv w:val="1"/>
      <w:marLeft w:val="0"/>
      <w:marRight w:val="0"/>
      <w:marTop w:val="0"/>
      <w:marBottom w:val="0"/>
      <w:divBdr>
        <w:top w:val="none" w:sz="0" w:space="0" w:color="auto"/>
        <w:left w:val="none" w:sz="0" w:space="0" w:color="auto"/>
        <w:bottom w:val="none" w:sz="0" w:space="0" w:color="auto"/>
        <w:right w:val="none" w:sz="0" w:space="0" w:color="auto"/>
      </w:divBdr>
    </w:div>
    <w:div w:id="1538002953">
      <w:bodyDiv w:val="1"/>
      <w:marLeft w:val="0"/>
      <w:marRight w:val="0"/>
      <w:marTop w:val="0"/>
      <w:marBottom w:val="0"/>
      <w:divBdr>
        <w:top w:val="none" w:sz="0" w:space="0" w:color="auto"/>
        <w:left w:val="none" w:sz="0" w:space="0" w:color="auto"/>
        <w:bottom w:val="none" w:sz="0" w:space="0" w:color="auto"/>
        <w:right w:val="none" w:sz="0" w:space="0" w:color="auto"/>
      </w:divBdr>
    </w:div>
    <w:div w:id="1538004002">
      <w:bodyDiv w:val="1"/>
      <w:marLeft w:val="0"/>
      <w:marRight w:val="0"/>
      <w:marTop w:val="0"/>
      <w:marBottom w:val="0"/>
      <w:divBdr>
        <w:top w:val="none" w:sz="0" w:space="0" w:color="auto"/>
        <w:left w:val="none" w:sz="0" w:space="0" w:color="auto"/>
        <w:bottom w:val="none" w:sz="0" w:space="0" w:color="auto"/>
        <w:right w:val="none" w:sz="0" w:space="0" w:color="auto"/>
      </w:divBdr>
    </w:div>
    <w:div w:id="1538155530">
      <w:bodyDiv w:val="1"/>
      <w:marLeft w:val="0"/>
      <w:marRight w:val="0"/>
      <w:marTop w:val="0"/>
      <w:marBottom w:val="0"/>
      <w:divBdr>
        <w:top w:val="none" w:sz="0" w:space="0" w:color="auto"/>
        <w:left w:val="none" w:sz="0" w:space="0" w:color="auto"/>
        <w:bottom w:val="none" w:sz="0" w:space="0" w:color="auto"/>
        <w:right w:val="none" w:sz="0" w:space="0" w:color="auto"/>
      </w:divBdr>
    </w:div>
    <w:div w:id="1538348619">
      <w:bodyDiv w:val="1"/>
      <w:marLeft w:val="0"/>
      <w:marRight w:val="0"/>
      <w:marTop w:val="0"/>
      <w:marBottom w:val="0"/>
      <w:divBdr>
        <w:top w:val="none" w:sz="0" w:space="0" w:color="auto"/>
        <w:left w:val="none" w:sz="0" w:space="0" w:color="auto"/>
        <w:bottom w:val="none" w:sz="0" w:space="0" w:color="auto"/>
        <w:right w:val="none" w:sz="0" w:space="0" w:color="auto"/>
      </w:divBdr>
    </w:div>
    <w:div w:id="1538352188">
      <w:bodyDiv w:val="1"/>
      <w:marLeft w:val="0"/>
      <w:marRight w:val="0"/>
      <w:marTop w:val="0"/>
      <w:marBottom w:val="0"/>
      <w:divBdr>
        <w:top w:val="none" w:sz="0" w:space="0" w:color="auto"/>
        <w:left w:val="none" w:sz="0" w:space="0" w:color="auto"/>
        <w:bottom w:val="none" w:sz="0" w:space="0" w:color="auto"/>
        <w:right w:val="none" w:sz="0" w:space="0" w:color="auto"/>
      </w:divBdr>
    </w:div>
    <w:div w:id="1538397808">
      <w:bodyDiv w:val="1"/>
      <w:marLeft w:val="0"/>
      <w:marRight w:val="0"/>
      <w:marTop w:val="0"/>
      <w:marBottom w:val="0"/>
      <w:divBdr>
        <w:top w:val="none" w:sz="0" w:space="0" w:color="auto"/>
        <w:left w:val="none" w:sz="0" w:space="0" w:color="auto"/>
        <w:bottom w:val="none" w:sz="0" w:space="0" w:color="auto"/>
        <w:right w:val="none" w:sz="0" w:space="0" w:color="auto"/>
      </w:divBdr>
    </w:div>
    <w:div w:id="1538541128">
      <w:bodyDiv w:val="1"/>
      <w:marLeft w:val="0"/>
      <w:marRight w:val="0"/>
      <w:marTop w:val="0"/>
      <w:marBottom w:val="0"/>
      <w:divBdr>
        <w:top w:val="none" w:sz="0" w:space="0" w:color="auto"/>
        <w:left w:val="none" w:sz="0" w:space="0" w:color="auto"/>
        <w:bottom w:val="none" w:sz="0" w:space="0" w:color="auto"/>
        <w:right w:val="none" w:sz="0" w:space="0" w:color="auto"/>
      </w:divBdr>
    </w:div>
    <w:div w:id="1538617206">
      <w:bodyDiv w:val="1"/>
      <w:marLeft w:val="0"/>
      <w:marRight w:val="0"/>
      <w:marTop w:val="0"/>
      <w:marBottom w:val="0"/>
      <w:divBdr>
        <w:top w:val="none" w:sz="0" w:space="0" w:color="auto"/>
        <w:left w:val="none" w:sz="0" w:space="0" w:color="auto"/>
        <w:bottom w:val="none" w:sz="0" w:space="0" w:color="auto"/>
        <w:right w:val="none" w:sz="0" w:space="0" w:color="auto"/>
      </w:divBdr>
    </w:div>
    <w:div w:id="1538666046">
      <w:bodyDiv w:val="1"/>
      <w:marLeft w:val="0"/>
      <w:marRight w:val="0"/>
      <w:marTop w:val="0"/>
      <w:marBottom w:val="0"/>
      <w:divBdr>
        <w:top w:val="none" w:sz="0" w:space="0" w:color="auto"/>
        <w:left w:val="none" w:sz="0" w:space="0" w:color="auto"/>
        <w:bottom w:val="none" w:sz="0" w:space="0" w:color="auto"/>
        <w:right w:val="none" w:sz="0" w:space="0" w:color="auto"/>
      </w:divBdr>
    </w:div>
    <w:div w:id="1538739107">
      <w:bodyDiv w:val="1"/>
      <w:marLeft w:val="0"/>
      <w:marRight w:val="0"/>
      <w:marTop w:val="0"/>
      <w:marBottom w:val="0"/>
      <w:divBdr>
        <w:top w:val="none" w:sz="0" w:space="0" w:color="auto"/>
        <w:left w:val="none" w:sz="0" w:space="0" w:color="auto"/>
        <w:bottom w:val="none" w:sz="0" w:space="0" w:color="auto"/>
        <w:right w:val="none" w:sz="0" w:space="0" w:color="auto"/>
      </w:divBdr>
    </w:div>
    <w:div w:id="1538928321">
      <w:bodyDiv w:val="1"/>
      <w:marLeft w:val="0"/>
      <w:marRight w:val="0"/>
      <w:marTop w:val="0"/>
      <w:marBottom w:val="0"/>
      <w:divBdr>
        <w:top w:val="none" w:sz="0" w:space="0" w:color="auto"/>
        <w:left w:val="none" w:sz="0" w:space="0" w:color="auto"/>
        <w:bottom w:val="none" w:sz="0" w:space="0" w:color="auto"/>
        <w:right w:val="none" w:sz="0" w:space="0" w:color="auto"/>
      </w:divBdr>
    </w:div>
    <w:div w:id="1539120713">
      <w:bodyDiv w:val="1"/>
      <w:marLeft w:val="0"/>
      <w:marRight w:val="0"/>
      <w:marTop w:val="0"/>
      <w:marBottom w:val="0"/>
      <w:divBdr>
        <w:top w:val="none" w:sz="0" w:space="0" w:color="auto"/>
        <w:left w:val="none" w:sz="0" w:space="0" w:color="auto"/>
        <w:bottom w:val="none" w:sz="0" w:space="0" w:color="auto"/>
        <w:right w:val="none" w:sz="0" w:space="0" w:color="auto"/>
      </w:divBdr>
    </w:div>
    <w:div w:id="1539125209">
      <w:bodyDiv w:val="1"/>
      <w:marLeft w:val="0"/>
      <w:marRight w:val="0"/>
      <w:marTop w:val="0"/>
      <w:marBottom w:val="0"/>
      <w:divBdr>
        <w:top w:val="none" w:sz="0" w:space="0" w:color="auto"/>
        <w:left w:val="none" w:sz="0" w:space="0" w:color="auto"/>
        <w:bottom w:val="none" w:sz="0" w:space="0" w:color="auto"/>
        <w:right w:val="none" w:sz="0" w:space="0" w:color="auto"/>
      </w:divBdr>
    </w:div>
    <w:div w:id="1539126275">
      <w:bodyDiv w:val="1"/>
      <w:marLeft w:val="0"/>
      <w:marRight w:val="0"/>
      <w:marTop w:val="0"/>
      <w:marBottom w:val="0"/>
      <w:divBdr>
        <w:top w:val="none" w:sz="0" w:space="0" w:color="auto"/>
        <w:left w:val="none" w:sz="0" w:space="0" w:color="auto"/>
        <w:bottom w:val="none" w:sz="0" w:space="0" w:color="auto"/>
        <w:right w:val="none" w:sz="0" w:space="0" w:color="auto"/>
      </w:divBdr>
    </w:div>
    <w:div w:id="1539271116">
      <w:bodyDiv w:val="1"/>
      <w:marLeft w:val="0"/>
      <w:marRight w:val="0"/>
      <w:marTop w:val="0"/>
      <w:marBottom w:val="0"/>
      <w:divBdr>
        <w:top w:val="none" w:sz="0" w:space="0" w:color="auto"/>
        <w:left w:val="none" w:sz="0" w:space="0" w:color="auto"/>
        <w:bottom w:val="none" w:sz="0" w:space="0" w:color="auto"/>
        <w:right w:val="none" w:sz="0" w:space="0" w:color="auto"/>
      </w:divBdr>
    </w:div>
    <w:div w:id="1539466868">
      <w:bodyDiv w:val="1"/>
      <w:marLeft w:val="0"/>
      <w:marRight w:val="0"/>
      <w:marTop w:val="0"/>
      <w:marBottom w:val="0"/>
      <w:divBdr>
        <w:top w:val="none" w:sz="0" w:space="0" w:color="auto"/>
        <w:left w:val="none" w:sz="0" w:space="0" w:color="auto"/>
        <w:bottom w:val="none" w:sz="0" w:space="0" w:color="auto"/>
        <w:right w:val="none" w:sz="0" w:space="0" w:color="auto"/>
      </w:divBdr>
    </w:div>
    <w:div w:id="1539511816">
      <w:bodyDiv w:val="1"/>
      <w:marLeft w:val="0"/>
      <w:marRight w:val="0"/>
      <w:marTop w:val="0"/>
      <w:marBottom w:val="0"/>
      <w:divBdr>
        <w:top w:val="none" w:sz="0" w:space="0" w:color="auto"/>
        <w:left w:val="none" w:sz="0" w:space="0" w:color="auto"/>
        <w:bottom w:val="none" w:sz="0" w:space="0" w:color="auto"/>
        <w:right w:val="none" w:sz="0" w:space="0" w:color="auto"/>
      </w:divBdr>
    </w:div>
    <w:div w:id="1539855851">
      <w:bodyDiv w:val="1"/>
      <w:marLeft w:val="0"/>
      <w:marRight w:val="0"/>
      <w:marTop w:val="0"/>
      <w:marBottom w:val="0"/>
      <w:divBdr>
        <w:top w:val="none" w:sz="0" w:space="0" w:color="auto"/>
        <w:left w:val="none" w:sz="0" w:space="0" w:color="auto"/>
        <w:bottom w:val="none" w:sz="0" w:space="0" w:color="auto"/>
        <w:right w:val="none" w:sz="0" w:space="0" w:color="auto"/>
      </w:divBdr>
    </w:div>
    <w:div w:id="1539968500">
      <w:bodyDiv w:val="1"/>
      <w:marLeft w:val="0"/>
      <w:marRight w:val="0"/>
      <w:marTop w:val="0"/>
      <w:marBottom w:val="0"/>
      <w:divBdr>
        <w:top w:val="none" w:sz="0" w:space="0" w:color="auto"/>
        <w:left w:val="none" w:sz="0" w:space="0" w:color="auto"/>
        <w:bottom w:val="none" w:sz="0" w:space="0" w:color="auto"/>
        <w:right w:val="none" w:sz="0" w:space="0" w:color="auto"/>
      </w:divBdr>
    </w:div>
    <w:div w:id="1539969960">
      <w:bodyDiv w:val="1"/>
      <w:marLeft w:val="0"/>
      <w:marRight w:val="0"/>
      <w:marTop w:val="0"/>
      <w:marBottom w:val="0"/>
      <w:divBdr>
        <w:top w:val="none" w:sz="0" w:space="0" w:color="auto"/>
        <w:left w:val="none" w:sz="0" w:space="0" w:color="auto"/>
        <w:bottom w:val="none" w:sz="0" w:space="0" w:color="auto"/>
        <w:right w:val="none" w:sz="0" w:space="0" w:color="auto"/>
      </w:divBdr>
    </w:div>
    <w:div w:id="1540127748">
      <w:bodyDiv w:val="1"/>
      <w:marLeft w:val="0"/>
      <w:marRight w:val="0"/>
      <w:marTop w:val="0"/>
      <w:marBottom w:val="0"/>
      <w:divBdr>
        <w:top w:val="none" w:sz="0" w:space="0" w:color="auto"/>
        <w:left w:val="none" w:sz="0" w:space="0" w:color="auto"/>
        <w:bottom w:val="none" w:sz="0" w:space="0" w:color="auto"/>
        <w:right w:val="none" w:sz="0" w:space="0" w:color="auto"/>
      </w:divBdr>
    </w:div>
    <w:div w:id="1540168396">
      <w:bodyDiv w:val="1"/>
      <w:marLeft w:val="0"/>
      <w:marRight w:val="0"/>
      <w:marTop w:val="0"/>
      <w:marBottom w:val="0"/>
      <w:divBdr>
        <w:top w:val="none" w:sz="0" w:space="0" w:color="auto"/>
        <w:left w:val="none" w:sz="0" w:space="0" w:color="auto"/>
        <w:bottom w:val="none" w:sz="0" w:space="0" w:color="auto"/>
        <w:right w:val="none" w:sz="0" w:space="0" w:color="auto"/>
      </w:divBdr>
    </w:div>
    <w:div w:id="1540236610">
      <w:bodyDiv w:val="1"/>
      <w:marLeft w:val="0"/>
      <w:marRight w:val="0"/>
      <w:marTop w:val="0"/>
      <w:marBottom w:val="0"/>
      <w:divBdr>
        <w:top w:val="none" w:sz="0" w:space="0" w:color="auto"/>
        <w:left w:val="none" w:sz="0" w:space="0" w:color="auto"/>
        <w:bottom w:val="none" w:sz="0" w:space="0" w:color="auto"/>
        <w:right w:val="none" w:sz="0" w:space="0" w:color="auto"/>
      </w:divBdr>
    </w:div>
    <w:div w:id="1540245422">
      <w:bodyDiv w:val="1"/>
      <w:marLeft w:val="0"/>
      <w:marRight w:val="0"/>
      <w:marTop w:val="0"/>
      <w:marBottom w:val="0"/>
      <w:divBdr>
        <w:top w:val="none" w:sz="0" w:space="0" w:color="auto"/>
        <w:left w:val="none" w:sz="0" w:space="0" w:color="auto"/>
        <w:bottom w:val="none" w:sz="0" w:space="0" w:color="auto"/>
        <w:right w:val="none" w:sz="0" w:space="0" w:color="auto"/>
      </w:divBdr>
    </w:div>
    <w:div w:id="1540823501">
      <w:bodyDiv w:val="1"/>
      <w:marLeft w:val="0"/>
      <w:marRight w:val="0"/>
      <w:marTop w:val="0"/>
      <w:marBottom w:val="0"/>
      <w:divBdr>
        <w:top w:val="none" w:sz="0" w:space="0" w:color="auto"/>
        <w:left w:val="none" w:sz="0" w:space="0" w:color="auto"/>
        <w:bottom w:val="none" w:sz="0" w:space="0" w:color="auto"/>
        <w:right w:val="none" w:sz="0" w:space="0" w:color="auto"/>
      </w:divBdr>
    </w:div>
    <w:div w:id="1540898874">
      <w:bodyDiv w:val="1"/>
      <w:marLeft w:val="0"/>
      <w:marRight w:val="0"/>
      <w:marTop w:val="0"/>
      <w:marBottom w:val="0"/>
      <w:divBdr>
        <w:top w:val="none" w:sz="0" w:space="0" w:color="auto"/>
        <w:left w:val="none" w:sz="0" w:space="0" w:color="auto"/>
        <w:bottom w:val="none" w:sz="0" w:space="0" w:color="auto"/>
        <w:right w:val="none" w:sz="0" w:space="0" w:color="auto"/>
      </w:divBdr>
    </w:div>
    <w:div w:id="1541242180">
      <w:bodyDiv w:val="1"/>
      <w:marLeft w:val="0"/>
      <w:marRight w:val="0"/>
      <w:marTop w:val="0"/>
      <w:marBottom w:val="0"/>
      <w:divBdr>
        <w:top w:val="none" w:sz="0" w:space="0" w:color="auto"/>
        <w:left w:val="none" w:sz="0" w:space="0" w:color="auto"/>
        <w:bottom w:val="none" w:sz="0" w:space="0" w:color="auto"/>
        <w:right w:val="none" w:sz="0" w:space="0" w:color="auto"/>
      </w:divBdr>
    </w:div>
    <w:div w:id="1541430970">
      <w:bodyDiv w:val="1"/>
      <w:marLeft w:val="0"/>
      <w:marRight w:val="0"/>
      <w:marTop w:val="0"/>
      <w:marBottom w:val="0"/>
      <w:divBdr>
        <w:top w:val="none" w:sz="0" w:space="0" w:color="auto"/>
        <w:left w:val="none" w:sz="0" w:space="0" w:color="auto"/>
        <w:bottom w:val="none" w:sz="0" w:space="0" w:color="auto"/>
        <w:right w:val="none" w:sz="0" w:space="0" w:color="auto"/>
      </w:divBdr>
    </w:div>
    <w:div w:id="1541474536">
      <w:bodyDiv w:val="1"/>
      <w:marLeft w:val="0"/>
      <w:marRight w:val="0"/>
      <w:marTop w:val="0"/>
      <w:marBottom w:val="0"/>
      <w:divBdr>
        <w:top w:val="none" w:sz="0" w:space="0" w:color="auto"/>
        <w:left w:val="none" w:sz="0" w:space="0" w:color="auto"/>
        <w:bottom w:val="none" w:sz="0" w:space="0" w:color="auto"/>
        <w:right w:val="none" w:sz="0" w:space="0" w:color="auto"/>
      </w:divBdr>
    </w:div>
    <w:div w:id="1541741238">
      <w:bodyDiv w:val="1"/>
      <w:marLeft w:val="0"/>
      <w:marRight w:val="0"/>
      <w:marTop w:val="0"/>
      <w:marBottom w:val="0"/>
      <w:divBdr>
        <w:top w:val="none" w:sz="0" w:space="0" w:color="auto"/>
        <w:left w:val="none" w:sz="0" w:space="0" w:color="auto"/>
        <w:bottom w:val="none" w:sz="0" w:space="0" w:color="auto"/>
        <w:right w:val="none" w:sz="0" w:space="0" w:color="auto"/>
      </w:divBdr>
    </w:div>
    <w:div w:id="1541818493">
      <w:bodyDiv w:val="1"/>
      <w:marLeft w:val="0"/>
      <w:marRight w:val="0"/>
      <w:marTop w:val="0"/>
      <w:marBottom w:val="0"/>
      <w:divBdr>
        <w:top w:val="none" w:sz="0" w:space="0" w:color="auto"/>
        <w:left w:val="none" w:sz="0" w:space="0" w:color="auto"/>
        <w:bottom w:val="none" w:sz="0" w:space="0" w:color="auto"/>
        <w:right w:val="none" w:sz="0" w:space="0" w:color="auto"/>
      </w:divBdr>
    </w:div>
    <w:div w:id="1541821827">
      <w:bodyDiv w:val="1"/>
      <w:marLeft w:val="0"/>
      <w:marRight w:val="0"/>
      <w:marTop w:val="0"/>
      <w:marBottom w:val="0"/>
      <w:divBdr>
        <w:top w:val="none" w:sz="0" w:space="0" w:color="auto"/>
        <w:left w:val="none" w:sz="0" w:space="0" w:color="auto"/>
        <w:bottom w:val="none" w:sz="0" w:space="0" w:color="auto"/>
        <w:right w:val="none" w:sz="0" w:space="0" w:color="auto"/>
      </w:divBdr>
    </w:div>
    <w:div w:id="1542014887">
      <w:bodyDiv w:val="1"/>
      <w:marLeft w:val="0"/>
      <w:marRight w:val="0"/>
      <w:marTop w:val="0"/>
      <w:marBottom w:val="0"/>
      <w:divBdr>
        <w:top w:val="none" w:sz="0" w:space="0" w:color="auto"/>
        <w:left w:val="none" w:sz="0" w:space="0" w:color="auto"/>
        <w:bottom w:val="none" w:sz="0" w:space="0" w:color="auto"/>
        <w:right w:val="none" w:sz="0" w:space="0" w:color="auto"/>
      </w:divBdr>
    </w:div>
    <w:div w:id="1542740054">
      <w:bodyDiv w:val="1"/>
      <w:marLeft w:val="0"/>
      <w:marRight w:val="0"/>
      <w:marTop w:val="0"/>
      <w:marBottom w:val="0"/>
      <w:divBdr>
        <w:top w:val="none" w:sz="0" w:space="0" w:color="auto"/>
        <w:left w:val="none" w:sz="0" w:space="0" w:color="auto"/>
        <w:bottom w:val="none" w:sz="0" w:space="0" w:color="auto"/>
        <w:right w:val="none" w:sz="0" w:space="0" w:color="auto"/>
      </w:divBdr>
    </w:div>
    <w:div w:id="1542747472">
      <w:bodyDiv w:val="1"/>
      <w:marLeft w:val="0"/>
      <w:marRight w:val="0"/>
      <w:marTop w:val="0"/>
      <w:marBottom w:val="0"/>
      <w:divBdr>
        <w:top w:val="none" w:sz="0" w:space="0" w:color="auto"/>
        <w:left w:val="none" w:sz="0" w:space="0" w:color="auto"/>
        <w:bottom w:val="none" w:sz="0" w:space="0" w:color="auto"/>
        <w:right w:val="none" w:sz="0" w:space="0" w:color="auto"/>
      </w:divBdr>
    </w:div>
    <w:div w:id="1542982351">
      <w:bodyDiv w:val="1"/>
      <w:marLeft w:val="0"/>
      <w:marRight w:val="0"/>
      <w:marTop w:val="0"/>
      <w:marBottom w:val="0"/>
      <w:divBdr>
        <w:top w:val="none" w:sz="0" w:space="0" w:color="auto"/>
        <w:left w:val="none" w:sz="0" w:space="0" w:color="auto"/>
        <w:bottom w:val="none" w:sz="0" w:space="0" w:color="auto"/>
        <w:right w:val="none" w:sz="0" w:space="0" w:color="auto"/>
      </w:divBdr>
    </w:div>
    <w:div w:id="1543008340">
      <w:bodyDiv w:val="1"/>
      <w:marLeft w:val="0"/>
      <w:marRight w:val="0"/>
      <w:marTop w:val="0"/>
      <w:marBottom w:val="0"/>
      <w:divBdr>
        <w:top w:val="none" w:sz="0" w:space="0" w:color="auto"/>
        <w:left w:val="none" w:sz="0" w:space="0" w:color="auto"/>
        <w:bottom w:val="none" w:sz="0" w:space="0" w:color="auto"/>
        <w:right w:val="none" w:sz="0" w:space="0" w:color="auto"/>
      </w:divBdr>
    </w:div>
    <w:div w:id="1543010225">
      <w:bodyDiv w:val="1"/>
      <w:marLeft w:val="0"/>
      <w:marRight w:val="0"/>
      <w:marTop w:val="0"/>
      <w:marBottom w:val="0"/>
      <w:divBdr>
        <w:top w:val="none" w:sz="0" w:space="0" w:color="auto"/>
        <w:left w:val="none" w:sz="0" w:space="0" w:color="auto"/>
        <w:bottom w:val="none" w:sz="0" w:space="0" w:color="auto"/>
        <w:right w:val="none" w:sz="0" w:space="0" w:color="auto"/>
      </w:divBdr>
    </w:div>
    <w:div w:id="1543446329">
      <w:bodyDiv w:val="1"/>
      <w:marLeft w:val="0"/>
      <w:marRight w:val="0"/>
      <w:marTop w:val="0"/>
      <w:marBottom w:val="0"/>
      <w:divBdr>
        <w:top w:val="none" w:sz="0" w:space="0" w:color="auto"/>
        <w:left w:val="none" w:sz="0" w:space="0" w:color="auto"/>
        <w:bottom w:val="none" w:sz="0" w:space="0" w:color="auto"/>
        <w:right w:val="none" w:sz="0" w:space="0" w:color="auto"/>
      </w:divBdr>
    </w:div>
    <w:div w:id="1543470526">
      <w:bodyDiv w:val="1"/>
      <w:marLeft w:val="0"/>
      <w:marRight w:val="0"/>
      <w:marTop w:val="0"/>
      <w:marBottom w:val="0"/>
      <w:divBdr>
        <w:top w:val="none" w:sz="0" w:space="0" w:color="auto"/>
        <w:left w:val="none" w:sz="0" w:space="0" w:color="auto"/>
        <w:bottom w:val="none" w:sz="0" w:space="0" w:color="auto"/>
        <w:right w:val="none" w:sz="0" w:space="0" w:color="auto"/>
      </w:divBdr>
    </w:div>
    <w:div w:id="1543637136">
      <w:bodyDiv w:val="1"/>
      <w:marLeft w:val="0"/>
      <w:marRight w:val="0"/>
      <w:marTop w:val="0"/>
      <w:marBottom w:val="0"/>
      <w:divBdr>
        <w:top w:val="none" w:sz="0" w:space="0" w:color="auto"/>
        <w:left w:val="none" w:sz="0" w:space="0" w:color="auto"/>
        <w:bottom w:val="none" w:sz="0" w:space="0" w:color="auto"/>
        <w:right w:val="none" w:sz="0" w:space="0" w:color="auto"/>
      </w:divBdr>
    </w:div>
    <w:div w:id="1543707110">
      <w:bodyDiv w:val="1"/>
      <w:marLeft w:val="0"/>
      <w:marRight w:val="0"/>
      <w:marTop w:val="0"/>
      <w:marBottom w:val="0"/>
      <w:divBdr>
        <w:top w:val="none" w:sz="0" w:space="0" w:color="auto"/>
        <w:left w:val="none" w:sz="0" w:space="0" w:color="auto"/>
        <w:bottom w:val="none" w:sz="0" w:space="0" w:color="auto"/>
        <w:right w:val="none" w:sz="0" w:space="0" w:color="auto"/>
      </w:divBdr>
    </w:div>
    <w:div w:id="1543909156">
      <w:bodyDiv w:val="1"/>
      <w:marLeft w:val="0"/>
      <w:marRight w:val="0"/>
      <w:marTop w:val="0"/>
      <w:marBottom w:val="0"/>
      <w:divBdr>
        <w:top w:val="none" w:sz="0" w:space="0" w:color="auto"/>
        <w:left w:val="none" w:sz="0" w:space="0" w:color="auto"/>
        <w:bottom w:val="none" w:sz="0" w:space="0" w:color="auto"/>
        <w:right w:val="none" w:sz="0" w:space="0" w:color="auto"/>
      </w:divBdr>
    </w:div>
    <w:div w:id="1544294626">
      <w:bodyDiv w:val="1"/>
      <w:marLeft w:val="0"/>
      <w:marRight w:val="0"/>
      <w:marTop w:val="0"/>
      <w:marBottom w:val="0"/>
      <w:divBdr>
        <w:top w:val="none" w:sz="0" w:space="0" w:color="auto"/>
        <w:left w:val="none" w:sz="0" w:space="0" w:color="auto"/>
        <w:bottom w:val="none" w:sz="0" w:space="0" w:color="auto"/>
        <w:right w:val="none" w:sz="0" w:space="0" w:color="auto"/>
      </w:divBdr>
    </w:div>
    <w:div w:id="1544823505">
      <w:bodyDiv w:val="1"/>
      <w:marLeft w:val="0"/>
      <w:marRight w:val="0"/>
      <w:marTop w:val="0"/>
      <w:marBottom w:val="0"/>
      <w:divBdr>
        <w:top w:val="none" w:sz="0" w:space="0" w:color="auto"/>
        <w:left w:val="none" w:sz="0" w:space="0" w:color="auto"/>
        <w:bottom w:val="none" w:sz="0" w:space="0" w:color="auto"/>
        <w:right w:val="none" w:sz="0" w:space="0" w:color="auto"/>
      </w:divBdr>
    </w:div>
    <w:div w:id="1545021141">
      <w:bodyDiv w:val="1"/>
      <w:marLeft w:val="0"/>
      <w:marRight w:val="0"/>
      <w:marTop w:val="0"/>
      <w:marBottom w:val="0"/>
      <w:divBdr>
        <w:top w:val="none" w:sz="0" w:space="0" w:color="auto"/>
        <w:left w:val="none" w:sz="0" w:space="0" w:color="auto"/>
        <w:bottom w:val="none" w:sz="0" w:space="0" w:color="auto"/>
        <w:right w:val="none" w:sz="0" w:space="0" w:color="auto"/>
      </w:divBdr>
    </w:div>
    <w:div w:id="1545218346">
      <w:bodyDiv w:val="1"/>
      <w:marLeft w:val="0"/>
      <w:marRight w:val="0"/>
      <w:marTop w:val="0"/>
      <w:marBottom w:val="0"/>
      <w:divBdr>
        <w:top w:val="none" w:sz="0" w:space="0" w:color="auto"/>
        <w:left w:val="none" w:sz="0" w:space="0" w:color="auto"/>
        <w:bottom w:val="none" w:sz="0" w:space="0" w:color="auto"/>
        <w:right w:val="none" w:sz="0" w:space="0" w:color="auto"/>
      </w:divBdr>
    </w:div>
    <w:div w:id="1545404658">
      <w:bodyDiv w:val="1"/>
      <w:marLeft w:val="0"/>
      <w:marRight w:val="0"/>
      <w:marTop w:val="0"/>
      <w:marBottom w:val="0"/>
      <w:divBdr>
        <w:top w:val="none" w:sz="0" w:space="0" w:color="auto"/>
        <w:left w:val="none" w:sz="0" w:space="0" w:color="auto"/>
        <w:bottom w:val="none" w:sz="0" w:space="0" w:color="auto"/>
        <w:right w:val="none" w:sz="0" w:space="0" w:color="auto"/>
      </w:divBdr>
    </w:div>
    <w:div w:id="1545409753">
      <w:bodyDiv w:val="1"/>
      <w:marLeft w:val="0"/>
      <w:marRight w:val="0"/>
      <w:marTop w:val="0"/>
      <w:marBottom w:val="0"/>
      <w:divBdr>
        <w:top w:val="none" w:sz="0" w:space="0" w:color="auto"/>
        <w:left w:val="none" w:sz="0" w:space="0" w:color="auto"/>
        <w:bottom w:val="none" w:sz="0" w:space="0" w:color="auto"/>
        <w:right w:val="none" w:sz="0" w:space="0" w:color="auto"/>
      </w:divBdr>
    </w:div>
    <w:div w:id="1545560422">
      <w:bodyDiv w:val="1"/>
      <w:marLeft w:val="0"/>
      <w:marRight w:val="0"/>
      <w:marTop w:val="0"/>
      <w:marBottom w:val="0"/>
      <w:divBdr>
        <w:top w:val="none" w:sz="0" w:space="0" w:color="auto"/>
        <w:left w:val="none" w:sz="0" w:space="0" w:color="auto"/>
        <w:bottom w:val="none" w:sz="0" w:space="0" w:color="auto"/>
        <w:right w:val="none" w:sz="0" w:space="0" w:color="auto"/>
      </w:divBdr>
    </w:div>
    <w:div w:id="1545603446">
      <w:bodyDiv w:val="1"/>
      <w:marLeft w:val="0"/>
      <w:marRight w:val="0"/>
      <w:marTop w:val="0"/>
      <w:marBottom w:val="0"/>
      <w:divBdr>
        <w:top w:val="none" w:sz="0" w:space="0" w:color="auto"/>
        <w:left w:val="none" w:sz="0" w:space="0" w:color="auto"/>
        <w:bottom w:val="none" w:sz="0" w:space="0" w:color="auto"/>
        <w:right w:val="none" w:sz="0" w:space="0" w:color="auto"/>
      </w:divBdr>
    </w:div>
    <w:div w:id="1545604423">
      <w:bodyDiv w:val="1"/>
      <w:marLeft w:val="0"/>
      <w:marRight w:val="0"/>
      <w:marTop w:val="0"/>
      <w:marBottom w:val="0"/>
      <w:divBdr>
        <w:top w:val="none" w:sz="0" w:space="0" w:color="auto"/>
        <w:left w:val="none" w:sz="0" w:space="0" w:color="auto"/>
        <w:bottom w:val="none" w:sz="0" w:space="0" w:color="auto"/>
        <w:right w:val="none" w:sz="0" w:space="0" w:color="auto"/>
      </w:divBdr>
    </w:div>
    <w:div w:id="1545605790">
      <w:bodyDiv w:val="1"/>
      <w:marLeft w:val="0"/>
      <w:marRight w:val="0"/>
      <w:marTop w:val="0"/>
      <w:marBottom w:val="0"/>
      <w:divBdr>
        <w:top w:val="none" w:sz="0" w:space="0" w:color="auto"/>
        <w:left w:val="none" w:sz="0" w:space="0" w:color="auto"/>
        <w:bottom w:val="none" w:sz="0" w:space="0" w:color="auto"/>
        <w:right w:val="none" w:sz="0" w:space="0" w:color="auto"/>
      </w:divBdr>
    </w:div>
    <w:div w:id="1545751263">
      <w:bodyDiv w:val="1"/>
      <w:marLeft w:val="0"/>
      <w:marRight w:val="0"/>
      <w:marTop w:val="0"/>
      <w:marBottom w:val="0"/>
      <w:divBdr>
        <w:top w:val="none" w:sz="0" w:space="0" w:color="auto"/>
        <w:left w:val="none" w:sz="0" w:space="0" w:color="auto"/>
        <w:bottom w:val="none" w:sz="0" w:space="0" w:color="auto"/>
        <w:right w:val="none" w:sz="0" w:space="0" w:color="auto"/>
      </w:divBdr>
    </w:div>
    <w:div w:id="1545946018">
      <w:bodyDiv w:val="1"/>
      <w:marLeft w:val="0"/>
      <w:marRight w:val="0"/>
      <w:marTop w:val="0"/>
      <w:marBottom w:val="0"/>
      <w:divBdr>
        <w:top w:val="none" w:sz="0" w:space="0" w:color="auto"/>
        <w:left w:val="none" w:sz="0" w:space="0" w:color="auto"/>
        <w:bottom w:val="none" w:sz="0" w:space="0" w:color="auto"/>
        <w:right w:val="none" w:sz="0" w:space="0" w:color="auto"/>
      </w:divBdr>
    </w:div>
    <w:div w:id="1546092157">
      <w:bodyDiv w:val="1"/>
      <w:marLeft w:val="0"/>
      <w:marRight w:val="0"/>
      <w:marTop w:val="0"/>
      <w:marBottom w:val="0"/>
      <w:divBdr>
        <w:top w:val="none" w:sz="0" w:space="0" w:color="auto"/>
        <w:left w:val="none" w:sz="0" w:space="0" w:color="auto"/>
        <w:bottom w:val="none" w:sz="0" w:space="0" w:color="auto"/>
        <w:right w:val="none" w:sz="0" w:space="0" w:color="auto"/>
      </w:divBdr>
    </w:div>
    <w:div w:id="1546213461">
      <w:bodyDiv w:val="1"/>
      <w:marLeft w:val="0"/>
      <w:marRight w:val="0"/>
      <w:marTop w:val="0"/>
      <w:marBottom w:val="0"/>
      <w:divBdr>
        <w:top w:val="none" w:sz="0" w:space="0" w:color="auto"/>
        <w:left w:val="none" w:sz="0" w:space="0" w:color="auto"/>
        <w:bottom w:val="none" w:sz="0" w:space="0" w:color="auto"/>
        <w:right w:val="none" w:sz="0" w:space="0" w:color="auto"/>
      </w:divBdr>
    </w:div>
    <w:div w:id="1547134918">
      <w:bodyDiv w:val="1"/>
      <w:marLeft w:val="0"/>
      <w:marRight w:val="0"/>
      <w:marTop w:val="0"/>
      <w:marBottom w:val="0"/>
      <w:divBdr>
        <w:top w:val="none" w:sz="0" w:space="0" w:color="auto"/>
        <w:left w:val="none" w:sz="0" w:space="0" w:color="auto"/>
        <w:bottom w:val="none" w:sz="0" w:space="0" w:color="auto"/>
        <w:right w:val="none" w:sz="0" w:space="0" w:color="auto"/>
      </w:divBdr>
    </w:div>
    <w:div w:id="1547184406">
      <w:bodyDiv w:val="1"/>
      <w:marLeft w:val="0"/>
      <w:marRight w:val="0"/>
      <w:marTop w:val="0"/>
      <w:marBottom w:val="0"/>
      <w:divBdr>
        <w:top w:val="none" w:sz="0" w:space="0" w:color="auto"/>
        <w:left w:val="none" w:sz="0" w:space="0" w:color="auto"/>
        <w:bottom w:val="none" w:sz="0" w:space="0" w:color="auto"/>
        <w:right w:val="none" w:sz="0" w:space="0" w:color="auto"/>
      </w:divBdr>
    </w:div>
    <w:div w:id="1547259939">
      <w:bodyDiv w:val="1"/>
      <w:marLeft w:val="0"/>
      <w:marRight w:val="0"/>
      <w:marTop w:val="0"/>
      <w:marBottom w:val="0"/>
      <w:divBdr>
        <w:top w:val="none" w:sz="0" w:space="0" w:color="auto"/>
        <w:left w:val="none" w:sz="0" w:space="0" w:color="auto"/>
        <w:bottom w:val="none" w:sz="0" w:space="0" w:color="auto"/>
        <w:right w:val="none" w:sz="0" w:space="0" w:color="auto"/>
      </w:divBdr>
    </w:div>
    <w:div w:id="1547336106">
      <w:bodyDiv w:val="1"/>
      <w:marLeft w:val="0"/>
      <w:marRight w:val="0"/>
      <w:marTop w:val="0"/>
      <w:marBottom w:val="0"/>
      <w:divBdr>
        <w:top w:val="none" w:sz="0" w:space="0" w:color="auto"/>
        <w:left w:val="none" w:sz="0" w:space="0" w:color="auto"/>
        <w:bottom w:val="none" w:sz="0" w:space="0" w:color="auto"/>
        <w:right w:val="none" w:sz="0" w:space="0" w:color="auto"/>
      </w:divBdr>
    </w:div>
    <w:div w:id="1547374027">
      <w:bodyDiv w:val="1"/>
      <w:marLeft w:val="0"/>
      <w:marRight w:val="0"/>
      <w:marTop w:val="0"/>
      <w:marBottom w:val="0"/>
      <w:divBdr>
        <w:top w:val="none" w:sz="0" w:space="0" w:color="auto"/>
        <w:left w:val="none" w:sz="0" w:space="0" w:color="auto"/>
        <w:bottom w:val="none" w:sz="0" w:space="0" w:color="auto"/>
        <w:right w:val="none" w:sz="0" w:space="0" w:color="auto"/>
      </w:divBdr>
    </w:div>
    <w:div w:id="1547520376">
      <w:bodyDiv w:val="1"/>
      <w:marLeft w:val="0"/>
      <w:marRight w:val="0"/>
      <w:marTop w:val="0"/>
      <w:marBottom w:val="0"/>
      <w:divBdr>
        <w:top w:val="none" w:sz="0" w:space="0" w:color="auto"/>
        <w:left w:val="none" w:sz="0" w:space="0" w:color="auto"/>
        <w:bottom w:val="none" w:sz="0" w:space="0" w:color="auto"/>
        <w:right w:val="none" w:sz="0" w:space="0" w:color="auto"/>
      </w:divBdr>
    </w:div>
    <w:div w:id="1547598842">
      <w:bodyDiv w:val="1"/>
      <w:marLeft w:val="0"/>
      <w:marRight w:val="0"/>
      <w:marTop w:val="0"/>
      <w:marBottom w:val="0"/>
      <w:divBdr>
        <w:top w:val="none" w:sz="0" w:space="0" w:color="auto"/>
        <w:left w:val="none" w:sz="0" w:space="0" w:color="auto"/>
        <w:bottom w:val="none" w:sz="0" w:space="0" w:color="auto"/>
        <w:right w:val="none" w:sz="0" w:space="0" w:color="auto"/>
      </w:divBdr>
    </w:div>
    <w:div w:id="1547642062">
      <w:bodyDiv w:val="1"/>
      <w:marLeft w:val="0"/>
      <w:marRight w:val="0"/>
      <w:marTop w:val="0"/>
      <w:marBottom w:val="0"/>
      <w:divBdr>
        <w:top w:val="none" w:sz="0" w:space="0" w:color="auto"/>
        <w:left w:val="none" w:sz="0" w:space="0" w:color="auto"/>
        <w:bottom w:val="none" w:sz="0" w:space="0" w:color="auto"/>
        <w:right w:val="none" w:sz="0" w:space="0" w:color="auto"/>
      </w:divBdr>
    </w:div>
    <w:div w:id="1547715333">
      <w:bodyDiv w:val="1"/>
      <w:marLeft w:val="0"/>
      <w:marRight w:val="0"/>
      <w:marTop w:val="0"/>
      <w:marBottom w:val="0"/>
      <w:divBdr>
        <w:top w:val="none" w:sz="0" w:space="0" w:color="auto"/>
        <w:left w:val="none" w:sz="0" w:space="0" w:color="auto"/>
        <w:bottom w:val="none" w:sz="0" w:space="0" w:color="auto"/>
        <w:right w:val="none" w:sz="0" w:space="0" w:color="auto"/>
      </w:divBdr>
    </w:div>
    <w:div w:id="1548183315">
      <w:bodyDiv w:val="1"/>
      <w:marLeft w:val="0"/>
      <w:marRight w:val="0"/>
      <w:marTop w:val="0"/>
      <w:marBottom w:val="0"/>
      <w:divBdr>
        <w:top w:val="none" w:sz="0" w:space="0" w:color="auto"/>
        <w:left w:val="none" w:sz="0" w:space="0" w:color="auto"/>
        <w:bottom w:val="none" w:sz="0" w:space="0" w:color="auto"/>
        <w:right w:val="none" w:sz="0" w:space="0" w:color="auto"/>
      </w:divBdr>
    </w:div>
    <w:div w:id="1548223292">
      <w:bodyDiv w:val="1"/>
      <w:marLeft w:val="0"/>
      <w:marRight w:val="0"/>
      <w:marTop w:val="0"/>
      <w:marBottom w:val="0"/>
      <w:divBdr>
        <w:top w:val="none" w:sz="0" w:space="0" w:color="auto"/>
        <w:left w:val="none" w:sz="0" w:space="0" w:color="auto"/>
        <w:bottom w:val="none" w:sz="0" w:space="0" w:color="auto"/>
        <w:right w:val="none" w:sz="0" w:space="0" w:color="auto"/>
      </w:divBdr>
    </w:div>
    <w:div w:id="1548223786">
      <w:bodyDiv w:val="1"/>
      <w:marLeft w:val="0"/>
      <w:marRight w:val="0"/>
      <w:marTop w:val="0"/>
      <w:marBottom w:val="0"/>
      <w:divBdr>
        <w:top w:val="none" w:sz="0" w:space="0" w:color="auto"/>
        <w:left w:val="none" w:sz="0" w:space="0" w:color="auto"/>
        <w:bottom w:val="none" w:sz="0" w:space="0" w:color="auto"/>
        <w:right w:val="none" w:sz="0" w:space="0" w:color="auto"/>
      </w:divBdr>
    </w:div>
    <w:div w:id="1548419471">
      <w:bodyDiv w:val="1"/>
      <w:marLeft w:val="0"/>
      <w:marRight w:val="0"/>
      <w:marTop w:val="0"/>
      <w:marBottom w:val="0"/>
      <w:divBdr>
        <w:top w:val="none" w:sz="0" w:space="0" w:color="auto"/>
        <w:left w:val="none" w:sz="0" w:space="0" w:color="auto"/>
        <w:bottom w:val="none" w:sz="0" w:space="0" w:color="auto"/>
        <w:right w:val="none" w:sz="0" w:space="0" w:color="auto"/>
      </w:divBdr>
    </w:div>
    <w:div w:id="1548638308">
      <w:bodyDiv w:val="1"/>
      <w:marLeft w:val="0"/>
      <w:marRight w:val="0"/>
      <w:marTop w:val="0"/>
      <w:marBottom w:val="0"/>
      <w:divBdr>
        <w:top w:val="none" w:sz="0" w:space="0" w:color="auto"/>
        <w:left w:val="none" w:sz="0" w:space="0" w:color="auto"/>
        <w:bottom w:val="none" w:sz="0" w:space="0" w:color="auto"/>
        <w:right w:val="none" w:sz="0" w:space="0" w:color="auto"/>
      </w:divBdr>
    </w:div>
    <w:div w:id="1548645155">
      <w:bodyDiv w:val="1"/>
      <w:marLeft w:val="0"/>
      <w:marRight w:val="0"/>
      <w:marTop w:val="0"/>
      <w:marBottom w:val="0"/>
      <w:divBdr>
        <w:top w:val="none" w:sz="0" w:space="0" w:color="auto"/>
        <w:left w:val="none" w:sz="0" w:space="0" w:color="auto"/>
        <w:bottom w:val="none" w:sz="0" w:space="0" w:color="auto"/>
        <w:right w:val="none" w:sz="0" w:space="0" w:color="auto"/>
      </w:divBdr>
    </w:div>
    <w:div w:id="1548689052">
      <w:bodyDiv w:val="1"/>
      <w:marLeft w:val="0"/>
      <w:marRight w:val="0"/>
      <w:marTop w:val="0"/>
      <w:marBottom w:val="0"/>
      <w:divBdr>
        <w:top w:val="none" w:sz="0" w:space="0" w:color="auto"/>
        <w:left w:val="none" w:sz="0" w:space="0" w:color="auto"/>
        <w:bottom w:val="none" w:sz="0" w:space="0" w:color="auto"/>
        <w:right w:val="none" w:sz="0" w:space="0" w:color="auto"/>
      </w:divBdr>
    </w:div>
    <w:div w:id="1548951740">
      <w:bodyDiv w:val="1"/>
      <w:marLeft w:val="0"/>
      <w:marRight w:val="0"/>
      <w:marTop w:val="0"/>
      <w:marBottom w:val="0"/>
      <w:divBdr>
        <w:top w:val="none" w:sz="0" w:space="0" w:color="auto"/>
        <w:left w:val="none" w:sz="0" w:space="0" w:color="auto"/>
        <w:bottom w:val="none" w:sz="0" w:space="0" w:color="auto"/>
        <w:right w:val="none" w:sz="0" w:space="0" w:color="auto"/>
      </w:divBdr>
    </w:div>
    <w:div w:id="1549222258">
      <w:bodyDiv w:val="1"/>
      <w:marLeft w:val="0"/>
      <w:marRight w:val="0"/>
      <w:marTop w:val="0"/>
      <w:marBottom w:val="0"/>
      <w:divBdr>
        <w:top w:val="none" w:sz="0" w:space="0" w:color="auto"/>
        <w:left w:val="none" w:sz="0" w:space="0" w:color="auto"/>
        <w:bottom w:val="none" w:sz="0" w:space="0" w:color="auto"/>
        <w:right w:val="none" w:sz="0" w:space="0" w:color="auto"/>
      </w:divBdr>
    </w:div>
    <w:div w:id="1549410758">
      <w:bodyDiv w:val="1"/>
      <w:marLeft w:val="0"/>
      <w:marRight w:val="0"/>
      <w:marTop w:val="0"/>
      <w:marBottom w:val="0"/>
      <w:divBdr>
        <w:top w:val="none" w:sz="0" w:space="0" w:color="auto"/>
        <w:left w:val="none" w:sz="0" w:space="0" w:color="auto"/>
        <w:bottom w:val="none" w:sz="0" w:space="0" w:color="auto"/>
        <w:right w:val="none" w:sz="0" w:space="0" w:color="auto"/>
      </w:divBdr>
    </w:div>
    <w:div w:id="1549683759">
      <w:bodyDiv w:val="1"/>
      <w:marLeft w:val="0"/>
      <w:marRight w:val="0"/>
      <w:marTop w:val="0"/>
      <w:marBottom w:val="0"/>
      <w:divBdr>
        <w:top w:val="none" w:sz="0" w:space="0" w:color="auto"/>
        <w:left w:val="none" w:sz="0" w:space="0" w:color="auto"/>
        <w:bottom w:val="none" w:sz="0" w:space="0" w:color="auto"/>
        <w:right w:val="none" w:sz="0" w:space="0" w:color="auto"/>
      </w:divBdr>
    </w:div>
    <w:div w:id="1549798167">
      <w:bodyDiv w:val="1"/>
      <w:marLeft w:val="0"/>
      <w:marRight w:val="0"/>
      <w:marTop w:val="0"/>
      <w:marBottom w:val="0"/>
      <w:divBdr>
        <w:top w:val="none" w:sz="0" w:space="0" w:color="auto"/>
        <w:left w:val="none" w:sz="0" w:space="0" w:color="auto"/>
        <w:bottom w:val="none" w:sz="0" w:space="0" w:color="auto"/>
        <w:right w:val="none" w:sz="0" w:space="0" w:color="auto"/>
      </w:divBdr>
    </w:div>
    <w:div w:id="1549998730">
      <w:bodyDiv w:val="1"/>
      <w:marLeft w:val="0"/>
      <w:marRight w:val="0"/>
      <w:marTop w:val="0"/>
      <w:marBottom w:val="0"/>
      <w:divBdr>
        <w:top w:val="none" w:sz="0" w:space="0" w:color="auto"/>
        <w:left w:val="none" w:sz="0" w:space="0" w:color="auto"/>
        <w:bottom w:val="none" w:sz="0" w:space="0" w:color="auto"/>
        <w:right w:val="none" w:sz="0" w:space="0" w:color="auto"/>
      </w:divBdr>
    </w:div>
    <w:div w:id="1550072007">
      <w:bodyDiv w:val="1"/>
      <w:marLeft w:val="0"/>
      <w:marRight w:val="0"/>
      <w:marTop w:val="0"/>
      <w:marBottom w:val="0"/>
      <w:divBdr>
        <w:top w:val="none" w:sz="0" w:space="0" w:color="auto"/>
        <w:left w:val="none" w:sz="0" w:space="0" w:color="auto"/>
        <w:bottom w:val="none" w:sz="0" w:space="0" w:color="auto"/>
        <w:right w:val="none" w:sz="0" w:space="0" w:color="auto"/>
      </w:divBdr>
    </w:div>
    <w:div w:id="1550189837">
      <w:bodyDiv w:val="1"/>
      <w:marLeft w:val="0"/>
      <w:marRight w:val="0"/>
      <w:marTop w:val="0"/>
      <w:marBottom w:val="0"/>
      <w:divBdr>
        <w:top w:val="none" w:sz="0" w:space="0" w:color="auto"/>
        <w:left w:val="none" w:sz="0" w:space="0" w:color="auto"/>
        <w:bottom w:val="none" w:sz="0" w:space="0" w:color="auto"/>
        <w:right w:val="none" w:sz="0" w:space="0" w:color="auto"/>
      </w:divBdr>
    </w:div>
    <w:div w:id="1550220354">
      <w:bodyDiv w:val="1"/>
      <w:marLeft w:val="0"/>
      <w:marRight w:val="0"/>
      <w:marTop w:val="0"/>
      <w:marBottom w:val="0"/>
      <w:divBdr>
        <w:top w:val="none" w:sz="0" w:space="0" w:color="auto"/>
        <w:left w:val="none" w:sz="0" w:space="0" w:color="auto"/>
        <w:bottom w:val="none" w:sz="0" w:space="0" w:color="auto"/>
        <w:right w:val="none" w:sz="0" w:space="0" w:color="auto"/>
      </w:divBdr>
    </w:div>
    <w:div w:id="1550261359">
      <w:bodyDiv w:val="1"/>
      <w:marLeft w:val="0"/>
      <w:marRight w:val="0"/>
      <w:marTop w:val="0"/>
      <w:marBottom w:val="0"/>
      <w:divBdr>
        <w:top w:val="none" w:sz="0" w:space="0" w:color="auto"/>
        <w:left w:val="none" w:sz="0" w:space="0" w:color="auto"/>
        <w:bottom w:val="none" w:sz="0" w:space="0" w:color="auto"/>
        <w:right w:val="none" w:sz="0" w:space="0" w:color="auto"/>
      </w:divBdr>
    </w:div>
    <w:div w:id="1550340965">
      <w:bodyDiv w:val="1"/>
      <w:marLeft w:val="0"/>
      <w:marRight w:val="0"/>
      <w:marTop w:val="0"/>
      <w:marBottom w:val="0"/>
      <w:divBdr>
        <w:top w:val="none" w:sz="0" w:space="0" w:color="auto"/>
        <w:left w:val="none" w:sz="0" w:space="0" w:color="auto"/>
        <w:bottom w:val="none" w:sz="0" w:space="0" w:color="auto"/>
        <w:right w:val="none" w:sz="0" w:space="0" w:color="auto"/>
      </w:divBdr>
    </w:div>
    <w:div w:id="1550410141">
      <w:bodyDiv w:val="1"/>
      <w:marLeft w:val="0"/>
      <w:marRight w:val="0"/>
      <w:marTop w:val="0"/>
      <w:marBottom w:val="0"/>
      <w:divBdr>
        <w:top w:val="none" w:sz="0" w:space="0" w:color="auto"/>
        <w:left w:val="none" w:sz="0" w:space="0" w:color="auto"/>
        <w:bottom w:val="none" w:sz="0" w:space="0" w:color="auto"/>
        <w:right w:val="none" w:sz="0" w:space="0" w:color="auto"/>
      </w:divBdr>
    </w:div>
    <w:div w:id="1550410820">
      <w:bodyDiv w:val="1"/>
      <w:marLeft w:val="0"/>
      <w:marRight w:val="0"/>
      <w:marTop w:val="0"/>
      <w:marBottom w:val="0"/>
      <w:divBdr>
        <w:top w:val="none" w:sz="0" w:space="0" w:color="auto"/>
        <w:left w:val="none" w:sz="0" w:space="0" w:color="auto"/>
        <w:bottom w:val="none" w:sz="0" w:space="0" w:color="auto"/>
        <w:right w:val="none" w:sz="0" w:space="0" w:color="auto"/>
      </w:divBdr>
    </w:div>
    <w:div w:id="1550410827">
      <w:bodyDiv w:val="1"/>
      <w:marLeft w:val="0"/>
      <w:marRight w:val="0"/>
      <w:marTop w:val="0"/>
      <w:marBottom w:val="0"/>
      <w:divBdr>
        <w:top w:val="none" w:sz="0" w:space="0" w:color="auto"/>
        <w:left w:val="none" w:sz="0" w:space="0" w:color="auto"/>
        <w:bottom w:val="none" w:sz="0" w:space="0" w:color="auto"/>
        <w:right w:val="none" w:sz="0" w:space="0" w:color="auto"/>
      </w:divBdr>
    </w:div>
    <w:div w:id="1550536368">
      <w:bodyDiv w:val="1"/>
      <w:marLeft w:val="0"/>
      <w:marRight w:val="0"/>
      <w:marTop w:val="0"/>
      <w:marBottom w:val="0"/>
      <w:divBdr>
        <w:top w:val="none" w:sz="0" w:space="0" w:color="auto"/>
        <w:left w:val="none" w:sz="0" w:space="0" w:color="auto"/>
        <w:bottom w:val="none" w:sz="0" w:space="0" w:color="auto"/>
        <w:right w:val="none" w:sz="0" w:space="0" w:color="auto"/>
      </w:divBdr>
    </w:div>
    <w:div w:id="1551258487">
      <w:bodyDiv w:val="1"/>
      <w:marLeft w:val="0"/>
      <w:marRight w:val="0"/>
      <w:marTop w:val="0"/>
      <w:marBottom w:val="0"/>
      <w:divBdr>
        <w:top w:val="none" w:sz="0" w:space="0" w:color="auto"/>
        <w:left w:val="none" w:sz="0" w:space="0" w:color="auto"/>
        <w:bottom w:val="none" w:sz="0" w:space="0" w:color="auto"/>
        <w:right w:val="none" w:sz="0" w:space="0" w:color="auto"/>
      </w:divBdr>
    </w:div>
    <w:div w:id="1551266140">
      <w:bodyDiv w:val="1"/>
      <w:marLeft w:val="0"/>
      <w:marRight w:val="0"/>
      <w:marTop w:val="0"/>
      <w:marBottom w:val="0"/>
      <w:divBdr>
        <w:top w:val="none" w:sz="0" w:space="0" w:color="auto"/>
        <w:left w:val="none" w:sz="0" w:space="0" w:color="auto"/>
        <w:bottom w:val="none" w:sz="0" w:space="0" w:color="auto"/>
        <w:right w:val="none" w:sz="0" w:space="0" w:color="auto"/>
      </w:divBdr>
    </w:div>
    <w:div w:id="1551380718">
      <w:bodyDiv w:val="1"/>
      <w:marLeft w:val="0"/>
      <w:marRight w:val="0"/>
      <w:marTop w:val="0"/>
      <w:marBottom w:val="0"/>
      <w:divBdr>
        <w:top w:val="none" w:sz="0" w:space="0" w:color="auto"/>
        <w:left w:val="none" w:sz="0" w:space="0" w:color="auto"/>
        <w:bottom w:val="none" w:sz="0" w:space="0" w:color="auto"/>
        <w:right w:val="none" w:sz="0" w:space="0" w:color="auto"/>
      </w:divBdr>
    </w:div>
    <w:div w:id="1551460312">
      <w:bodyDiv w:val="1"/>
      <w:marLeft w:val="0"/>
      <w:marRight w:val="0"/>
      <w:marTop w:val="0"/>
      <w:marBottom w:val="0"/>
      <w:divBdr>
        <w:top w:val="none" w:sz="0" w:space="0" w:color="auto"/>
        <w:left w:val="none" w:sz="0" w:space="0" w:color="auto"/>
        <w:bottom w:val="none" w:sz="0" w:space="0" w:color="auto"/>
        <w:right w:val="none" w:sz="0" w:space="0" w:color="auto"/>
      </w:divBdr>
    </w:div>
    <w:div w:id="1551649746">
      <w:bodyDiv w:val="1"/>
      <w:marLeft w:val="0"/>
      <w:marRight w:val="0"/>
      <w:marTop w:val="0"/>
      <w:marBottom w:val="0"/>
      <w:divBdr>
        <w:top w:val="none" w:sz="0" w:space="0" w:color="auto"/>
        <w:left w:val="none" w:sz="0" w:space="0" w:color="auto"/>
        <w:bottom w:val="none" w:sz="0" w:space="0" w:color="auto"/>
        <w:right w:val="none" w:sz="0" w:space="0" w:color="auto"/>
      </w:divBdr>
    </w:div>
    <w:div w:id="1551763143">
      <w:bodyDiv w:val="1"/>
      <w:marLeft w:val="0"/>
      <w:marRight w:val="0"/>
      <w:marTop w:val="0"/>
      <w:marBottom w:val="0"/>
      <w:divBdr>
        <w:top w:val="none" w:sz="0" w:space="0" w:color="auto"/>
        <w:left w:val="none" w:sz="0" w:space="0" w:color="auto"/>
        <w:bottom w:val="none" w:sz="0" w:space="0" w:color="auto"/>
        <w:right w:val="none" w:sz="0" w:space="0" w:color="auto"/>
      </w:divBdr>
    </w:div>
    <w:div w:id="1551843947">
      <w:bodyDiv w:val="1"/>
      <w:marLeft w:val="0"/>
      <w:marRight w:val="0"/>
      <w:marTop w:val="0"/>
      <w:marBottom w:val="0"/>
      <w:divBdr>
        <w:top w:val="none" w:sz="0" w:space="0" w:color="auto"/>
        <w:left w:val="none" w:sz="0" w:space="0" w:color="auto"/>
        <w:bottom w:val="none" w:sz="0" w:space="0" w:color="auto"/>
        <w:right w:val="none" w:sz="0" w:space="0" w:color="auto"/>
      </w:divBdr>
    </w:div>
    <w:div w:id="1552115214">
      <w:bodyDiv w:val="1"/>
      <w:marLeft w:val="0"/>
      <w:marRight w:val="0"/>
      <w:marTop w:val="0"/>
      <w:marBottom w:val="0"/>
      <w:divBdr>
        <w:top w:val="none" w:sz="0" w:space="0" w:color="auto"/>
        <w:left w:val="none" w:sz="0" w:space="0" w:color="auto"/>
        <w:bottom w:val="none" w:sz="0" w:space="0" w:color="auto"/>
        <w:right w:val="none" w:sz="0" w:space="0" w:color="auto"/>
      </w:divBdr>
    </w:div>
    <w:div w:id="1552115733">
      <w:bodyDiv w:val="1"/>
      <w:marLeft w:val="0"/>
      <w:marRight w:val="0"/>
      <w:marTop w:val="0"/>
      <w:marBottom w:val="0"/>
      <w:divBdr>
        <w:top w:val="none" w:sz="0" w:space="0" w:color="auto"/>
        <w:left w:val="none" w:sz="0" w:space="0" w:color="auto"/>
        <w:bottom w:val="none" w:sz="0" w:space="0" w:color="auto"/>
        <w:right w:val="none" w:sz="0" w:space="0" w:color="auto"/>
      </w:divBdr>
    </w:div>
    <w:div w:id="1552156866">
      <w:bodyDiv w:val="1"/>
      <w:marLeft w:val="0"/>
      <w:marRight w:val="0"/>
      <w:marTop w:val="0"/>
      <w:marBottom w:val="0"/>
      <w:divBdr>
        <w:top w:val="none" w:sz="0" w:space="0" w:color="auto"/>
        <w:left w:val="none" w:sz="0" w:space="0" w:color="auto"/>
        <w:bottom w:val="none" w:sz="0" w:space="0" w:color="auto"/>
        <w:right w:val="none" w:sz="0" w:space="0" w:color="auto"/>
      </w:divBdr>
    </w:div>
    <w:div w:id="1552419721">
      <w:bodyDiv w:val="1"/>
      <w:marLeft w:val="0"/>
      <w:marRight w:val="0"/>
      <w:marTop w:val="0"/>
      <w:marBottom w:val="0"/>
      <w:divBdr>
        <w:top w:val="none" w:sz="0" w:space="0" w:color="auto"/>
        <w:left w:val="none" w:sz="0" w:space="0" w:color="auto"/>
        <w:bottom w:val="none" w:sz="0" w:space="0" w:color="auto"/>
        <w:right w:val="none" w:sz="0" w:space="0" w:color="auto"/>
      </w:divBdr>
    </w:div>
    <w:div w:id="1552500130">
      <w:bodyDiv w:val="1"/>
      <w:marLeft w:val="0"/>
      <w:marRight w:val="0"/>
      <w:marTop w:val="0"/>
      <w:marBottom w:val="0"/>
      <w:divBdr>
        <w:top w:val="none" w:sz="0" w:space="0" w:color="auto"/>
        <w:left w:val="none" w:sz="0" w:space="0" w:color="auto"/>
        <w:bottom w:val="none" w:sz="0" w:space="0" w:color="auto"/>
        <w:right w:val="none" w:sz="0" w:space="0" w:color="auto"/>
      </w:divBdr>
    </w:div>
    <w:div w:id="1552691574">
      <w:bodyDiv w:val="1"/>
      <w:marLeft w:val="0"/>
      <w:marRight w:val="0"/>
      <w:marTop w:val="0"/>
      <w:marBottom w:val="0"/>
      <w:divBdr>
        <w:top w:val="none" w:sz="0" w:space="0" w:color="auto"/>
        <w:left w:val="none" w:sz="0" w:space="0" w:color="auto"/>
        <w:bottom w:val="none" w:sz="0" w:space="0" w:color="auto"/>
        <w:right w:val="none" w:sz="0" w:space="0" w:color="auto"/>
      </w:divBdr>
    </w:div>
    <w:div w:id="1552764552">
      <w:bodyDiv w:val="1"/>
      <w:marLeft w:val="0"/>
      <w:marRight w:val="0"/>
      <w:marTop w:val="0"/>
      <w:marBottom w:val="0"/>
      <w:divBdr>
        <w:top w:val="none" w:sz="0" w:space="0" w:color="auto"/>
        <w:left w:val="none" w:sz="0" w:space="0" w:color="auto"/>
        <w:bottom w:val="none" w:sz="0" w:space="0" w:color="auto"/>
        <w:right w:val="none" w:sz="0" w:space="0" w:color="auto"/>
      </w:divBdr>
    </w:div>
    <w:div w:id="1552839152">
      <w:bodyDiv w:val="1"/>
      <w:marLeft w:val="0"/>
      <w:marRight w:val="0"/>
      <w:marTop w:val="0"/>
      <w:marBottom w:val="0"/>
      <w:divBdr>
        <w:top w:val="none" w:sz="0" w:space="0" w:color="auto"/>
        <w:left w:val="none" w:sz="0" w:space="0" w:color="auto"/>
        <w:bottom w:val="none" w:sz="0" w:space="0" w:color="auto"/>
        <w:right w:val="none" w:sz="0" w:space="0" w:color="auto"/>
      </w:divBdr>
    </w:div>
    <w:div w:id="1553034961">
      <w:bodyDiv w:val="1"/>
      <w:marLeft w:val="0"/>
      <w:marRight w:val="0"/>
      <w:marTop w:val="0"/>
      <w:marBottom w:val="0"/>
      <w:divBdr>
        <w:top w:val="none" w:sz="0" w:space="0" w:color="auto"/>
        <w:left w:val="none" w:sz="0" w:space="0" w:color="auto"/>
        <w:bottom w:val="none" w:sz="0" w:space="0" w:color="auto"/>
        <w:right w:val="none" w:sz="0" w:space="0" w:color="auto"/>
      </w:divBdr>
    </w:div>
    <w:div w:id="1553076321">
      <w:bodyDiv w:val="1"/>
      <w:marLeft w:val="0"/>
      <w:marRight w:val="0"/>
      <w:marTop w:val="0"/>
      <w:marBottom w:val="0"/>
      <w:divBdr>
        <w:top w:val="none" w:sz="0" w:space="0" w:color="auto"/>
        <w:left w:val="none" w:sz="0" w:space="0" w:color="auto"/>
        <w:bottom w:val="none" w:sz="0" w:space="0" w:color="auto"/>
        <w:right w:val="none" w:sz="0" w:space="0" w:color="auto"/>
      </w:divBdr>
    </w:div>
    <w:div w:id="1553157790">
      <w:bodyDiv w:val="1"/>
      <w:marLeft w:val="0"/>
      <w:marRight w:val="0"/>
      <w:marTop w:val="0"/>
      <w:marBottom w:val="0"/>
      <w:divBdr>
        <w:top w:val="none" w:sz="0" w:space="0" w:color="auto"/>
        <w:left w:val="none" w:sz="0" w:space="0" w:color="auto"/>
        <w:bottom w:val="none" w:sz="0" w:space="0" w:color="auto"/>
        <w:right w:val="none" w:sz="0" w:space="0" w:color="auto"/>
      </w:divBdr>
    </w:div>
    <w:div w:id="1553224750">
      <w:bodyDiv w:val="1"/>
      <w:marLeft w:val="0"/>
      <w:marRight w:val="0"/>
      <w:marTop w:val="0"/>
      <w:marBottom w:val="0"/>
      <w:divBdr>
        <w:top w:val="none" w:sz="0" w:space="0" w:color="auto"/>
        <w:left w:val="none" w:sz="0" w:space="0" w:color="auto"/>
        <w:bottom w:val="none" w:sz="0" w:space="0" w:color="auto"/>
        <w:right w:val="none" w:sz="0" w:space="0" w:color="auto"/>
      </w:divBdr>
    </w:div>
    <w:div w:id="1553273703">
      <w:bodyDiv w:val="1"/>
      <w:marLeft w:val="0"/>
      <w:marRight w:val="0"/>
      <w:marTop w:val="0"/>
      <w:marBottom w:val="0"/>
      <w:divBdr>
        <w:top w:val="none" w:sz="0" w:space="0" w:color="auto"/>
        <w:left w:val="none" w:sz="0" w:space="0" w:color="auto"/>
        <w:bottom w:val="none" w:sz="0" w:space="0" w:color="auto"/>
        <w:right w:val="none" w:sz="0" w:space="0" w:color="auto"/>
      </w:divBdr>
    </w:div>
    <w:div w:id="1553350024">
      <w:bodyDiv w:val="1"/>
      <w:marLeft w:val="0"/>
      <w:marRight w:val="0"/>
      <w:marTop w:val="0"/>
      <w:marBottom w:val="0"/>
      <w:divBdr>
        <w:top w:val="none" w:sz="0" w:space="0" w:color="auto"/>
        <w:left w:val="none" w:sz="0" w:space="0" w:color="auto"/>
        <w:bottom w:val="none" w:sz="0" w:space="0" w:color="auto"/>
        <w:right w:val="none" w:sz="0" w:space="0" w:color="auto"/>
      </w:divBdr>
    </w:div>
    <w:div w:id="1553495459">
      <w:bodyDiv w:val="1"/>
      <w:marLeft w:val="0"/>
      <w:marRight w:val="0"/>
      <w:marTop w:val="0"/>
      <w:marBottom w:val="0"/>
      <w:divBdr>
        <w:top w:val="none" w:sz="0" w:space="0" w:color="auto"/>
        <w:left w:val="none" w:sz="0" w:space="0" w:color="auto"/>
        <w:bottom w:val="none" w:sz="0" w:space="0" w:color="auto"/>
        <w:right w:val="none" w:sz="0" w:space="0" w:color="auto"/>
      </w:divBdr>
    </w:div>
    <w:div w:id="1553544138">
      <w:bodyDiv w:val="1"/>
      <w:marLeft w:val="0"/>
      <w:marRight w:val="0"/>
      <w:marTop w:val="0"/>
      <w:marBottom w:val="0"/>
      <w:divBdr>
        <w:top w:val="none" w:sz="0" w:space="0" w:color="auto"/>
        <w:left w:val="none" w:sz="0" w:space="0" w:color="auto"/>
        <w:bottom w:val="none" w:sz="0" w:space="0" w:color="auto"/>
        <w:right w:val="none" w:sz="0" w:space="0" w:color="auto"/>
      </w:divBdr>
    </w:div>
    <w:div w:id="1553610803">
      <w:bodyDiv w:val="1"/>
      <w:marLeft w:val="0"/>
      <w:marRight w:val="0"/>
      <w:marTop w:val="0"/>
      <w:marBottom w:val="0"/>
      <w:divBdr>
        <w:top w:val="none" w:sz="0" w:space="0" w:color="auto"/>
        <w:left w:val="none" w:sz="0" w:space="0" w:color="auto"/>
        <w:bottom w:val="none" w:sz="0" w:space="0" w:color="auto"/>
        <w:right w:val="none" w:sz="0" w:space="0" w:color="auto"/>
      </w:divBdr>
    </w:div>
    <w:div w:id="1553661969">
      <w:bodyDiv w:val="1"/>
      <w:marLeft w:val="0"/>
      <w:marRight w:val="0"/>
      <w:marTop w:val="0"/>
      <w:marBottom w:val="0"/>
      <w:divBdr>
        <w:top w:val="none" w:sz="0" w:space="0" w:color="auto"/>
        <w:left w:val="none" w:sz="0" w:space="0" w:color="auto"/>
        <w:bottom w:val="none" w:sz="0" w:space="0" w:color="auto"/>
        <w:right w:val="none" w:sz="0" w:space="0" w:color="auto"/>
      </w:divBdr>
    </w:div>
    <w:div w:id="1553662258">
      <w:bodyDiv w:val="1"/>
      <w:marLeft w:val="0"/>
      <w:marRight w:val="0"/>
      <w:marTop w:val="0"/>
      <w:marBottom w:val="0"/>
      <w:divBdr>
        <w:top w:val="none" w:sz="0" w:space="0" w:color="auto"/>
        <w:left w:val="none" w:sz="0" w:space="0" w:color="auto"/>
        <w:bottom w:val="none" w:sz="0" w:space="0" w:color="auto"/>
        <w:right w:val="none" w:sz="0" w:space="0" w:color="auto"/>
      </w:divBdr>
    </w:div>
    <w:div w:id="1554272729">
      <w:bodyDiv w:val="1"/>
      <w:marLeft w:val="0"/>
      <w:marRight w:val="0"/>
      <w:marTop w:val="0"/>
      <w:marBottom w:val="0"/>
      <w:divBdr>
        <w:top w:val="none" w:sz="0" w:space="0" w:color="auto"/>
        <w:left w:val="none" w:sz="0" w:space="0" w:color="auto"/>
        <w:bottom w:val="none" w:sz="0" w:space="0" w:color="auto"/>
        <w:right w:val="none" w:sz="0" w:space="0" w:color="auto"/>
      </w:divBdr>
    </w:div>
    <w:div w:id="1554384027">
      <w:bodyDiv w:val="1"/>
      <w:marLeft w:val="0"/>
      <w:marRight w:val="0"/>
      <w:marTop w:val="0"/>
      <w:marBottom w:val="0"/>
      <w:divBdr>
        <w:top w:val="none" w:sz="0" w:space="0" w:color="auto"/>
        <w:left w:val="none" w:sz="0" w:space="0" w:color="auto"/>
        <w:bottom w:val="none" w:sz="0" w:space="0" w:color="auto"/>
        <w:right w:val="none" w:sz="0" w:space="0" w:color="auto"/>
      </w:divBdr>
    </w:div>
    <w:div w:id="1554541900">
      <w:bodyDiv w:val="1"/>
      <w:marLeft w:val="0"/>
      <w:marRight w:val="0"/>
      <w:marTop w:val="0"/>
      <w:marBottom w:val="0"/>
      <w:divBdr>
        <w:top w:val="none" w:sz="0" w:space="0" w:color="auto"/>
        <w:left w:val="none" w:sz="0" w:space="0" w:color="auto"/>
        <w:bottom w:val="none" w:sz="0" w:space="0" w:color="auto"/>
        <w:right w:val="none" w:sz="0" w:space="0" w:color="auto"/>
      </w:divBdr>
    </w:div>
    <w:div w:id="1554929182">
      <w:bodyDiv w:val="1"/>
      <w:marLeft w:val="0"/>
      <w:marRight w:val="0"/>
      <w:marTop w:val="0"/>
      <w:marBottom w:val="0"/>
      <w:divBdr>
        <w:top w:val="none" w:sz="0" w:space="0" w:color="auto"/>
        <w:left w:val="none" w:sz="0" w:space="0" w:color="auto"/>
        <w:bottom w:val="none" w:sz="0" w:space="0" w:color="auto"/>
        <w:right w:val="none" w:sz="0" w:space="0" w:color="auto"/>
      </w:divBdr>
    </w:div>
    <w:div w:id="1555115767">
      <w:bodyDiv w:val="1"/>
      <w:marLeft w:val="0"/>
      <w:marRight w:val="0"/>
      <w:marTop w:val="0"/>
      <w:marBottom w:val="0"/>
      <w:divBdr>
        <w:top w:val="none" w:sz="0" w:space="0" w:color="auto"/>
        <w:left w:val="none" w:sz="0" w:space="0" w:color="auto"/>
        <w:bottom w:val="none" w:sz="0" w:space="0" w:color="auto"/>
        <w:right w:val="none" w:sz="0" w:space="0" w:color="auto"/>
      </w:divBdr>
    </w:div>
    <w:div w:id="1555117726">
      <w:bodyDiv w:val="1"/>
      <w:marLeft w:val="0"/>
      <w:marRight w:val="0"/>
      <w:marTop w:val="0"/>
      <w:marBottom w:val="0"/>
      <w:divBdr>
        <w:top w:val="none" w:sz="0" w:space="0" w:color="auto"/>
        <w:left w:val="none" w:sz="0" w:space="0" w:color="auto"/>
        <w:bottom w:val="none" w:sz="0" w:space="0" w:color="auto"/>
        <w:right w:val="none" w:sz="0" w:space="0" w:color="auto"/>
      </w:divBdr>
    </w:div>
    <w:div w:id="1555392563">
      <w:bodyDiv w:val="1"/>
      <w:marLeft w:val="0"/>
      <w:marRight w:val="0"/>
      <w:marTop w:val="0"/>
      <w:marBottom w:val="0"/>
      <w:divBdr>
        <w:top w:val="none" w:sz="0" w:space="0" w:color="auto"/>
        <w:left w:val="none" w:sz="0" w:space="0" w:color="auto"/>
        <w:bottom w:val="none" w:sz="0" w:space="0" w:color="auto"/>
        <w:right w:val="none" w:sz="0" w:space="0" w:color="auto"/>
      </w:divBdr>
    </w:div>
    <w:div w:id="1555698194">
      <w:bodyDiv w:val="1"/>
      <w:marLeft w:val="0"/>
      <w:marRight w:val="0"/>
      <w:marTop w:val="0"/>
      <w:marBottom w:val="0"/>
      <w:divBdr>
        <w:top w:val="none" w:sz="0" w:space="0" w:color="auto"/>
        <w:left w:val="none" w:sz="0" w:space="0" w:color="auto"/>
        <w:bottom w:val="none" w:sz="0" w:space="0" w:color="auto"/>
        <w:right w:val="none" w:sz="0" w:space="0" w:color="auto"/>
      </w:divBdr>
    </w:div>
    <w:div w:id="1555895867">
      <w:bodyDiv w:val="1"/>
      <w:marLeft w:val="0"/>
      <w:marRight w:val="0"/>
      <w:marTop w:val="0"/>
      <w:marBottom w:val="0"/>
      <w:divBdr>
        <w:top w:val="none" w:sz="0" w:space="0" w:color="auto"/>
        <w:left w:val="none" w:sz="0" w:space="0" w:color="auto"/>
        <w:bottom w:val="none" w:sz="0" w:space="0" w:color="auto"/>
        <w:right w:val="none" w:sz="0" w:space="0" w:color="auto"/>
      </w:divBdr>
    </w:div>
    <w:div w:id="1555964762">
      <w:bodyDiv w:val="1"/>
      <w:marLeft w:val="0"/>
      <w:marRight w:val="0"/>
      <w:marTop w:val="0"/>
      <w:marBottom w:val="0"/>
      <w:divBdr>
        <w:top w:val="none" w:sz="0" w:space="0" w:color="auto"/>
        <w:left w:val="none" w:sz="0" w:space="0" w:color="auto"/>
        <w:bottom w:val="none" w:sz="0" w:space="0" w:color="auto"/>
        <w:right w:val="none" w:sz="0" w:space="0" w:color="auto"/>
      </w:divBdr>
    </w:div>
    <w:div w:id="1556426938">
      <w:bodyDiv w:val="1"/>
      <w:marLeft w:val="0"/>
      <w:marRight w:val="0"/>
      <w:marTop w:val="0"/>
      <w:marBottom w:val="0"/>
      <w:divBdr>
        <w:top w:val="none" w:sz="0" w:space="0" w:color="auto"/>
        <w:left w:val="none" w:sz="0" w:space="0" w:color="auto"/>
        <w:bottom w:val="none" w:sz="0" w:space="0" w:color="auto"/>
        <w:right w:val="none" w:sz="0" w:space="0" w:color="auto"/>
      </w:divBdr>
    </w:div>
    <w:div w:id="1556549323">
      <w:bodyDiv w:val="1"/>
      <w:marLeft w:val="0"/>
      <w:marRight w:val="0"/>
      <w:marTop w:val="0"/>
      <w:marBottom w:val="0"/>
      <w:divBdr>
        <w:top w:val="none" w:sz="0" w:space="0" w:color="auto"/>
        <w:left w:val="none" w:sz="0" w:space="0" w:color="auto"/>
        <w:bottom w:val="none" w:sz="0" w:space="0" w:color="auto"/>
        <w:right w:val="none" w:sz="0" w:space="0" w:color="auto"/>
      </w:divBdr>
    </w:div>
    <w:div w:id="1556769502">
      <w:bodyDiv w:val="1"/>
      <w:marLeft w:val="0"/>
      <w:marRight w:val="0"/>
      <w:marTop w:val="0"/>
      <w:marBottom w:val="0"/>
      <w:divBdr>
        <w:top w:val="none" w:sz="0" w:space="0" w:color="auto"/>
        <w:left w:val="none" w:sz="0" w:space="0" w:color="auto"/>
        <w:bottom w:val="none" w:sz="0" w:space="0" w:color="auto"/>
        <w:right w:val="none" w:sz="0" w:space="0" w:color="auto"/>
      </w:divBdr>
    </w:div>
    <w:div w:id="1556770476">
      <w:bodyDiv w:val="1"/>
      <w:marLeft w:val="0"/>
      <w:marRight w:val="0"/>
      <w:marTop w:val="0"/>
      <w:marBottom w:val="0"/>
      <w:divBdr>
        <w:top w:val="none" w:sz="0" w:space="0" w:color="auto"/>
        <w:left w:val="none" w:sz="0" w:space="0" w:color="auto"/>
        <w:bottom w:val="none" w:sz="0" w:space="0" w:color="auto"/>
        <w:right w:val="none" w:sz="0" w:space="0" w:color="auto"/>
      </w:divBdr>
    </w:div>
    <w:div w:id="1556890739">
      <w:bodyDiv w:val="1"/>
      <w:marLeft w:val="0"/>
      <w:marRight w:val="0"/>
      <w:marTop w:val="0"/>
      <w:marBottom w:val="0"/>
      <w:divBdr>
        <w:top w:val="none" w:sz="0" w:space="0" w:color="auto"/>
        <w:left w:val="none" w:sz="0" w:space="0" w:color="auto"/>
        <w:bottom w:val="none" w:sz="0" w:space="0" w:color="auto"/>
        <w:right w:val="none" w:sz="0" w:space="0" w:color="auto"/>
      </w:divBdr>
    </w:div>
    <w:div w:id="1557010919">
      <w:bodyDiv w:val="1"/>
      <w:marLeft w:val="0"/>
      <w:marRight w:val="0"/>
      <w:marTop w:val="0"/>
      <w:marBottom w:val="0"/>
      <w:divBdr>
        <w:top w:val="none" w:sz="0" w:space="0" w:color="auto"/>
        <w:left w:val="none" w:sz="0" w:space="0" w:color="auto"/>
        <w:bottom w:val="none" w:sz="0" w:space="0" w:color="auto"/>
        <w:right w:val="none" w:sz="0" w:space="0" w:color="auto"/>
      </w:divBdr>
    </w:div>
    <w:div w:id="1557202837">
      <w:bodyDiv w:val="1"/>
      <w:marLeft w:val="0"/>
      <w:marRight w:val="0"/>
      <w:marTop w:val="0"/>
      <w:marBottom w:val="0"/>
      <w:divBdr>
        <w:top w:val="none" w:sz="0" w:space="0" w:color="auto"/>
        <w:left w:val="none" w:sz="0" w:space="0" w:color="auto"/>
        <w:bottom w:val="none" w:sz="0" w:space="0" w:color="auto"/>
        <w:right w:val="none" w:sz="0" w:space="0" w:color="auto"/>
      </w:divBdr>
    </w:div>
    <w:div w:id="1557282520">
      <w:bodyDiv w:val="1"/>
      <w:marLeft w:val="0"/>
      <w:marRight w:val="0"/>
      <w:marTop w:val="0"/>
      <w:marBottom w:val="0"/>
      <w:divBdr>
        <w:top w:val="none" w:sz="0" w:space="0" w:color="auto"/>
        <w:left w:val="none" w:sz="0" w:space="0" w:color="auto"/>
        <w:bottom w:val="none" w:sz="0" w:space="0" w:color="auto"/>
        <w:right w:val="none" w:sz="0" w:space="0" w:color="auto"/>
      </w:divBdr>
    </w:div>
    <w:div w:id="1557476472">
      <w:bodyDiv w:val="1"/>
      <w:marLeft w:val="0"/>
      <w:marRight w:val="0"/>
      <w:marTop w:val="0"/>
      <w:marBottom w:val="0"/>
      <w:divBdr>
        <w:top w:val="none" w:sz="0" w:space="0" w:color="auto"/>
        <w:left w:val="none" w:sz="0" w:space="0" w:color="auto"/>
        <w:bottom w:val="none" w:sz="0" w:space="0" w:color="auto"/>
        <w:right w:val="none" w:sz="0" w:space="0" w:color="auto"/>
      </w:divBdr>
    </w:div>
    <w:div w:id="1557625594">
      <w:bodyDiv w:val="1"/>
      <w:marLeft w:val="0"/>
      <w:marRight w:val="0"/>
      <w:marTop w:val="0"/>
      <w:marBottom w:val="0"/>
      <w:divBdr>
        <w:top w:val="none" w:sz="0" w:space="0" w:color="auto"/>
        <w:left w:val="none" w:sz="0" w:space="0" w:color="auto"/>
        <w:bottom w:val="none" w:sz="0" w:space="0" w:color="auto"/>
        <w:right w:val="none" w:sz="0" w:space="0" w:color="auto"/>
      </w:divBdr>
    </w:div>
    <w:div w:id="1557858239">
      <w:bodyDiv w:val="1"/>
      <w:marLeft w:val="0"/>
      <w:marRight w:val="0"/>
      <w:marTop w:val="0"/>
      <w:marBottom w:val="0"/>
      <w:divBdr>
        <w:top w:val="none" w:sz="0" w:space="0" w:color="auto"/>
        <w:left w:val="none" w:sz="0" w:space="0" w:color="auto"/>
        <w:bottom w:val="none" w:sz="0" w:space="0" w:color="auto"/>
        <w:right w:val="none" w:sz="0" w:space="0" w:color="auto"/>
      </w:divBdr>
    </w:div>
    <w:div w:id="1558013452">
      <w:bodyDiv w:val="1"/>
      <w:marLeft w:val="0"/>
      <w:marRight w:val="0"/>
      <w:marTop w:val="0"/>
      <w:marBottom w:val="0"/>
      <w:divBdr>
        <w:top w:val="none" w:sz="0" w:space="0" w:color="auto"/>
        <w:left w:val="none" w:sz="0" w:space="0" w:color="auto"/>
        <w:bottom w:val="none" w:sz="0" w:space="0" w:color="auto"/>
        <w:right w:val="none" w:sz="0" w:space="0" w:color="auto"/>
      </w:divBdr>
    </w:div>
    <w:div w:id="1558395138">
      <w:bodyDiv w:val="1"/>
      <w:marLeft w:val="0"/>
      <w:marRight w:val="0"/>
      <w:marTop w:val="0"/>
      <w:marBottom w:val="0"/>
      <w:divBdr>
        <w:top w:val="none" w:sz="0" w:space="0" w:color="auto"/>
        <w:left w:val="none" w:sz="0" w:space="0" w:color="auto"/>
        <w:bottom w:val="none" w:sz="0" w:space="0" w:color="auto"/>
        <w:right w:val="none" w:sz="0" w:space="0" w:color="auto"/>
      </w:divBdr>
    </w:div>
    <w:div w:id="1558780144">
      <w:bodyDiv w:val="1"/>
      <w:marLeft w:val="0"/>
      <w:marRight w:val="0"/>
      <w:marTop w:val="0"/>
      <w:marBottom w:val="0"/>
      <w:divBdr>
        <w:top w:val="none" w:sz="0" w:space="0" w:color="auto"/>
        <w:left w:val="none" w:sz="0" w:space="0" w:color="auto"/>
        <w:bottom w:val="none" w:sz="0" w:space="0" w:color="auto"/>
        <w:right w:val="none" w:sz="0" w:space="0" w:color="auto"/>
      </w:divBdr>
    </w:div>
    <w:div w:id="1558786794">
      <w:bodyDiv w:val="1"/>
      <w:marLeft w:val="0"/>
      <w:marRight w:val="0"/>
      <w:marTop w:val="0"/>
      <w:marBottom w:val="0"/>
      <w:divBdr>
        <w:top w:val="none" w:sz="0" w:space="0" w:color="auto"/>
        <w:left w:val="none" w:sz="0" w:space="0" w:color="auto"/>
        <w:bottom w:val="none" w:sz="0" w:space="0" w:color="auto"/>
        <w:right w:val="none" w:sz="0" w:space="0" w:color="auto"/>
      </w:divBdr>
    </w:div>
    <w:div w:id="1558977132">
      <w:bodyDiv w:val="1"/>
      <w:marLeft w:val="0"/>
      <w:marRight w:val="0"/>
      <w:marTop w:val="0"/>
      <w:marBottom w:val="0"/>
      <w:divBdr>
        <w:top w:val="none" w:sz="0" w:space="0" w:color="auto"/>
        <w:left w:val="none" w:sz="0" w:space="0" w:color="auto"/>
        <w:bottom w:val="none" w:sz="0" w:space="0" w:color="auto"/>
        <w:right w:val="none" w:sz="0" w:space="0" w:color="auto"/>
      </w:divBdr>
    </w:div>
    <w:div w:id="1559126167">
      <w:bodyDiv w:val="1"/>
      <w:marLeft w:val="0"/>
      <w:marRight w:val="0"/>
      <w:marTop w:val="0"/>
      <w:marBottom w:val="0"/>
      <w:divBdr>
        <w:top w:val="none" w:sz="0" w:space="0" w:color="auto"/>
        <w:left w:val="none" w:sz="0" w:space="0" w:color="auto"/>
        <w:bottom w:val="none" w:sz="0" w:space="0" w:color="auto"/>
        <w:right w:val="none" w:sz="0" w:space="0" w:color="auto"/>
      </w:divBdr>
    </w:div>
    <w:div w:id="1559508660">
      <w:bodyDiv w:val="1"/>
      <w:marLeft w:val="0"/>
      <w:marRight w:val="0"/>
      <w:marTop w:val="0"/>
      <w:marBottom w:val="0"/>
      <w:divBdr>
        <w:top w:val="none" w:sz="0" w:space="0" w:color="auto"/>
        <w:left w:val="none" w:sz="0" w:space="0" w:color="auto"/>
        <w:bottom w:val="none" w:sz="0" w:space="0" w:color="auto"/>
        <w:right w:val="none" w:sz="0" w:space="0" w:color="auto"/>
      </w:divBdr>
    </w:div>
    <w:div w:id="1559587026">
      <w:bodyDiv w:val="1"/>
      <w:marLeft w:val="0"/>
      <w:marRight w:val="0"/>
      <w:marTop w:val="0"/>
      <w:marBottom w:val="0"/>
      <w:divBdr>
        <w:top w:val="none" w:sz="0" w:space="0" w:color="auto"/>
        <w:left w:val="none" w:sz="0" w:space="0" w:color="auto"/>
        <w:bottom w:val="none" w:sz="0" w:space="0" w:color="auto"/>
        <w:right w:val="none" w:sz="0" w:space="0" w:color="auto"/>
      </w:divBdr>
    </w:div>
    <w:div w:id="1559897801">
      <w:bodyDiv w:val="1"/>
      <w:marLeft w:val="0"/>
      <w:marRight w:val="0"/>
      <w:marTop w:val="0"/>
      <w:marBottom w:val="0"/>
      <w:divBdr>
        <w:top w:val="none" w:sz="0" w:space="0" w:color="auto"/>
        <w:left w:val="none" w:sz="0" w:space="0" w:color="auto"/>
        <w:bottom w:val="none" w:sz="0" w:space="0" w:color="auto"/>
        <w:right w:val="none" w:sz="0" w:space="0" w:color="auto"/>
      </w:divBdr>
    </w:div>
    <w:div w:id="1559900431">
      <w:bodyDiv w:val="1"/>
      <w:marLeft w:val="0"/>
      <w:marRight w:val="0"/>
      <w:marTop w:val="0"/>
      <w:marBottom w:val="0"/>
      <w:divBdr>
        <w:top w:val="none" w:sz="0" w:space="0" w:color="auto"/>
        <w:left w:val="none" w:sz="0" w:space="0" w:color="auto"/>
        <w:bottom w:val="none" w:sz="0" w:space="0" w:color="auto"/>
        <w:right w:val="none" w:sz="0" w:space="0" w:color="auto"/>
      </w:divBdr>
    </w:div>
    <w:div w:id="1559975529">
      <w:bodyDiv w:val="1"/>
      <w:marLeft w:val="0"/>
      <w:marRight w:val="0"/>
      <w:marTop w:val="0"/>
      <w:marBottom w:val="0"/>
      <w:divBdr>
        <w:top w:val="none" w:sz="0" w:space="0" w:color="auto"/>
        <w:left w:val="none" w:sz="0" w:space="0" w:color="auto"/>
        <w:bottom w:val="none" w:sz="0" w:space="0" w:color="auto"/>
        <w:right w:val="none" w:sz="0" w:space="0" w:color="auto"/>
      </w:divBdr>
    </w:div>
    <w:div w:id="1560088841">
      <w:bodyDiv w:val="1"/>
      <w:marLeft w:val="0"/>
      <w:marRight w:val="0"/>
      <w:marTop w:val="0"/>
      <w:marBottom w:val="0"/>
      <w:divBdr>
        <w:top w:val="none" w:sz="0" w:space="0" w:color="auto"/>
        <w:left w:val="none" w:sz="0" w:space="0" w:color="auto"/>
        <w:bottom w:val="none" w:sz="0" w:space="0" w:color="auto"/>
        <w:right w:val="none" w:sz="0" w:space="0" w:color="auto"/>
      </w:divBdr>
    </w:div>
    <w:div w:id="1560238963">
      <w:bodyDiv w:val="1"/>
      <w:marLeft w:val="0"/>
      <w:marRight w:val="0"/>
      <w:marTop w:val="0"/>
      <w:marBottom w:val="0"/>
      <w:divBdr>
        <w:top w:val="none" w:sz="0" w:space="0" w:color="auto"/>
        <w:left w:val="none" w:sz="0" w:space="0" w:color="auto"/>
        <w:bottom w:val="none" w:sz="0" w:space="0" w:color="auto"/>
        <w:right w:val="none" w:sz="0" w:space="0" w:color="auto"/>
      </w:divBdr>
    </w:div>
    <w:div w:id="1560365204">
      <w:bodyDiv w:val="1"/>
      <w:marLeft w:val="0"/>
      <w:marRight w:val="0"/>
      <w:marTop w:val="0"/>
      <w:marBottom w:val="0"/>
      <w:divBdr>
        <w:top w:val="none" w:sz="0" w:space="0" w:color="auto"/>
        <w:left w:val="none" w:sz="0" w:space="0" w:color="auto"/>
        <w:bottom w:val="none" w:sz="0" w:space="0" w:color="auto"/>
        <w:right w:val="none" w:sz="0" w:space="0" w:color="auto"/>
      </w:divBdr>
    </w:div>
    <w:div w:id="1560478253">
      <w:bodyDiv w:val="1"/>
      <w:marLeft w:val="0"/>
      <w:marRight w:val="0"/>
      <w:marTop w:val="0"/>
      <w:marBottom w:val="0"/>
      <w:divBdr>
        <w:top w:val="none" w:sz="0" w:space="0" w:color="auto"/>
        <w:left w:val="none" w:sz="0" w:space="0" w:color="auto"/>
        <w:bottom w:val="none" w:sz="0" w:space="0" w:color="auto"/>
        <w:right w:val="none" w:sz="0" w:space="0" w:color="auto"/>
      </w:divBdr>
    </w:div>
    <w:div w:id="1560558761">
      <w:bodyDiv w:val="1"/>
      <w:marLeft w:val="0"/>
      <w:marRight w:val="0"/>
      <w:marTop w:val="0"/>
      <w:marBottom w:val="0"/>
      <w:divBdr>
        <w:top w:val="none" w:sz="0" w:space="0" w:color="auto"/>
        <w:left w:val="none" w:sz="0" w:space="0" w:color="auto"/>
        <w:bottom w:val="none" w:sz="0" w:space="0" w:color="auto"/>
        <w:right w:val="none" w:sz="0" w:space="0" w:color="auto"/>
      </w:divBdr>
    </w:div>
    <w:div w:id="1560703481">
      <w:bodyDiv w:val="1"/>
      <w:marLeft w:val="0"/>
      <w:marRight w:val="0"/>
      <w:marTop w:val="0"/>
      <w:marBottom w:val="0"/>
      <w:divBdr>
        <w:top w:val="none" w:sz="0" w:space="0" w:color="auto"/>
        <w:left w:val="none" w:sz="0" w:space="0" w:color="auto"/>
        <w:bottom w:val="none" w:sz="0" w:space="0" w:color="auto"/>
        <w:right w:val="none" w:sz="0" w:space="0" w:color="auto"/>
      </w:divBdr>
    </w:div>
    <w:div w:id="1561407074">
      <w:bodyDiv w:val="1"/>
      <w:marLeft w:val="0"/>
      <w:marRight w:val="0"/>
      <w:marTop w:val="0"/>
      <w:marBottom w:val="0"/>
      <w:divBdr>
        <w:top w:val="none" w:sz="0" w:space="0" w:color="auto"/>
        <w:left w:val="none" w:sz="0" w:space="0" w:color="auto"/>
        <w:bottom w:val="none" w:sz="0" w:space="0" w:color="auto"/>
        <w:right w:val="none" w:sz="0" w:space="0" w:color="auto"/>
      </w:divBdr>
    </w:div>
    <w:div w:id="1561481515">
      <w:bodyDiv w:val="1"/>
      <w:marLeft w:val="0"/>
      <w:marRight w:val="0"/>
      <w:marTop w:val="0"/>
      <w:marBottom w:val="0"/>
      <w:divBdr>
        <w:top w:val="none" w:sz="0" w:space="0" w:color="auto"/>
        <w:left w:val="none" w:sz="0" w:space="0" w:color="auto"/>
        <w:bottom w:val="none" w:sz="0" w:space="0" w:color="auto"/>
        <w:right w:val="none" w:sz="0" w:space="0" w:color="auto"/>
      </w:divBdr>
    </w:div>
    <w:div w:id="1561860293">
      <w:bodyDiv w:val="1"/>
      <w:marLeft w:val="0"/>
      <w:marRight w:val="0"/>
      <w:marTop w:val="0"/>
      <w:marBottom w:val="0"/>
      <w:divBdr>
        <w:top w:val="none" w:sz="0" w:space="0" w:color="auto"/>
        <w:left w:val="none" w:sz="0" w:space="0" w:color="auto"/>
        <w:bottom w:val="none" w:sz="0" w:space="0" w:color="auto"/>
        <w:right w:val="none" w:sz="0" w:space="0" w:color="auto"/>
      </w:divBdr>
    </w:div>
    <w:div w:id="1561944662">
      <w:bodyDiv w:val="1"/>
      <w:marLeft w:val="0"/>
      <w:marRight w:val="0"/>
      <w:marTop w:val="0"/>
      <w:marBottom w:val="0"/>
      <w:divBdr>
        <w:top w:val="none" w:sz="0" w:space="0" w:color="auto"/>
        <w:left w:val="none" w:sz="0" w:space="0" w:color="auto"/>
        <w:bottom w:val="none" w:sz="0" w:space="0" w:color="auto"/>
        <w:right w:val="none" w:sz="0" w:space="0" w:color="auto"/>
      </w:divBdr>
    </w:div>
    <w:div w:id="1561945312">
      <w:bodyDiv w:val="1"/>
      <w:marLeft w:val="0"/>
      <w:marRight w:val="0"/>
      <w:marTop w:val="0"/>
      <w:marBottom w:val="0"/>
      <w:divBdr>
        <w:top w:val="none" w:sz="0" w:space="0" w:color="auto"/>
        <w:left w:val="none" w:sz="0" w:space="0" w:color="auto"/>
        <w:bottom w:val="none" w:sz="0" w:space="0" w:color="auto"/>
        <w:right w:val="none" w:sz="0" w:space="0" w:color="auto"/>
      </w:divBdr>
    </w:div>
    <w:div w:id="1562403088">
      <w:bodyDiv w:val="1"/>
      <w:marLeft w:val="0"/>
      <w:marRight w:val="0"/>
      <w:marTop w:val="0"/>
      <w:marBottom w:val="0"/>
      <w:divBdr>
        <w:top w:val="none" w:sz="0" w:space="0" w:color="auto"/>
        <w:left w:val="none" w:sz="0" w:space="0" w:color="auto"/>
        <w:bottom w:val="none" w:sz="0" w:space="0" w:color="auto"/>
        <w:right w:val="none" w:sz="0" w:space="0" w:color="auto"/>
      </w:divBdr>
    </w:div>
    <w:div w:id="1562405329">
      <w:bodyDiv w:val="1"/>
      <w:marLeft w:val="0"/>
      <w:marRight w:val="0"/>
      <w:marTop w:val="0"/>
      <w:marBottom w:val="0"/>
      <w:divBdr>
        <w:top w:val="none" w:sz="0" w:space="0" w:color="auto"/>
        <w:left w:val="none" w:sz="0" w:space="0" w:color="auto"/>
        <w:bottom w:val="none" w:sz="0" w:space="0" w:color="auto"/>
        <w:right w:val="none" w:sz="0" w:space="0" w:color="auto"/>
      </w:divBdr>
    </w:div>
    <w:div w:id="1562668301">
      <w:bodyDiv w:val="1"/>
      <w:marLeft w:val="0"/>
      <w:marRight w:val="0"/>
      <w:marTop w:val="0"/>
      <w:marBottom w:val="0"/>
      <w:divBdr>
        <w:top w:val="none" w:sz="0" w:space="0" w:color="auto"/>
        <w:left w:val="none" w:sz="0" w:space="0" w:color="auto"/>
        <w:bottom w:val="none" w:sz="0" w:space="0" w:color="auto"/>
        <w:right w:val="none" w:sz="0" w:space="0" w:color="auto"/>
      </w:divBdr>
    </w:div>
    <w:div w:id="1562668355">
      <w:bodyDiv w:val="1"/>
      <w:marLeft w:val="0"/>
      <w:marRight w:val="0"/>
      <w:marTop w:val="0"/>
      <w:marBottom w:val="0"/>
      <w:divBdr>
        <w:top w:val="none" w:sz="0" w:space="0" w:color="auto"/>
        <w:left w:val="none" w:sz="0" w:space="0" w:color="auto"/>
        <w:bottom w:val="none" w:sz="0" w:space="0" w:color="auto"/>
        <w:right w:val="none" w:sz="0" w:space="0" w:color="auto"/>
      </w:divBdr>
    </w:div>
    <w:div w:id="1562710931">
      <w:bodyDiv w:val="1"/>
      <w:marLeft w:val="0"/>
      <w:marRight w:val="0"/>
      <w:marTop w:val="0"/>
      <w:marBottom w:val="0"/>
      <w:divBdr>
        <w:top w:val="none" w:sz="0" w:space="0" w:color="auto"/>
        <w:left w:val="none" w:sz="0" w:space="0" w:color="auto"/>
        <w:bottom w:val="none" w:sz="0" w:space="0" w:color="auto"/>
        <w:right w:val="none" w:sz="0" w:space="0" w:color="auto"/>
      </w:divBdr>
    </w:div>
    <w:div w:id="1562908958">
      <w:bodyDiv w:val="1"/>
      <w:marLeft w:val="0"/>
      <w:marRight w:val="0"/>
      <w:marTop w:val="0"/>
      <w:marBottom w:val="0"/>
      <w:divBdr>
        <w:top w:val="none" w:sz="0" w:space="0" w:color="auto"/>
        <w:left w:val="none" w:sz="0" w:space="0" w:color="auto"/>
        <w:bottom w:val="none" w:sz="0" w:space="0" w:color="auto"/>
        <w:right w:val="none" w:sz="0" w:space="0" w:color="auto"/>
      </w:divBdr>
    </w:div>
    <w:div w:id="1562980645">
      <w:bodyDiv w:val="1"/>
      <w:marLeft w:val="0"/>
      <w:marRight w:val="0"/>
      <w:marTop w:val="0"/>
      <w:marBottom w:val="0"/>
      <w:divBdr>
        <w:top w:val="none" w:sz="0" w:space="0" w:color="auto"/>
        <w:left w:val="none" w:sz="0" w:space="0" w:color="auto"/>
        <w:bottom w:val="none" w:sz="0" w:space="0" w:color="auto"/>
        <w:right w:val="none" w:sz="0" w:space="0" w:color="auto"/>
      </w:divBdr>
    </w:div>
    <w:div w:id="1562980773">
      <w:bodyDiv w:val="1"/>
      <w:marLeft w:val="0"/>
      <w:marRight w:val="0"/>
      <w:marTop w:val="0"/>
      <w:marBottom w:val="0"/>
      <w:divBdr>
        <w:top w:val="none" w:sz="0" w:space="0" w:color="auto"/>
        <w:left w:val="none" w:sz="0" w:space="0" w:color="auto"/>
        <w:bottom w:val="none" w:sz="0" w:space="0" w:color="auto"/>
        <w:right w:val="none" w:sz="0" w:space="0" w:color="auto"/>
      </w:divBdr>
    </w:div>
    <w:div w:id="1563128693">
      <w:bodyDiv w:val="1"/>
      <w:marLeft w:val="0"/>
      <w:marRight w:val="0"/>
      <w:marTop w:val="0"/>
      <w:marBottom w:val="0"/>
      <w:divBdr>
        <w:top w:val="none" w:sz="0" w:space="0" w:color="auto"/>
        <w:left w:val="none" w:sz="0" w:space="0" w:color="auto"/>
        <w:bottom w:val="none" w:sz="0" w:space="0" w:color="auto"/>
        <w:right w:val="none" w:sz="0" w:space="0" w:color="auto"/>
      </w:divBdr>
    </w:div>
    <w:div w:id="1563324764">
      <w:bodyDiv w:val="1"/>
      <w:marLeft w:val="0"/>
      <w:marRight w:val="0"/>
      <w:marTop w:val="0"/>
      <w:marBottom w:val="0"/>
      <w:divBdr>
        <w:top w:val="none" w:sz="0" w:space="0" w:color="auto"/>
        <w:left w:val="none" w:sz="0" w:space="0" w:color="auto"/>
        <w:bottom w:val="none" w:sz="0" w:space="0" w:color="auto"/>
        <w:right w:val="none" w:sz="0" w:space="0" w:color="auto"/>
      </w:divBdr>
    </w:div>
    <w:div w:id="1563324992">
      <w:bodyDiv w:val="1"/>
      <w:marLeft w:val="0"/>
      <w:marRight w:val="0"/>
      <w:marTop w:val="0"/>
      <w:marBottom w:val="0"/>
      <w:divBdr>
        <w:top w:val="none" w:sz="0" w:space="0" w:color="auto"/>
        <w:left w:val="none" w:sz="0" w:space="0" w:color="auto"/>
        <w:bottom w:val="none" w:sz="0" w:space="0" w:color="auto"/>
        <w:right w:val="none" w:sz="0" w:space="0" w:color="auto"/>
      </w:divBdr>
    </w:div>
    <w:div w:id="1563635889">
      <w:bodyDiv w:val="1"/>
      <w:marLeft w:val="0"/>
      <w:marRight w:val="0"/>
      <w:marTop w:val="0"/>
      <w:marBottom w:val="0"/>
      <w:divBdr>
        <w:top w:val="none" w:sz="0" w:space="0" w:color="auto"/>
        <w:left w:val="none" w:sz="0" w:space="0" w:color="auto"/>
        <w:bottom w:val="none" w:sz="0" w:space="0" w:color="auto"/>
        <w:right w:val="none" w:sz="0" w:space="0" w:color="auto"/>
      </w:divBdr>
    </w:div>
    <w:div w:id="1563636161">
      <w:bodyDiv w:val="1"/>
      <w:marLeft w:val="0"/>
      <w:marRight w:val="0"/>
      <w:marTop w:val="0"/>
      <w:marBottom w:val="0"/>
      <w:divBdr>
        <w:top w:val="none" w:sz="0" w:space="0" w:color="auto"/>
        <w:left w:val="none" w:sz="0" w:space="0" w:color="auto"/>
        <w:bottom w:val="none" w:sz="0" w:space="0" w:color="auto"/>
        <w:right w:val="none" w:sz="0" w:space="0" w:color="auto"/>
      </w:divBdr>
    </w:div>
    <w:div w:id="1563641488">
      <w:bodyDiv w:val="1"/>
      <w:marLeft w:val="0"/>
      <w:marRight w:val="0"/>
      <w:marTop w:val="0"/>
      <w:marBottom w:val="0"/>
      <w:divBdr>
        <w:top w:val="none" w:sz="0" w:space="0" w:color="auto"/>
        <w:left w:val="none" w:sz="0" w:space="0" w:color="auto"/>
        <w:bottom w:val="none" w:sz="0" w:space="0" w:color="auto"/>
        <w:right w:val="none" w:sz="0" w:space="0" w:color="auto"/>
      </w:divBdr>
    </w:div>
    <w:div w:id="1563754674">
      <w:bodyDiv w:val="1"/>
      <w:marLeft w:val="0"/>
      <w:marRight w:val="0"/>
      <w:marTop w:val="0"/>
      <w:marBottom w:val="0"/>
      <w:divBdr>
        <w:top w:val="none" w:sz="0" w:space="0" w:color="auto"/>
        <w:left w:val="none" w:sz="0" w:space="0" w:color="auto"/>
        <w:bottom w:val="none" w:sz="0" w:space="0" w:color="auto"/>
        <w:right w:val="none" w:sz="0" w:space="0" w:color="auto"/>
      </w:divBdr>
    </w:div>
    <w:div w:id="1564024852">
      <w:bodyDiv w:val="1"/>
      <w:marLeft w:val="0"/>
      <w:marRight w:val="0"/>
      <w:marTop w:val="0"/>
      <w:marBottom w:val="0"/>
      <w:divBdr>
        <w:top w:val="none" w:sz="0" w:space="0" w:color="auto"/>
        <w:left w:val="none" w:sz="0" w:space="0" w:color="auto"/>
        <w:bottom w:val="none" w:sz="0" w:space="0" w:color="auto"/>
        <w:right w:val="none" w:sz="0" w:space="0" w:color="auto"/>
      </w:divBdr>
    </w:div>
    <w:div w:id="1564288680">
      <w:bodyDiv w:val="1"/>
      <w:marLeft w:val="0"/>
      <w:marRight w:val="0"/>
      <w:marTop w:val="0"/>
      <w:marBottom w:val="0"/>
      <w:divBdr>
        <w:top w:val="none" w:sz="0" w:space="0" w:color="auto"/>
        <w:left w:val="none" w:sz="0" w:space="0" w:color="auto"/>
        <w:bottom w:val="none" w:sz="0" w:space="0" w:color="auto"/>
        <w:right w:val="none" w:sz="0" w:space="0" w:color="auto"/>
      </w:divBdr>
    </w:div>
    <w:div w:id="1564606714">
      <w:bodyDiv w:val="1"/>
      <w:marLeft w:val="0"/>
      <w:marRight w:val="0"/>
      <w:marTop w:val="0"/>
      <w:marBottom w:val="0"/>
      <w:divBdr>
        <w:top w:val="none" w:sz="0" w:space="0" w:color="auto"/>
        <w:left w:val="none" w:sz="0" w:space="0" w:color="auto"/>
        <w:bottom w:val="none" w:sz="0" w:space="0" w:color="auto"/>
        <w:right w:val="none" w:sz="0" w:space="0" w:color="auto"/>
      </w:divBdr>
    </w:div>
    <w:div w:id="1564606945">
      <w:bodyDiv w:val="1"/>
      <w:marLeft w:val="0"/>
      <w:marRight w:val="0"/>
      <w:marTop w:val="0"/>
      <w:marBottom w:val="0"/>
      <w:divBdr>
        <w:top w:val="none" w:sz="0" w:space="0" w:color="auto"/>
        <w:left w:val="none" w:sz="0" w:space="0" w:color="auto"/>
        <w:bottom w:val="none" w:sz="0" w:space="0" w:color="auto"/>
        <w:right w:val="none" w:sz="0" w:space="0" w:color="auto"/>
      </w:divBdr>
    </w:div>
    <w:div w:id="1564634266">
      <w:bodyDiv w:val="1"/>
      <w:marLeft w:val="0"/>
      <w:marRight w:val="0"/>
      <w:marTop w:val="0"/>
      <w:marBottom w:val="0"/>
      <w:divBdr>
        <w:top w:val="none" w:sz="0" w:space="0" w:color="auto"/>
        <w:left w:val="none" w:sz="0" w:space="0" w:color="auto"/>
        <w:bottom w:val="none" w:sz="0" w:space="0" w:color="auto"/>
        <w:right w:val="none" w:sz="0" w:space="0" w:color="auto"/>
      </w:divBdr>
    </w:div>
    <w:div w:id="1564676543">
      <w:bodyDiv w:val="1"/>
      <w:marLeft w:val="0"/>
      <w:marRight w:val="0"/>
      <w:marTop w:val="0"/>
      <w:marBottom w:val="0"/>
      <w:divBdr>
        <w:top w:val="none" w:sz="0" w:space="0" w:color="auto"/>
        <w:left w:val="none" w:sz="0" w:space="0" w:color="auto"/>
        <w:bottom w:val="none" w:sz="0" w:space="0" w:color="auto"/>
        <w:right w:val="none" w:sz="0" w:space="0" w:color="auto"/>
      </w:divBdr>
    </w:div>
    <w:div w:id="1564951447">
      <w:bodyDiv w:val="1"/>
      <w:marLeft w:val="0"/>
      <w:marRight w:val="0"/>
      <w:marTop w:val="0"/>
      <w:marBottom w:val="0"/>
      <w:divBdr>
        <w:top w:val="none" w:sz="0" w:space="0" w:color="auto"/>
        <w:left w:val="none" w:sz="0" w:space="0" w:color="auto"/>
        <w:bottom w:val="none" w:sz="0" w:space="0" w:color="auto"/>
        <w:right w:val="none" w:sz="0" w:space="0" w:color="auto"/>
      </w:divBdr>
    </w:div>
    <w:div w:id="1565066559">
      <w:bodyDiv w:val="1"/>
      <w:marLeft w:val="0"/>
      <w:marRight w:val="0"/>
      <w:marTop w:val="0"/>
      <w:marBottom w:val="0"/>
      <w:divBdr>
        <w:top w:val="none" w:sz="0" w:space="0" w:color="auto"/>
        <w:left w:val="none" w:sz="0" w:space="0" w:color="auto"/>
        <w:bottom w:val="none" w:sz="0" w:space="0" w:color="auto"/>
        <w:right w:val="none" w:sz="0" w:space="0" w:color="auto"/>
      </w:divBdr>
    </w:div>
    <w:div w:id="1565289892">
      <w:bodyDiv w:val="1"/>
      <w:marLeft w:val="0"/>
      <w:marRight w:val="0"/>
      <w:marTop w:val="0"/>
      <w:marBottom w:val="0"/>
      <w:divBdr>
        <w:top w:val="none" w:sz="0" w:space="0" w:color="auto"/>
        <w:left w:val="none" w:sz="0" w:space="0" w:color="auto"/>
        <w:bottom w:val="none" w:sz="0" w:space="0" w:color="auto"/>
        <w:right w:val="none" w:sz="0" w:space="0" w:color="auto"/>
      </w:divBdr>
    </w:div>
    <w:div w:id="1565290183">
      <w:bodyDiv w:val="1"/>
      <w:marLeft w:val="0"/>
      <w:marRight w:val="0"/>
      <w:marTop w:val="0"/>
      <w:marBottom w:val="0"/>
      <w:divBdr>
        <w:top w:val="none" w:sz="0" w:space="0" w:color="auto"/>
        <w:left w:val="none" w:sz="0" w:space="0" w:color="auto"/>
        <w:bottom w:val="none" w:sz="0" w:space="0" w:color="auto"/>
        <w:right w:val="none" w:sz="0" w:space="0" w:color="auto"/>
      </w:divBdr>
    </w:div>
    <w:div w:id="1565683132">
      <w:bodyDiv w:val="1"/>
      <w:marLeft w:val="0"/>
      <w:marRight w:val="0"/>
      <w:marTop w:val="0"/>
      <w:marBottom w:val="0"/>
      <w:divBdr>
        <w:top w:val="none" w:sz="0" w:space="0" w:color="auto"/>
        <w:left w:val="none" w:sz="0" w:space="0" w:color="auto"/>
        <w:bottom w:val="none" w:sz="0" w:space="0" w:color="auto"/>
        <w:right w:val="none" w:sz="0" w:space="0" w:color="auto"/>
      </w:divBdr>
    </w:div>
    <w:div w:id="1566524689">
      <w:bodyDiv w:val="1"/>
      <w:marLeft w:val="0"/>
      <w:marRight w:val="0"/>
      <w:marTop w:val="0"/>
      <w:marBottom w:val="0"/>
      <w:divBdr>
        <w:top w:val="none" w:sz="0" w:space="0" w:color="auto"/>
        <w:left w:val="none" w:sz="0" w:space="0" w:color="auto"/>
        <w:bottom w:val="none" w:sz="0" w:space="0" w:color="auto"/>
        <w:right w:val="none" w:sz="0" w:space="0" w:color="auto"/>
      </w:divBdr>
    </w:div>
    <w:div w:id="1567104817">
      <w:bodyDiv w:val="1"/>
      <w:marLeft w:val="0"/>
      <w:marRight w:val="0"/>
      <w:marTop w:val="0"/>
      <w:marBottom w:val="0"/>
      <w:divBdr>
        <w:top w:val="none" w:sz="0" w:space="0" w:color="auto"/>
        <w:left w:val="none" w:sz="0" w:space="0" w:color="auto"/>
        <w:bottom w:val="none" w:sz="0" w:space="0" w:color="auto"/>
        <w:right w:val="none" w:sz="0" w:space="0" w:color="auto"/>
      </w:divBdr>
    </w:div>
    <w:div w:id="1567258579">
      <w:bodyDiv w:val="1"/>
      <w:marLeft w:val="0"/>
      <w:marRight w:val="0"/>
      <w:marTop w:val="0"/>
      <w:marBottom w:val="0"/>
      <w:divBdr>
        <w:top w:val="none" w:sz="0" w:space="0" w:color="auto"/>
        <w:left w:val="none" w:sz="0" w:space="0" w:color="auto"/>
        <w:bottom w:val="none" w:sz="0" w:space="0" w:color="auto"/>
        <w:right w:val="none" w:sz="0" w:space="0" w:color="auto"/>
      </w:divBdr>
    </w:div>
    <w:div w:id="1567762186">
      <w:bodyDiv w:val="1"/>
      <w:marLeft w:val="0"/>
      <w:marRight w:val="0"/>
      <w:marTop w:val="0"/>
      <w:marBottom w:val="0"/>
      <w:divBdr>
        <w:top w:val="none" w:sz="0" w:space="0" w:color="auto"/>
        <w:left w:val="none" w:sz="0" w:space="0" w:color="auto"/>
        <w:bottom w:val="none" w:sz="0" w:space="0" w:color="auto"/>
        <w:right w:val="none" w:sz="0" w:space="0" w:color="auto"/>
      </w:divBdr>
    </w:div>
    <w:div w:id="1567764182">
      <w:bodyDiv w:val="1"/>
      <w:marLeft w:val="0"/>
      <w:marRight w:val="0"/>
      <w:marTop w:val="0"/>
      <w:marBottom w:val="0"/>
      <w:divBdr>
        <w:top w:val="none" w:sz="0" w:space="0" w:color="auto"/>
        <w:left w:val="none" w:sz="0" w:space="0" w:color="auto"/>
        <w:bottom w:val="none" w:sz="0" w:space="0" w:color="auto"/>
        <w:right w:val="none" w:sz="0" w:space="0" w:color="auto"/>
      </w:divBdr>
    </w:div>
    <w:div w:id="1567765020">
      <w:bodyDiv w:val="1"/>
      <w:marLeft w:val="0"/>
      <w:marRight w:val="0"/>
      <w:marTop w:val="0"/>
      <w:marBottom w:val="0"/>
      <w:divBdr>
        <w:top w:val="none" w:sz="0" w:space="0" w:color="auto"/>
        <w:left w:val="none" w:sz="0" w:space="0" w:color="auto"/>
        <w:bottom w:val="none" w:sz="0" w:space="0" w:color="auto"/>
        <w:right w:val="none" w:sz="0" w:space="0" w:color="auto"/>
      </w:divBdr>
    </w:div>
    <w:div w:id="1567884792">
      <w:bodyDiv w:val="1"/>
      <w:marLeft w:val="0"/>
      <w:marRight w:val="0"/>
      <w:marTop w:val="0"/>
      <w:marBottom w:val="0"/>
      <w:divBdr>
        <w:top w:val="none" w:sz="0" w:space="0" w:color="auto"/>
        <w:left w:val="none" w:sz="0" w:space="0" w:color="auto"/>
        <w:bottom w:val="none" w:sz="0" w:space="0" w:color="auto"/>
        <w:right w:val="none" w:sz="0" w:space="0" w:color="auto"/>
      </w:divBdr>
    </w:div>
    <w:div w:id="1568295793">
      <w:bodyDiv w:val="1"/>
      <w:marLeft w:val="0"/>
      <w:marRight w:val="0"/>
      <w:marTop w:val="0"/>
      <w:marBottom w:val="0"/>
      <w:divBdr>
        <w:top w:val="none" w:sz="0" w:space="0" w:color="auto"/>
        <w:left w:val="none" w:sz="0" w:space="0" w:color="auto"/>
        <w:bottom w:val="none" w:sz="0" w:space="0" w:color="auto"/>
        <w:right w:val="none" w:sz="0" w:space="0" w:color="auto"/>
      </w:divBdr>
    </w:div>
    <w:div w:id="1568416558">
      <w:bodyDiv w:val="1"/>
      <w:marLeft w:val="0"/>
      <w:marRight w:val="0"/>
      <w:marTop w:val="0"/>
      <w:marBottom w:val="0"/>
      <w:divBdr>
        <w:top w:val="none" w:sz="0" w:space="0" w:color="auto"/>
        <w:left w:val="none" w:sz="0" w:space="0" w:color="auto"/>
        <w:bottom w:val="none" w:sz="0" w:space="0" w:color="auto"/>
        <w:right w:val="none" w:sz="0" w:space="0" w:color="auto"/>
      </w:divBdr>
    </w:div>
    <w:div w:id="1569000697">
      <w:bodyDiv w:val="1"/>
      <w:marLeft w:val="0"/>
      <w:marRight w:val="0"/>
      <w:marTop w:val="0"/>
      <w:marBottom w:val="0"/>
      <w:divBdr>
        <w:top w:val="none" w:sz="0" w:space="0" w:color="auto"/>
        <w:left w:val="none" w:sz="0" w:space="0" w:color="auto"/>
        <w:bottom w:val="none" w:sz="0" w:space="0" w:color="auto"/>
        <w:right w:val="none" w:sz="0" w:space="0" w:color="auto"/>
      </w:divBdr>
    </w:div>
    <w:div w:id="1569222811">
      <w:bodyDiv w:val="1"/>
      <w:marLeft w:val="0"/>
      <w:marRight w:val="0"/>
      <w:marTop w:val="0"/>
      <w:marBottom w:val="0"/>
      <w:divBdr>
        <w:top w:val="none" w:sz="0" w:space="0" w:color="auto"/>
        <w:left w:val="none" w:sz="0" w:space="0" w:color="auto"/>
        <w:bottom w:val="none" w:sz="0" w:space="0" w:color="auto"/>
        <w:right w:val="none" w:sz="0" w:space="0" w:color="auto"/>
      </w:divBdr>
    </w:div>
    <w:div w:id="1569344275">
      <w:bodyDiv w:val="1"/>
      <w:marLeft w:val="0"/>
      <w:marRight w:val="0"/>
      <w:marTop w:val="0"/>
      <w:marBottom w:val="0"/>
      <w:divBdr>
        <w:top w:val="none" w:sz="0" w:space="0" w:color="auto"/>
        <w:left w:val="none" w:sz="0" w:space="0" w:color="auto"/>
        <w:bottom w:val="none" w:sz="0" w:space="0" w:color="auto"/>
        <w:right w:val="none" w:sz="0" w:space="0" w:color="auto"/>
      </w:divBdr>
    </w:div>
    <w:div w:id="1569344288">
      <w:bodyDiv w:val="1"/>
      <w:marLeft w:val="0"/>
      <w:marRight w:val="0"/>
      <w:marTop w:val="0"/>
      <w:marBottom w:val="0"/>
      <w:divBdr>
        <w:top w:val="none" w:sz="0" w:space="0" w:color="auto"/>
        <w:left w:val="none" w:sz="0" w:space="0" w:color="auto"/>
        <w:bottom w:val="none" w:sz="0" w:space="0" w:color="auto"/>
        <w:right w:val="none" w:sz="0" w:space="0" w:color="auto"/>
      </w:divBdr>
    </w:div>
    <w:div w:id="1569458143">
      <w:bodyDiv w:val="1"/>
      <w:marLeft w:val="0"/>
      <w:marRight w:val="0"/>
      <w:marTop w:val="0"/>
      <w:marBottom w:val="0"/>
      <w:divBdr>
        <w:top w:val="none" w:sz="0" w:space="0" w:color="auto"/>
        <w:left w:val="none" w:sz="0" w:space="0" w:color="auto"/>
        <w:bottom w:val="none" w:sz="0" w:space="0" w:color="auto"/>
        <w:right w:val="none" w:sz="0" w:space="0" w:color="auto"/>
      </w:divBdr>
    </w:div>
    <w:div w:id="1569537418">
      <w:bodyDiv w:val="1"/>
      <w:marLeft w:val="0"/>
      <w:marRight w:val="0"/>
      <w:marTop w:val="0"/>
      <w:marBottom w:val="0"/>
      <w:divBdr>
        <w:top w:val="none" w:sz="0" w:space="0" w:color="auto"/>
        <w:left w:val="none" w:sz="0" w:space="0" w:color="auto"/>
        <w:bottom w:val="none" w:sz="0" w:space="0" w:color="auto"/>
        <w:right w:val="none" w:sz="0" w:space="0" w:color="auto"/>
      </w:divBdr>
    </w:div>
    <w:div w:id="1569878587">
      <w:bodyDiv w:val="1"/>
      <w:marLeft w:val="0"/>
      <w:marRight w:val="0"/>
      <w:marTop w:val="0"/>
      <w:marBottom w:val="0"/>
      <w:divBdr>
        <w:top w:val="none" w:sz="0" w:space="0" w:color="auto"/>
        <w:left w:val="none" w:sz="0" w:space="0" w:color="auto"/>
        <w:bottom w:val="none" w:sz="0" w:space="0" w:color="auto"/>
        <w:right w:val="none" w:sz="0" w:space="0" w:color="auto"/>
      </w:divBdr>
    </w:div>
    <w:div w:id="1569993579">
      <w:bodyDiv w:val="1"/>
      <w:marLeft w:val="0"/>
      <w:marRight w:val="0"/>
      <w:marTop w:val="0"/>
      <w:marBottom w:val="0"/>
      <w:divBdr>
        <w:top w:val="none" w:sz="0" w:space="0" w:color="auto"/>
        <w:left w:val="none" w:sz="0" w:space="0" w:color="auto"/>
        <w:bottom w:val="none" w:sz="0" w:space="0" w:color="auto"/>
        <w:right w:val="none" w:sz="0" w:space="0" w:color="auto"/>
      </w:divBdr>
    </w:div>
    <w:div w:id="1570117350">
      <w:bodyDiv w:val="1"/>
      <w:marLeft w:val="0"/>
      <w:marRight w:val="0"/>
      <w:marTop w:val="0"/>
      <w:marBottom w:val="0"/>
      <w:divBdr>
        <w:top w:val="none" w:sz="0" w:space="0" w:color="auto"/>
        <w:left w:val="none" w:sz="0" w:space="0" w:color="auto"/>
        <w:bottom w:val="none" w:sz="0" w:space="0" w:color="auto"/>
        <w:right w:val="none" w:sz="0" w:space="0" w:color="auto"/>
      </w:divBdr>
    </w:div>
    <w:div w:id="1570267644">
      <w:bodyDiv w:val="1"/>
      <w:marLeft w:val="0"/>
      <w:marRight w:val="0"/>
      <w:marTop w:val="0"/>
      <w:marBottom w:val="0"/>
      <w:divBdr>
        <w:top w:val="none" w:sz="0" w:space="0" w:color="auto"/>
        <w:left w:val="none" w:sz="0" w:space="0" w:color="auto"/>
        <w:bottom w:val="none" w:sz="0" w:space="0" w:color="auto"/>
        <w:right w:val="none" w:sz="0" w:space="0" w:color="auto"/>
      </w:divBdr>
    </w:div>
    <w:div w:id="1570340626">
      <w:bodyDiv w:val="1"/>
      <w:marLeft w:val="0"/>
      <w:marRight w:val="0"/>
      <w:marTop w:val="0"/>
      <w:marBottom w:val="0"/>
      <w:divBdr>
        <w:top w:val="none" w:sz="0" w:space="0" w:color="auto"/>
        <w:left w:val="none" w:sz="0" w:space="0" w:color="auto"/>
        <w:bottom w:val="none" w:sz="0" w:space="0" w:color="auto"/>
        <w:right w:val="none" w:sz="0" w:space="0" w:color="auto"/>
      </w:divBdr>
    </w:div>
    <w:div w:id="1570383116">
      <w:bodyDiv w:val="1"/>
      <w:marLeft w:val="0"/>
      <w:marRight w:val="0"/>
      <w:marTop w:val="0"/>
      <w:marBottom w:val="0"/>
      <w:divBdr>
        <w:top w:val="none" w:sz="0" w:space="0" w:color="auto"/>
        <w:left w:val="none" w:sz="0" w:space="0" w:color="auto"/>
        <w:bottom w:val="none" w:sz="0" w:space="0" w:color="auto"/>
        <w:right w:val="none" w:sz="0" w:space="0" w:color="auto"/>
      </w:divBdr>
    </w:div>
    <w:div w:id="1570383424">
      <w:bodyDiv w:val="1"/>
      <w:marLeft w:val="0"/>
      <w:marRight w:val="0"/>
      <w:marTop w:val="0"/>
      <w:marBottom w:val="0"/>
      <w:divBdr>
        <w:top w:val="none" w:sz="0" w:space="0" w:color="auto"/>
        <w:left w:val="none" w:sz="0" w:space="0" w:color="auto"/>
        <w:bottom w:val="none" w:sz="0" w:space="0" w:color="auto"/>
        <w:right w:val="none" w:sz="0" w:space="0" w:color="auto"/>
      </w:divBdr>
    </w:div>
    <w:div w:id="1570728153">
      <w:bodyDiv w:val="1"/>
      <w:marLeft w:val="0"/>
      <w:marRight w:val="0"/>
      <w:marTop w:val="0"/>
      <w:marBottom w:val="0"/>
      <w:divBdr>
        <w:top w:val="none" w:sz="0" w:space="0" w:color="auto"/>
        <w:left w:val="none" w:sz="0" w:space="0" w:color="auto"/>
        <w:bottom w:val="none" w:sz="0" w:space="0" w:color="auto"/>
        <w:right w:val="none" w:sz="0" w:space="0" w:color="auto"/>
      </w:divBdr>
    </w:div>
    <w:div w:id="1570918880">
      <w:bodyDiv w:val="1"/>
      <w:marLeft w:val="0"/>
      <w:marRight w:val="0"/>
      <w:marTop w:val="0"/>
      <w:marBottom w:val="0"/>
      <w:divBdr>
        <w:top w:val="none" w:sz="0" w:space="0" w:color="auto"/>
        <w:left w:val="none" w:sz="0" w:space="0" w:color="auto"/>
        <w:bottom w:val="none" w:sz="0" w:space="0" w:color="auto"/>
        <w:right w:val="none" w:sz="0" w:space="0" w:color="auto"/>
      </w:divBdr>
    </w:div>
    <w:div w:id="1571042225">
      <w:bodyDiv w:val="1"/>
      <w:marLeft w:val="0"/>
      <w:marRight w:val="0"/>
      <w:marTop w:val="0"/>
      <w:marBottom w:val="0"/>
      <w:divBdr>
        <w:top w:val="none" w:sz="0" w:space="0" w:color="auto"/>
        <w:left w:val="none" w:sz="0" w:space="0" w:color="auto"/>
        <w:bottom w:val="none" w:sz="0" w:space="0" w:color="auto"/>
        <w:right w:val="none" w:sz="0" w:space="0" w:color="auto"/>
      </w:divBdr>
    </w:div>
    <w:div w:id="1571383325">
      <w:bodyDiv w:val="1"/>
      <w:marLeft w:val="0"/>
      <w:marRight w:val="0"/>
      <w:marTop w:val="0"/>
      <w:marBottom w:val="0"/>
      <w:divBdr>
        <w:top w:val="none" w:sz="0" w:space="0" w:color="auto"/>
        <w:left w:val="none" w:sz="0" w:space="0" w:color="auto"/>
        <w:bottom w:val="none" w:sz="0" w:space="0" w:color="auto"/>
        <w:right w:val="none" w:sz="0" w:space="0" w:color="auto"/>
      </w:divBdr>
    </w:div>
    <w:div w:id="1571423184">
      <w:bodyDiv w:val="1"/>
      <w:marLeft w:val="0"/>
      <w:marRight w:val="0"/>
      <w:marTop w:val="0"/>
      <w:marBottom w:val="0"/>
      <w:divBdr>
        <w:top w:val="none" w:sz="0" w:space="0" w:color="auto"/>
        <w:left w:val="none" w:sz="0" w:space="0" w:color="auto"/>
        <w:bottom w:val="none" w:sz="0" w:space="0" w:color="auto"/>
        <w:right w:val="none" w:sz="0" w:space="0" w:color="auto"/>
      </w:divBdr>
    </w:div>
    <w:div w:id="1571425554">
      <w:bodyDiv w:val="1"/>
      <w:marLeft w:val="0"/>
      <w:marRight w:val="0"/>
      <w:marTop w:val="0"/>
      <w:marBottom w:val="0"/>
      <w:divBdr>
        <w:top w:val="none" w:sz="0" w:space="0" w:color="auto"/>
        <w:left w:val="none" w:sz="0" w:space="0" w:color="auto"/>
        <w:bottom w:val="none" w:sz="0" w:space="0" w:color="auto"/>
        <w:right w:val="none" w:sz="0" w:space="0" w:color="auto"/>
      </w:divBdr>
    </w:div>
    <w:div w:id="1571427428">
      <w:bodyDiv w:val="1"/>
      <w:marLeft w:val="0"/>
      <w:marRight w:val="0"/>
      <w:marTop w:val="0"/>
      <w:marBottom w:val="0"/>
      <w:divBdr>
        <w:top w:val="none" w:sz="0" w:space="0" w:color="auto"/>
        <w:left w:val="none" w:sz="0" w:space="0" w:color="auto"/>
        <w:bottom w:val="none" w:sz="0" w:space="0" w:color="auto"/>
        <w:right w:val="none" w:sz="0" w:space="0" w:color="auto"/>
      </w:divBdr>
    </w:div>
    <w:div w:id="1571647289">
      <w:bodyDiv w:val="1"/>
      <w:marLeft w:val="0"/>
      <w:marRight w:val="0"/>
      <w:marTop w:val="0"/>
      <w:marBottom w:val="0"/>
      <w:divBdr>
        <w:top w:val="none" w:sz="0" w:space="0" w:color="auto"/>
        <w:left w:val="none" w:sz="0" w:space="0" w:color="auto"/>
        <w:bottom w:val="none" w:sz="0" w:space="0" w:color="auto"/>
        <w:right w:val="none" w:sz="0" w:space="0" w:color="auto"/>
      </w:divBdr>
    </w:div>
    <w:div w:id="1571768597">
      <w:bodyDiv w:val="1"/>
      <w:marLeft w:val="0"/>
      <w:marRight w:val="0"/>
      <w:marTop w:val="0"/>
      <w:marBottom w:val="0"/>
      <w:divBdr>
        <w:top w:val="none" w:sz="0" w:space="0" w:color="auto"/>
        <w:left w:val="none" w:sz="0" w:space="0" w:color="auto"/>
        <w:bottom w:val="none" w:sz="0" w:space="0" w:color="auto"/>
        <w:right w:val="none" w:sz="0" w:space="0" w:color="auto"/>
      </w:divBdr>
    </w:div>
    <w:div w:id="1571886128">
      <w:bodyDiv w:val="1"/>
      <w:marLeft w:val="0"/>
      <w:marRight w:val="0"/>
      <w:marTop w:val="0"/>
      <w:marBottom w:val="0"/>
      <w:divBdr>
        <w:top w:val="none" w:sz="0" w:space="0" w:color="auto"/>
        <w:left w:val="none" w:sz="0" w:space="0" w:color="auto"/>
        <w:bottom w:val="none" w:sz="0" w:space="0" w:color="auto"/>
        <w:right w:val="none" w:sz="0" w:space="0" w:color="auto"/>
      </w:divBdr>
    </w:div>
    <w:div w:id="1572422653">
      <w:bodyDiv w:val="1"/>
      <w:marLeft w:val="0"/>
      <w:marRight w:val="0"/>
      <w:marTop w:val="0"/>
      <w:marBottom w:val="0"/>
      <w:divBdr>
        <w:top w:val="none" w:sz="0" w:space="0" w:color="auto"/>
        <w:left w:val="none" w:sz="0" w:space="0" w:color="auto"/>
        <w:bottom w:val="none" w:sz="0" w:space="0" w:color="auto"/>
        <w:right w:val="none" w:sz="0" w:space="0" w:color="auto"/>
      </w:divBdr>
    </w:div>
    <w:div w:id="1572543501">
      <w:bodyDiv w:val="1"/>
      <w:marLeft w:val="0"/>
      <w:marRight w:val="0"/>
      <w:marTop w:val="0"/>
      <w:marBottom w:val="0"/>
      <w:divBdr>
        <w:top w:val="none" w:sz="0" w:space="0" w:color="auto"/>
        <w:left w:val="none" w:sz="0" w:space="0" w:color="auto"/>
        <w:bottom w:val="none" w:sz="0" w:space="0" w:color="auto"/>
        <w:right w:val="none" w:sz="0" w:space="0" w:color="auto"/>
      </w:divBdr>
    </w:div>
    <w:div w:id="1572740189">
      <w:bodyDiv w:val="1"/>
      <w:marLeft w:val="0"/>
      <w:marRight w:val="0"/>
      <w:marTop w:val="0"/>
      <w:marBottom w:val="0"/>
      <w:divBdr>
        <w:top w:val="none" w:sz="0" w:space="0" w:color="auto"/>
        <w:left w:val="none" w:sz="0" w:space="0" w:color="auto"/>
        <w:bottom w:val="none" w:sz="0" w:space="0" w:color="auto"/>
        <w:right w:val="none" w:sz="0" w:space="0" w:color="auto"/>
      </w:divBdr>
    </w:div>
    <w:div w:id="1572765261">
      <w:bodyDiv w:val="1"/>
      <w:marLeft w:val="0"/>
      <w:marRight w:val="0"/>
      <w:marTop w:val="0"/>
      <w:marBottom w:val="0"/>
      <w:divBdr>
        <w:top w:val="none" w:sz="0" w:space="0" w:color="auto"/>
        <w:left w:val="none" w:sz="0" w:space="0" w:color="auto"/>
        <w:bottom w:val="none" w:sz="0" w:space="0" w:color="auto"/>
        <w:right w:val="none" w:sz="0" w:space="0" w:color="auto"/>
      </w:divBdr>
    </w:div>
    <w:div w:id="1572887397">
      <w:bodyDiv w:val="1"/>
      <w:marLeft w:val="0"/>
      <w:marRight w:val="0"/>
      <w:marTop w:val="0"/>
      <w:marBottom w:val="0"/>
      <w:divBdr>
        <w:top w:val="none" w:sz="0" w:space="0" w:color="auto"/>
        <w:left w:val="none" w:sz="0" w:space="0" w:color="auto"/>
        <w:bottom w:val="none" w:sz="0" w:space="0" w:color="auto"/>
        <w:right w:val="none" w:sz="0" w:space="0" w:color="auto"/>
      </w:divBdr>
    </w:div>
    <w:div w:id="1573005449">
      <w:bodyDiv w:val="1"/>
      <w:marLeft w:val="0"/>
      <w:marRight w:val="0"/>
      <w:marTop w:val="0"/>
      <w:marBottom w:val="0"/>
      <w:divBdr>
        <w:top w:val="none" w:sz="0" w:space="0" w:color="auto"/>
        <w:left w:val="none" w:sz="0" w:space="0" w:color="auto"/>
        <w:bottom w:val="none" w:sz="0" w:space="0" w:color="auto"/>
        <w:right w:val="none" w:sz="0" w:space="0" w:color="auto"/>
      </w:divBdr>
    </w:div>
    <w:div w:id="1573078897">
      <w:bodyDiv w:val="1"/>
      <w:marLeft w:val="0"/>
      <w:marRight w:val="0"/>
      <w:marTop w:val="0"/>
      <w:marBottom w:val="0"/>
      <w:divBdr>
        <w:top w:val="none" w:sz="0" w:space="0" w:color="auto"/>
        <w:left w:val="none" w:sz="0" w:space="0" w:color="auto"/>
        <w:bottom w:val="none" w:sz="0" w:space="0" w:color="auto"/>
        <w:right w:val="none" w:sz="0" w:space="0" w:color="auto"/>
      </w:divBdr>
    </w:div>
    <w:div w:id="1573084411">
      <w:bodyDiv w:val="1"/>
      <w:marLeft w:val="0"/>
      <w:marRight w:val="0"/>
      <w:marTop w:val="0"/>
      <w:marBottom w:val="0"/>
      <w:divBdr>
        <w:top w:val="none" w:sz="0" w:space="0" w:color="auto"/>
        <w:left w:val="none" w:sz="0" w:space="0" w:color="auto"/>
        <w:bottom w:val="none" w:sz="0" w:space="0" w:color="auto"/>
        <w:right w:val="none" w:sz="0" w:space="0" w:color="auto"/>
      </w:divBdr>
    </w:div>
    <w:div w:id="1573202535">
      <w:bodyDiv w:val="1"/>
      <w:marLeft w:val="0"/>
      <w:marRight w:val="0"/>
      <w:marTop w:val="0"/>
      <w:marBottom w:val="0"/>
      <w:divBdr>
        <w:top w:val="none" w:sz="0" w:space="0" w:color="auto"/>
        <w:left w:val="none" w:sz="0" w:space="0" w:color="auto"/>
        <w:bottom w:val="none" w:sz="0" w:space="0" w:color="auto"/>
        <w:right w:val="none" w:sz="0" w:space="0" w:color="auto"/>
      </w:divBdr>
    </w:div>
    <w:div w:id="1573349994">
      <w:bodyDiv w:val="1"/>
      <w:marLeft w:val="0"/>
      <w:marRight w:val="0"/>
      <w:marTop w:val="0"/>
      <w:marBottom w:val="0"/>
      <w:divBdr>
        <w:top w:val="none" w:sz="0" w:space="0" w:color="auto"/>
        <w:left w:val="none" w:sz="0" w:space="0" w:color="auto"/>
        <w:bottom w:val="none" w:sz="0" w:space="0" w:color="auto"/>
        <w:right w:val="none" w:sz="0" w:space="0" w:color="auto"/>
      </w:divBdr>
    </w:div>
    <w:div w:id="1573392657">
      <w:bodyDiv w:val="1"/>
      <w:marLeft w:val="0"/>
      <w:marRight w:val="0"/>
      <w:marTop w:val="0"/>
      <w:marBottom w:val="0"/>
      <w:divBdr>
        <w:top w:val="none" w:sz="0" w:space="0" w:color="auto"/>
        <w:left w:val="none" w:sz="0" w:space="0" w:color="auto"/>
        <w:bottom w:val="none" w:sz="0" w:space="0" w:color="auto"/>
        <w:right w:val="none" w:sz="0" w:space="0" w:color="auto"/>
      </w:divBdr>
    </w:div>
    <w:div w:id="1573855774">
      <w:bodyDiv w:val="1"/>
      <w:marLeft w:val="0"/>
      <w:marRight w:val="0"/>
      <w:marTop w:val="0"/>
      <w:marBottom w:val="0"/>
      <w:divBdr>
        <w:top w:val="none" w:sz="0" w:space="0" w:color="auto"/>
        <w:left w:val="none" w:sz="0" w:space="0" w:color="auto"/>
        <w:bottom w:val="none" w:sz="0" w:space="0" w:color="auto"/>
        <w:right w:val="none" w:sz="0" w:space="0" w:color="auto"/>
      </w:divBdr>
    </w:div>
    <w:div w:id="1574436967">
      <w:bodyDiv w:val="1"/>
      <w:marLeft w:val="0"/>
      <w:marRight w:val="0"/>
      <w:marTop w:val="0"/>
      <w:marBottom w:val="0"/>
      <w:divBdr>
        <w:top w:val="none" w:sz="0" w:space="0" w:color="auto"/>
        <w:left w:val="none" w:sz="0" w:space="0" w:color="auto"/>
        <w:bottom w:val="none" w:sz="0" w:space="0" w:color="auto"/>
        <w:right w:val="none" w:sz="0" w:space="0" w:color="auto"/>
      </w:divBdr>
    </w:div>
    <w:div w:id="1574506596">
      <w:bodyDiv w:val="1"/>
      <w:marLeft w:val="0"/>
      <w:marRight w:val="0"/>
      <w:marTop w:val="0"/>
      <w:marBottom w:val="0"/>
      <w:divBdr>
        <w:top w:val="none" w:sz="0" w:space="0" w:color="auto"/>
        <w:left w:val="none" w:sz="0" w:space="0" w:color="auto"/>
        <w:bottom w:val="none" w:sz="0" w:space="0" w:color="auto"/>
        <w:right w:val="none" w:sz="0" w:space="0" w:color="auto"/>
      </w:divBdr>
    </w:div>
    <w:div w:id="1574512130">
      <w:bodyDiv w:val="1"/>
      <w:marLeft w:val="0"/>
      <w:marRight w:val="0"/>
      <w:marTop w:val="0"/>
      <w:marBottom w:val="0"/>
      <w:divBdr>
        <w:top w:val="none" w:sz="0" w:space="0" w:color="auto"/>
        <w:left w:val="none" w:sz="0" w:space="0" w:color="auto"/>
        <w:bottom w:val="none" w:sz="0" w:space="0" w:color="auto"/>
        <w:right w:val="none" w:sz="0" w:space="0" w:color="auto"/>
      </w:divBdr>
    </w:div>
    <w:div w:id="1574584969">
      <w:bodyDiv w:val="1"/>
      <w:marLeft w:val="0"/>
      <w:marRight w:val="0"/>
      <w:marTop w:val="0"/>
      <w:marBottom w:val="0"/>
      <w:divBdr>
        <w:top w:val="none" w:sz="0" w:space="0" w:color="auto"/>
        <w:left w:val="none" w:sz="0" w:space="0" w:color="auto"/>
        <w:bottom w:val="none" w:sz="0" w:space="0" w:color="auto"/>
        <w:right w:val="none" w:sz="0" w:space="0" w:color="auto"/>
      </w:divBdr>
    </w:div>
    <w:div w:id="1574773201">
      <w:bodyDiv w:val="1"/>
      <w:marLeft w:val="0"/>
      <w:marRight w:val="0"/>
      <w:marTop w:val="0"/>
      <w:marBottom w:val="0"/>
      <w:divBdr>
        <w:top w:val="none" w:sz="0" w:space="0" w:color="auto"/>
        <w:left w:val="none" w:sz="0" w:space="0" w:color="auto"/>
        <w:bottom w:val="none" w:sz="0" w:space="0" w:color="auto"/>
        <w:right w:val="none" w:sz="0" w:space="0" w:color="auto"/>
      </w:divBdr>
    </w:div>
    <w:div w:id="1574777342">
      <w:bodyDiv w:val="1"/>
      <w:marLeft w:val="0"/>
      <w:marRight w:val="0"/>
      <w:marTop w:val="0"/>
      <w:marBottom w:val="0"/>
      <w:divBdr>
        <w:top w:val="none" w:sz="0" w:space="0" w:color="auto"/>
        <w:left w:val="none" w:sz="0" w:space="0" w:color="auto"/>
        <w:bottom w:val="none" w:sz="0" w:space="0" w:color="auto"/>
        <w:right w:val="none" w:sz="0" w:space="0" w:color="auto"/>
      </w:divBdr>
    </w:div>
    <w:div w:id="1574857251">
      <w:bodyDiv w:val="1"/>
      <w:marLeft w:val="0"/>
      <w:marRight w:val="0"/>
      <w:marTop w:val="0"/>
      <w:marBottom w:val="0"/>
      <w:divBdr>
        <w:top w:val="none" w:sz="0" w:space="0" w:color="auto"/>
        <w:left w:val="none" w:sz="0" w:space="0" w:color="auto"/>
        <w:bottom w:val="none" w:sz="0" w:space="0" w:color="auto"/>
        <w:right w:val="none" w:sz="0" w:space="0" w:color="auto"/>
      </w:divBdr>
    </w:div>
    <w:div w:id="1574966399">
      <w:bodyDiv w:val="1"/>
      <w:marLeft w:val="0"/>
      <w:marRight w:val="0"/>
      <w:marTop w:val="0"/>
      <w:marBottom w:val="0"/>
      <w:divBdr>
        <w:top w:val="none" w:sz="0" w:space="0" w:color="auto"/>
        <w:left w:val="none" w:sz="0" w:space="0" w:color="auto"/>
        <w:bottom w:val="none" w:sz="0" w:space="0" w:color="auto"/>
        <w:right w:val="none" w:sz="0" w:space="0" w:color="auto"/>
      </w:divBdr>
    </w:div>
    <w:div w:id="1575119760">
      <w:bodyDiv w:val="1"/>
      <w:marLeft w:val="0"/>
      <w:marRight w:val="0"/>
      <w:marTop w:val="0"/>
      <w:marBottom w:val="0"/>
      <w:divBdr>
        <w:top w:val="none" w:sz="0" w:space="0" w:color="auto"/>
        <w:left w:val="none" w:sz="0" w:space="0" w:color="auto"/>
        <w:bottom w:val="none" w:sz="0" w:space="0" w:color="auto"/>
        <w:right w:val="none" w:sz="0" w:space="0" w:color="auto"/>
      </w:divBdr>
    </w:div>
    <w:div w:id="1575430872">
      <w:bodyDiv w:val="1"/>
      <w:marLeft w:val="0"/>
      <w:marRight w:val="0"/>
      <w:marTop w:val="0"/>
      <w:marBottom w:val="0"/>
      <w:divBdr>
        <w:top w:val="none" w:sz="0" w:space="0" w:color="auto"/>
        <w:left w:val="none" w:sz="0" w:space="0" w:color="auto"/>
        <w:bottom w:val="none" w:sz="0" w:space="0" w:color="auto"/>
        <w:right w:val="none" w:sz="0" w:space="0" w:color="auto"/>
      </w:divBdr>
    </w:div>
    <w:div w:id="1575506264">
      <w:bodyDiv w:val="1"/>
      <w:marLeft w:val="0"/>
      <w:marRight w:val="0"/>
      <w:marTop w:val="0"/>
      <w:marBottom w:val="0"/>
      <w:divBdr>
        <w:top w:val="none" w:sz="0" w:space="0" w:color="auto"/>
        <w:left w:val="none" w:sz="0" w:space="0" w:color="auto"/>
        <w:bottom w:val="none" w:sz="0" w:space="0" w:color="auto"/>
        <w:right w:val="none" w:sz="0" w:space="0" w:color="auto"/>
      </w:divBdr>
    </w:div>
    <w:div w:id="1575511962">
      <w:bodyDiv w:val="1"/>
      <w:marLeft w:val="0"/>
      <w:marRight w:val="0"/>
      <w:marTop w:val="0"/>
      <w:marBottom w:val="0"/>
      <w:divBdr>
        <w:top w:val="none" w:sz="0" w:space="0" w:color="auto"/>
        <w:left w:val="none" w:sz="0" w:space="0" w:color="auto"/>
        <w:bottom w:val="none" w:sz="0" w:space="0" w:color="auto"/>
        <w:right w:val="none" w:sz="0" w:space="0" w:color="auto"/>
      </w:divBdr>
    </w:div>
    <w:div w:id="1575581048">
      <w:bodyDiv w:val="1"/>
      <w:marLeft w:val="0"/>
      <w:marRight w:val="0"/>
      <w:marTop w:val="0"/>
      <w:marBottom w:val="0"/>
      <w:divBdr>
        <w:top w:val="none" w:sz="0" w:space="0" w:color="auto"/>
        <w:left w:val="none" w:sz="0" w:space="0" w:color="auto"/>
        <w:bottom w:val="none" w:sz="0" w:space="0" w:color="auto"/>
        <w:right w:val="none" w:sz="0" w:space="0" w:color="auto"/>
      </w:divBdr>
    </w:div>
    <w:div w:id="1575898436">
      <w:bodyDiv w:val="1"/>
      <w:marLeft w:val="0"/>
      <w:marRight w:val="0"/>
      <w:marTop w:val="0"/>
      <w:marBottom w:val="0"/>
      <w:divBdr>
        <w:top w:val="none" w:sz="0" w:space="0" w:color="auto"/>
        <w:left w:val="none" w:sz="0" w:space="0" w:color="auto"/>
        <w:bottom w:val="none" w:sz="0" w:space="0" w:color="auto"/>
        <w:right w:val="none" w:sz="0" w:space="0" w:color="auto"/>
      </w:divBdr>
    </w:div>
    <w:div w:id="1576010927">
      <w:bodyDiv w:val="1"/>
      <w:marLeft w:val="0"/>
      <w:marRight w:val="0"/>
      <w:marTop w:val="0"/>
      <w:marBottom w:val="0"/>
      <w:divBdr>
        <w:top w:val="none" w:sz="0" w:space="0" w:color="auto"/>
        <w:left w:val="none" w:sz="0" w:space="0" w:color="auto"/>
        <w:bottom w:val="none" w:sz="0" w:space="0" w:color="auto"/>
        <w:right w:val="none" w:sz="0" w:space="0" w:color="auto"/>
      </w:divBdr>
    </w:div>
    <w:div w:id="1576429094">
      <w:bodyDiv w:val="1"/>
      <w:marLeft w:val="0"/>
      <w:marRight w:val="0"/>
      <w:marTop w:val="0"/>
      <w:marBottom w:val="0"/>
      <w:divBdr>
        <w:top w:val="none" w:sz="0" w:space="0" w:color="auto"/>
        <w:left w:val="none" w:sz="0" w:space="0" w:color="auto"/>
        <w:bottom w:val="none" w:sz="0" w:space="0" w:color="auto"/>
        <w:right w:val="none" w:sz="0" w:space="0" w:color="auto"/>
      </w:divBdr>
    </w:div>
    <w:div w:id="1576429294">
      <w:bodyDiv w:val="1"/>
      <w:marLeft w:val="0"/>
      <w:marRight w:val="0"/>
      <w:marTop w:val="0"/>
      <w:marBottom w:val="0"/>
      <w:divBdr>
        <w:top w:val="none" w:sz="0" w:space="0" w:color="auto"/>
        <w:left w:val="none" w:sz="0" w:space="0" w:color="auto"/>
        <w:bottom w:val="none" w:sz="0" w:space="0" w:color="auto"/>
        <w:right w:val="none" w:sz="0" w:space="0" w:color="auto"/>
      </w:divBdr>
    </w:div>
    <w:div w:id="1576669764">
      <w:bodyDiv w:val="1"/>
      <w:marLeft w:val="0"/>
      <w:marRight w:val="0"/>
      <w:marTop w:val="0"/>
      <w:marBottom w:val="0"/>
      <w:divBdr>
        <w:top w:val="none" w:sz="0" w:space="0" w:color="auto"/>
        <w:left w:val="none" w:sz="0" w:space="0" w:color="auto"/>
        <w:bottom w:val="none" w:sz="0" w:space="0" w:color="auto"/>
        <w:right w:val="none" w:sz="0" w:space="0" w:color="auto"/>
      </w:divBdr>
    </w:div>
    <w:div w:id="1576740007">
      <w:bodyDiv w:val="1"/>
      <w:marLeft w:val="0"/>
      <w:marRight w:val="0"/>
      <w:marTop w:val="0"/>
      <w:marBottom w:val="0"/>
      <w:divBdr>
        <w:top w:val="none" w:sz="0" w:space="0" w:color="auto"/>
        <w:left w:val="none" w:sz="0" w:space="0" w:color="auto"/>
        <w:bottom w:val="none" w:sz="0" w:space="0" w:color="auto"/>
        <w:right w:val="none" w:sz="0" w:space="0" w:color="auto"/>
      </w:divBdr>
    </w:div>
    <w:div w:id="1577281698">
      <w:bodyDiv w:val="1"/>
      <w:marLeft w:val="0"/>
      <w:marRight w:val="0"/>
      <w:marTop w:val="0"/>
      <w:marBottom w:val="0"/>
      <w:divBdr>
        <w:top w:val="none" w:sz="0" w:space="0" w:color="auto"/>
        <w:left w:val="none" w:sz="0" w:space="0" w:color="auto"/>
        <w:bottom w:val="none" w:sz="0" w:space="0" w:color="auto"/>
        <w:right w:val="none" w:sz="0" w:space="0" w:color="auto"/>
      </w:divBdr>
    </w:div>
    <w:div w:id="1577327089">
      <w:bodyDiv w:val="1"/>
      <w:marLeft w:val="0"/>
      <w:marRight w:val="0"/>
      <w:marTop w:val="0"/>
      <w:marBottom w:val="0"/>
      <w:divBdr>
        <w:top w:val="none" w:sz="0" w:space="0" w:color="auto"/>
        <w:left w:val="none" w:sz="0" w:space="0" w:color="auto"/>
        <w:bottom w:val="none" w:sz="0" w:space="0" w:color="auto"/>
        <w:right w:val="none" w:sz="0" w:space="0" w:color="auto"/>
      </w:divBdr>
    </w:div>
    <w:div w:id="1577352868">
      <w:bodyDiv w:val="1"/>
      <w:marLeft w:val="0"/>
      <w:marRight w:val="0"/>
      <w:marTop w:val="0"/>
      <w:marBottom w:val="0"/>
      <w:divBdr>
        <w:top w:val="none" w:sz="0" w:space="0" w:color="auto"/>
        <w:left w:val="none" w:sz="0" w:space="0" w:color="auto"/>
        <w:bottom w:val="none" w:sz="0" w:space="0" w:color="auto"/>
        <w:right w:val="none" w:sz="0" w:space="0" w:color="auto"/>
      </w:divBdr>
    </w:div>
    <w:div w:id="1577743637">
      <w:bodyDiv w:val="1"/>
      <w:marLeft w:val="0"/>
      <w:marRight w:val="0"/>
      <w:marTop w:val="0"/>
      <w:marBottom w:val="0"/>
      <w:divBdr>
        <w:top w:val="none" w:sz="0" w:space="0" w:color="auto"/>
        <w:left w:val="none" w:sz="0" w:space="0" w:color="auto"/>
        <w:bottom w:val="none" w:sz="0" w:space="0" w:color="auto"/>
        <w:right w:val="none" w:sz="0" w:space="0" w:color="auto"/>
      </w:divBdr>
    </w:div>
    <w:div w:id="1577780198">
      <w:bodyDiv w:val="1"/>
      <w:marLeft w:val="0"/>
      <w:marRight w:val="0"/>
      <w:marTop w:val="0"/>
      <w:marBottom w:val="0"/>
      <w:divBdr>
        <w:top w:val="none" w:sz="0" w:space="0" w:color="auto"/>
        <w:left w:val="none" w:sz="0" w:space="0" w:color="auto"/>
        <w:bottom w:val="none" w:sz="0" w:space="0" w:color="auto"/>
        <w:right w:val="none" w:sz="0" w:space="0" w:color="auto"/>
      </w:divBdr>
    </w:div>
    <w:div w:id="1578052242">
      <w:bodyDiv w:val="1"/>
      <w:marLeft w:val="0"/>
      <w:marRight w:val="0"/>
      <w:marTop w:val="0"/>
      <w:marBottom w:val="0"/>
      <w:divBdr>
        <w:top w:val="none" w:sz="0" w:space="0" w:color="auto"/>
        <w:left w:val="none" w:sz="0" w:space="0" w:color="auto"/>
        <w:bottom w:val="none" w:sz="0" w:space="0" w:color="auto"/>
        <w:right w:val="none" w:sz="0" w:space="0" w:color="auto"/>
      </w:divBdr>
    </w:div>
    <w:div w:id="1578319885">
      <w:bodyDiv w:val="1"/>
      <w:marLeft w:val="0"/>
      <w:marRight w:val="0"/>
      <w:marTop w:val="0"/>
      <w:marBottom w:val="0"/>
      <w:divBdr>
        <w:top w:val="none" w:sz="0" w:space="0" w:color="auto"/>
        <w:left w:val="none" w:sz="0" w:space="0" w:color="auto"/>
        <w:bottom w:val="none" w:sz="0" w:space="0" w:color="auto"/>
        <w:right w:val="none" w:sz="0" w:space="0" w:color="auto"/>
      </w:divBdr>
    </w:div>
    <w:div w:id="1578322778">
      <w:bodyDiv w:val="1"/>
      <w:marLeft w:val="0"/>
      <w:marRight w:val="0"/>
      <w:marTop w:val="0"/>
      <w:marBottom w:val="0"/>
      <w:divBdr>
        <w:top w:val="none" w:sz="0" w:space="0" w:color="auto"/>
        <w:left w:val="none" w:sz="0" w:space="0" w:color="auto"/>
        <w:bottom w:val="none" w:sz="0" w:space="0" w:color="auto"/>
        <w:right w:val="none" w:sz="0" w:space="0" w:color="auto"/>
      </w:divBdr>
    </w:div>
    <w:div w:id="1578440281">
      <w:bodyDiv w:val="1"/>
      <w:marLeft w:val="0"/>
      <w:marRight w:val="0"/>
      <w:marTop w:val="0"/>
      <w:marBottom w:val="0"/>
      <w:divBdr>
        <w:top w:val="none" w:sz="0" w:space="0" w:color="auto"/>
        <w:left w:val="none" w:sz="0" w:space="0" w:color="auto"/>
        <w:bottom w:val="none" w:sz="0" w:space="0" w:color="auto"/>
        <w:right w:val="none" w:sz="0" w:space="0" w:color="auto"/>
      </w:divBdr>
    </w:div>
    <w:div w:id="1578705307">
      <w:bodyDiv w:val="1"/>
      <w:marLeft w:val="0"/>
      <w:marRight w:val="0"/>
      <w:marTop w:val="0"/>
      <w:marBottom w:val="0"/>
      <w:divBdr>
        <w:top w:val="none" w:sz="0" w:space="0" w:color="auto"/>
        <w:left w:val="none" w:sz="0" w:space="0" w:color="auto"/>
        <w:bottom w:val="none" w:sz="0" w:space="0" w:color="auto"/>
        <w:right w:val="none" w:sz="0" w:space="0" w:color="auto"/>
      </w:divBdr>
    </w:div>
    <w:div w:id="1579052136">
      <w:bodyDiv w:val="1"/>
      <w:marLeft w:val="0"/>
      <w:marRight w:val="0"/>
      <w:marTop w:val="0"/>
      <w:marBottom w:val="0"/>
      <w:divBdr>
        <w:top w:val="none" w:sz="0" w:space="0" w:color="auto"/>
        <w:left w:val="none" w:sz="0" w:space="0" w:color="auto"/>
        <w:bottom w:val="none" w:sz="0" w:space="0" w:color="auto"/>
        <w:right w:val="none" w:sz="0" w:space="0" w:color="auto"/>
      </w:divBdr>
    </w:div>
    <w:div w:id="1579052691">
      <w:bodyDiv w:val="1"/>
      <w:marLeft w:val="0"/>
      <w:marRight w:val="0"/>
      <w:marTop w:val="0"/>
      <w:marBottom w:val="0"/>
      <w:divBdr>
        <w:top w:val="none" w:sz="0" w:space="0" w:color="auto"/>
        <w:left w:val="none" w:sz="0" w:space="0" w:color="auto"/>
        <w:bottom w:val="none" w:sz="0" w:space="0" w:color="auto"/>
        <w:right w:val="none" w:sz="0" w:space="0" w:color="auto"/>
      </w:divBdr>
    </w:div>
    <w:div w:id="1579091441">
      <w:bodyDiv w:val="1"/>
      <w:marLeft w:val="0"/>
      <w:marRight w:val="0"/>
      <w:marTop w:val="0"/>
      <w:marBottom w:val="0"/>
      <w:divBdr>
        <w:top w:val="none" w:sz="0" w:space="0" w:color="auto"/>
        <w:left w:val="none" w:sz="0" w:space="0" w:color="auto"/>
        <w:bottom w:val="none" w:sz="0" w:space="0" w:color="auto"/>
        <w:right w:val="none" w:sz="0" w:space="0" w:color="auto"/>
      </w:divBdr>
    </w:div>
    <w:div w:id="1579168562">
      <w:bodyDiv w:val="1"/>
      <w:marLeft w:val="0"/>
      <w:marRight w:val="0"/>
      <w:marTop w:val="0"/>
      <w:marBottom w:val="0"/>
      <w:divBdr>
        <w:top w:val="none" w:sz="0" w:space="0" w:color="auto"/>
        <w:left w:val="none" w:sz="0" w:space="0" w:color="auto"/>
        <w:bottom w:val="none" w:sz="0" w:space="0" w:color="auto"/>
        <w:right w:val="none" w:sz="0" w:space="0" w:color="auto"/>
      </w:divBdr>
    </w:div>
    <w:div w:id="1579316675">
      <w:bodyDiv w:val="1"/>
      <w:marLeft w:val="0"/>
      <w:marRight w:val="0"/>
      <w:marTop w:val="0"/>
      <w:marBottom w:val="0"/>
      <w:divBdr>
        <w:top w:val="none" w:sz="0" w:space="0" w:color="auto"/>
        <w:left w:val="none" w:sz="0" w:space="0" w:color="auto"/>
        <w:bottom w:val="none" w:sz="0" w:space="0" w:color="auto"/>
        <w:right w:val="none" w:sz="0" w:space="0" w:color="auto"/>
      </w:divBdr>
    </w:div>
    <w:div w:id="1579365079">
      <w:bodyDiv w:val="1"/>
      <w:marLeft w:val="0"/>
      <w:marRight w:val="0"/>
      <w:marTop w:val="0"/>
      <w:marBottom w:val="0"/>
      <w:divBdr>
        <w:top w:val="none" w:sz="0" w:space="0" w:color="auto"/>
        <w:left w:val="none" w:sz="0" w:space="0" w:color="auto"/>
        <w:bottom w:val="none" w:sz="0" w:space="0" w:color="auto"/>
        <w:right w:val="none" w:sz="0" w:space="0" w:color="auto"/>
      </w:divBdr>
    </w:div>
    <w:div w:id="1579484378">
      <w:bodyDiv w:val="1"/>
      <w:marLeft w:val="0"/>
      <w:marRight w:val="0"/>
      <w:marTop w:val="0"/>
      <w:marBottom w:val="0"/>
      <w:divBdr>
        <w:top w:val="none" w:sz="0" w:space="0" w:color="auto"/>
        <w:left w:val="none" w:sz="0" w:space="0" w:color="auto"/>
        <w:bottom w:val="none" w:sz="0" w:space="0" w:color="auto"/>
        <w:right w:val="none" w:sz="0" w:space="0" w:color="auto"/>
      </w:divBdr>
    </w:div>
    <w:div w:id="1579755200">
      <w:bodyDiv w:val="1"/>
      <w:marLeft w:val="0"/>
      <w:marRight w:val="0"/>
      <w:marTop w:val="0"/>
      <w:marBottom w:val="0"/>
      <w:divBdr>
        <w:top w:val="none" w:sz="0" w:space="0" w:color="auto"/>
        <w:left w:val="none" w:sz="0" w:space="0" w:color="auto"/>
        <w:bottom w:val="none" w:sz="0" w:space="0" w:color="auto"/>
        <w:right w:val="none" w:sz="0" w:space="0" w:color="auto"/>
      </w:divBdr>
    </w:div>
    <w:div w:id="1579948826">
      <w:bodyDiv w:val="1"/>
      <w:marLeft w:val="0"/>
      <w:marRight w:val="0"/>
      <w:marTop w:val="0"/>
      <w:marBottom w:val="0"/>
      <w:divBdr>
        <w:top w:val="none" w:sz="0" w:space="0" w:color="auto"/>
        <w:left w:val="none" w:sz="0" w:space="0" w:color="auto"/>
        <w:bottom w:val="none" w:sz="0" w:space="0" w:color="auto"/>
        <w:right w:val="none" w:sz="0" w:space="0" w:color="auto"/>
      </w:divBdr>
    </w:div>
    <w:div w:id="1579973603">
      <w:bodyDiv w:val="1"/>
      <w:marLeft w:val="0"/>
      <w:marRight w:val="0"/>
      <w:marTop w:val="0"/>
      <w:marBottom w:val="0"/>
      <w:divBdr>
        <w:top w:val="none" w:sz="0" w:space="0" w:color="auto"/>
        <w:left w:val="none" w:sz="0" w:space="0" w:color="auto"/>
        <w:bottom w:val="none" w:sz="0" w:space="0" w:color="auto"/>
        <w:right w:val="none" w:sz="0" w:space="0" w:color="auto"/>
      </w:divBdr>
    </w:div>
    <w:div w:id="1580015916">
      <w:bodyDiv w:val="1"/>
      <w:marLeft w:val="0"/>
      <w:marRight w:val="0"/>
      <w:marTop w:val="0"/>
      <w:marBottom w:val="0"/>
      <w:divBdr>
        <w:top w:val="none" w:sz="0" w:space="0" w:color="auto"/>
        <w:left w:val="none" w:sz="0" w:space="0" w:color="auto"/>
        <w:bottom w:val="none" w:sz="0" w:space="0" w:color="auto"/>
        <w:right w:val="none" w:sz="0" w:space="0" w:color="auto"/>
      </w:divBdr>
    </w:div>
    <w:div w:id="1580170491">
      <w:bodyDiv w:val="1"/>
      <w:marLeft w:val="0"/>
      <w:marRight w:val="0"/>
      <w:marTop w:val="0"/>
      <w:marBottom w:val="0"/>
      <w:divBdr>
        <w:top w:val="none" w:sz="0" w:space="0" w:color="auto"/>
        <w:left w:val="none" w:sz="0" w:space="0" w:color="auto"/>
        <w:bottom w:val="none" w:sz="0" w:space="0" w:color="auto"/>
        <w:right w:val="none" w:sz="0" w:space="0" w:color="auto"/>
      </w:divBdr>
    </w:div>
    <w:div w:id="1580289608">
      <w:bodyDiv w:val="1"/>
      <w:marLeft w:val="0"/>
      <w:marRight w:val="0"/>
      <w:marTop w:val="0"/>
      <w:marBottom w:val="0"/>
      <w:divBdr>
        <w:top w:val="none" w:sz="0" w:space="0" w:color="auto"/>
        <w:left w:val="none" w:sz="0" w:space="0" w:color="auto"/>
        <w:bottom w:val="none" w:sz="0" w:space="0" w:color="auto"/>
        <w:right w:val="none" w:sz="0" w:space="0" w:color="auto"/>
      </w:divBdr>
    </w:div>
    <w:div w:id="1580360516">
      <w:bodyDiv w:val="1"/>
      <w:marLeft w:val="0"/>
      <w:marRight w:val="0"/>
      <w:marTop w:val="0"/>
      <w:marBottom w:val="0"/>
      <w:divBdr>
        <w:top w:val="none" w:sz="0" w:space="0" w:color="auto"/>
        <w:left w:val="none" w:sz="0" w:space="0" w:color="auto"/>
        <w:bottom w:val="none" w:sz="0" w:space="0" w:color="auto"/>
        <w:right w:val="none" w:sz="0" w:space="0" w:color="auto"/>
      </w:divBdr>
    </w:div>
    <w:div w:id="1580363088">
      <w:bodyDiv w:val="1"/>
      <w:marLeft w:val="0"/>
      <w:marRight w:val="0"/>
      <w:marTop w:val="0"/>
      <w:marBottom w:val="0"/>
      <w:divBdr>
        <w:top w:val="none" w:sz="0" w:space="0" w:color="auto"/>
        <w:left w:val="none" w:sz="0" w:space="0" w:color="auto"/>
        <w:bottom w:val="none" w:sz="0" w:space="0" w:color="auto"/>
        <w:right w:val="none" w:sz="0" w:space="0" w:color="auto"/>
      </w:divBdr>
    </w:div>
    <w:div w:id="1580678266">
      <w:bodyDiv w:val="1"/>
      <w:marLeft w:val="0"/>
      <w:marRight w:val="0"/>
      <w:marTop w:val="0"/>
      <w:marBottom w:val="0"/>
      <w:divBdr>
        <w:top w:val="none" w:sz="0" w:space="0" w:color="auto"/>
        <w:left w:val="none" w:sz="0" w:space="0" w:color="auto"/>
        <w:bottom w:val="none" w:sz="0" w:space="0" w:color="auto"/>
        <w:right w:val="none" w:sz="0" w:space="0" w:color="auto"/>
      </w:divBdr>
    </w:div>
    <w:div w:id="1580751954">
      <w:bodyDiv w:val="1"/>
      <w:marLeft w:val="0"/>
      <w:marRight w:val="0"/>
      <w:marTop w:val="0"/>
      <w:marBottom w:val="0"/>
      <w:divBdr>
        <w:top w:val="none" w:sz="0" w:space="0" w:color="auto"/>
        <w:left w:val="none" w:sz="0" w:space="0" w:color="auto"/>
        <w:bottom w:val="none" w:sz="0" w:space="0" w:color="auto"/>
        <w:right w:val="none" w:sz="0" w:space="0" w:color="auto"/>
      </w:divBdr>
    </w:div>
    <w:div w:id="1580822240">
      <w:bodyDiv w:val="1"/>
      <w:marLeft w:val="0"/>
      <w:marRight w:val="0"/>
      <w:marTop w:val="0"/>
      <w:marBottom w:val="0"/>
      <w:divBdr>
        <w:top w:val="none" w:sz="0" w:space="0" w:color="auto"/>
        <w:left w:val="none" w:sz="0" w:space="0" w:color="auto"/>
        <w:bottom w:val="none" w:sz="0" w:space="0" w:color="auto"/>
        <w:right w:val="none" w:sz="0" w:space="0" w:color="auto"/>
      </w:divBdr>
    </w:div>
    <w:div w:id="1580948057">
      <w:bodyDiv w:val="1"/>
      <w:marLeft w:val="0"/>
      <w:marRight w:val="0"/>
      <w:marTop w:val="0"/>
      <w:marBottom w:val="0"/>
      <w:divBdr>
        <w:top w:val="none" w:sz="0" w:space="0" w:color="auto"/>
        <w:left w:val="none" w:sz="0" w:space="0" w:color="auto"/>
        <w:bottom w:val="none" w:sz="0" w:space="0" w:color="auto"/>
        <w:right w:val="none" w:sz="0" w:space="0" w:color="auto"/>
      </w:divBdr>
    </w:div>
    <w:div w:id="1581061389">
      <w:bodyDiv w:val="1"/>
      <w:marLeft w:val="0"/>
      <w:marRight w:val="0"/>
      <w:marTop w:val="0"/>
      <w:marBottom w:val="0"/>
      <w:divBdr>
        <w:top w:val="none" w:sz="0" w:space="0" w:color="auto"/>
        <w:left w:val="none" w:sz="0" w:space="0" w:color="auto"/>
        <w:bottom w:val="none" w:sz="0" w:space="0" w:color="auto"/>
        <w:right w:val="none" w:sz="0" w:space="0" w:color="auto"/>
      </w:divBdr>
    </w:div>
    <w:div w:id="1581328527">
      <w:bodyDiv w:val="1"/>
      <w:marLeft w:val="0"/>
      <w:marRight w:val="0"/>
      <w:marTop w:val="0"/>
      <w:marBottom w:val="0"/>
      <w:divBdr>
        <w:top w:val="none" w:sz="0" w:space="0" w:color="auto"/>
        <w:left w:val="none" w:sz="0" w:space="0" w:color="auto"/>
        <w:bottom w:val="none" w:sz="0" w:space="0" w:color="auto"/>
        <w:right w:val="none" w:sz="0" w:space="0" w:color="auto"/>
      </w:divBdr>
    </w:div>
    <w:div w:id="1581670599">
      <w:bodyDiv w:val="1"/>
      <w:marLeft w:val="0"/>
      <w:marRight w:val="0"/>
      <w:marTop w:val="0"/>
      <w:marBottom w:val="0"/>
      <w:divBdr>
        <w:top w:val="none" w:sz="0" w:space="0" w:color="auto"/>
        <w:left w:val="none" w:sz="0" w:space="0" w:color="auto"/>
        <w:bottom w:val="none" w:sz="0" w:space="0" w:color="auto"/>
        <w:right w:val="none" w:sz="0" w:space="0" w:color="auto"/>
      </w:divBdr>
    </w:div>
    <w:div w:id="1581671910">
      <w:bodyDiv w:val="1"/>
      <w:marLeft w:val="0"/>
      <w:marRight w:val="0"/>
      <w:marTop w:val="0"/>
      <w:marBottom w:val="0"/>
      <w:divBdr>
        <w:top w:val="none" w:sz="0" w:space="0" w:color="auto"/>
        <w:left w:val="none" w:sz="0" w:space="0" w:color="auto"/>
        <w:bottom w:val="none" w:sz="0" w:space="0" w:color="auto"/>
        <w:right w:val="none" w:sz="0" w:space="0" w:color="auto"/>
      </w:divBdr>
    </w:div>
    <w:div w:id="1582058845">
      <w:bodyDiv w:val="1"/>
      <w:marLeft w:val="0"/>
      <w:marRight w:val="0"/>
      <w:marTop w:val="0"/>
      <w:marBottom w:val="0"/>
      <w:divBdr>
        <w:top w:val="none" w:sz="0" w:space="0" w:color="auto"/>
        <w:left w:val="none" w:sz="0" w:space="0" w:color="auto"/>
        <w:bottom w:val="none" w:sz="0" w:space="0" w:color="auto"/>
        <w:right w:val="none" w:sz="0" w:space="0" w:color="auto"/>
      </w:divBdr>
    </w:div>
    <w:div w:id="1582176756">
      <w:bodyDiv w:val="1"/>
      <w:marLeft w:val="0"/>
      <w:marRight w:val="0"/>
      <w:marTop w:val="0"/>
      <w:marBottom w:val="0"/>
      <w:divBdr>
        <w:top w:val="none" w:sz="0" w:space="0" w:color="auto"/>
        <w:left w:val="none" w:sz="0" w:space="0" w:color="auto"/>
        <w:bottom w:val="none" w:sz="0" w:space="0" w:color="auto"/>
        <w:right w:val="none" w:sz="0" w:space="0" w:color="auto"/>
      </w:divBdr>
    </w:div>
    <w:div w:id="1582178608">
      <w:bodyDiv w:val="1"/>
      <w:marLeft w:val="0"/>
      <w:marRight w:val="0"/>
      <w:marTop w:val="0"/>
      <w:marBottom w:val="0"/>
      <w:divBdr>
        <w:top w:val="none" w:sz="0" w:space="0" w:color="auto"/>
        <w:left w:val="none" w:sz="0" w:space="0" w:color="auto"/>
        <w:bottom w:val="none" w:sz="0" w:space="0" w:color="auto"/>
        <w:right w:val="none" w:sz="0" w:space="0" w:color="auto"/>
      </w:divBdr>
    </w:div>
    <w:div w:id="1582181929">
      <w:bodyDiv w:val="1"/>
      <w:marLeft w:val="0"/>
      <w:marRight w:val="0"/>
      <w:marTop w:val="0"/>
      <w:marBottom w:val="0"/>
      <w:divBdr>
        <w:top w:val="none" w:sz="0" w:space="0" w:color="auto"/>
        <w:left w:val="none" w:sz="0" w:space="0" w:color="auto"/>
        <w:bottom w:val="none" w:sz="0" w:space="0" w:color="auto"/>
        <w:right w:val="none" w:sz="0" w:space="0" w:color="auto"/>
      </w:divBdr>
    </w:div>
    <w:div w:id="1582251946">
      <w:bodyDiv w:val="1"/>
      <w:marLeft w:val="0"/>
      <w:marRight w:val="0"/>
      <w:marTop w:val="0"/>
      <w:marBottom w:val="0"/>
      <w:divBdr>
        <w:top w:val="none" w:sz="0" w:space="0" w:color="auto"/>
        <w:left w:val="none" w:sz="0" w:space="0" w:color="auto"/>
        <w:bottom w:val="none" w:sz="0" w:space="0" w:color="auto"/>
        <w:right w:val="none" w:sz="0" w:space="0" w:color="auto"/>
      </w:divBdr>
    </w:div>
    <w:div w:id="1582253390">
      <w:bodyDiv w:val="1"/>
      <w:marLeft w:val="0"/>
      <w:marRight w:val="0"/>
      <w:marTop w:val="0"/>
      <w:marBottom w:val="0"/>
      <w:divBdr>
        <w:top w:val="none" w:sz="0" w:space="0" w:color="auto"/>
        <w:left w:val="none" w:sz="0" w:space="0" w:color="auto"/>
        <w:bottom w:val="none" w:sz="0" w:space="0" w:color="auto"/>
        <w:right w:val="none" w:sz="0" w:space="0" w:color="auto"/>
      </w:divBdr>
    </w:div>
    <w:div w:id="1582332081">
      <w:bodyDiv w:val="1"/>
      <w:marLeft w:val="0"/>
      <w:marRight w:val="0"/>
      <w:marTop w:val="0"/>
      <w:marBottom w:val="0"/>
      <w:divBdr>
        <w:top w:val="none" w:sz="0" w:space="0" w:color="auto"/>
        <w:left w:val="none" w:sz="0" w:space="0" w:color="auto"/>
        <w:bottom w:val="none" w:sz="0" w:space="0" w:color="auto"/>
        <w:right w:val="none" w:sz="0" w:space="0" w:color="auto"/>
      </w:divBdr>
    </w:div>
    <w:div w:id="1582333061">
      <w:bodyDiv w:val="1"/>
      <w:marLeft w:val="0"/>
      <w:marRight w:val="0"/>
      <w:marTop w:val="0"/>
      <w:marBottom w:val="0"/>
      <w:divBdr>
        <w:top w:val="none" w:sz="0" w:space="0" w:color="auto"/>
        <w:left w:val="none" w:sz="0" w:space="0" w:color="auto"/>
        <w:bottom w:val="none" w:sz="0" w:space="0" w:color="auto"/>
        <w:right w:val="none" w:sz="0" w:space="0" w:color="auto"/>
      </w:divBdr>
    </w:div>
    <w:div w:id="1582447939">
      <w:bodyDiv w:val="1"/>
      <w:marLeft w:val="0"/>
      <w:marRight w:val="0"/>
      <w:marTop w:val="0"/>
      <w:marBottom w:val="0"/>
      <w:divBdr>
        <w:top w:val="none" w:sz="0" w:space="0" w:color="auto"/>
        <w:left w:val="none" w:sz="0" w:space="0" w:color="auto"/>
        <w:bottom w:val="none" w:sz="0" w:space="0" w:color="auto"/>
        <w:right w:val="none" w:sz="0" w:space="0" w:color="auto"/>
      </w:divBdr>
    </w:div>
    <w:div w:id="1582451997">
      <w:bodyDiv w:val="1"/>
      <w:marLeft w:val="0"/>
      <w:marRight w:val="0"/>
      <w:marTop w:val="0"/>
      <w:marBottom w:val="0"/>
      <w:divBdr>
        <w:top w:val="none" w:sz="0" w:space="0" w:color="auto"/>
        <w:left w:val="none" w:sz="0" w:space="0" w:color="auto"/>
        <w:bottom w:val="none" w:sz="0" w:space="0" w:color="auto"/>
        <w:right w:val="none" w:sz="0" w:space="0" w:color="auto"/>
      </w:divBdr>
    </w:div>
    <w:div w:id="1582641827">
      <w:bodyDiv w:val="1"/>
      <w:marLeft w:val="0"/>
      <w:marRight w:val="0"/>
      <w:marTop w:val="0"/>
      <w:marBottom w:val="0"/>
      <w:divBdr>
        <w:top w:val="none" w:sz="0" w:space="0" w:color="auto"/>
        <w:left w:val="none" w:sz="0" w:space="0" w:color="auto"/>
        <w:bottom w:val="none" w:sz="0" w:space="0" w:color="auto"/>
        <w:right w:val="none" w:sz="0" w:space="0" w:color="auto"/>
      </w:divBdr>
    </w:div>
    <w:div w:id="1582984188">
      <w:bodyDiv w:val="1"/>
      <w:marLeft w:val="0"/>
      <w:marRight w:val="0"/>
      <w:marTop w:val="0"/>
      <w:marBottom w:val="0"/>
      <w:divBdr>
        <w:top w:val="none" w:sz="0" w:space="0" w:color="auto"/>
        <w:left w:val="none" w:sz="0" w:space="0" w:color="auto"/>
        <w:bottom w:val="none" w:sz="0" w:space="0" w:color="auto"/>
        <w:right w:val="none" w:sz="0" w:space="0" w:color="auto"/>
      </w:divBdr>
    </w:div>
    <w:div w:id="1582985770">
      <w:bodyDiv w:val="1"/>
      <w:marLeft w:val="0"/>
      <w:marRight w:val="0"/>
      <w:marTop w:val="0"/>
      <w:marBottom w:val="0"/>
      <w:divBdr>
        <w:top w:val="none" w:sz="0" w:space="0" w:color="auto"/>
        <w:left w:val="none" w:sz="0" w:space="0" w:color="auto"/>
        <w:bottom w:val="none" w:sz="0" w:space="0" w:color="auto"/>
        <w:right w:val="none" w:sz="0" w:space="0" w:color="auto"/>
      </w:divBdr>
    </w:div>
    <w:div w:id="1583022212">
      <w:bodyDiv w:val="1"/>
      <w:marLeft w:val="0"/>
      <w:marRight w:val="0"/>
      <w:marTop w:val="0"/>
      <w:marBottom w:val="0"/>
      <w:divBdr>
        <w:top w:val="none" w:sz="0" w:space="0" w:color="auto"/>
        <w:left w:val="none" w:sz="0" w:space="0" w:color="auto"/>
        <w:bottom w:val="none" w:sz="0" w:space="0" w:color="auto"/>
        <w:right w:val="none" w:sz="0" w:space="0" w:color="auto"/>
      </w:divBdr>
    </w:div>
    <w:div w:id="1583370557">
      <w:bodyDiv w:val="1"/>
      <w:marLeft w:val="0"/>
      <w:marRight w:val="0"/>
      <w:marTop w:val="0"/>
      <w:marBottom w:val="0"/>
      <w:divBdr>
        <w:top w:val="none" w:sz="0" w:space="0" w:color="auto"/>
        <w:left w:val="none" w:sz="0" w:space="0" w:color="auto"/>
        <w:bottom w:val="none" w:sz="0" w:space="0" w:color="auto"/>
        <w:right w:val="none" w:sz="0" w:space="0" w:color="auto"/>
      </w:divBdr>
    </w:div>
    <w:div w:id="1583372508">
      <w:bodyDiv w:val="1"/>
      <w:marLeft w:val="0"/>
      <w:marRight w:val="0"/>
      <w:marTop w:val="0"/>
      <w:marBottom w:val="0"/>
      <w:divBdr>
        <w:top w:val="none" w:sz="0" w:space="0" w:color="auto"/>
        <w:left w:val="none" w:sz="0" w:space="0" w:color="auto"/>
        <w:bottom w:val="none" w:sz="0" w:space="0" w:color="auto"/>
        <w:right w:val="none" w:sz="0" w:space="0" w:color="auto"/>
      </w:divBdr>
    </w:div>
    <w:div w:id="1584408327">
      <w:bodyDiv w:val="1"/>
      <w:marLeft w:val="0"/>
      <w:marRight w:val="0"/>
      <w:marTop w:val="0"/>
      <w:marBottom w:val="0"/>
      <w:divBdr>
        <w:top w:val="none" w:sz="0" w:space="0" w:color="auto"/>
        <w:left w:val="none" w:sz="0" w:space="0" w:color="auto"/>
        <w:bottom w:val="none" w:sz="0" w:space="0" w:color="auto"/>
        <w:right w:val="none" w:sz="0" w:space="0" w:color="auto"/>
      </w:divBdr>
    </w:div>
    <w:div w:id="1584529929">
      <w:bodyDiv w:val="1"/>
      <w:marLeft w:val="0"/>
      <w:marRight w:val="0"/>
      <w:marTop w:val="0"/>
      <w:marBottom w:val="0"/>
      <w:divBdr>
        <w:top w:val="none" w:sz="0" w:space="0" w:color="auto"/>
        <w:left w:val="none" w:sz="0" w:space="0" w:color="auto"/>
        <w:bottom w:val="none" w:sz="0" w:space="0" w:color="auto"/>
        <w:right w:val="none" w:sz="0" w:space="0" w:color="auto"/>
      </w:divBdr>
    </w:div>
    <w:div w:id="1584533392">
      <w:bodyDiv w:val="1"/>
      <w:marLeft w:val="0"/>
      <w:marRight w:val="0"/>
      <w:marTop w:val="0"/>
      <w:marBottom w:val="0"/>
      <w:divBdr>
        <w:top w:val="none" w:sz="0" w:space="0" w:color="auto"/>
        <w:left w:val="none" w:sz="0" w:space="0" w:color="auto"/>
        <w:bottom w:val="none" w:sz="0" w:space="0" w:color="auto"/>
        <w:right w:val="none" w:sz="0" w:space="0" w:color="auto"/>
      </w:divBdr>
    </w:div>
    <w:div w:id="1584608004">
      <w:bodyDiv w:val="1"/>
      <w:marLeft w:val="0"/>
      <w:marRight w:val="0"/>
      <w:marTop w:val="0"/>
      <w:marBottom w:val="0"/>
      <w:divBdr>
        <w:top w:val="none" w:sz="0" w:space="0" w:color="auto"/>
        <w:left w:val="none" w:sz="0" w:space="0" w:color="auto"/>
        <w:bottom w:val="none" w:sz="0" w:space="0" w:color="auto"/>
        <w:right w:val="none" w:sz="0" w:space="0" w:color="auto"/>
      </w:divBdr>
    </w:div>
    <w:div w:id="1584952863">
      <w:bodyDiv w:val="1"/>
      <w:marLeft w:val="0"/>
      <w:marRight w:val="0"/>
      <w:marTop w:val="0"/>
      <w:marBottom w:val="0"/>
      <w:divBdr>
        <w:top w:val="none" w:sz="0" w:space="0" w:color="auto"/>
        <w:left w:val="none" w:sz="0" w:space="0" w:color="auto"/>
        <w:bottom w:val="none" w:sz="0" w:space="0" w:color="auto"/>
        <w:right w:val="none" w:sz="0" w:space="0" w:color="auto"/>
      </w:divBdr>
    </w:div>
    <w:div w:id="1585652126">
      <w:bodyDiv w:val="1"/>
      <w:marLeft w:val="0"/>
      <w:marRight w:val="0"/>
      <w:marTop w:val="0"/>
      <w:marBottom w:val="0"/>
      <w:divBdr>
        <w:top w:val="none" w:sz="0" w:space="0" w:color="auto"/>
        <w:left w:val="none" w:sz="0" w:space="0" w:color="auto"/>
        <w:bottom w:val="none" w:sz="0" w:space="0" w:color="auto"/>
        <w:right w:val="none" w:sz="0" w:space="0" w:color="auto"/>
      </w:divBdr>
    </w:div>
    <w:div w:id="1585798525">
      <w:bodyDiv w:val="1"/>
      <w:marLeft w:val="0"/>
      <w:marRight w:val="0"/>
      <w:marTop w:val="0"/>
      <w:marBottom w:val="0"/>
      <w:divBdr>
        <w:top w:val="none" w:sz="0" w:space="0" w:color="auto"/>
        <w:left w:val="none" w:sz="0" w:space="0" w:color="auto"/>
        <w:bottom w:val="none" w:sz="0" w:space="0" w:color="auto"/>
        <w:right w:val="none" w:sz="0" w:space="0" w:color="auto"/>
      </w:divBdr>
    </w:div>
    <w:div w:id="1585921350">
      <w:bodyDiv w:val="1"/>
      <w:marLeft w:val="0"/>
      <w:marRight w:val="0"/>
      <w:marTop w:val="0"/>
      <w:marBottom w:val="0"/>
      <w:divBdr>
        <w:top w:val="none" w:sz="0" w:space="0" w:color="auto"/>
        <w:left w:val="none" w:sz="0" w:space="0" w:color="auto"/>
        <w:bottom w:val="none" w:sz="0" w:space="0" w:color="auto"/>
        <w:right w:val="none" w:sz="0" w:space="0" w:color="auto"/>
      </w:divBdr>
    </w:div>
    <w:div w:id="1586264267">
      <w:bodyDiv w:val="1"/>
      <w:marLeft w:val="0"/>
      <w:marRight w:val="0"/>
      <w:marTop w:val="0"/>
      <w:marBottom w:val="0"/>
      <w:divBdr>
        <w:top w:val="none" w:sz="0" w:space="0" w:color="auto"/>
        <w:left w:val="none" w:sz="0" w:space="0" w:color="auto"/>
        <w:bottom w:val="none" w:sz="0" w:space="0" w:color="auto"/>
        <w:right w:val="none" w:sz="0" w:space="0" w:color="auto"/>
      </w:divBdr>
    </w:div>
    <w:div w:id="1586299713">
      <w:bodyDiv w:val="1"/>
      <w:marLeft w:val="0"/>
      <w:marRight w:val="0"/>
      <w:marTop w:val="0"/>
      <w:marBottom w:val="0"/>
      <w:divBdr>
        <w:top w:val="none" w:sz="0" w:space="0" w:color="auto"/>
        <w:left w:val="none" w:sz="0" w:space="0" w:color="auto"/>
        <w:bottom w:val="none" w:sz="0" w:space="0" w:color="auto"/>
        <w:right w:val="none" w:sz="0" w:space="0" w:color="auto"/>
      </w:divBdr>
    </w:div>
    <w:div w:id="1586304885">
      <w:bodyDiv w:val="1"/>
      <w:marLeft w:val="0"/>
      <w:marRight w:val="0"/>
      <w:marTop w:val="0"/>
      <w:marBottom w:val="0"/>
      <w:divBdr>
        <w:top w:val="none" w:sz="0" w:space="0" w:color="auto"/>
        <w:left w:val="none" w:sz="0" w:space="0" w:color="auto"/>
        <w:bottom w:val="none" w:sz="0" w:space="0" w:color="auto"/>
        <w:right w:val="none" w:sz="0" w:space="0" w:color="auto"/>
      </w:divBdr>
    </w:div>
    <w:div w:id="1586526541">
      <w:bodyDiv w:val="1"/>
      <w:marLeft w:val="0"/>
      <w:marRight w:val="0"/>
      <w:marTop w:val="0"/>
      <w:marBottom w:val="0"/>
      <w:divBdr>
        <w:top w:val="none" w:sz="0" w:space="0" w:color="auto"/>
        <w:left w:val="none" w:sz="0" w:space="0" w:color="auto"/>
        <w:bottom w:val="none" w:sz="0" w:space="0" w:color="auto"/>
        <w:right w:val="none" w:sz="0" w:space="0" w:color="auto"/>
      </w:divBdr>
    </w:div>
    <w:div w:id="1586651392">
      <w:bodyDiv w:val="1"/>
      <w:marLeft w:val="0"/>
      <w:marRight w:val="0"/>
      <w:marTop w:val="0"/>
      <w:marBottom w:val="0"/>
      <w:divBdr>
        <w:top w:val="none" w:sz="0" w:space="0" w:color="auto"/>
        <w:left w:val="none" w:sz="0" w:space="0" w:color="auto"/>
        <w:bottom w:val="none" w:sz="0" w:space="0" w:color="auto"/>
        <w:right w:val="none" w:sz="0" w:space="0" w:color="auto"/>
      </w:divBdr>
    </w:div>
    <w:div w:id="1586721307">
      <w:bodyDiv w:val="1"/>
      <w:marLeft w:val="0"/>
      <w:marRight w:val="0"/>
      <w:marTop w:val="0"/>
      <w:marBottom w:val="0"/>
      <w:divBdr>
        <w:top w:val="none" w:sz="0" w:space="0" w:color="auto"/>
        <w:left w:val="none" w:sz="0" w:space="0" w:color="auto"/>
        <w:bottom w:val="none" w:sz="0" w:space="0" w:color="auto"/>
        <w:right w:val="none" w:sz="0" w:space="0" w:color="auto"/>
      </w:divBdr>
    </w:div>
    <w:div w:id="1586763890">
      <w:bodyDiv w:val="1"/>
      <w:marLeft w:val="0"/>
      <w:marRight w:val="0"/>
      <w:marTop w:val="0"/>
      <w:marBottom w:val="0"/>
      <w:divBdr>
        <w:top w:val="none" w:sz="0" w:space="0" w:color="auto"/>
        <w:left w:val="none" w:sz="0" w:space="0" w:color="auto"/>
        <w:bottom w:val="none" w:sz="0" w:space="0" w:color="auto"/>
        <w:right w:val="none" w:sz="0" w:space="0" w:color="auto"/>
      </w:divBdr>
    </w:div>
    <w:div w:id="1586915206">
      <w:bodyDiv w:val="1"/>
      <w:marLeft w:val="0"/>
      <w:marRight w:val="0"/>
      <w:marTop w:val="0"/>
      <w:marBottom w:val="0"/>
      <w:divBdr>
        <w:top w:val="none" w:sz="0" w:space="0" w:color="auto"/>
        <w:left w:val="none" w:sz="0" w:space="0" w:color="auto"/>
        <w:bottom w:val="none" w:sz="0" w:space="0" w:color="auto"/>
        <w:right w:val="none" w:sz="0" w:space="0" w:color="auto"/>
      </w:divBdr>
    </w:div>
    <w:div w:id="1586919727">
      <w:bodyDiv w:val="1"/>
      <w:marLeft w:val="0"/>
      <w:marRight w:val="0"/>
      <w:marTop w:val="0"/>
      <w:marBottom w:val="0"/>
      <w:divBdr>
        <w:top w:val="none" w:sz="0" w:space="0" w:color="auto"/>
        <w:left w:val="none" w:sz="0" w:space="0" w:color="auto"/>
        <w:bottom w:val="none" w:sz="0" w:space="0" w:color="auto"/>
        <w:right w:val="none" w:sz="0" w:space="0" w:color="auto"/>
      </w:divBdr>
    </w:div>
    <w:div w:id="1587302718">
      <w:bodyDiv w:val="1"/>
      <w:marLeft w:val="0"/>
      <w:marRight w:val="0"/>
      <w:marTop w:val="0"/>
      <w:marBottom w:val="0"/>
      <w:divBdr>
        <w:top w:val="none" w:sz="0" w:space="0" w:color="auto"/>
        <w:left w:val="none" w:sz="0" w:space="0" w:color="auto"/>
        <w:bottom w:val="none" w:sz="0" w:space="0" w:color="auto"/>
        <w:right w:val="none" w:sz="0" w:space="0" w:color="auto"/>
      </w:divBdr>
    </w:div>
    <w:div w:id="1587492348">
      <w:bodyDiv w:val="1"/>
      <w:marLeft w:val="0"/>
      <w:marRight w:val="0"/>
      <w:marTop w:val="0"/>
      <w:marBottom w:val="0"/>
      <w:divBdr>
        <w:top w:val="none" w:sz="0" w:space="0" w:color="auto"/>
        <w:left w:val="none" w:sz="0" w:space="0" w:color="auto"/>
        <w:bottom w:val="none" w:sz="0" w:space="0" w:color="auto"/>
        <w:right w:val="none" w:sz="0" w:space="0" w:color="auto"/>
      </w:divBdr>
    </w:div>
    <w:div w:id="1587574088">
      <w:bodyDiv w:val="1"/>
      <w:marLeft w:val="0"/>
      <w:marRight w:val="0"/>
      <w:marTop w:val="0"/>
      <w:marBottom w:val="0"/>
      <w:divBdr>
        <w:top w:val="none" w:sz="0" w:space="0" w:color="auto"/>
        <w:left w:val="none" w:sz="0" w:space="0" w:color="auto"/>
        <w:bottom w:val="none" w:sz="0" w:space="0" w:color="auto"/>
        <w:right w:val="none" w:sz="0" w:space="0" w:color="auto"/>
      </w:divBdr>
    </w:div>
    <w:div w:id="1587615036">
      <w:bodyDiv w:val="1"/>
      <w:marLeft w:val="0"/>
      <w:marRight w:val="0"/>
      <w:marTop w:val="0"/>
      <w:marBottom w:val="0"/>
      <w:divBdr>
        <w:top w:val="none" w:sz="0" w:space="0" w:color="auto"/>
        <w:left w:val="none" w:sz="0" w:space="0" w:color="auto"/>
        <w:bottom w:val="none" w:sz="0" w:space="0" w:color="auto"/>
        <w:right w:val="none" w:sz="0" w:space="0" w:color="auto"/>
      </w:divBdr>
    </w:div>
    <w:div w:id="1587881999">
      <w:bodyDiv w:val="1"/>
      <w:marLeft w:val="0"/>
      <w:marRight w:val="0"/>
      <w:marTop w:val="0"/>
      <w:marBottom w:val="0"/>
      <w:divBdr>
        <w:top w:val="none" w:sz="0" w:space="0" w:color="auto"/>
        <w:left w:val="none" w:sz="0" w:space="0" w:color="auto"/>
        <w:bottom w:val="none" w:sz="0" w:space="0" w:color="auto"/>
        <w:right w:val="none" w:sz="0" w:space="0" w:color="auto"/>
      </w:divBdr>
    </w:div>
    <w:div w:id="1588075340">
      <w:bodyDiv w:val="1"/>
      <w:marLeft w:val="0"/>
      <w:marRight w:val="0"/>
      <w:marTop w:val="0"/>
      <w:marBottom w:val="0"/>
      <w:divBdr>
        <w:top w:val="none" w:sz="0" w:space="0" w:color="auto"/>
        <w:left w:val="none" w:sz="0" w:space="0" w:color="auto"/>
        <w:bottom w:val="none" w:sz="0" w:space="0" w:color="auto"/>
        <w:right w:val="none" w:sz="0" w:space="0" w:color="auto"/>
      </w:divBdr>
    </w:div>
    <w:div w:id="1588269279">
      <w:bodyDiv w:val="1"/>
      <w:marLeft w:val="0"/>
      <w:marRight w:val="0"/>
      <w:marTop w:val="0"/>
      <w:marBottom w:val="0"/>
      <w:divBdr>
        <w:top w:val="none" w:sz="0" w:space="0" w:color="auto"/>
        <w:left w:val="none" w:sz="0" w:space="0" w:color="auto"/>
        <w:bottom w:val="none" w:sz="0" w:space="0" w:color="auto"/>
        <w:right w:val="none" w:sz="0" w:space="0" w:color="auto"/>
      </w:divBdr>
    </w:div>
    <w:div w:id="1588419817">
      <w:bodyDiv w:val="1"/>
      <w:marLeft w:val="0"/>
      <w:marRight w:val="0"/>
      <w:marTop w:val="0"/>
      <w:marBottom w:val="0"/>
      <w:divBdr>
        <w:top w:val="none" w:sz="0" w:space="0" w:color="auto"/>
        <w:left w:val="none" w:sz="0" w:space="0" w:color="auto"/>
        <w:bottom w:val="none" w:sz="0" w:space="0" w:color="auto"/>
        <w:right w:val="none" w:sz="0" w:space="0" w:color="auto"/>
      </w:divBdr>
    </w:div>
    <w:div w:id="1588684861">
      <w:bodyDiv w:val="1"/>
      <w:marLeft w:val="0"/>
      <w:marRight w:val="0"/>
      <w:marTop w:val="0"/>
      <w:marBottom w:val="0"/>
      <w:divBdr>
        <w:top w:val="none" w:sz="0" w:space="0" w:color="auto"/>
        <w:left w:val="none" w:sz="0" w:space="0" w:color="auto"/>
        <w:bottom w:val="none" w:sz="0" w:space="0" w:color="auto"/>
        <w:right w:val="none" w:sz="0" w:space="0" w:color="auto"/>
      </w:divBdr>
    </w:div>
    <w:div w:id="1588805896">
      <w:bodyDiv w:val="1"/>
      <w:marLeft w:val="0"/>
      <w:marRight w:val="0"/>
      <w:marTop w:val="0"/>
      <w:marBottom w:val="0"/>
      <w:divBdr>
        <w:top w:val="none" w:sz="0" w:space="0" w:color="auto"/>
        <w:left w:val="none" w:sz="0" w:space="0" w:color="auto"/>
        <w:bottom w:val="none" w:sz="0" w:space="0" w:color="auto"/>
        <w:right w:val="none" w:sz="0" w:space="0" w:color="auto"/>
      </w:divBdr>
    </w:div>
    <w:div w:id="1588922475">
      <w:bodyDiv w:val="1"/>
      <w:marLeft w:val="0"/>
      <w:marRight w:val="0"/>
      <w:marTop w:val="0"/>
      <w:marBottom w:val="0"/>
      <w:divBdr>
        <w:top w:val="none" w:sz="0" w:space="0" w:color="auto"/>
        <w:left w:val="none" w:sz="0" w:space="0" w:color="auto"/>
        <w:bottom w:val="none" w:sz="0" w:space="0" w:color="auto"/>
        <w:right w:val="none" w:sz="0" w:space="0" w:color="auto"/>
      </w:divBdr>
    </w:div>
    <w:div w:id="1589074764">
      <w:bodyDiv w:val="1"/>
      <w:marLeft w:val="0"/>
      <w:marRight w:val="0"/>
      <w:marTop w:val="0"/>
      <w:marBottom w:val="0"/>
      <w:divBdr>
        <w:top w:val="none" w:sz="0" w:space="0" w:color="auto"/>
        <w:left w:val="none" w:sz="0" w:space="0" w:color="auto"/>
        <w:bottom w:val="none" w:sz="0" w:space="0" w:color="auto"/>
        <w:right w:val="none" w:sz="0" w:space="0" w:color="auto"/>
      </w:divBdr>
    </w:div>
    <w:div w:id="1589263953">
      <w:bodyDiv w:val="1"/>
      <w:marLeft w:val="0"/>
      <w:marRight w:val="0"/>
      <w:marTop w:val="0"/>
      <w:marBottom w:val="0"/>
      <w:divBdr>
        <w:top w:val="none" w:sz="0" w:space="0" w:color="auto"/>
        <w:left w:val="none" w:sz="0" w:space="0" w:color="auto"/>
        <w:bottom w:val="none" w:sz="0" w:space="0" w:color="auto"/>
        <w:right w:val="none" w:sz="0" w:space="0" w:color="auto"/>
      </w:divBdr>
    </w:div>
    <w:div w:id="1589315894">
      <w:bodyDiv w:val="1"/>
      <w:marLeft w:val="0"/>
      <w:marRight w:val="0"/>
      <w:marTop w:val="0"/>
      <w:marBottom w:val="0"/>
      <w:divBdr>
        <w:top w:val="none" w:sz="0" w:space="0" w:color="auto"/>
        <w:left w:val="none" w:sz="0" w:space="0" w:color="auto"/>
        <w:bottom w:val="none" w:sz="0" w:space="0" w:color="auto"/>
        <w:right w:val="none" w:sz="0" w:space="0" w:color="auto"/>
      </w:divBdr>
    </w:div>
    <w:div w:id="1589390528">
      <w:bodyDiv w:val="1"/>
      <w:marLeft w:val="0"/>
      <w:marRight w:val="0"/>
      <w:marTop w:val="0"/>
      <w:marBottom w:val="0"/>
      <w:divBdr>
        <w:top w:val="none" w:sz="0" w:space="0" w:color="auto"/>
        <w:left w:val="none" w:sz="0" w:space="0" w:color="auto"/>
        <w:bottom w:val="none" w:sz="0" w:space="0" w:color="auto"/>
        <w:right w:val="none" w:sz="0" w:space="0" w:color="auto"/>
      </w:divBdr>
    </w:div>
    <w:div w:id="1589848846">
      <w:bodyDiv w:val="1"/>
      <w:marLeft w:val="0"/>
      <w:marRight w:val="0"/>
      <w:marTop w:val="0"/>
      <w:marBottom w:val="0"/>
      <w:divBdr>
        <w:top w:val="none" w:sz="0" w:space="0" w:color="auto"/>
        <w:left w:val="none" w:sz="0" w:space="0" w:color="auto"/>
        <w:bottom w:val="none" w:sz="0" w:space="0" w:color="auto"/>
        <w:right w:val="none" w:sz="0" w:space="0" w:color="auto"/>
      </w:divBdr>
    </w:div>
    <w:div w:id="1590116901">
      <w:bodyDiv w:val="1"/>
      <w:marLeft w:val="0"/>
      <w:marRight w:val="0"/>
      <w:marTop w:val="0"/>
      <w:marBottom w:val="0"/>
      <w:divBdr>
        <w:top w:val="none" w:sz="0" w:space="0" w:color="auto"/>
        <w:left w:val="none" w:sz="0" w:space="0" w:color="auto"/>
        <w:bottom w:val="none" w:sz="0" w:space="0" w:color="auto"/>
        <w:right w:val="none" w:sz="0" w:space="0" w:color="auto"/>
      </w:divBdr>
    </w:div>
    <w:div w:id="1590195946">
      <w:bodyDiv w:val="1"/>
      <w:marLeft w:val="0"/>
      <w:marRight w:val="0"/>
      <w:marTop w:val="0"/>
      <w:marBottom w:val="0"/>
      <w:divBdr>
        <w:top w:val="none" w:sz="0" w:space="0" w:color="auto"/>
        <w:left w:val="none" w:sz="0" w:space="0" w:color="auto"/>
        <w:bottom w:val="none" w:sz="0" w:space="0" w:color="auto"/>
        <w:right w:val="none" w:sz="0" w:space="0" w:color="auto"/>
      </w:divBdr>
    </w:div>
    <w:div w:id="1591160280">
      <w:bodyDiv w:val="1"/>
      <w:marLeft w:val="0"/>
      <w:marRight w:val="0"/>
      <w:marTop w:val="0"/>
      <w:marBottom w:val="0"/>
      <w:divBdr>
        <w:top w:val="none" w:sz="0" w:space="0" w:color="auto"/>
        <w:left w:val="none" w:sz="0" w:space="0" w:color="auto"/>
        <w:bottom w:val="none" w:sz="0" w:space="0" w:color="auto"/>
        <w:right w:val="none" w:sz="0" w:space="0" w:color="auto"/>
      </w:divBdr>
    </w:div>
    <w:div w:id="1591162502">
      <w:bodyDiv w:val="1"/>
      <w:marLeft w:val="0"/>
      <w:marRight w:val="0"/>
      <w:marTop w:val="0"/>
      <w:marBottom w:val="0"/>
      <w:divBdr>
        <w:top w:val="none" w:sz="0" w:space="0" w:color="auto"/>
        <w:left w:val="none" w:sz="0" w:space="0" w:color="auto"/>
        <w:bottom w:val="none" w:sz="0" w:space="0" w:color="auto"/>
        <w:right w:val="none" w:sz="0" w:space="0" w:color="auto"/>
      </w:divBdr>
    </w:div>
    <w:div w:id="1591238326">
      <w:bodyDiv w:val="1"/>
      <w:marLeft w:val="0"/>
      <w:marRight w:val="0"/>
      <w:marTop w:val="0"/>
      <w:marBottom w:val="0"/>
      <w:divBdr>
        <w:top w:val="none" w:sz="0" w:space="0" w:color="auto"/>
        <w:left w:val="none" w:sz="0" w:space="0" w:color="auto"/>
        <w:bottom w:val="none" w:sz="0" w:space="0" w:color="auto"/>
        <w:right w:val="none" w:sz="0" w:space="0" w:color="auto"/>
      </w:divBdr>
    </w:div>
    <w:div w:id="1591348446">
      <w:bodyDiv w:val="1"/>
      <w:marLeft w:val="0"/>
      <w:marRight w:val="0"/>
      <w:marTop w:val="0"/>
      <w:marBottom w:val="0"/>
      <w:divBdr>
        <w:top w:val="none" w:sz="0" w:space="0" w:color="auto"/>
        <w:left w:val="none" w:sz="0" w:space="0" w:color="auto"/>
        <w:bottom w:val="none" w:sz="0" w:space="0" w:color="auto"/>
        <w:right w:val="none" w:sz="0" w:space="0" w:color="auto"/>
      </w:divBdr>
    </w:div>
    <w:div w:id="1591498579">
      <w:bodyDiv w:val="1"/>
      <w:marLeft w:val="0"/>
      <w:marRight w:val="0"/>
      <w:marTop w:val="0"/>
      <w:marBottom w:val="0"/>
      <w:divBdr>
        <w:top w:val="none" w:sz="0" w:space="0" w:color="auto"/>
        <w:left w:val="none" w:sz="0" w:space="0" w:color="auto"/>
        <w:bottom w:val="none" w:sz="0" w:space="0" w:color="auto"/>
        <w:right w:val="none" w:sz="0" w:space="0" w:color="auto"/>
      </w:divBdr>
    </w:div>
    <w:div w:id="1591544908">
      <w:bodyDiv w:val="1"/>
      <w:marLeft w:val="0"/>
      <w:marRight w:val="0"/>
      <w:marTop w:val="0"/>
      <w:marBottom w:val="0"/>
      <w:divBdr>
        <w:top w:val="none" w:sz="0" w:space="0" w:color="auto"/>
        <w:left w:val="none" w:sz="0" w:space="0" w:color="auto"/>
        <w:bottom w:val="none" w:sz="0" w:space="0" w:color="auto"/>
        <w:right w:val="none" w:sz="0" w:space="0" w:color="auto"/>
      </w:divBdr>
    </w:div>
    <w:div w:id="1591619633">
      <w:bodyDiv w:val="1"/>
      <w:marLeft w:val="0"/>
      <w:marRight w:val="0"/>
      <w:marTop w:val="0"/>
      <w:marBottom w:val="0"/>
      <w:divBdr>
        <w:top w:val="none" w:sz="0" w:space="0" w:color="auto"/>
        <w:left w:val="none" w:sz="0" w:space="0" w:color="auto"/>
        <w:bottom w:val="none" w:sz="0" w:space="0" w:color="auto"/>
        <w:right w:val="none" w:sz="0" w:space="0" w:color="auto"/>
      </w:divBdr>
    </w:div>
    <w:div w:id="1591695661">
      <w:bodyDiv w:val="1"/>
      <w:marLeft w:val="0"/>
      <w:marRight w:val="0"/>
      <w:marTop w:val="0"/>
      <w:marBottom w:val="0"/>
      <w:divBdr>
        <w:top w:val="none" w:sz="0" w:space="0" w:color="auto"/>
        <w:left w:val="none" w:sz="0" w:space="0" w:color="auto"/>
        <w:bottom w:val="none" w:sz="0" w:space="0" w:color="auto"/>
        <w:right w:val="none" w:sz="0" w:space="0" w:color="auto"/>
      </w:divBdr>
    </w:div>
    <w:div w:id="1591700264">
      <w:bodyDiv w:val="1"/>
      <w:marLeft w:val="0"/>
      <w:marRight w:val="0"/>
      <w:marTop w:val="0"/>
      <w:marBottom w:val="0"/>
      <w:divBdr>
        <w:top w:val="none" w:sz="0" w:space="0" w:color="auto"/>
        <w:left w:val="none" w:sz="0" w:space="0" w:color="auto"/>
        <w:bottom w:val="none" w:sz="0" w:space="0" w:color="auto"/>
        <w:right w:val="none" w:sz="0" w:space="0" w:color="auto"/>
      </w:divBdr>
    </w:div>
    <w:div w:id="1591892001">
      <w:bodyDiv w:val="1"/>
      <w:marLeft w:val="0"/>
      <w:marRight w:val="0"/>
      <w:marTop w:val="0"/>
      <w:marBottom w:val="0"/>
      <w:divBdr>
        <w:top w:val="none" w:sz="0" w:space="0" w:color="auto"/>
        <w:left w:val="none" w:sz="0" w:space="0" w:color="auto"/>
        <w:bottom w:val="none" w:sz="0" w:space="0" w:color="auto"/>
        <w:right w:val="none" w:sz="0" w:space="0" w:color="auto"/>
      </w:divBdr>
    </w:div>
    <w:div w:id="1592005492">
      <w:bodyDiv w:val="1"/>
      <w:marLeft w:val="0"/>
      <w:marRight w:val="0"/>
      <w:marTop w:val="0"/>
      <w:marBottom w:val="0"/>
      <w:divBdr>
        <w:top w:val="none" w:sz="0" w:space="0" w:color="auto"/>
        <w:left w:val="none" w:sz="0" w:space="0" w:color="auto"/>
        <w:bottom w:val="none" w:sz="0" w:space="0" w:color="auto"/>
        <w:right w:val="none" w:sz="0" w:space="0" w:color="auto"/>
      </w:divBdr>
    </w:div>
    <w:div w:id="1592085954">
      <w:bodyDiv w:val="1"/>
      <w:marLeft w:val="0"/>
      <w:marRight w:val="0"/>
      <w:marTop w:val="0"/>
      <w:marBottom w:val="0"/>
      <w:divBdr>
        <w:top w:val="none" w:sz="0" w:space="0" w:color="auto"/>
        <w:left w:val="none" w:sz="0" w:space="0" w:color="auto"/>
        <w:bottom w:val="none" w:sz="0" w:space="0" w:color="auto"/>
        <w:right w:val="none" w:sz="0" w:space="0" w:color="auto"/>
      </w:divBdr>
    </w:div>
    <w:div w:id="1592590769">
      <w:bodyDiv w:val="1"/>
      <w:marLeft w:val="0"/>
      <w:marRight w:val="0"/>
      <w:marTop w:val="0"/>
      <w:marBottom w:val="0"/>
      <w:divBdr>
        <w:top w:val="none" w:sz="0" w:space="0" w:color="auto"/>
        <w:left w:val="none" w:sz="0" w:space="0" w:color="auto"/>
        <w:bottom w:val="none" w:sz="0" w:space="0" w:color="auto"/>
        <w:right w:val="none" w:sz="0" w:space="0" w:color="auto"/>
      </w:divBdr>
    </w:div>
    <w:div w:id="1592742631">
      <w:bodyDiv w:val="1"/>
      <w:marLeft w:val="0"/>
      <w:marRight w:val="0"/>
      <w:marTop w:val="0"/>
      <w:marBottom w:val="0"/>
      <w:divBdr>
        <w:top w:val="none" w:sz="0" w:space="0" w:color="auto"/>
        <w:left w:val="none" w:sz="0" w:space="0" w:color="auto"/>
        <w:bottom w:val="none" w:sz="0" w:space="0" w:color="auto"/>
        <w:right w:val="none" w:sz="0" w:space="0" w:color="auto"/>
      </w:divBdr>
    </w:div>
    <w:div w:id="1592816043">
      <w:bodyDiv w:val="1"/>
      <w:marLeft w:val="0"/>
      <w:marRight w:val="0"/>
      <w:marTop w:val="0"/>
      <w:marBottom w:val="0"/>
      <w:divBdr>
        <w:top w:val="none" w:sz="0" w:space="0" w:color="auto"/>
        <w:left w:val="none" w:sz="0" w:space="0" w:color="auto"/>
        <w:bottom w:val="none" w:sz="0" w:space="0" w:color="auto"/>
        <w:right w:val="none" w:sz="0" w:space="0" w:color="auto"/>
      </w:divBdr>
    </w:div>
    <w:div w:id="1592927633">
      <w:bodyDiv w:val="1"/>
      <w:marLeft w:val="0"/>
      <w:marRight w:val="0"/>
      <w:marTop w:val="0"/>
      <w:marBottom w:val="0"/>
      <w:divBdr>
        <w:top w:val="none" w:sz="0" w:space="0" w:color="auto"/>
        <w:left w:val="none" w:sz="0" w:space="0" w:color="auto"/>
        <w:bottom w:val="none" w:sz="0" w:space="0" w:color="auto"/>
        <w:right w:val="none" w:sz="0" w:space="0" w:color="auto"/>
      </w:divBdr>
    </w:div>
    <w:div w:id="1592931297">
      <w:bodyDiv w:val="1"/>
      <w:marLeft w:val="0"/>
      <w:marRight w:val="0"/>
      <w:marTop w:val="0"/>
      <w:marBottom w:val="0"/>
      <w:divBdr>
        <w:top w:val="none" w:sz="0" w:space="0" w:color="auto"/>
        <w:left w:val="none" w:sz="0" w:space="0" w:color="auto"/>
        <w:bottom w:val="none" w:sz="0" w:space="0" w:color="auto"/>
        <w:right w:val="none" w:sz="0" w:space="0" w:color="auto"/>
      </w:divBdr>
    </w:div>
    <w:div w:id="1593006994">
      <w:bodyDiv w:val="1"/>
      <w:marLeft w:val="0"/>
      <w:marRight w:val="0"/>
      <w:marTop w:val="0"/>
      <w:marBottom w:val="0"/>
      <w:divBdr>
        <w:top w:val="none" w:sz="0" w:space="0" w:color="auto"/>
        <w:left w:val="none" w:sz="0" w:space="0" w:color="auto"/>
        <w:bottom w:val="none" w:sz="0" w:space="0" w:color="auto"/>
        <w:right w:val="none" w:sz="0" w:space="0" w:color="auto"/>
      </w:divBdr>
    </w:div>
    <w:div w:id="1593391712">
      <w:bodyDiv w:val="1"/>
      <w:marLeft w:val="0"/>
      <w:marRight w:val="0"/>
      <w:marTop w:val="0"/>
      <w:marBottom w:val="0"/>
      <w:divBdr>
        <w:top w:val="none" w:sz="0" w:space="0" w:color="auto"/>
        <w:left w:val="none" w:sz="0" w:space="0" w:color="auto"/>
        <w:bottom w:val="none" w:sz="0" w:space="0" w:color="auto"/>
        <w:right w:val="none" w:sz="0" w:space="0" w:color="auto"/>
      </w:divBdr>
    </w:div>
    <w:div w:id="1593395160">
      <w:bodyDiv w:val="1"/>
      <w:marLeft w:val="0"/>
      <w:marRight w:val="0"/>
      <w:marTop w:val="0"/>
      <w:marBottom w:val="0"/>
      <w:divBdr>
        <w:top w:val="none" w:sz="0" w:space="0" w:color="auto"/>
        <w:left w:val="none" w:sz="0" w:space="0" w:color="auto"/>
        <w:bottom w:val="none" w:sz="0" w:space="0" w:color="auto"/>
        <w:right w:val="none" w:sz="0" w:space="0" w:color="auto"/>
      </w:divBdr>
    </w:div>
    <w:div w:id="1593510541">
      <w:bodyDiv w:val="1"/>
      <w:marLeft w:val="0"/>
      <w:marRight w:val="0"/>
      <w:marTop w:val="0"/>
      <w:marBottom w:val="0"/>
      <w:divBdr>
        <w:top w:val="none" w:sz="0" w:space="0" w:color="auto"/>
        <w:left w:val="none" w:sz="0" w:space="0" w:color="auto"/>
        <w:bottom w:val="none" w:sz="0" w:space="0" w:color="auto"/>
        <w:right w:val="none" w:sz="0" w:space="0" w:color="auto"/>
      </w:divBdr>
    </w:div>
    <w:div w:id="1593585739">
      <w:bodyDiv w:val="1"/>
      <w:marLeft w:val="0"/>
      <w:marRight w:val="0"/>
      <w:marTop w:val="0"/>
      <w:marBottom w:val="0"/>
      <w:divBdr>
        <w:top w:val="none" w:sz="0" w:space="0" w:color="auto"/>
        <w:left w:val="none" w:sz="0" w:space="0" w:color="auto"/>
        <w:bottom w:val="none" w:sz="0" w:space="0" w:color="auto"/>
        <w:right w:val="none" w:sz="0" w:space="0" w:color="auto"/>
      </w:divBdr>
    </w:div>
    <w:div w:id="1593854003">
      <w:bodyDiv w:val="1"/>
      <w:marLeft w:val="0"/>
      <w:marRight w:val="0"/>
      <w:marTop w:val="0"/>
      <w:marBottom w:val="0"/>
      <w:divBdr>
        <w:top w:val="none" w:sz="0" w:space="0" w:color="auto"/>
        <w:left w:val="none" w:sz="0" w:space="0" w:color="auto"/>
        <w:bottom w:val="none" w:sz="0" w:space="0" w:color="auto"/>
        <w:right w:val="none" w:sz="0" w:space="0" w:color="auto"/>
      </w:divBdr>
    </w:div>
    <w:div w:id="1594511761">
      <w:bodyDiv w:val="1"/>
      <w:marLeft w:val="0"/>
      <w:marRight w:val="0"/>
      <w:marTop w:val="0"/>
      <w:marBottom w:val="0"/>
      <w:divBdr>
        <w:top w:val="none" w:sz="0" w:space="0" w:color="auto"/>
        <w:left w:val="none" w:sz="0" w:space="0" w:color="auto"/>
        <w:bottom w:val="none" w:sz="0" w:space="0" w:color="auto"/>
        <w:right w:val="none" w:sz="0" w:space="0" w:color="auto"/>
      </w:divBdr>
    </w:div>
    <w:div w:id="1594630150">
      <w:bodyDiv w:val="1"/>
      <w:marLeft w:val="0"/>
      <w:marRight w:val="0"/>
      <w:marTop w:val="0"/>
      <w:marBottom w:val="0"/>
      <w:divBdr>
        <w:top w:val="none" w:sz="0" w:space="0" w:color="auto"/>
        <w:left w:val="none" w:sz="0" w:space="0" w:color="auto"/>
        <w:bottom w:val="none" w:sz="0" w:space="0" w:color="auto"/>
        <w:right w:val="none" w:sz="0" w:space="0" w:color="auto"/>
      </w:divBdr>
    </w:div>
    <w:div w:id="1595015949">
      <w:bodyDiv w:val="1"/>
      <w:marLeft w:val="0"/>
      <w:marRight w:val="0"/>
      <w:marTop w:val="0"/>
      <w:marBottom w:val="0"/>
      <w:divBdr>
        <w:top w:val="none" w:sz="0" w:space="0" w:color="auto"/>
        <w:left w:val="none" w:sz="0" w:space="0" w:color="auto"/>
        <w:bottom w:val="none" w:sz="0" w:space="0" w:color="auto"/>
        <w:right w:val="none" w:sz="0" w:space="0" w:color="auto"/>
      </w:divBdr>
    </w:div>
    <w:div w:id="1595016149">
      <w:bodyDiv w:val="1"/>
      <w:marLeft w:val="0"/>
      <w:marRight w:val="0"/>
      <w:marTop w:val="0"/>
      <w:marBottom w:val="0"/>
      <w:divBdr>
        <w:top w:val="none" w:sz="0" w:space="0" w:color="auto"/>
        <w:left w:val="none" w:sz="0" w:space="0" w:color="auto"/>
        <w:bottom w:val="none" w:sz="0" w:space="0" w:color="auto"/>
        <w:right w:val="none" w:sz="0" w:space="0" w:color="auto"/>
      </w:divBdr>
    </w:div>
    <w:div w:id="1595480176">
      <w:bodyDiv w:val="1"/>
      <w:marLeft w:val="0"/>
      <w:marRight w:val="0"/>
      <w:marTop w:val="0"/>
      <w:marBottom w:val="0"/>
      <w:divBdr>
        <w:top w:val="none" w:sz="0" w:space="0" w:color="auto"/>
        <w:left w:val="none" w:sz="0" w:space="0" w:color="auto"/>
        <w:bottom w:val="none" w:sz="0" w:space="0" w:color="auto"/>
        <w:right w:val="none" w:sz="0" w:space="0" w:color="auto"/>
      </w:divBdr>
    </w:div>
    <w:div w:id="1595623470">
      <w:bodyDiv w:val="1"/>
      <w:marLeft w:val="0"/>
      <w:marRight w:val="0"/>
      <w:marTop w:val="0"/>
      <w:marBottom w:val="0"/>
      <w:divBdr>
        <w:top w:val="none" w:sz="0" w:space="0" w:color="auto"/>
        <w:left w:val="none" w:sz="0" w:space="0" w:color="auto"/>
        <w:bottom w:val="none" w:sz="0" w:space="0" w:color="auto"/>
        <w:right w:val="none" w:sz="0" w:space="0" w:color="auto"/>
      </w:divBdr>
    </w:div>
    <w:div w:id="1595629561">
      <w:bodyDiv w:val="1"/>
      <w:marLeft w:val="0"/>
      <w:marRight w:val="0"/>
      <w:marTop w:val="0"/>
      <w:marBottom w:val="0"/>
      <w:divBdr>
        <w:top w:val="none" w:sz="0" w:space="0" w:color="auto"/>
        <w:left w:val="none" w:sz="0" w:space="0" w:color="auto"/>
        <w:bottom w:val="none" w:sz="0" w:space="0" w:color="auto"/>
        <w:right w:val="none" w:sz="0" w:space="0" w:color="auto"/>
      </w:divBdr>
    </w:div>
    <w:div w:id="1595702485">
      <w:bodyDiv w:val="1"/>
      <w:marLeft w:val="0"/>
      <w:marRight w:val="0"/>
      <w:marTop w:val="0"/>
      <w:marBottom w:val="0"/>
      <w:divBdr>
        <w:top w:val="none" w:sz="0" w:space="0" w:color="auto"/>
        <w:left w:val="none" w:sz="0" w:space="0" w:color="auto"/>
        <w:bottom w:val="none" w:sz="0" w:space="0" w:color="auto"/>
        <w:right w:val="none" w:sz="0" w:space="0" w:color="auto"/>
      </w:divBdr>
    </w:div>
    <w:div w:id="1595741725">
      <w:bodyDiv w:val="1"/>
      <w:marLeft w:val="0"/>
      <w:marRight w:val="0"/>
      <w:marTop w:val="0"/>
      <w:marBottom w:val="0"/>
      <w:divBdr>
        <w:top w:val="none" w:sz="0" w:space="0" w:color="auto"/>
        <w:left w:val="none" w:sz="0" w:space="0" w:color="auto"/>
        <w:bottom w:val="none" w:sz="0" w:space="0" w:color="auto"/>
        <w:right w:val="none" w:sz="0" w:space="0" w:color="auto"/>
      </w:divBdr>
    </w:div>
    <w:div w:id="1595822057">
      <w:bodyDiv w:val="1"/>
      <w:marLeft w:val="0"/>
      <w:marRight w:val="0"/>
      <w:marTop w:val="0"/>
      <w:marBottom w:val="0"/>
      <w:divBdr>
        <w:top w:val="none" w:sz="0" w:space="0" w:color="auto"/>
        <w:left w:val="none" w:sz="0" w:space="0" w:color="auto"/>
        <w:bottom w:val="none" w:sz="0" w:space="0" w:color="auto"/>
        <w:right w:val="none" w:sz="0" w:space="0" w:color="auto"/>
      </w:divBdr>
    </w:div>
    <w:div w:id="1595939616">
      <w:bodyDiv w:val="1"/>
      <w:marLeft w:val="0"/>
      <w:marRight w:val="0"/>
      <w:marTop w:val="0"/>
      <w:marBottom w:val="0"/>
      <w:divBdr>
        <w:top w:val="none" w:sz="0" w:space="0" w:color="auto"/>
        <w:left w:val="none" w:sz="0" w:space="0" w:color="auto"/>
        <w:bottom w:val="none" w:sz="0" w:space="0" w:color="auto"/>
        <w:right w:val="none" w:sz="0" w:space="0" w:color="auto"/>
      </w:divBdr>
    </w:div>
    <w:div w:id="1596019071">
      <w:bodyDiv w:val="1"/>
      <w:marLeft w:val="0"/>
      <w:marRight w:val="0"/>
      <w:marTop w:val="0"/>
      <w:marBottom w:val="0"/>
      <w:divBdr>
        <w:top w:val="none" w:sz="0" w:space="0" w:color="auto"/>
        <w:left w:val="none" w:sz="0" w:space="0" w:color="auto"/>
        <w:bottom w:val="none" w:sz="0" w:space="0" w:color="auto"/>
        <w:right w:val="none" w:sz="0" w:space="0" w:color="auto"/>
      </w:divBdr>
    </w:div>
    <w:div w:id="1596087779">
      <w:bodyDiv w:val="1"/>
      <w:marLeft w:val="0"/>
      <w:marRight w:val="0"/>
      <w:marTop w:val="0"/>
      <w:marBottom w:val="0"/>
      <w:divBdr>
        <w:top w:val="none" w:sz="0" w:space="0" w:color="auto"/>
        <w:left w:val="none" w:sz="0" w:space="0" w:color="auto"/>
        <w:bottom w:val="none" w:sz="0" w:space="0" w:color="auto"/>
        <w:right w:val="none" w:sz="0" w:space="0" w:color="auto"/>
      </w:divBdr>
    </w:div>
    <w:div w:id="1596132198">
      <w:bodyDiv w:val="1"/>
      <w:marLeft w:val="0"/>
      <w:marRight w:val="0"/>
      <w:marTop w:val="0"/>
      <w:marBottom w:val="0"/>
      <w:divBdr>
        <w:top w:val="none" w:sz="0" w:space="0" w:color="auto"/>
        <w:left w:val="none" w:sz="0" w:space="0" w:color="auto"/>
        <w:bottom w:val="none" w:sz="0" w:space="0" w:color="auto"/>
        <w:right w:val="none" w:sz="0" w:space="0" w:color="auto"/>
      </w:divBdr>
    </w:div>
    <w:div w:id="1596203096">
      <w:bodyDiv w:val="1"/>
      <w:marLeft w:val="0"/>
      <w:marRight w:val="0"/>
      <w:marTop w:val="0"/>
      <w:marBottom w:val="0"/>
      <w:divBdr>
        <w:top w:val="none" w:sz="0" w:space="0" w:color="auto"/>
        <w:left w:val="none" w:sz="0" w:space="0" w:color="auto"/>
        <w:bottom w:val="none" w:sz="0" w:space="0" w:color="auto"/>
        <w:right w:val="none" w:sz="0" w:space="0" w:color="auto"/>
      </w:divBdr>
    </w:div>
    <w:div w:id="1596548306">
      <w:bodyDiv w:val="1"/>
      <w:marLeft w:val="0"/>
      <w:marRight w:val="0"/>
      <w:marTop w:val="0"/>
      <w:marBottom w:val="0"/>
      <w:divBdr>
        <w:top w:val="none" w:sz="0" w:space="0" w:color="auto"/>
        <w:left w:val="none" w:sz="0" w:space="0" w:color="auto"/>
        <w:bottom w:val="none" w:sz="0" w:space="0" w:color="auto"/>
        <w:right w:val="none" w:sz="0" w:space="0" w:color="auto"/>
      </w:divBdr>
    </w:div>
    <w:div w:id="1596667642">
      <w:bodyDiv w:val="1"/>
      <w:marLeft w:val="0"/>
      <w:marRight w:val="0"/>
      <w:marTop w:val="0"/>
      <w:marBottom w:val="0"/>
      <w:divBdr>
        <w:top w:val="none" w:sz="0" w:space="0" w:color="auto"/>
        <w:left w:val="none" w:sz="0" w:space="0" w:color="auto"/>
        <w:bottom w:val="none" w:sz="0" w:space="0" w:color="auto"/>
        <w:right w:val="none" w:sz="0" w:space="0" w:color="auto"/>
      </w:divBdr>
    </w:div>
    <w:div w:id="1596942551">
      <w:bodyDiv w:val="1"/>
      <w:marLeft w:val="0"/>
      <w:marRight w:val="0"/>
      <w:marTop w:val="0"/>
      <w:marBottom w:val="0"/>
      <w:divBdr>
        <w:top w:val="none" w:sz="0" w:space="0" w:color="auto"/>
        <w:left w:val="none" w:sz="0" w:space="0" w:color="auto"/>
        <w:bottom w:val="none" w:sz="0" w:space="0" w:color="auto"/>
        <w:right w:val="none" w:sz="0" w:space="0" w:color="auto"/>
      </w:divBdr>
    </w:div>
    <w:div w:id="1597320625">
      <w:bodyDiv w:val="1"/>
      <w:marLeft w:val="0"/>
      <w:marRight w:val="0"/>
      <w:marTop w:val="0"/>
      <w:marBottom w:val="0"/>
      <w:divBdr>
        <w:top w:val="none" w:sz="0" w:space="0" w:color="auto"/>
        <w:left w:val="none" w:sz="0" w:space="0" w:color="auto"/>
        <w:bottom w:val="none" w:sz="0" w:space="0" w:color="auto"/>
        <w:right w:val="none" w:sz="0" w:space="0" w:color="auto"/>
      </w:divBdr>
    </w:div>
    <w:div w:id="1597400833">
      <w:bodyDiv w:val="1"/>
      <w:marLeft w:val="0"/>
      <w:marRight w:val="0"/>
      <w:marTop w:val="0"/>
      <w:marBottom w:val="0"/>
      <w:divBdr>
        <w:top w:val="none" w:sz="0" w:space="0" w:color="auto"/>
        <w:left w:val="none" w:sz="0" w:space="0" w:color="auto"/>
        <w:bottom w:val="none" w:sz="0" w:space="0" w:color="auto"/>
        <w:right w:val="none" w:sz="0" w:space="0" w:color="auto"/>
      </w:divBdr>
    </w:div>
    <w:div w:id="1597402100">
      <w:bodyDiv w:val="1"/>
      <w:marLeft w:val="0"/>
      <w:marRight w:val="0"/>
      <w:marTop w:val="0"/>
      <w:marBottom w:val="0"/>
      <w:divBdr>
        <w:top w:val="none" w:sz="0" w:space="0" w:color="auto"/>
        <w:left w:val="none" w:sz="0" w:space="0" w:color="auto"/>
        <w:bottom w:val="none" w:sz="0" w:space="0" w:color="auto"/>
        <w:right w:val="none" w:sz="0" w:space="0" w:color="auto"/>
      </w:divBdr>
    </w:div>
    <w:div w:id="1597908093">
      <w:bodyDiv w:val="1"/>
      <w:marLeft w:val="0"/>
      <w:marRight w:val="0"/>
      <w:marTop w:val="0"/>
      <w:marBottom w:val="0"/>
      <w:divBdr>
        <w:top w:val="none" w:sz="0" w:space="0" w:color="auto"/>
        <w:left w:val="none" w:sz="0" w:space="0" w:color="auto"/>
        <w:bottom w:val="none" w:sz="0" w:space="0" w:color="auto"/>
        <w:right w:val="none" w:sz="0" w:space="0" w:color="auto"/>
      </w:divBdr>
    </w:div>
    <w:div w:id="1598102488">
      <w:bodyDiv w:val="1"/>
      <w:marLeft w:val="0"/>
      <w:marRight w:val="0"/>
      <w:marTop w:val="0"/>
      <w:marBottom w:val="0"/>
      <w:divBdr>
        <w:top w:val="none" w:sz="0" w:space="0" w:color="auto"/>
        <w:left w:val="none" w:sz="0" w:space="0" w:color="auto"/>
        <w:bottom w:val="none" w:sz="0" w:space="0" w:color="auto"/>
        <w:right w:val="none" w:sz="0" w:space="0" w:color="auto"/>
      </w:divBdr>
    </w:div>
    <w:div w:id="1598362263">
      <w:bodyDiv w:val="1"/>
      <w:marLeft w:val="0"/>
      <w:marRight w:val="0"/>
      <w:marTop w:val="0"/>
      <w:marBottom w:val="0"/>
      <w:divBdr>
        <w:top w:val="none" w:sz="0" w:space="0" w:color="auto"/>
        <w:left w:val="none" w:sz="0" w:space="0" w:color="auto"/>
        <w:bottom w:val="none" w:sz="0" w:space="0" w:color="auto"/>
        <w:right w:val="none" w:sz="0" w:space="0" w:color="auto"/>
      </w:divBdr>
    </w:div>
    <w:div w:id="1598445372">
      <w:bodyDiv w:val="1"/>
      <w:marLeft w:val="0"/>
      <w:marRight w:val="0"/>
      <w:marTop w:val="0"/>
      <w:marBottom w:val="0"/>
      <w:divBdr>
        <w:top w:val="none" w:sz="0" w:space="0" w:color="auto"/>
        <w:left w:val="none" w:sz="0" w:space="0" w:color="auto"/>
        <w:bottom w:val="none" w:sz="0" w:space="0" w:color="auto"/>
        <w:right w:val="none" w:sz="0" w:space="0" w:color="auto"/>
      </w:divBdr>
    </w:div>
    <w:div w:id="1598630772">
      <w:bodyDiv w:val="1"/>
      <w:marLeft w:val="0"/>
      <w:marRight w:val="0"/>
      <w:marTop w:val="0"/>
      <w:marBottom w:val="0"/>
      <w:divBdr>
        <w:top w:val="none" w:sz="0" w:space="0" w:color="auto"/>
        <w:left w:val="none" w:sz="0" w:space="0" w:color="auto"/>
        <w:bottom w:val="none" w:sz="0" w:space="0" w:color="auto"/>
        <w:right w:val="none" w:sz="0" w:space="0" w:color="auto"/>
      </w:divBdr>
    </w:div>
    <w:div w:id="1598947531">
      <w:bodyDiv w:val="1"/>
      <w:marLeft w:val="0"/>
      <w:marRight w:val="0"/>
      <w:marTop w:val="0"/>
      <w:marBottom w:val="0"/>
      <w:divBdr>
        <w:top w:val="none" w:sz="0" w:space="0" w:color="auto"/>
        <w:left w:val="none" w:sz="0" w:space="0" w:color="auto"/>
        <w:bottom w:val="none" w:sz="0" w:space="0" w:color="auto"/>
        <w:right w:val="none" w:sz="0" w:space="0" w:color="auto"/>
      </w:divBdr>
    </w:div>
    <w:div w:id="1598949517">
      <w:bodyDiv w:val="1"/>
      <w:marLeft w:val="0"/>
      <w:marRight w:val="0"/>
      <w:marTop w:val="0"/>
      <w:marBottom w:val="0"/>
      <w:divBdr>
        <w:top w:val="none" w:sz="0" w:space="0" w:color="auto"/>
        <w:left w:val="none" w:sz="0" w:space="0" w:color="auto"/>
        <w:bottom w:val="none" w:sz="0" w:space="0" w:color="auto"/>
        <w:right w:val="none" w:sz="0" w:space="0" w:color="auto"/>
      </w:divBdr>
    </w:div>
    <w:div w:id="1599026152">
      <w:bodyDiv w:val="1"/>
      <w:marLeft w:val="0"/>
      <w:marRight w:val="0"/>
      <w:marTop w:val="0"/>
      <w:marBottom w:val="0"/>
      <w:divBdr>
        <w:top w:val="none" w:sz="0" w:space="0" w:color="auto"/>
        <w:left w:val="none" w:sz="0" w:space="0" w:color="auto"/>
        <w:bottom w:val="none" w:sz="0" w:space="0" w:color="auto"/>
        <w:right w:val="none" w:sz="0" w:space="0" w:color="auto"/>
      </w:divBdr>
    </w:div>
    <w:div w:id="1599364656">
      <w:bodyDiv w:val="1"/>
      <w:marLeft w:val="0"/>
      <w:marRight w:val="0"/>
      <w:marTop w:val="0"/>
      <w:marBottom w:val="0"/>
      <w:divBdr>
        <w:top w:val="none" w:sz="0" w:space="0" w:color="auto"/>
        <w:left w:val="none" w:sz="0" w:space="0" w:color="auto"/>
        <w:bottom w:val="none" w:sz="0" w:space="0" w:color="auto"/>
        <w:right w:val="none" w:sz="0" w:space="0" w:color="auto"/>
      </w:divBdr>
    </w:div>
    <w:div w:id="1599370333">
      <w:bodyDiv w:val="1"/>
      <w:marLeft w:val="0"/>
      <w:marRight w:val="0"/>
      <w:marTop w:val="0"/>
      <w:marBottom w:val="0"/>
      <w:divBdr>
        <w:top w:val="none" w:sz="0" w:space="0" w:color="auto"/>
        <w:left w:val="none" w:sz="0" w:space="0" w:color="auto"/>
        <w:bottom w:val="none" w:sz="0" w:space="0" w:color="auto"/>
        <w:right w:val="none" w:sz="0" w:space="0" w:color="auto"/>
      </w:divBdr>
    </w:div>
    <w:div w:id="1599755194">
      <w:bodyDiv w:val="1"/>
      <w:marLeft w:val="0"/>
      <w:marRight w:val="0"/>
      <w:marTop w:val="0"/>
      <w:marBottom w:val="0"/>
      <w:divBdr>
        <w:top w:val="none" w:sz="0" w:space="0" w:color="auto"/>
        <w:left w:val="none" w:sz="0" w:space="0" w:color="auto"/>
        <w:bottom w:val="none" w:sz="0" w:space="0" w:color="auto"/>
        <w:right w:val="none" w:sz="0" w:space="0" w:color="auto"/>
      </w:divBdr>
    </w:div>
    <w:div w:id="1599874523">
      <w:bodyDiv w:val="1"/>
      <w:marLeft w:val="0"/>
      <w:marRight w:val="0"/>
      <w:marTop w:val="0"/>
      <w:marBottom w:val="0"/>
      <w:divBdr>
        <w:top w:val="none" w:sz="0" w:space="0" w:color="auto"/>
        <w:left w:val="none" w:sz="0" w:space="0" w:color="auto"/>
        <w:bottom w:val="none" w:sz="0" w:space="0" w:color="auto"/>
        <w:right w:val="none" w:sz="0" w:space="0" w:color="auto"/>
      </w:divBdr>
    </w:div>
    <w:div w:id="1600259646">
      <w:bodyDiv w:val="1"/>
      <w:marLeft w:val="0"/>
      <w:marRight w:val="0"/>
      <w:marTop w:val="0"/>
      <w:marBottom w:val="0"/>
      <w:divBdr>
        <w:top w:val="none" w:sz="0" w:space="0" w:color="auto"/>
        <w:left w:val="none" w:sz="0" w:space="0" w:color="auto"/>
        <w:bottom w:val="none" w:sz="0" w:space="0" w:color="auto"/>
        <w:right w:val="none" w:sz="0" w:space="0" w:color="auto"/>
      </w:divBdr>
    </w:div>
    <w:div w:id="1600330853">
      <w:bodyDiv w:val="1"/>
      <w:marLeft w:val="0"/>
      <w:marRight w:val="0"/>
      <w:marTop w:val="0"/>
      <w:marBottom w:val="0"/>
      <w:divBdr>
        <w:top w:val="none" w:sz="0" w:space="0" w:color="auto"/>
        <w:left w:val="none" w:sz="0" w:space="0" w:color="auto"/>
        <w:bottom w:val="none" w:sz="0" w:space="0" w:color="auto"/>
        <w:right w:val="none" w:sz="0" w:space="0" w:color="auto"/>
      </w:divBdr>
    </w:div>
    <w:div w:id="1600336792">
      <w:bodyDiv w:val="1"/>
      <w:marLeft w:val="0"/>
      <w:marRight w:val="0"/>
      <w:marTop w:val="0"/>
      <w:marBottom w:val="0"/>
      <w:divBdr>
        <w:top w:val="none" w:sz="0" w:space="0" w:color="auto"/>
        <w:left w:val="none" w:sz="0" w:space="0" w:color="auto"/>
        <w:bottom w:val="none" w:sz="0" w:space="0" w:color="auto"/>
        <w:right w:val="none" w:sz="0" w:space="0" w:color="auto"/>
      </w:divBdr>
    </w:div>
    <w:div w:id="1600485813">
      <w:bodyDiv w:val="1"/>
      <w:marLeft w:val="0"/>
      <w:marRight w:val="0"/>
      <w:marTop w:val="0"/>
      <w:marBottom w:val="0"/>
      <w:divBdr>
        <w:top w:val="none" w:sz="0" w:space="0" w:color="auto"/>
        <w:left w:val="none" w:sz="0" w:space="0" w:color="auto"/>
        <w:bottom w:val="none" w:sz="0" w:space="0" w:color="auto"/>
        <w:right w:val="none" w:sz="0" w:space="0" w:color="auto"/>
      </w:divBdr>
    </w:div>
    <w:div w:id="1600719731">
      <w:bodyDiv w:val="1"/>
      <w:marLeft w:val="0"/>
      <w:marRight w:val="0"/>
      <w:marTop w:val="0"/>
      <w:marBottom w:val="0"/>
      <w:divBdr>
        <w:top w:val="none" w:sz="0" w:space="0" w:color="auto"/>
        <w:left w:val="none" w:sz="0" w:space="0" w:color="auto"/>
        <w:bottom w:val="none" w:sz="0" w:space="0" w:color="auto"/>
        <w:right w:val="none" w:sz="0" w:space="0" w:color="auto"/>
      </w:divBdr>
    </w:div>
    <w:div w:id="1600791753">
      <w:bodyDiv w:val="1"/>
      <w:marLeft w:val="0"/>
      <w:marRight w:val="0"/>
      <w:marTop w:val="0"/>
      <w:marBottom w:val="0"/>
      <w:divBdr>
        <w:top w:val="none" w:sz="0" w:space="0" w:color="auto"/>
        <w:left w:val="none" w:sz="0" w:space="0" w:color="auto"/>
        <w:bottom w:val="none" w:sz="0" w:space="0" w:color="auto"/>
        <w:right w:val="none" w:sz="0" w:space="0" w:color="auto"/>
      </w:divBdr>
    </w:div>
    <w:div w:id="1600866964">
      <w:bodyDiv w:val="1"/>
      <w:marLeft w:val="0"/>
      <w:marRight w:val="0"/>
      <w:marTop w:val="0"/>
      <w:marBottom w:val="0"/>
      <w:divBdr>
        <w:top w:val="none" w:sz="0" w:space="0" w:color="auto"/>
        <w:left w:val="none" w:sz="0" w:space="0" w:color="auto"/>
        <w:bottom w:val="none" w:sz="0" w:space="0" w:color="auto"/>
        <w:right w:val="none" w:sz="0" w:space="0" w:color="auto"/>
      </w:divBdr>
    </w:div>
    <w:div w:id="1601330537">
      <w:bodyDiv w:val="1"/>
      <w:marLeft w:val="0"/>
      <w:marRight w:val="0"/>
      <w:marTop w:val="0"/>
      <w:marBottom w:val="0"/>
      <w:divBdr>
        <w:top w:val="none" w:sz="0" w:space="0" w:color="auto"/>
        <w:left w:val="none" w:sz="0" w:space="0" w:color="auto"/>
        <w:bottom w:val="none" w:sz="0" w:space="0" w:color="auto"/>
        <w:right w:val="none" w:sz="0" w:space="0" w:color="auto"/>
      </w:divBdr>
    </w:div>
    <w:div w:id="1601449134">
      <w:bodyDiv w:val="1"/>
      <w:marLeft w:val="0"/>
      <w:marRight w:val="0"/>
      <w:marTop w:val="0"/>
      <w:marBottom w:val="0"/>
      <w:divBdr>
        <w:top w:val="none" w:sz="0" w:space="0" w:color="auto"/>
        <w:left w:val="none" w:sz="0" w:space="0" w:color="auto"/>
        <w:bottom w:val="none" w:sz="0" w:space="0" w:color="auto"/>
        <w:right w:val="none" w:sz="0" w:space="0" w:color="auto"/>
      </w:divBdr>
    </w:div>
    <w:div w:id="1601641446">
      <w:bodyDiv w:val="1"/>
      <w:marLeft w:val="0"/>
      <w:marRight w:val="0"/>
      <w:marTop w:val="0"/>
      <w:marBottom w:val="0"/>
      <w:divBdr>
        <w:top w:val="none" w:sz="0" w:space="0" w:color="auto"/>
        <w:left w:val="none" w:sz="0" w:space="0" w:color="auto"/>
        <w:bottom w:val="none" w:sz="0" w:space="0" w:color="auto"/>
        <w:right w:val="none" w:sz="0" w:space="0" w:color="auto"/>
      </w:divBdr>
    </w:div>
    <w:div w:id="1601717823">
      <w:bodyDiv w:val="1"/>
      <w:marLeft w:val="0"/>
      <w:marRight w:val="0"/>
      <w:marTop w:val="0"/>
      <w:marBottom w:val="0"/>
      <w:divBdr>
        <w:top w:val="none" w:sz="0" w:space="0" w:color="auto"/>
        <w:left w:val="none" w:sz="0" w:space="0" w:color="auto"/>
        <w:bottom w:val="none" w:sz="0" w:space="0" w:color="auto"/>
        <w:right w:val="none" w:sz="0" w:space="0" w:color="auto"/>
      </w:divBdr>
    </w:div>
    <w:div w:id="1601790843">
      <w:bodyDiv w:val="1"/>
      <w:marLeft w:val="0"/>
      <w:marRight w:val="0"/>
      <w:marTop w:val="0"/>
      <w:marBottom w:val="0"/>
      <w:divBdr>
        <w:top w:val="none" w:sz="0" w:space="0" w:color="auto"/>
        <w:left w:val="none" w:sz="0" w:space="0" w:color="auto"/>
        <w:bottom w:val="none" w:sz="0" w:space="0" w:color="auto"/>
        <w:right w:val="none" w:sz="0" w:space="0" w:color="auto"/>
      </w:divBdr>
    </w:div>
    <w:div w:id="1601840067">
      <w:bodyDiv w:val="1"/>
      <w:marLeft w:val="0"/>
      <w:marRight w:val="0"/>
      <w:marTop w:val="0"/>
      <w:marBottom w:val="0"/>
      <w:divBdr>
        <w:top w:val="none" w:sz="0" w:space="0" w:color="auto"/>
        <w:left w:val="none" w:sz="0" w:space="0" w:color="auto"/>
        <w:bottom w:val="none" w:sz="0" w:space="0" w:color="auto"/>
        <w:right w:val="none" w:sz="0" w:space="0" w:color="auto"/>
      </w:divBdr>
    </w:div>
    <w:div w:id="1602374836">
      <w:bodyDiv w:val="1"/>
      <w:marLeft w:val="0"/>
      <w:marRight w:val="0"/>
      <w:marTop w:val="0"/>
      <w:marBottom w:val="0"/>
      <w:divBdr>
        <w:top w:val="none" w:sz="0" w:space="0" w:color="auto"/>
        <w:left w:val="none" w:sz="0" w:space="0" w:color="auto"/>
        <w:bottom w:val="none" w:sz="0" w:space="0" w:color="auto"/>
        <w:right w:val="none" w:sz="0" w:space="0" w:color="auto"/>
      </w:divBdr>
    </w:div>
    <w:div w:id="1602376053">
      <w:bodyDiv w:val="1"/>
      <w:marLeft w:val="0"/>
      <w:marRight w:val="0"/>
      <w:marTop w:val="0"/>
      <w:marBottom w:val="0"/>
      <w:divBdr>
        <w:top w:val="none" w:sz="0" w:space="0" w:color="auto"/>
        <w:left w:val="none" w:sz="0" w:space="0" w:color="auto"/>
        <w:bottom w:val="none" w:sz="0" w:space="0" w:color="auto"/>
        <w:right w:val="none" w:sz="0" w:space="0" w:color="auto"/>
      </w:divBdr>
    </w:div>
    <w:div w:id="1602569597">
      <w:bodyDiv w:val="1"/>
      <w:marLeft w:val="0"/>
      <w:marRight w:val="0"/>
      <w:marTop w:val="0"/>
      <w:marBottom w:val="0"/>
      <w:divBdr>
        <w:top w:val="none" w:sz="0" w:space="0" w:color="auto"/>
        <w:left w:val="none" w:sz="0" w:space="0" w:color="auto"/>
        <w:bottom w:val="none" w:sz="0" w:space="0" w:color="auto"/>
        <w:right w:val="none" w:sz="0" w:space="0" w:color="auto"/>
      </w:divBdr>
    </w:div>
    <w:div w:id="1602644754">
      <w:bodyDiv w:val="1"/>
      <w:marLeft w:val="0"/>
      <w:marRight w:val="0"/>
      <w:marTop w:val="0"/>
      <w:marBottom w:val="0"/>
      <w:divBdr>
        <w:top w:val="none" w:sz="0" w:space="0" w:color="auto"/>
        <w:left w:val="none" w:sz="0" w:space="0" w:color="auto"/>
        <w:bottom w:val="none" w:sz="0" w:space="0" w:color="auto"/>
        <w:right w:val="none" w:sz="0" w:space="0" w:color="auto"/>
      </w:divBdr>
    </w:div>
    <w:div w:id="1602688584">
      <w:bodyDiv w:val="1"/>
      <w:marLeft w:val="0"/>
      <w:marRight w:val="0"/>
      <w:marTop w:val="0"/>
      <w:marBottom w:val="0"/>
      <w:divBdr>
        <w:top w:val="none" w:sz="0" w:space="0" w:color="auto"/>
        <w:left w:val="none" w:sz="0" w:space="0" w:color="auto"/>
        <w:bottom w:val="none" w:sz="0" w:space="0" w:color="auto"/>
        <w:right w:val="none" w:sz="0" w:space="0" w:color="auto"/>
      </w:divBdr>
    </w:div>
    <w:div w:id="1602832399">
      <w:bodyDiv w:val="1"/>
      <w:marLeft w:val="0"/>
      <w:marRight w:val="0"/>
      <w:marTop w:val="0"/>
      <w:marBottom w:val="0"/>
      <w:divBdr>
        <w:top w:val="none" w:sz="0" w:space="0" w:color="auto"/>
        <w:left w:val="none" w:sz="0" w:space="0" w:color="auto"/>
        <w:bottom w:val="none" w:sz="0" w:space="0" w:color="auto"/>
        <w:right w:val="none" w:sz="0" w:space="0" w:color="auto"/>
      </w:divBdr>
    </w:div>
    <w:div w:id="1603028364">
      <w:bodyDiv w:val="1"/>
      <w:marLeft w:val="0"/>
      <w:marRight w:val="0"/>
      <w:marTop w:val="0"/>
      <w:marBottom w:val="0"/>
      <w:divBdr>
        <w:top w:val="none" w:sz="0" w:space="0" w:color="auto"/>
        <w:left w:val="none" w:sz="0" w:space="0" w:color="auto"/>
        <w:bottom w:val="none" w:sz="0" w:space="0" w:color="auto"/>
        <w:right w:val="none" w:sz="0" w:space="0" w:color="auto"/>
      </w:divBdr>
    </w:div>
    <w:div w:id="1603031134">
      <w:bodyDiv w:val="1"/>
      <w:marLeft w:val="0"/>
      <w:marRight w:val="0"/>
      <w:marTop w:val="0"/>
      <w:marBottom w:val="0"/>
      <w:divBdr>
        <w:top w:val="none" w:sz="0" w:space="0" w:color="auto"/>
        <w:left w:val="none" w:sz="0" w:space="0" w:color="auto"/>
        <w:bottom w:val="none" w:sz="0" w:space="0" w:color="auto"/>
        <w:right w:val="none" w:sz="0" w:space="0" w:color="auto"/>
      </w:divBdr>
    </w:div>
    <w:div w:id="1603224751">
      <w:bodyDiv w:val="1"/>
      <w:marLeft w:val="0"/>
      <w:marRight w:val="0"/>
      <w:marTop w:val="0"/>
      <w:marBottom w:val="0"/>
      <w:divBdr>
        <w:top w:val="none" w:sz="0" w:space="0" w:color="auto"/>
        <w:left w:val="none" w:sz="0" w:space="0" w:color="auto"/>
        <w:bottom w:val="none" w:sz="0" w:space="0" w:color="auto"/>
        <w:right w:val="none" w:sz="0" w:space="0" w:color="auto"/>
      </w:divBdr>
    </w:div>
    <w:div w:id="1603606707">
      <w:bodyDiv w:val="1"/>
      <w:marLeft w:val="0"/>
      <w:marRight w:val="0"/>
      <w:marTop w:val="0"/>
      <w:marBottom w:val="0"/>
      <w:divBdr>
        <w:top w:val="none" w:sz="0" w:space="0" w:color="auto"/>
        <w:left w:val="none" w:sz="0" w:space="0" w:color="auto"/>
        <w:bottom w:val="none" w:sz="0" w:space="0" w:color="auto"/>
        <w:right w:val="none" w:sz="0" w:space="0" w:color="auto"/>
      </w:divBdr>
    </w:div>
    <w:div w:id="1603756901">
      <w:bodyDiv w:val="1"/>
      <w:marLeft w:val="0"/>
      <w:marRight w:val="0"/>
      <w:marTop w:val="0"/>
      <w:marBottom w:val="0"/>
      <w:divBdr>
        <w:top w:val="none" w:sz="0" w:space="0" w:color="auto"/>
        <w:left w:val="none" w:sz="0" w:space="0" w:color="auto"/>
        <w:bottom w:val="none" w:sz="0" w:space="0" w:color="auto"/>
        <w:right w:val="none" w:sz="0" w:space="0" w:color="auto"/>
      </w:divBdr>
    </w:div>
    <w:div w:id="1604218706">
      <w:bodyDiv w:val="1"/>
      <w:marLeft w:val="0"/>
      <w:marRight w:val="0"/>
      <w:marTop w:val="0"/>
      <w:marBottom w:val="0"/>
      <w:divBdr>
        <w:top w:val="none" w:sz="0" w:space="0" w:color="auto"/>
        <w:left w:val="none" w:sz="0" w:space="0" w:color="auto"/>
        <w:bottom w:val="none" w:sz="0" w:space="0" w:color="auto"/>
        <w:right w:val="none" w:sz="0" w:space="0" w:color="auto"/>
      </w:divBdr>
    </w:div>
    <w:div w:id="1604221594">
      <w:bodyDiv w:val="1"/>
      <w:marLeft w:val="0"/>
      <w:marRight w:val="0"/>
      <w:marTop w:val="0"/>
      <w:marBottom w:val="0"/>
      <w:divBdr>
        <w:top w:val="none" w:sz="0" w:space="0" w:color="auto"/>
        <w:left w:val="none" w:sz="0" w:space="0" w:color="auto"/>
        <w:bottom w:val="none" w:sz="0" w:space="0" w:color="auto"/>
        <w:right w:val="none" w:sz="0" w:space="0" w:color="auto"/>
      </w:divBdr>
    </w:div>
    <w:div w:id="1604263746">
      <w:bodyDiv w:val="1"/>
      <w:marLeft w:val="0"/>
      <w:marRight w:val="0"/>
      <w:marTop w:val="0"/>
      <w:marBottom w:val="0"/>
      <w:divBdr>
        <w:top w:val="none" w:sz="0" w:space="0" w:color="auto"/>
        <w:left w:val="none" w:sz="0" w:space="0" w:color="auto"/>
        <w:bottom w:val="none" w:sz="0" w:space="0" w:color="auto"/>
        <w:right w:val="none" w:sz="0" w:space="0" w:color="auto"/>
      </w:divBdr>
    </w:div>
    <w:div w:id="1604341175">
      <w:bodyDiv w:val="1"/>
      <w:marLeft w:val="0"/>
      <w:marRight w:val="0"/>
      <w:marTop w:val="0"/>
      <w:marBottom w:val="0"/>
      <w:divBdr>
        <w:top w:val="none" w:sz="0" w:space="0" w:color="auto"/>
        <w:left w:val="none" w:sz="0" w:space="0" w:color="auto"/>
        <w:bottom w:val="none" w:sz="0" w:space="0" w:color="auto"/>
        <w:right w:val="none" w:sz="0" w:space="0" w:color="auto"/>
      </w:divBdr>
    </w:div>
    <w:div w:id="1604607980">
      <w:bodyDiv w:val="1"/>
      <w:marLeft w:val="0"/>
      <w:marRight w:val="0"/>
      <w:marTop w:val="0"/>
      <w:marBottom w:val="0"/>
      <w:divBdr>
        <w:top w:val="none" w:sz="0" w:space="0" w:color="auto"/>
        <w:left w:val="none" w:sz="0" w:space="0" w:color="auto"/>
        <w:bottom w:val="none" w:sz="0" w:space="0" w:color="auto"/>
        <w:right w:val="none" w:sz="0" w:space="0" w:color="auto"/>
      </w:divBdr>
    </w:div>
    <w:div w:id="1604803005">
      <w:bodyDiv w:val="1"/>
      <w:marLeft w:val="0"/>
      <w:marRight w:val="0"/>
      <w:marTop w:val="0"/>
      <w:marBottom w:val="0"/>
      <w:divBdr>
        <w:top w:val="none" w:sz="0" w:space="0" w:color="auto"/>
        <w:left w:val="none" w:sz="0" w:space="0" w:color="auto"/>
        <w:bottom w:val="none" w:sz="0" w:space="0" w:color="auto"/>
        <w:right w:val="none" w:sz="0" w:space="0" w:color="auto"/>
      </w:divBdr>
    </w:div>
    <w:div w:id="1605066414">
      <w:bodyDiv w:val="1"/>
      <w:marLeft w:val="0"/>
      <w:marRight w:val="0"/>
      <w:marTop w:val="0"/>
      <w:marBottom w:val="0"/>
      <w:divBdr>
        <w:top w:val="none" w:sz="0" w:space="0" w:color="auto"/>
        <w:left w:val="none" w:sz="0" w:space="0" w:color="auto"/>
        <w:bottom w:val="none" w:sz="0" w:space="0" w:color="auto"/>
        <w:right w:val="none" w:sz="0" w:space="0" w:color="auto"/>
      </w:divBdr>
    </w:div>
    <w:div w:id="1605067550">
      <w:bodyDiv w:val="1"/>
      <w:marLeft w:val="0"/>
      <w:marRight w:val="0"/>
      <w:marTop w:val="0"/>
      <w:marBottom w:val="0"/>
      <w:divBdr>
        <w:top w:val="none" w:sz="0" w:space="0" w:color="auto"/>
        <w:left w:val="none" w:sz="0" w:space="0" w:color="auto"/>
        <w:bottom w:val="none" w:sz="0" w:space="0" w:color="auto"/>
        <w:right w:val="none" w:sz="0" w:space="0" w:color="auto"/>
      </w:divBdr>
    </w:div>
    <w:div w:id="1605961308">
      <w:bodyDiv w:val="1"/>
      <w:marLeft w:val="0"/>
      <w:marRight w:val="0"/>
      <w:marTop w:val="0"/>
      <w:marBottom w:val="0"/>
      <w:divBdr>
        <w:top w:val="none" w:sz="0" w:space="0" w:color="auto"/>
        <w:left w:val="none" w:sz="0" w:space="0" w:color="auto"/>
        <w:bottom w:val="none" w:sz="0" w:space="0" w:color="auto"/>
        <w:right w:val="none" w:sz="0" w:space="0" w:color="auto"/>
      </w:divBdr>
    </w:div>
    <w:div w:id="1605990462">
      <w:bodyDiv w:val="1"/>
      <w:marLeft w:val="0"/>
      <w:marRight w:val="0"/>
      <w:marTop w:val="0"/>
      <w:marBottom w:val="0"/>
      <w:divBdr>
        <w:top w:val="none" w:sz="0" w:space="0" w:color="auto"/>
        <w:left w:val="none" w:sz="0" w:space="0" w:color="auto"/>
        <w:bottom w:val="none" w:sz="0" w:space="0" w:color="auto"/>
        <w:right w:val="none" w:sz="0" w:space="0" w:color="auto"/>
      </w:divBdr>
    </w:div>
    <w:div w:id="1606229770">
      <w:bodyDiv w:val="1"/>
      <w:marLeft w:val="0"/>
      <w:marRight w:val="0"/>
      <w:marTop w:val="0"/>
      <w:marBottom w:val="0"/>
      <w:divBdr>
        <w:top w:val="none" w:sz="0" w:space="0" w:color="auto"/>
        <w:left w:val="none" w:sz="0" w:space="0" w:color="auto"/>
        <w:bottom w:val="none" w:sz="0" w:space="0" w:color="auto"/>
        <w:right w:val="none" w:sz="0" w:space="0" w:color="auto"/>
      </w:divBdr>
    </w:div>
    <w:div w:id="1606234427">
      <w:bodyDiv w:val="1"/>
      <w:marLeft w:val="0"/>
      <w:marRight w:val="0"/>
      <w:marTop w:val="0"/>
      <w:marBottom w:val="0"/>
      <w:divBdr>
        <w:top w:val="none" w:sz="0" w:space="0" w:color="auto"/>
        <w:left w:val="none" w:sz="0" w:space="0" w:color="auto"/>
        <w:bottom w:val="none" w:sz="0" w:space="0" w:color="auto"/>
        <w:right w:val="none" w:sz="0" w:space="0" w:color="auto"/>
      </w:divBdr>
    </w:div>
    <w:div w:id="1606378921">
      <w:bodyDiv w:val="1"/>
      <w:marLeft w:val="0"/>
      <w:marRight w:val="0"/>
      <w:marTop w:val="0"/>
      <w:marBottom w:val="0"/>
      <w:divBdr>
        <w:top w:val="none" w:sz="0" w:space="0" w:color="auto"/>
        <w:left w:val="none" w:sz="0" w:space="0" w:color="auto"/>
        <w:bottom w:val="none" w:sz="0" w:space="0" w:color="auto"/>
        <w:right w:val="none" w:sz="0" w:space="0" w:color="auto"/>
      </w:divBdr>
    </w:div>
    <w:div w:id="1606426322">
      <w:bodyDiv w:val="1"/>
      <w:marLeft w:val="0"/>
      <w:marRight w:val="0"/>
      <w:marTop w:val="0"/>
      <w:marBottom w:val="0"/>
      <w:divBdr>
        <w:top w:val="none" w:sz="0" w:space="0" w:color="auto"/>
        <w:left w:val="none" w:sz="0" w:space="0" w:color="auto"/>
        <w:bottom w:val="none" w:sz="0" w:space="0" w:color="auto"/>
        <w:right w:val="none" w:sz="0" w:space="0" w:color="auto"/>
      </w:divBdr>
    </w:div>
    <w:div w:id="1606499110">
      <w:bodyDiv w:val="1"/>
      <w:marLeft w:val="0"/>
      <w:marRight w:val="0"/>
      <w:marTop w:val="0"/>
      <w:marBottom w:val="0"/>
      <w:divBdr>
        <w:top w:val="none" w:sz="0" w:space="0" w:color="auto"/>
        <w:left w:val="none" w:sz="0" w:space="0" w:color="auto"/>
        <w:bottom w:val="none" w:sz="0" w:space="0" w:color="auto"/>
        <w:right w:val="none" w:sz="0" w:space="0" w:color="auto"/>
      </w:divBdr>
    </w:div>
    <w:div w:id="1606572817">
      <w:bodyDiv w:val="1"/>
      <w:marLeft w:val="0"/>
      <w:marRight w:val="0"/>
      <w:marTop w:val="0"/>
      <w:marBottom w:val="0"/>
      <w:divBdr>
        <w:top w:val="none" w:sz="0" w:space="0" w:color="auto"/>
        <w:left w:val="none" w:sz="0" w:space="0" w:color="auto"/>
        <w:bottom w:val="none" w:sz="0" w:space="0" w:color="auto"/>
        <w:right w:val="none" w:sz="0" w:space="0" w:color="auto"/>
      </w:divBdr>
    </w:div>
    <w:div w:id="1606694070">
      <w:bodyDiv w:val="1"/>
      <w:marLeft w:val="0"/>
      <w:marRight w:val="0"/>
      <w:marTop w:val="0"/>
      <w:marBottom w:val="0"/>
      <w:divBdr>
        <w:top w:val="none" w:sz="0" w:space="0" w:color="auto"/>
        <w:left w:val="none" w:sz="0" w:space="0" w:color="auto"/>
        <w:bottom w:val="none" w:sz="0" w:space="0" w:color="auto"/>
        <w:right w:val="none" w:sz="0" w:space="0" w:color="auto"/>
      </w:divBdr>
    </w:div>
    <w:div w:id="1606884114">
      <w:bodyDiv w:val="1"/>
      <w:marLeft w:val="0"/>
      <w:marRight w:val="0"/>
      <w:marTop w:val="0"/>
      <w:marBottom w:val="0"/>
      <w:divBdr>
        <w:top w:val="none" w:sz="0" w:space="0" w:color="auto"/>
        <w:left w:val="none" w:sz="0" w:space="0" w:color="auto"/>
        <w:bottom w:val="none" w:sz="0" w:space="0" w:color="auto"/>
        <w:right w:val="none" w:sz="0" w:space="0" w:color="auto"/>
      </w:divBdr>
    </w:div>
    <w:div w:id="1607038770">
      <w:bodyDiv w:val="1"/>
      <w:marLeft w:val="0"/>
      <w:marRight w:val="0"/>
      <w:marTop w:val="0"/>
      <w:marBottom w:val="0"/>
      <w:divBdr>
        <w:top w:val="none" w:sz="0" w:space="0" w:color="auto"/>
        <w:left w:val="none" w:sz="0" w:space="0" w:color="auto"/>
        <w:bottom w:val="none" w:sz="0" w:space="0" w:color="auto"/>
        <w:right w:val="none" w:sz="0" w:space="0" w:color="auto"/>
      </w:divBdr>
    </w:div>
    <w:div w:id="1607152636">
      <w:bodyDiv w:val="1"/>
      <w:marLeft w:val="0"/>
      <w:marRight w:val="0"/>
      <w:marTop w:val="0"/>
      <w:marBottom w:val="0"/>
      <w:divBdr>
        <w:top w:val="none" w:sz="0" w:space="0" w:color="auto"/>
        <w:left w:val="none" w:sz="0" w:space="0" w:color="auto"/>
        <w:bottom w:val="none" w:sz="0" w:space="0" w:color="auto"/>
        <w:right w:val="none" w:sz="0" w:space="0" w:color="auto"/>
      </w:divBdr>
    </w:div>
    <w:div w:id="1607224853">
      <w:bodyDiv w:val="1"/>
      <w:marLeft w:val="0"/>
      <w:marRight w:val="0"/>
      <w:marTop w:val="0"/>
      <w:marBottom w:val="0"/>
      <w:divBdr>
        <w:top w:val="none" w:sz="0" w:space="0" w:color="auto"/>
        <w:left w:val="none" w:sz="0" w:space="0" w:color="auto"/>
        <w:bottom w:val="none" w:sz="0" w:space="0" w:color="auto"/>
        <w:right w:val="none" w:sz="0" w:space="0" w:color="auto"/>
      </w:divBdr>
    </w:div>
    <w:div w:id="1607231862">
      <w:bodyDiv w:val="1"/>
      <w:marLeft w:val="0"/>
      <w:marRight w:val="0"/>
      <w:marTop w:val="0"/>
      <w:marBottom w:val="0"/>
      <w:divBdr>
        <w:top w:val="none" w:sz="0" w:space="0" w:color="auto"/>
        <w:left w:val="none" w:sz="0" w:space="0" w:color="auto"/>
        <w:bottom w:val="none" w:sz="0" w:space="0" w:color="auto"/>
        <w:right w:val="none" w:sz="0" w:space="0" w:color="auto"/>
      </w:divBdr>
    </w:div>
    <w:div w:id="1607346529">
      <w:bodyDiv w:val="1"/>
      <w:marLeft w:val="0"/>
      <w:marRight w:val="0"/>
      <w:marTop w:val="0"/>
      <w:marBottom w:val="0"/>
      <w:divBdr>
        <w:top w:val="none" w:sz="0" w:space="0" w:color="auto"/>
        <w:left w:val="none" w:sz="0" w:space="0" w:color="auto"/>
        <w:bottom w:val="none" w:sz="0" w:space="0" w:color="auto"/>
        <w:right w:val="none" w:sz="0" w:space="0" w:color="auto"/>
      </w:divBdr>
    </w:div>
    <w:div w:id="1607729918">
      <w:bodyDiv w:val="1"/>
      <w:marLeft w:val="0"/>
      <w:marRight w:val="0"/>
      <w:marTop w:val="0"/>
      <w:marBottom w:val="0"/>
      <w:divBdr>
        <w:top w:val="none" w:sz="0" w:space="0" w:color="auto"/>
        <w:left w:val="none" w:sz="0" w:space="0" w:color="auto"/>
        <w:bottom w:val="none" w:sz="0" w:space="0" w:color="auto"/>
        <w:right w:val="none" w:sz="0" w:space="0" w:color="auto"/>
      </w:divBdr>
    </w:div>
    <w:div w:id="1607956002">
      <w:bodyDiv w:val="1"/>
      <w:marLeft w:val="0"/>
      <w:marRight w:val="0"/>
      <w:marTop w:val="0"/>
      <w:marBottom w:val="0"/>
      <w:divBdr>
        <w:top w:val="none" w:sz="0" w:space="0" w:color="auto"/>
        <w:left w:val="none" w:sz="0" w:space="0" w:color="auto"/>
        <w:bottom w:val="none" w:sz="0" w:space="0" w:color="auto"/>
        <w:right w:val="none" w:sz="0" w:space="0" w:color="auto"/>
      </w:divBdr>
    </w:div>
    <w:div w:id="1608269037">
      <w:bodyDiv w:val="1"/>
      <w:marLeft w:val="0"/>
      <w:marRight w:val="0"/>
      <w:marTop w:val="0"/>
      <w:marBottom w:val="0"/>
      <w:divBdr>
        <w:top w:val="none" w:sz="0" w:space="0" w:color="auto"/>
        <w:left w:val="none" w:sz="0" w:space="0" w:color="auto"/>
        <w:bottom w:val="none" w:sz="0" w:space="0" w:color="auto"/>
        <w:right w:val="none" w:sz="0" w:space="0" w:color="auto"/>
      </w:divBdr>
    </w:div>
    <w:div w:id="1608344441">
      <w:bodyDiv w:val="1"/>
      <w:marLeft w:val="0"/>
      <w:marRight w:val="0"/>
      <w:marTop w:val="0"/>
      <w:marBottom w:val="0"/>
      <w:divBdr>
        <w:top w:val="none" w:sz="0" w:space="0" w:color="auto"/>
        <w:left w:val="none" w:sz="0" w:space="0" w:color="auto"/>
        <w:bottom w:val="none" w:sz="0" w:space="0" w:color="auto"/>
        <w:right w:val="none" w:sz="0" w:space="0" w:color="auto"/>
      </w:divBdr>
    </w:div>
    <w:div w:id="1608460723">
      <w:bodyDiv w:val="1"/>
      <w:marLeft w:val="0"/>
      <w:marRight w:val="0"/>
      <w:marTop w:val="0"/>
      <w:marBottom w:val="0"/>
      <w:divBdr>
        <w:top w:val="none" w:sz="0" w:space="0" w:color="auto"/>
        <w:left w:val="none" w:sz="0" w:space="0" w:color="auto"/>
        <w:bottom w:val="none" w:sz="0" w:space="0" w:color="auto"/>
        <w:right w:val="none" w:sz="0" w:space="0" w:color="auto"/>
      </w:divBdr>
    </w:div>
    <w:div w:id="1608467628">
      <w:bodyDiv w:val="1"/>
      <w:marLeft w:val="0"/>
      <w:marRight w:val="0"/>
      <w:marTop w:val="0"/>
      <w:marBottom w:val="0"/>
      <w:divBdr>
        <w:top w:val="none" w:sz="0" w:space="0" w:color="auto"/>
        <w:left w:val="none" w:sz="0" w:space="0" w:color="auto"/>
        <w:bottom w:val="none" w:sz="0" w:space="0" w:color="auto"/>
        <w:right w:val="none" w:sz="0" w:space="0" w:color="auto"/>
      </w:divBdr>
    </w:div>
    <w:div w:id="1608734409">
      <w:bodyDiv w:val="1"/>
      <w:marLeft w:val="0"/>
      <w:marRight w:val="0"/>
      <w:marTop w:val="0"/>
      <w:marBottom w:val="0"/>
      <w:divBdr>
        <w:top w:val="none" w:sz="0" w:space="0" w:color="auto"/>
        <w:left w:val="none" w:sz="0" w:space="0" w:color="auto"/>
        <w:bottom w:val="none" w:sz="0" w:space="0" w:color="auto"/>
        <w:right w:val="none" w:sz="0" w:space="0" w:color="auto"/>
      </w:divBdr>
    </w:div>
    <w:div w:id="1609046777">
      <w:bodyDiv w:val="1"/>
      <w:marLeft w:val="0"/>
      <w:marRight w:val="0"/>
      <w:marTop w:val="0"/>
      <w:marBottom w:val="0"/>
      <w:divBdr>
        <w:top w:val="none" w:sz="0" w:space="0" w:color="auto"/>
        <w:left w:val="none" w:sz="0" w:space="0" w:color="auto"/>
        <w:bottom w:val="none" w:sz="0" w:space="0" w:color="auto"/>
        <w:right w:val="none" w:sz="0" w:space="0" w:color="auto"/>
      </w:divBdr>
    </w:div>
    <w:div w:id="1609115381">
      <w:bodyDiv w:val="1"/>
      <w:marLeft w:val="0"/>
      <w:marRight w:val="0"/>
      <w:marTop w:val="0"/>
      <w:marBottom w:val="0"/>
      <w:divBdr>
        <w:top w:val="none" w:sz="0" w:space="0" w:color="auto"/>
        <w:left w:val="none" w:sz="0" w:space="0" w:color="auto"/>
        <w:bottom w:val="none" w:sz="0" w:space="0" w:color="auto"/>
        <w:right w:val="none" w:sz="0" w:space="0" w:color="auto"/>
      </w:divBdr>
    </w:div>
    <w:div w:id="1609123088">
      <w:bodyDiv w:val="1"/>
      <w:marLeft w:val="0"/>
      <w:marRight w:val="0"/>
      <w:marTop w:val="0"/>
      <w:marBottom w:val="0"/>
      <w:divBdr>
        <w:top w:val="none" w:sz="0" w:space="0" w:color="auto"/>
        <w:left w:val="none" w:sz="0" w:space="0" w:color="auto"/>
        <w:bottom w:val="none" w:sz="0" w:space="0" w:color="auto"/>
        <w:right w:val="none" w:sz="0" w:space="0" w:color="auto"/>
      </w:divBdr>
    </w:div>
    <w:div w:id="1609384482">
      <w:bodyDiv w:val="1"/>
      <w:marLeft w:val="0"/>
      <w:marRight w:val="0"/>
      <w:marTop w:val="0"/>
      <w:marBottom w:val="0"/>
      <w:divBdr>
        <w:top w:val="none" w:sz="0" w:space="0" w:color="auto"/>
        <w:left w:val="none" w:sz="0" w:space="0" w:color="auto"/>
        <w:bottom w:val="none" w:sz="0" w:space="0" w:color="auto"/>
        <w:right w:val="none" w:sz="0" w:space="0" w:color="auto"/>
      </w:divBdr>
    </w:div>
    <w:div w:id="1609434799">
      <w:bodyDiv w:val="1"/>
      <w:marLeft w:val="0"/>
      <w:marRight w:val="0"/>
      <w:marTop w:val="0"/>
      <w:marBottom w:val="0"/>
      <w:divBdr>
        <w:top w:val="none" w:sz="0" w:space="0" w:color="auto"/>
        <w:left w:val="none" w:sz="0" w:space="0" w:color="auto"/>
        <w:bottom w:val="none" w:sz="0" w:space="0" w:color="auto"/>
        <w:right w:val="none" w:sz="0" w:space="0" w:color="auto"/>
      </w:divBdr>
    </w:div>
    <w:div w:id="1609464468">
      <w:bodyDiv w:val="1"/>
      <w:marLeft w:val="0"/>
      <w:marRight w:val="0"/>
      <w:marTop w:val="0"/>
      <w:marBottom w:val="0"/>
      <w:divBdr>
        <w:top w:val="none" w:sz="0" w:space="0" w:color="auto"/>
        <w:left w:val="none" w:sz="0" w:space="0" w:color="auto"/>
        <w:bottom w:val="none" w:sz="0" w:space="0" w:color="auto"/>
        <w:right w:val="none" w:sz="0" w:space="0" w:color="auto"/>
      </w:divBdr>
    </w:div>
    <w:div w:id="1609850121">
      <w:bodyDiv w:val="1"/>
      <w:marLeft w:val="0"/>
      <w:marRight w:val="0"/>
      <w:marTop w:val="0"/>
      <w:marBottom w:val="0"/>
      <w:divBdr>
        <w:top w:val="none" w:sz="0" w:space="0" w:color="auto"/>
        <w:left w:val="none" w:sz="0" w:space="0" w:color="auto"/>
        <w:bottom w:val="none" w:sz="0" w:space="0" w:color="auto"/>
        <w:right w:val="none" w:sz="0" w:space="0" w:color="auto"/>
      </w:divBdr>
    </w:div>
    <w:div w:id="1609921146">
      <w:bodyDiv w:val="1"/>
      <w:marLeft w:val="0"/>
      <w:marRight w:val="0"/>
      <w:marTop w:val="0"/>
      <w:marBottom w:val="0"/>
      <w:divBdr>
        <w:top w:val="none" w:sz="0" w:space="0" w:color="auto"/>
        <w:left w:val="none" w:sz="0" w:space="0" w:color="auto"/>
        <w:bottom w:val="none" w:sz="0" w:space="0" w:color="auto"/>
        <w:right w:val="none" w:sz="0" w:space="0" w:color="auto"/>
      </w:divBdr>
    </w:div>
    <w:div w:id="1609922267">
      <w:bodyDiv w:val="1"/>
      <w:marLeft w:val="0"/>
      <w:marRight w:val="0"/>
      <w:marTop w:val="0"/>
      <w:marBottom w:val="0"/>
      <w:divBdr>
        <w:top w:val="none" w:sz="0" w:space="0" w:color="auto"/>
        <w:left w:val="none" w:sz="0" w:space="0" w:color="auto"/>
        <w:bottom w:val="none" w:sz="0" w:space="0" w:color="auto"/>
        <w:right w:val="none" w:sz="0" w:space="0" w:color="auto"/>
      </w:divBdr>
    </w:div>
    <w:div w:id="1610119107">
      <w:bodyDiv w:val="1"/>
      <w:marLeft w:val="0"/>
      <w:marRight w:val="0"/>
      <w:marTop w:val="0"/>
      <w:marBottom w:val="0"/>
      <w:divBdr>
        <w:top w:val="none" w:sz="0" w:space="0" w:color="auto"/>
        <w:left w:val="none" w:sz="0" w:space="0" w:color="auto"/>
        <w:bottom w:val="none" w:sz="0" w:space="0" w:color="auto"/>
        <w:right w:val="none" w:sz="0" w:space="0" w:color="auto"/>
      </w:divBdr>
    </w:div>
    <w:div w:id="1610434589">
      <w:bodyDiv w:val="1"/>
      <w:marLeft w:val="0"/>
      <w:marRight w:val="0"/>
      <w:marTop w:val="0"/>
      <w:marBottom w:val="0"/>
      <w:divBdr>
        <w:top w:val="none" w:sz="0" w:space="0" w:color="auto"/>
        <w:left w:val="none" w:sz="0" w:space="0" w:color="auto"/>
        <w:bottom w:val="none" w:sz="0" w:space="0" w:color="auto"/>
        <w:right w:val="none" w:sz="0" w:space="0" w:color="auto"/>
      </w:divBdr>
    </w:div>
    <w:div w:id="1610771379">
      <w:bodyDiv w:val="1"/>
      <w:marLeft w:val="0"/>
      <w:marRight w:val="0"/>
      <w:marTop w:val="0"/>
      <w:marBottom w:val="0"/>
      <w:divBdr>
        <w:top w:val="none" w:sz="0" w:space="0" w:color="auto"/>
        <w:left w:val="none" w:sz="0" w:space="0" w:color="auto"/>
        <w:bottom w:val="none" w:sz="0" w:space="0" w:color="auto"/>
        <w:right w:val="none" w:sz="0" w:space="0" w:color="auto"/>
      </w:divBdr>
    </w:div>
    <w:div w:id="1610892245">
      <w:bodyDiv w:val="1"/>
      <w:marLeft w:val="0"/>
      <w:marRight w:val="0"/>
      <w:marTop w:val="0"/>
      <w:marBottom w:val="0"/>
      <w:divBdr>
        <w:top w:val="none" w:sz="0" w:space="0" w:color="auto"/>
        <w:left w:val="none" w:sz="0" w:space="0" w:color="auto"/>
        <w:bottom w:val="none" w:sz="0" w:space="0" w:color="auto"/>
        <w:right w:val="none" w:sz="0" w:space="0" w:color="auto"/>
      </w:divBdr>
    </w:div>
    <w:div w:id="1610971289">
      <w:bodyDiv w:val="1"/>
      <w:marLeft w:val="0"/>
      <w:marRight w:val="0"/>
      <w:marTop w:val="0"/>
      <w:marBottom w:val="0"/>
      <w:divBdr>
        <w:top w:val="none" w:sz="0" w:space="0" w:color="auto"/>
        <w:left w:val="none" w:sz="0" w:space="0" w:color="auto"/>
        <w:bottom w:val="none" w:sz="0" w:space="0" w:color="auto"/>
        <w:right w:val="none" w:sz="0" w:space="0" w:color="auto"/>
      </w:divBdr>
    </w:div>
    <w:div w:id="1611081482">
      <w:bodyDiv w:val="1"/>
      <w:marLeft w:val="0"/>
      <w:marRight w:val="0"/>
      <w:marTop w:val="0"/>
      <w:marBottom w:val="0"/>
      <w:divBdr>
        <w:top w:val="none" w:sz="0" w:space="0" w:color="auto"/>
        <w:left w:val="none" w:sz="0" w:space="0" w:color="auto"/>
        <w:bottom w:val="none" w:sz="0" w:space="0" w:color="auto"/>
        <w:right w:val="none" w:sz="0" w:space="0" w:color="auto"/>
      </w:divBdr>
    </w:div>
    <w:div w:id="1611203545">
      <w:bodyDiv w:val="1"/>
      <w:marLeft w:val="0"/>
      <w:marRight w:val="0"/>
      <w:marTop w:val="0"/>
      <w:marBottom w:val="0"/>
      <w:divBdr>
        <w:top w:val="none" w:sz="0" w:space="0" w:color="auto"/>
        <w:left w:val="none" w:sz="0" w:space="0" w:color="auto"/>
        <w:bottom w:val="none" w:sz="0" w:space="0" w:color="auto"/>
        <w:right w:val="none" w:sz="0" w:space="0" w:color="auto"/>
      </w:divBdr>
    </w:div>
    <w:div w:id="1611354138">
      <w:bodyDiv w:val="1"/>
      <w:marLeft w:val="0"/>
      <w:marRight w:val="0"/>
      <w:marTop w:val="0"/>
      <w:marBottom w:val="0"/>
      <w:divBdr>
        <w:top w:val="none" w:sz="0" w:space="0" w:color="auto"/>
        <w:left w:val="none" w:sz="0" w:space="0" w:color="auto"/>
        <w:bottom w:val="none" w:sz="0" w:space="0" w:color="auto"/>
        <w:right w:val="none" w:sz="0" w:space="0" w:color="auto"/>
      </w:divBdr>
    </w:div>
    <w:div w:id="1611357658">
      <w:bodyDiv w:val="1"/>
      <w:marLeft w:val="0"/>
      <w:marRight w:val="0"/>
      <w:marTop w:val="0"/>
      <w:marBottom w:val="0"/>
      <w:divBdr>
        <w:top w:val="none" w:sz="0" w:space="0" w:color="auto"/>
        <w:left w:val="none" w:sz="0" w:space="0" w:color="auto"/>
        <w:bottom w:val="none" w:sz="0" w:space="0" w:color="auto"/>
        <w:right w:val="none" w:sz="0" w:space="0" w:color="auto"/>
      </w:divBdr>
    </w:div>
    <w:div w:id="1611425576">
      <w:bodyDiv w:val="1"/>
      <w:marLeft w:val="0"/>
      <w:marRight w:val="0"/>
      <w:marTop w:val="0"/>
      <w:marBottom w:val="0"/>
      <w:divBdr>
        <w:top w:val="none" w:sz="0" w:space="0" w:color="auto"/>
        <w:left w:val="none" w:sz="0" w:space="0" w:color="auto"/>
        <w:bottom w:val="none" w:sz="0" w:space="0" w:color="auto"/>
        <w:right w:val="none" w:sz="0" w:space="0" w:color="auto"/>
      </w:divBdr>
    </w:div>
    <w:div w:id="1611476196">
      <w:bodyDiv w:val="1"/>
      <w:marLeft w:val="0"/>
      <w:marRight w:val="0"/>
      <w:marTop w:val="0"/>
      <w:marBottom w:val="0"/>
      <w:divBdr>
        <w:top w:val="none" w:sz="0" w:space="0" w:color="auto"/>
        <w:left w:val="none" w:sz="0" w:space="0" w:color="auto"/>
        <w:bottom w:val="none" w:sz="0" w:space="0" w:color="auto"/>
        <w:right w:val="none" w:sz="0" w:space="0" w:color="auto"/>
      </w:divBdr>
    </w:div>
    <w:div w:id="1611666016">
      <w:bodyDiv w:val="1"/>
      <w:marLeft w:val="0"/>
      <w:marRight w:val="0"/>
      <w:marTop w:val="0"/>
      <w:marBottom w:val="0"/>
      <w:divBdr>
        <w:top w:val="none" w:sz="0" w:space="0" w:color="auto"/>
        <w:left w:val="none" w:sz="0" w:space="0" w:color="auto"/>
        <w:bottom w:val="none" w:sz="0" w:space="0" w:color="auto"/>
        <w:right w:val="none" w:sz="0" w:space="0" w:color="auto"/>
      </w:divBdr>
    </w:div>
    <w:div w:id="1611741740">
      <w:bodyDiv w:val="1"/>
      <w:marLeft w:val="0"/>
      <w:marRight w:val="0"/>
      <w:marTop w:val="0"/>
      <w:marBottom w:val="0"/>
      <w:divBdr>
        <w:top w:val="none" w:sz="0" w:space="0" w:color="auto"/>
        <w:left w:val="none" w:sz="0" w:space="0" w:color="auto"/>
        <w:bottom w:val="none" w:sz="0" w:space="0" w:color="auto"/>
        <w:right w:val="none" w:sz="0" w:space="0" w:color="auto"/>
      </w:divBdr>
    </w:div>
    <w:div w:id="1611857977">
      <w:bodyDiv w:val="1"/>
      <w:marLeft w:val="0"/>
      <w:marRight w:val="0"/>
      <w:marTop w:val="0"/>
      <w:marBottom w:val="0"/>
      <w:divBdr>
        <w:top w:val="none" w:sz="0" w:space="0" w:color="auto"/>
        <w:left w:val="none" w:sz="0" w:space="0" w:color="auto"/>
        <w:bottom w:val="none" w:sz="0" w:space="0" w:color="auto"/>
        <w:right w:val="none" w:sz="0" w:space="0" w:color="auto"/>
      </w:divBdr>
    </w:div>
    <w:div w:id="1612004882">
      <w:bodyDiv w:val="1"/>
      <w:marLeft w:val="0"/>
      <w:marRight w:val="0"/>
      <w:marTop w:val="0"/>
      <w:marBottom w:val="0"/>
      <w:divBdr>
        <w:top w:val="none" w:sz="0" w:space="0" w:color="auto"/>
        <w:left w:val="none" w:sz="0" w:space="0" w:color="auto"/>
        <w:bottom w:val="none" w:sz="0" w:space="0" w:color="auto"/>
        <w:right w:val="none" w:sz="0" w:space="0" w:color="auto"/>
      </w:divBdr>
    </w:div>
    <w:div w:id="1612203703">
      <w:bodyDiv w:val="1"/>
      <w:marLeft w:val="0"/>
      <w:marRight w:val="0"/>
      <w:marTop w:val="0"/>
      <w:marBottom w:val="0"/>
      <w:divBdr>
        <w:top w:val="none" w:sz="0" w:space="0" w:color="auto"/>
        <w:left w:val="none" w:sz="0" w:space="0" w:color="auto"/>
        <w:bottom w:val="none" w:sz="0" w:space="0" w:color="auto"/>
        <w:right w:val="none" w:sz="0" w:space="0" w:color="auto"/>
      </w:divBdr>
    </w:div>
    <w:div w:id="1612515706">
      <w:bodyDiv w:val="1"/>
      <w:marLeft w:val="0"/>
      <w:marRight w:val="0"/>
      <w:marTop w:val="0"/>
      <w:marBottom w:val="0"/>
      <w:divBdr>
        <w:top w:val="none" w:sz="0" w:space="0" w:color="auto"/>
        <w:left w:val="none" w:sz="0" w:space="0" w:color="auto"/>
        <w:bottom w:val="none" w:sz="0" w:space="0" w:color="auto"/>
        <w:right w:val="none" w:sz="0" w:space="0" w:color="auto"/>
      </w:divBdr>
    </w:div>
    <w:div w:id="1612587056">
      <w:bodyDiv w:val="1"/>
      <w:marLeft w:val="0"/>
      <w:marRight w:val="0"/>
      <w:marTop w:val="0"/>
      <w:marBottom w:val="0"/>
      <w:divBdr>
        <w:top w:val="none" w:sz="0" w:space="0" w:color="auto"/>
        <w:left w:val="none" w:sz="0" w:space="0" w:color="auto"/>
        <w:bottom w:val="none" w:sz="0" w:space="0" w:color="auto"/>
        <w:right w:val="none" w:sz="0" w:space="0" w:color="auto"/>
      </w:divBdr>
    </w:div>
    <w:div w:id="1612781061">
      <w:bodyDiv w:val="1"/>
      <w:marLeft w:val="0"/>
      <w:marRight w:val="0"/>
      <w:marTop w:val="0"/>
      <w:marBottom w:val="0"/>
      <w:divBdr>
        <w:top w:val="none" w:sz="0" w:space="0" w:color="auto"/>
        <w:left w:val="none" w:sz="0" w:space="0" w:color="auto"/>
        <w:bottom w:val="none" w:sz="0" w:space="0" w:color="auto"/>
        <w:right w:val="none" w:sz="0" w:space="0" w:color="auto"/>
      </w:divBdr>
    </w:div>
    <w:div w:id="1613318816">
      <w:bodyDiv w:val="1"/>
      <w:marLeft w:val="0"/>
      <w:marRight w:val="0"/>
      <w:marTop w:val="0"/>
      <w:marBottom w:val="0"/>
      <w:divBdr>
        <w:top w:val="none" w:sz="0" w:space="0" w:color="auto"/>
        <w:left w:val="none" w:sz="0" w:space="0" w:color="auto"/>
        <w:bottom w:val="none" w:sz="0" w:space="0" w:color="auto"/>
        <w:right w:val="none" w:sz="0" w:space="0" w:color="auto"/>
      </w:divBdr>
    </w:div>
    <w:div w:id="1613393811">
      <w:bodyDiv w:val="1"/>
      <w:marLeft w:val="0"/>
      <w:marRight w:val="0"/>
      <w:marTop w:val="0"/>
      <w:marBottom w:val="0"/>
      <w:divBdr>
        <w:top w:val="none" w:sz="0" w:space="0" w:color="auto"/>
        <w:left w:val="none" w:sz="0" w:space="0" w:color="auto"/>
        <w:bottom w:val="none" w:sz="0" w:space="0" w:color="auto"/>
        <w:right w:val="none" w:sz="0" w:space="0" w:color="auto"/>
      </w:divBdr>
    </w:div>
    <w:div w:id="1613438487">
      <w:bodyDiv w:val="1"/>
      <w:marLeft w:val="0"/>
      <w:marRight w:val="0"/>
      <w:marTop w:val="0"/>
      <w:marBottom w:val="0"/>
      <w:divBdr>
        <w:top w:val="none" w:sz="0" w:space="0" w:color="auto"/>
        <w:left w:val="none" w:sz="0" w:space="0" w:color="auto"/>
        <w:bottom w:val="none" w:sz="0" w:space="0" w:color="auto"/>
        <w:right w:val="none" w:sz="0" w:space="0" w:color="auto"/>
      </w:divBdr>
    </w:div>
    <w:div w:id="1613707013">
      <w:bodyDiv w:val="1"/>
      <w:marLeft w:val="0"/>
      <w:marRight w:val="0"/>
      <w:marTop w:val="0"/>
      <w:marBottom w:val="0"/>
      <w:divBdr>
        <w:top w:val="none" w:sz="0" w:space="0" w:color="auto"/>
        <w:left w:val="none" w:sz="0" w:space="0" w:color="auto"/>
        <w:bottom w:val="none" w:sz="0" w:space="0" w:color="auto"/>
        <w:right w:val="none" w:sz="0" w:space="0" w:color="auto"/>
      </w:divBdr>
    </w:div>
    <w:div w:id="1613854368">
      <w:bodyDiv w:val="1"/>
      <w:marLeft w:val="0"/>
      <w:marRight w:val="0"/>
      <w:marTop w:val="0"/>
      <w:marBottom w:val="0"/>
      <w:divBdr>
        <w:top w:val="none" w:sz="0" w:space="0" w:color="auto"/>
        <w:left w:val="none" w:sz="0" w:space="0" w:color="auto"/>
        <w:bottom w:val="none" w:sz="0" w:space="0" w:color="auto"/>
        <w:right w:val="none" w:sz="0" w:space="0" w:color="auto"/>
      </w:divBdr>
    </w:div>
    <w:div w:id="1614022818">
      <w:bodyDiv w:val="1"/>
      <w:marLeft w:val="0"/>
      <w:marRight w:val="0"/>
      <w:marTop w:val="0"/>
      <w:marBottom w:val="0"/>
      <w:divBdr>
        <w:top w:val="none" w:sz="0" w:space="0" w:color="auto"/>
        <w:left w:val="none" w:sz="0" w:space="0" w:color="auto"/>
        <w:bottom w:val="none" w:sz="0" w:space="0" w:color="auto"/>
        <w:right w:val="none" w:sz="0" w:space="0" w:color="auto"/>
      </w:divBdr>
    </w:div>
    <w:div w:id="1614098255">
      <w:bodyDiv w:val="1"/>
      <w:marLeft w:val="0"/>
      <w:marRight w:val="0"/>
      <w:marTop w:val="0"/>
      <w:marBottom w:val="0"/>
      <w:divBdr>
        <w:top w:val="none" w:sz="0" w:space="0" w:color="auto"/>
        <w:left w:val="none" w:sz="0" w:space="0" w:color="auto"/>
        <w:bottom w:val="none" w:sz="0" w:space="0" w:color="auto"/>
        <w:right w:val="none" w:sz="0" w:space="0" w:color="auto"/>
      </w:divBdr>
    </w:div>
    <w:div w:id="1614167050">
      <w:bodyDiv w:val="1"/>
      <w:marLeft w:val="0"/>
      <w:marRight w:val="0"/>
      <w:marTop w:val="0"/>
      <w:marBottom w:val="0"/>
      <w:divBdr>
        <w:top w:val="none" w:sz="0" w:space="0" w:color="auto"/>
        <w:left w:val="none" w:sz="0" w:space="0" w:color="auto"/>
        <w:bottom w:val="none" w:sz="0" w:space="0" w:color="auto"/>
        <w:right w:val="none" w:sz="0" w:space="0" w:color="auto"/>
      </w:divBdr>
    </w:div>
    <w:div w:id="1614283322">
      <w:bodyDiv w:val="1"/>
      <w:marLeft w:val="0"/>
      <w:marRight w:val="0"/>
      <w:marTop w:val="0"/>
      <w:marBottom w:val="0"/>
      <w:divBdr>
        <w:top w:val="none" w:sz="0" w:space="0" w:color="auto"/>
        <w:left w:val="none" w:sz="0" w:space="0" w:color="auto"/>
        <w:bottom w:val="none" w:sz="0" w:space="0" w:color="auto"/>
        <w:right w:val="none" w:sz="0" w:space="0" w:color="auto"/>
      </w:divBdr>
    </w:div>
    <w:div w:id="1614364163">
      <w:bodyDiv w:val="1"/>
      <w:marLeft w:val="0"/>
      <w:marRight w:val="0"/>
      <w:marTop w:val="0"/>
      <w:marBottom w:val="0"/>
      <w:divBdr>
        <w:top w:val="none" w:sz="0" w:space="0" w:color="auto"/>
        <w:left w:val="none" w:sz="0" w:space="0" w:color="auto"/>
        <w:bottom w:val="none" w:sz="0" w:space="0" w:color="auto"/>
        <w:right w:val="none" w:sz="0" w:space="0" w:color="auto"/>
      </w:divBdr>
    </w:div>
    <w:div w:id="1614365883">
      <w:bodyDiv w:val="1"/>
      <w:marLeft w:val="0"/>
      <w:marRight w:val="0"/>
      <w:marTop w:val="0"/>
      <w:marBottom w:val="0"/>
      <w:divBdr>
        <w:top w:val="none" w:sz="0" w:space="0" w:color="auto"/>
        <w:left w:val="none" w:sz="0" w:space="0" w:color="auto"/>
        <w:bottom w:val="none" w:sz="0" w:space="0" w:color="auto"/>
        <w:right w:val="none" w:sz="0" w:space="0" w:color="auto"/>
      </w:divBdr>
    </w:div>
    <w:div w:id="1614676065">
      <w:bodyDiv w:val="1"/>
      <w:marLeft w:val="0"/>
      <w:marRight w:val="0"/>
      <w:marTop w:val="0"/>
      <w:marBottom w:val="0"/>
      <w:divBdr>
        <w:top w:val="none" w:sz="0" w:space="0" w:color="auto"/>
        <w:left w:val="none" w:sz="0" w:space="0" w:color="auto"/>
        <w:bottom w:val="none" w:sz="0" w:space="0" w:color="auto"/>
        <w:right w:val="none" w:sz="0" w:space="0" w:color="auto"/>
      </w:divBdr>
    </w:div>
    <w:div w:id="1614938442">
      <w:bodyDiv w:val="1"/>
      <w:marLeft w:val="0"/>
      <w:marRight w:val="0"/>
      <w:marTop w:val="0"/>
      <w:marBottom w:val="0"/>
      <w:divBdr>
        <w:top w:val="none" w:sz="0" w:space="0" w:color="auto"/>
        <w:left w:val="none" w:sz="0" w:space="0" w:color="auto"/>
        <w:bottom w:val="none" w:sz="0" w:space="0" w:color="auto"/>
        <w:right w:val="none" w:sz="0" w:space="0" w:color="auto"/>
      </w:divBdr>
    </w:div>
    <w:div w:id="1614943645">
      <w:bodyDiv w:val="1"/>
      <w:marLeft w:val="0"/>
      <w:marRight w:val="0"/>
      <w:marTop w:val="0"/>
      <w:marBottom w:val="0"/>
      <w:divBdr>
        <w:top w:val="none" w:sz="0" w:space="0" w:color="auto"/>
        <w:left w:val="none" w:sz="0" w:space="0" w:color="auto"/>
        <w:bottom w:val="none" w:sz="0" w:space="0" w:color="auto"/>
        <w:right w:val="none" w:sz="0" w:space="0" w:color="auto"/>
      </w:divBdr>
    </w:div>
    <w:div w:id="1615016288">
      <w:bodyDiv w:val="1"/>
      <w:marLeft w:val="0"/>
      <w:marRight w:val="0"/>
      <w:marTop w:val="0"/>
      <w:marBottom w:val="0"/>
      <w:divBdr>
        <w:top w:val="none" w:sz="0" w:space="0" w:color="auto"/>
        <w:left w:val="none" w:sz="0" w:space="0" w:color="auto"/>
        <w:bottom w:val="none" w:sz="0" w:space="0" w:color="auto"/>
        <w:right w:val="none" w:sz="0" w:space="0" w:color="auto"/>
      </w:divBdr>
    </w:div>
    <w:div w:id="1615093251">
      <w:bodyDiv w:val="1"/>
      <w:marLeft w:val="0"/>
      <w:marRight w:val="0"/>
      <w:marTop w:val="0"/>
      <w:marBottom w:val="0"/>
      <w:divBdr>
        <w:top w:val="none" w:sz="0" w:space="0" w:color="auto"/>
        <w:left w:val="none" w:sz="0" w:space="0" w:color="auto"/>
        <w:bottom w:val="none" w:sz="0" w:space="0" w:color="auto"/>
        <w:right w:val="none" w:sz="0" w:space="0" w:color="auto"/>
      </w:divBdr>
    </w:div>
    <w:div w:id="1615208359">
      <w:bodyDiv w:val="1"/>
      <w:marLeft w:val="0"/>
      <w:marRight w:val="0"/>
      <w:marTop w:val="0"/>
      <w:marBottom w:val="0"/>
      <w:divBdr>
        <w:top w:val="none" w:sz="0" w:space="0" w:color="auto"/>
        <w:left w:val="none" w:sz="0" w:space="0" w:color="auto"/>
        <w:bottom w:val="none" w:sz="0" w:space="0" w:color="auto"/>
        <w:right w:val="none" w:sz="0" w:space="0" w:color="auto"/>
      </w:divBdr>
    </w:div>
    <w:div w:id="1615287006">
      <w:bodyDiv w:val="1"/>
      <w:marLeft w:val="0"/>
      <w:marRight w:val="0"/>
      <w:marTop w:val="0"/>
      <w:marBottom w:val="0"/>
      <w:divBdr>
        <w:top w:val="none" w:sz="0" w:space="0" w:color="auto"/>
        <w:left w:val="none" w:sz="0" w:space="0" w:color="auto"/>
        <w:bottom w:val="none" w:sz="0" w:space="0" w:color="auto"/>
        <w:right w:val="none" w:sz="0" w:space="0" w:color="auto"/>
      </w:divBdr>
    </w:div>
    <w:div w:id="1615475426">
      <w:bodyDiv w:val="1"/>
      <w:marLeft w:val="0"/>
      <w:marRight w:val="0"/>
      <w:marTop w:val="0"/>
      <w:marBottom w:val="0"/>
      <w:divBdr>
        <w:top w:val="none" w:sz="0" w:space="0" w:color="auto"/>
        <w:left w:val="none" w:sz="0" w:space="0" w:color="auto"/>
        <w:bottom w:val="none" w:sz="0" w:space="0" w:color="auto"/>
        <w:right w:val="none" w:sz="0" w:space="0" w:color="auto"/>
      </w:divBdr>
    </w:div>
    <w:div w:id="1615750070">
      <w:bodyDiv w:val="1"/>
      <w:marLeft w:val="0"/>
      <w:marRight w:val="0"/>
      <w:marTop w:val="0"/>
      <w:marBottom w:val="0"/>
      <w:divBdr>
        <w:top w:val="none" w:sz="0" w:space="0" w:color="auto"/>
        <w:left w:val="none" w:sz="0" w:space="0" w:color="auto"/>
        <w:bottom w:val="none" w:sz="0" w:space="0" w:color="auto"/>
        <w:right w:val="none" w:sz="0" w:space="0" w:color="auto"/>
      </w:divBdr>
    </w:div>
    <w:div w:id="1615938969">
      <w:bodyDiv w:val="1"/>
      <w:marLeft w:val="0"/>
      <w:marRight w:val="0"/>
      <w:marTop w:val="0"/>
      <w:marBottom w:val="0"/>
      <w:divBdr>
        <w:top w:val="none" w:sz="0" w:space="0" w:color="auto"/>
        <w:left w:val="none" w:sz="0" w:space="0" w:color="auto"/>
        <w:bottom w:val="none" w:sz="0" w:space="0" w:color="auto"/>
        <w:right w:val="none" w:sz="0" w:space="0" w:color="auto"/>
      </w:divBdr>
    </w:div>
    <w:div w:id="1616331684">
      <w:bodyDiv w:val="1"/>
      <w:marLeft w:val="0"/>
      <w:marRight w:val="0"/>
      <w:marTop w:val="0"/>
      <w:marBottom w:val="0"/>
      <w:divBdr>
        <w:top w:val="none" w:sz="0" w:space="0" w:color="auto"/>
        <w:left w:val="none" w:sz="0" w:space="0" w:color="auto"/>
        <w:bottom w:val="none" w:sz="0" w:space="0" w:color="auto"/>
        <w:right w:val="none" w:sz="0" w:space="0" w:color="auto"/>
      </w:divBdr>
    </w:div>
    <w:div w:id="1616524824">
      <w:bodyDiv w:val="1"/>
      <w:marLeft w:val="0"/>
      <w:marRight w:val="0"/>
      <w:marTop w:val="0"/>
      <w:marBottom w:val="0"/>
      <w:divBdr>
        <w:top w:val="none" w:sz="0" w:space="0" w:color="auto"/>
        <w:left w:val="none" w:sz="0" w:space="0" w:color="auto"/>
        <w:bottom w:val="none" w:sz="0" w:space="0" w:color="auto"/>
        <w:right w:val="none" w:sz="0" w:space="0" w:color="auto"/>
      </w:divBdr>
    </w:div>
    <w:div w:id="1616596135">
      <w:bodyDiv w:val="1"/>
      <w:marLeft w:val="0"/>
      <w:marRight w:val="0"/>
      <w:marTop w:val="0"/>
      <w:marBottom w:val="0"/>
      <w:divBdr>
        <w:top w:val="none" w:sz="0" w:space="0" w:color="auto"/>
        <w:left w:val="none" w:sz="0" w:space="0" w:color="auto"/>
        <w:bottom w:val="none" w:sz="0" w:space="0" w:color="auto"/>
        <w:right w:val="none" w:sz="0" w:space="0" w:color="auto"/>
      </w:divBdr>
    </w:div>
    <w:div w:id="1616668042">
      <w:bodyDiv w:val="1"/>
      <w:marLeft w:val="0"/>
      <w:marRight w:val="0"/>
      <w:marTop w:val="0"/>
      <w:marBottom w:val="0"/>
      <w:divBdr>
        <w:top w:val="none" w:sz="0" w:space="0" w:color="auto"/>
        <w:left w:val="none" w:sz="0" w:space="0" w:color="auto"/>
        <w:bottom w:val="none" w:sz="0" w:space="0" w:color="auto"/>
        <w:right w:val="none" w:sz="0" w:space="0" w:color="auto"/>
      </w:divBdr>
    </w:div>
    <w:div w:id="1616869395">
      <w:bodyDiv w:val="1"/>
      <w:marLeft w:val="0"/>
      <w:marRight w:val="0"/>
      <w:marTop w:val="0"/>
      <w:marBottom w:val="0"/>
      <w:divBdr>
        <w:top w:val="none" w:sz="0" w:space="0" w:color="auto"/>
        <w:left w:val="none" w:sz="0" w:space="0" w:color="auto"/>
        <w:bottom w:val="none" w:sz="0" w:space="0" w:color="auto"/>
        <w:right w:val="none" w:sz="0" w:space="0" w:color="auto"/>
      </w:divBdr>
    </w:div>
    <w:div w:id="1617060575">
      <w:bodyDiv w:val="1"/>
      <w:marLeft w:val="0"/>
      <w:marRight w:val="0"/>
      <w:marTop w:val="0"/>
      <w:marBottom w:val="0"/>
      <w:divBdr>
        <w:top w:val="none" w:sz="0" w:space="0" w:color="auto"/>
        <w:left w:val="none" w:sz="0" w:space="0" w:color="auto"/>
        <w:bottom w:val="none" w:sz="0" w:space="0" w:color="auto"/>
        <w:right w:val="none" w:sz="0" w:space="0" w:color="auto"/>
      </w:divBdr>
    </w:div>
    <w:div w:id="1617248295">
      <w:bodyDiv w:val="1"/>
      <w:marLeft w:val="0"/>
      <w:marRight w:val="0"/>
      <w:marTop w:val="0"/>
      <w:marBottom w:val="0"/>
      <w:divBdr>
        <w:top w:val="none" w:sz="0" w:space="0" w:color="auto"/>
        <w:left w:val="none" w:sz="0" w:space="0" w:color="auto"/>
        <w:bottom w:val="none" w:sz="0" w:space="0" w:color="auto"/>
        <w:right w:val="none" w:sz="0" w:space="0" w:color="auto"/>
      </w:divBdr>
    </w:div>
    <w:div w:id="1617370017">
      <w:bodyDiv w:val="1"/>
      <w:marLeft w:val="0"/>
      <w:marRight w:val="0"/>
      <w:marTop w:val="0"/>
      <w:marBottom w:val="0"/>
      <w:divBdr>
        <w:top w:val="none" w:sz="0" w:space="0" w:color="auto"/>
        <w:left w:val="none" w:sz="0" w:space="0" w:color="auto"/>
        <w:bottom w:val="none" w:sz="0" w:space="0" w:color="auto"/>
        <w:right w:val="none" w:sz="0" w:space="0" w:color="auto"/>
      </w:divBdr>
    </w:div>
    <w:div w:id="1617633609">
      <w:bodyDiv w:val="1"/>
      <w:marLeft w:val="0"/>
      <w:marRight w:val="0"/>
      <w:marTop w:val="0"/>
      <w:marBottom w:val="0"/>
      <w:divBdr>
        <w:top w:val="none" w:sz="0" w:space="0" w:color="auto"/>
        <w:left w:val="none" w:sz="0" w:space="0" w:color="auto"/>
        <w:bottom w:val="none" w:sz="0" w:space="0" w:color="auto"/>
        <w:right w:val="none" w:sz="0" w:space="0" w:color="auto"/>
      </w:divBdr>
    </w:div>
    <w:div w:id="1617633861">
      <w:bodyDiv w:val="1"/>
      <w:marLeft w:val="0"/>
      <w:marRight w:val="0"/>
      <w:marTop w:val="0"/>
      <w:marBottom w:val="0"/>
      <w:divBdr>
        <w:top w:val="none" w:sz="0" w:space="0" w:color="auto"/>
        <w:left w:val="none" w:sz="0" w:space="0" w:color="auto"/>
        <w:bottom w:val="none" w:sz="0" w:space="0" w:color="auto"/>
        <w:right w:val="none" w:sz="0" w:space="0" w:color="auto"/>
      </w:divBdr>
    </w:div>
    <w:div w:id="1617788730">
      <w:bodyDiv w:val="1"/>
      <w:marLeft w:val="0"/>
      <w:marRight w:val="0"/>
      <w:marTop w:val="0"/>
      <w:marBottom w:val="0"/>
      <w:divBdr>
        <w:top w:val="none" w:sz="0" w:space="0" w:color="auto"/>
        <w:left w:val="none" w:sz="0" w:space="0" w:color="auto"/>
        <w:bottom w:val="none" w:sz="0" w:space="0" w:color="auto"/>
        <w:right w:val="none" w:sz="0" w:space="0" w:color="auto"/>
      </w:divBdr>
    </w:div>
    <w:div w:id="1617905514">
      <w:bodyDiv w:val="1"/>
      <w:marLeft w:val="0"/>
      <w:marRight w:val="0"/>
      <w:marTop w:val="0"/>
      <w:marBottom w:val="0"/>
      <w:divBdr>
        <w:top w:val="none" w:sz="0" w:space="0" w:color="auto"/>
        <w:left w:val="none" w:sz="0" w:space="0" w:color="auto"/>
        <w:bottom w:val="none" w:sz="0" w:space="0" w:color="auto"/>
        <w:right w:val="none" w:sz="0" w:space="0" w:color="auto"/>
      </w:divBdr>
    </w:div>
    <w:div w:id="1618026395">
      <w:bodyDiv w:val="1"/>
      <w:marLeft w:val="0"/>
      <w:marRight w:val="0"/>
      <w:marTop w:val="0"/>
      <w:marBottom w:val="0"/>
      <w:divBdr>
        <w:top w:val="none" w:sz="0" w:space="0" w:color="auto"/>
        <w:left w:val="none" w:sz="0" w:space="0" w:color="auto"/>
        <w:bottom w:val="none" w:sz="0" w:space="0" w:color="auto"/>
        <w:right w:val="none" w:sz="0" w:space="0" w:color="auto"/>
      </w:divBdr>
    </w:div>
    <w:div w:id="1618098257">
      <w:bodyDiv w:val="1"/>
      <w:marLeft w:val="0"/>
      <w:marRight w:val="0"/>
      <w:marTop w:val="0"/>
      <w:marBottom w:val="0"/>
      <w:divBdr>
        <w:top w:val="none" w:sz="0" w:space="0" w:color="auto"/>
        <w:left w:val="none" w:sz="0" w:space="0" w:color="auto"/>
        <w:bottom w:val="none" w:sz="0" w:space="0" w:color="auto"/>
        <w:right w:val="none" w:sz="0" w:space="0" w:color="auto"/>
      </w:divBdr>
    </w:div>
    <w:div w:id="1618177579">
      <w:bodyDiv w:val="1"/>
      <w:marLeft w:val="0"/>
      <w:marRight w:val="0"/>
      <w:marTop w:val="0"/>
      <w:marBottom w:val="0"/>
      <w:divBdr>
        <w:top w:val="none" w:sz="0" w:space="0" w:color="auto"/>
        <w:left w:val="none" w:sz="0" w:space="0" w:color="auto"/>
        <w:bottom w:val="none" w:sz="0" w:space="0" w:color="auto"/>
        <w:right w:val="none" w:sz="0" w:space="0" w:color="auto"/>
      </w:divBdr>
    </w:div>
    <w:div w:id="1618414904">
      <w:bodyDiv w:val="1"/>
      <w:marLeft w:val="0"/>
      <w:marRight w:val="0"/>
      <w:marTop w:val="0"/>
      <w:marBottom w:val="0"/>
      <w:divBdr>
        <w:top w:val="none" w:sz="0" w:space="0" w:color="auto"/>
        <w:left w:val="none" w:sz="0" w:space="0" w:color="auto"/>
        <w:bottom w:val="none" w:sz="0" w:space="0" w:color="auto"/>
        <w:right w:val="none" w:sz="0" w:space="0" w:color="auto"/>
      </w:divBdr>
    </w:div>
    <w:div w:id="1618484469">
      <w:bodyDiv w:val="1"/>
      <w:marLeft w:val="0"/>
      <w:marRight w:val="0"/>
      <w:marTop w:val="0"/>
      <w:marBottom w:val="0"/>
      <w:divBdr>
        <w:top w:val="none" w:sz="0" w:space="0" w:color="auto"/>
        <w:left w:val="none" w:sz="0" w:space="0" w:color="auto"/>
        <w:bottom w:val="none" w:sz="0" w:space="0" w:color="auto"/>
        <w:right w:val="none" w:sz="0" w:space="0" w:color="auto"/>
      </w:divBdr>
    </w:div>
    <w:div w:id="1618678428">
      <w:bodyDiv w:val="1"/>
      <w:marLeft w:val="0"/>
      <w:marRight w:val="0"/>
      <w:marTop w:val="0"/>
      <w:marBottom w:val="0"/>
      <w:divBdr>
        <w:top w:val="none" w:sz="0" w:space="0" w:color="auto"/>
        <w:left w:val="none" w:sz="0" w:space="0" w:color="auto"/>
        <w:bottom w:val="none" w:sz="0" w:space="0" w:color="auto"/>
        <w:right w:val="none" w:sz="0" w:space="0" w:color="auto"/>
      </w:divBdr>
    </w:div>
    <w:div w:id="1618756230">
      <w:bodyDiv w:val="1"/>
      <w:marLeft w:val="0"/>
      <w:marRight w:val="0"/>
      <w:marTop w:val="0"/>
      <w:marBottom w:val="0"/>
      <w:divBdr>
        <w:top w:val="none" w:sz="0" w:space="0" w:color="auto"/>
        <w:left w:val="none" w:sz="0" w:space="0" w:color="auto"/>
        <w:bottom w:val="none" w:sz="0" w:space="0" w:color="auto"/>
        <w:right w:val="none" w:sz="0" w:space="0" w:color="auto"/>
      </w:divBdr>
    </w:div>
    <w:div w:id="1619067908">
      <w:bodyDiv w:val="1"/>
      <w:marLeft w:val="0"/>
      <w:marRight w:val="0"/>
      <w:marTop w:val="0"/>
      <w:marBottom w:val="0"/>
      <w:divBdr>
        <w:top w:val="none" w:sz="0" w:space="0" w:color="auto"/>
        <w:left w:val="none" w:sz="0" w:space="0" w:color="auto"/>
        <w:bottom w:val="none" w:sz="0" w:space="0" w:color="auto"/>
        <w:right w:val="none" w:sz="0" w:space="0" w:color="auto"/>
      </w:divBdr>
    </w:div>
    <w:div w:id="1619215945">
      <w:bodyDiv w:val="1"/>
      <w:marLeft w:val="0"/>
      <w:marRight w:val="0"/>
      <w:marTop w:val="0"/>
      <w:marBottom w:val="0"/>
      <w:divBdr>
        <w:top w:val="none" w:sz="0" w:space="0" w:color="auto"/>
        <w:left w:val="none" w:sz="0" w:space="0" w:color="auto"/>
        <w:bottom w:val="none" w:sz="0" w:space="0" w:color="auto"/>
        <w:right w:val="none" w:sz="0" w:space="0" w:color="auto"/>
      </w:divBdr>
    </w:div>
    <w:div w:id="1619920338">
      <w:bodyDiv w:val="1"/>
      <w:marLeft w:val="0"/>
      <w:marRight w:val="0"/>
      <w:marTop w:val="0"/>
      <w:marBottom w:val="0"/>
      <w:divBdr>
        <w:top w:val="none" w:sz="0" w:space="0" w:color="auto"/>
        <w:left w:val="none" w:sz="0" w:space="0" w:color="auto"/>
        <w:bottom w:val="none" w:sz="0" w:space="0" w:color="auto"/>
        <w:right w:val="none" w:sz="0" w:space="0" w:color="auto"/>
      </w:divBdr>
    </w:div>
    <w:div w:id="1620140155">
      <w:bodyDiv w:val="1"/>
      <w:marLeft w:val="0"/>
      <w:marRight w:val="0"/>
      <w:marTop w:val="0"/>
      <w:marBottom w:val="0"/>
      <w:divBdr>
        <w:top w:val="none" w:sz="0" w:space="0" w:color="auto"/>
        <w:left w:val="none" w:sz="0" w:space="0" w:color="auto"/>
        <w:bottom w:val="none" w:sz="0" w:space="0" w:color="auto"/>
        <w:right w:val="none" w:sz="0" w:space="0" w:color="auto"/>
      </w:divBdr>
    </w:div>
    <w:div w:id="1620142207">
      <w:bodyDiv w:val="1"/>
      <w:marLeft w:val="0"/>
      <w:marRight w:val="0"/>
      <w:marTop w:val="0"/>
      <w:marBottom w:val="0"/>
      <w:divBdr>
        <w:top w:val="none" w:sz="0" w:space="0" w:color="auto"/>
        <w:left w:val="none" w:sz="0" w:space="0" w:color="auto"/>
        <w:bottom w:val="none" w:sz="0" w:space="0" w:color="auto"/>
        <w:right w:val="none" w:sz="0" w:space="0" w:color="auto"/>
      </w:divBdr>
    </w:div>
    <w:div w:id="1620186307">
      <w:bodyDiv w:val="1"/>
      <w:marLeft w:val="0"/>
      <w:marRight w:val="0"/>
      <w:marTop w:val="0"/>
      <w:marBottom w:val="0"/>
      <w:divBdr>
        <w:top w:val="none" w:sz="0" w:space="0" w:color="auto"/>
        <w:left w:val="none" w:sz="0" w:space="0" w:color="auto"/>
        <w:bottom w:val="none" w:sz="0" w:space="0" w:color="auto"/>
        <w:right w:val="none" w:sz="0" w:space="0" w:color="auto"/>
      </w:divBdr>
    </w:div>
    <w:div w:id="1620333275">
      <w:bodyDiv w:val="1"/>
      <w:marLeft w:val="0"/>
      <w:marRight w:val="0"/>
      <w:marTop w:val="0"/>
      <w:marBottom w:val="0"/>
      <w:divBdr>
        <w:top w:val="none" w:sz="0" w:space="0" w:color="auto"/>
        <w:left w:val="none" w:sz="0" w:space="0" w:color="auto"/>
        <w:bottom w:val="none" w:sz="0" w:space="0" w:color="auto"/>
        <w:right w:val="none" w:sz="0" w:space="0" w:color="auto"/>
      </w:divBdr>
    </w:div>
    <w:div w:id="1620524286">
      <w:bodyDiv w:val="1"/>
      <w:marLeft w:val="0"/>
      <w:marRight w:val="0"/>
      <w:marTop w:val="0"/>
      <w:marBottom w:val="0"/>
      <w:divBdr>
        <w:top w:val="none" w:sz="0" w:space="0" w:color="auto"/>
        <w:left w:val="none" w:sz="0" w:space="0" w:color="auto"/>
        <w:bottom w:val="none" w:sz="0" w:space="0" w:color="auto"/>
        <w:right w:val="none" w:sz="0" w:space="0" w:color="auto"/>
      </w:divBdr>
    </w:div>
    <w:div w:id="1620602733">
      <w:bodyDiv w:val="1"/>
      <w:marLeft w:val="0"/>
      <w:marRight w:val="0"/>
      <w:marTop w:val="0"/>
      <w:marBottom w:val="0"/>
      <w:divBdr>
        <w:top w:val="none" w:sz="0" w:space="0" w:color="auto"/>
        <w:left w:val="none" w:sz="0" w:space="0" w:color="auto"/>
        <w:bottom w:val="none" w:sz="0" w:space="0" w:color="auto"/>
        <w:right w:val="none" w:sz="0" w:space="0" w:color="auto"/>
      </w:divBdr>
    </w:div>
    <w:div w:id="1620868152">
      <w:bodyDiv w:val="1"/>
      <w:marLeft w:val="0"/>
      <w:marRight w:val="0"/>
      <w:marTop w:val="0"/>
      <w:marBottom w:val="0"/>
      <w:divBdr>
        <w:top w:val="none" w:sz="0" w:space="0" w:color="auto"/>
        <w:left w:val="none" w:sz="0" w:space="0" w:color="auto"/>
        <w:bottom w:val="none" w:sz="0" w:space="0" w:color="auto"/>
        <w:right w:val="none" w:sz="0" w:space="0" w:color="auto"/>
      </w:divBdr>
    </w:div>
    <w:div w:id="1621111955">
      <w:bodyDiv w:val="1"/>
      <w:marLeft w:val="0"/>
      <w:marRight w:val="0"/>
      <w:marTop w:val="0"/>
      <w:marBottom w:val="0"/>
      <w:divBdr>
        <w:top w:val="none" w:sz="0" w:space="0" w:color="auto"/>
        <w:left w:val="none" w:sz="0" w:space="0" w:color="auto"/>
        <w:bottom w:val="none" w:sz="0" w:space="0" w:color="auto"/>
        <w:right w:val="none" w:sz="0" w:space="0" w:color="auto"/>
      </w:divBdr>
    </w:div>
    <w:div w:id="1621373589">
      <w:bodyDiv w:val="1"/>
      <w:marLeft w:val="0"/>
      <w:marRight w:val="0"/>
      <w:marTop w:val="0"/>
      <w:marBottom w:val="0"/>
      <w:divBdr>
        <w:top w:val="none" w:sz="0" w:space="0" w:color="auto"/>
        <w:left w:val="none" w:sz="0" w:space="0" w:color="auto"/>
        <w:bottom w:val="none" w:sz="0" w:space="0" w:color="auto"/>
        <w:right w:val="none" w:sz="0" w:space="0" w:color="auto"/>
      </w:divBdr>
    </w:div>
    <w:div w:id="1621448189">
      <w:bodyDiv w:val="1"/>
      <w:marLeft w:val="0"/>
      <w:marRight w:val="0"/>
      <w:marTop w:val="0"/>
      <w:marBottom w:val="0"/>
      <w:divBdr>
        <w:top w:val="none" w:sz="0" w:space="0" w:color="auto"/>
        <w:left w:val="none" w:sz="0" w:space="0" w:color="auto"/>
        <w:bottom w:val="none" w:sz="0" w:space="0" w:color="auto"/>
        <w:right w:val="none" w:sz="0" w:space="0" w:color="auto"/>
      </w:divBdr>
    </w:div>
    <w:div w:id="1621498837">
      <w:bodyDiv w:val="1"/>
      <w:marLeft w:val="0"/>
      <w:marRight w:val="0"/>
      <w:marTop w:val="0"/>
      <w:marBottom w:val="0"/>
      <w:divBdr>
        <w:top w:val="none" w:sz="0" w:space="0" w:color="auto"/>
        <w:left w:val="none" w:sz="0" w:space="0" w:color="auto"/>
        <w:bottom w:val="none" w:sz="0" w:space="0" w:color="auto"/>
        <w:right w:val="none" w:sz="0" w:space="0" w:color="auto"/>
      </w:divBdr>
    </w:div>
    <w:div w:id="1621692722">
      <w:bodyDiv w:val="1"/>
      <w:marLeft w:val="0"/>
      <w:marRight w:val="0"/>
      <w:marTop w:val="0"/>
      <w:marBottom w:val="0"/>
      <w:divBdr>
        <w:top w:val="none" w:sz="0" w:space="0" w:color="auto"/>
        <w:left w:val="none" w:sz="0" w:space="0" w:color="auto"/>
        <w:bottom w:val="none" w:sz="0" w:space="0" w:color="auto"/>
        <w:right w:val="none" w:sz="0" w:space="0" w:color="auto"/>
      </w:divBdr>
    </w:div>
    <w:div w:id="1621759233">
      <w:bodyDiv w:val="1"/>
      <w:marLeft w:val="0"/>
      <w:marRight w:val="0"/>
      <w:marTop w:val="0"/>
      <w:marBottom w:val="0"/>
      <w:divBdr>
        <w:top w:val="none" w:sz="0" w:space="0" w:color="auto"/>
        <w:left w:val="none" w:sz="0" w:space="0" w:color="auto"/>
        <w:bottom w:val="none" w:sz="0" w:space="0" w:color="auto"/>
        <w:right w:val="none" w:sz="0" w:space="0" w:color="auto"/>
      </w:divBdr>
    </w:div>
    <w:div w:id="1622031923">
      <w:bodyDiv w:val="1"/>
      <w:marLeft w:val="0"/>
      <w:marRight w:val="0"/>
      <w:marTop w:val="0"/>
      <w:marBottom w:val="0"/>
      <w:divBdr>
        <w:top w:val="none" w:sz="0" w:space="0" w:color="auto"/>
        <w:left w:val="none" w:sz="0" w:space="0" w:color="auto"/>
        <w:bottom w:val="none" w:sz="0" w:space="0" w:color="auto"/>
        <w:right w:val="none" w:sz="0" w:space="0" w:color="auto"/>
      </w:divBdr>
    </w:div>
    <w:div w:id="1622147955">
      <w:bodyDiv w:val="1"/>
      <w:marLeft w:val="0"/>
      <w:marRight w:val="0"/>
      <w:marTop w:val="0"/>
      <w:marBottom w:val="0"/>
      <w:divBdr>
        <w:top w:val="none" w:sz="0" w:space="0" w:color="auto"/>
        <w:left w:val="none" w:sz="0" w:space="0" w:color="auto"/>
        <w:bottom w:val="none" w:sz="0" w:space="0" w:color="auto"/>
        <w:right w:val="none" w:sz="0" w:space="0" w:color="auto"/>
      </w:divBdr>
    </w:div>
    <w:div w:id="1622877750">
      <w:bodyDiv w:val="1"/>
      <w:marLeft w:val="0"/>
      <w:marRight w:val="0"/>
      <w:marTop w:val="0"/>
      <w:marBottom w:val="0"/>
      <w:divBdr>
        <w:top w:val="none" w:sz="0" w:space="0" w:color="auto"/>
        <w:left w:val="none" w:sz="0" w:space="0" w:color="auto"/>
        <w:bottom w:val="none" w:sz="0" w:space="0" w:color="auto"/>
        <w:right w:val="none" w:sz="0" w:space="0" w:color="auto"/>
      </w:divBdr>
    </w:div>
    <w:div w:id="1623031375">
      <w:bodyDiv w:val="1"/>
      <w:marLeft w:val="0"/>
      <w:marRight w:val="0"/>
      <w:marTop w:val="0"/>
      <w:marBottom w:val="0"/>
      <w:divBdr>
        <w:top w:val="none" w:sz="0" w:space="0" w:color="auto"/>
        <w:left w:val="none" w:sz="0" w:space="0" w:color="auto"/>
        <w:bottom w:val="none" w:sz="0" w:space="0" w:color="auto"/>
        <w:right w:val="none" w:sz="0" w:space="0" w:color="auto"/>
      </w:divBdr>
    </w:div>
    <w:div w:id="1623608166">
      <w:bodyDiv w:val="1"/>
      <w:marLeft w:val="0"/>
      <w:marRight w:val="0"/>
      <w:marTop w:val="0"/>
      <w:marBottom w:val="0"/>
      <w:divBdr>
        <w:top w:val="none" w:sz="0" w:space="0" w:color="auto"/>
        <w:left w:val="none" w:sz="0" w:space="0" w:color="auto"/>
        <w:bottom w:val="none" w:sz="0" w:space="0" w:color="auto"/>
        <w:right w:val="none" w:sz="0" w:space="0" w:color="auto"/>
      </w:divBdr>
    </w:div>
    <w:div w:id="1623654676">
      <w:bodyDiv w:val="1"/>
      <w:marLeft w:val="0"/>
      <w:marRight w:val="0"/>
      <w:marTop w:val="0"/>
      <w:marBottom w:val="0"/>
      <w:divBdr>
        <w:top w:val="none" w:sz="0" w:space="0" w:color="auto"/>
        <w:left w:val="none" w:sz="0" w:space="0" w:color="auto"/>
        <w:bottom w:val="none" w:sz="0" w:space="0" w:color="auto"/>
        <w:right w:val="none" w:sz="0" w:space="0" w:color="auto"/>
      </w:divBdr>
    </w:div>
    <w:div w:id="1623683333">
      <w:bodyDiv w:val="1"/>
      <w:marLeft w:val="0"/>
      <w:marRight w:val="0"/>
      <w:marTop w:val="0"/>
      <w:marBottom w:val="0"/>
      <w:divBdr>
        <w:top w:val="none" w:sz="0" w:space="0" w:color="auto"/>
        <w:left w:val="none" w:sz="0" w:space="0" w:color="auto"/>
        <w:bottom w:val="none" w:sz="0" w:space="0" w:color="auto"/>
        <w:right w:val="none" w:sz="0" w:space="0" w:color="auto"/>
      </w:divBdr>
    </w:div>
    <w:div w:id="1624119562">
      <w:bodyDiv w:val="1"/>
      <w:marLeft w:val="0"/>
      <w:marRight w:val="0"/>
      <w:marTop w:val="0"/>
      <w:marBottom w:val="0"/>
      <w:divBdr>
        <w:top w:val="none" w:sz="0" w:space="0" w:color="auto"/>
        <w:left w:val="none" w:sz="0" w:space="0" w:color="auto"/>
        <w:bottom w:val="none" w:sz="0" w:space="0" w:color="auto"/>
        <w:right w:val="none" w:sz="0" w:space="0" w:color="auto"/>
      </w:divBdr>
    </w:div>
    <w:div w:id="1624193679">
      <w:bodyDiv w:val="1"/>
      <w:marLeft w:val="0"/>
      <w:marRight w:val="0"/>
      <w:marTop w:val="0"/>
      <w:marBottom w:val="0"/>
      <w:divBdr>
        <w:top w:val="none" w:sz="0" w:space="0" w:color="auto"/>
        <w:left w:val="none" w:sz="0" w:space="0" w:color="auto"/>
        <w:bottom w:val="none" w:sz="0" w:space="0" w:color="auto"/>
        <w:right w:val="none" w:sz="0" w:space="0" w:color="auto"/>
      </w:divBdr>
    </w:div>
    <w:div w:id="1624340555">
      <w:bodyDiv w:val="1"/>
      <w:marLeft w:val="0"/>
      <w:marRight w:val="0"/>
      <w:marTop w:val="0"/>
      <w:marBottom w:val="0"/>
      <w:divBdr>
        <w:top w:val="none" w:sz="0" w:space="0" w:color="auto"/>
        <w:left w:val="none" w:sz="0" w:space="0" w:color="auto"/>
        <w:bottom w:val="none" w:sz="0" w:space="0" w:color="auto"/>
        <w:right w:val="none" w:sz="0" w:space="0" w:color="auto"/>
      </w:divBdr>
    </w:div>
    <w:div w:id="1624574439">
      <w:bodyDiv w:val="1"/>
      <w:marLeft w:val="0"/>
      <w:marRight w:val="0"/>
      <w:marTop w:val="0"/>
      <w:marBottom w:val="0"/>
      <w:divBdr>
        <w:top w:val="none" w:sz="0" w:space="0" w:color="auto"/>
        <w:left w:val="none" w:sz="0" w:space="0" w:color="auto"/>
        <w:bottom w:val="none" w:sz="0" w:space="0" w:color="auto"/>
        <w:right w:val="none" w:sz="0" w:space="0" w:color="auto"/>
      </w:divBdr>
    </w:div>
    <w:div w:id="1624651008">
      <w:bodyDiv w:val="1"/>
      <w:marLeft w:val="0"/>
      <w:marRight w:val="0"/>
      <w:marTop w:val="0"/>
      <w:marBottom w:val="0"/>
      <w:divBdr>
        <w:top w:val="none" w:sz="0" w:space="0" w:color="auto"/>
        <w:left w:val="none" w:sz="0" w:space="0" w:color="auto"/>
        <w:bottom w:val="none" w:sz="0" w:space="0" w:color="auto"/>
        <w:right w:val="none" w:sz="0" w:space="0" w:color="auto"/>
      </w:divBdr>
    </w:div>
    <w:div w:id="1624656247">
      <w:bodyDiv w:val="1"/>
      <w:marLeft w:val="0"/>
      <w:marRight w:val="0"/>
      <w:marTop w:val="0"/>
      <w:marBottom w:val="0"/>
      <w:divBdr>
        <w:top w:val="none" w:sz="0" w:space="0" w:color="auto"/>
        <w:left w:val="none" w:sz="0" w:space="0" w:color="auto"/>
        <w:bottom w:val="none" w:sz="0" w:space="0" w:color="auto"/>
        <w:right w:val="none" w:sz="0" w:space="0" w:color="auto"/>
      </w:divBdr>
    </w:div>
    <w:div w:id="1624775534">
      <w:bodyDiv w:val="1"/>
      <w:marLeft w:val="0"/>
      <w:marRight w:val="0"/>
      <w:marTop w:val="0"/>
      <w:marBottom w:val="0"/>
      <w:divBdr>
        <w:top w:val="none" w:sz="0" w:space="0" w:color="auto"/>
        <w:left w:val="none" w:sz="0" w:space="0" w:color="auto"/>
        <w:bottom w:val="none" w:sz="0" w:space="0" w:color="auto"/>
        <w:right w:val="none" w:sz="0" w:space="0" w:color="auto"/>
      </w:divBdr>
    </w:div>
    <w:div w:id="1625231864">
      <w:bodyDiv w:val="1"/>
      <w:marLeft w:val="0"/>
      <w:marRight w:val="0"/>
      <w:marTop w:val="0"/>
      <w:marBottom w:val="0"/>
      <w:divBdr>
        <w:top w:val="none" w:sz="0" w:space="0" w:color="auto"/>
        <w:left w:val="none" w:sz="0" w:space="0" w:color="auto"/>
        <w:bottom w:val="none" w:sz="0" w:space="0" w:color="auto"/>
        <w:right w:val="none" w:sz="0" w:space="0" w:color="auto"/>
      </w:divBdr>
    </w:div>
    <w:div w:id="1625303568">
      <w:bodyDiv w:val="1"/>
      <w:marLeft w:val="0"/>
      <w:marRight w:val="0"/>
      <w:marTop w:val="0"/>
      <w:marBottom w:val="0"/>
      <w:divBdr>
        <w:top w:val="none" w:sz="0" w:space="0" w:color="auto"/>
        <w:left w:val="none" w:sz="0" w:space="0" w:color="auto"/>
        <w:bottom w:val="none" w:sz="0" w:space="0" w:color="auto"/>
        <w:right w:val="none" w:sz="0" w:space="0" w:color="auto"/>
      </w:divBdr>
    </w:div>
    <w:div w:id="1625388555">
      <w:bodyDiv w:val="1"/>
      <w:marLeft w:val="0"/>
      <w:marRight w:val="0"/>
      <w:marTop w:val="0"/>
      <w:marBottom w:val="0"/>
      <w:divBdr>
        <w:top w:val="none" w:sz="0" w:space="0" w:color="auto"/>
        <w:left w:val="none" w:sz="0" w:space="0" w:color="auto"/>
        <w:bottom w:val="none" w:sz="0" w:space="0" w:color="auto"/>
        <w:right w:val="none" w:sz="0" w:space="0" w:color="auto"/>
      </w:divBdr>
    </w:div>
    <w:div w:id="1625578465">
      <w:bodyDiv w:val="1"/>
      <w:marLeft w:val="0"/>
      <w:marRight w:val="0"/>
      <w:marTop w:val="0"/>
      <w:marBottom w:val="0"/>
      <w:divBdr>
        <w:top w:val="none" w:sz="0" w:space="0" w:color="auto"/>
        <w:left w:val="none" w:sz="0" w:space="0" w:color="auto"/>
        <w:bottom w:val="none" w:sz="0" w:space="0" w:color="auto"/>
        <w:right w:val="none" w:sz="0" w:space="0" w:color="auto"/>
      </w:divBdr>
    </w:div>
    <w:div w:id="1625693470">
      <w:bodyDiv w:val="1"/>
      <w:marLeft w:val="0"/>
      <w:marRight w:val="0"/>
      <w:marTop w:val="0"/>
      <w:marBottom w:val="0"/>
      <w:divBdr>
        <w:top w:val="none" w:sz="0" w:space="0" w:color="auto"/>
        <w:left w:val="none" w:sz="0" w:space="0" w:color="auto"/>
        <w:bottom w:val="none" w:sz="0" w:space="0" w:color="auto"/>
        <w:right w:val="none" w:sz="0" w:space="0" w:color="auto"/>
      </w:divBdr>
    </w:div>
    <w:div w:id="1625962442">
      <w:bodyDiv w:val="1"/>
      <w:marLeft w:val="0"/>
      <w:marRight w:val="0"/>
      <w:marTop w:val="0"/>
      <w:marBottom w:val="0"/>
      <w:divBdr>
        <w:top w:val="none" w:sz="0" w:space="0" w:color="auto"/>
        <w:left w:val="none" w:sz="0" w:space="0" w:color="auto"/>
        <w:bottom w:val="none" w:sz="0" w:space="0" w:color="auto"/>
        <w:right w:val="none" w:sz="0" w:space="0" w:color="auto"/>
      </w:divBdr>
    </w:div>
    <w:div w:id="1626037654">
      <w:bodyDiv w:val="1"/>
      <w:marLeft w:val="0"/>
      <w:marRight w:val="0"/>
      <w:marTop w:val="0"/>
      <w:marBottom w:val="0"/>
      <w:divBdr>
        <w:top w:val="none" w:sz="0" w:space="0" w:color="auto"/>
        <w:left w:val="none" w:sz="0" w:space="0" w:color="auto"/>
        <w:bottom w:val="none" w:sz="0" w:space="0" w:color="auto"/>
        <w:right w:val="none" w:sz="0" w:space="0" w:color="auto"/>
      </w:divBdr>
    </w:div>
    <w:div w:id="1626082167">
      <w:bodyDiv w:val="1"/>
      <w:marLeft w:val="0"/>
      <w:marRight w:val="0"/>
      <w:marTop w:val="0"/>
      <w:marBottom w:val="0"/>
      <w:divBdr>
        <w:top w:val="none" w:sz="0" w:space="0" w:color="auto"/>
        <w:left w:val="none" w:sz="0" w:space="0" w:color="auto"/>
        <w:bottom w:val="none" w:sz="0" w:space="0" w:color="auto"/>
        <w:right w:val="none" w:sz="0" w:space="0" w:color="auto"/>
      </w:divBdr>
    </w:div>
    <w:div w:id="1626082964">
      <w:bodyDiv w:val="1"/>
      <w:marLeft w:val="0"/>
      <w:marRight w:val="0"/>
      <w:marTop w:val="0"/>
      <w:marBottom w:val="0"/>
      <w:divBdr>
        <w:top w:val="none" w:sz="0" w:space="0" w:color="auto"/>
        <w:left w:val="none" w:sz="0" w:space="0" w:color="auto"/>
        <w:bottom w:val="none" w:sz="0" w:space="0" w:color="auto"/>
        <w:right w:val="none" w:sz="0" w:space="0" w:color="auto"/>
      </w:divBdr>
    </w:div>
    <w:div w:id="1626306098">
      <w:bodyDiv w:val="1"/>
      <w:marLeft w:val="0"/>
      <w:marRight w:val="0"/>
      <w:marTop w:val="0"/>
      <w:marBottom w:val="0"/>
      <w:divBdr>
        <w:top w:val="none" w:sz="0" w:space="0" w:color="auto"/>
        <w:left w:val="none" w:sz="0" w:space="0" w:color="auto"/>
        <w:bottom w:val="none" w:sz="0" w:space="0" w:color="auto"/>
        <w:right w:val="none" w:sz="0" w:space="0" w:color="auto"/>
      </w:divBdr>
    </w:div>
    <w:div w:id="1626354916">
      <w:bodyDiv w:val="1"/>
      <w:marLeft w:val="0"/>
      <w:marRight w:val="0"/>
      <w:marTop w:val="0"/>
      <w:marBottom w:val="0"/>
      <w:divBdr>
        <w:top w:val="none" w:sz="0" w:space="0" w:color="auto"/>
        <w:left w:val="none" w:sz="0" w:space="0" w:color="auto"/>
        <w:bottom w:val="none" w:sz="0" w:space="0" w:color="auto"/>
        <w:right w:val="none" w:sz="0" w:space="0" w:color="auto"/>
      </w:divBdr>
    </w:div>
    <w:div w:id="1626542528">
      <w:bodyDiv w:val="1"/>
      <w:marLeft w:val="0"/>
      <w:marRight w:val="0"/>
      <w:marTop w:val="0"/>
      <w:marBottom w:val="0"/>
      <w:divBdr>
        <w:top w:val="none" w:sz="0" w:space="0" w:color="auto"/>
        <w:left w:val="none" w:sz="0" w:space="0" w:color="auto"/>
        <w:bottom w:val="none" w:sz="0" w:space="0" w:color="auto"/>
        <w:right w:val="none" w:sz="0" w:space="0" w:color="auto"/>
      </w:divBdr>
    </w:div>
    <w:div w:id="1626544324">
      <w:bodyDiv w:val="1"/>
      <w:marLeft w:val="0"/>
      <w:marRight w:val="0"/>
      <w:marTop w:val="0"/>
      <w:marBottom w:val="0"/>
      <w:divBdr>
        <w:top w:val="none" w:sz="0" w:space="0" w:color="auto"/>
        <w:left w:val="none" w:sz="0" w:space="0" w:color="auto"/>
        <w:bottom w:val="none" w:sz="0" w:space="0" w:color="auto"/>
        <w:right w:val="none" w:sz="0" w:space="0" w:color="auto"/>
      </w:divBdr>
    </w:div>
    <w:div w:id="1626615894">
      <w:bodyDiv w:val="1"/>
      <w:marLeft w:val="0"/>
      <w:marRight w:val="0"/>
      <w:marTop w:val="0"/>
      <w:marBottom w:val="0"/>
      <w:divBdr>
        <w:top w:val="none" w:sz="0" w:space="0" w:color="auto"/>
        <w:left w:val="none" w:sz="0" w:space="0" w:color="auto"/>
        <w:bottom w:val="none" w:sz="0" w:space="0" w:color="auto"/>
        <w:right w:val="none" w:sz="0" w:space="0" w:color="auto"/>
      </w:divBdr>
    </w:div>
    <w:div w:id="1626623663">
      <w:bodyDiv w:val="1"/>
      <w:marLeft w:val="0"/>
      <w:marRight w:val="0"/>
      <w:marTop w:val="0"/>
      <w:marBottom w:val="0"/>
      <w:divBdr>
        <w:top w:val="none" w:sz="0" w:space="0" w:color="auto"/>
        <w:left w:val="none" w:sz="0" w:space="0" w:color="auto"/>
        <w:bottom w:val="none" w:sz="0" w:space="0" w:color="auto"/>
        <w:right w:val="none" w:sz="0" w:space="0" w:color="auto"/>
      </w:divBdr>
    </w:div>
    <w:div w:id="1626890374">
      <w:bodyDiv w:val="1"/>
      <w:marLeft w:val="0"/>
      <w:marRight w:val="0"/>
      <w:marTop w:val="0"/>
      <w:marBottom w:val="0"/>
      <w:divBdr>
        <w:top w:val="none" w:sz="0" w:space="0" w:color="auto"/>
        <w:left w:val="none" w:sz="0" w:space="0" w:color="auto"/>
        <w:bottom w:val="none" w:sz="0" w:space="0" w:color="auto"/>
        <w:right w:val="none" w:sz="0" w:space="0" w:color="auto"/>
      </w:divBdr>
    </w:div>
    <w:div w:id="1627081508">
      <w:bodyDiv w:val="1"/>
      <w:marLeft w:val="0"/>
      <w:marRight w:val="0"/>
      <w:marTop w:val="0"/>
      <w:marBottom w:val="0"/>
      <w:divBdr>
        <w:top w:val="none" w:sz="0" w:space="0" w:color="auto"/>
        <w:left w:val="none" w:sz="0" w:space="0" w:color="auto"/>
        <w:bottom w:val="none" w:sz="0" w:space="0" w:color="auto"/>
        <w:right w:val="none" w:sz="0" w:space="0" w:color="auto"/>
      </w:divBdr>
    </w:div>
    <w:div w:id="1627154712">
      <w:bodyDiv w:val="1"/>
      <w:marLeft w:val="0"/>
      <w:marRight w:val="0"/>
      <w:marTop w:val="0"/>
      <w:marBottom w:val="0"/>
      <w:divBdr>
        <w:top w:val="none" w:sz="0" w:space="0" w:color="auto"/>
        <w:left w:val="none" w:sz="0" w:space="0" w:color="auto"/>
        <w:bottom w:val="none" w:sz="0" w:space="0" w:color="auto"/>
        <w:right w:val="none" w:sz="0" w:space="0" w:color="auto"/>
      </w:divBdr>
    </w:div>
    <w:div w:id="1627421405">
      <w:bodyDiv w:val="1"/>
      <w:marLeft w:val="0"/>
      <w:marRight w:val="0"/>
      <w:marTop w:val="0"/>
      <w:marBottom w:val="0"/>
      <w:divBdr>
        <w:top w:val="none" w:sz="0" w:space="0" w:color="auto"/>
        <w:left w:val="none" w:sz="0" w:space="0" w:color="auto"/>
        <w:bottom w:val="none" w:sz="0" w:space="0" w:color="auto"/>
        <w:right w:val="none" w:sz="0" w:space="0" w:color="auto"/>
      </w:divBdr>
    </w:div>
    <w:div w:id="1627466348">
      <w:bodyDiv w:val="1"/>
      <w:marLeft w:val="0"/>
      <w:marRight w:val="0"/>
      <w:marTop w:val="0"/>
      <w:marBottom w:val="0"/>
      <w:divBdr>
        <w:top w:val="none" w:sz="0" w:space="0" w:color="auto"/>
        <w:left w:val="none" w:sz="0" w:space="0" w:color="auto"/>
        <w:bottom w:val="none" w:sz="0" w:space="0" w:color="auto"/>
        <w:right w:val="none" w:sz="0" w:space="0" w:color="auto"/>
      </w:divBdr>
    </w:div>
    <w:div w:id="1627588664">
      <w:bodyDiv w:val="1"/>
      <w:marLeft w:val="0"/>
      <w:marRight w:val="0"/>
      <w:marTop w:val="0"/>
      <w:marBottom w:val="0"/>
      <w:divBdr>
        <w:top w:val="none" w:sz="0" w:space="0" w:color="auto"/>
        <w:left w:val="none" w:sz="0" w:space="0" w:color="auto"/>
        <w:bottom w:val="none" w:sz="0" w:space="0" w:color="auto"/>
        <w:right w:val="none" w:sz="0" w:space="0" w:color="auto"/>
      </w:divBdr>
    </w:div>
    <w:div w:id="1627615878">
      <w:bodyDiv w:val="1"/>
      <w:marLeft w:val="0"/>
      <w:marRight w:val="0"/>
      <w:marTop w:val="0"/>
      <w:marBottom w:val="0"/>
      <w:divBdr>
        <w:top w:val="none" w:sz="0" w:space="0" w:color="auto"/>
        <w:left w:val="none" w:sz="0" w:space="0" w:color="auto"/>
        <w:bottom w:val="none" w:sz="0" w:space="0" w:color="auto"/>
        <w:right w:val="none" w:sz="0" w:space="0" w:color="auto"/>
      </w:divBdr>
    </w:div>
    <w:div w:id="1627665256">
      <w:bodyDiv w:val="1"/>
      <w:marLeft w:val="0"/>
      <w:marRight w:val="0"/>
      <w:marTop w:val="0"/>
      <w:marBottom w:val="0"/>
      <w:divBdr>
        <w:top w:val="none" w:sz="0" w:space="0" w:color="auto"/>
        <w:left w:val="none" w:sz="0" w:space="0" w:color="auto"/>
        <w:bottom w:val="none" w:sz="0" w:space="0" w:color="auto"/>
        <w:right w:val="none" w:sz="0" w:space="0" w:color="auto"/>
      </w:divBdr>
    </w:div>
    <w:div w:id="1628006651">
      <w:bodyDiv w:val="1"/>
      <w:marLeft w:val="0"/>
      <w:marRight w:val="0"/>
      <w:marTop w:val="0"/>
      <w:marBottom w:val="0"/>
      <w:divBdr>
        <w:top w:val="none" w:sz="0" w:space="0" w:color="auto"/>
        <w:left w:val="none" w:sz="0" w:space="0" w:color="auto"/>
        <w:bottom w:val="none" w:sz="0" w:space="0" w:color="auto"/>
        <w:right w:val="none" w:sz="0" w:space="0" w:color="auto"/>
      </w:divBdr>
    </w:div>
    <w:div w:id="1628119781">
      <w:bodyDiv w:val="1"/>
      <w:marLeft w:val="0"/>
      <w:marRight w:val="0"/>
      <w:marTop w:val="0"/>
      <w:marBottom w:val="0"/>
      <w:divBdr>
        <w:top w:val="none" w:sz="0" w:space="0" w:color="auto"/>
        <w:left w:val="none" w:sz="0" w:space="0" w:color="auto"/>
        <w:bottom w:val="none" w:sz="0" w:space="0" w:color="auto"/>
        <w:right w:val="none" w:sz="0" w:space="0" w:color="auto"/>
      </w:divBdr>
    </w:div>
    <w:div w:id="1628120671">
      <w:bodyDiv w:val="1"/>
      <w:marLeft w:val="0"/>
      <w:marRight w:val="0"/>
      <w:marTop w:val="0"/>
      <w:marBottom w:val="0"/>
      <w:divBdr>
        <w:top w:val="none" w:sz="0" w:space="0" w:color="auto"/>
        <w:left w:val="none" w:sz="0" w:space="0" w:color="auto"/>
        <w:bottom w:val="none" w:sz="0" w:space="0" w:color="auto"/>
        <w:right w:val="none" w:sz="0" w:space="0" w:color="auto"/>
      </w:divBdr>
    </w:div>
    <w:div w:id="1628201147">
      <w:bodyDiv w:val="1"/>
      <w:marLeft w:val="0"/>
      <w:marRight w:val="0"/>
      <w:marTop w:val="0"/>
      <w:marBottom w:val="0"/>
      <w:divBdr>
        <w:top w:val="none" w:sz="0" w:space="0" w:color="auto"/>
        <w:left w:val="none" w:sz="0" w:space="0" w:color="auto"/>
        <w:bottom w:val="none" w:sz="0" w:space="0" w:color="auto"/>
        <w:right w:val="none" w:sz="0" w:space="0" w:color="auto"/>
      </w:divBdr>
    </w:div>
    <w:div w:id="1628202457">
      <w:bodyDiv w:val="1"/>
      <w:marLeft w:val="0"/>
      <w:marRight w:val="0"/>
      <w:marTop w:val="0"/>
      <w:marBottom w:val="0"/>
      <w:divBdr>
        <w:top w:val="none" w:sz="0" w:space="0" w:color="auto"/>
        <w:left w:val="none" w:sz="0" w:space="0" w:color="auto"/>
        <w:bottom w:val="none" w:sz="0" w:space="0" w:color="auto"/>
        <w:right w:val="none" w:sz="0" w:space="0" w:color="auto"/>
      </w:divBdr>
    </w:div>
    <w:div w:id="1628244966">
      <w:bodyDiv w:val="1"/>
      <w:marLeft w:val="0"/>
      <w:marRight w:val="0"/>
      <w:marTop w:val="0"/>
      <w:marBottom w:val="0"/>
      <w:divBdr>
        <w:top w:val="none" w:sz="0" w:space="0" w:color="auto"/>
        <w:left w:val="none" w:sz="0" w:space="0" w:color="auto"/>
        <w:bottom w:val="none" w:sz="0" w:space="0" w:color="auto"/>
        <w:right w:val="none" w:sz="0" w:space="0" w:color="auto"/>
      </w:divBdr>
    </w:div>
    <w:div w:id="1628438738">
      <w:bodyDiv w:val="1"/>
      <w:marLeft w:val="0"/>
      <w:marRight w:val="0"/>
      <w:marTop w:val="0"/>
      <w:marBottom w:val="0"/>
      <w:divBdr>
        <w:top w:val="none" w:sz="0" w:space="0" w:color="auto"/>
        <w:left w:val="none" w:sz="0" w:space="0" w:color="auto"/>
        <w:bottom w:val="none" w:sz="0" w:space="0" w:color="auto"/>
        <w:right w:val="none" w:sz="0" w:space="0" w:color="auto"/>
      </w:divBdr>
    </w:div>
    <w:div w:id="1628507768">
      <w:bodyDiv w:val="1"/>
      <w:marLeft w:val="0"/>
      <w:marRight w:val="0"/>
      <w:marTop w:val="0"/>
      <w:marBottom w:val="0"/>
      <w:divBdr>
        <w:top w:val="none" w:sz="0" w:space="0" w:color="auto"/>
        <w:left w:val="none" w:sz="0" w:space="0" w:color="auto"/>
        <w:bottom w:val="none" w:sz="0" w:space="0" w:color="auto"/>
        <w:right w:val="none" w:sz="0" w:space="0" w:color="auto"/>
      </w:divBdr>
    </w:div>
    <w:div w:id="1628586921">
      <w:bodyDiv w:val="1"/>
      <w:marLeft w:val="0"/>
      <w:marRight w:val="0"/>
      <w:marTop w:val="0"/>
      <w:marBottom w:val="0"/>
      <w:divBdr>
        <w:top w:val="none" w:sz="0" w:space="0" w:color="auto"/>
        <w:left w:val="none" w:sz="0" w:space="0" w:color="auto"/>
        <w:bottom w:val="none" w:sz="0" w:space="0" w:color="auto"/>
        <w:right w:val="none" w:sz="0" w:space="0" w:color="auto"/>
      </w:divBdr>
    </w:div>
    <w:div w:id="1628706014">
      <w:bodyDiv w:val="1"/>
      <w:marLeft w:val="0"/>
      <w:marRight w:val="0"/>
      <w:marTop w:val="0"/>
      <w:marBottom w:val="0"/>
      <w:divBdr>
        <w:top w:val="none" w:sz="0" w:space="0" w:color="auto"/>
        <w:left w:val="none" w:sz="0" w:space="0" w:color="auto"/>
        <w:bottom w:val="none" w:sz="0" w:space="0" w:color="auto"/>
        <w:right w:val="none" w:sz="0" w:space="0" w:color="auto"/>
      </w:divBdr>
    </w:div>
    <w:div w:id="1628707374">
      <w:bodyDiv w:val="1"/>
      <w:marLeft w:val="0"/>
      <w:marRight w:val="0"/>
      <w:marTop w:val="0"/>
      <w:marBottom w:val="0"/>
      <w:divBdr>
        <w:top w:val="none" w:sz="0" w:space="0" w:color="auto"/>
        <w:left w:val="none" w:sz="0" w:space="0" w:color="auto"/>
        <w:bottom w:val="none" w:sz="0" w:space="0" w:color="auto"/>
        <w:right w:val="none" w:sz="0" w:space="0" w:color="auto"/>
      </w:divBdr>
    </w:div>
    <w:div w:id="1628778864">
      <w:bodyDiv w:val="1"/>
      <w:marLeft w:val="0"/>
      <w:marRight w:val="0"/>
      <w:marTop w:val="0"/>
      <w:marBottom w:val="0"/>
      <w:divBdr>
        <w:top w:val="none" w:sz="0" w:space="0" w:color="auto"/>
        <w:left w:val="none" w:sz="0" w:space="0" w:color="auto"/>
        <w:bottom w:val="none" w:sz="0" w:space="0" w:color="auto"/>
        <w:right w:val="none" w:sz="0" w:space="0" w:color="auto"/>
      </w:divBdr>
    </w:div>
    <w:div w:id="1628925775">
      <w:bodyDiv w:val="1"/>
      <w:marLeft w:val="0"/>
      <w:marRight w:val="0"/>
      <w:marTop w:val="0"/>
      <w:marBottom w:val="0"/>
      <w:divBdr>
        <w:top w:val="none" w:sz="0" w:space="0" w:color="auto"/>
        <w:left w:val="none" w:sz="0" w:space="0" w:color="auto"/>
        <w:bottom w:val="none" w:sz="0" w:space="0" w:color="auto"/>
        <w:right w:val="none" w:sz="0" w:space="0" w:color="auto"/>
      </w:divBdr>
    </w:div>
    <w:div w:id="1628974085">
      <w:bodyDiv w:val="1"/>
      <w:marLeft w:val="0"/>
      <w:marRight w:val="0"/>
      <w:marTop w:val="0"/>
      <w:marBottom w:val="0"/>
      <w:divBdr>
        <w:top w:val="none" w:sz="0" w:space="0" w:color="auto"/>
        <w:left w:val="none" w:sz="0" w:space="0" w:color="auto"/>
        <w:bottom w:val="none" w:sz="0" w:space="0" w:color="auto"/>
        <w:right w:val="none" w:sz="0" w:space="0" w:color="auto"/>
      </w:divBdr>
    </w:div>
    <w:div w:id="1629120356">
      <w:bodyDiv w:val="1"/>
      <w:marLeft w:val="0"/>
      <w:marRight w:val="0"/>
      <w:marTop w:val="0"/>
      <w:marBottom w:val="0"/>
      <w:divBdr>
        <w:top w:val="none" w:sz="0" w:space="0" w:color="auto"/>
        <w:left w:val="none" w:sz="0" w:space="0" w:color="auto"/>
        <w:bottom w:val="none" w:sz="0" w:space="0" w:color="auto"/>
        <w:right w:val="none" w:sz="0" w:space="0" w:color="auto"/>
      </w:divBdr>
    </w:div>
    <w:div w:id="1629124769">
      <w:bodyDiv w:val="1"/>
      <w:marLeft w:val="0"/>
      <w:marRight w:val="0"/>
      <w:marTop w:val="0"/>
      <w:marBottom w:val="0"/>
      <w:divBdr>
        <w:top w:val="none" w:sz="0" w:space="0" w:color="auto"/>
        <w:left w:val="none" w:sz="0" w:space="0" w:color="auto"/>
        <w:bottom w:val="none" w:sz="0" w:space="0" w:color="auto"/>
        <w:right w:val="none" w:sz="0" w:space="0" w:color="auto"/>
      </w:divBdr>
    </w:div>
    <w:div w:id="1629239576">
      <w:bodyDiv w:val="1"/>
      <w:marLeft w:val="0"/>
      <w:marRight w:val="0"/>
      <w:marTop w:val="0"/>
      <w:marBottom w:val="0"/>
      <w:divBdr>
        <w:top w:val="none" w:sz="0" w:space="0" w:color="auto"/>
        <w:left w:val="none" w:sz="0" w:space="0" w:color="auto"/>
        <w:bottom w:val="none" w:sz="0" w:space="0" w:color="auto"/>
        <w:right w:val="none" w:sz="0" w:space="0" w:color="auto"/>
      </w:divBdr>
    </w:div>
    <w:div w:id="1629314574">
      <w:bodyDiv w:val="1"/>
      <w:marLeft w:val="0"/>
      <w:marRight w:val="0"/>
      <w:marTop w:val="0"/>
      <w:marBottom w:val="0"/>
      <w:divBdr>
        <w:top w:val="none" w:sz="0" w:space="0" w:color="auto"/>
        <w:left w:val="none" w:sz="0" w:space="0" w:color="auto"/>
        <w:bottom w:val="none" w:sz="0" w:space="0" w:color="auto"/>
        <w:right w:val="none" w:sz="0" w:space="0" w:color="auto"/>
      </w:divBdr>
    </w:div>
    <w:div w:id="1629318918">
      <w:bodyDiv w:val="1"/>
      <w:marLeft w:val="0"/>
      <w:marRight w:val="0"/>
      <w:marTop w:val="0"/>
      <w:marBottom w:val="0"/>
      <w:divBdr>
        <w:top w:val="none" w:sz="0" w:space="0" w:color="auto"/>
        <w:left w:val="none" w:sz="0" w:space="0" w:color="auto"/>
        <w:bottom w:val="none" w:sz="0" w:space="0" w:color="auto"/>
        <w:right w:val="none" w:sz="0" w:space="0" w:color="auto"/>
      </w:divBdr>
    </w:div>
    <w:div w:id="1629432690">
      <w:bodyDiv w:val="1"/>
      <w:marLeft w:val="0"/>
      <w:marRight w:val="0"/>
      <w:marTop w:val="0"/>
      <w:marBottom w:val="0"/>
      <w:divBdr>
        <w:top w:val="none" w:sz="0" w:space="0" w:color="auto"/>
        <w:left w:val="none" w:sz="0" w:space="0" w:color="auto"/>
        <w:bottom w:val="none" w:sz="0" w:space="0" w:color="auto"/>
        <w:right w:val="none" w:sz="0" w:space="0" w:color="auto"/>
      </w:divBdr>
    </w:div>
    <w:div w:id="1629622212">
      <w:bodyDiv w:val="1"/>
      <w:marLeft w:val="0"/>
      <w:marRight w:val="0"/>
      <w:marTop w:val="0"/>
      <w:marBottom w:val="0"/>
      <w:divBdr>
        <w:top w:val="none" w:sz="0" w:space="0" w:color="auto"/>
        <w:left w:val="none" w:sz="0" w:space="0" w:color="auto"/>
        <w:bottom w:val="none" w:sz="0" w:space="0" w:color="auto"/>
        <w:right w:val="none" w:sz="0" w:space="0" w:color="auto"/>
      </w:divBdr>
    </w:div>
    <w:div w:id="1630284110">
      <w:bodyDiv w:val="1"/>
      <w:marLeft w:val="0"/>
      <w:marRight w:val="0"/>
      <w:marTop w:val="0"/>
      <w:marBottom w:val="0"/>
      <w:divBdr>
        <w:top w:val="none" w:sz="0" w:space="0" w:color="auto"/>
        <w:left w:val="none" w:sz="0" w:space="0" w:color="auto"/>
        <w:bottom w:val="none" w:sz="0" w:space="0" w:color="auto"/>
        <w:right w:val="none" w:sz="0" w:space="0" w:color="auto"/>
      </w:divBdr>
    </w:div>
    <w:div w:id="1630352999">
      <w:bodyDiv w:val="1"/>
      <w:marLeft w:val="0"/>
      <w:marRight w:val="0"/>
      <w:marTop w:val="0"/>
      <w:marBottom w:val="0"/>
      <w:divBdr>
        <w:top w:val="none" w:sz="0" w:space="0" w:color="auto"/>
        <w:left w:val="none" w:sz="0" w:space="0" w:color="auto"/>
        <w:bottom w:val="none" w:sz="0" w:space="0" w:color="auto"/>
        <w:right w:val="none" w:sz="0" w:space="0" w:color="auto"/>
      </w:divBdr>
    </w:div>
    <w:div w:id="1630472952">
      <w:bodyDiv w:val="1"/>
      <w:marLeft w:val="0"/>
      <w:marRight w:val="0"/>
      <w:marTop w:val="0"/>
      <w:marBottom w:val="0"/>
      <w:divBdr>
        <w:top w:val="none" w:sz="0" w:space="0" w:color="auto"/>
        <w:left w:val="none" w:sz="0" w:space="0" w:color="auto"/>
        <w:bottom w:val="none" w:sz="0" w:space="0" w:color="auto"/>
        <w:right w:val="none" w:sz="0" w:space="0" w:color="auto"/>
      </w:divBdr>
    </w:div>
    <w:div w:id="1630671829">
      <w:bodyDiv w:val="1"/>
      <w:marLeft w:val="0"/>
      <w:marRight w:val="0"/>
      <w:marTop w:val="0"/>
      <w:marBottom w:val="0"/>
      <w:divBdr>
        <w:top w:val="none" w:sz="0" w:space="0" w:color="auto"/>
        <w:left w:val="none" w:sz="0" w:space="0" w:color="auto"/>
        <w:bottom w:val="none" w:sz="0" w:space="0" w:color="auto"/>
        <w:right w:val="none" w:sz="0" w:space="0" w:color="auto"/>
      </w:divBdr>
    </w:div>
    <w:div w:id="1631085530">
      <w:bodyDiv w:val="1"/>
      <w:marLeft w:val="0"/>
      <w:marRight w:val="0"/>
      <w:marTop w:val="0"/>
      <w:marBottom w:val="0"/>
      <w:divBdr>
        <w:top w:val="none" w:sz="0" w:space="0" w:color="auto"/>
        <w:left w:val="none" w:sz="0" w:space="0" w:color="auto"/>
        <w:bottom w:val="none" w:sz="0" w:space="0" w:color="auto"/>
        <w:right w:val="none" w:sz="0" w:space="0" w:color="auto"/>
      </w:divBdr>
    </w:div>
    <w:div w:id="1631090757">
      <w:bodyDiv w:val="1"/>
      <w:marLeft w:val="0"/>
      <w:marRight w:val="0"/>
      <w:marTop w:val="0"/>
      <w:marBottom w:val="0"/>
      <w:divBdr>
        <w:top w:val="none" w:sz="0" w:space="0" w:color="auto"/>
        <w:left w:val="none" w:sz="0" w:space="0" w:color="auto"/>
        <w:bottom w:val="none" w:sz="0" w:space="0" w:color="auto"/>
        <w:right w:val="none" w:sz="0" w:space="0" w:color="auto"/>
      </w:divBdr>
    </w:div>
    <w:div w:id="1631672527">
      <w:bodyDiv w:val="1"/>
      <w:marLeft w:val="0"/>
      <w:marRight w:val="0"/>
      <w:marTop w:val="0"/>
      <w:marBottom w:val="0"/>
      <w:divBdr>
        <w:top w:val="none" w:sz="0" w:space="0" w:color="auto"/>
        <w:left w:val="none" w:sz="0" w:space="0" w:color="auto"/>
        <w:bottom w:val="none" w:sz="0" w:space="0" w:color="auto"/>
        <w:right w:val="none" w:sz="0" w:space="0" w:color="auto"/>
      </w:divBdr>
    </w:div>
    <w:div w:id="1631787555">
      <w:bodyDiv w:val="1"/>
      <w:marLeft w:val="0"/>
      <w:marRight w:val="0"/>
      <w:marTop w:val="0"/>
      <w:marBottom w:val="0"/>
      <w:divBdr>
        <w:top w:val="none" w:sz="0" w:space="0" w:color="auto"/>
        <w:left w:val="none" w:sz="0" w:space="0" w:color="auto"/>
        <w:bottom w:val="none" w:sz="0" w:space="0" w:color="auto"/>
        <w:right w:val="none" w:sz="0" w:space="0" w:color="auto"/>
      </w:divBdr>
    </w:div>
    <w:div w:id="1631981226">
      <w:bodyDiv w:val="1"/>
      <w:marLeft w:val="0"/>
      <w:marRight w:val="0"/>
      <w:marTop w:val="0"/>
      <w:marBottom w:val="0"/>
      <w:divBdr>
        <w:top w:val="none" w:sz="0" w:space="0" w:color="auto"/>
        <w:left w:val="none" w:sz="0" w:space="0" w:color="auto"/>
        <w:bottom w:val="none" w:sz="0" w:space="0" w:color="auto"/>
        <w:right w:val="none" w:sz="0" w:space="0" w:color="auto"/>
      </w:divBdr>
    </w:div>
    <w:div w:id="1632249500">
      <w:bodyDiv w:val="1"/>
      <w:marLeft w:val="0"/>
      <w:marRight w:val="0"/>
      <w:marTop w:val="0"/>
      <w:marBottom w:val="0"/>
      <w:divBdr>
        <w:top w:val="none" w:sz="0" w:space="0" w:color="auto"/>
        <w:left w:val="none" w:sz="0" w:space="0" w:color="auto"/>
        <w:bottom w:val="none" w:sz="0" w:space="0" w:color="auto"/>
        <w:right w:val="none" w:sz="0" w:space="0" w:color="auto"/>
      </w:divBdr>
    </w:div>
    <w:div w:id="1632443309">
      <w:bodyDiv w:val="1"/>
      <w:marLeft w:val="0"/>
      <w:marRight w:val="0"/>
      <w:marTop w:val="0"/>
      <w:marBottom w:val="0"/>
      <w:divBdr>
        <w:top w:val="none" w:sz="0" w:space="0" w:color="auto"/>
        <w:left w:val="none" w:sz="0" w:space="0" w:color="auto"/>
        <w:bottom w:val="none" w:sz="0" w:space="0" w:color="auto"/>
        <w:right w:val="none" w:sz="0" w:space="0" w:color="auto"/>
      </w:divBdr>
    </w:div>
    <w:div w:id="1632517758">
      <w:bodyDiv w:val="1"/>
      <w:marLeft w:val="0"/>
      <w:marRight w:val="0"/>
      <w:marTop w:val="0"/>
      <w:marBottom w:val="0"/>
      <w:divBdr>
        <w:top w:val="none" w:sz="0" w:space="0" w:color="auto"/>
        <w:left w:val="none" w:sz="0" w:space="0" w:color="auto"/>
        <w:bottom w:val="none" w:sz="0" w:space="0" w:color="auto"/>
        <w:right w:val="none" w:sz="0" w:space="0" w:color="auto"/>
      </w:divBdr>
    </w:div>
    <w:div w:id="1632592094">
      <w:bodyDiv w:val="1"/>
      <w:marLeft w:val="0"/>
      <w:marRight w:val="0"/>
      <w:marTop w:val="0"/>
      <w:marBottom w:val="0"/>
      <w:divBdr>
        <w:top w:val="none" w:sz="0" w:space="0" w:color="auto"/>
        <w:left w:val="none" w:sz="0" w:space="0" w:color="auto"/>
        <w:bottom w:val="none" w:sz="0" w:space="0" w:color="auto"/>
        <w:right w:val="none" w:sz="0" w:space="0" w:color="auto"/>
      </w:divBdr>
    </w:div>
    <w:div w:id="1632788388">
      <w:bodyDiv w:val="1"/>
      <w:marLeft w:val="0"/>
      <w:marRight w:val="0"/>
      <w:marTop w:val="0"/>
      <w:marBottom w:val="0"/>
      <w:divBdr>
        <w:top w:val="none" w:sz="0" w:space="0" w:color="auto"/>
        <w:left w:val="none" w:sz="0" w:space="0" w:color="auto"/>
        <w:bottom w:val="none" w:sz="0" w:space="0" w:color="auto"/>
        <w:right w:val="none" w:sz="0" w:space="0" w:color="auto"/>
      </w:divBdr>
    </w:div>
    <w:div w:id="1633438162">
      <w:bodyDiv w:val="1"/>
      <w:marLeft w:val="0"/>
      <w:marRight w:val="0"/>
      <w:marTop w:val="0"/>
      <w:marBottom w:val="0"/>
      <w:divBdr>
        <w:top w:val="none" w:sz="0" w:space="0" w:color="auto"/>
        <w:left w:val="none" w:sz="0" w:space="0" w:color="auto"/>
        <w:bottom w:val="none" w:sz="0" w:space="0" w:color="auto"/>
        <w:right w:val="none" w:sz="0" w:space="0" w:color="auto"/>
      </w:divBdr>
    </w:div>
    <w:div w:id="1633444294">
      <w:bodyDiv w:val="1"/>
      <w:marLeft w:val="0"/>
      <w:marRight w:val="0"/>
      <w:marTop w:val="0"/>
      <w:marBottom w:val="0"/>
      <w:divBdr>
        <w:top w:val="none" w:sz="0" w:space="0" w:color="auto"/>
        <w:left w:val="none" w:sz="0" w:space="0" w:color="auto"/>
        <w:bottom w:val="none" w:sz="0" w:space="0" w:color="auto"/>
        <w:right w:val="none" w:sz="0" w:space="0" w:color="auto"/>
      </w:divBdr>
    </w:div>
    <w:div w:id="1633753286">
      <w:bodyDiv w:val="1"/>
      <w:marLeft w:val="0"/>
      <w:marRight w:val="0"/>
      <w:marTop w:val="0"/>
      <w:marBottom w:val="0"/>
      <w:divBdr>
        <w:top w:val="none" w:sz="0" w:space="0" w:color="auto"/>
        <w:left w:val="none" w:sz="0" w:space="0" w:color="auto"/>
        <w:bottom w:val="none" w:sz="0" w:space="0" w:color="auto"/>
        <w:right w:val="none" w:sz="0" w:space="0" w:color="auto"/>
      </w:divBdr>
    </w:div>
    <w:div w:id="1634019407">
      <w:bodyDiv w:val="1"/>
      <w:marLeft w:val="0"/>
      <w:marRight w:val="0"/>
      <w:marTop w:val="0"/>
      <w:marBottom w:val="0"/>
      <w:divBdr>
        <w:top w:val="none" w:sz="0" w:space="0" w:color="auto"/>
        <w:left w:val="none" w:sz="0" w:space="0" w:color="auto"/>
        <w:bottom w:val="none" w:sz="0" w:space="0" w:color="auto"/>
        <w:right w:val="none" w:sz="0" w:space="0" w:color="auto"/>
      </w:divBdr>
    </w:div>
    <w:div w:id="1634217291">
      <w:bodyDiv w:val="1"/>
      <w:marLeft w:val="0"/>
      <w:marRight w:val="0"/>
      <w:marTop w:val="0"/>
      <w:marBottom w:val="0"/>
      <w:divBdr>
        <w:top w:val="none" w:sz="0" w:space="0" w:color="auto"/>
        <w:left w:val="none" w:sz="0" w:space="0" w:color="auto"/>
        <w:bottom w:val="none" w:sz="0" w:space="0" w:color="auto"/>
        <w:right w:val="none" w:sz="0" w:space="0" w:color="auto"/>
      </w:divBdr>
    </w:div>
    <w:div w:id="1634289092">
      <w:bodyDiv w:val="1"/>
      <w:marLeft w:val="0"/>
      <w:marRight w:val="0"/>
      <w:marTop w:val="0"/>
      <w:marBottom w:val="0"/>
      <w:divBdr>
        <w:top w:val="none" w:sz="0" w:space="0" w:color="auto"/>
        <w:left w:val="none" w:sz="0" w:space="0" w:color="auto"/>
        <w:bottom w:val="none" w:sz="0" w:space="0" w:color="auto"/>
        <w:right w:val="none" w:sz="0" w:space="0" w:color="auto"/>
      </w:divBdr>
    </w:div>
    <w:div w:id="1634486091">
      <w:bodyDiv w:val="1"/>
      <w:marLeft w:val="0"/>
      <w:marRight w:val="0"/>
      <w:marTop w:val="0"/>
      <w:marBottom w:val="0"/>
      <w:divBdr>
        <w:top w:val="none" w:sz="0" w:space="0" w:color="auto"/>
        <w:left w:val="none" w:sz="0" w:space="0" w:color="auto"/>
        <w:bottom w:val="none" w:sz="0" w:space="0" w:color="auto"/>
        <w:right w:val="none" w:sz="0" w:space="0" w:color="auto"/>
      </w:divBdr>
    </w:div>
    <w:div w:id="1634599135">
      <w:bodyDiv w:val="1"/>
      <w:marLeft w:val="0"/>
      <w:marRight w:val="0"/>
      <w:marTop w:val="0"/>
      <w:marBottom w:val="0"/>
      <w:divBdr>
        <w:top w:val="none" w:sz="0" w:space="0" w:color="auto"/>
        <w:left w:val="none" w:sz="0" w:space="0" w:color="auto"/>
        <w:bottom w:val="none" w:sz="0" w:space="0" w:color="auto"/>
        <w:right w:val="none" w:sz="0" w:space="0" w:color="auto"/>
      </w:divBdr>
    </w:div>
    <w:div w:id="1634603309">
      <w:bodyDiv w:val="1"/>
      <w:marLeft w:val="0"/>
      <w:marRight w:val="0"/>
      <w:marTop w:val="0"/>
      <w:marBottom w:val="0"/>
      <w:divBdr>
        <w:top w:val="none" w:sz="0" w:space="0" w:color="auto"/>
        <w:left w:val="none" w:sz="0" w:space="0" w:color="auto"/>
        <w:bottom w:val="none" w:sz="0" w:space="0" w:color="auto"/>
        <w:right w:val="none" w:sz="0" w:space="0" w:color="auto"/>
      </w:divBdr>
    </w:div>
    <w:div w:id="1634824768">
      <w:bodyDiv w:val="1"/>
      <w:marLeft w:val="0"/>
      <w:marRight w:val="0"/>
      <w:marTop w:val="0"/>
      <w:marBottom w:val="0"/>
      <w:divBdr>
        <w:top w:val="none" w:sz="0" w:space="0" w:color="auto"/>
        <w:left w:val="none" w:sz="0" w:space="0" w:color="auto"/>
        <w:bottom w:val="none" w:sz="0" w:space="0" w:color="auto"/>
        <w:right w:val="none" w:sz="0" w:space="0" w:color="auto"/>
      </w:divBdr>
    </w:div>
    <w:div w:id="1634866071">
      <w:bodyDiv w:val="1"/>
      <w:marLeft w:val="0"/>
      <w:marRight w:val="0"/>
      <w:marTop w:val="0"/>
      <w:marBottom w:val="0"/>
      <w:divBdr>
        <w:top w:val="none" w:sz="0" w:space="0" w:color="auto"/>
        <w:left w:val="none" w:sz="0" w:space="0" w:color="auto"/>
        <w:bottom w:val="none" w:sz="0" w:space="0" w:color="auto"/>
        <w:right w:val="none" w:sz="0" w:space="0" w:color="auto"/>
      </w:divBdr>
    </w:div>
    <w:div w:id="1635065020">
      <w:bodyDiv w:val="1"/>
      <w:marLeft w:val="0"/>
      <w:marRight w:val="0"/>
      <w:marTop w:val="0"/>
      <w:marBottom w:val="0"/>
      <w:divBdr>
        <w:top w:val="none" w:sz="0" w:space="0" w:color="auto"/>
        <w:left w:val="none" w:sz="0" w:space="0" w:color="auto"/>
        <w:bottom w:val="none" w:sz="0" w:space="0" w:color="auto"/>
        <w:right w:val="none" w:sz="0" w:space="0" w:color="auto"/>
      </w:divBdr>
    </w:div>
    <w:div w:id="1635327264">
      <w:bodyDiv w:val="1"/>
      <w:marLeft w:val="0"/>
      <w:marRight w:val="0"/>
      <w:marTop w:val="0"/>
      <w:marBottom w:val="0"/>
      <w:divBdr>
        <w:top w:val="none" w:sz="0" w:space="0" w:color="auto"/>
        <w:left w:val="none" w:sz="0" w:space="0" w:color="auto"/>
        <w:bottom w:val="none" w:sz="0" w:space="0" w:color="auto"/>
        <w:right w:val="none" w:sz="0" w:space="0" w:color="auto"/>
      </w:divBdr>
    </w:div>
    <w:div w:id="1635334167">
      <w:bodyDiv w:val="1"/>
      <w:marLeft w:val="0"/>
      <w:marRight w:val="0"/>
      <w:marTop w:val="0"/>
      <w:marBottom w:val="0"/>
      <w:divBdr>
        <w:top w:val="none" w:sz="0" w:space="0" w:color="auto"/>
        <w:left w:val="none" w:sz="0" w:space="0" w:color="auto"/>
        <w:bottom w:val="none" w:sz="0" w:space="0" w:color="auto"/>
        <w:right w:val="none" w:sz="0" w:space="0" w:color="auto"/>
      </w:divBdr>
    </w:div>
    <w:div w:id="1635408389">
      <w:bodyDiv w:val="1"/>
      <w:marLeft w:val="0"/>
      <w:marRight w:val="0"/>
      <w:marTop w:val="0"/>
      <w:marBottom w:val="0"/>
      <w:divBdr>
        <w:top w:val="none" w:sz="0" w:space="0" w:color="auto"/>
        <w:left w:val="none" w:sz="0" w:space="0" w:color="auto"/>
        <w:bottom w:val="none" w:sz="0" w:space="0" w:color="auto"/>
        <w:right w:val="none" w:sz="0" w:space="0" w:color="auto"/>
      </w:divBdr>
    </w:div>
    <w:div w:id="1635478650">
      <w:bodyDiv w:val="1"/>
      <w:marLeft w:val="0"/>
      <w:marRight w:val="0"/>
      <w:marTop w:val="0"/>
      <w:marBottom w:val="0"/>
      <w:divBdr>
        <w:top w:val="none" w:sz="0" w:space="0" w:color="auto"/>
        <w:left w:val="none" w:sz="0" w:space="0" w:color="auto"/>
        <w:bottom w:val="none" w:sz="0" w:space="0" w:color="auto"/>
        <w:right w:val="none" w:sz="0" w:space="0" w:color="auto"/>
      </w:divBdr>
    </w:div>
    <w:div w:id="1635984900">
      <w:bodyDiv w:val="1"/>
      <w:marLeft w:val="0"/>
      <w:marRight w:val="0"/>
      <w:marTop w:val="0"/>
      <w:marBottom w:val="0"/>
      <w:divBdr>
        <w:top w:val="none" w:sz="0" w:space="0" w:color="auto"/>
        <w:left w:val="none" w:sz="0" w:space="0" w:color="auto"/>
        <w:bottom w:val="none" w:sz="0" w:space="0" w:color="auto"/>
        <w:right w:val="none" w:sz="0" w:space="0" w:color="auto"/>
      </w:divBdr>
    </w:div>
    <w:div w:id="1636179645">
      <w:bodyDiv w:val="1"/>
      <w:marLeft w:val="0"/>
      <w:marRight w:val="0"/>
      <w:marTop w:val="0"/>
      <w:marBottom w:val="0"/>
      <w:divBdr>
        <w:top w:val="none" w:sz="0" w:space="0" w:color="auto"/>
        <w:left w:val="none" w:sz="0" w:space="0" w:color="auto"/>
        <w:bottom w:val="none" w:sz="0" w:space="0" w:color="auto"/>
        <w:right w:val="none" w:sz="0" w:space="0" w:color="auto"/>
      </w:divBdr>
    </w:div>
    <w:div w:id="1636257061">
      <w:bodyDiv w:val="1"/>
      <w:marLeft w:val="0"/>
      <w:marRight w:val="0"/>
      <w:marTop w:val="0"/>
      <w:marBottom w:val="0"/>
      <w:divBdr>
        <w:top w:val="none" w:sz="0" w:space="0" w:color="auto"/>
        <w:left w:val="none" w:sz="0" w:space="0" w:color="auto"/>
        <w:bottom w:val="none" w:sz="0" w:space="0" w:color="auto"/>
        <w:right w:val="none" w:sz="0" w:space="0" w:color="auto"/>
      </w:divBdr>
    </w:div>
    <w:div w:id="1636831282">
      <w:bodyDiv w:val="1"/>
      <w:marLeft w:val="0"/>
      <w:marRight w:val="0"/>
      <w:marTop w:val="0"/>
      <w:marBottom w:val="0"/>
      <w:divBdr>
        <w:top w:val="none" w:sz="0" w:space="0" w:color="auto"/>
        <w:left w:val="none" w:sz="0" w:space="0" w:color="auto"/>
        <w:bottom w:val="none" w:sz="0" w:space="0" w:color="auto"/>
        <w:right w:val="none" w:sz="0" w:space="0" w:color="auto"/>
      </w:divBdr>
    </w:div>
    <w:div w:id="1636908384">
      <w:bodyDiv w:val="1"/>
      <w:marLeft w:val="0"/>
      <w:marRight w:val="0"/>
      <w:marTop w:val="0"/>
      <w:marBottom w:val="0"/>
      <w:divBdr>
        <w:top w:val="none" w:sz="0" w:space="0" w:color="auto"/>
        <w:left w:val="none" w:sz="0" w:space="0" w:color="auto"/>
        <w:bottom w:val="none" w:sz="0" w:space="0" w:color="auto"/>
        <w:right w:val="none" w:sz="0" w:space="0" w:color="auto"/>
      </w:divBdr>
    </w:div>
    <w:div w:id="1637182837">
      <w:bodyDiv w:val="1"/>
      <w:marLeft w:val="0"/>
      <w:marRight w:val="0"/>
      <w:marTop w:val="0"/>
      <w:marBottom w:val="0"/>
      <w:divBdr>
        <w:top w:val="none" w:sz="0" w:space="0" w:color="auto"/>
        <w:left w:val="none" w:sz="0" w:space="0" w:color="auto"/>
        <w:bottom w:val="none" w:sz="0" w:space="0" w:color="auto"/>
        <w:right w:val="none" w:sz="0" w:space="0" w:color="auto"/>
      </w:divBdr>
    </w:div>
    <w:div w:id="1637295934">
      <w:bodyDiv w:val="1"/>
      <w:marLeft w:val="0"/>
      <w:marRight w:val="0"/>
      <w:marTop w:val="0"/>
      <w:marBottom w:val="0"/>
      <w:divBdr>
        <w:top w:val="none" w:sz="0" w:space="0" w:color="auto"/>
        <w:left w:val="none" w:sz="0" w:space="0" w:color="auto"/>
        <w:bottom w:val="none" w:sz="0" w:space="0" w:color="auto"/>
        <w:right w:val="none" w:sz="0" w:space="0" w:color="auto"/>
      </w:divBdr>
    </w:div>
    <w:div w:id="1637487800">
      <w:bodyDiv w:val="1"/>
      <w:marLeft w:val="0"/>
      <w:marRight w:val="0"/>
      <w:marTop w:val="0"/>
      <w:marBottom w:val="0"/>
      <w:divBdr>
        <w:top w:val="none" w:sz="0" w:space="0" w:color="auto"/>
        <w:left w:val="none" w:sz="0" w:space="0" w:color="auto"/>
        <w:bottom w:val="none" w:sz="0" w:space="0" w:color="auto"/>
        <w:right w:val="none" w:sz="0" w:space="0" w:color="auto"/>
      </w:divBdr>
    </w:div>
    <w:div w:id="1638291055">
      <w:bodyDiv w:val="1"/>
      <w:marLeft w:val="0"/>
      <w:marRight w:val="0"/>
      <w:marTop w:val="0"/>
      <w:marBottom w:val="0"/>
      <w:divBdr>
        <w:top w:val="none" w:sz="0" w:space="0" w:color="auto"/>
        <w:left w:val="none" w:sz="0" w:space="0" w:color="auto"/>
        <w:bottom w:val="none" w:sz="0" w:space="0" w:color="auto"/>
        <w:right w:val="none" w:sz="0" w:space="0" w:color="auto"/>
      </w:divBdr>
    </w:div>
    <w:div w:id="1638410142">
      <w:bodyDiv w:val="1"/>
      <w:marLeft w:val="0"/>
      <w:marRight w:val="0"/>
      <w:marTop w:val="0"/>
      <w:marBottom w:val="0"/>
      <w:divBdr>
        <w:top w:val="none" w:sz="0" w:space="0" w:color="auto"/>
        <w:left w:val="none" w:sz="0" w:space="0" w:color="auto"/>
        <w:bottom w:val="none" w:sz="0" w:space="0" w:color="auto"/>
        <w:right w:val="none" w:sz="0" w:space="0" w:color="auto"/>
      </w:divBdr>
    </w:div>
    <w:div w:id="1638606955">
      <w:bodyDiv w:val="1"/>
      <w:marLeft w:val="0"/>
      <w:marRight w:val="0"/>
      <w:marTop w:val="0"/>
      <w:marBottom w:val="0"/>
      <w:divBdr>
        <w:top w:val="none" w:sz="0" w:space="0" w:color="auto"/>
        <w:left w:val="none" w:sz="0" w:space="0" w:color="auto"/>
        <w:bottom w:val="none" w:sz="0" w:space="0" w:color="auto"/>
        <w:right w:val="none" w:sz="0" w:space="0" w:color="auto"/>
      </w:divBdr>
    </w:div>
    <w:div w:id="1638947530">
      <w:bodyDiv w:val="1"/>
      <w:marLeft w:val="0"/>
      <w:marRight w:val="0"/>
      <w:marTop w:val="0"/>
      <w:marBottom w:val="0"/>
      <w:divBdr>
        <w:top w:val="none" w:sz="0" w:space="0" w:color="auto"/>
        <w:left w:val="none" w:sz="0" w:space="0" w:color="auto"/>
        <w:bottom w:val="none" w:sz="0" w:space="0" w:color="auto"/>
        <w:right w:val="none" w:sz="0" w:space="0" w:color="auto"/>
      </w:divBdr>
    </w:div>
    <w:div w:id="1638949781">
      <w:bodyDiv w:val="1"/>
      <w:marLeft w:val="0"/>
      <w:marRight w:val="0"/>
      <w:marTop w:val="0"/>
      <w:marBottom w:val="0"/>
      <w:divBdr>
        <w:top w:val="none" w:sz="0" w:space="0" w:color="auto"/>
        <w:left w:val="none" w:sz="0" w:space="0" w:color="auto"/>
        <w:bottom w:val="none" w:sz="0" w:space="0" w:color="auto"/>
        <w:right w:val="none" w:sz="0" w:space="0" w:color="auto"/>
      </w:divBdr>
    </w:div>
    <w:div w:id="1638951253">
      <w:bodyDiv w:val="1"/>
      <w:marLeft w:val="0"/>
      <w:marRight w:val="0"/>
      <w:marTop w:val="0"/>
      <w:marBottom w:val="0"/>
      <w:divBdr>
        <w:top w:val="none" w:sz="0" w:space="0" w:color="auto"/>
        <w:left w:val="none" w:sz="0" w:space="0" w:color="auto"/>
        <w:bottom w:val="none" w:sz="0" w:space="0" w:color="auto"/>
        <w:right w:val="none" w:sz="0" w:space="0" w:color="auto"/>
      </w:divBdr>
    </w:div>
    <w:div w:id="1638993810">
      <w:bodyDiv w:val="1"/>
      <w:marLeft w:val="0"/>
      <w:marRight w:val="0"/>
      <w:marTop w:val="0"/>
      <w:marBottom w:val="0"/>
      <w:divBdr>
        <w:top w:val="none" w:sz="0" w:space="0" w:color="auto"/>
        <w:left w:val="none" w:sz="0" w:space="0" w:color="auto"/>
        <w:bottom w:val="none" w:sz="0" w:space="0" w:color="auto"/>
        <w:right w:val="none" w:sz="0" w:space="0" w:color="auto"/>
      </w:divBdr>
    </w:div>
    <w:div w:id="1638996528">
      <w:bodyDiv w:val="1"/>
      <w:marLeft w:val="0"/>
      <w:marRight w:val="0"/>
      <w:marTop w:val="0"/>
      <w:marBottom w:val="0"/>
      <w:divBdr>
        <w:top w:val="none" w:sz="0" w:space="0" w:color="auto"/>
        <w:left w:val="none" w:sz="0" w:space="0" w:color="auto"/>
        <w:bottom w:val="none" w:sz="0" w:space="0" w:color="auto"/>
        <w:right w:val="none" w:sz="0" w:space="0" w:color="auto"/>
      </w:divBdr>
    </w:div>
    <w:div w:id="1639144929">
      <w:bodyDiv w:val="1"/>
      <w:marLeft w:val="0"/>
      <w:marRight w:val="0"/>
      <w:marTop w:val="0"/>
      <w:marBottom w:val="0"/>
      <w:divBdr>
        <w:top w:val="none" w:sz="0" w:space="0" w:color="auto"/>
        <w:left w:val="none" w:sz="0" w:space="0" w:color="auto"/>
        <w:bottom w:val="none" w:sz="0" w:space="0" w:color="auto"/>
        <w:right w:val="none" w:sz="0" w:space="0" w:color="auto"/>
      </w:divBdr>
    </w:div>
    <w:div w:id="1639146083">
      <w:bodyDiv w:val="1"/>
      <w:marLeft w:val="0"/>
      <w:marRight w:val="0"/>
      <w:marTop w:val="0"/>
      <w:marBottom w:val="0"/>
      <w:divBdr>
        <w:top w:val="none" w:sz="0" w:space="0" w:color="auto"/>
        <w:left w:val="none" w:sz="0" w:space="0" w:color="auto"/>
        <w:bottom w:val="none" w:sz="0" w:space="0" w:color="auto"/>
        <w:right w:val="none" w:sz="0" w:space="0" w:color="auto"/>
      </w:divBdr>
    </w:div>
    <w:div w:id="1639412829">
      <w:bodyDiv w:val="1"/>
      <w:marLeft w:val="0"/>
      <w:marRight w:val="0"/>
      <w:marTop w:val="0"/>
      <w:marBottom w:val="0"/>
      <w:divBdr>
        <w:top w:val="none" w:sz="0" w:space="0" w:color="auto"/>
        <w:left w:val="none" w:sz="0" w:space="0" w:color="auto"/>
        <w:bottom w:val="none" w:sz="0" w:space="0" w:color="auto"/>
        <w:right w:val="none" w:sz="0" w:space="0" w:color="auto"/>
      </w:divBdr>
    </w:div>
    <w:div w:id="1639458311">
      <w:bodyDiv w:val="1"/>
      <w:marLeft w:val="0"/>
      <w:marRight w:val="0"/>
      <w:marTop w:val="0"/>
      <w:marBottom w:val="0"/>
      <w:divBdr>
        <w:top w:val="none" w:sz="0" w:space="0" w:color="auto"/>
        <w:left w:val="none" w:sz="0" w:space="0" w:color="auto"/>
        <w:bottom w:val="none" w:sz="0" w:space="0" w:color="auto"/>
        <w:right w:val="none" w:sz="0" w:space="0" w:color="auto"/>
      </w:divBdr>
    </w:div>
    <w:div w:id="1639797478">
      <w:bodyDiv w:val="1"/>
      <w:marLeft w:val="0"/>
      <w:marRight w:val="0"/>
      <w:marTop w:val="0"/>
      <w:marBottom w:val="0"/>
      <w:divBdr>
        <w:top w:val="none" w:sz="0" w:space="0" w:color="auto"/>
        <w:left w:val="none" w:sz="0" w:space="0" w:color="auto"/>
        <w:bottom w:val="none" w:sz="0" w:space="0" w:color="auto"/>
        <w:right w:val="none" w:sz="0" w:space="0" w:color="auto"/>
      </w:divBdr>
    </w:div>
    <w:div w:id="1639800854">
      <w:bodyDiv w:val="1"/>
      <w:marLeft w:val="0"/>
      <w:marRight w:val="0"/>
      <w:marTop w:val="0"/>
      <w:marBottom w:val="0"/>
      <w:divBdr>
        <w:top w:val="none" w:sz="0" w:space="0" w:color="auto"/>
        <w:left w:val="none" w:sz="0" w:space="0" w:color="auto"/>
        <w:bottom w:val="none" w:sz="0" w:space="0" w:color="auto"/>
        <w:right w:val="none" w:sz="0" w:space="0" w:color="auto"/>
      </w:divBdr>
    </w:div>
    <w:div w:id="1639989677">
      <w:bodyDiv w:val="1"/>
      <w:marLeft w:val="0"/>
      <w:marRight w:val="0"/>
      <w:marTop w:val="0"/>
      <w:marBottom w:val="0"/>
      <w:divBdr>
        <w:top w:val="none" w:sz="0" w:space="0" w:color="auto"/>
        <w:left w:val="none" w:sz="0" w:space="0" w:color="auto"/>
        <w:bottom w:val="none" w:sz="0" w:space="0" w:color="auto"/>
        <w:right w:val="none" w:sz="0" w:space="0" w:color="auto"/>
      </w:divBdr>
    </w:div>
    <w:div w:id="1639991374">
      <w:bodyDiv w:val="1"/>
      <w:marLeft w:val="0"/>
      <w:marRight w:val="0"/>
      <w:marTop w:val="0"/>
      <w:marBottom w:val="0"/>
      <w:divBdr>
        <w:top w:val="none" w:sz="0" w:space="0" w:color="auto"/>
        <w:left w:val="none" w:sz="0" w:space="0" w:color="auto"/>
        <w:bottom w:val="none" w:sz="0" w:space="0" w:color="auto"/>
        <w:right w:val="none" w:sz="0" w:space="0" w:color="auto"/>
      </w:divBdr>
    </w:div>
    <w:div w:id="1640107302">
      <w:bodyDiv w:val="1"/>
      <w:marLeft w:val="0"/>
      <w:marRight w:val="0"/>
      <w:marTop w:val="0"/>
      <w:marBottom w:val="0"/>
      <w:divBdr>
        <w:top w:val="none" w:sz="0" w:space="0" w:color="auto"/>
        <w:left w:val="none" w:sz="0" w:space="0" w:color="auto"/>
        <w:bottom w:val="none" w:sz="0" w:space="0" w:color="auto"/>
        <w:right w:val="none" w:sz="0" w:space="0" w:color="auto"/>
      </w:divBdr>
    </w:div>
    <w:div w:id="1640451444">
      <w:bodyDiv w:val="1"/>
      <w:marLeft w:val="0"/>
      <w:marRight w:val="0"/>
      <w:marTop w:val="0"/>
      <w:marBottom w:val="0"/>
      <w:divBdr>
        <w:top w:val="none" w:sz="0" w:space="0" w:color="auto"/>
        <w:left w:val="none" w:sz="0" w:space="0" w:color="auto"/>
        <w:bottom w:val="none" w:sz="0" w:space="0" w:color="auto"/>
        <w:right w:val="none" w:sz="0" w:space="0" w:color="auto"/>
      </w:divBdr>
    </w:div>
    <w:div w:id="1640451846">
      <w:bodyDiv w:val="1"/>
      <w:marLeft w:val="0"/>
      <w:marRight w:val="0"/>
      <w:marTop w:val="0"/>
      <w:marBottom w:val="0"/>
      <w:divBdr>
        <w:top w:val="none" w:sz="0" w:space="0" w:color="auto"/>
        <w:left w:val="none" w:sz="0" w:space="0" w:color="auto"/>
        <w:bottom w:val="none" w:sz="0" w:space="0" w:color="auto"/>
        <w:right w:val="none" w:sz="0" w:space="0" w:color="auto"/>
      </w:divBdr>
    </w:div>
    <w:div w:id="1640457188">
      <w:bodyDiv w:val="1"/>
      <w:marLeft w:val="0"/>
      <w:marRight w:val="0"/>
      <w:marTop w:val="0"/>
      <w:marBottom w:val="0"/>
      <w:divBdr>
        <w:top w:val="none" w:sz="0" w:space="0" w:color="auto"/>
        <w:left w:val="none" w:sz="0" w:space="0" w:color="auto"/>
        <w:bottom w:val="none" w:sz="0" w:space="0" w:color="auto"/>
        <w:right w:val="none" w:sz="0" w:space="0" w:color="auto"/>
      </w:divBdr>
    </w:div>
    <w:div w:id="1640644940">
      <w:bodyDiv w:val="1"/>
      <w:marLeft w:val="0"/>
      <w:marRight w:val="0"/>
      <w:marTop w:val="0"/>
      <w:marBottom w:val="0"/>
      <w:divBdr>
        <w:top w:val="none" w:sz="0" w:space="0" w:color="auto"/>
        <w:left w:val="none" w:sz="0" w:space="0" w:color="auto"/>
        <w:bottom w:val="none" w:sz="0" w:space="0" w:color="auto"/>
        <w:right w:val="none" w:sz="0" w:space="0" w:color="auto"/>
      </w:divBdr>
    </w:div>
    <w:div w:id="1640648483">
      <w:bodyDiv w:val="1"/>
      <w:marLeft w:val="0"/>
      <w:marRight w:val="0"/>
      <w:marTop w:val="0"/>
      <w:marBottom w:val="0"/>
      <w:divBdr>
        <w:top w:val="none" w:sz="0" w:space="0" w:color="auto"/>
        <w:left w:val="none" w:sz="0" w:space="0" w:color="auto"/>
        <w:bottom w:val="none" w:sz="0" w:space="0" w:color="auto"/>
        <w:right w:val="none" w:sz="0" w:space="0" w:color="auto"/>
      </w:divBdr>
    </w:div>
    <w:div w:id="1640719550">
      <w:bodyDiv w:val="1"/>
      <w:marLeft w:val="0"/>
      <w:marRight w:val="0"/>
      <w:marTop w:val="0"/>
      <w:marBottom w:val="0"/>
      <w:divBdr>
        <w:top w:val="none" w:sz="0" w:space="0" w:color="auto"/>
        <w:left w:val="none" w:sz="0" w:space="0" w:color="auto"/>
        <w:bottom w:val="none" w:sz="0" w:space="0" w:color="auto"/>
        <w:right w:val="none" w:sz="0" w:space="0" w:color="auto"/>
      </w:divBdr>
    </w:div>
    <w:div w:id="1640720507">
      <w:bodyDiv w:val="1"/>
      <w:marLeft w:val="0"/>
      <w:marRight w:val="0"/>
      <w:marTop w:val="0"/>
      <w:marBottom w:val="0"/>
      <w:divBdr>
        <w:top w:val="none" w:sz="0" w:space="0" w:color="auto"/>
        <w:left w:val="none" w:sz="0" w:space="0" w:color="auto"/>
        <w:bottom w:val="none" w:sz="0" w:space="0" w:color="auto"/>
        <w:right w:val="none" w:sz="0" w:space="0" w:color="auto"/>
      </w:divBdr>
    </w:div>
    <w:div w:id="1640761602">
      <w:bodyDiv w:val="1"/>
      <w:marLeft w:val="0"/>
      <w:marRight w:val="0"/>
      <w:marTop w:val="0"/>
      <w:marBottom w:val="0"/>
      <w:divBdr>
        <w:top w:val="none" w:sz="0" w:space="0" w:color="auto"/>
        <w:left w:val="none" w:sz="0" w:space="0" w:color="auto"/>
        <w:bottom w:val="none" w:sz="0" w:space="0" w:color="auto"/>
        <w:right w:val="none" w:sz="0" w:space="0" w:color="auto"/>
      </w:divBdr>
    </w:div>
    <w:div w:id="1640841477">
      <w:bodyDiv w:val="1"/>
      <w:marLeft w:val="0"/>
      <w:marRight w:val="0"/>
      <w:marTop w:val="0"/>
      <w:marBottom w:val="0"/>
      <w:divBdr>
        <w:top w:val="none" w:sz="0" w:space="0" w:color="auto"/>
        <w:left w:val="none" w:sz="0" w:space="0" w:color="auto"/>
        <w:bottom w:val="none" w:sz="0" w:space="0" w:color="auto"/>
        <w:right w:val="none" w:sz="0" w:space="0" w:color="auto"/>
      </w:divBdr>
    </w:div>
    <w:div w:id="1640917621">
      <w:bodyDiv w:val="1"/>
      <w:marLeft w:val="0"/>
      <w:marRight w:val="0"/>
      <w:marTop w:val="0"/>
      <w:marBottom w:val="0"/>
      <w:divBdr>
        <w:top w:val="none" w:sz="0" w:space="0" w:color="auto"/>
        <w:left w:val="none" w:sz="0" w:space="0" w:color="auto"/>
        <w:bottom w:val="none" w:sz="0" w:space="0" w:color="auto"/>
        <w:right w:val="none" w:sz="0" w:space="0" w:color="auto"/>
      </w:divBdr>
    </w:div>
    <w:div w:id="1640956470">
      <w:bodyDiv w:val="1"/>
      <w:marLeft w:val="0"/>
      <w:marRight w:val="0"/>
      <w:marTop w:val="0"/>
      <w:marBottom w:val="0"/>
      <w:divBdr>
        <w:top w:val="none" w:sz="0" w:space="0" w:color="auto"/>
        <w:left w:val="none" w:sz="0" w:space="0" w:color="auto"/>
        <w:bottom w:val="none" w:sz="0" w:space="0" w:color="auto"/>
        <w:right w:val="none" w:sz="0" w:space="0" w:color="auto"/>
      </w:divBdr>
    </w:div>
    <w:div w:id="1641225869">
      <w:bodyDiv w:val="1"/>
      <w:marLeft w:val="0"/>
      <w:marRight w:val="0"/>
      <w:marTop w:val="0"/>
      <w:marBottom w:val="0"/>
      <w:divBdr>
        <w:top w:val="none" w:sz="0" w:space="0" w:color="auto"/>
        <w:left w:val="none" w:sz="0" w:space="0" w:color="auto"/>
        <w:bottom w:val="none" w:sz="0" w:space="0" w:color="auto"/>
        <w:right w:val="none" w:sz="0" w:space="0" w:color="auto"/>
      </w:divBdr>
    </w:div>
    <w:div w:id="1641494942">
      <w:bodyDiv w:val="1"/>
      <w:marLeft w:val="0"/>
      <w:marRight w:val="0"/>
      <w:marTop w:val="0"/>
      <w:marBottom w:val="0"/>
      <w:divBdr>
        <w:top w:val="none" w:sz="0" w:space="0" w:color="auto"/>
        <w:left w:val="none" w:sz="0" w:space="0" w:color="auto"/>
        <w:bottom w:val="none" w:sz="0" w:space="0" w:color="auto"/>
        <w:right w:val="none" w:sz="0" w:space="0" w:color="auto"/>
      </w:divBdr>
    </w:div>
    <w:div w:id="1641569225">
      <w:bodyDiv w:val="1"/>
      <w:marLeft w:val="0"/>
      <w:marRight w:val="0"/>
      <w:marTop w:val="0"/>
      <w:marBottom w:val="0"/>
      <w:divBdr>
        <w:top w:val="none" w:sz="0" w:space="0" w:color="auto"/>
        <w:left w:val="none" w:sz="0" w:space="0" w:color="auto"/>
        <w:bottom w:val="none" w:sz="0" w:space="0" w:color="auto"/>
        <w:right w:val="none" w:sz="0" w:space="0" w:color="auto"/>
      </w:divBdr>
    </w:div>
    <w:div w:id="1641570831">
      <w:bodyDiv w:val="1"/>
      <w:marLeft w:val="0"/>
      <w:marRight w:val="0"/>
      <w:marTop w:val="0"/>
      <w:marBottom w:val="0"/>
      <w:divBdr>
        <w:top w:val="none" w:sz="0" w:space="0" w:color="auto"/>
        <w:left w:val="none" w:sz="0" w:space="0" w:color="auto"/>
        <w:bottom w:val="none" w:sz="0" w:space="0" w:color="auto"/>
        <w:right w:val="none" w:sz="0" w:space="0" w:color="auto"/>
      </w:divBdr>
    </w:div>
    <w:div w:id="1641959016">
      <w:bodyDiv w:val="1"/>
      <w:marLeft w:val="0"/>
      <w:marRight w:val="0"/>
      <w:marTop w:val="0"/>
      <w:marBottom w:val="0"/>
      <w:divBdr>
        <w:top w:val="none" w:sz="0" w:space="0" w:color="auto"/>
        <w:left w:val="none" w:sz="0" w:space="0" w:color="auto"/>
        <w:bottom w:val="none" w:sz="0" w:space="0" w:color="auto"/>
        <w:right w:val="none" w:sz="0" w:space="0" w:color="auto"/>
      </w:divBdr>
    </w:div>
    <w:div w:id="1642071773">
      <w:bodyDiv w:val="1"/>
      <w:marLeft w:val="0"/>
      <w:marRight w:val="0"/>
      <w:marTop w:val="0"/>
      <w:marBottom w:val="0"/>
      <w:divBdr>
        <w:top w:val="none" w:sz="0" w:space="0" w:color="auto"/>
        <w:left w:val="none" w:sz="0" w:space="0" w:color="auto"/>
        <w:bottom w:val="none" w:sz="0" w:space="0" w:color="auto"/>
        <w:right w:val="none" w:sz="0" w:space="0" w:color="auto"/>
      </w:divBdr>
    </w:div>
    <w:div w:id="1642346774">
      <w:bodyDiv w:val="1"/>
      <w:marLeft w:val="0"/>
      <w:marRight w:val="0"/>
      <w:marTop w:val="0"/>
      <w:marBottom w:val="0"/>
      <w:divBdr>
        <w:top w:val="none" w:sz="0" w:space="0" w:color="auto"/>
        <w:left w:val="none" w:sz="0" w:space="0" w:color="auto"/>
        <w:bottom w:val="none" w:sz="0" w:space="0" w:color="auto"/>
        <w:right w:val="none" w:sz="0" w:space="0" w:color="auto"/>
      </w:divBdr>
    </w:div>
    <w:div w:id="1642536046">
      <w:bodyDiv w:val="1"/>
      <w:marLeft w:val="0"/>
      <w:marRight w:val="0"/>
      <w:marTop w:val="0"/>
      <w:marBottom w:val="0"/>
      <w:divBdr>
        <w:top w:val="none" w:sz="0" w:space="0" w:color="auto"/>
        <w:left w:val="none" w:sz="0" w:space="0" w:color="auto"/>
        <w:bottom w:val="none" w:sz="0" w:space="0" w:color="auto"/>
        <w:right w:val="none" w:sz="0" w:space="0" w:color="auto"/>
      </w:divBdr>
    </w:div>
    <w:div w:id="1643005444">
      <w:bodyDiv w:val="1"/>
      <w:marLeft w:val="0"/>
      <w:marRight w:val="0"/>
      <w:marTop w:val="0"/>
      <w:marBottom w:val="0"/>
      <w:divBdr>
        <w:top w:val="none" w:sz="0" w:space="0" w:color="auto"/>
        <w:left w:val="none" w:sz="0" w:space="0" w:color="auto"/>
        <w:bottom w:val="none" w:sz="0" w:space="0" w:color="auto"/>
        <w:right w:val="none" w:sz="0" w:space="0" w:color="auto"/>
      </w:divBdr>
    </w:div>
    <w:div w:id="1643391389">
      <w:bodyDiv w:val="1"/>
      <w:marLeft w:val="0"/>
      <w:marRight w:val="0"/>
      <w:marTop w:val="0"/>
      <w:marBottom w:val="0"/>
      <w:divBdr>
        <w:top w:val="none" w:sz="0" w:space="0" w:color="auto"/>
        <w:left w:val="none" w:sz="0" w:space="0" w:color="auto"/>
        <w:bottom w:val="none" w:sz="0" w:space="0" w:color="auto"/>
        <w:right w:val="none" w:sz="0" w:space="0" w:color="auto"/>
      </w:divBdr>
    </w:div>
    <w:div w:id="1643460848">
      <w:bodyDiv w:val="1"/>
      <w:marLeft w:val="0"/>
      <w:marRight w:val="0"/>
      <w:marTop w:val="0"/>
      <w:marBottom w:val="0"/>
      <w:divBdr>
        <w:top w:val="none" w:sz="0" w:space="0" w:color="auto"/>
        <w:left w:val="none" w:sz="0" w:space="0" w:color="auto"/>
        <w:bottom w:val="none" w:sz="0" w:space="0" w:color="auto"/>
        <w:right w:val="none" w:sz="0" w:space="0" w:color="auto"/>
      </w:divBdr>
    </w:div>
    <w:div w:id="1643465131">
      <w:bodyDiv w:val="1"/>
      <w:marLeft w:val="0"/>
      <w:marRight w:val="0"/>
      <w:marTop w:val="0"/>
      <w:marBottom w:val="0"/>
      <w:divBdr>
        <w:top w:val="none" w:sz="0" w:space="0" w:color="auto"/>
        <w:left w:val="none" w:sz="0" w:space="0" w:color="auto"/>
        <w:bottom w:val="none" w:sz="0" w:space="0" w:color="auto"/>
        <w:right w:val="none" w:sz="0" w:space="0" w:color="auto"/>
      </w:divBdr>
    </w:div>
    <w:div w:id="1643541119">
      <w:bodyDiv w:val="1"/>
      <w:marLeft w:val="0"/>
      <w:marRight w:val="0"/>
      <w:marTop w:val="0"/>
      <w:marBottom w:val="0"/>
      <w:divBdr>
        <w:top w:val="none" w:sz="0" w:space="0" w:color="auto"/>
        <w:left w:val="none" w:sz="0" w:space="0" w:color="auto"/>
        <w:bottom w:val="none" w:sz="0" w:space="0" w:color="auto"/>
        <w:right w:val="none" w:sz="0" w:space="0" w:color="auto"/>
      </w:divBdr>
    </w:div>
    <w:div w:id="1643844581">
      <w:bodyDiv w:val="1"/>
      <w:marLeft w:val="0"/>
      <w:marRight w:val="0"/>
      <w:marTop w:val="0"/>
      <w:marBottom w:val="0"/>
      <w:divBdr>
        <w:top w:val="none" w:sz="0" w:space="0" w:color="auto"/>
        <w:left w:val="none" w:sz="0" w:space="0" w:color="auto"/>
        <w:bottom w:val="none" w:sz="0" w:space="0" w:color="auto"/>
        <w:right w:val="none" w:sz="0" w:space="0" w:color="auto"/>
      </w:divBdr>
    </w:div>
    <w:div w:id="1644264462">
      <w:bodyDiv w:val="1"/>
      <w:marLeft w:val="0"/>
      <w:marRight w:val="0"/>
      <w:marTop w:val="0"/>
      <w:marBottom w:val="0"/>
      <w:divBdr>
        <w:top w:val="none" w:sz="0" w:space="0" w:color="auto"/>
        <w:left w:val="none" w:sz="0" w:space="0" w:color="auto"/>
        <w:bottom w:val="none" w:sz="0" w:space="0" w:color="auto"/>
        <w:right w:val="none" w:sz="0" w:space="0" w:color="auto"/>
      </w:divBdr>
    </w:div>
    <w:div w:id="1644458881">
      <w:bodyDiv w:val="1"/>
      <w:marLeft w:val="0"/>
      <w:marRight w:val="0"/>
      <w:marTop w:val="0"/>
      <w:marBottom w:val="0"/>
      <w:divBdr>
        <w:top w:val="none" w:sz="0" w:space="0" w:color="auto"/>
        <w:left w:val="none" w:sz="0" w:space="0" w:color="auto"/>
        <w:bottom w:val="none" w:sz="0" w:space="0" w:color="auto"/>
        <w:right w:val="none" w:sz="0" w:space="0" w:color="auto"/>
      </w:divBdr>
    </w:div>
    <w:div w:id="1644500888">
      <w:bodyDiv w:val="1"/>
      <w:marLeft w:val="0"/>
      <w:marRight w:val="0"/>
      <w:marTop w:val="0"/>
      <w:marBottom w:val="0"/>
      <w:divBdr>
        <w:top w:val="none" w:sz="0" w:space="0" w:color="auto"/>
        <w:left w:val="none" w:sz="0" w:space="0" w:color="auto"/>
        <w:bottom w:val="none" w:sz="0" w:space="0" w:color="auto"/>
        <w:right w:val="none" w:sz="0" w:space="0" w:color="auto"/>
      </w:divBdr>
    </w:div>
    <w:div w:id="1644503860">
      <w:bodyDiv w:val="1"/>
      <w:marLeft w:val="0"/>
      <w:marRight w:val="0"/>
      <w:marTop w:val="0"/>
      <w:marBottom w:val="0"/>
      <w:divBdr>
        <w:top w:val="none" w:sz="0" w:space="0" w:color="auto"/>
        <w:left w:val="none" w:sz="0" w:space="0" w:color="auto"/>
        <w:bottom w:val="none" w:sz="0" w:space="0" w:color="auto"/>
        <w:right w:val="none" w:sz="0" w:space="0" w:color="auto"/>
      </w:divBdr>
    </w:div>
    <w:div w:id="1644654375">
      <w:bodyDiv w:val="1"/>
      <w:marLeft w:val="0"/>
      <w:marRight w:val="0"/>
      <w:marTop w:val="0"/>
      <w:marBottom w:val="0"/>
      <w:divBdr>
        <w:top w:val="none" w:sz="0" w:space="0" w:color="auto"/>
        <w:left w:val="none" w:sz="0" w:space="0" w:color="auto"/>
        <w:bottom w:val="none" w:sz="0" w:space="0" w:color="auto"/>
        <w:right w:val="none" w:sz="0" w:space="0" w:color="auto"/>
      </w:divBdr>
    </w:div>
    <w:div w:id="1644658633">
      <w:bodyDiv w:val="1"/>
      <w:marLeft w:val="0"/>
      <w:marRight w:val="0"/>
      <w:marTop w:val="0"/>
      <w:marBottom w:val="0"/>
      <w:divBdr>
        <w:top w:val="none" w:sz="0" w:space="0" w:color="auto"/>
        <w:left w:val="none" w:sz="0" w:space="0" w:color="auto"/>
        <w:bottom w:val="none" w:sz="0" w:space="0" w:color="auto"/>
        <w:right w:val="none" w:sz="0" w:space="0" w:color="auto"/>
      </w:divBdr>
    </w:div>
    <w:div w:id="1644694435">
      <w:bodyDiv w:val="1"/>
      <w:marLeft w:val="0"/>
      <w:marRight w:val="0"/>
      <w:marTop w:val="0"/>
      <w:marBottom w:val="0"/>
      <w:divBdr>
        <w:top w:val="none" w:sz="0" w:space="0" w:color="auto"/>
        <w:left w:val="none" w:sz="0" w:space="0" w:color="auto"/>
        <w:bottom w:val="none" w:sz="0" w:space="0" w:color="auto"/>
        <w:right w:val="none" w:sz="0" w:space="0" w:color="auto"/>
      </w:divBdr>
    </w:div>
    <w:div w:id="1645044304">
      <w:bodyDiv w:val="1"/>
      <w:marLeft w:val="0"/>
      <w:marRight w:val="0"/>
      <w:marTop w:val="0"/>
      <w:marBottom w:val="0"/>
      <w:divBdr>
        <w:top w:val="none" w:sz="0" w:space="0" w:color="auto"/>
        <w:left w:val="none" w:sz="0" w:space="0" w:color="auto"/>
        <w:bottom w:val="none" w:sz="0" w:space="0" w:color="auto"/>
        <w:right w:val="none" w:sz="0" w:space="0" w:color="auto"/>
      </w:divBdr>
    </w:div>
    <w:div w:id="1645114774">
      <w:bodyDiv w:val="1"/>
      <w:marLeft w:val="0"/>
      <w:marRight w:val="0"/>
      <w:marTop w:val="0"/>
      <w:marBottom w:val="0"/>
      <w:divBdr>
        <w:top w:val="none" w:sz="0" w:space="0" w:color="auto"/>
        <w:left w:val="none" w:sz="0" w:space="0" w:color="auto"/>
        <w:bottom w:val="none" w:sz="0" w:space="0" w:color="auto"/>
        <w:right w:val="none" w:sz="0" w:space="0" w:color="auto"/>
      </w:divBdr>
    </w:div>
    <w:div w:id="1645767770">
      <w:bodyDiv w:val="1"/>
      <w:marLeft w:val="0"/>
      <w:marRight w:val="0"/>
      <w:marTop w:val="0"/>
      <w:marBottom w:val="0"/>
      <w:divBdr>
        <w:top w:val="none" w:sz="0" w:space="0" w:color="auto"/>
        <w:left w:val="none" w:sz="0" w:space="0" w:color="auto"/>
        <w:bottom w:val="none" w:sz="0" w:space="0" w:color="auto"/>
        <w:right w:val="none" w:sz="0" w:space="0" w:color="auto"/>
      </w:divBdr>
    </w:div>
    <w:div w:id="1645810411">
      <w:bodyDiv w:val="1"/>
      <w:marLeft w:val="0"/>
      <w:marRight w:val="0"/>
      <w:marTop w:val="0"/>
      <w:marBottom w:val="0"/>
      <w:divBdr>
        <w:top w:val="none" w:sz="0" w:space="0" w:color="auto"/>
        <w:left w:val="none" w:sz="0" w:space="0" w:color="auto"/>
        <w:bottom w:val="none" w:sz="0" w:space="0" w:color="auto"/>
        <w:right w:val="none" w:sz="0" w:space="0" w:color="auto"/>
      </w:divBdr>
    </w:div>
    <w:div w:id="1645937084">
      <w:bodyDiv w:val="1"/>
      <w:marLeft w:val="0"/>
      <w:marRight w:val="0"/>
      <w:marTop w:val="0"/>
      <w:marBottom w:val="0"/>
      <w:divBdr>
        <w:top w:val="none" w:sz="0" w:space="0" w:color="auto"/>
        <w:left w:val="none" w:sz="0" w:space="0" w:color="auto"/>
        <w:bottom w:val="none" w:sz="0" w:space="0" w:color="auto"/>
        <w:right w:val="none" w:sz="0" w:space="0" w:color="auto"/>
      </w:divBdr>
    </w:div>
    <w:div w:id="1645937181">
      <w:bodyDiv w:val="1"/>
      <w:marLeft w:val="0"/>
      <w:marRight w:val="0"/>
      <w:marTop w:val="0"/>
      <w:marBottom w:val="0"/>
      <w:divBdr>
        <w:top w:val="none" w:sz="0" w:space="0" w:color="auto"/>
        <w:left w:val="none" w:sz="0" w:space="0" w:color="auto"/>
        <w:bottom w:val="none" w:sz="0" w:space="0" w:color="auto"/>
        <w:right w:val="none" w:sz="0" w:space="0" w:color="auto"/>
      </w:divBdr>
    </w:div>
    <w:div w:id="1645967499">
      <w:bodyDiv w:val="1"/>
      <w:marLeft w:val="0"/>
      <w:marRight w:val="0"/>
      <w:marTop w:val="0"/>
      <w:marBottom w:val="0"/>
      <w:divBdr>
        <w:top w:val="none" w:sz="0" w:space="0" w:color="auto"/>
        <w:left w:val="none" w:sz="0" w:space="0" w:color="auto"/>
        <w:bottom w:val="none" w:sz="0" w:space="0" w:color="auto"/>
        <w:right w:val="none" w:sz="0" w:space="0" w:color="auto"/>
      </w:divBdr>
    </w:div>
    <w:div w:id="1646162407">
      <w:bodyDiv w:val="1"/>
      <w:marLeft w:val="0"/>
      <w:marRight w:val="0"/>
      <w:marTop w:val="0"/>
      <w:marBottom w:val="0"/>
      <w:divBdr>
        <w:top w:val="none" w:sz="0" w:space="0" w:color="auto"/>
        <w:left w:val="none" w:sz="0" w:space="0" w:color="auto"/>
        <w:bottom w:val="none" w:sz="0" w:space="0" w:color="auto"/>
        <w:right w:val="none" w:sz="0" w:space="0" w:color="auto"/>
      </w:divBdr>
    </w:div>
    <w:div w:id="1646279053">
      <w:bodyDiv w:val="1"/>
      <w:marLeft w:val="0"/>
      <w:marRight w:val="0"/>
      <w:marTop w:val="0"/>
      <w:marBottom w:val="0"/>
      <w:divBdr>
        <w:top w:val="none" w:sz="0" w:space="0" w:color="auto"/>
        <w:left w:val="none" w:sz="0" w:space="0" w:color="auto"/>
        <w:bottom w:val="none" w:sz="0" w:space="0" w:color="auto"/>
        <w:right w:val="none" w:sz="0" w:space="0" w:color="auto"/>
      </w:divBdr>
    </w:div>
    <w:div w:id="1646281283">
      <w:bodyDiv w:val="1"/>
      <w:marLeft w:val="0"/>
      <w:marRight w:val="0"/>
      <w:marTop w:val="0"/>
      <w:marBottom w:val="0"/>
      <w:divBdr>
        <w:top w:val="none" w:sz="0" w:space="0" w:color="auto"/>
        <w:left w:val="none" w:sz="0" w:space="0" w:color="auto"/>
        <w:bottom w:val="none" w:sz="0" w:space="0" w:color="auto"/>
        <w:right w:val="none" w:sz="0" w:space="0" w:color="auto"/>
      </w:divBdr>
    </w:div>
    <w:div w:id="1646468492">
      <w:bodyDiv w:val="1"/>
      <w:marLeft w:val="0"/>
      <w:marRight w:val="0"/>
      <w:marTop w:val="0"/>
      <w:marBottom w:val="0"/>
      <w:divBdr>
        <w:top w:val="none" w:sz="0" w:space="0" w:color="auto"/>
        <w:left w:val="none" w:sz="0" w:space="0" w:color="auto"/>
        <w:bottom w:val="none" w:sz="0" w:space="0" w:color="auto"/>
        <w:right w:val="none" w:sz="0" w:space="0" w:color="auto"/>
      </w:divBdr>
    </w:div>
    <w:div w:id="1646541007">
      <w:bodyDiv w:val="1"/>
      <w:marLeft w:val="0"/>
      <w:marRight w:val="0"/>
      <w:marTop w:val="0"/>
      <w:marBottom w:val="0"/>
      <w:divBdr>
        <w:top w:val="none" w:sz="0" w:space="0" w:color="auto"/>
        <w:left w:val="none" w:sz="0" w:space="0" w:color="auto"/>
        <w:bottom w:val="none" w:sz="0" w:space="0" w:color="auto"/>
        <w:right w:val="none" w:sz="0" w:space="0" w:color="auto"/>
      </w:divBdr>
    </w:div>
    <w:div w:id="1646546046">
      <w:bodyDiv w:val="1"/>
      <w:marLeft w:val="0"/>
      <w:marRight w:val="0"/>
      <w:marTop w:val="0"/>
      <w:marBottom w:val="0"/>
      <w:divBdr>
        <w:top w:val="none" w:sz="0" w:space="0" w:color="auto"/>
        <w:left w:val="none" w:sz="0" w:space="0" w:color="auto"/>
        <w:bottom w:val="none" w:sz="0" w:space="0" w:color="auto"/>
        <w:right w:val="none" w:sz="0" w:space="0" w:color="auto"/>
      </w:divBdr>
    </w:div>
    <w:div w:id="1646667275">
      <w:bodyDiv w:val="1"/>
      <w:marLeft w:val="0"/>
      <w:marRight w:val="0"/>
      <w:marTop w:val="0"/>
      <w:marBottom w:val="0"/>
      <w:divBdr>
        <w:top w:val="none" w:sz="0" w:space="0" w:color="auto"/>
        <w:left w:val="none" w:sz="0" w:space="0" w:color="auto"/>
        <w:bottom w:val="none" w:sz="0" w:space="0" w:color="auto"/>
        <w:right w:val="none" w:sz="0" w:space="0" w:color="auto"/>
      </w:divBdr>
    </w:div>
    <w:div w:id="1646818724">
      <w:bodyDiv w:val="1"/>
      <w:marLeft w:val="0"/>
      <w:marRight w:val="0"/>
      <w:marTop w:val="0"/>
      <w:marBottom w:val="0"/>
      <w:divBdr>
        <w:top w:val="none" w:sz="0" w:space="0" w:color="auto"/>
        <w:left w:val="none" w:sz="0" w:space="0" w:color="auto"/>
        <w:bottom w:val="none" w:sz="0" w:space="0" w:color="auto"/>
        <w:right w:val="none" w:sz="0" w:space="0" w:color="auto"/>
      </w:divBdr>
    </w:div>
    <w:div w:id="1646855192">
      <w:bodyDiv w:val="1"/>
      <w:marLeft w:val="0"/>
      <w:marRight w:val="0"/>
      <w:marTop w:val="0"/>
      <w:marBottom w:val="0"/>
      <w:divBdr>
        <w:top w:val="none" w:sz="0" w:space="0" w:color="auto"/>
        <w:left w:val="none" w:sz="0" w:space="0" w:color="auto"/>
        <w:bottom w:val="none" w:sz="0" w:space="0" w:color="auto"/>
        <w:right w:val="none" w:sz="0" w:space="0" w:color="auto"/>
      </w:divBdr>
    </w:div>
    <w:div w:id="1647321958">
      <w:bodyDiv w:val="1"/>
      <w:marLeft w:val="0"/>
      <w:marRight w:val="0"/>
      <w:marTop w:val="0"/>
      <w:marBottom w:val="0"/>
      <w:divBdr>
        <w:top w:val="none" w:sz="0" w:space="0" w:color="auto"/>
        <w:left w:val="none" w:sz="0" w:space="0" w:color="auto"/>
        <w:bottom w:val="none" w:sz="0" w:space="0" w:color="auto"/>
        <w:right w:val="none" w:sz="0" w:space="0" w:color="auto"/>
      </w:divBdr>
    </w:div>
    <w:div w:id="1647510904">
      <w:bodyDiv w:val="1"/>
      <w:marLeft w:val="0"/>
      <w:marRight w:val="0"/>
      <w:marTop w:val="0"/>
      <w:marBottom w:val="0"/>
      <w:divBdr>
        <w:top w:val="none" w:sz="0" w:space="0" w:color="auto"/>
        <w:left w:val="none" w:sz="0" w:space="0" w:color="auto"/>
        <w:bottom w:val="none" w:sz="0" w:space="0" w:color="auto"/>
        <w:right w:val="none" w:sz="0" w:space="0" w:color="auto"/>
      </w:divBdr>
    </w:div>
    <w:div w:id="1647588142">
      <w:bodyDiv w:val="1"/>
      <w:marLeft w:val="0"/>
      <w:marRight w:val="0"/>
      <w:marTop w:val="0"/>
      <w:marBottom w:val="0"/>
      <w:divBdr>
        <w:top w:val="none" w:sz="0" w:space="0" w:color="auto"/>
        <w:left w:val="none" w:sz="0" w:space="0" w:color="auto"/>
        <w:bottom w:val="none" w:sz="0" w:space="0" w:color="auto"/>
        <w:right w:val="none" w:sz="0" w:space="0" w:color="auto"/>
      </w:divBdr>
    </w:div>
    <w:div w:id="1647665582">
      <w:bodyDiv w:val="1"/>
      <w:marLeft w:val="0"/>
      <w:marRight w:val="0"/>
      <w:marTop w:val="0"/>
      <w:marBottom w:val="0"/>
      <w:divBdr>
        <w:top w:val="none" w:sz="0" w:space="0" w:color="auto"/>
        <w:left w:val="none" w:sz="0" w:space="0" w:color="auto"/>
        <w:bottom w:val="none" w:sz="0" w:space="0" w:color="auto"/>
        <w:right w:val="none" w:sz="0" w:space="0" w:color="auto"/>
      </w:divBdr>
    </w:div>
    <w:div w:id="1647903578">
      <w:bodyDiv w:val="1"/>
      <w:marLeft w:val="0"/>
      <w:marRight w:val="0"/>
      <w:marTop w:val="0"/>
      <w:marBottom w:val="0"/>
      <w:divBdr>
        <w:top w:val="none" w:sz="0" w:space="0" w:color="auto"/>
        <w:left w:val="none" w:sz="0" w:space="0" w:color="auto"/>
        <w:bottom w:val="none" w:sz="0" w:space="0" w:color="auto"/>
        <w:right w:val="none" w:sz="0" w:space="0" w:color="auto"/>
      </w:divBdr>
    </w:div>
    <w:div w:id="1648241162">
      <w:bodyDiv w:val="1"/>
      <w:marLeft w:val="0"/>
      <w:marRight w:val="0"/>
      <w:marTop w:val="0"/>
      <w:marBottom w:val="0"/>
      <w:divBdr>
        <w:top w:val="none" w:sz="0" w:space="0" w:color="auto"/>
        <w:left w:val="none" w:sz="0" w:space="0" w:color="auto"/>
        <w:bottom w:val="none" w:sz="0" w:space="0" w:color="auto"/>
        <w:right w:val="none" w:sz="0" w:space="0" w:color="auto"/>
      </w:divBdr>
    </w:div>
    <w:div w:id="1648242320">
      <w:bodyDiv w:val="1"/>
      <w:marLeft w:val="0"/>
      <w:marRight w:val="0"/>
      <w:marTop w:val="0"/>
      <w:marBottom w:val="0"/>
      <w:divBdr>
        <w:top w:val="none" w:sz="0" w:space="0" w:color="auto"/>
        <w:left w:val="none" w:sz="0" w:space="0" w:color="auto"/>
        <w:bottom w:val="none" w:sz="0" w:space="0" w:color="auto"/>
        <w:right w:val="none" w:sz="0" w:space="0" w:color="auto"/>
      </w:divBdr>
    </w:div>
    <w:div w:id="1648584373">
      <w:bodyDiv w:val="1"/>
      <w:marLeft w:val="0"/>
      <w:marRight w:val="0"/>
      <w:marTop w:val="0"/>
      <w:marBottom w:val="0"/>
      <w:divBdr>
        <w:top w:val="none" w:sz="0" w:space="0" w:color="auto"/>
        <w:left w:val="none" w:sz="0" w:space="0" w:color="auto"/>
        <w:bottom w:val="none" w:sz="0" w:space="0" w:color="auto"/>
        <w:right w:val="none" w:sz="0" w:space="0" w:color="auto"/>
      </w:divBdr>
    </w:div>
    <w:div w:id="1648630378">
      <w:bodyDiv w:val="1"/>
      <w:marLeft w:val="0"/>
      <w:marRight w:val="0"/>
      <w:marTop w:val="0"/>
      <w:marBottom w:val="0"/>
      <w:divBdr>
        <w:top w:val="none" w:sz="0" w:space="0" w:color="auto"/>
        <w:left w:val="none" w:sz="0" w:space="0" w:color="auto"/>
        <w:bottom w:val="none" w:sz="0" w:space="0" w:color="auto"/>
        <w:right w:val="none" w:sz="0" w:space="0" w:color="auto"/>
      </w:divBdr>
    </w:div>
    <w:div w:id="1648852270">
      <w:bodyDiv w:val="1"/>
      <w:marLeft w:val="0"/>
      <w:marRight w:val="0"/>
      <w:marTop w:val="0"/>
      <w:marBottom w:val="0"/>
      <w:divBdr>
        <w:top w:val="none" w:sz="0" w:space="0" w:color="auto"/>
        <w:left w:val="none" w:sz="0" w:space="0" w:color="auto"/>
        <w:bottom w:val="none" w:sz="0" w:space="0" w:color="auto"/>
        <w:right w:val="none" w:sz="0" w:space="0" w:color="auto"/>
      </w:divBdr>
    </w:div>
    <w:div w:id="1648898652">
      <w:bodyDiv w:val="1"/>
      <w:marLeft w:val="0"/>
      <w:marRight w:val="0"/>
      <w:marTop w:val="0"/>
      <w:marBottom w:val="0"/>
      <w:divBdr>
        <w:top w:val="none" w:sz="0" w:space="0" w:color="auto"/>
        <w:left w:val="none" w:sz="0" w:space="0" w:color="auto"/>
        <w:bottom w:val="none" w:sz="0" w:space="0" w:color="auto"/>
        <w:right w:val="none" w:sz="0" w:space="0" w:color="auto"/>
      </w:divBdr>
    </w:div>
    <w:div w:id="1648969613">
      <w:bodyDiv w:val="1"/>
      <w:marLeft w:val="0"/>
      <w:marRight w:val="0"/>
      <w:marTop w:val="0"/>
      <w:marBottom w:val="0"/>
      <w:divBdr>
        <w:top w:val="none" w:sz="0" w:space="0" w:color="auto"/>
        <w:left w:val="none" w:sz="0" w:space="0" w:color="auto"/>
        <w:bottom w:val="none" w:sz="0" w:space="0" w:color="auto"/>
        <w:right w:val="none" w:sz="0" w:space="0" w:color="auto"/>
      </w:divBdr>
    </w:div>
    <w:div w:id="1648973221">
      <w:bodyDiv w:val="1"/>
      <w:marLeft w:val="0"/>
      <w:marRight w:val="0"/>
      <w:marTop w:val="0"/>
      <w:marBottom w:val="0"/>
      <w:divBdr>
        <w:top w:val="none" w:sz="0" w:space="0" w:color="auto"/>
        <w:left w:val="none" w:sz="0" w:space="0" w:color="auto"/>
        <w:bottom w:val="none" w:sz="0" w:space="0" w:color="auto"/>
        <w:right w:val="none" w:sz="0" w:space="0" w:color="auto"/>
      </w:divBdr>
    </w:div>
    <w:div w:id="1649046633">
      <w:bodyDiv w:val="1"/>
      <w:marLeft w:val="0"/>
      <w:marRight w:val="0"/>
      <w:marTop w:val="0"/>
      <w:marBottom w:val="0"/>
      <w:divBdr>
        <w:top w:val="none" w:sz="0" w:space="0" w:color="auto"/>
        <w:left w:val="none" w:sz="0" w:space="0" w:color="auto"/>
        <w:bottom w:val="none" w:sz="0" w:space="0" w:color="auto"/>
        <w:right w:val="none" w:sz="0" w:space="0" w:color="auto"/>
      </w:divBdr>
    </w:div>
    <w:div w:id="1649046664">
      <w:bodyDiv w:val="1"/>
      <w:marLeft w:val="0"/>
      <w:marRight w:val="0"/>
      <w:marTop w:val="0"/>
      <w:marBottom w:val="0"/>
      <w:divBdr>
        <w:top w:val="none" w:sz="0" w:space="0" w:color="auto"/>
        <w:left w:val="none" w:sz="0" w:space="0" w:color="auto"/>
        <w:bottom w:val="none" w:sz="0" w:space="0" w:color="auto"/>
        <w:right w:val="none" w:sz="0" w:space="0" w:color="auto"/>
      </w:divBdr>
    </w:div>
    <w:div w:id="1649086953">
      <w:bodyDiv w:val="1"/>
      <w:marLeft w:val="0"/>
      <w:marRight w:val="0"/>
      <w:marTop w:val="0"/>
      <w:marBottom w:val="0"/>
      <w:divBdr>
        <w:top w:val="none" w:sz="0" w:space="0" w:color="auto"/>
        <w:left w:val="none" w:sz="0" w:space="0" w:color="auto"/>
        <w:bottom w:val="none" w:sz="0" w:space="0" w:color="auto"/>
        <w:right w:val="none" w:sz="0" w:space="0" w:color="auto"/>
      </w:divBdr>
    </w:div>
    <w:div w:id="1649286026">
      <w:bodyDiv w:val="1"/>
      <w:marLeft w:val="0"/>
      <w:marRight w:val="0"/>
      <w:marTop w:val="0"/>
      <w:marBottom w:val="0"/>
      <w:divBdr>
        <w:top w:val="none" w:sz="0" w:space="0" w:color="auto"/>
        <w:left w:val="none" w:sz="0" w:space="0" w:color="auto"/>
        <w:bottom w:val="none" w:sz="0" w:space="0" w:color="auto"/>
        <w:right w:val="none" w:sz="0" w:space="0" w:color="auto"/>
      </w:divBdr>
    </w:div>
    <w:div w:id="1649626596">
      <w:bodyDiv w:val="1"/>
      <w:marLeft w:val="0"/>
      <w:marRight w:val="0"/>
      <w:marTop w:val="0"/>
      <w:marBottom w:val="0"/>
      <w:divBdr>
        <w:top w:val="none" w:sz="0" w:space="0" w:color="auto"/>
        <w:left w:val="none" w:sz="0" w:space="0" w:color="auto"/>
        <w:bottom w:val="none" w:sz="0" w:space="0" w:color="auto"/>
        <w:right w:val="none" w:sz="0" w:space="0" w:color="auto"/>
      </w:divBdr>
    </w:div>
    <w:div w:id="1649631897">
      <w:bodyDiv w:val="1"/>
      <w:marLeft w:val="0"/>
      <w:marRight w:val="0"/>
      <w:marTop w:val="0"/>
      <w:marBottom w:val="0"/>
      <w:divBdr>
        <w:top w:val="none" w:sz="0" w:space="0" w:color="auto"/>
        <w:left w:val="none" w:sz="0" w:space="0" w:color="auto"/>
        <w:bottom w:val="none" w:sz="0" w:space="0" w:color="auto"/>
        <w:right w:val="none" w:sz="0" w:space="0" w:color="auto"/>
      </w:divBdr>
    </w:div>
    <w:div w:id="1649900974">
      <w:bodyDiv w:val="1"/>
      <w:marLeft w:val="0"/>
      <w:marRight w:val="0"/>
      <w:marTop w:val="0"/>
      <w:marBottom w:val="0"/>
      <w:divBdr>
        <w:top w:val="none" w:sz="0" w:space="0" w:color="auto"/>
        <w:left w:val="none" w:sz="0" w:space="0" w:color="auto"/>
        <w:bottom w:val="none" w:sz="0" w:space="0" w:color="auto"/>
        <w:right w:val="none" w:sz="0" w:space="0" w:color="auto"/>
      </w:divBdr>
    </w:div>
    <w:div w:id="1650010755">
      <w:bodyDiv w:val="1"/>
      <w:marLeft w:val="0"/>
      <w:marRight w:val="0"/>
      <w:marTop w:val="0"/>
      <w:marBottom w:val="0"/>
      <w:divBdr>
        <w:top w:val="none" w:sz="0" w:space="0" w:color="auto"/>
        <w:left w:val="none" w:sz="0" w:space="0" w:color="auto"/>
        <w:bottom w:val="none" w:sz="0" w:space="0" w:color="auto"/>
        <w:right w:val="none" w:sz="0" w:space="0" w:color="auto"/>
      </w:divBdr>
    </w:div>
    <w:div w:id="1650090742">
      <w:bodyDiv w:val="1"/>
      <w:marLeft w:val="0"/>
      <w:marRight w:val="0"/>
      <w:marTop w:val="0"/>
      <w:marBottom w:val="0"/>
      <w:divBdr>
        <w:top w:val="none" w:sz="0" w:space="0" w:color="auto"/>
        <w:left w:val="none" w:sz="0" w:space="0" w:color="auto"/>
        <w:bottom w:val="none" w:sz="0" w:space="0" w:color="auto"/>
        <w:right w:val="none" w:sz="0" w:space="0" w:color="auto"/>
      </w:divBdr>
    </w:div>
    <w:div w:id="1650091787">
      <w:bodyDiv w:val="1"/>
      <w:marLeft w:val="0"/>
      <w:marRight w:val="0"/>
      <w:marTop w:val="0"/>
      <w:marBottom w:val="0"/>
      <w:divBdr>
        <w:top w:val="none" w:sz="0" w:space="0" w:color="auto"/>
        <w:left w:val="none" w:sz="0" w:space="0" w:color="auto"/>
        <w:bottom w:val="none" w:sz="0" w:space="0" w:color="auto"/>
        <w:right w:val="none" w:sz="0" w:space="0" w:color="auto"/>
      </w:divBdr>
    </w:div>
    <w:div w:id="1650279197">
      <w:bodyDiv w:val="1"/>
      <w:marLeft w:val="0"/>
      <w:marRight w:val="0"/>
      <w:marTop w:val="0"/>
      <w:marBottom w:val="0"/>
      <w:divBdr>
        <w:top w:val="none" w:sz="0" w:space="0" w:color="auto"/>
        <w:left w:val="none" w:sz="0" w:space="0" w:color="auto"/>
        <w:bottom w:val="none" w:sz="0" w:space="0" w:color="auto"/>
        <w:right w:val="none" w:sz="0" w:space="0" w:color="auto"/>
      </w:divBdr>
    </w:div>
    <w:div w:id="1650592331">
      <w:bodyDiv w:val="1"/>
      <w:marLeft w:val="0"/>
      <w:marRight w:val="0"/>
      <w:marTop w:val="0"/>
      <w:marBottom w:val="0"/>
      <w:divBdr>
        <w:top w:val="none" w:sz="0" w:space="0" w:color="auto"/>
        <w:left w:val="none" w:sz="0" w:space="0" w:color="auto"/>
        <w:bottom w:val="none" w:sz="0" w:space="0" w:color="auto"/>
        <w:right w:val="none" w:sz="0" w:space="0" w:color="auto"/>
      </w:divBdr>
    </w:div>
    <w:div w:id="1650674926">
      <w:bodyDiv w:val="1"/>
      <w:marLeft w:val="0"/>
      <w:marRight w:val="0"/>
      <w:marTop w:val="0"/>
      <w:marBottom w:val="0"/>
      <w:divBdr>
        <w:top w:val="none" w:sz="0" w:space="0" w:color="auto"/>
        <w:left w:val="none" w:sz="0" w:space="0" w:color="auto"/>
        <w:bottom w:val="none" w:sz="0" w:space="0" w:color="auto"/>
        <w:right w:val="none" w:sz="0" w:space="0" w:color="auto"/>
      </w:divBdr>
    </w:div>
    <w:div w:id="1650941499">
      <w:bodyDiv w:val="1"/>
      <w:marLeft w:val="0"/>
      <w:marRight w:val="0"/>
      <w:marTop w:val="0"/>
      <w:marBottom w:val="0"/>
      <w:divBdr>
        <w:top w:val="none" w:sz="0" w:space="0" w:color="auto"/>
        <w:left w:val="none" w:sz="0" w:space="0" w:color="auto"/>
        <w:bottom w:val="none" w:sz="0" w:space="0" w:color="auto"/>
        <w:right w:val="none" w:sz="0" w:space="0" w:color="auto"/>
      </w:divBdr>
    </w:div>
    <w:div w:id="1650943987">
      <w:bodyDiv w:val="1"/>
      <w:marLeft w:val="0"/>
      <w:marRight w:val="0"/>
      <w:marTop w:val="0"/>
      <w:marBottom w:val="0"/>
      <w:divBdr>
        <w:top w:val="none" w:sz="0" w:space="0" w:color="auto"/>
        <w:left w:val="none" w:sz="0" w:space="0" w:color="auto"/>
        <w:bottom w:val="none" w:sz="0" w:space="0" w:color="auto"/>
        <w:right w:val="none" w:sz="0" w:space="0" w:color="auto"/>
      </w:divBdr>
    </w:div>
    <w:div w:id="1650984128">
      <w:bodyDiv w:val="1"/>
      <w:marLeft w:val="0"/>
      <w:marRight w:val="0"/>
      <w:marTop w:val="0"/>
      <w:marBottom w:val="0"/>
      <w:divBdr>
        <w:top w:val="none" w:sz="0" w:space="0" w:color="auto"/>
        <w:left w:val="none" w:sz="0" w:space="0" w:color="auto"/>
        <w:bottom w:val="none" w:sz="0" w:space="0" w:color="auto"/>
        <w:right w:val="none" w:sz="0" w:space="0" w:color="auto"/>
      </w:divBdr>
    </w:div>
    <w:div w:id="1651207545">
      <w:bodyDiv w:val="1"/>
      <w:marLeft w:val="0"/>
      <w:marRight w:val="0"/>
      <w:marTop w:val="0"/>
      <w:marBottom w:val="0"/>
      <w:divBdr>
        <w:top w:val="none" w:sz="0" w:space="0" w:color="auto"/>
        <w:left w:val="none" w:sz="0" w:space="0" w:color="auto"/>
        <w:bottom w:val="none" w:sz="0" w:space="0" w:color="auto"/>
        <w:right w:val="none" w:sz="0" w:space="0" w:color="auto"/>
      </w:divBdr>
    </w:div>
    <w:div w:id="1651326147">
      <w:bodyDiv w:val="1"/>
      <w:marLeft w:val="0"/>
      <w:marRight w:val="0"/>
      <w:marTop w:val="0"/>
      <w:marBottom w:val="0"/>
      <w:divBdr>
        <w:top w:val="none" w:sz="0" w:space="0" w:color="auto"/>
        <w:left w:val="none" w:sz="0" w:space="0" w:color="auto"/>
        <w:bottom w:val="none" w:sz="0" w:space="0" w:color="auto"/>
        <w:right w:val="none" w:sz="0" w:space="0" w:color="auto"/>
      </w:divBdr>
    </w:div>
    <w:div w:id="1651835057">
      <w:bodyDiv w:val="1"/>
      <w:marLeft w:val="0"/>
      <w:marRight w:val="0"/>
      <w:marTop w:val="0"/>
      <w:marBottom w:val="0"/>
      <w:divBdr>
        <w:top w:val="none" w:sz="0" w:space="0" w:color="auto"/>
        <w:left w:val="none" w:sz="0" w:space="0" w:color="auto"/>
        <w:bottom w:val="none" w:sz="0" w:space="0" w:color="auto"/>
        <w:right w:val="none" w:sz="0" w:space="0" w:color="auto"/>
      </w:divBdr>
    </w:div>
    <w:div w:id="1651906977">
      <w:bodyDiv w:val="1"/>
      <w:marLeft w:val="0"/>
      <w:marRight w:val="0"/>
      <w:marTop w:val="0"/>
      <w:marBottom w:val="0"/>
      <w:divBdr>
        <w:top w:val="none" w:sz="0" w:space="0" w:color="auto"/>
        <w:left w:val="none" w:sz="0" w:space="0" w:color="auto"/>
        <w:bottom w:val="none" w:sz="0" w:space="0" w:color="auto"/>
        <w:right w:val="none" w:sz="0" w:space="0" w:color="auto"/>
      </w:divBdr>
    </w:div>
    <w:div w:id="1651985516">
      <w:bodyDiv w:val="1"/>
      <w:marLeft w:val="0"/>
      <w:marRight w:val="0"/>
      <w:marTop w:val="0"/>
      <w:marBottom w:val="0"/>
      <w:divBdr>
        <w:top w:val="none" w:sz="0" w:space="0" w:color="auto"/>
        <w:left w:val="none" w:sz="0" w:space="0" w:color="auto"/>
        <w:bottom w:val="none" w:sz="0" w:space="0" w:color="auto"/>
        <w:right w:val="none" w:sz="0" w:space="0" w:color="auto"/>
      </w:divBdr>
    </w:div>
    <w:div w:id="1651985542">
      <w:bodyDiv w:val="1"/>
      <w:marLeft w:val="0"/>
      <w:marRight w:val="0"/>
      <w:marTop w:val="0"/>
      <w:marBottom w:val="0"/>
      <w:divBdr>
        <w:top w:val="none" w:sz="0" w:space="0" w:color="auto"/>
        <w:left w:val="none" w:sz="0" w:space="0" w:color="auto"/>
        <w:bottom w:val="none" w:sz="0" w:space="0" w:color="auto"/>
        <w:right w:val="none" w:sz="0" w:space="0" w:color="auto"/>
      </w:divBdr>
    </w:div>
    <w:div w:id="1652365841">
      <w:bodyDiv w:val="1"/>
      <w:marLeft w:val="0"/>
      <w:marRight w:val="0"/>
      <w:marTop w:val="0"/>
      <w:marBottom w:val="0"/>
      <w:divBdr>
        <w:top w:val="none" w:sz="0" w:space="0" w:color="auto"/>
        <w:left w:val="none" w:sz="0" w:space="0" w:color="auto"/>
        <w:bottom w:val="none" w:sz="0" w:space="0" w:color="auto"/>
        <w:right w:val="none" w:sz="0" w:space="0" w:color="auto"/>
      </w:divBdr>
    </w:div>
    <w:div w:id="1652441544">
      <w:bodyDiv w:val="1"/>
      <w:marLeft w:val="0"/>
      <w:marRight w:val="0"/>
      <w:marTop w:val="0"/>
      <w:marBottom w:val="0"/>
      <w:divBdr>
        <w:top w:val="none" w:sz="0" w:space="0" w:color="auto"/>
        <w:left w:val="none" w:sz="0" w:space="0" w:color="auto"/>
        <w:bottom w:val="none" w:sz="0" w:space="0" w:color="auto"/>
        <w:right w:val="none" w:sz="0" w:space="0" w:color="auto"/>
      </w:divBdr>
    </w:div>
    <w:div w:id="1652632807">
      <w:bodyDiv w:val="1"/>
      <w:marLeft w:val="0"/>
      <w:marRight w:val="0"/>
      <w:marTop w:val="0"/>
      <w:marBottom w:val="0"/>
      <w:divBdr>
        <w:top w:val="none" w:sz="0" w:space="0" w:color="auto"/>
        <w:left w:val="none" w:sz="0" w:space="0" w:color="auto"/>
        <w:bottom w:val="none" w:sz="0" w:space="0" w:color="auto"/>
        <w:right w:val="none" w:sz="0" w:space="0" w:color="auto"/>
      </w:divBdr>
    </w:div>
    <w:div w:id="1652754153">
      <w:bodyDiv w:val="1"/>
      <w:marLeft w:val="0"/>
      <w:marRight w:val="0"/>
      <w:marTop w:val="0"/>
      <w:marBottom w:val="0"/>
      <w:divBdr>
        <w:top w:val="none" w:sz="0" w:space="0" w:color="auto"/>
        <w:left w:val="none" w:sz="0" w:space="0" w:color="auto"/>
        <w:bottom w:val="none" w:sz="0" w:space="0" w:color="auto"/>
        <w:right w:val="none" w:sz="0" w:space="0" w:color="auto"/>
      </w:divBdr>
    </w:div>
    <w:div w:id="1652830152">
      <w:bodyDiv w:val="1"/>
      <w:marLeft w:val="0"/>
      <w:marRight w:val="0"/>
      <w:marTop w:val="0"/>
      <w:marBottom w:val="0"/>
      <w:divBdr>
        <w:top w:val="none" w:sz="0" w:space="0" w:color="auto"/>
        <w:left w:val="none" w:sz="0" w:space="0" w:color="auto"/>
        <w:bottom w:val="none" w:sz="0" w:space="0" w:color="auto"/>
        <w:right w:val="none" w:sz="0" w:space="0" w:color="auto"/>
      </w:divBdr>
    </w:div>
    <w:div w:id="1652950005">
      <w:bodyDiv w:val="1"/>
      <w:marLeft w:val="0"/>
      <w:marRight w:val="0"/>
      <w:marTop w:val="0"/>
      <w:marBottom w:val="0"/>
      <w:divBdr>
        <w:top w:val="none" w:sz="0" w:space="0" w:color="auto"/>
        <w:left w:val="none" w:sz="0" w:space="0" w:color="auto"/>
        <w:bottom w:val="none" w:sz="0" w:space="0" w:color="auto"/>
        <w:right w:val="none" w:sz="0" w:space="0" w:color="auto"/>
      </w:divBdr>
    </w:div>
    <w:div w:id="1652981626">
      <w:bodyDiv w:val="1"/>
      <w:marLeft w:val="0"/>
      <w:marRight w:val="0"/>
      <w:marTop w:val="0"/>
      <w:marBottom w:val="0"/>
      <w:divBdr>
        <w:top w:val="none" w:sz="0" w:space="0" w:color="auto"/>
        <w:left w:val="none" w:sz="0" w:space="0" w:color="auto"/>
        <w:bottom w:val="none" w:sz="0" w:space="0" w:color="auto"/>
        <w:right w:val="none" w:sz="0" w:space="0" w:color="auto"/>
      </w:divBdr>
    </w:div>
    <w:div w:id="1653018247">
      <w:bodyDiv w:val="1"/>
      <w:marLeft w:val="0"/>
      <w:marRight w:val="0"/>
      <w:marTop w:val="0"/>
      <w:marBottom w:val="0"/>
      <w:divBdr>
        <w:top w:val="none" w:sz="0" w:space="0" w:color="auto"/>
        <w:left w:val="none" w:sz="0" w:space="0" w:color="auto"/>
        <w:bottom w:val="none" w:sz="0" w:space="0" w:color="auto"/>
        <w:right w:val="none" w:sz="0" w:space="0" w:color="auto"/>
      </w:divBdr>
    </w:div>
    <w:div w:id="1653171744">
      <w:bodyDiv w:val="1"/>
      <w:marLeft w:val="0"/>
      <w:marRight w:val="0"/>
      <w:marTop w:val="0"/>
      <w:marBottom w:val="0"/>
      <w:divBdr>
        <w:top w:val="none" w:sz="0" w:space="0" w:color="auto"/>
        <w:left w:val="none" w:sz="0" w:space="0" w:color="auto"/>
        <w:bottom w:val="none" w:sz="0" w:space="0" w:color="auto"/>
        <w:right w:val="none" w:sz="0" w:space="0" w:color="auto"/>
      </w:divBdr>
    </w:div>
    <w:div w:id="1653172752">
      <w:bodyDiv w:val="1"/>
      <w:marLeft w:val="0"/>
      <w:marRight w:val="0"/>
      <w:marTop w:val="0"/>
      <w:marBottom w:val="0"/>
      <w:divBdr>
        <w:top w:val="none" w:sz="0" w:space="0" w:color="auto"/>
        <w:left w:val="none" w:sz="0" w:space="0" w:color="auto"/>
        <w:bottom w:val="none" w:sz="0" w:space="0" w:color="auto"/>
        <w:right w:val="none" w:sz="0" w:space="0" w:color="auto"/>
      </w:divBdr>
    </w:div>
    <w:div w:id="1653176028">
      <w:bodyDiv w:val="1"/>
      <w:marLeft w:val="0"/>
      <w:marRight w:val="0"/>
      <w:marTop w:val="0"/>
      <w:marBottom w:val="0"/>
      <w:divBdr>
        <w:top w:val="none" w:sz="0" w:space="0" w:color="auto"/>
        <w:left w:val="none" w:sz="0" w:space="0" w:color="auto"/>
        <w:bottom w:val="none" w:sz="0" w:space="0" w:color="auto"/>
        <w:right w:val="none" w:sz="0" w:space="0" w:color="auto"/>
      </w:divBdr>
    </w:div>
    <w:div w:id="1653217233">
      <w:bodyDiv w:val="1"/>
      <w:marLeft w:val="0"/>
      <w:marRight w:val="0"/>
      <w:marTop w:val="0"/>
      <w:marBottom w:val="0"/>
      <w:divBdr>
        <w:top w:val="none" w:sz="0" w:space="0" w:color="auto"/>
        <w:left w:val="none" w:sz="0" w:space="0" w:color="auto"/>
        <w:bottom w:val="none" w:sz="0" w:space="0" w:color="auto"/>
        <w:right w:val="none" w:sz="0" w:space="0" w:color="auto"/>
      </w:divBdr>
    </w:div>
    <w:div w:id="1653438738">
      <w:bodyDiv w:val="1"/>
      <w:marLeft w:val="0"/>
      <w:marRight w:val="0"/>
      <w:marTop w:val="0"/>
      <w:marBottom w:val="0"/>
      <w:divBdr>
        <w:top w:val="none" w:sz="0" w:space="0" w:color="auto"/>
        <w:left w:val="none" w:sz="0" w:space="0" w:color="auto"/>
        <w:bottom w:val="none" w:sz="0" w:space="0" w:color="auto"/>
        <w:right w:val="none" w:sz="0" w:space="0" w:color="auto"/>
      </w:divBdr>
    </w:div>
    <w:div w:id="1653561203">
      <w:bodyDiv w:val="1"/>
      <w:marLeft w:val="0"/>
      <w:marRight w:val="0"/>
      <w:marTop w:val="0"/>
      <w:marBottom w:val="0"/>
      <w:divBdr>
        <w:top w:val="none" w:sz="0" w:space="0" w:color="auto"/>
        <w:left w:val="none" w:sz="0" w:space="0" w:color="auto"/>
        <w:bottom w:val="none" w:sz="0" w:space="0" w:color="auto"/>
        <w:right w:val="none" w:sz="0" w:space="0" w:color="auto"/>
      </w:divBdr>
    </w:div>
    <w:div w:id="1653826343">
      <w:bodyDiv w:val="1"/>
      <w:marLeft w:val="0"/>
      <w:marRight w:val="0"/>
      <w:marTop w:val="0"/>
      <w:marBottom w:val="0"/>
      <w:divBdr>
        <w:top w:val="none" w:sz="0" w:space="0" w:color="auto"/>
        <w:left w:val="none" w:sz="0" w:space="0" w:color="auto"/>
        <w:bottom w:val="none" w:sz="0" w:space="0" w:color="auto"/>
        <w:right w:val="none" w:sz="0" w:space="0" w:color="auto"/>
      </w:divBdr>
    </w:div>
    <w:div w:id="1653949959">
      <w:bodyDiv w:val="1"/>
      <w:marLeft w:val="0"/>
      <w:marRight w:val="0"/>
      <w:marTop w:val="0"/>
      <w:marBottom w:val="0"/>
      <w:divBdr>
        <w:top w:val="none" w:sz="0" w:space="0" w:color="auto"/>
        <w:left w:val="none" w:sz="0" w:space="0" w:color="auto"/>
        <w:bottom w:val="none" w:sz="0" w:space="0" w:color="auto"/>
        <w:right w:val="none" w:sz="0" w:space="0" w:color="auto"/>
      </w:divBdr>
    </w:div>
    <w:div w:id="1653950198">
      <w:bodyDiv w:val="1"/>
      <w:marLeft w:val="0"/>
      <w:marRight w:val="0"/>
      <w:marTop w:val="0"/>
      <w:marBottom w:val="0"/>
      <w:divBdr>
        <w:top w:val="none" w:sz="0" w:space="0" w:color="auto"/>
        <w:left w:val="none" w:sz="0" w:space="0" w:color="auto"/>
        <w:bottom w:val="none" w:sz="0" w:space="0" w:color="auto"/>
        <w:right w:val="none" w:sz="0" w:space="0" w:color="auto"/>
      </w:divBdr>
    </w:div>
    <w:div w:id="1654479478">
      <w:bodyDiv w:val="1"/>
      <w:marLeft w:val="0"/>
      <w:marRight w:val="0"/>
      <w:marTop w:val="0"/>
      <w:marBottom w:val="0"/>
      <w:divBdr>
        <w:top w:val="none" w:sz="0" w:space="0" w:color="auto"/>
        <w:left w:val="none" w:sz="0" w:space="0" w:color="auto"/>
        <w:bottom w:val="none" w:sz="0" w:space="0" w:color="auto"/>
        <w:right w:val="none" w:sz="0" w:space="0" w:color="auto"/>
      </w:divBdr>
    </w:div>
    <w:div w:id="1654488539">
      <w:bodyDiv w:val="1"/>
      <w:marLeft w:val="0"/>
      <w:marRight w:val="0"/>
      <w:marTop w:val="0"/>
      <w:marBottom w:val="0"/>
      <w:divBdr>
        <w:top w:val="none" w:sz="0" w:space="0" w:color="auto"/>
        <w:left w:val="none" w:sz="0" w:space="0" w:color="auto"/>
        <w:bottom w:val="none" w:sz="0" w:space="0" w:color="auto"/>
        <w:right w:val="none" w:sz="0" w:space="0" w:color="auto"/>
      </w:divBdr>
    </w:div>
    <w:div w:id="1654531225">
      <w:bodyDiv w:val="1"/>
      <w:marLeft w:val="0"/>
      <w:marRight w:val="0"/>
      <w:marTop w:val="0"/>
      <w:marBottom w:val="0"/>
      <w:divBdr>
        <w:top w:val="none" w:sz="0" w:space="0" w:color="auto"/>
        <w:left w:val="none" w:sz="0" w:space="0" w:color="auto"/>
        <w:bottom w:val="none" w:sz="0" w:space="0" w:color="auto"/>
        <w:right w:val="none" w:sz="0" w:space="0" w:color="auto"/>
      </w:divBdr>
    </w:div>
    <w:div w:id="1654602643">
      <w:bodyDiv w:val="1"/>
      <w:marLeft w:val="0"/>
      <w:marRight w:val="0"/>
      <w:marTop w:val="0"/>
      <w:marBottom w:val="0"/>
      <w:divBdr>
        <w:top w:val="none" w:sz="0" w:space="0" w:color="auto"/>
        <w:left w:val="none" w:sz="0" w:space="0" w:color="auto"/>
        <w:bottom w:val="none" w:sz="0" w:space="0" w:color="auto"/>
        <w:right w:val="none" w:sz="0" w:space="0" w:color="auto"/>
      </w:divBdr>
    </w:div>
    <w:div w:id="1654605976">
      <w:bodyDiv w:val="1"/>
      <w:marLeft w:val="0"/>
      <w:marRight w:val="0"/>
      <w:marTop w:val="0"/>
      <w:marBottom w:val="0"/>
      <w:divBdr>
        <w:top w:val="none" w:sz="0" w:space="0" w:color="auto"/>
        <w:left w:val="none" w:sz="0" w:space="0" w:color="auto"/>
        <w:bottom w:val="none" w:sz="0" w:space="0" w:color="auto"/>
        <w:right w:val="none" w:sz="0" w:space="0" w:color="auto"/>
      </w:divBdr>
    </w:div>
    <w:div w:id="1654680359">
      <w:bodyDiv w:val="1"/>
      <w:marLeft w:val="0"/>
      <w:marRight w:val="0"/>
      <w:marTop w:val="0"/>
      <w:marBottom w:val="0"/>
      <w:divBdr>
        <w:top w:val="none" w:sz="0" w:space="0" w:color="auto"/>
        <w:left w:val="none" w:sz="0" w:space="0" w:color="auto"/>
        <w:bottom w:val="none" w:sz="0" w:space="0" w:color="auto"/>
        <w:right w:val="none" w:sz="0" w:space="0" w:color="auto"/>
      </w:divBdr>
    </w:div>
    <w:div w:id="1654720473">
      <w:bodyDiv w:val="1"/>
      <w:marLeft w:val="0"/>
      <w:marRight w:val="0"/>
      <w:marTop w:val="0"/>
      <w:marBottom w:val="0"/>
      <w:divBdr>
        <w:top w:val="none" w:sz="0" w:space="0" w:color="auto"/>
        <w:left w:val="none" w:sz="0" w:space="0" w:color="auto"/>
        <w:bottom w:val="none" w:sz="0" w:space="0" w:color="auto"/>
        <w:right w:val="none" w:sz="0" w:space="0" w:color="auto"/>
      </w:divBdr>
    </w:div>
    <w:div w:id="1654918110">
      <w:bodyDiv w:val="1"/>
      <w:marLeft w:val="0"/>
      <w:marRight w:val="0"/>
      <w:marTop w:val="0"/>
      <w:marBottom w:val="0"/>
      <w:divBdr>
        <w:top w:val="none" w:sz="0" w:space="0" w:color="auto"/>
        <w:left w:val="none" w:sz="0" w:space="0" w:color="auto"/>
        <w:bottom w:val="none" w:sz="0" w:space="0" w:color="auto"/>
        <w:right w:val="none" w:sz="0" w:space="0" w:color="auto"/>
      </w:divBdr>
    </w:div>
    <w:div w:id="1654946418">
      <w:bodyDiv w:val="1"/>
      <w:marLeft w:val="0"/>
      <w:marRight w:val="0"/>
      <w:marTop w:val="0"/>
      <w:marBottom w:val="0"/>
      <w:divBdr>
        <w:top w:val="none" w:sz="0" w:space="0" w:color="auto"/>
        <w:left w:val="none" w:sz="0" w:space="0" w:color="auto"/>
        <w:bottom w:val="none" w:sz="0" w:space="0" w:color="auto"/>
        <w:right w:val="none" w:sz="0" w:space="0" w:color="auto"/>
      </w:divBdr>
    </w:div>
    <w:div w:id="1654988449">
      <w:bodyDiv w:val="1"/>
      <w:marLeft w:val="0"/>
      <w:marRight w:val="0"/>
      <w:marTop w:val="0"/>
      <w:marBottom w:val="0"/>
      <w:divBdr>
        <w:top w:val="none" w:sz="0" w:space="0" w:color="auto"/>
        <w:left w:val="none" w:sz="0" w:space="0" w:color="auto"/>
        <w:bottom w:val="none" w:sz="0" w:space="0" w:color="auto"/>
        <w:right w:val="none" w:sz="0" w:space="0" w:color="auto"/>
      </w:divBdr>
    </w:div>
    <w:div w:id="1655329157">
      <w:bodyDiv w:val="1"/>
      <w:marLeft w:val="0"/>
      <w:marRight w:val="0"/>
      <w:marTop w:val="0"/>
      <w:marBottom w:val="0"/>
      <w:divBdr>
        <w:top w:val="none" w:sz="0" w:space="0" w:color="auto"/>
        <w:left w:val="none" w:sz="0" w:space="0" w:color="auto"/>
        <w:bottom w:val="none" w:sz="0" w:space="0" w:color="auto"/>
        <w:right w:val="none" w:sz="0" w:space="0" w:color="auto"/>
      </w:divBdr>
    </w:div>
    <w:div w:id="1655570648">
      <w:bodyDiv w:val="1"/>
      <w:marLeft w:val="0"/>
      <w:marRight w:val="0"/>
      <w:marTop w:val="0"/>
      <w:marBottom w:val="0"/>
      <w:divBdr>
        <w:top w:val="none" w:sz="0" w:space="0" w:color="auto"/>
        <w:left w:val="none" w:sz="0" w:space="0" w:color="auto"/>
        <w:bottom w:val="none" w:sz="0" w:space="0" w:color="auto"/>
        <w:right w:val="none" w:sz="0" w:space="0" w:color="auto"/>
      </w:divBdr>
    </w:div>
    <w:div w:id="1655644726">
      <w:bodyDiv w:val="1"/>
      <w:marLeft w:val="0"/>
      <w:marRight w:val="0"/>
      <w:marTop w:val="0"/>
      <w:marBottom w:val="0"/>
      <w:divBdr>
        <w:top w:val="none" w:sz="0" w:space="0" w:color="auto"/>
        <w:left w:val="none" w:sz="0" w:space="0" w:color="auto"/>
        <w:bottom w:val="none" w:sz="0" w:space="0" w:color="auto"/>
        <w:right w:val="none" w:sz="0" w:space="0" w:color="auto"/>
      </w:divBdr>
    </w:div>
    <w:div w:id="1655911355">
      <w:bodyDiv w:val="1"/>
      <w:marLeft w:val="0"/>
      <w:marRight w:val="0"/>
      <w:marTop w:val="0"/>
      <w:marBottom w:val="0"/>
      <w:divBdr>
        <w:top w:val="none" w:sz="0" w:space="0" w:color="auto"/>
        <w:left w:val="none" w:sz="0" w:space="0" w:color="auto"/>
        <w:bottom w:val="none" w:sz="0" w:space="0" w:color="auto"/>
        <w:right w:val="none" w:sz="0" w:space="0" w:color="auto"/>
      </w:divBdr>
    </w:div>
    <w:div w:id="1656493485">
      <w:bodyDiv w:val="1"/>
      <w:marLeft w:val="0"/>
      <w:marRight w:val="0"/>
      <w:marTop w:val="0"/>
      <w:marBottom w:val="0"/>
      <w:divBdr>
        <w:top w:val="none" w:sz="0" w:space="0" w:color="auto"/>
        <w:left w:val="none" w:sz="0" w:space="0" w:color="auto"/>
        <w:bottom w:val="none" w:sz="0" w:space="0" w:color="auto"/>
        <w:right w:val="none" w:sz="0" w:space="0" w:color="auto"/>
      </w:divBdr>
    </w:div>
    <w:div w:id="1656639519">
      <w:bodyDiv w:val="1"/>
      <w:marLeft w:val="0"/>
      <w:marRight w:val="0"/>
      <w:marTop w:val="0"/>
      <w:marBottom w:val="0"/>
      <w:divBdr>
        <w:top w:val="none" w:sz="0" w:space="0" w:color="auto"/>
        <w:left w:val="none" w:sz="0" w:space="0" w:color="auto"/>
        <w:bottom w:val="none" w:sz="0" w:space="0" w:color="auto"/>
        <w:right w:val="none" w:sz="0" w:space="0" w:color="auto"/>
      </w:divBdr>
    </w:div>
    <w:div w:id="1656640163">
      <w:bodyDiv w:val="1"/>
      <w:marLeft w:val="0"/>
      <w:marRight w:val="0"/>
      <w:marTop w:val="0"/>
      <w:marBottom w:val="0"/>
      <w:divBdr>
        <w:top w:val="none" w:sz="0" w:space="0" w:color="auto"/>
        <w:left w:val="none" w:sz="0" w:space="0" w:color="auto"/>
        <w:bottom w:val="none" w:sz="0" w:space="0" w:color="auto"/>
        <w:right w:val="none" w:sz="0" w:space="0" w:color="auto"/>
      </w:divBdr>
    </w:div>
    <w:div w:id="1657487186">
      <w:bodyDiv w:val="1"/>
      <w:marLeft w:val="0"/>
      <w:marRight w:val="0"/>
      <w:marTop w:val="0"/>
      <w:marBottom w:val="0"/>
      <w:divBdr>
        <w:top w:val="none" w:sz="0" w:space="0" w:color="auto"/>
        <w:left w:val="none" w:sz="0" w:space="0" w:color="auto"/>
        <w:bottom w:val="none" w:sz="0" w:space="0" w:color="auto"/>
        <w:right w:val="none" w:sz="0" w:space="0" w:color="auto"/>
      </w:divBdr>
    </w:div>
    <w:div w:id="1657562932">
      <w:bodyDiv w:val="1"/>
      <w:marLeft w:val="0"/>
      <w:marRight w:val="0"/>
      <w:marTop w:val="0"/>
      <w:marBottom w:val="0"/>
      <w:divBdr>
        <w:top w:val="none" w:sz="0" w:space="0" w:color="auto"/>
        <w:left w:val="none" w:sz="0" w:space="0" w:color="auto"/>
        <w:bottom w:val="none" w:sz="0" w:space="0" w:color="auto"/>
        <w:right w:val="none" w:sz="0" w:space="0" w:color="auto"/>
      </w:divBdr>
    </w:div>
    <w:div w:id="1657612309">
      <w:bodyDiv w:val="1"/>
      <w:marLeft w:val="0"/>
      <w:marRight w:val="0"/>
      <w:marTop w:val="0"/>
      <w:marBottom w:val="0"/>
      <w:divBdr>
        <w:top w:val="none" w:sz="0" w:space="0" w:color="auto"/>
        <w:left w:val="none" w:sz="0" w:space="0" w:color="auto"/>
        <w:bottom w:val="none" w:sz="0" w:space="0" w:color="auto"/>
        <w:right w:val="none" w:sz="0" w:space="0" w:color="auto"/>
      </w:divBdr>
    </w:div>
    <w:div w:id="1657760189">
      <w:bodyDiv w:val="1"/>
      <w:marLeft w:val="0"/>
      <w:marRight w:val="0"/>
      <w:marTop w:val="0"/>
      <w:marBottom w:val="0"/>
      <w:divBdr>
        <w:top w:val="none" w:sz="0" w:space="0" w:color="auto"/>
        <w:left w:val="none" w:sz="0" w:space="0" w:color="auto"/>
        <w:bottom w:val="none" w:sz="0" w:space="0" w:color="auto"/>
        <w:right w:val="none" w:sz="0" w:space="0" w:color="auto"/>
      </w:divBdr>
    </w:div>
    <w:div w:id="1657801737">
      <w:bodyDiv w:val="1"/>
      <w:marLeft w:val="0"/>
      <w:marRight w:val="0"/>
      <w:marTop w:val="0"/>
      <w:marBottom w:val="0"/>
      <w:divBdr>
        <w:top w:val="none" w:sz="0" w:space="0" w:color="auto"/>
        <w:left w:val="none" w:sz="0" w:space="0" w:color="auto"/>
        <w:bottom w:val="none" w:sz="0" w:space="0" w:color="auto"/>
        <w:right w:val="none" w:sz="0" w:space="0" w:color="auto"/>
      </w:divBdr>
    </w:div>
    <w:div w:id="1657804776">
      <w:bodyDiv w:val="1"/>
      <w:marLeft w:val="0"/>
      <w:marRight w:val="0"/>
      <w:marTop w:val="0"/>
      <w:marBottom w:val="0"/>
      <w:divBdr>
        <w:top w:val="none" w:sz="0" w:space="0" w:color="auto"/>
        <w:left w:val="none" w:sz="0" w:space="0" w:color="auto"/>
        <w:bottom w:val="none" w:sz="0" w:space="0" w:color="auto"/>
        <w:right w:val="none" w:sz="0" w:space="0" w:color="auto"/>
      </w:divBdr>
    </w:div>
    <w:div w:id="1657875214">
      <w:bodyDiv w:val="1"/>
      <w:marLeft w:val="0"/>
      <w:marRight w:val="0"/>
      <w:marTop w:val="0"/>
      <w:marBottom w:val="0"/>
      <w:divBdr>
        <w:top w:val="none" w:sz="0" w:space="0" w:color="auto"/>
        <w:left w:val="none" w:sz="0" w:space="0" w:color="auto"/>
        <w:bottom w:val="none" w:sz="0" w:space="0" w:color="auto"/>
        <w:right w:val="none" w:sz="0" w:space="0" w:color="auto"/>
      </w:divBdr>
    </w:div>
    <w:div w:id="1657878687">
      <w:bodyDiv w:val="1"/>
      <w:marLeft w:val="0"/>
      <w:marRight w:val="0"/>
      <w:marTop w:val="0"/>
      <w:marBottom w:val="0"/>
      <w:divBdr>
        <w:top w:val="none" w:sz="0" w:space="0" w:color="auto"/>
        <w:left w:val="none" w:sz="0" w:space="0" w:color="auto"/>
        <w:bottom w:val="none" w:sz="0" w:space="0" w:color="auto"/>
        <w:right w:val="none" w:sz="0" w:space="0" w:color="auto"/>
      </w:divBdr>
    </w:div>
    <w:div w:id="1658417927">
      <w:bodyDiv w:val="1"/>
      <w:marLeft w:val="0"/>
      <w:marRight w:val="0"/>
      <w:marTop w:val="0"/>
      <w:marBottom w:val="0"/>
      <w:divBdr>
        <w:top w:val="none" w:sz="0" w:space="0" w:color="auto"/>
        <w:left w:val="none" w:sz="0" w:space="0" w:color="auto"/>
        <w:bottom w:val="none" w:sz="0" w:space="0" w:color="auto"/>
        <w:right w:val="none" w:sz="0" w:space="0" w:color="auto"/>
      </w:divBdr>
    </w:div>
    <w:div w:id="1658728130">
      <w:bodyDiv w:val="1"/>
      <w:marLeft w:val="0"/>
      <w:marRight w:val="0"/>
      <w:marTop w:val="0"/>
      <w:marBottom w:val="0"/>
      <w:divBdr>
        <w:top w:val="none" w:sz="0" w:space="0" w:color="auto"/>
        <w:left w:val="none" w:sz="0" w:space="0" w:color="auto"/>
        <w:bottom w:val="none" w:sz="0" w:space="0" w:color="auto"/>
        <w:right w:val="none" w:sz="0" w:space="0" w:color="auto"/>
      </w:divBdr>
    </w:div>
    <w:div w:id="1658730165">
      <w:bodyDiv w:val="1"/>
      <w:marLeft w:val="0"/>
      <w:marRight w:val="0"/>
      <w:marTop w:val="0"/>
      <w:marBottom w:val="0"/>
      <w:divBdr>
        <w:top w:val="none" w:sz="0" w:space="0" w:color="auto"/>
        <w:left w:val="none" w:sz="0" w:space="0" w:color="auto"/>
        <w:bottom w:val="none" w:sz="0" w:space="0" w:color="auto"/>
        <w:right w:val="none" w:sz="0" w:space="0" w:color="auto"/>
      </w:divBdr>
    </w:div>
    <w:div w:id="1658922070">
      <w:bodyDiv w:val="1"/>
      <w:marLeft w:val="0"/>
      <w:marRight w:val="0"/>
      <w:marTop w:val="0"/>
      <w:marBottom w:val="0"/>
      <w:divBdr>
        <w:top w:val="none" w:sz="0" w:space="0" w:color="auto"/>
        <w:left w:val="none" w:sz="0" w:space="0" w:color="auto"/>
        <w:bottom w:val="none" w:sz="0" w:space="0" w:color="auto"/>
        <w:right w:val="none" w:sz="0" w:space="0" w:color="auto"/>
      </w:divBdr>
    </w:div>
    <w:div w:id="1659187494">
      <w:bodyDiv w:val="1"/>
      <w:marLeft w:val="0"/>
      <w:marRight w:val="0"/>
      <w:marTop w:val="0"/>
      <w:marBottom w:val="0"/>
      <w:divBdr>
        <w:top w:val="none" w:sz="0" w:space="0" w:color="auto"/>
        <w:left w:val="none" w:sz="0" w:space="0" w:color="auto"/>
        <w:bottom w:val="none" w:sz="0" w:space="0" w:color="auto"/>
        <w:right w:val="none" w:sz="0" w:space="0" w:color="auto"/>
      </w:divBdr>
    </w:div>
    <w:div w:id="1659193380">
      <w:bodyDiv w:val="1"/>
      <w:marLeft w:val="0"/>
      <w:marRight w:val="0"/>
      <w:marTop w:val="0"/>
      <w:marBottom w:val="0"/>
      <w:divBdr>
        <w:top w:val="none" w:sz="0" w:space="0" w:color="auto"/>
        <w:left w:val="none" w:sz="0" w:space="0" w:color="auto"/>
        <w:bottom w:val="none" w:sz="0" w:space="0" w:color="auto"/>
        <w:right w:val="none" w:sz="0" w:space="0" w:color="auto"/>
      </w:divBdr>
    </w:div>
    <w:div w:id="1659309824">
      <w:bodyDiv w:val="1"/>
      <w:marLeft w:val="0"/>
      <w:marRight w:val="0"/>
      <w:marTop w:val="0"/>
      <w:marBottom w:val="0"/>
      <w:divBdr>
        <w:top w:val="none" w:sz="0" w:space="0" w:color="auto"/>
        <w:left w:val="none" w:sz="0" w:space="0" w:color="auto"/>
        <w:bottom w:val="none" w:sz="0" w:space="0" w:color="auto"/>
        <w:right w:val="none" w:sz="0" w:space="0" w:color="auto"/>
      </w:divBdr>
    </w:div>
    <w:div w:id="1659337807">
      <w:bodyDiv w:val="1"/>
      <w:marLeft w:val="0"/>
      <w:marRight w:val="0"/>
      <w:marTop w:val="0"/>
      <w:marBottom w:val="0"/>
      <w:divBdr>
        <w:top w:val="none" w:sz="0" w:space="0" w:color="auto"/>
        <w:left w:val="none" w:sz="0" w:space="0" w:color="auto"/>
        <w:bottom w:val="none" w:sz="0" w:space="0" w:color="auto"/>
        <w:right w:val="none" w:sz="0" w:space="0" w:color="auto"/>
      </w:divBdr>
    </w:div>
    <w:div w:id="1659504581">
      <w:bodyDiv w:val="1"/>
      <w:marLeft w:val="0"/>
      <w:marRight w:val="0"/>
      <w:marTop w:val="0"/>
      <w:marBottom w:val="0"/>
      <w:divBdr>
        <w:top w:val="none" w:sz="0" w:space="0" w:color="auto"/>
        <w:left w:val="none" w:sz="0" w:space="0" w:color="auto"/>
        <w:bottom w:val="none" w:sz="0" w:space="0" w:color="auto"/>
        <w:right w:val="none" w:sz="0" w:space="0" w:color="auto"/>
      </w:divBdr>
    </w:div>
    <w:div w:id="1659530951">
      <w:bodyDiv w:val="1"/>
      <w:marLeft w:val="0"/>
      <w:marRight w:val="0"/>
      <w:marTop w:val="0"/>
      <w:marBottom w:val="0"/>
      <w:divBdr>
        <w:top w:val="none" w:sz="0" w:space="0" w:color="auto"/>
        <w:left w:val="none" w:sz="0" w:space="0" w:color="auto"/>
        <w:bottom w:val="none" w:sz="0" w:space="0" w:color="auto"/>
        <w:right w:val="none" w:sz="0" w:space="0" w:color="auto"/>
      </w:divBdr>
    </w:div>
    <w:div w:id="1659573392">
      <w:bodyDiv w:val="1"/>
      <w:marLeft w:val="0"/>
      <w:marRight w:val="0"/>
      <w:marTop w:val="0"/>
      <w:marBottom w:val="0"/>
      <w:divBdr>
        <w:top w:val="none" w:sz="0" w:space="0" w:color="auto"/>
        <w:left w:val="none" w:sz="0" w:space="0" w:color="auto"/>
        <w:bottom w:val="none" w:sz="0" w:space="0" w:color="auto"/>
        <w:right w:val="none" w:sz="0" w:space="0" w:color="auto"/>
      </w:divBdr>
    </w:div>
    <w:div w:id="1659654637">
      <w:bodyDiv w:val="1"/>
      <w:marLeft w:val="0"/>
      <w:marRight w:val="0"/>
      <w:marTop w:val="0"/>
      <w:marBottom w:val="0"/>
      <w:divBdr>
        <w:top w:val="none" w:sz="0" w:space="0" w:color="auto"/>
        <w:left w:val="none" w:sz="0" w:space="0" w:color="auto"/>
        <w:bottom w:val="none" w:sz="0" w:space="0" w:color="auto"/>
        <w:right w:val="none" w:sz="0" w:space="0" w:color="auto"/>
      </w:divBdr>
    </w:div>
    <w:div w:id="1659728595">
      <w:bodyDiv w:val="1"/>
      <w:marLeft w:val="0"/>
      <w:marRight w:val="0"/>
      <w:marTop w:val="0"/>
      <w:marBottom w:val="0"/>
      <w:divBdr>
        <w:top w:val="none" w:sz="0" w:space="0" w:color="auto"/>
        <w:left w:val="none" w:sz="0" w:space="0" w:color="auto"/>
        <w:bottom w:val="none" w:sz="0" w:space="0" w:color="auto"/>
        <w:right w:val="none" w:sz="0" w:space="0" w:color="auto"/>
      </w:divBdr>
    </w:div>
    <w:div w:id="1659767619">
      <w:bodyDiv w:val="1"/>
      <w:marLeft w:val="0"/>
      <w:marRight w:val="0"/>
      <w:marTop w:val="0"/>
      <w:marBottom w:val="0"/>
      <w:divBdr>
        <w:top w:val="none" w:sz="0" w:space="0" w:color="auto"/>
        <w:left w:val="none" w:sz="0" w:space="0" w:color="auto"/>
        <w:bottom w:val="none" w:sz="0" w:space="0" w:color="auto"/>
        <w:right w:val="none" w:sz="0" w:space="0" w:color="auto"/>
      </w:divBdr>
    </w:div>
    <w:div w:id="1659769271">
      <w:bodyDiv w:val="1"/>
      <w:marLeft w:val="0"/>
      <w:marRight w:val="0"/>
      <w:marTop w:val="0"/>
      <w:marBottom w:val="0"/>
      <w:divBdr>
        <w:top w:val="none" w:sz="0" w:space="0" w:color="auto"/>
        <w:left w:val="none" w:sz="0" w:space="0" w:color="auto"/>
        <w:bottom w:val="none" w:sz="0" w:space="0" w:color="auto"/>
        <w:right w:val="none" w:sz="0" w:space="0" w:color="auto"/>
      </w:divBdr>
    </w:div>
    <w:div w:id="1659962566">
      <w:bodyDiv w:val="1"/>
      <w:marLeft w:val="0"/>
      <w:marRight w:val="0"/>
      <w:marTop w:val="0"/>
      <w:marBottom w:val="0"/>
      <w:divBdr>
        <w:top w:val="none" w:sz="0" w:space="0" w:color="auto"/>
        <w:left w:val="none" w:sz="0" w:space="0" w:color="auto"/>
        <w:bottom w:val="none" w:sz="0" w:space="0" w:color="auto"/>
        <w:right w:val="none" w:sz="0" w:space="0" w:color="auto"/>
      </w:divBdr>
    </w:div>
    <w:div w:id="1660184384">
      <w:bodyDiv w:val="1"/>
      <w:marLeft w:val="0"/>
      <w:marRight w:val="0"/>
      <w:marTop w:val="0"/>
      <w:marBottom w:val="0"/>
      <w:divBdr>
        <w:top w:val="none" w:sz="0" w:space="0" w:color="auto"/>
        <w:left w:val="none" w:sz="0" w:space="0" w:color="auto"/>
        <w:bottom w:val="none" w:sz="0" w:space="0" w:color="auto"/>
        <w:right w:val="none" w:sz="0" w:space="0" w:color="auto"/>
      </w:divBdr>
    </w:div>
    <w:div w:id="1660306486">
      <w:bodyDiv w:val="1"/>
      <w:marLeft w:val="0"/>
      <w:marRight w:val="0"/>
      <w:marTop w:val="0"/>
      <w:marBottom w:val="0"/>
      <w:divBdr>
        <w:top w:val="none" w:sz="0" w:space="0" w:color="auto"/>
        <w:left w:val="none" w:sz="0" w:space="0" w:color="auto"/>
        <w:bottom w:val="none" w:sz="0" w:space="0" w:color="auto"/>
        <w:right w:val="none" w:sz="0" w:space="0" w:color="auto"/>
      </w:divBdr>
    </w:div>
    <w:div w:id="1660689477">
      <w:bodyDiv w:val="1"/>
      <w:marLeft w:val="0"/>
      <w:marRight w:val="0"/>
      <w:marTop w:val="0"/>
      <w:marBottom w:val="0"/>
      <w:divBdr>
        <w:top w:val="none" w:sz="0" w:space="0" w:color="auto"/>
        <w:left w:val="none" w:sz="0" w:space="0" w:color="auto"/>
        <w:bottom w:val="none" w:sz="0" w:space="0" w:color="auto"/>
        <w:right w:val="none" w:sz="0" w:space="0" w:color="auto"/>
      </w:divBdr>
    </w:div>
    <w:div w:id="1660764307">
      <w:bodyDiv w:val="1"/>
      <w:marLeft w:val="0"/>
      <w:marRight w:val="0"/>
      <w:marTop w:val="0"/>
      <w:marBottom w:val="0"/>
      <w:divBdr>
        <w:top w:val="none" w:sz="0" w:space="0" w:color="auto"/>
        <w:left w:val="none" w:sz="0" w:space="0" w:color="auto"/>
        <w:bottom w:val="none" w:sz="0" w:space="0" w:color="auto"/>
        <w:right w:val="none" w:sz="0" w:space="0" w:color="auto"/>
      </w:divBdr>
    </w:div>
    <w:div w:id="1660772058">
      <w:bodyDiv w:val="1"/>
      <w:marLeft w:val="0"/>
      <w:marRight w:val="0"/>
      <w:marTop w:val="0"/>
      <w:marBottom w:val="0"/>
      <w:divBdr>
        <w:top w:val="none" w:sz="0" w:space="0" w:color="auto"/>
        <w:left w:val="none" w:sz="0" w:space="0" w:color="auto"/>
        <w:bottom w:val="none" w:sz="0" w:space="0" w:color="auto"/>
        <w:right w:val="none" w:sz="0" w:space="0" w:color="auto"/>
      </w:divBdr>
    </w:div>
    <w:div w:id="1660962602">
      <w:bodyDiv w:val="1"/>
      <w:marLeft w:val="0"/>
      <w:marRight w:val="0"/>
      <w:marTop w:val="0"/>
      <w:marBottom w:val="0"/>
      <w:divBdr>
        <w:top w:val="none" w:sz="0" w:space="0" w:color="auto"/>
        <w:left w:val="none" w:sz="0" w:space="0" w:color="auto"/>
        <w:bottom w:val="none" w:sz="0" w:space="0" w:color="auto"/>
        <w:right w:val="none" w:sz="0" w:space="0" w:color="auto"/>
      </w:divBdr>
    </w:div>
    <w:div w:id="1661231230">
      <w:bodyDiv w:val="1"/>
      <w:marLeft w:val="0"/>
      <w:marRight w:val="0"/>
      <w:marTop w:val="0"/>
      <w:marBottom w:val="0"/>
      <w:divBdr>
        <w:top w:val="none" w:sz="0" w:space="0" w:color="auto"/>
        <w:left w:val="none" w:sz="0" w:space="0" w:color="auto"/>
        <w:bottom w:val="none" w:sz="0" w:space="0" w:color="auto"/>
        <w:right w:val="none" w:sz="0" w:space="0" w:color="auto"/>
      </w:divBdr>
    </w:div>
    <w:div w:id="1661423313">
      <w:bodyDiv w:val="1"/>
      <w:marLeft w:val="0"/>
      <w:marRight w:val="0"/>
      <w:marTop w:val="0"/>
      <w:marBottom w:val="0"/>
      <w:divBdr>
        <w:top w:val="none" w:sz="0" w:space="0" w:color="auto"/>
        <w:left w:val="none" w:sz="0" w:space="0" w:color="auto"/>
        <w:bottom w:val="none" w:sz="0" w:space="0" w:color="auto"/>
        <w:right w:val="none" w:sz="0" w:space="0" w:color="auto"/>
      </w:divBdr>
    </w:div>
    <w:div w:id="1661540803">
      <w:bodyDiv w:val="1"/>
      <w:marLeft w:val="0"/>
      <w:marRight w:val="0"/>
      <w:marTop w:val="0"/>
      <w:marBottom w:val="0"/>
      <w:divBdr>
        <w:top w:val="none" w:sz="0" w:space="0" w:color="auto"/>
        <w:left w:val="none" w:sz="0" w:space="0" w:color="auto"/>
        <w:bottom w:val="none" w:sz="0" w:space="0" w:color="auto"/>
        <w:right w:val="none" w:sz="0" w:space="0" w:color="auto"/>
      </w:divBdr>
    </w:div>
    <w:div w:id="1661811384">
      <w:bodyDiv w:val="1"/>
      <w:marLeft w:val="0"/>
      <w:marRight w:val="0"/>
      <w:marTop w:val="0"/>
      <w:marBottom w:val="0"/>
      <w:divBdr>
        <w:top w:val="none" w:sz="0" w:space="0" w:color="auto"/>
        <w:left w:val="none" w:sz="0" w:space="0" w:color="auto"/>
        <w:bottom w:val="none" w:sz="0" w:space="0" w:color="auto"/>
        <w:right w:val="none" w:sz="0" w:space="0" w:color="auto"/>
      </w:divBdr>
    </w:div>
    <w:div w:id="1661887544">
      <w:bodyDiv w:val="1"/>
      <w:marLeft w:val="0"/>
      <w:marRight w:val="0"/>
      <w:marTop w:val="0"/>
      <w:marBottom w:val="0"/>
      <w:divBdr>
        <w:top w:val="none" w:sz="0" w:space="0" w:color="auto"/>
        <w:left w:val="none" w:sz="0" w:space="0" w:color="auto"/>
        <w:bottom w:val="none" w:sz="0" w:space="0" w:color="auto"/>
        <w:right w:val="none" w:sz="0" w:space="0" w:color="auto"/>
      </w:divBdr>
    </w:div>
    <w:div w:id="1662268713">
      <w:bodyDiv w:val="1"/>
      <w:marLeft w:val="0"/>
      <w:marRight w:val="0"/>
      <w:marTop w:val="0"/>
      <w:marBottom w:val="0"/>
      <w:divBdr>
        <w:top w:val="none" w:sz="0" w:space="0" w:color="auto"/>
        <w:left w:val="none" w:sz="0" w:space="0" w:color="auto"/>
        <w:bottom w:val="none" w:sz="0" w:space="0" w:color="auto"/>
        <w:right w:val="none" w:sz="0" w:space="0" w:color="auto"/>
      </w:divBdr>
    </w:div>
    <w:div w:id="1662270796">
      <w:bodyDiv w:val="1"/>
      <w:marLeft w:val="0"/>
      <w:marRight w:val="0"/>
      <w:marTop w:val="0"/>
      <w:marBottom w:val="0"/>
      <w:divBdr>
        <w:top w:val="none" w:sz="0" w:space="0" w:color="auto"/>
        <w:left w:val="none" w:sz="0" w:space="0" w:color="auto"/>
        <w:bottom w:val="none" w:sz="0" w:space="0" w:color="auto"/>
        <w:right w:val="none" w:sz="0" w:space="0" w:color="auto"/>
      </w:divBdr>
    </w:div>
    <w:div w:id="1662661625">
      <w:bodyDiv w:val="1"/>
      <w:marLeft w:val="0"/>
      <w:marRight w:val="0"/>
      <w:marTop w:val="0"/>
      <w:marBottom w:val="0"/>
      <w:divBdr>
        <w:top w:val="none" w:sz="0" w:space="0" w:color="auto"/>
        <w:left w:val="none" w:sz="0" w:space="0" w:color="auto"/>
        <w:bottom w:val="none" w:sz="0" w:space="0" w:color="auto"/>
        <w:right w:val="none" w:sz="0" w:space="0" w:color="auto"/>
      </w:divBdr>
    </w:div>
    <w:div w:id="1663044078">
      <w:bodyDiv w:val="1"/>
      <w:marLeft w:val="0"/>
      <w:marRight w:val="0"/>
      <w:marTop w:val="0"/>
      <w:marBottom w:val="0"/>
      <w:divBdr>
        <w:top w:val="none" w:sz="0" w:space="0" w:color="auto"/>
        <w:left w:val="none" w:sz="0" w:space="0" w:color="auto"/>
        <w:bottom w:val="none" w:sz="0" w:space="0" w:color="auto"/>
        <w:right w:val="none" w:sz="0" w:space="0" w:color="auto"/>
      </w:divBdr>
    </w:div>
    <w:div w:id="1663270154">
      <w:bodyDiv w:val="1"/>
      <w:marLeft w:val="0"/>
      <w:marRight w:val="0"/>
      <w:marTop w:val="0"/>
      <w:marBottom w:val="0"/>
      <w:divBdr>
        <w:top w:val="none" w:sz="0" w:space="0" w:color="auto"/>
        <w:left w:val="none" w:sz="0" w:space="0" w:color="auto"/>
        <w:bottom w:val="none" w:sz="0" w:space="0" w:color="auto"/>
        <w:right w:val="none" w:sz="0" w:space="0" w:color="auto"/>
      </w:divBdr>
    </w:div>
    <w:div w:id="1663317513">
      <w:bodyDiv w:val="1"/>
      <w:marLeft w:val="0"/>
      <w:marRight w:val="0"/>
      <w:marTop w:val="0"/>
      <w:marBottom w:val="0"/>
      <w:divBdr>
        <w:top w:val="none" w:sz="0" w:space="0" w:color="auto"/>
        <w:left w:val="none" w:sz="0" w:space="0" w:color="auto"/>
        <w:bottom w:val="none" w:sz="0" w:space="0" w:color="auto"/>
        <w:right w:val="none" w:sz="0" w:space="0" w:color="auto"/>
      </w:divBdr>
    </w:div>
    <w:div w:id="1663502695">
      <w:bodyDiv w:val="1"/>
      <w:marLeft w:val="0"/>
      <w:marRight w:val="0"/>
      <w:marTop w:val="0"/>
      <w:marBottom w:val="0"/>
      <w:divBdr>
        <w:top w:val="none" w:sz="0" w:space="0" w:color="auto"/>
        <w:left w:val="none" w:sz="0" w:space="0" w:color="auto"/>
        <w:bottom w:val="none" w:sz="0" w:space="0" w:color="auto"/>
        <w:right w:val="none" w:sz="0" w:space="0" w:color="auto"/>
      </w:divBdr>
    </w:div>
    <w:div w:id="1663506623">
      <w:bodyDiv w:val="1"/>
      <w:marLeft w:val="0"/>
      <w:marRight w:val="0"/>
      <w:marTop w:val="0"/>
      <w:marBottom w:val="0"/>
      <w:divBdr>
        <w:top w:val="none" w:sz="0" w:space="0" w:color="auto"/>
        <w:left w:val="none" w:sz="0" w:space="0" w:color="auto"/>
        <w:bottom w:val="none" w:sz="0" w:space="0" w:color="auto"/>
        <w:right w:val="none" w:sz="0" w:space="0" w:color="auto"/>
      </w:divBdr>
    </w:div>
    <w:div w:id="1663583556">
      <w:bodyDiv w:val="1"/>
      <w:marLeft w:val="0"/>
      <w:marRight w:val="0"/>
      <w:marTop w:val="0"/>
      <w:marBottom w:val="0"/>
      <w:divBdr>
        <w:top w:val="none" w:sz="0" w:space="0" w:color="auto"/>
        <w:left w:val="none" w:sz="0" w:space="0" w:color="auto"/>
        <w:bottom w:val="none" w:sz="0" w:space="0" w:color="auto"/>
        <w:right w:val="none" w:sz="0" w:space="0" w:color="auto"/>
      </w:divBdr>
    </w:div>
    <w:div w:id="1663774091">
      <w:bodyDiv w:val="1"/>
      <w:marLeft w:val="0"/>
      <w:marRight w:val="0"/>
      <w:marTop w:val="0"/>
      <w:marBottom w:val="0"/>
      <w:divBdr>
        <w:top w:val="none" w:sz="0" w:space="0" w:color="auto"/>
        <w:left w:val="none" w:sz="0" w:space="0" w:color="auto"/>
        <w:bottom w:val="none" w:sz="0" w:space="0" w:color="auto"/>
        <w:right w:val="none" w:sz="0" w:space="0" w:color="auto"/>
      </w:divBdr>
    </w:div>
    <w:div w:id="1663923525">
      <w:bodyDiv w:val="1"/>
      <w:marLeft w:val="0"/>
      <w:marRight w:val="0"/>
      <w:marTop w:val="0"/>
      <w:marBottom w:val="0"/>
      <w:divBdr>
        <w:top w:val="none" w:sz="0" w:space="0" w:color="auto"/>
        <w:left w:val="none" w:sz="0" w:space="0" w:color="auto"/>
        <w:bottom w:val="none" w:sz="0" w:space="0" w:color="auto"/>
        <w:right w:val="none" w:sz="0" w:space="0" w:color="auto"/>
      </w:divBdr>
    </w:div>
    <w:div w:id="1663968481">
      <w:bodyDiv w:val="1"/>
      <w:marLeft w:val="0"/>
      <w:marRight w:val="0"/>
      <w:marTop w:val="0"/>
      <w:marBottom w:val="0"/>
      <w:divBdr>
        <w:top w:val="none" w:sz="0" w:space="0" w:color="auto"/>
        <w:left w:val="none" w:sz="0" w:space="0" w:color="auto"/>
        <w:bottom w:val="none" w:sz="0" w:space="0" w:color="auto"/>
        <w:right w:val="none" w:sz="0" w:space="0" w:color="auto"/>
      </w:divBdr>
    </w:div>
    <w:div w:id="1664315426">
      <w:bodyDiv w:val="1"/>
      <w:marLeft w:val="0"/>
      <w:marRight w:val="0"/>
      <w:marTop w:val="0"/>
      <w:marBottom w:val="0"/>
      <w:divBdr>
        <w:top w:val="none" w:sz="0" w:space="0" w:color="auto"/>
        <w:left w:val="none" w:sz="0" w:space="0" w:color="auto"/>
        <w:bottom w:val="none" w:sz="0" w:space="0" w:color="auto"/>
        <w:right w:val="none" w:sz="0" w:space="0" w:color="auto"/>
      </w:divBdr>
    </w:div>
    <w:div w:id="1664549316">
      <w:bodyDiv w:val="1"/>
      <w:marLeft w:val="0"/>
      <w:marRight w:val="0"/>
      <w:marTop w:val="0"/>
      <w:marBottom w:val="0"/>
      <w:divBdr>
        <w:top w:val="none" w:sz="0" w:space="0" w:color="auto"/>
        <w:left w:val="none" w:sz="0" w:space="0" w:color="auto"/>
        <w:bottom w:val="none" w:sz="0" w:space="0" w:color="auto"/>
        <w:right w:val="none" w:sz="0" w:space="0" w:color="auto"/>
      </w:divBdr>
    </w:div>
    <w:div w:id="1664694951">
      <w:bodyDiv w:val="1"/>
      <w:marLeft w:val="0"/>
      <w:marRight w:val="0"/>
      <w:marTop w:val="0"/>
      <w:marBottom w:val="0"/>
      <w:divBdr>
        <w:top w:val="none" w:sz="0" w:space="0" w:color="auto"/>
        <w:left w:val="none" w:sz="0" w:space="0" w:color="auto"/>
        <w:bottom w:val="none" w:sz="0" w:space="0" w:color="auto"/>
        <w:right w:val="none" w:sz="0" w:space="0" w:color="auto"/>
      </w:divBdr>
    </w:div>
    <w:div w:id="1664701685">
      <w:bodyDiv w:val="1"/>
      <w:marLeft w:val="0"/>
      <w:marRight w:val="0"/>
      <w:marTop w:val="0"/>
      <w:marBottom w:val="0"/>
      <w:divBdr>
        <w:top w:val="none" w:sz="0" w:space="0" w:color="auto"/>
        <w:left w:val="none" w:sz="0" w:space="0" w:color="auto"/>
        <w:bottom w:val="none" w:sz="0" w:space="0" w:color="auto"/>
        <w:right w:val="none" w:sz="0" w:space="0" w:color="auto"/>
      </w:divBdr>
    </w:div>
    <w:div w:id="1664816992">
      <w:bodyDiv w:val="1"/>
      <w:marLeft w:val="0"/>
      <w:marRight w:val="0"/>
      <w:marTop w:val="0"/>
      <w:marBottom w:val="0"/>
      <w:divBdr>
        <w:top w:val="none" w:sz="0" w:space="0" w:color="auto"/>
        <w:left w:val="none" w:sz="0" w:space="0" w:color="auto"/>
        <w:bottom w:val="none" w:sz="0" w:space="0" w:color="auto"/>
        <w:right w:val="none" w:sz="0" w:space="0" w:color="auto"/>
      </w:divBdr>
    </w:div>
    <w:div w:id="1664888258">
      <w:bodyDiv w:val="1"/>
      <w:marLeft w:val="0"/>
      <w:marRight w:val="0"/>
      <w:marTop w:val="0"/>
      <w:marBottom w:val="0"/>
      <w:divBdr>
        <w:top w:val="none" w:sz="0" w:space="0" w:color="auto"/>
        <w:left w:val="none" w:sz="0" w:space="0" w:color="auto"/>
        <w:bottom w:val="none" w:sz="0" w:space="0" w:color="auto"/>
        <w:right w:val="none" w:sz="0" w:space="0" w:color="auto"/>
      </w:divBdr>
    </w:div>
    <w:div w:id="1665039674">
      <w:bodyDiv w:val="1"/>
      <w:marLeft w:val="0"/>
      <w:marRight w:val="0"/>
      <w:marTop w:val="0"/>
      <w:marBottom w:val="0"/>
      <w:divBdr>
        <w:top w:val="none" w:sz="0" w:space="0" w:color="auto"/>
        <w:left w:val="none" w:sz="0" w:space="0" w:color="auto"/>
        <w:bottom w:val="none" w:sz="0" w:space="0" w:color="auto"/>
        <w:right w:val="none" w:sz="0" w:space="0" w:color="auto"/>
      </w:divBdr>
    </w:div>
    <w:div w:id="1665159780">
      <w:bodyDiv w:val="1"/>
      <w:marLeft w:val="0"/>
      <w:marRight w:val="0"/>
      <w:marTop w:val="0"/>
      <w:marBottom w:val="0"/>
      <w:divBdr>
        <w:top w:val="none" w:sz="0" w:space="0" w:color="auto"/>
        <w:left w:val="none" w:sz="0" w:space="0" w:color="auto"/>
        <w:bottom w:val="none" w:sz="0" w:space="0" w:color="auto"/>
        <w:right w:val="none" w:sz="0" w:space="0" w:color="auto"/>
      </w:divBdr>
    </w:div>
    <w:div w:id="1665279219">
      <w:bodyDiv w:val="1"/>
      <w:marLeft w:val="0"/>
      <w:marRight w:val="0"/>
      <w:marTop w:val="0"/>
      <w:marBottom w:val="0"/>
      <w:divBdr>
        <w:top w:val="none" w:sz="0" w:space="0" w:color="auto"/>
        <w:left w:val="none" w:sz="0" w:space="0" w:color="auto"/>
        <w:bottom w:val="none" w:sz="0" w:space="0" w:color="auto"/>
        <w:right w:val="none" w:sz="0" w:space="0" w:color="auto"/>
      </w:divBdr>
    </w:div>
    <w:div w:id="1665738715">
      <w:bodyDiv w:val="1"/>
      <w:marLeft w:val="0"/>
      <w:marRight w:val="0"/>
      <w:marTop w:val="0"/>
      <w:marBottom w:val="0"/>
      <w:divBdr>
        <w:top w:val="none" w:sz="0" w:space="0" w:color="auto"/>
        <w:left w:val="none" w:sz="0" w:space="0" w:color="auto"/>
        <w:bottom w:val="none" w:sz="0" w:space="0" w:color="auto"/>
        <w:right w:val="none" w:sz="0" w:space="0" w:color="auto"/>
      </w:divBdr>
    </w:div>
    <w:div w:id="1665931487">
      <w:bodyDiv w:val="1"/>
      <w:marLeft w:val="0"/>
      <w:marRight w:val="0"/>
      <w:marTop w:val="0"/>
      <w:marBottom w:val="0"/>
      <w:divBdr>
        <w:top w:val="none" w:sz="0" w:space="0" w:color="auto"/>
        <w:left w:val="none" w:sz="0" w:space="0" w:color="auto"/>
        <w:bottom w:val="none" w:sz="0" w:space="0" w:color="auto"/>
        <w:right w:val="none" w:sz="0" w:space="0" w:color="auto"/>
      </w:divBdr>
    </w:div>
    <w:div w:id="1666320300">
      <w:bodyDiv w:val="1"/>
      <w:marLeft w:val="0"/>
      <w:marRight w:val="0"/>
      <w:marTop w:val="0"/>
      <w:marBottom w:val="0"/>
      <w:divBdr>
        <w:top w:val="none" w:sz="0" w:space="0" w:color="auto"/>
        <w:left w:val="none" w:sz="0" w:space="0" w:color="auto"/>
        <w:bottom w:val="none" w:sz="0" w:space="0" w:color="auto"/>
        <w:right w:val="none" w:sz="0" w:space="0" w:color="auto"/>
      </w:divBdr>
    </w:div>
    <w:div w:id="1666399487">
      <w:bodyDiv w:val="1"/>
      <w:marLeft w:val="0"/>
      <w:marRight w:val="0"/>
      <w:marTop w:val="0"/>
      <w:marBottom w:val="0"/>
      <w:divBdr>
        <w:top w:val="none" w:sz="0" w:space="0" w:color="auto"/>
        <w:left w:val="none" w:sz="0" w:space="0" w:color="auto"/>
        <w:bottom w:val="none" w:sz="0" w:space="0" w:color="auto"/>
        <w:right w:val="none" w:sz="0" w:space="0" w:color="auto"/>
      </w:divBdr>
    </w:div>
    <w:div w:id="1666592214">
      <w:bodyDiv w:val="1"/>
      <w:marLeft w:val="0"/>
      <w:marRight w:val="0"/>
      <w:marTop w:val="0"/>
      <w:marBottom w:val="0"/>
      <w:divBdr>
        <w:top w:val="none" w:sz="0" w:space="0" w:color="auto"/>
        <w:left w:val="none" w:sz="0" w:space="0" w:color="auto"/>
        <w:bottom w:val="none" w:sz="0" w:space="0" w:color="auto"/>
        <w:right w:val="none" w:sz="0" w:space="0" w:color="auto"/>
      </w:divBdr>
    </w:div>
    <w:div w:id="1666744056">
      <w:bodyDiv w:val="1"/>
      <w:marLeft w:val="0"/>
      <w:marRight w:val="0"/>
      <w:marTop w:val="0"/>
      <w:marBottom w:val="0"/>
      <w:divBdr>
        <w:top w:val="none" w:sz="0" w:space="0" w:color="auto"/>
        <w:left w:val="none" w:sz="0" w:space="0" w:color="auto"/>
        <w:bottom w:val="none" w:sz="0" w:space="0" w:color="auto"/>
        <w:right w:val="none" w:sz="0" w:space="0" w:color="auto"/>
      </w:divBdr>
    </w:div>
    <w:div w:id="1666929811">
      <w:bodyDiv w:val="1"/>
      <w:marLeft w:val="0"/>
      <w:marRight w:val="0"/>
      <w:marTop w:val="0"/>
      <w:marBottom w:val="0"/>
      <w:divBdr>
        <w:top w:val="none" w:sz="0" w:space="0" w:color="auto"/>
        <w:left w:val="none" w:sz="0" w:space="0" w:color="auto"/>
        <w:bottom w:val="none" w:sz="0" w:space="0" w:color="auto"/>
        <w:right w:val="none" w:sz="0" w:space="0" w:color="auto"/>
      </w:divBdr>
    </w:div>
    <w:div w:id="1666931512">
      <w:bodyDiv w:val="1"/>
      <w:marLeft w:val="0"/>
      <w:marRight w:val="0"/>
      <w:marTop w:val="0"/>
      <w:marBottom w:val="0"/>
      <w:divBdr>
        <w:top w:val="none" w:sz="0" w:space="0" w:color="auto"/>
        <w:left w:val="none" w:sz="0" w:space="0" w:color="auto"/>
        <w:bottom w:val="none" w:sz="0" w:space="0" w:color="auto"/>
        <w:right w:val="none" w:sz="0" w:space="0" w:color="auto"/>
      </w:divBdr>
    </w:div>
    <w:div w:id="1667129852">
      <w:bodyDiv w:val="1"/>
      <w:marLeft w:val="0"/>
      <w:marRight w:val="0"/>
      <w:marTop w:val="0"/>
      <w:marBottom w:val="0"/>
      <w:divBdr>
        <w:top w:val="none" w:sz="0" w:space="0" w:color="auto"/>
        <w:left w:val="none" w:sz="0" w:space="0" w:color="auto"/>
        <w:bottom w:val="none" w:sz="0" w:space="0" w:color="auto"/>
        <w:right w:val="none" w:sz="0" w:space="0" w:color="auto"/>
      </w:divBdr>
    </w:div>
    <w:div w:id="1667248487">
      <w:bodyDiv w:val="1"/>
      <w:marLeft w:val="0"/>
      <w:marRight w:val="0"/>
      <w:marTop w:val="0"/>
      <w:marBottom w:val="0"/>
      <w:divBdr>
        <w:top w:val="none" w:sz="0" w:space="0" w:color="auto"/>
        <w:left w:val="none" w:sz="0" w:space="0" w:color="auto"/>
        <w:bottom w:val="none" w:sz="0" w:space="0" w:color="auto"/>
        <w:right w:val="none" w:sz="0" w:space="0" w:color="auto"/>
      </w:divBdr>
    </w:div>
    <w:div w:id="1667316205">
      <w:bodyDiv w:val="1"/>
      <w:marLeft w:val="0"/>
      <w:marRight w:val="0"/>
      <w:marTop w:val="0"/>
      <w:marBottom w:val="0"/>
      <w:divBdr>
        <w:top w:val="none" w:sz="0" w:space="0" w:color="auto"/>
        <w:left w:val="none" w:sz="0" w:space="0" w:color="auto"/>
        <w:bottom w:val="none" w:sz="0" w:space="0" w:color="auto"/>
        <w:right w:val="none" w:sz="0" w:space="0" w:color="auto"/>
      </w:divBdr>
    </w:div>
    <w:div w:id="1667368216">
      <w:bodyDiv w:val="1"/>
      <w:marLeft w:val="0"/>
      <w:marRight w:val="0"/>
      <w:marTop w:val="0"/>
      <w:marBottom w:val="0"/>
      <w:divBdr>
        <w:top w:val="none" w:sz="0" w:space="0" w:color="auto"/>
        <w:left w:val="none" w:sz="0" w:space="0" w:color="auto"/>
        <w:bottom w:val="none" w:sz="0" w:space="0" w:color="auto"/>
        <w:right w:val="none" w:sz="0" w:space="0" w:color="auto"/>
      </w:divBdr>
    </w:div>
    <w:div w:id="1667630615">
      <w:bodyDiv w:val="1"/>
      <w:marLeft w:val="0"/>
      <w:marRight w:val="0"/>
      <w:marTop w:val="0"/>
      <w:marBottom w:val="0"/>
      <w:divBdr>
        <w:top w:val="none" w:sz="0" w:space="0" w:color="auto"/>
        <w:left w:val="none" w:sz="0" w:space="0" w:color="auto"/>
        <w:bottom w:val="none" w:sz="0" w:space="0" w:color="auto"/>
        <w:right w:val="none" w:sz="0" w:space="0" w:color="auto"/>
      </w:divBdr>
    </w:div>
    <w:div w:id="1667636605">
      <w:bodyDiv w:val="1"/>
      <w:marLeft w:val="0"/>
      <w:marRight w:val="0"/>
      <w:marTop w:val="0"/>
      <w:marBottom w:val="0"/>
      <w:divBdr>
        <w:top w:val="none" w:sz="0" w:space="0" w:color="auto"/>
        <w:left w:val="none" w:sz="0" w:space="0" w:color="auto"/>
        <w:bottom w:val="none" w:sz="0" w:space="0" w:color="auto"/>
        <w:right w:val="none" w:sz="0" w:space="0" w:color="auto"/>
      </w:divBdr>
    </w:div>
    <w:div w:id="1667783400">
      <w:bodyDiv w:val="1"/>
      <w:marLeft w:val="0"/>
      <w:marRight w:val="0"/>
      <w:marTop w:val="0"/>
      <w:marBottom w:val="0"/>
      <w:divBdr>
        <w:top w:val="none" w:sz="0" w:space="0" w:color="auto"/>
        <w:left w:val="none" w:sz="0" w:space="0" w:color="auto"/>
        <w:bottom w:val="none" w:sz="0" w:space="0" w:color="auto"/>
        <w:right w:val="none" w:sz="0" w:space="0" w:color="auto"/>
      </w:divBdr>
    </w:div>
    <w:div w:id="1667897102">
      <w:bodyDiv w:val="1"/>
      <w:marLeft w:val="0"/>
      <w:marRight w:val="0"/>
      <w:marTop w:val="0"/>
      <w:marBottom w:val="0"/>
      <w:divBdr>
        <w:top w:val="none" w:sz="0" w:space="0" w:color="auto"/>
        <w:left w:val="none" w:sz="0" w:space="0" w:color="auto"/>
        <w:bottom w:val="none" w:sz="0" w:space="0" w:color="auto"/>
        <w:right w:val="none" w:sz="0" w:space="0" w:color="auto"/>
      </w:divBdr>
    </w:div>
    <w:div w:id="1668098676">
      <w:bodyDiv w:val="1"/>
      <w:marLeft w:val="0"/>
      <w:marRight w:val="0"/>
      <w:marTop w:val="0"/>
      <w:marBottom w:val="0"/>
      <w:divBdr>
        <w:top w:val="none" w:sz="0" w:space="0" w:color="auto"/>
        <w:left w:val="none" w:sz="0" w:space="0" w:color="auto"/>
        <w:bottom w:val="none" w:sz="0" w:space="0" w:color="auto"/>
        <w:right w:val="none" w:sz="0" w:space="0" w:color="auto"/>
      </w:divBdr>
    </w:div>
    <w:div w:id="1668248238">
      <w:bodyDiv w:val="1"/>
      <w:marLeft w:val="0"/>
      <w:marRight w:val="0"/>
      <w:marTop w:val="0"/>
      <w:marBottom w:val="0"/>
      <w:divBdr>
        <w:top w:val="none" w:sz="0" w:space="0" w:color="auto"/>
        <w:left w:val="none" w:sz="0" w:space="0" w:color="auto"/>
        <w:bottom w:val="none" w:sz="0" w:space="0" w:color="auto"/>
        <w:right w:val="none" w:sz="0" w:space="0" w:color="auto"/>
      </w:divBdr>
    </w:div>
    <w:div w:id="1668285336">
      <w:bodyDiv w:val="1"/>
      <w:marLeft w:val="0"/>
      <w:marRight w:val="0"/>
      <w:marTop w:val="0"/>
      <w:marBottom w:val="0"/>
      <w:divBdr>
        <w:top w:val="none" w:sz="0" w:space="0" w:color="auto"/>
        <w:left w:val="none" w:sz="0" w:space="0" w:color="auto"/>
        <w:bottom w:val="none" w:sz="0" w:space="0" w:color="auto"/>
        <w:right w:val="none" w:sz="0" w:space="0" w:color="auto"/>
      </w:divBdr>
    </w:div>
    <w:div w:id="1668753165">
      <w:bodyDiv w:val="1"/>
      <w:marLeft w:val="0"/>
      <w:marRight w:val="0"/>
      <w:marTop w:val="0"/>
      <w:marBottom w:val="0"/>
      <w:divBdr>
        <w:top w:val="none" w:sz="0" w:space="0" w:color="auto"/>
        <w:left w:val="none" w:sz="0" w:space="0" w:color="auto"/>
        <w:bottom w:val="none" w:sz="0" w:space="0" w:color="auto"/>
        <w:right w:val="none" w:sz="0" w:space="0" w:color="auto"/>
      </w:divBdr>
    </w:div>
    <w:div w:id="1669013351">
      <w:bodyDiv w:val="1"/>
      <w:marLeft w:val="0"/>
      <w:marRight w:val="0"/>
      <w:marTop w:val="0"/>
      <w:marBottom w:val="0"/>
      <w:divBdr>
        <w:top w:val="none" w:sz="0" w:space="0" w:color="auto"/>
        <w:left w:val="none" w:sz="0" w:space="0" w:color="auto"/>
        <w:bottom w:val="none" w:sz="0" w:space="0" w:color="auto"/>
        <w:right w:val="none" w:sz="0" w:space="0" w:color="auto"/>
      </w:divBdr>
    </w:div>
    <w:div w:id="1669091684">
      <w:bodyDiv w:val="1"/>
      <w:marLeft w:val="0"/>
      <w:marRight w:val="0"/>
      <w:marTop w:val="0"/>
      <w:marBottom w:val="0"/>
      <w:divBdr>
        <w:top w:val="none" w:sz="0" w:space="0" w:color="auto"/>
        <w:left w:val="none" w:sz="0" w:space="0" w:color="auto"/>
        <w:bottom w:val="none" w:sz="0" w:space="0" w:color="auto"/>
        <w:right w:val="none" w:sz="0" w:space="0" w:color="auto"/>
      </w:divBdr>
    </w:div>
    <w:div w:id="1669093926">
      <w:bodyDiv w:val="1"/>
      <w:marLeft w:val="0"/>
      <w:marRight w:val="0"/>
      <w:marTop w:val="0"/>
      <w:marBottom w:val="0"/>
      <w:divBdr>
        <w:top w:val="none" w:sz="0" w:space="0" w:color="auto"/>
        <w:left w:val="none" w:sz="0" w:space="0" w:color="auto"/>
        <w:bottom w:val="none" w:sz="0" w:space="0" w:color="auto"/>
        <w:right w:val="none" w:sz="0" w:space="0" w:color="auto"/>
      </w:divBdr>
    </w:div>
    <w:div w:id="1669484763">
      <w:bodyDiv w:val="1"/>
      <w:marLeft w:val="0"/>
      <w:marRight w:val="0"/>
      <w:marTop w:val="0"/>
      <w:marBottom w:val="0"/>
      <w:divBdr>
        <w:top w:val="none" w:sz="0" w:space="0" w:color="auto"/>
        <w:left w:val="none" w:sz="0" w:space="0" w:color="auto"/>
        <w:bottom w:val="none" w:sz="0" w:space="0" w:color="auto"/>
        <w:right w:val="none" w:sz="0" w:space="0" w:color="auto"/>
      </w:divBdr>
    </w:div>
    <w:div w:id="1669555640">
      <w:bodyDiv w:val="1"/>
      <w:marLeft w:val="0"/>
      <w:marRight w:val="0"/>
      <w:marTop w:val="0"/>
      <w:marBottom w:val="0"/>
      <w:divBdr>
        <w:top w:val="none" w:sz="0" w:space="0" w:color="auto"/>
        <w:left w:val="none" w:sz="0" w:space="0" w:color="auto"/>
        <w:bottom w:val="none" w:sz="0" w:space="0" w:color="auto"/>
        <w:right w:val="none" w:sz="0" w:space="0" w:color="auto"/>
      </w:divBdr>
    </w:div>
    <w:div w:id="1669595434">
      <w:bodyDiv w:val="1"/>
      <w:marLeft w:val="0"/>
      <w:marRight w:val="0"/>
      <w:marTop w:val="0"/>
      <w:marBottom w:val="0"/>
      <w:divBdr>
        <w:top w:val="none" w:sz="0" w:space="0" w:color="auto"/>
        <w:left w:val="none" w:sz="0" w:space="0" w:color="auto"/>
        <w:bottom w:val="none" w:sz="0" w:space="0" w:color="auto"/>
        <w:right w:val="none" w:sz="0" w:space="0" w:color="auto"/>
      </w:divBdr>
    </w:div>
    <w:div w:id="1669598381">
      <w:bodyDiv w:val="1"/>
      <w:marLeft w:val="0"/>
      <w:marRight w:val="0"/>
      <w:marTop w:val="0"/>
      <w:marBottom w:val="0"/>
      <w:divBdr>
        <w:top w:val="none" w:sz="0" w:space="0" w:color="auto"/>
        <w:left w:val="none" w:sz="0" w:space="0" w:color="auto"/>
        <w:bottom w:val="none" w:sz="0" w:space="0" w:color="auto"/>
        <w:right w:val="none" w:sz="0" w:space="0" w:color="auto"/>
      </w:divBdr>
    </w:div>
    <w:div w:id="1669599318">
      <w:bodyDiv w:val="1"/>
      <w:marLeft w:val="0"/>
      <w:marRight w:val="0"/>
      <w:marTop w:val="0"/>
      <w:marBottom w:val="0"/>
      <w:divBdr>
        <w:top w:val="none" w:sz="0" w:space="0" w:color="auto"/>
        <w:left w:val="none" w:sz="0" w:space="0" w:color="auto"/>
        <w:bottom w:val="none" w:sz="0" w:space="0" w:color="auto"/>
        <w:right w:val="none" w:sz="0" w:space="0" w:color="auto"/>
      </w:divBdr>
    </w:div>
    <w:div w:id="1669600238">
      <w:bodyDiv w:val="1"/>
      <w:marLeft w:val="0"/>
      <w:marRight w:val="0"/>
      <w:marTop w:val="0"/>
      <w:marBottom w:val="0"/>
      <w:divBdr>
        <w:top w:val="none" w:sz="0" w:space="0" w:color="auto"/>
        <w:left w:val="none" w:sz="0" w:space="0" w:color="auto"/>
        <w:bottom w:val="none" w:sz="0" w:space="0" w:color="auto"/>
        <w:right w:val="none" w:sz="0" w:space="0" w:color="auto"/>
      </w:divBdr>
    </w:div>
    <w:div w:id="1669669411">
      <w:bodyDiv w:val="1"/>
      <w:marLeft w:val="0"/>
      <w:marRight w:val="0"/>
      <w:marTop w:val="0"/>
      <w:marBottom w:val="0"/>
      <w:divBdr>
        <w:top w:val="none" w:sz="0" w:space="0" w:color="auto"/>
        <w:left w:val="none" w:sz="0" w:space="0" w:color="auto"/>
        <w:bottom w:val="none" w:sz="0" w:space="0" w:color="auto"/>
        <w:right w:val="none" w:sz="0" w:space="0" w:color="auto"/>
      </w:divBdr>
    </w:div>
    <w:div w:id="1669674640">
      <w:bodyDiv w:val="1"/>
      <w:marLeft w:val="0"/>
      <w:marRight w:val="0"/>
      <w:marTop w:val="0"/>
      <w:marBottom w:val="0"/>
      <w:divBdr>
        <w:top w:val="none" w:sz="0" w:space="0" w:color="auto"/>
        <w:left w:val="none" w:sz="0" w:space="0" w:color="auto"/>
        <w:bottom w:val="none" w:sz="0" w:space="0" w:color="auto"/>
        <w:right w:val="none" w:sz="0" w:space="0" w:color="auto"/>
      </w:divBdr>
    </w:div>
    <w:div w:id="1669748962">
      <w:bodyDiv w:val="1"/>
      <w:marLeft w:val="0"/>
      <w:marRight w:val="0"/>
      <w:marTop w:val="0"/>
      <w:marBottom w:val="0"/>
      <w:divBdr>
        <w:top w:val="none" w:sz="0" w:space="0" w:color="auto"/>
        <w:left w:val="none" w:sz="0" w:space="0" w:color="auto"/>
        <w:bottom w:val="none" w:sz="0" w:space="0" w:color="auto"/>
        <w:right w:val="none" w:sz="0" w:space="0" w:color="auto"/>
      </w:divBdr>
    </w:div>
    <w:div w:id="1669751963">
      <w:bodyDiv w:val="1"/>
      <w:marLeft w:val="0"/>
      <w:marRight w:val="0"/>
      <w:marTop w:val="0"/>
      <w:marBottom w:val="0"/>
      <w:divBdr>
        <w:top w:val="none" w:sz="0" w:space="0" w:color="auto"/>
        <w:left w:val="none" w:sz="0" w:space="0" w:color="auto"/>
        <w:bottom w:val="none" w:sz="0" w:space="0" w:color="auto"/>
        <w:right w:val="none" w:sz="0" w:space="0" w:color="auto"/>
      </w:divBdr>
    </w:div>
    <w:div w:id="1669793995">
      <w:bodyDiv w:val="1"/>
      <w:marLeft w:val="0"/>
      <w:marRight w:val="0"/>
      <w:marTop w:val="0"/>
      <w:marBottom w:val="0"/>
      <w:divBdr>
        <w:top w:val="none" w:sz="0" w:space="0" w:color="auto"/>
        <w:left w:val="none" w:sz="0" w:space="0" w:color="auto"/>
        <w:bottom w:val="none" w:sz="0" w:space="0" w:color="auto"/>
        <w:right w:val="none" w:sz="0" w:space="0" w:color="auto"/>
      </w:divBdr>
    </w:div>
    <w:div w:id="1669939380">
      <w:bodyDiv w:val="1"/>
      <w:marLeft w:val="0"/>
      <w:marRight w:val="0"/>
      <w:marTop w:val="0"/>
      <w:marBottom w:val="0"/>
      <w:divBdr>
        <w:top w:val="none" w:sz="0" w:space="0" w:color="auto"/>
        <w:left w:val="none" w:sz="0" w:space="0" w:color="auto"/>
        <w:bottom w:val="none" w:sz="0" w:space="0" w:color="auto"/>
        <w:right w:val="none" w:sz="0" w:space="0" w:color="auto"/>
      </w:divBdr>
    </w:div>
    <w:div w:id="1670330506">
      <w:bodyDiv w:val="1"/>
      <w:marLeft w:val="0"/>
      <w:marRight w:val="0"/>
      <w:marTop w:val="0"/>
      <w:marBottom w:val="0"/>
      <w:divBdr>
        <w:top w:val="none" w:sz="0" w:space="0" w:color="auto"/>
        <w:left w:val="none" w:sz="0" w:space="0" w:color="auto"/>
        <w:bottom w:val="none" w:sz="0" w:space="0" w:color="auto"/>
        <w:right w:val="none" w:sz="0" w:space="0" w:color="auto"/>
      </w:divBdr>
    </w:div>
    <w:div w:id="1670405050">
      <w:bodyDiv w:val="1"/>
      <w:marLeft w:val="0"/>
      <w:marRight w:val="0"/>
      <w:marTop w:val="0"/>
      <w:marBottom w:val="0"/>
      <w:divBdr>
        <w:top w:val="none" w:sz="0" w:space="0" w:color="auto"/>
        <w:left w:val="none" w:sz="0" w:space="0" w:color="auto"/>
        <w:bottom w:val="none" w:sz="0" w:space="0" w:color="auto"/>
        <w:right w:val="none" w:sz="0" w:space="0" w:color="auto"/>
      </w:divBdr>
    </w:div>
    <w:div w:id="1670447927">
      <w:bodyDiv w:val="1"/>
      <w:marLeft w:val="0"/>
      <w:marRight w:val="0"/>
      <w:marTop w:val="0"/>
      <w:marBottom w:val="0"/>
      <w:divBdr>
        <w:top w:val="none" w:sz="0" w:space="0" w:color="auto"/>
        <w:left w:val="none" w:sz="0" w:space="0" w:color="auto"/>
        <w:bottom w:val="none" w:sz="0" w:space="0" w:color="auto"/>
        <w:right w:val="none" w:sz="0" w:space="0" w:color="auto"/>
      </w:divBdr>
    </w:div>
    <w:div w:id="1670522374">
      <w:bodyDiv w:val="1"/>
      <w:marLeft w:val="0"/>
      <w:marRight w:val="0"/>
      <w:marTop w:val="0"/>
      <w:marBottom w:val="0"/>
      <w:divBdr>
        <w:top w:val="none" w:sz="0" w:space="0" w:color="auto"/>
        <w:left w:val="none" w:sz="0" w:space="0" w:color="auto"/>
        <w:bottom w:val="none" w:sz="0" w:space="0" w:color="auto"/>
        <w:right w:val="none" w:sz="0" w:space="0" w:color="auto"/>
      </w:divBdr>
    </w:div>
    <w:div w:id="1670598803">
      <w:bodyDiv w:val="1"/>
      <w:marLeft w:val="0"/>
      <w:marRight w:val="0"/>
      <w:marTop w:val="0"/>
      <w:marBottom w:val="0"/>
      <w:divBdr>
        <w:top w:val="none" w:sz="0" w:space="0" w:color="auto"/>
        <w:left w:val="none" w:sz="0" w:space="0" w:color="auto"/>
        <w:bottom w:val="none" w:sz="0" w:space="0" w:color="auto"/>
        <w:right w:val="none" w:sz="0" w:space="0" w:color="auto"/>
      </w:divBdr>
    </w:div>
    <w:div w:id="1670906256">
      <w:bodyDiv w:val="1"/>
      <w:marLeft w:val="0"/>
      <w:marRight w:val="0"/>
      <w:marTop w:val="0"/>
      <w:marBottom w:val="0"/>
      <w:divBdr>
        <w:top w:val="none" w:sz="0" w:space="0" w:color="auto"/>
        <w:left w:val="none" w:sz="0" w:space="0" w:color="auto"/>
        <w:bottom w:val="none" w:sz="0" w:space="0" w:color="auto"/>
        <w:right w:val="none" w:sz="0" w:space="0" w:color="auto"/>
      </w:divBdr>
    </w:div>
    <w:div w:id="1671102691">
      <w:bodyDiv w:val="1"/>
      <w:marLeft w:val="0"/>
      <w:marRight w:val="0"/>
      <w:marTop w:val="0"/>
      <w:marBottom w:val="0"/>
      <w:divBdr>
        <w:top w:val="none" w:sz="0" w:space="0" w:color="auto"/>
        <w:left w:val="none" w:sz="0" w:space="0" w:color="auto"/>
        <w:bottom w:val="none" w:sz="0" w:space="0" w:color="auto"/>
        <w:right w:val="none" w:sz="0" w:space="0" w:color="auto"/>
      </w:divBdr>
    </w:div>
    <w:div w:id="1671327772">
      <w:bodyDiv w:val="1"/>
      <w:marLeft w:val="0"/>
      <w:marRight w:val="0"/>
      <w:marTop w:val="0"/>
      <w:marBottom w:val="0"/>
      <w:divBdr>
        <w:top w:val="none" w:sz="0" w:space="0" w:color="auto"/>
        <w:left w:val="none" w:sz="0" w:space="0" w:color="auto"/>
        <w:bottom w:val="none" w:sz="0" w:space="0" w:color="auto"/>
        <w:right w:val="none" w:sz="0" w:space="0" w:color="auto"/>
      </w:divBdr>
    </w:div>
    <w:div w:id="1671522872">
      <w:bodyDiv w:val="1"/>
      <w:marLeft w:val="0"/>
      <w:marRight w:val="0"/>
      <w:marTop w:val="0"/>
      <w:marBottom w:val="0"/>
      <w:divBdr>
        <w:top w:val="none" w:sz="0" w:space="0" w:color="auto"/>
        <w:left w:val="none" w:sz="0" w:space="0" w:color="auto"/>
        <w:bottom w:val="none" w:sz="0" w:space="0" w:color="auto"/>
        <w:right w:val="none" w:sz="0" w:space="0" w:color="auto"/>
      </w:divBdr>
    </w:div>
    <w:div w:id="1671561557">
      <w:bodyDiv w:val="1"/>
      <w:marLeft w:val="0"/>
      <w:marRight w:val="0"/>
      <w:marTop w:val="0"/>
      <w:marBottom w:val="0"/>
      <w:divBdr>
        <w:top w:val="none" w:sz="0" w:space="0" w:color="auto"/>
        <w:left w:val="none" w:sz="0" w:space="0" w:color="auto"/>
        <w:bottom w:val="none" w:sz="0" w:space="0" w:color="auto"/>
        <w:right w:val="none" w:sz="0" w:space="0" w:color="auto"/>
      </w:divBdr>
    </w:div>
    <w:div w:id="1671637017">
      <w:bodyDiv w:val="1"/>
      <w:marLeft w:val="0"/>
      <w:marRight w:val="0"/>
      <w:marTop w:val="0"/>
      <w:marBottom w:val="0"/>
      <w:divBdr>
        <w:top w:val="none" w:sz="0" w:space="0" w:color="auto"/>
        <w:left w:val="none" w:sz="0" w:space="0" w:color="auto"/>
        <w:bottom w:val="none" w:sz="0" w:space="0" w:color="auto"/>
        <w:right w:val="none" w:sz="0" w:space="0" w:color="auto"/>
      </w:divBdr>
    </w:div>
    <w:div w:id="1671638798">
      <w:bodyDiv w:val="1"/>
      <w:marLeft w:val="0"/>
      <w:marRight w:val="0"/>
      <w:marTop w:val="0"/>
      <w:marBottom w:val="0"/>
      <w:divBdr>
        <w:top w:val="none" w:sz="0" w:space="0" w:color="auto"/>
        <w:left w:val="none" w:sz="0" w:space="0" w:color="auto"/>
        <w:bottom w:val="none" w:sz="0" w:space="0" w:color="auto"/>
        <w:right w:val="none" w:sz="0" w:space="0" w:color="auto"/>
      </w:divBdr>
    </w:div>
    <w:div w:id="1671912580">
      <w:bodyDiv w:val="1"/>
      <w:marLeft w:val="0"/>
      <w:marRight w:val="0"/>
      <w:marTop w:val="0"/>
      <w:marBottom w:val="0"/>
      <w:divBdr>
        <w:top w:val="none" w:sz="0" w:space="0" w:color="auto"/>
        <w:left w:val="none" w:sz="0" w:space="0" w:color="auto"/>
        <w:bottom w:val="none" w:sz="0" w:space="0" w:color="auto"/>
        <w:right w:val="none" w:sz="0" w:space="0" w:color="auto"/>
      </w:divBdr>
    </w:div>
    <w:div w:id="1671982321">
      <w:bodyDiv w:val="1"/>
      <w:marLeft w:val="0"/>
      <w:marRight w:val="0"/>
      <w:marTop w:val="0"/>
      <w:marBottom w:val="0"/>
      <w:divBdr>
        <w:top w:val="none" w:sz="0" w:space="0" w:color="auto"/>
        <w:left w:val="none" w:sz="0" w:space="0" w:color="auto"/>
        <w:bottom w:val="none" w:sz="0" w:space="0" w:color="auto"/>
        <w:right w:val="none" w:sz="0" w:space="0" w:color="auto"/>
      </w:divBdr>
    </w:div>
    <w:div w:id="1672023627">
      <w:bodyDiv w:val="1"/>
      <w:marLeft w:val="0"/>
      <w:marRight w:val="0"/>
      <w:marTop w:val="0"/>
      <w:marBottom w:val="0"/>
      <w:divBdr>
        <w:top w:val="none" w:sz="0" w:space="0" w:color="auto"/>
        <w:left w:val="none" w:sz="0" w:space="0" w:color="auto"/>
        <w:bottom w:val="none" w:sz="0" w:space="0" w:color="auto"/>
        <w:right w:val="none" w:sz="0" w:space="0" w:color="auto"/>
      </w:divBdr>
    </w:div>
    <w:div w:id="1672101663">
      <w:bodyDiv w:val="1"/>
      <w:marLeft w:val="0"/>
      <w:marRight w:val="0"/>
      <w:marTop w:val="0"/>
      <w:marBottom w:val="0"/>
      <w:divBdr>
        <w:top w:val="none" w:sz="0" w:space="0" w:color="auto"/>
        <w:left w:val="none" w:sz="0" w:space="0" w:color="auto"/>
        <w:bottom w:val="none" w:sz="0" w:space="0" w:color="auto"/>
        <w:right w:val="none" w:sz="0" w:space="0" w:color="auto"/>
      </w:divBdr>
    </w:div>
    <w:div w:id="1672174032">
      <w:bodyDiv w:val="1"/>
      <w:marLeft w:val="0"/>
      <w:marRight w:val="0"/>
      <w:marTop w:val="0"/>
      <w:marBottom w:val="0"/>
      <w:divBdr>
        <w:top w:val="none" w:sz="0" w:space="0" w:color="auto"/>
        <w:left w:val="none" w:sz="0" w:space="0" w:color="auto"/>
        <w:bottom w:val="none" w:sz="0" w:space="0" w:color="auto"/>
        <w:right w:val="none" w:sz="0" w:space="0" w:color="auto"/>
      </w:divBdr>
    </w:div>
    <w:div w:id="1672292648">
      <w:bodyDiv w:val="1"/>
      <w:marLeft w:val="0"/>
      <w:marRight w:val="0"/>
      <w:marTop w:val="0"/>
      <w:marBottom w:val="0"/>
      <w:divBdr>
        <w:top w:val="none" w:sz="0" w:space="0" w:color="auto"/>
        <w:left w:val="none" w:sz="0" w:space="0" w:color="auto"/>
        <w:bottom w:val="none" w:sz="0" w:space="0" w:color="auto"/>
        <w:right w:val="none" w:sz="0" w:space="0" w:color="auto"/>
      </w:divBdr>
    </w:div>
    <w:div w:id="1672293278">
      <w:bodyDiv w:val="1"/>
      <w:marLeft w:val="0"/>
      <w:marRight w:val="0"/>
      <w:marTop w:val="0"/>
      <w:marBottom w:val="0"/>
      <w:divBdr>
        <w:top w:val="none" w:sz="0" w:space="0" w:color="auto"/>
        <w:left w:val="none" w:sz="0" w:space="0" w:color="auto"/>
        <w:bottom w:val="none" w:sz="0" w:space="0" w:color="auto"/>
        <w:right w:val="none" w:sz="0" w:space="0" w:color="auto"/>
      </w:divBdr>
    </w:div>
    <w:div w:id="1672366770">
      <w:bodyDiv w:val="1"/>
      <w:marLeft w:val="0"/>
      <w:marRight w:val="0"/>
      <w:marTop w:val="0"/>
      <w:marBottom w:val="0"/>
      <w:divBdr>
        <w:top w:val="none" w:sz="0" w:space="0" w:color="auto"/>
        <w:left w:val="none" w:sz="0" w:space="0" w:color="auto"/>
        <w:bottom w:val="none" w:sz="0" w:space="0" w:color="auto"/>
        <w:right w:val="none" w:sz="0" w:space="0" w:color="auto"/>
      </w:divBdr>
    </w:div>
    <w:div w:id="1672444655">
      <w:bodyDiv w:val="1"/>
      <w:marLeft w:val="0"/>
      <w:marRight w:val="0"/>
      <w:marTop w:val="0"/>
      <w:marBottom w:val="0"/>
      <w:divBdr>
        <w:top w:val="none" w:sz="0" w:space="0" w:color="auto"/>
        <w:left w:val="none" w:sz="0" w:space="0" w:color="auto"/>
        <w:bottom w:val="none" w:sz="0" w:space="0" w:color="auto"/>
        <w:right w:val="none" w:sz="0" w:space="0" w:color="auto"/>
      </w:divBdr>
    </w:div>
    <w:div w:id="1672489950">
      <w:bodyDiv w:val="1"/>
      <w:marLeft w:val="0"/>
      <w:marRight w:val="0"/>
      <w:marTop w:val="0"/>
      <w:marBottom w:val="0"/>
      <w:divBdr>
        <w:top w:val="none" w:sz="0" w:space="0" w:color="auto"/>
        <w:left w:val="none" w:sz="0" w:space="0" w:color="auto"/>
        <w:bottom w:val="none" w:sz="0" w:space="0" w:color="auto"/>
        <w:right w:val="none" w:sz="0" w:space="0" w:color="auto"/>
      </w:divBdr>
    </w:div>
    <w:div w:id="1672833849">
      <w:bodyDiv w:val="1"/>
      <w:marLeft w:val="0"/>
      <w:marRight w:val="0"/>
      <w:marTop w:val="0"/>
      <w:marBottom w:val="0"/>
      <w:divBdr>
        <w:top w:val="none" w:sz="0" w:space="0" w:color="auto"/>
        <w:left w:val="none" w:sz="0" w:space="0" w:color="auto"/>
        <w:bottom w:val="none" w:sz="0" w:space="0" w:color="auto"/>
        <w:right w:val="none" w:sz="0" w:space="0" w:color="auto"/>
      </w:divBdr>
    </w:div>
    <w:div w:id="1672836590">
      <w:bodyDiv w:val="1"/>
      <w:marLeft w:val="0"/>
      <w:marRight w:val="0"/>
      <w:marTop w:val="0"/>
      <w:marBottom w:val="0"/>
      <w:divBdr>
        <w:top w:val="none" w:sz="0" w:space="0" w:color="auto"/>
        <w:left w:val="none" w:sz="0" w:space="0" w:color="auto"/>
        <w:bottom w:val="none" w:sz="0" w:space="0" w:color="auto"/>
        <w:right w:val="none" w:sz="0" w:space="0" w:color="auto"/>
      </w:divBdr>
    </w:div>
    <w:div w:id="1673099975">
      <w:bodyDiv w:val="1"/>
      <w:marLeft w:val="0"/>
      <w:marRight w:val="0"/>
      <w:marTop w:val="0"/>
      <w:marBottom w:val="0"/>
      <w:divBdr>
        <w:top w:val="none" w:sz="0" w:space="0" w:color="auto"/>
        <w:left w:val="none" w:sz="0" w:space="0" w:color="auto"/>
        <w:bottom w:val="none" w:sz="0" w:space="0" w:color="auto"/>
        <w:right w:val="none" w:sz="0" w:space="0" w:color="auto"/>
      </w:divBdr>
    </w:div>
    <w:div w:id="1673140837">
      <w:bodyDiv w:val="1"/>
      <w:marLeft w:val="0"/>
      <w:marRight w:val="0"/>
      <w:marTop w:val="0"/>
      <w:marBottom w:val="0"/>
      <w:divBdr>
        <w:top w:val="none" w:sz="0" w:space="0" w:color="auto"/>
        <w:left w:val="none" w:sz="0" w:space="0" w:color="auto"/>
        <w:bottom w:val="none" w:sz="0" w:space="0" w:color="auto"/>
        <w:right w:val="none" w:sz="0" w:space="0" w:color="auto"/>
      </w:divBdr>
    </w:div>
    <w:div w:id="1673217957">
      <w:bodyDiv w:val="1"/>
      <w:marLeft w:val="0"/>
      <w:marRight w:val="0"/>
      <w:marTop w:val="0"/>
      <w:marBottom w:val="0"/>
      <w:divBdr>
        <w:top w:val="none" w:sz="0" w:space="0" w:color="auto"/>
        <w:left w:val="none" w:sz="0" w:space="0" w:color="auto"/>
        <w:bottom w:val="none" w:sz="0" w:space="0" w:color="auto"/>
        <w:right w:val="none" w:sz="0" w:space="0" w:color="auto"/>
      </w:divBdr>
    </w:div>
    <w:div w:id="1673218698">
      <w:bodyDiv w:val="1"/>
      <w:marLeft w:val="0"/>
      <w:marRight w:val="0"/>
      <w:marTop w:val="0"/>
      <w:marBottom w:val="0"/>
      <w:divBdr>
        <w:top w:val="none" w:sz="0" w:space="0" w:color="auto"/>
        <w:left w:val="none" w:sz="0" w:space="0" w:color="auto"/>
        <w:bottom w:val="none" w:sz="0" w:space="0" w:color="auto"/>
        <w:right w:val="none" w:sz="0" w:space="0" w:color="auto"/>
      </w:divBdr>
    </w:div>
    <w:div w:id="1673295251">
      <w:bodyDiv w:val="1"/>
      <w:marLeft w:val="0"/>
      <w:marRight w:val="0"/>
      <w:marTop w:val="0"/>
      <w:marBottom w:val="0"/>
      <w:divBdr>
        <w:top w:val="none" w:sz="0" w:space="0" w:color="auto"/>
        <w:left w:val="none" w:sz="0" w:space="0" w:color="auto"/>
        <w:bottom w:val="none" w:sz="0" w:space="0" w:color="auto"/>
        <w:right w:val="none" w:sz="0" w:space="0" w:color="auto"/>
      </w:divBdr>
    </w:div>
    <w:div w:id="1673487561">
      <w:bodyDiv w:val="1"/>
      <w:marLeft w:val="0"/>
      <w:marRight w:val="0"/>
      <w:marTop w:val="0"/>
      <w:marBottom w:val="0"/>
      <w:divBdr>
        <w:top w:val="none" w:sz="0" w:space="0" w:color="auto"/>
        <w:left w:val="none" w:sz="0" w:space="0" w:color="auto"/>
        <w:bottom w:val="none" w:sz="0" w:space="0" w:color="auto"/>
        <w:right w:val="none" w:sz="0" w:space="0" w:color="auto"/>
      </w:divBdr>
    </w:div>
    <w:div w:id="1673532541">
      <w:bodyDiv w:val="1"/>
      <w:marLeft w:val="0"/>
      <w:marRight w:val="0"/>
      <w:marTop w:val="0"/>
      <w:marBottom w:val="0"/>
      <w:divBdr>
        <w:top w:val="none" w:sz="0" w:space="0" w:color="auto"/>
        <w:left w:val="none" w:sz="0" w:space="0" w:color="auto"/>
        <w:bottom w:val="none" w:sz="0" w:space="0" w:color="auto"/>
        <w:right w:val="none" w:sz="0" w:space="0" w:color="auto"/>
      </w:divBdr>
    </w:div>
    <w:div w:id="1673606618">
      <w:bodyDiv w:val="1"/>
      <w:marLeft w:val="0"/>
      <w:marRight w:val="0"/>
      <w:marTop w:val="0"/>
      <w:marBottom w:val="0"/>
      <w:divBdr>
        <w:top w:val="none" w:sz="0" w:space="0" w:color="auto"/>
        <w:left w:val="none" w:sz="0" w:space="0" w:color="auto"/>
        <w:bottom w:val="none" w:sz="0" w:space="0" w:color="auto"/>
        <w:right w:val="none" w:sz="0" w:space="0" w:color="auto"/>
      </w:divBdr>
    </w:div>
    <w:div w:id="1673796697">
      <w:bodyDiv w:val="1"/>
      <w:marLeft w:val="0"/>
      <w:marRight w:val="0"/>
      <w:marTop w:val="0"/>
      <w:marBottom w:val="0"/>
      <w:divBdr>
        <w:top w:val="none" w:sz="0" w:space="0" w:color="auto"/>
        <w:left w:val="none" w:sz="0" w:space="0" w:color="auto"/>
        <w:bottom w:val="none" w:sz="0" w:space="0" w:color="auto"/>
        <w:right w:val="none" w:sz="0" w:space="0" w:color="auto"/>
      </w:divBdr>
    </w:div>
    <w:div w:id="1673871057">
      <w:bodyDiv w:val="1"/>
      <w:marLeft w:val="0"/>
      <w:marRight w:val="0"/>
      <w:marTop w:val="0"/>
      <w:marBottom w:val="0"/>
      <w:divBdr>
        <w:top w:val="none" w:sz="0" w:space="0" w:color="auto"/>
        <w:left w:val="none" w:sz="0" w:space="0" w:color="auto"/>
        <w:bottom w:val="none" w:sz="0" w:space="0" w:color="auto"/>
        <w:right w:val="none" w:sz="0" w:space="0" w:color="auto"/>
      </w:divBdr>
    </w:div>
    <w:div w:id="1673875877">
      <w:bodyDiv w:val="1"/>
      <w:marLeft w:val="0"/>
      <w:marRight w:val="0"/>
      <w:marTop w:val="0"/>
      <w:marBottom w:val="0"/>
      <w:divBdr>
        <w:top w:val="none" w:sz="0" w:space="0" w:color="auto"/>
        <w:left w:val="none" w:sz="0" w:space="0" w:color="auto"/>
        <w:bottom w:val="none" w:sz="0" w:space="0" w:color="auto"/>
        <w:right w:val="none" w:sz="0" w:space="0" w:color="auto"/>
      </w:divBdr>
    </w:div>
    <w:div w:id="1674070160">
      <w:bodyDiv w:val="1"/>
      <w:marLeft w:val="0"/>
      <w:marRight w:val="0"/>
      <w:marTop w:val="0"/>
      <w:marBottom w:val="0"/>
      <w:divBdr>
        <w:top w:val="none" w:sz="0" w:space="0" w:color="auto"/>
        <w:left w:val="none" w:sz="0" w:space="0" w:color="auto"/>
        <w:bottom w:val="none" w:sz="0" w:space="0" w:color="auto"/>
        <w:right w:val="none" w:sz="0" w:space="0" w:color="auto"/>
      </w:divBdr>
    </w:div>
    <w:div w:id="1674407515">
      <w:bodyDiv w:val="1"/>
      <w:marLeft w:val="0"/>
      <w:marRight w:val="0"/>
      <w:marTop w:val="0"/>
      <w:marBottom w:val="0"/>
      <w:divBdr>
        <w:top w:val="none" w:sz="0" w:space="0" w:color="auto"/>
        <w:left w:val="none" w:sz="0" w:space="0" w:color="auto"/>
        <w:bottom w:val="none" w:sz="0" w:space="0" w:color="auto"/>
        <w:right w:val="none" w:sz="0" w:space="0" w:color="auto"/>
      </w:divBdr>
    </w:div>
    <w:div w:id="1674409703">
      <w:bodyDiv w:val="1"/>
      <w:marLeft w:val="0"/>
      <w:marRight w:val="0"/>
      <w:marTop w:val="0"/>
      <w:marBottom w:val="0"/>
      <w:divBdr>
        <w:top w:val="none" w:sz="0" w:space="0" w:color="auto"/>
        <w:left w:val="none" w:sz="0" w:space="0" w:color="auto"/>
        <w:bottom w:val="none" w:sz="0" w:space="0" w:color="auto"/>
        <w:right w:val="none" w:sz="0" w:space="0" w:color="auto"/>
      </w:divBdr>
    </w:div>
    <w:div w:id="1674642088">
      <w:bodyDiv w:val="1"/>
      <w:marLeft w:val="0"/>
      <w:marRight w:val="0"/>
      <w:marTop w:val="0"/>
      <w:marBottom w:val="0"/>
      <w:divBdr>
        <w:top w:val="none" w:sz="0" w:space="0" w:color="auto"/>
        <w:left w:val="none" w:sz="0" w:space="0" w:color="auto"/>
        <w:bottom w:val="none" w:sz="0" w:space="0" w:color="auto"/>
        <w:right w:val="none" w:sz="0" w:space="0" w:color="auto"/>
      </w:divBdr>
    </w:div>
    <w:div w:id="1674722433">
      <w:bodyDiv w:val="1"/>
      <w:marLeft w:val="0"/>
      <w:marRight w:val="0"/>
      <w:marTop w:val="0"/>
      <w:marBottom w:val="0"/>
      <w:divBdr>
        <w:top w:val="none" w:sz="0" w:space="0" w:color="auto"/>
        <w:left w:val="none" w:sz="0" w:space="0" w:color="auto"/>
        <w:bottom w:val="none" w:sz="0" w:space="0" w:color="auto"/>
        <w:right w:val="none" w:sz="0" w:space="0" w:color="auto"/>
      </w:divBdr>
    </w:div>
    <w:div w:id="1675061389">
      <w:bodyDiv w:val="1"/>
      <w:marLeft w:val="0"/>
      <w:marRight w:val="0"/>
      <w:marTop w:val="0"/>
      <w:marBottom w:val="0"/>
      <w:divBdr>
        <w:top w:val="none" w:sz="0" w:space="0" w:color="auto"/>
        <w:left w:val="none" w:sz="0" w:space="0" w:color="auto"/>
        <w:bottom w:val="none" w:sz="0" w:space="0" w:color="auto"/>
        <w:right w:val="none" w:sz="0" w:space="0" w:color="auto"/>
      </w:divBdr>
    </w:div>
    <w:div w:id="1675106520">
      <w:bodyDiv w:val="1"/>
      <w:marLeft w:val="0"/>
      <w:marRight w:val="0"/>
      <w:marTop w:val="0"/>
      <w:marBottom w:val="0"/>
      <w:divBdr>
        <w:top w:val="none" w:sz="0" w:space="0" w:color="auto"/>
        <w:left w:val="none" w:sz="0" w:space="0" w:color="auto"/>
        <w:bottom w:val="none" w:sz="0" w:space="0" w:color="auto"/>
        <w:right w:val="none" w:sz="0" w:space="0" w:color="auto"/>
      </w:divBdr>
    </w:div>
    <w:div w:id="1675378806">
      <w:bodyDiv w:val="1"/>
      <w:marLeft w:val="0"/>
      <w:marRight w:val="0"/>
      <w:marTop w:val="0"/>
      <w:marBottom w:val="0"/>
      <w:divBdr>
        <w:top w:val="none" w:sz="0" w:space="0" w:color="auto"/>
        <w:left w:val="none" w:sz="0" w:space="0" w:color="auto"/>
        <w:bottom w:val="none" w:sz="0" w:space="0" w:color="auto"/>
        <w:right w:val="none" w:sz="0" w:space="0" w:color="auto"/>
      </w:divBdr>
    </w:div>
    <w:div w:id="1675451346">
      <w:bodyDiv w:val="1"/>
      <w:marLeft w:val="0"/>
      <w:marRight w:val="0"/>
      <w:marTop w:val="0"/>
      <w:marBottom w:val="0"/>
      <w:divBdr>
        <w:top w:val="none" w:sz="0" w:space="0" w:color="auto"/>
        <w:left w:val="none" w:sz="0" w:space="0" w:color="auto"/>
        <w:bottom w:val="none" w:sz="0" w:space="0" w:color="auto"/>
        <w:right w:val="none" w:sz="0" w:space="0" w:color="auto"/>
      </w:divBdr>
    </w:div>
    <w:div w:id="1675572010">
      <w:bodyDiv w:val="1"/>
      <w:marLeft w:val="0"/>
      <w:marRight w:val="0"/>
      <w:marTop w:val="0"/>
      <w:marBottom w:val="0"/>
      <w:divBdr>
        <w:top w:val="none" w:sz="0" w:space="0" w:color="auto"/>
        <w:left w:val="none" w:sz="0" w:space="0" w:color="auto"/>
        <w:bottom w:val="none" w:sz="0" w:space="0" w:color="auto"/>
        <w:right w:val="none" w:sz="0" w:space="0" w:color="auto"/>
      </w:divBdr>
    </w:div>
    <w:div w:id="1675642131">
      <w:bodyDiv w:val="1"/>
      <w:marLeft w:val="0"/>
      <w:marRight w:val="0"/>
      <w:marTop w:val="0"/>
      <w:marBottom w:val="0"/>
      <w:divBdr>
        <w:top w:val="none" w:sz="0" w:space="0" w:color="auto"/>
        <w:left w:val="none" w:sz="0" w:space="0" w:color="auto"/>
        <w:bottom w:val="none" w:sz="0" w:space="0" w:color="auto"/>
        <w:right w:val="none" w:sz="0" w:space="0" w:color="auto"/>
      </w:divBdr>
    </w:div>
    <w:div w:id="1676032076">
      <w:bodyDiv w:val="1"/>
      <w:marLeft w:val="0"/>
      <w:marRight w:val="0"/>
      <w:marTop w:val="0"/>
      <w:marBottom w:val="0"/>
      <w:divBdr>
        <w:top w:val="none" w:sz="0" w:space="0" w:color="auto"/>
        <w:left w:val="none" w:sz="0" w:space="0" w:color="auto"/>
        <w:bottom w:val="none" w:sz="0" w:space="0" w:color="auto"/>
        <w:right w:val="none" w:sz="0" w:space="0" w:color="auto"/>
      </w:divBdr>
    </w:div>
    <w:div w:id="1676345508">
      <w:bodyDiv w:val="1"/>
      <w:marLeft w:val="0"/>
      <w:marRight w:val="0"/>
      <w:marTop w:val="0"/>
      <w:marBottom w:val="0"/>
      <w:divBdr>
        <w:top w:val="none" w:sz="0" w:space="0" w:color="auto"/>
        <w:left w:val="none" w:sz="0" w:space="0" w:color="auto"/>
        <w:bottom w:val="none" w:sz="0" w:space="0" w:color="auto"/>
        <w:right w:val="none" w:sz="0" w:space="0" w:color="auto"/>
      </w:divBdr>
    </w:div>
    <w:div w:id="1676420673">
      <w:bodyDiv w:val="1"/>
      <w:marLeft w:val="0"/>
      <w:marRight w:val="0"/>
      <w:marTop w:val="0"/>
      <w:marBottom w:val="0"/>
      <w:divBdr>
        <w:top w:val="none" w:sz="0" w:space="0" w:color="auto"/>
        <w:left w:val="none" w:sz="0" w:space="0" w:color="auto"/>
        <w:bottom w:val="none" w:sz="0" w:space="0" w:color="auto"/>
        <w:right w:val="none" w:sz="0" w:space="0" w:color="auto"/>
      </w:divBdr>
    </w:div>
    <w:div w:id="1676491562">
      <w:bodyDiv w:val="1"/>
      <w:marLeft w:val="0"/>
      <w:marRight w:val="0"/>
      <w:marTop w:val="0"/>
      <w:marBottom w:val="0"/>
      <w:divBdr>
        <w:top w:val="none" w:sz="0" w:space="0" w:color="auto"/>
        <w:left w:val="none" w:sz="0" w:space="0" w:color="auto"/>
        <w:bottom w:val="none" w:sz="0" w:space="0" w:color="auto"/>
        <w:right w:val="none" w:sz="0" w:space="0" w:color="auto"/>
      </w:divBdr>
    </w:div>
    <w:div w:id="1676493272">
      <w:bodyDiv w:val="1"/>
      <w:marLeft w:val="0"/>
      <w:marRight w:val="0"/>
      <w:marTop w:val="0"/>
      <w:marBottom w:val="0"/>
      <w:divBdr>
        <w:top w:val="none" w:sz="0" w:space="0" w:color="auto"/>
        <w:left w:val="none" w:sz="0" w:space="0" w:color="auto"/>
        <w:bottom w:val="none" w:sz="0" w:space="0" w:color="auto"/>
        <w:right w:val="none" w:sz="0" w:space="0" w:color="auto"/>
      </w:divBdr>
    </w:div>
    <w:div w:id="1676496339">
      <w:bodyDiv w:val="1"/>
      <w:marLeft w:val="0"/>
      <w:marRight w:val="0"/>
      <w:marTop w:val="0"/>
      <w:marBottom w:val="0"/>
      <w:divBdr>
        <w:top w:val="none" w:sz="0" w:space="0" w:color="auto"/>
        <w:left w:val="none" w:sz="0" w:space="0" w:color="auto"/>
        <w:bottom w:val="none" w:sz="0" w:space="0" w:color="auto"/>
        <w:right w:val="none" w:sz="0" w:space="0" w:color="auto"/>
      </w:divBdr>
    </w:div>
    <w:div w:id="1676567146">
      <w:bodyDiv w:val="1"/>
      <w:marLeft w:val="0"/>
      <w:marRight w:val="0"/>
      <w:marTop w:val="0"/>
      <w:marBottom w:val="0"/>
      <w:divBdr>
        <w:top w:val="none" w:sz="0" w:space="0" w:color="auto"/>
        <w:left w:val="none" w:sz="0" w:space="0" w:color="auto"/>
        <w:bottom w:val="none" w:sz="0" w:space="0" w:color="auto"/>
        <w:right w:val="none" w:sz="0" w:space="0" w:color="auto"/>
      </w:divBdr>
    </w:div>
    <w:div w:id="1676804948">
      <w:bodyDiv w:val="1"/>
      <w:marLeft w:val="0"/>
      <w:marRight w:val="0"/>
      <w:marTop w:val="0"/>
      <w:marBottom w:val="0"/>
      <w:divBdr>
        <w:top w:val="none" w:sz="0" w:space="0" w:color="auto"/>
        <w:left w:val="none" w:sz="0" w:space="0" w:color="auto"/>
        <w:bottom w:val="none" w:sz="0" w:space="0" w:color="auto"/>
        <w:right w:val="none" w:sz="0" w:space="0" w:color="auto"/>
      </w:divBdr>
    </w:div>
    <w:div w:id="1677003835">
      <w:bodyDiv w:val="1"/>
      <w:marLeft w:val="0"/>
      <w:marRight w:val="0"/>
      <w:marTop w:val="0"/>
      <w:marBottom w:val="0"/>
      <w:divBdr>
        <w:top w:val="none" w:sz="0" w:space="0" w:color="auto"/>
        <w:left w:val="none" w:sz="0" w:space="0" w:color="auto"/>
        <w:bottom w:val="none" w:sz="0" w:space="0" w:color="auto"/>
        <w:right w:val="none" w:sz="0" w:space="0" w:color="auto"/>
      </w:divBdr>
    </w:div>
    <w:div w:id="1677461335">
      <w:bodyDiv w:val="1"/>
      <w:marLeft w:val="0"/>
      <w:marRight w:val="0"/>
      <w:marTop w:val="0"/>
      <w:marBottom w:val="0"/>
      <w:divBdr>
        <w:top w:val="none" w:sz="0" w:space="0" w:color="auto"/>
        <w:left w:val="none" w:sz="0" w:space="0" w:color="auto"/>
        <w:bottom w:val="none" w:sz="0" w:space="0" w:color="auto"/>
        <w:right w:val="none" w:sz="0" w:space="0" w:color="auto"/>
      </w:divBdr>
    </w:div>
    <w:div w:id="1677533250">
      <w:bodyDiv w:val="1"/>
      <w:marLeft w:val="0"/>
      <w:marRight w:val="0"/>
      <w:marTop w:val="0"/>
      <w:marBottom w:val="0"/>
      <w:divBdr>
        <w:top w:val="none" w:sz="0" w:space="0" w:color="auto"/>
        <w:left w:val="none" w:sz="0" w:space="0" w:color="auto"/>
        <w:bottom w:val="none" w:sz="0" w:space="0" w:color="auto"/>
        <w:right w:val="none" w:sz="0" w:space="0" w:color="auto"/>
      </w:divBdr>
    </w:div>
    <w:div w:id="1677535779">
      <w:bodyDiv w:val="1"/>
      <w:marLeft w:val="0"/>
      <w:marRight w:val="0"/>
      <w:marTop w:val="0"/>
      <w:marBottom w:val="0"/>
      <w:divBdr>
        <w:top w:val="none" w:sz="0" w:space="0" w:color="auto"/>
        <w:left w:val="none" w:sz="0" w:space="0" w:color="auto"/>
        <w:bottom w:val="none" w:sz="0" w:space="0" w:color="auto"/>
        <w:right w:val="none" w:sz="0" w:space="0" w:color="auto"/>
      </w:divBdr>
    </w:div>
    <w:div w:id="1677536185">
      <w:bodyDiv w:val="1"/>
      <w:marLeft w:val="0"/>
      <w:marRight w:val="0"/>
      <w:marTop w:val="0"/>
      <w:marBottom w:val="0"/>
      <w:divBdr>
        <w:top w:val="none" w:sz="0" w:space="0" w:color="auto"/>
        <w:left w:val="none" w:sz="0" w:space="0" w:color="auto"/>
        <w:bottom w:val="none" w:sz="0" w:space="0" w:color="auto"/>
        <w:right w:val="none" w:sz="0" w:space="0" w:color="auto"/>
      </w:divBdr>
    </w:div>
    <w:div w:id="1677537415">
      <w:bodyDiv w:val="1"/>
      <w:marLeft w:val="0"/>
      <w:marRight w:val="0"/>
      <w:marTop w:val="0"/>
      <w:marBottom w:val="0"/>
      <w:divBdr>
        <w:top w:val="none" w:sz="0" w:space="0" w:color="auto"/>
        <w:left w:val="none" w:sz="0" w:space="0" w:color="auto"/>
        <w:bottom w:val="none" w:sz="0" w:space="0" w:color="auto"/>
        <w:right w:val="none" w:sz="0" w:space="0" w:color="auto"/>
      </w:divBdr>
    </w:div>
    <w:div w:id="1677803578">
      <w:bodyDiv w:val="1"/>
      <w:marLeft w:val="0"/>
      <w:marRight w:val="0"/>
      <w:marTop w:val="0"/>
      <w:marBottom w:val="0"/>
      <w:divBdr>
        <w:top w:val="none" w:sz="0" w:space="0" w:color="auto"/>
        <w:left w:val="none" w:sz="0" w:space="0" w:color="auto"/>
        <w:bottom w:val="none" w:sz="0" w:space="0" w:color="auto"/>
        <w:right w:val="none" w:sz="0" w:space="0" w:color="auto"/>
      </w:divBdr>
    </w:div>
    <w:div w:id="1677876792">
      <w:bodyDiv w:val="1"/>
      <w:marLeft w:val="0"/>
      <w:marRight w:val="0"/>
      <w:marTop w:val="0"/>
      <w:marBottom w:val="0"/>
      <w:divBdr>
        <w:top w:val="none" w:sz="0" w:space="0" w:color="auto"/>
        <w:left w:val="none" w:sz="0" w:space="0" w:color="auto"/>
        <w:bottom w:val="none" w:sz="0" w:space="0" w:color="auto"/>
        <w:right w:val="none" w:sz="0" w:space="0" w:color="auto"/>
      </w:divBdr>
    </w:div>
    <w:div w:id="1678077983">
      <w:bodyDiv w:val="1"/>
      <w:marLeft w:val="0"/>
      <w:marRight w:val="0"/>
      <w:marTop w:val="0"/>
      <w:marBottom w:val="0"/>
      <w:divBdr>
        <w:top w:val="none" w:sz="0" w:space="0" w:color="auto"/>
        <w:left w:val="none" w:sz="0" w:space="0" w:color="auto"/>
        <w:bottom w:val="none" w:sz="0" w:space="0" w:color="auto"/>
        <w:right w:val="none" w:sz="0" w:space="0" w:color="auto"/>
      </w:divBdr>
    </w:div>
    <w:div w:id="1678263250">
      <w:bodyDiv w:val="1"/>
      <w:marLeft w:val="0"/>
      <w:marRight w:val="0"/>
      <w:marTop w:val="0"/>
      <w:marBottom w:val="0"/>
      <w:divBdr>
        <w:top w:val="none" w:sz="0" w:space="0" w:color="auto"/>
        <w:left w:val="none" w:sz="0" w:space="0" w:color="auto"/>
        <w:bottom w:val="none" w:sz="0" w:space="0" w:color="auto"/>
        <w:right w:val="none" w:sz="0" w:space="0" w:color="auto"/>
      </w:divBdr>
    </w:div>
    <w:div w:id="1679306902">
      <w:bodyDiv w:val="1"/>
      <w:marLeft w:val="0"/>
      <w:marRight w:val="0"/>
      <w:marTop w:val="0"/>
      <w:marBottom w:val="0"/>
      <w:divBdr>
        <w:top w:val="none" w:sz="0" w:space="0" w:color="auto"/>
        <w:left w:val="none" w:sz="0" w:space="0" w:color="auto"/>
        <w:bottom w:val="none" w:sz="0" w:space="0" w:color="auto"/>
        <w:right w:val="none" w:sz="0" w:space="0" w:color="auto"/>
      </w:divBdr>
    </w:div>
    <w:div w:id="1679654775">
      <w:bodyDiv w:val="1"/>
      <w:marLeft w:val="0"/>
      <w:marRight w:val="0"/>
      <w:marTop w:val="0"/>
      <w:marBottom w:val="0"/>
      <w:divBdr>
        <w:top w:val="none" w:sz="0" w:space="0" w:color="auto"/>
        <w:left w:val="none" w:sz="0" w:space="0" w:color="auto"/>
        <w:bottom w:val="none" w:sz="0" w:space="0" w:color="auto"/>
        <w:right w:val="none" w:sz="0" w:space="0" w:color="auto"/>
      </w:divBdr>
    </w:div>
    <w:div w:id="1679699951">
      <w:bodyDiv w:val="1"/>
      <w:marLeft w:val="0"/>
      <w:marRight w:val="0"/>
      <w:marTop w:val="0"/>
      <w:marBottom w:val="0"/>
      <w:divBdr>
        <w:top w:val="none" w:sz="0" w:space="0" w:color="auto"/>
        <w:left w:val="none" w:sz="0" w:space="0" w:color="auto"/>
        <w:bottom w:val="none" w:sz="0" w:space="0" w:color="auto"/>
        <w:right w:val="none" w:sz="0" w:space="0" w:color="auto"/>
      </w:divBdr>
    </w:div>
    <w:div w:id="1679768509">
      <w:bodyDiv w:val="1"/>
      <w:marLeft w:val="0"/>
      <w:marRight w:val="0"/>
      <w:marTop w:val="0"/>
      <w:marBottom w:val="0"/>
      <w:divBdr>
        <w:top w:val="none" w:sz="0" w:space="0" w:color="auto"/>
        <w:left w:val="none" w:sz="0" w:space="0" w:color="auto"/>
        <w:bottom w:val="none" w:sz="0" w:space="0" w:color="auto"/>
        <w:right w:val="none" w:sz="0" w:space="0" w:color="auto"/>
      </w:divBdr>
    </w:div>
    <w:div w:id="1679770352">
      <w:bodyDiv w:val="1"/>
      <w:marLeft w:val="0"/>
      <w:marRight w:val="0"/>
      <w:marTop w:val="0"/>
      <w:marBottom w:val="0"/>
      <w:divBdr>
        <w:top w:val="none" w:sz="0" w:space="0" w:color="auto"/>
        <w:left w:val="none" w:sz="0" w:space="0" w:color="auto"/>
        <w:bottom w:val="none" w:sz="0" w:space="0" w:color="auto"/>
        <w:right w:val="none" w:sz="0" w:space="0" w:color="auto"/>
      </w:divBdr>
    </w:div>
    <w:div w:id="1679845502">
      <w:bodyDiv w:val="1"/>
      <w:marLeft w:val="0"/>
      <w:marRight w:val="0"/>
      <w:marTop w:val="0"/>
      <w:marBottom w:val="0"/>
      <w:divBdr>
        <w:top w:val="none" w:sz="0" w:space="0" w:color="auto"/>
        <w:left w:val="none" w:sz="0" w:space="0" w:color="auto"/>
        <w:bottom w:val="none" w:sz="0" w:space="0" w:color="auto"/>
        <w:right w:val="none" w:sz="0" w:space="0" w:color="auto"/>
      </w:divBdr>
    </w:div>
    <w:div w:id="1680113504">
      <w:bodyDiv w:val="1"/>
      <w:marLeft w:val="0"/>
      <w:marRight w:val="0"/>
      <w:marTop w:val="0"/>
      <w:marBottom w:val="0"/>
      <w:divBdr>
        <w:top w:val="none" w:sz="0" w:space="0" w:color="auto"/>
        <w:left w:val="none" w:sz="0" w:space="0" w:color="auto"/>
        <w:bottom w:val="none" w:sz="0" w:space="0" w:color="auto"/>
        <w:right w:val="none" w:sz="0" w:space="0" w:color="auto"/>
      </w:divBdr>
    </w:div>
    <w:div w:id="1680229375">
      <w:bodyDiv w:val="1"/>
      <w:marLeft w:val="0"/>
      <w:marRight w:val="0"/>
      <w:marTop w:val="0"/>
      <w:marBottom w:val="0"/>
      <w:divBdr>
        <w:top w:val="none" w:sz="0" w:space="0" w:color="auto"/>
        <w:left w:val="none" w:sz="0" w:space="0" w:color="auto"/>
        <w:bottom w:val="none" w:sz="0" w:space="0" w:color="auto"/>
        <w:right w:val="none" w:sz="0" w:space="0" w:color="auto"/>
      </w:divBdr>
    </w:div>
    <w:div w:id="1680303479">
      <w:bodyDiv w:val="1"/>
      <w:marLeft w:val="0"/>
      <w:marRight w:val="0"/>
      <w:marTop w:val="0"/>
      <w:marBottom w:val="0"/>
      <w:divBdr>
        <w:top w:val="none" w:sz="0" w:space="0" w:color="auto"/>
        <w:left w:val="none" w:sz="0" w:space="0" w:color="auto"/>
        <w:bottom w:val="none" w:sz="0" w:space="0" w:color="auto"/>
        <w:right w:val="none" w:sz="0" w:space="0" w:color="auto"/>
      </w:divBdr>
    </w:div>
    <w:div w:id="1680504841">
      <w:bodyDiv w:val="1"/>
      <w:marLeft w:val="0"/>
      <w:marRight w:val="0"/>
      <w:marTop w:val="0"/>
      <w:marBottom w:val="0"/>
      <w:divBdr>
        <w:top w:val="none" w:sz="0" w:space="0" w:color="auto"/>
        <w:left w:val="none" w:sz="0" w:space="0" w:color="auto"/>
        <w:bottom w:val="none" w:sz="0" w:space="0" w:color="auto"/>
        <w:right w:val="none" w:sz="0" w:space="0" w:color="auto"/>
      </w:divBdr>
    </w:div>
    <w:div w:id="1680548944">
      <w:bodyDiv w:val="1"/>
      <w:marLeft w:val="0"/>
      <w:marRight w:val="0"/>
      <w:marTop w:val="0"/>
      <w:marBottom w:val="0"/>
      <w:divBdr>
        <w:top w:val="none" w:sz="0" w:space="0" w:color="auto"/>
        <w:left w:val="none" w:sz="0" w:space="0" w:color="auto"/>
        <w:bottom w:val="none" w:sz="0" w:space="0" w:color="auto"/>
        <w:right w:val="none" w:sz="0" w:space="0" w:color="auto"/>
      </w:divBdr>
    </w:div>
    <w:div w:id="1680620669">
      <w:bodyDiv w:val="1"/>
      <w:marLeft w:val="0"/>
      <w:marRight w:val="0"/>
      <w:marTop w:val="0"/>
      <w:marBottom w:val="0"/>
      <w:divBdr>
        <w:top w:val="none" w:sz="0" w:space="0" w:color="auto"/>
        <w:left w:val="none" w:sz="0" w:space="0" w:color="auto"/>
        <w:bottom w:val="none" w:sz="0" w:space="0" w:color="auto"/>
        <w:right w:val="none" w:sz="0" w:space="0" w:color="auto"/>
      </w:divBdr>
    </w:div>
    <w:div w:id="1680699838">
      <w:bodyDiv w:val="1"/>
      <w:marLeft w:val="0"/>
      <w:marRight w:val="0"/>
      <w:marTop w:val="0"/>
      <w:marBottom w:val="0"/>
      <w:divBdr>
        <w:top w:val="none" w:sz="0" w:space="0" w:color="auto"/>
        <w:left w:val="none" w:sz="0" w:space="0" w:color="auto"/>
        <w:bottom w:val="none" w:sz="0" w:space="0" w:color="auto"/>
        <w:right w:val="none" w:sz="0" w:space="0" w:color="auto"/>
      </w:divBdr>
    </w:div>
    <w:div w:id="1681006881">
      <w:bodyDiv w:val="1"/>
      <w:marLeft w:val="0"/>
      <w:marRight w:val="0"/>
      <w:marTop w:val="0"/>
      <w:marBottom w:val="0"/>
      <w:divBdr>
        <w:top w:val="none" w:sz="0" w:space="0" w:color="auto"/>
        <w:left w:val="none" w:sz="0" w:space="0" w:color="auto"/>
        <w:bottom w:val="none" w:sz="0" w:space="0" w:color="auto"/>
        <w:right w:val="none" w:sz="0" w:space="0" w:color="auto"/>
      </w:divBdr>
    </w:div>
    <w:div w:id="1681078679">
      <w:bodyDiv w:val="1"/>
      <w:marLeft w:val="0"/>
      <w:marRight w:val="0"/>
      <w:marTop w:val="0"/>
      <w:marBottom w:val="0"/>
      <w:divBdr>
        <w:top w:val="none" w:sz="0" w:space="0" w:color="auto"/>
        <w:left w:val="none" w:sz="0" w:space="0" w:color="auto"/>
        <w:bottom w:val="none" w:sz="0" w:space="0" w:color="auto"/>
        <w:right w:val="none" w:sz="0" w:space="0" w:color="auto"/>
      </w:divBdr>
    </w:div>
    <w:div w:id="1681278554">
      <w:bodyDiv w:val="1"/>
      <w:marLeft w:val="0"/>
      <w:marRight w:val="0"/>
      <w:marTop w:val="0"/>
      <w:marBottom w:val="0"/>
      <w:divBdr>
        <w:top w:val="none" w:sz="0" w:space="0" w:color="auto"/>
        <w:left w:val="none" w:sz="0" w:space="0" w:color="auto"/>
        <w:bottom w:val="none" w:sz="0" w:space="0" w:color="auto"/>
        <w:right w:val="none" w:sz="0" w:space="0" w:color="auto"/>
      </w:divBdr>
    </w:div>
    <w:div w:id="1681348572">
      <w:bodyDiv w:val="1"/>
      <w:marLeft w:val="0"/>
      <w:marRight w:val="0"/>
      <w:marTop w:val="0"/>
      <w:marBottom w:val="0"/>
      <w:divBdr>
        <w:top w:val="none" w:sz="0" w:space="0" w:color="auto"/>
        <w:left w:val="none" w:sz="0" w:space="0" w:color="auto"/>
        <w:bottom w:val="none" w:sz="0" w:space="0" w:color="auto"/>
        <w:right w:val="none" w:sz="0" w:space="0" w:color="auto"/>
      </w:divBdr>
    </w:div>
    <w:div w:id="1681662522">
      <w:bodyDiv w:val="1"/>
      <w:marLeft w:val="0"/>
      <w:marRight w:val="0"/>
      <w:marTop w:val="0"/>
      <w:marBottom w:val="0"/>
      <w:divBdr>
        <w:top w:val="none" w:sz="0" w:space="0" w:color="auto"/>
        <w:left w:val="none" w:sz="0" w:space="0" w:color="auto"/>
        <w:bottom w:val="none" w:sz="0" w:space="0" w:color="auto"/>
        <w:right w:val="none" w:sz="0" w:space="0" w:color="auto"/>
      </w:divBdr>
    </w:div>
    <w:div w:id="1681856423">
      <w:bodyDiv w:val="1"/>
      <w:marLeft w:val="0"/>
      <w:marRight w:val="0"/>
      <w:marTop w:val="0"/>
      <w:marBottom w:val="0"/>
      <w:divBdr>
        <w:top w:val="none" w:sz="0" w:space="0" w:color="auto"/>
        <w:left w:val="none" w:sz="0" w:space="0" w:color="auto"/>
        <w:bottom w:val="none" w:sz="0" w:space="0" w:color="auto"/>
        <w:right w:val="none" w:sz="0" w:space="0" w:color="auto"/>
      </w:divBdr>
    </w:div>
    <w:div w:id="1682126700">
      <w:bodyDiv w:val="1"/>
      <w:marLeft w:val="0"/>
      <w:marRight w:val="0"/>
      <w:marTop w:val="0"/>
      <w:marBottom w:val="0"/>
      <w:divBdr>
        <w:top w:val="none" w:sz="0" w:space="0" w:color="auto"/>
        <w:left w:val="none" w:sz="0" w:space="0" w:color="auto"/>
        <w:bottom w:val="none" w:sz="0" w:space="0" w:color="auto"/>
        <w:right w:val="none" w:sz="0" w:space="0" w:color="auto"/>
      </w:divBdr>
    </w:div>
    <w:div w:id="1682246105">
      <w:bodyDiv w:val="1"/>
      <w:marLeft w:val="0"/>
      <w:marRight w:val="0"/>
      <w:marTop w:val="0"/>
      <w:marBottom w:val="0"/>
      <w:divBdr>
        <w:top w:val="none" w:sz="0" w:space="0" w:color="auto"/>
        <w:left w:val="none" w:sz="0" w:space="0" w:color="auto"/>
        <w:bottom w:val="none" w:sz="0" w:space="0" w:color="auto"/>
        <w:right w:val="none" w:sz="0" w:space="0" w:color="auto"/>
      </w:divBdr>
    </w:div>
    <w:div w:id="1682272352">
      <w:bodyDiv w:val="1"/>
      <w:marLeft w:val="0"/>
      <w:marRight w:val="0"/>
      <w:marTop w:val="0"/>
      <w:marBottom w:val="0"/>
      <w:divBdr>
        <w:top w:val="none" w:sz="0" w:space="0" w:color="auto"/>
        <w:left w:val="none" w:sz="0" w:space="0" w:color="auto"/>
        <w:bottom w:val="none" w:sz="0" w:space="0" w:color="auto"/>
        <w:right w:val="none" w:sz="0" w:space="0" w:color="auto"/>
      </w:divBdr>
    </w:div>
    <w:div w:id="1682388635">
      <w:bodyDiv w:val="1"/>
      <w:marLeft w:val="0"/>
      <w:marRight w:val="0"/>
      <w:marTop w:val="0"/>
      <w:marBottom w:val="0"/>
      <w:divBdr>
        <w:top w:val="none" w:sz="0" w:space="0" w:color="auto"/>
        <w:left w:val="none" w:sz="0" w:space="0" w:color="auto"/>
        <w:bottom w:val="none" w:sz="0" w:space="0" w:color="auto"/>
        <w:right w:val="none" w:sz="0" w:space="0" w:color="auto"/>
      </w:divBdr>
    </w:div>
    <w:div w:id="1682657529">
      <w:bodyDiv w:val="1"/>
      <w:marLeft w:val="0"/>
      <w:marRight w:val="0"/>
      <w:marTop w:val="0"/>
      <w:marBottom w:val="0"/>
      <w:divBdr>
        <w:top w:val="none" w:sz="0" w:space="0" w:color="auto"/>
        <w:left w:val="none" w:sz="0" w:space="0" w:color="auto"/>
        <w:bottom w:val="none" w:sz="0" w:space="0" w:color="auto"/>
        <w:right w:val="none" w:sz="0" w:space="0" w:color="auto"/>
      </w:divBdr>
    </w:div>
    <w:div w:id="1682850923">
      <w:bodyDiv w:val="1"/>
      <w:marLeft w:val="0"/>
      <w:marRight w:val="0"/>
      <w:marTop w:val="0"/>
      <w:marBottom w:val="0"/>
      <w:divBdr>
        <w:top w:val="none" w:sz="0" w:space="0" w:color="auto"/>
        <w:left w:val="none" w:sz="0" w:space="0" w:color="auto"/>
        <w:bottom w:val="none" w:sz="0" w:space="0" w:color="auto"/>
        <w:right w:val="none" w:sz="0" w:space="0" w:color="auto"/>
      </w:divBdr>
    </w:div>
    <w:div w:id="1682971857">
      <w:bodyDiv w:val="1"/>
      <w:marLeft w:val="0"/>
      <w:marRight w:val="0"/>
      <w:marTop w:val="0"/>
      <w:marBottom w:val="0"/>
      <w:divBdr>
        <w:top w:val="none" w:sz="0" w:space="0" w:color="auto"/>
        <w:left w:val="none" w:sz="0" w:space="0" w:color="auto"/>
        <w:bottom w:val="none" w:sz="0" w:space="0" w:color="auto"/>
        <w:right w:val="none" w:sz="0" w:space="0" w:color="auto"/>
      </w:divBdr>
    </w:div>
    <w:div w:id="1683119864">
      <w:bodyDiv w:val="1"/>
      <w:marLeft w:val="0"/>
      <w:marRight w:val="0"/>
      <w:marTop w:val="0"/>
      <w:marBottom w:val="0"/>
      <w:divBdr>
        <w:top w:val="none" w:sz="0" w:space="0" w:color="auto"/>
        <w:left w:val="none" w:sz="0" w:space="0" w:color="auto"/>
        <w:bottom w:val="none" w:sz="0" w:space="0" w:color="auto"/>
        <w:right w:val="none" w:sz="0" w:space="0" w:color="auto"/>
      </w:divBdr>
    </w:div>
    <w:div w:id="1683164411">
      <w:bodyDiv w:val="1"/>
      <w:marLeft w:val="0"/>
      <w:marRight w:val="0"/>
      <w:marTop w:val="0"/>
      <w:marBottom w:val="0"/>
      <w:divBdr>
        <w:top w:val="none" w:sz="0" w:space="0" w:color="auto"/>
        <w:left w:val="none" w:sz="0" w:space="0" w:color="auto"/>
        <w:bottom w:val="none" w:sz="0" w:space="0" w:color="auto"/>
        <w:right w:val="none" w:sz="0" w:space="0" w:color="auto"/>
      </w:divBdr>
    </w:div>
    <w:div w:id="1683242549">
      <w:bodyDiv w:val="1"/>
      <w:marLeft w:val="0"/>
      <w:marRight w:val="0"/>
      <w:marTop w:val="0"/>
      <w:marBottom w:val="0"/>
      <w:divBdr>
        <w:top w:val="none" w:sz="0" w:space="0" w:color="auto"/>
        <w:left w:val="none" w:sz="0" w:space="0" w:color="auto"/>
        <w:bottom w:val="none" w:sz="0" w:space="0" w:color="auto"/>
        <w:right w:val="none" w:sz="0" w:space="0" w:color="auto"/>
      </w:divBdr>
    </w:div>
    <w:div w:id="1683358545">
      <w:bodyDiv w:val="1"/>
      <w:marLeft w:val="0"/>
      <w:marRight w:val="0"/>
      <w:marTop w:val="0"/>
      <w:marBottom w:val="0"/>
      <w:divBdr>
        <w:top w:val="none" w:sz="0" w:space="0" w:color="auto"/>
        <w:left w:val="none" w:sz="0" w:space="0" w:color="auto"/>
        <w:bottom w:val="none" w:sz="0" w:space="0" w:color="auto"/>
        <w:right w:val="none" w:sz="0" w:space="0" w:color="auto"/>
      </w:divBdr>
    </w:div>
    <w:div w:id="1683512791">
      <w:bodyDiv w:val="1"/>
      <w:marLeft w:val="0"/>
      <w:marRight w:val="0"/>
      <w:marTop w:val="0"/>
      <w:marBottom w:val="0"/>
      <w:divBdr>
        <w:top w:val="none" w:sz="0" w:space="0" w:color="auto"/>
        <w:left w:val="none" w:sz="0" w:space="0" w:color="auto"/>
        <w:bottom w:val="none" w:sz="0" w:space="0" w:color="auto"/>
        <w:right w:val="none" w:sz="0" w:space="0" w:color="auto"/>
      </w:divBdr>
    </w:div>
    <w:div w:id="1683624338">
      <w:bodyDiv w:val="1"/>
      <w:marLeft w:val="0"/>
      <w:marRight w:val="0"/>
      <w:marTop w:val="0"/>
      <w:marBottom w:val="0"/>
      <w:divBdr>
        <w:top w:val="none" w:sz="0" w:space="0" w:color="auto"/>
        <w:left w:val="none" w:sz="0" w:space="0" w:color="auto"/>
        <w:bottom w:val="none" w:sz="0" w:space="0" w:color="auto"/>
        <w:right w:val="none" w:sz="0" w:space="0" w:color="auto"/>
      </w:divBdr>
    </w:div>
    <w:div w:id="1683625605">
      <w:bodyDiv w:val="1"/>
      <w:marLeft w:val="0"/>
      <w:marRight w:val="0"/>
      <w:marTop w:val="0"/>
      <w:marBottom w:val="0"/>
      <w:divBdr>
        <w:top w:val="none" w:sz="0" w:space="0" w:color="auto"/>
        <w:left w:val="none" w:sz="0" w:space="0" w:color="auto"/>
        <w:bottom w:val="none" w:sz="0" w:space="0" w:color="auto"/>
        <w:right w:val="none" w:sz="0" w:space="0" w:color="auto"/>
      </w:divBdr>
    </w:div>
    <w:div w:id="1683629632">
      <w:bodyDiv w:val="1"/>
      <w:marLeft w:val="0"/>
      <w:marRight w:val="0"/>
      <w:marTop w:val="0"/>
      <w:marBottom w:val="0"/>
      <w:divBdr>
        <w:top w:val="none" w:sz="0" w:space="0" w:color="auto"/>
        <w:left w:val="none" w:sz="0" w:space="0" w:color="auto"/>
        <w:bottom w:val="none" w:sz="0" w:space="0" w:color="auto"/>
        <w:right w:val="none" w:sz="0" w:space="0" w:color="auto"/>
      </w:divBdr>
    </w:div>
    <w:div w:id="1683891931">
      <w:bodyDiv w:val="1"/>
      <w:marLeft w:val="0"/>
      <w:marRight w:val="0"/>
      <w:marTop w:val="0"/>
      <w:marBottom w:val="0"/>
      <w:divBdr>
        <w:top w:val="none" w:sz="0" w:space="0" w:color="auto"/>
        <w:left w:val="none" w:sz="0" w:space="0" w:color="auto"/>
        <w:bottom w:val="none" w:sz="0" w:space="0" w:color="auto"/>
        <w:right w:val="none" w:sz="0" w:space="0" w:color="auto"/>
      </w:divBdr>
    </w:div>
    <w:div w:id="1683899888">
      <w:bodyDiv w:val="1"/>
      <w:marLeft w:val="0"/>
      <w:marRight w:val="0"/>
      <w:marTop w:val="0"/>
      <w:marBottom w:val="0"/>
      <w:divBdr>
        <w:top w:val="none" w:sz="0" w:space="0" w:color="auto"/>
        <w:left w:val="none" w:sz="0" w:space="0" w:color="auto"/>
        <w:bottom w:val="none" w:sz="0" w:space="0" w:color="auto"/>
        <w:right w:val="none" w:sz="0" w:space="0" w:color="auto"/>
      </w:divBdr>
    </w:div>
    <w:div w:id="1684014487">
      <w:bodyDiv w:val="1"/>
      <w:marLeft w:val="0"/>
      <w:marRight w:val="0"/>
      <w:marTop w:val="0"/>
      <w:marBottom w:val="0"/>
      <w:divBdr>
        <w:top w:val="none" w:sz="0" w:space="0" w:color="auto"/>
        <w:left w:val="none" w:sz="0" w:space="0" w:color="auto"/>
        <w:bottom w:val="none" w:sz="0" w:space="0" w:color="auto"/>
        <w:right w:val="none" w:sz="0" w:space="0" w:color="auto"/>
      </w:divBdr>
    </w:div>
    <w:div w:id="1684018173">
      <w:bodyDiv w:val="1"/>
      <w:marLeft w:val="0"/>
      <w:marRight w:val="0"/>
      <w:marTop w:val="0"/>
      <w:marBottom w:val="0"/>
      <w:divBdr>
        <w:top w:val="none" w:sz="0" w:space="0" w:color="auto"/>
        <w:left w:val="none" w:sz="0" w:space="0" w:color="auto"/>
        <w:bottom w:val="none" w:sz="0" w:space="0" w:color="auto"/>
        <w:right w:val="none" w:sz="0" w:space="0" w:color="auto"/>
      </w:divBdr>
    </w:div>
    <w:div w:id="1684166710">
      <w:bodyDiv w:val="1"/>
      <w:marLeft w:val="0"/>
      <w:marRight w:val="0"/>
      <w:marTop w:val="0"/>
      <w:marBottom w:val="0"/>
      <w:divBdr>
        <w:top w:val="none" w:sz="0" w:space="0" w:color="auto"/>
        <w:left w:val="none" w:sz="0" w:space="0" w:color="auto"/>
        <w:bottom w:val="none" w:sz="0" w:space="0" w:color="auto"/>
        <w:right w:val="none" w:sz="0" w:space="0" w:color="auto"/>
      </w:divBdr>
    </w:div>
    <w:div w:id="1684354578">
      <w:bodyDiv w:val="1"/>
      <w:marLeft w:val="0"/>
      <w:marRight w:val="0"/>
      <w:marTop w:val="0"/>
      <w:marBottom w:val="0"/>
      <w:divBdr>
        <w:top w:val="none" w:sz="0" w:space="0" w:color="auto"/>
        <w:left w:val="none" w:sz="0" w:space="0" w:color="auto"/>
        <w:bottom w:val="none" w:sz="0" w:space="0" w:color="auto"/>
        <w:right w:val="none" w:sz="0" w:space="0" w:color="auto"/>
      </w:divBdr>
    </w:div>
    <w:div w:id="1684894245">
      <w:bodyDiv w:val="1"/>
      <w:marLeft w:val="0"/>
      <w:marRight w:val="0"/>
      <w:marTop w:val="0"/>
      <w:marBottom w:val="0"/>
      <w:divBdr>
        <w:top w:val="none" w:sz="0" w:space="0" w:color="auto"/>
        <w:left w:val="none" w:sz="0" w:space="0" w:color="auto"/>
        <w:bottom w:val="none" w:sz="0" w:space="0" w:color="auto"/>
        <w:right w:val="none" w:sz="0" w:space="0" w:color="auto"/>
      </w:divBdr>
    </w:div>
    <w:div w:id="1685008965">
      <w:bodyDiv w:val="1"/>
      <w:marLeft w:val="0"/>
      <w:marRight w:val="0"/>
      <w:marTop w:val="0"/>
      <w:marBottom w:val="0"/>
      <w:divBdr>
        <w:top w:val="none" w:sz="0" w:space="0" w:color="auto"/>
        <w:left w:val="none" w:sz="0" w:space="0" w:color="auto"/>
        <w:bottom w:val="none" w:sz="0" w:space="0" w:color="auto"/>
        <w:right w:val="none" w:sz="0" w:space="0" w:color="auto"/>
      </w:divBdr>
    </w:div>
    <w:div w:id="1685093098">
      <w:bodyDiv w:val="1"/>
      <w:marLeft w:val="0"/>
      <w:marRight w:val="0"/>
      <w:marTop w:val="0"/>
      <w:marBottom w:val="0"/>
      <w:divBdr>
        <w:top w:val="none" w:sz="0" w:space="0" w:color="auto"/>
        <w:left w:val="none" w:sz="0" w:space="0" w:color="auto"/>
        <w:bottom w:val="none" w:sz="0" w:space="0" w:color="auto"/>
        <w:right w:val="none" w:sz="0" w:space="0" w:color="auto"/>
      </w:divBdr>
    </w:div>
    <w:div w:id="1685279200">
      <w:bodyDiv w:val="1"/>
      <w:marLeft w:val="0"/>
      <w:marRight w:val="0"/>
      <w:marTop w:val="0"/>
      <w:marBottom w:val="0"/>
      <w:divBdr>
        <w:top w:val="none" w:sz="0" w:space="0" w:color="auto"/>
        <w:left w:val="none" w:sz="0" w:space="0" w:color="auto"/>
        <w:bottom w:val="none" w:sz="0" w:space="0" w:color="auto"/>
        <w:right w:val="none" w:sz="0" w:space="0" w:color="auto"/>
      </w:divBdr>
    </w:div>
    <w:div w:id="1685352355">
      <w:bodyDiv w:val="1"/>
      <w:marLeft w:val="0"/>
      <w:marRight w:val="0"/>
      <w:marTop w:val="0"/>
      <w:marBottom w:val="0"/>
      <w:divBdr>
        <w:top w:val="none" w:sz="0" w:space="0" w:color="auto"/>
        <w:left w:val="none" w:sz="0" w:space="0" w:color="auto"/>
        <w:bottom w:val="none" w:sz="0" w:space="0" w:color="auto"/>
        <w:right w:val="none" w:sz="0" w:space="0" w:color="auto"/>
      </w:divBdr>
    </w:div>
    <w:div w:id="1685475273">
      <w:bodyDiv w:val="1"/>
      <w:marLeft w:val="0"/>
      <w:marRight w:val="0"/>
      <w:marTop w:val="0"/>
      <w:marBottom w:val="0"/>
      <w:divBdr>
        <w:top w:val="none" w:sz="0" w:space="0" w:color="auto"/>
        <w:left w:val="none" w:sz="0" w:space="0" w:color="auto"/>
        <w:bottom w:val="none" w:sz="0" w:space="0" w:color="auto"/>
        <w:right w:val="none" w:sz="0" w:space="0" w:color="auto"/>
      </w:divBdr>
    </w:div>
    <w:div w:id="1685590156">
      <w:bodyDiv w:val="1"/>
      <w:marLeft w:val="0"/>
      <w:marRight w:val="0"/>
      <w:marTop w:val="0"/>
      <w:marBottom w:val="0"/>
      <w:divBdr>
        <w:top w:val="none" w:sz="0" w:space="0" w:color="auto"/>
        <w:left w:val="none" w:sz="0" w:space="0" w:color="auto"/>
        <w:bottom w:val="none" w:sz="0" w:space="0" w:color="auto"/>
        <w:right w:val="none" w:sz="0" w:space="0" w:color="auto"/>
      </w:divBdr>
    </w:div>
    <w:div w:id="1685788997">
      <w:bodyDiv w:val="1"/>
      <w:marLeft w:val="0"/>
      <w:marRight w:val="0"/>
      <w:marTop w:val="0"/>
      <w:marBottom w:val="0"/>
      <w:divBdr>
        <w:top w:val="none" w:sz="0" w:space="0" w:color="auto"/>
        <w:left w:val="none" w:sz="0" w:space="0" w:color="auto"/>
        <w:bottom w:val="none" w:sz="0" w:space="0" w:color="auto"/>
        <w:right w:val="none" w:sz="0" w:space="0" w:color="auto"/>
      </w:divBdr>
    </w:div>
    <w:div w:id="1685979788">
      <w:bodyDiv w:val="1"/>
      <w:marLeft w:val="0"/>
      <w:marRight w:val="0"/>
      <w:marTop w:val="0"/>
      <w:marBottom w:val="0"/>
      <w:divBdr>
        <w:top w:val="none" w:sz="0" w:space="0" w:color="auto"/>
        <w:left w:val="none" w:sz="0" w:space="0" w:color="auto"/>
        <w:bottom w:val="none" w:sz="0" w:space="0" w:color="auto"/>
        <w:right w:val="none" w:sz="0" w:space="0" w:color="auto"/>
      </w:divBdr>
    </w:div>
    <w:div w:id="1686203109">
      <w:bodyDiv w:val="1"/>
      <w:marLeft w:val="0"/>
      <w:marRight w:val="0"/>
      <w:marTop w:val="0"/>
      <w:marBottom w:val="0"/>
      <w:divBdr>
        <w:top w:val="none" w:sz="0" w:space="0" w:color="auto"/>
        <w:left w:val="none" w:sz="0" w:space="0" w:color="auto"/>
        <w:bottom w:val="none" w:sz="0" w:space="0" w:color="auto"/>
        <w:right w:val="none" w:sz="0" w:space="0" w:color="auto"/>
      </w:divBdr>
    </w:div>
    <w:div w:id="1686203287">
      <w:bodyDiv w:val="1"/>
      <w:marLeft w:val="0"/>
      <w:marRight w:val="0"/>
      <w:marTop w:val="0"/>
      <w:marBottom w:val="0"/>
      <w:divBdr>
        <w:top w:val="none" w:sz="0" w:space="0" w:color="auto"/>
        <w:left w:val="none" w:sz="0" w:space="0" w:color="auto"/>
        <w:bottom w:val="none" w:sz="0" w:space="0" w:color="auto"/>
        <w:right w:val="none" w:sz="0" w:space="0" w:color="auto"/>
      </w:divBdr>
    </w:div>
    <w:div w:id="1686203990">
      <w:bodyDiv w:val="1"/>
      <w:marLeft w:val="0"/>
      <w:marRight w:val="0"/>
      <w:marTop w:val="0"/>
      <w:marBottom w:val="0"/>
      <w:divBdr>
        <w:top w:val="none" w:sz="0" w:space="0" w:color="auto"/>
        <w:left w:val="none" w:sz="0" w:space="0" w:color="auto"/>
        <w:bottom w:val="none" w:sz="0" w:space="0" w:color="auto"/>
        <w:right w:val="none" w:sz="0" w:space="0" w:color="auto"/>
      </w:divBdr>
    </w:div>
    <w:div w:id="1686321414">
      <w:bodyDiv w:val="1"/>
      <w:marLeft w:val="0"/>
      <w:marRight w:val="0"/>
      <w:marTop w:val="0"/>
      <w:marBottom w:val="0"/>
      <w:divBdr>
        <w:top w:val="none" w:sz="0" w:space="0" w:color="auto"/>
        <w:left w:val="none" w:sz="0" w:space="0" w:color="auto"/>
        <w:bottom w:val="none" w:sz="0" w:space="0" w:color="auto"/>
        <w:right w:val="none" w:sz="0" w:space="0" w:color="auto"/>
      </w:divBdr>
    </w:div>
    <w:div w:id="1686437931">
      <w:bodyDiv w:val="1"/>
      <w:marLeft w:val="0"/>
      <w:marRight w:val="0"/>
      <w:marTop w:val="0"/>
      <w:marBottom w:val="0"/>
      <w:divBdr>
        <w:top w:val="none" w:sz="0" w:space="0" w:color="auto"/>
        <w:left w:val="none" w:sz="0" w:space="0" w:color="auto"/>
        <w:bottom w:val="none" w:sz="0" w:space="0" w:color="auto"/>
        <w:right w:val="none" w:sz="0" w:space="0" w:color="auto"/>
      </w:divBdr>
    </w:div>
    <w:div w:id="1686439304">
      <w:bodyDiv w:val="1"/>
      <w:marLeft w:val="0"/>
      <w:marRight w:val="0"/>
      <w:marTop w:val="0"/>
      <w:marBottom w:val="0"/>
      <w:divBdr>
        <w:top w:val="none" w:sz="0" w:space="0" w:color="auto"/>
        <w:left w:val="none" w:sz="0" w:space="0" w:color="auto"/>
        <w:bottom w:val="none" w:sz="0" w:space="0" w:color="auto"/>
        <w:right w:val="none" w:sz="0" w:space="0" w:color="auto"/>
      </w:divBdr>
    </w:div>
    <w:div w:id="1686517841">
      <w:bodyDiv w:val="1"/>
      <w:marLeft w:val="0"/>
      <w:marRight w:val="0"/>
      <w:marTop w:val="0"/>
      <w:marBottom w:val="0"/>
      <w:divBdr>
        <w:top w:val="none" w:sz="0" w:space="0" w:color="auto"/>
        <w:left w:val="none" w:sz="0" w:space="0" w:color="auto"/>
        <w:bottom w:val="none" w:sz="0" w:space="0" w:color="auto"/>
        <w:right w:val="none" w:sz="0" w:space="0" w:color="auto"/>
      </w:divBdr>
    </w:div>
    <w:div w:id="1686788140">
      <w:bodyDiv w:val="1"/>
      <w:marLeft w:val="0"/>
      <w:marRight w:val="0"/>
      <w:marTop w:val="0"/>
      <w:marBottom w:val="0"/>
      <w:divBdr>
        <w:top w:val="none" w:sz="0" w:space="0" w:color="auto"/>
        <w:left w:val="none" w:sz="0" w:space="0" w:color="auto"/>
        <w:bottom w:val="none" w:sz="0" w:space="0" w:color="auto"/>
        <w:right w:val="none" w:sz="0" w:space="0" w:color="auto"/>
      </w:divBdr>
    </w:div>
    <w:div w:id="1686982745">
      <w:bodyDiv w:val="1"/>
      <w:marLeft w:val="0"/>
      <w:marRight w:val="0"/>
      <w:marTop w:val="0"/>
      <w:marBottom w:val="0"/>
      <w:divBdr>
        <w:top w:val="none" w:sz="0" w:space="0" w:color="auto"/>
        <w:left w:val="none" w:sz="0" w:space="0" w:color="auto"/>
        <w:bottom w:val="none" w:sz="0" w:space="0" w:color="auto"/>
        <w:right w:val="none" w:sz="0" w:space="0" w:color="auto"/>
      </w:divBdr>
    </w:div>
    <w:div w:id="1687097466">
      <w:bodyDiv w:val="1"/>
      <w:marLeft w:val="0"/>
      <w:marRight w:val="0"/>
      <w:marTop w:val="0"/>
      <w:marBottom w:val="0"/>
      <w:divBdr>
        <w:top w:val="none" w:sz="0" w:space="0" w:color="auto"/>
        <w:left w:val="none" w:sz="0" w:space="0" w:color="auto"/>
        <w:bottom w:val="none" w:sz="0" w:space="0" w:color="auto"/>
        <w:right w:val="none" w:sz="0" w:space="0" w:color="auto"/>
      </w:divBdr>
    </w:div>
    <w:div w:id="1687244763">
      <w:bodyDiv w:val="1"/>
      <w:marLeft w:val="0"/>
      <w:marRight w:val="0"/>
      <w:marTop w:val="0"/>
      <w:marBottom w:val="0"/>
      <w:divBdr>
        <w:top w:val="none" w:sz="0" w:space="0" w:color="auto"/>
        <w:left w:val="none" w:sz="0" w:space="0" w:color="auto"/>
        <w:bottom w:val="none" w:sz="0" w:space="0" w:color="auto"/>
        <w:right w:val="none" w:sz="0" w:space="0" w:color="auto"/>
      </w:divBdr>
    </w:div>
    <w:div w:id="1687368520">
      <w:bodyDiv w:val="1"/>
      <w:marLeft w:val="0"/>
      <w:marRight w:val="0"/>
      <w:marTop w:val="0"/>
      <w:marBottom w:val="0"/>
      <w:divBdr>
        <w:top w:val="none" w:sz="0" w:space="0" w:color="auto"/>
        <w:left w:val="none" w:sz="0" w:space="0" w:color="auto"/>
        <w:bottom w:val="none" w:sz="0" w:space="0" w:color="auto"/>
        <w:right w:val="none" w:sz="0" w:space="0" w:color="auto"/>
      </w:divBdr>
    </w:div>
    <w:div w:id="1687558753">
      <w:bodyDiv w:val="1"/>
      <w:marLeft w:val="0"/>
      <w:marRight w:val="0"/>
      <w:marTop w:val="0"/>
      <w:marBottom w:val="0"/>
      <w:divBdr>
        <w:top w:val="none" w:sz="0" w:space="0" w:color="auto"/>
        <w:left w:val="none" w:sz="0" w:space="0" w:color="auto"/>
        <w:bottom w:val="none" w:sz="0" w:space="0" w:color="auto"/>
        <w:right w:val="none" w:sz="0" w:space="0" w:color="auto"/>
      </w:divBdr>
    </w:div>
    <w:div w:id="1687823334">
      <w:bodyDiv w:val="1"/>
      <w:marLeft w:val="0"/>
      <w:marRight w:val="0"/>
      <w:marTop w:val="0"/>
      <w:marBottom w:val="0"/>
      <w:divBdr>
        <w:top w:val="none" w:sz="0" w:space="0" w:color="auto"/>
        <w:left w:val="none" w:sz="0" w:space="0" w:color="auto"/>
        <w:bottom w:val="none" w:sz="0" w:space="0" w:color="auto"/>
        <w:right w:val="none" w:sz="0" w:space="0" w:color="auto"/>
      </w:divBdr>
    </w:div>
    <w:div w:id="1687831811">
      <w:bodyDiv w:val="1"/>
      <w:marLeft w:val="0"/>
      <w:marRight w:val="0"/>
      <w:marTop w:val="0"/>
      <w:marBottom w:val="0"/>
      <w:divBdr>
        <w:top w:val="none" w:sz="0" w:space="0" w:color="auto"/>
        <w:left w:val="none" w:sz="0" w:space="0" w:color="auto"/>
        <w:bottom w:val="none" w:sz="0" w:space="0" w:color="auto"/>
        <w:right w:val="none" w:sz="0" w:space="0" w:color="auto"/>
      </w:divBdr>
    </w:div>
    <w:div w:id="1687898834">
      <w:bodyDiv w:val="1"/>
      <w:marLeft w:val="0"/>
      <w:marRight w:val="0"/>
      <w:marTop w:val="0"/>
      <w:marBottom w:val="0"/>
      <w:divBdr>
        <w:top w:val="none" w:sz="0" w:space="0" w:color="auto"/>
        <w:left w:val="none" w:sz="0" w:space="0" w:color="auto"/>
        <w:bottom w:val="none" w:sz="0" w:space="0" w:color="auto"/>
        <w:right w:val="none" w:sz="0" w:space="0" w:color="auto"/>
      </w:divBdr>
    </w:div>
    <w:div w:id="1687947071">
      <w:bodyDiv w:val="1"/>
      <w:marLeft w:val="0"/>
      <w:marRight w:val="0"/>
      <w:marTop w:val="0"/>
      <w:marBottom w:val="0"/>
      <w:divBdr>
        <w:top w:val="none" w:sz="0" w:space="0" w:color="auto"/>
        <w:left w:val="none" w:sz="0" w:space="0" w:color="auto"/>
        <w:bottom w:val="none" w:sz="0" w:space="0" w:color="auto"/>
        <w:right w:val="none" w:sz="0" w:space="0" w:color="auto"/>
      </w:divBdr>
    </w:div>
    <w:div w:id="1688100860">
      <w:bodyDiv w:val="1"/>
      <w:marLeft w:val="0"/>
      <w:marRight w:val="0"/>
      <w:marTop w:val="0"/>
      <w:marBottom w:val="0"/>
      <w:divBdr>
        <w:top w:val="none" w:sz="0" w:space="0" w:color="auto"/>
        <w:left w:val="none" w:sz="0" w:space="0" w:color="auto"/>
        <w:bottom w:val="none" w:sz="0" w:space="0" w:color="auto"/>
        <w:right w:val="none" w:sz="0" w:space="0" w:color="auto"/>
      </w:divBdr>
    </w:div>
    <w:div w:id="1688166763">
      <w:bodyDiv w:val="1"/>
      <w:marLeft w:val="0"/>
      <w:marRight w:val="0"/>
      <w:marTop w:val="0"/>
      <w:marBottom w:val="0"/>
      <w:divBdr>
        <w:top w:val="none" w:sz="0" w:space="0" w:color="auto"/>
        <w:left w:val="none" w:sz="0" w:space="0" w:color="auto"/>
        <w:bottom w:val="none" w:sz="0" w:space="0" w:color="auto"/>
        <w:right w:val="none" w:sz="0" w:space="0" w:color="auto"/>
      </w:divBdr>
    </w:div>
    <w:div w:id="1688408199">
      <w:bodyDiv w:val="1"/>
      <w:marLeft w:val="0"/>
      <w:marRight w:val="0"/>
      <w:marTop w:val="0"/>
      <w:marBottom w:val="0"/>
      <w:divBdr>
        <w:top w:val="none" w:sz="0" w:space="0" w:color="auto"/>
        <w:left w:val="none" w:sz="0" w:space="0" w:color="auto"/>
        <w:bottom w:val="none" w:sz="0" w:space="0" w:color="auto"/>
        <w:right w:val="none" w:sz="0" w:space="0" w:color="auto"/>
      </w:divBdr>
    </w:div>
    <w:div w:id="1688435320">
      <w:bodyDiv w:val="1"/>
      <w:marLeft w:val="0"/>
      <w:marRight w:val="0"/>
      <w:marTop w:val="0"/>
      <w:marBottom w:val="0"/>
      <w:divBdr>
        <w:top w:val="none" w:sz="0" w:space="0" w:color="auto"/>
        <w:left w:val="none" w:sz="0" w:space="0" w:color="auto"/>
        <w:bottom w:val="none" w:sz="0" w:space="0" w:color="auto"/>
        <w:right w:val="none" w:sz="0" w:space="0" w:color="auto"/>
      </w:divBdr>
    </w:div>
    <w:div w:id="1688559054">
      <w:bodyDiv w:val="1"/>
      <w:marLeft w:val="0"/>
      <w:marRight w:val="0"/>
      <w:marTop w:val="0"/>
      <w:marBottom w:val="0"/>
      <w:divBdr>
        <w:top w:val="none" w:sz="0" w:space="0" w:color="auto"/>
        <w:left w:val="none" w:sz="0" w:space="0" w:color="auto"/>
        <w:bottom w:val="none" w:sz="0" w:space="0" w:color="auto"/>
        <w:right w:val="none" w:sz="0" w:space="0" w:color="auto"/>
      </w:divBdr>
    </w:div>
    <w:div w:id="1689018764">
      <w:bodyDiv w:val="1"/>
      <w:marLeft w:val="0"/>
      <w:marRight w:val="0"/>
      <w:marTop w:val="0"/>
      <w:marBottom w:val="0"/>
      <w:divBdr>
        <w:top w:val="none" w:sz="0" w:space="0" w:color="auto"/>
        <w:left w:val="none" w:sz="0" w:space="0" w:color="auto"/>
        <w:bottom w:val="none" w:sz="0" w:space="0" w:color="auto"/>
        <w:right w:val="none" w:sz="0" w:space="0" w:color="auto"/>
      </w:divBdr>
    </w:div>
    <w:div w:id="1689257484">
      <w:bodyDiv w:val="1"/>
      <w:marLeft w:val="0"/>
      <w:marRight w:val="0"/>
      <w:marTop w:val="0"/>
      <w:marBottom w:val="0"/>
      <w:divBdr>
        <w:top w:val="none" w:sz="0" w:space="0" w:color="auto"/>
        <w:left w:val="none" w:sz="0" w:space="0" w:color="auto"/>
        <w:bottom w:val="none" w:sz="0" w:space="0" w:color="auto"/>
        <w:right w:val="none" w:sz="0" w:space="0" w:color="auto"/>
      </w:divBdr>
    </w:div>
    <w:div w:id="1689286963">
      <w:bodyDiv w:val="1"/>
      <w:marLeft w:val="0"/>
      <w:marRight w:val="0"/>
      <w:marTop w:val="0"/>
      <w:marBottom w:val="0"/>
      <w:divBdr>
        <w:top w:val="none" w:sz="0" w:space="0" w:color="auto"/>
        <w:left w:val="none" w:sz="0" w:space="0" w:color="auto"/>
        <w:bottom w:val="none" w:sz="0" w:space="0" w:color="auto"/>
        <w:right w:val="none" w:sz="0" w:space="0" w:color="auto"/>
      </w:divBdr>
    </w:div>
    <w:div w:id="1689287453">
      <w:bodyDiv w:val="1"/>
      <w:marLeft w:val="0"/>
      <w:marRight w:val="0"/>
      <w:marTop w:val="0"/>
      <w:marBottom w:val="0"/>
      <w:divBdr>
        <w:top w:val="none" w:sz="0" w:space="0" w:color="auto"/>
        <w:left w:val="none" w:sz="0" w:space="0" w:color="auto"/>
        <w:bottom w:val="none" w:sz="0" w:space="0" w:color="auto"/>
        <w:right w:val="none" w:sz="0" w:space="0" w:color="auto"/>
      </w:divBdr>
    </w:div>
    <w:div w:id="1689519792">
      <w:bodyDiv w:val="1"/>
      <w:marLeft w:val="0"/>
      <w:marRight w:val="0"/>
      <w:marTop w:val="0"/>
      <w:marBottom w:val="0"/>
      <w:divBdr>
        <w:top w:val="none" w:sz="0" w:space="0" w:color="auto"/>
        <w:left w:val="none" w:sz="0" w:space="0" w:color="auto"/>
        <w:bottom w:val="none" w:sz="0" w:space="0" w:color="auto"/>
        <w:right w:val="none" w:sz="0" w:space="0" w:color="auto"/>
      </w:divBdr>
    </w:div>
    <w:div w:id="1689596653">
      <w:bodyDiv w:val="1"/>
      <w:marLeft w:val="0"/>
      <w:marRight w:val="0"/>
      <w:marTop w:val="0"/>
      <w:marBottom w:val="0"/>
      <w:divBdr>
        <w:top w:val="none" w:sz="0" w:space="0" w:color="auto"/>
        <w:left w:val="none" w:sz="0" w:space="0" w:color="auto"/>
        <w:bottom w:val="none" w:sz="0" w:space="0" w:color="auto"/>
        <w:right w:val="none" w:sz="0" w:space="0" w:color="auto"/>
      </w:divBdr>
    </w:div>
    <w:div w:id="1689719032">
      <w:bodyDiv w:val="1"/>
      <w:marLeft w:val="0"/>
      <w:marRight w:val="0"/>
      <w:marTop w:val="0"/>
      <w:marBottom w:val="0"/>
      <w:divBdr>
        <w:top w:val="none" w:sz="0" w:space="0" w:color="auto"/>
        <w:left w:val="none" w:sz="0" w:space="0" w:color="auto"/>
        <w:bottom w:val="none" w:sz="0" w:space="0" w:color="auto"/>
        <w:right w:val="none" w:sz="0" w:space="0" w:color="auto"/>
      </w:divBdr>
    </w:div>
    <w:div w:id="1689871380">
      <w:bodyDiv w:val="1"/>
      <w:marLeft w:val="0"/>
      <w:marRight w:val="0"/>
      <w:marTop w:val="0"/>
      <w:marBottom w:val="0"/>
      <w:divBdr>
        <w:top w:val="none" w:sz="0" w:space="0" w:color="auto"/>
        <w:left w:val="none" w:sz="0" w:space="0" w:color="auto"/>
        <w:bottom w:val="none" w:sz="0" w:space="0" w:color="auto"/>
        <w:right w:val="none" w:sz="0" w:space="0" w:color="auto"/>
      </w:divBdr>
    </w:div>
    <w:div w:id="1689914004">
      <w:bodyDiv w:val="1"/>
      <w:marLeft w:val="0"/>
      <w:marRight w:val="0"/>
      <w:marTop w:val="0"/>
      <w:marBottom w:val="0"/>
      <w:divBdr>
        <w:top w:val="none" w:sz="0" w:space="0" w:color="auto"/>
        <w:left w:val="none" w:sz="0" w:space="0" w:color="auto"/>
        <w:bottom w:val="none" w:sz="0" w:space="0" w:color="auto"/>
        <w:right w:val="none" w:sz="0" w:space="0" w:color="auto"/>
      </w:divBdr>
    </w:div>
    <w:div w:id="1689982163">
      <w:bodyDiv w:val="1"/>
      <w:marLeft w:val="0"/>
      <w:marRight w:val="0"/>
      <w:marTop w:val="0"/>
      <w:marBottom w:val="0"/>
      <w:divBdr>
        <w:top w:val="none" w:sz="0" w:space="0" w:color="auto"/>
        <w:left w:val="none" w:sz="0" w:space="0" w:color="auto"/>
        <w:bottom w:val="none" w:sz="0" w:space="0" w:color="auto"/>
        <w:right w:val="none" w:sz="0" w:space="0" w:color="auto"/>
      </w:divBdr>
    </w:div>
    <w:div w:id="1690259614">
      <w:bodyDiv w:val="1"/>
      <w:marLeft w:val="0"/>
      <w:marRight w:val="0"/>
      <w:marTop w:val="0"/>
      <w:marBottom w:val="0"/>
      <w:divBdr>
        <w:top w:val="none" w:sz="0" w:space="0" w:color="auto"/>
        <w:left w:val="none" w:sz="0" w:space="0" w:color="auto"/>
        <w:bottom w:val="none" w:sz="0" w:space="0" w:color="auto"/>
        <w:right w:val="none" w:sz="0" w:space="0" w:color="auto"/>
      </w:divBdr>
    </w:div>
    <w:div w:id="1690907579">
      <w:bodyDiv w:val="1"/>
      <w:marLeft w:val="0"/>
      <w:marRight w:val="0"/>
      <w:marTop w:val="0"/>
      <w:marBottom w:val="0"/>
      <w:divBdr>
        <w:top w:val="none" w:sz="0" w:space="0" w:color="auto"/>
        <w:left w:val="none" w:sz="0" w:space="0" w:color="auto"/>
        <w:bottom w:val="none" w:sz="0" w:space="0" w:color="auto"/>
        <w:right w:val="none" w:sz="0" w:space="0" w:color="auto"/>
      </w:divBdr>
    </w:div>
    <w:div w:id="1691029297">
      <w:bodyDiv w:val="1"/>
      <w:marLeft w:val="0"/>
      <w:marRight w:val="0"/>
      <w:marTop w:val="0"/>
      <w:marBottom w:val="0"/>
      <w:divBdr>
        <w:top w:val="none" w:sz="0" w:space="0" w:color="auto"/>
        <w:left w:val="none" w:sz="0" w:space="0" w:color="auto"/>
        <w:bottom w:val="none" w:sz="0" w:space="0" w:color="auto"/>
        <w:right w:val="none" w:sz="0" w:space="0" w:color="auto"/>
      </w:divBdr>
    </w:div>
    <w:div w:id="1691103255">
      <w:bodyDiv w:val="1"/>
      <w:marLeft w:val="0"/>
      <w:marRight w:val="0"/>
      <w:marTop w:val="0"/>
      <w:marBottom w:val="0"/>
      <w:divBdr>
        <w:top w:val="none" w:sz="0" w:space="0" w:color="auto"/>
        <w:left w:val="none" w:sz="0" w:space="0" w:color="auto"/>
        <w:bottom w:val="none" w:sz="0" w:space="0" w:color="auto"/>
        <w:right w:val="none" w:sz="0" w:space="0" w:color="auto"/>
      </w:divBdr>
    </w:div>
    <w:div w:id="1691174855">
      <w:bodyDiv w:val="1"/>
      <w:marLeft w:val="0"/>
      <w:marRight w:val="0"/>
      <w:marTop w:val="0"/>
      <w:marBottom w:val="0"/>
      <w:divBdr>
        <w:top w:val="none" w:sz="0" w:space="0" w:color="auto"/>
        <w:left w:val="none" w:sz="0" w:space="0" w:color="auto"/>
        <w:bottom w:val="none" w:sz="0" w:space="0" w:color="auto"/>
        <w:right w:val="none" w:sz="0" w:space="0" w:color="auto"/>
      </w:divBdr>
    </w:div>
    <w:div w:id="1691183300">
      <w:bodyDiv w:val="1"/>
      <w:marLeft w:val="0"/>
      <w:marRight w:val="0"/>
      <w:marTop w:val="0"/>
      <w:marBottom w:val="0"/>
      <w:divBdr>
        <w:top w:val="none" w:sz="0" w:space="0" w:color="auto"/>
        <w:left w:val="none" w:sz="0" w:space="0" w:color="auto"/>
        <w:bottom w:val="none" w:sz="0" w:space="0" w:color="auto"/>
        <w:right w:val="none" w:sz="0" w:space="0" w:color="auto"/>
      </w:divBdr>
    </w:div>
    <w:div w:id="1691251606">
      <w:bodyDiv w:val="1"/>
      <w:marLeft w:val="0"/>
      <w:marRight w:val="0"/>
      <w:marTop w:val="0"/>
      <w:marBottom w:val="0"/>
      <w:divBdr>
        <w:top w:val="none" w:sz="0" w:space="0" w:color="auto"/>
        <w:left w:val="none" w:sz="0" w:space="0" w:color="auto"/>
        <w:bottom w:val="none" w:sz="0" w:space="0" w:color="auto"/>
        <w:right w:val="none" w:sz="0" w:space="0" w:color="auto"/>
      </w:divBdr>
    </w:div>
    <w:div w:id="1691251915">
      <w:bodyDiv w:val="1"/>
      <w:marLeft w:val="0"/>
      <w:marRight w:val="0"/>
      <w:marTop w:val="0"/>
      <w:marBottom w:val="0"/>
      <w:divBdr>
        <w:top w:val="none" w:sz="0" w:space="0" w:color="auto"/>
        <w:left w:val="none" w:sz="0" w:space="0" w:color="auto"/>
        <w:bottom w:val="none" w:sz="0" w:space="0" w:color="auto"/>
        <w:right w:val="none" w:sz="0" w:space="0" w:color="auto"/>
      </w:divBdr>
    </w:div>
    <w:div w:id="1691294712">
      <w:bodyDiv w:val="1"/>
      <w:marLeft w:val="0"/>
      <w:marRight w:val="0"/>
      <w:marTop w:val="0"/>
      <w:marBottom w:val="0"/>
      <w:divBdr>
        <w:top w:val="none" w:sz="0" w:space="0" w:color="auto"/>
        <w:left w:val="none" w:sz="0" w:space="0" w:color="auto"/>
        <w:bottom w:val="none" w:sz="0" w:space="0" w:color="auto"/>
        <w:right w:val="none" w:sz="0" w:space="0" w:color="auto"/>
      </w:divBdr>
    </w:div>
    <w:div w:id="1691372045">
      <w:bodyDiv w:val="1"/>
      <w:marLeft w:val="0"/>
      <w:marRight w:val="0"/>
      <w:marTop w:val="0"/>
      <w:marBottom w:val="0"/>
      <w:divBdr>
        <w:top w:val="none" w:sz="0" w:space="0" w:color="auto"/>
        <w:left w:val="none" w:sz="0" w:space="0" w:color="auto"/>
        <w:bottom w:val="none" w:sz="0" w:space="0" w:color="auto"/>
        <w:right w:val="none" w:sz="0" w:space="0" w:color="auto"/>
      </w:divBdr>
    </w:div>
    <w:div w:id="1691375890">
      <w:bodyDiv w:val="1"/>
      <w:marLeft w:val="0"/>
      <w:marRight w:val="0"/>
      <w:marTop w:val="0"/>
      <w:marBottom w:val="0"/>
      <w:divBdr>
        <w:top w:val="none" w:sz="0" w:space="0" w:color="auto"/>
        <w:left w:val="none" w:sz="0" w:space="0" w:color="auto"/>
        <w:bottom w:val="none" w:sz="0" w:space="0" w:color="auto"/>
        <w:right w:val="none" w:sz="0" w:space="0" w:color="auto"/>
      </w:divBdr>
    </w:div>
    <w:div w:id="1691444296">
      <w:bodyDiv w:val="1"/>
      <w:marLeft w:val="0"/>
      <w:marRight w:val="0"/>
      <w:marTop w:val="0"/>
      <w:marBottom w:val="0"/>
      <w:divBdr>
        <w:top w:val="none" w:sz="0" w:space="0" w:color="auto"/>
        <w:left w:val="none" w:sz="0" w:space="0" w:color="auto"/>
        <w:bottom w:val="none" w:sz="0" w:space="0" w:color="auto"/>
        <w:right w:val="none" w:sz="0" w:space="0" w:color="auto"/>
      </w:divBdr>
    </w:div>
    <w:div w:id="1691490186">
      <w:bodyDiv w:val="1"/>
      <w:marLeft w:val="0"/>
      <w:marRight w:val="0"/>
      <w:marTop w:val="0"/>
      <w:marBottom w:val="0"/>
      <w:divBdr>
        <w:top w:val="none" w:sz="0" w:space="0" w:color="auto"/>
        <w:left w:val="none" w:sz="0" w:space="0" w:color="auto"/>
        <w:bottom w:val="none" w:sz="0" w:space="0" w:color="auto"/>
        <w:right w:val="none" w:sz="0" w:space="0" w:color="auto"/>
      </w:divBdr>
    </w:div>
    <w:div w:id="1691760225">
      <w:bodyDiv w:val="1"/>
      <w:marLeft w:val="0"/>
      <w:marRight w:val="0"/>
      <w:marTop w:val="0"/>
      <w:marBottom w:val="0"/>
      <w:divBdr>
        <w:top w:val="none" w:sz="0" w:space="0" w:color="auto"/>
        <w:left w:val="none" w:sz="0" w:space="0" w:color="auto"/>
        <w:bottom w:val="none" w:sz="0" w:space="0" w:color="auto"/>
        <w:right w:val="none" w:sz="0" w:space="0" w:color="auto"/>
      </w:divBdr>
    </w:div>
    <w:div w:id="1691763607">
      <w:bodyDiv w:val="1"/>
      <w:marLeft w:val="0"/>
      <w:marRight w:val="0"/>
      <w:marTop w:val="0"/>
      <w:marBottom w:val="0"/>
      <w:divBdr>
        <w:top w:val="none" w:sz="0" w:space="0" w:color="auto"/>
        <w:left w:val="none" w:sz="0" w:space="0" w:color="auto"/>
        <w:bottom w:val="none" w:sz="0" w:space="0" w:color="auto"/>
        <w:right w:val="none" w:sz="0" w:space="0" w:color="auto"/>
      </w:divBdr>
    </w:div>
    <w:div w:id="1691837601">
      <w:bodyDiv w:val="1"/>
      <w:marLeft w:val="0"/>
      <w:marRight w:val="0"/>
      <w:marTop w:val="0"/>
      <w:marBottom w:val="0"/>
      <w:divBdr>
        <w:top w:val="none" w:sz="0" w:space="0" w:color="auto"/>
        <w:left w:val="none" w:sz="0" w:space="0" w:color="auto"/>
        <w:bottom w:val="none" w:sz="0" w:space="0" w:color="auto"/>
        <w:right w:val="none" w:sz="0" w:space="0" w:color="auto"/>
      </w:divBdr>
    </w:div>
    <w:div w:id="1691950167">
      <w:bodyDiv w:val="1"/>
      <w:marLeft w:val="0"/>
      <w:marRight w:val="0"/>
      <w:marTop w:val="0"/>
      <w:marBottom w:val="0"/>
      <w:divBdr>
        <w:top w:val="none" w:sz="0" w:space="0" w:color="auto"/>
        <w:left w:val="none" w:sz="0" w:space="0" w:color="auto"/>
        <w:bottom w:val="none" w:sz="0" w:space="0" w:color="auto"/>
        <w:right w:val="none" w:sz="0" w:space="0" w:color="auto"/>
      </w:divBdr>
    </w:div>
    <w:div w:id="1692148169">
      <w:bodyDiv w:val="1"/>
      <w:marLeft w:val="0"/>
      <w:marRight w:val="0"/>
      <w:marTop w:val="0"/>
      <w:marBottom w:val="0"/>
      <w:divBdr>
        <w:top w:val="none" w:sz="0" w:space="0" w:color="auto"/>
        <w:left w:val="none" w:sz="0" w:space="0" w:color="auto"/>
        <w:bottom w:val="none" w:sz="0" w:space="0" w:color="auto"/>
        <w:right w:val="none" w:sz="0" w:space="0" w:color="auto"/>
      </w:divBdr>
    </w:div>
    <w:div w:id="1692300398">
      <w:bodyDiv w:val="1"/>
      <w:marLeft w:val="0"/>
      <w:marRight w:val="0"/>
      <w:marTop w:val="0"/>
      <w:marBottom w:val="0"/>
      <w:divBdr>
        <w:top w:val="none" w:sz="0" w:space="0" w:color="auto"/>
        <w:left w:val="none" w:sz="0" w:space="0" w:color="auto"/>
        <w:bottom w:val="none" w:sz="0" w:space="0" w:color="auto"/>
        <w:right w:val="none" w:sz="0" w:space="0" w:color="auto"/>
      </w:divBdr>
    </w:div>
    <w:div w:id="1692492531">
      <w:bodyDiv w:val="1"/>
      <w:marLeft w:val="0"/>
      <w:marRight w:val="0"/>
      <w:marTop w:val="0"/>
      <w:marBottom w:val="0"/>
      <w:divBdr>
        <w:top w:val="none" w:sz="0" w:space="0" w:color="auto"/>
        <w:left w:val="none" w:sz="0" w:space="0" w:color="auto"/>
        <w:bottom w:val="none" w:sz="0" w:space="0" w:color="auto"/>
        <w:right w:val="none" w:sz="0" w:space="0" w:color="auto"/>
      </w:divBdr>
    </w:div>
    <w:div w:id="1692492738">
      <w:bodyDiv w:val="1"/>
      <w:marLeft w:val="0"/>
      <w:marRight w:val="0"/>
      <w:marTop w:val="0"/>
      <w:marBottom w:val="0"/>
      <w:divBdr>
        <w:top w:val="none" w:sz="0" w:space="0" w:color="auto"/>
        <w:left w:val="none" w:sz="0" w:space="0" w:color="auto"/>
        <w:bottom w:val="none" w:sz="0" w:space="0" w:color="auto"/>
        <w:right w:val="none" w:sz="0" w:space="0" w:color="auto"/>
      </w:divBdr>
    </w:div>
    <w:div w:id="1692685326">
      <w:bodyDiv w:val="1"/>
      <w:marLeft w:val="0"/>
      <w:marRight w:val="0"/>
      <w:marTop w:val="0"/>
      <w:marBottom w:val="0"/>
      <w:divBdr>
        <w:top w:val="none" w:sz="0" w:space="0" w:color="auto"/>
        <w:left w:val="none" w:sz="0" w:space="0" w:color="auto"/>
        <w:bottom w:val="none" w:sz="0" w:space="0" w:color="auto"/>
        <w:right w:val="none" w:sz="0" w:space="0" w:color="auto"/>
      </w:divBdr>
    </w:div>
    <w:div w:id="1692801880">
      <w:bodyDiv w:val="1"/>
      <w:marLeft w:val="0"/>
      <w:marRight w:val="0"/>
      <w:marTop w:val="0"/>
      <w:marBottom w:val="0"/>
      <w:divBdr>
        <w:top w:val="none" w:sz="0" w:space="0" w:color="auto"/>
        <w:left w:val="none" w:sz="0" w:space="0" w:color="auto"/>
        <w:bottom w:val="none" w:sz="0" w:space="0" w:color="auto"/>
        <w:right w:val="none" w:sz="0" w:space="0" w:color="auto"/>
      </w:divBdr>
    </w:div>
    <w:div w:id="1692872887">
      <w:bodyDiv w:val="1"/>
      <w:marLeft w:val="0"/>
      <w:marRight w:val="0"/>
      <w:marTop w:val="0"/>
      <w:marBottom w:val="0"/>
      <w:divBdr>
        <w:top w:val="none" w:sz="0" w:space="0" w:color="auto"/>
        <w:left w:val="none" w:sz="0" w:space="0" w:color="auto"/>
        <w:bottom w:val="none" w:sz="0" w:space="0" w:color="auto"/>
        <w:right w:val="none" w:sz="0" w:space="0" w:color="auto"/>
      </w:divBdr>
    </w:div>
    <w:div w:id="1692874100">
      <w:bodyDiv w:val="1"/>
      <w:marLeft w:val="0"/>
      <w:marRight w:val="0"/>
      <w:marTop w:val="0"/>
      <w:marBottom w:val="0"/>
      <w:divBdr>
        <w:top w:val="none" w:sz="0" w:space="0" w:color="auto"/>
        <w:left w:val="none" w:sz="0" w:space="0" w:color="auto"/>
        <w:bottom w:val="none" w:sz="0" w:space="0" w:color="auto"/>
        <w:right w:val="none" w:sz="0" w:space="0" w:color="auto"/>
      </w:divBdr>
    </w:div>
    <w:div w:id="1692948800">
      <w:bodyDiv w:val="1"/>
      <w:marLeft w:val="0"/>
      <w:marRight w:val="0"/>
      <w:marTop w:val="0"/>
      <w:marBottom w:val="0"/>
      <w:divBdr>
        <w:top w:val="none" w:sz="0" w:space="0" w:color="auto"/>
        <w:left w:val="none" w:sz="0" w:space="0" w:color="auto"/>
        <w:bottom w:val="none" w:sz="0" w:space="0" w:color="auto"/>
        <w:right w:val="none" w:sz="0" w:space="0" w:color="auto"/>
      </w:divBdr>
    </w:div>
    <w:div w:id="1692950753">
      <w:bodyDiv w:val="1"/>
      <w:marLeft w:val="0"/>
      <w:marRight w:val="0"/>
      <w:marTop w:val="0"/>
      <w:marBottom w:val="0"/>
      <w:divBdr>
        <w:top w:val="none" w:sz="0" w:space="0" w:color="auto"/>
        <w:left w:val="none" w:sz="0" w:space="0" w:color="auto"/>
        <w:bottom w:val="none" w:sz="0" w:space="0" w:color="auto"/>
        <w:right w:val="none" w:sz="0" w:space="0" w:color="auto"/>
      </w:divBdr>
    </w:div>
    <w:div w:id="1693339166">
      <w:bodyDiv w:val="1"/>
      <w:marLeft w:val="0"/>
      <w:marRight w:val="0"/>
      <w:marTop w:val="0"/>
      <w:marBottom w:val="0"/>
      <w:divBdr>
        <w:top w:val="none" w:sz="0" w:space="0" w:color="auto"/>
        <w:left w:val="none" w:sz="0" w:space="0" w:color="auto"/>
        <w:bottom w:val="none" w:sz="0" w:space="0" w:color="auto"/>
        <w:right w:val="none" w:sz="0" w:space="0" w:color="auto"/>
      </w:divBdr>
    </w:div>
    <w:div w:id="1693414102">
      <w:bodyDiv w:val="1"/>
      <w:marLeft w:val="0"/>
      <w:marRight w:val="0"/>
      <w:marTop w:val="0"/>
      <w:marBottom w:val="0"/>
      <w:divBdr>
        <w:top w:val="none" w:sz="0" w:space="0" w:color="auto"/>
        <w:left w:val="none" w:sz="0" w:space="0" w:color="auto"/>
        <w:bottom w:val="none" w:sz="0" w:space="0" w:color="auto"/>
        <w:right w:val="none" w:sz="0" w:space="0" w:color="auto"/>
      </w:divBdr>
    </w:div>
    <w:div w:id="1693611347">
      <w:bodyDiv w:val="1"/>
      <w:marLeft w:val="0"/>
      <w:marRight w:val="0"/>
      <w:marTop w:val="0"/>
      <w:marBottom w:val="0"/>
      <w:divBdr>
        <w:top w:val="none" w:sz="0" w:space="0" w:color="auto"/>
        <w:left w:val="none" w:sz="0" w:space="0" w:color="auto"/>
        <w:bottom w:val="none" w:sz="0" w:space="0" w:color="auto"/>
        <w:right w:val="none" w:sz="0" w:space="0" w:color="auto"/>
      </w:divBdr>
    </w:div>
    <w:div w:id="1693796043">
      <w:bodyDiv w:val="1"/>
      <w:marLeft w:val="0"/>
      <w:marRight w:val="0"/>
      <w:marTop w:val="0"/>
      <w:marBottom w:val="0"/>
      <w:divBdr>
        <w:top w:val="none" w:sz="0" w:space="0" w:color="auto"/>
        <w:left w:val="none" w:sz="0" w:space="0" w:color="auto"/>
        <w:bottom w:val="none" w:sz="0" w:space="0" w:color="auto"/>
        <w:right w:val="none" w:sz="0" w:space="0" w:color="auto"/>
      </w:divBdr>
    </w:div>
    <w:div w:id="1693799457">
      <w:bodyDiv w:val="1"/>
      <w:marLeft w:val="0"/>
      <w:marRight w:val="0"/>
      <w:marTop w:val="0"/>
      <w:marBottom w:val="0"/>
      <w:divBdr>
        <w:top w:val="none" w:sz="0" w:space="0" w:color="auto"/>
        <w:left w:val="none" w:sz="0" w:space="0" w:color="auto"/>
        <w:bottom w:val="none" w:sz="0" w:space="0" w:color="auto"/>
        <w:right w:val="none" w:sz="0" w:space="0" w:color="auto"/>
      </w:divBdr>
    </w:div>
    <w:div w:id="1693871750">
      <w:bodyDiv w:val="1"/>
      <w:marLeft w:val="0"/>
      <w:marRight w:val="0"/>
      <w:marTop w:val="0"/>
      <w:marBottom w:val="0"/>
      <w:divBdr>
        <w:top w:val="none" w:sz="0" w:space="0" w:color="auto"/>
        <w:left w:val="none" w:sz="0" w:space="0" w:color="auto"/>
        <w:bottom w:val="none" w:sz="0" w:space="0" w:color="auto"/>
        <w:right w:val="none" w:sz="0" w:space="0" w:color="auto"/>
      </w:divBdr>
    </w:div>
    <w:div w:id="1694064415">
      <w:bodyDiv w:val="1"/>
      <w:marLeft w:val="0"/>
      <w:marRight w:val="0"/>
      <w:marTop w:val="0"/>
      <w:marBottom w:val="0"/>
      <w:divBdr>
        <w:top w:val="none" w:sz="0" w:space="0" w:color="auto"/>
        <w:left w:val="none" w:sz="0" w:space="0" w:color="auto"/>
        <w:bottom w:val="none" w:sz="0" w:space="0" w:color="auto"/>
        <w:right w:val="none" w:sz="0" w:space="0" w:color="auto"/>
      </w:divBdr>
    </w:div>
    <w:div w:id="1694107329">
      <w:bodyDiv w:val="1"/>
      <w:marLeft w:val="0"/>
      <w:marRight w:val="0"/>
      <w:marTop w:val="0"/>
      <w:marBottom w:val="0"/>
      <w:divBdr>
        <w:top w:val="none" w:sz="0" w:space="0" w:color="auto"/>
        <w:left w:val="none" w:sz="0" w:space="0" w:color="auto"/>
        <w:bottom w:val="none" w:sz="0" w:space="0" w:color="auto"/>
        <w:right w:val="none" w:sz="0" w:space="0" w:color="auto"/>
      </w:divBdr>
    </w:div>
    <w:div w:id="1694260471">
      <w:bodyDiv w:val="1"/>
      <w:marLeft w:val="0"/>
      <w:marRight w:val="0"/>
      <w:marTop w:val="0"/>
      <w:marBottom w:val="0"/>
      <w:divBdr>
        <w:top w:val="none" w:sz="0" w:space="0" w:color="auto"/>
        <w:left w:val="none" w:sz="0" w:space="0" w:color="auto"/>
        <w:bottom w:val="none" w:sz="0" w:space="0" w:color="auto"/>
        <w:right w:val="none" w:sz="0" w:space="0" w:color="auto"/>
      </w:divBdr>
    </w:div>
    <w:div w:id="1694307994">
      <w:bodyDiv w:val="1"/>
      <w:marLeft w:val="0"/>
      <w:marRight w:val="0"/>
      <w:marTop w:val="0"/>
      <w:marBottom w:val="0"/>
      <w:divBdr>
        <w:top w:val="none" w:sz="0" w:space="0" w:color="auto"/>
        <w:left w:val="none" w:sz="0" w:space="0" w:color="auto"/>
        <w:bottom w:val="none" w:sz="0" w:space="0" w:color="auto"/>
        <w:right w:val="none" w:sz="0" w:space="0" w:color="auto"/>
      </w:divBdr>
    </w:div>
    <w:div w:id="1694460435">
      <w:bodyDiv w:val="1"/>
      <w:marLeft w:val="0"/>
      <w:marRight w:val="0"/>
      <w:marTop w:val="0"/>
      <w:marBottom w:val="0"/>
      <w:divBdr>
        <w:top w:val="none" w:sz="0" w:space="0" w:color="auto"/>
        <w:left w:val="none" w:sz="0" w:space="0" w:color="auto"/>
        <w:bottom w:val="none" w:sz="0" w:space="0" w:color="auto"/>
        <w:right w:val="none" w:sz="0" w:space="0" w:color="auto"/>
      </w:divBdr>
    </w:div>
    <w:div w:id="1694646496">
      <w:bodyDiv w:val="1"/>
      <w:marLeft w:val="0"/>
      <w:marRight w:val="0"/>
      <w:marTop w:val="0"/>
      <w:marBottom w:val="0"/>
      <w:divBdr>
        <w:top w:val="none" w:sz="0" w:space="0" w:color="auto"/>
        <w:left w:val="none" w:sz="0" w:space="0" w:color="auto"/>
        <w:bottom w:val="none" w:sz="0" w:space="0" w:color="auto"/>
        <w:right w:val="none" w:sz="0" w:space="0" w:color="auto"/>
      </w:divBdr>
    </w:div>
    <w:div w:id="1694649032">
      <w:bodyDiv w:val="1"/>
      <w:marLeft w:val="0"/>
      <w:marRight w:val="0"/>
      <w:marTop w:val="0"/>
      <w:marBottom w:val="0"/>
      <w:divBdr>
        <w:top w:val="none" w:sz="0" w:space="0" w:color="auto"/>
        <w:left w:val="none" w:sz="0" w:space="0" w:color="auto"/>
        <w:bottom w:val="none" w:sz="0" w:space="0" w:color="auto"/>
        <w:right w:val="none" w:sz="0" w:space="0" w:color="auto"/>
      </w:divBdr>
    </w:div>
    <w:div w:id="1694770068">
      <w:bodyDiv w:val="1"/>
      <w:marLeft w:val="0"/>
      <w:marRight w:val="0"/>
      <w:marTop w:val="0"/>
      <w:marBottom w:val="0"/>
      <w:divBdr>
        <w:top w:val="none" w:sz="0" w:space="0" w:color="auto"/>
        <w:left w:val="none" w:sz="0" w:space="0" w:color="auto"/>
        <w:bottom w:val="none" w:sz="0" w:space="0" w:color="auto"/>
        <w:right w:val="none" w:sz="0" w:space="0" w:color="auto"/>
      </w:divBdr>
    </w:div>
    <w:div w:id="1694917535">
      <w:bodyDiv w:val="1"/>
      <w:marLeft w:val="0"/>
      <w:marRight w:val="0"/>
      <w:marTop w:val="0"/>
      <w:marBottom w:val="0"/>
      <w:divBdr>
        <w:top w:val="none" w:sz="0" w:space="0" w:color="auto"/>
        <w:left w:val="none" w:sz="0" w:space="0" w:color="auto"/>
        <w:bottom w:val="none" w:sz="0" w:space="0" w:color="auto"/>
        <w:right w:val="none" w:sz="0" w:space="0" w:color="auto"/>
      </w:divBdr>
    </w:div>
    <w:div w:id="1694920146">
      <w:bodyDiv w:val="1"/>
      <w:marLeft w:val="0"/>
      <w:marRight w:val="0"/>
      <w:marTop w:val="0"/>
      <w:marBottom w:val="0"/>
      <w:divBdr>
        <w:top w:val="none" w:sz="0" w:space="0" w:color="auto"/>
        <w:left w:val="none" w:sz="0" w:space="0" w:color="auto"/>
        <w:bottom w:val="none" w:sz="0" w:space="0" w:color="auto"/>
        <w:right w:val="none" w:sz="0" w:space="0" w:color="auto"/>
      </w:divBdr>
    </w:div>
    <w:div w:id="1695299472">
      <w:bodyDiv w:val="1"/>
      <w:marLeft w:val="0"/>
      <w:marRight w:val="0"/>
      <w:marTop w:val="0"/>
      <w:marBottom w:val="0"/>
      <w:divBdr>
        <w:top w:val="none" w:sz="0" w:space="0" w:color="auto"/>
        <w:left w:val="none" w:sz="0" w:space="0" w:color="auto"/>
        <w:bottom w:val="none" w:sz="0" w:space="0" w:color="auto"/>
        <w:right w:val="none" w:sz="0" w:space="0" w:color="auto"/>
      </w:divBdr>
    </w:div>
    <w:div w:id="1695303572">
      <w:bodyDiv w:val="1"/>
      <w:marLeft w:val="0"/>
      <w:marRight w:val="0"/>
      <w:marTop w:val="0"/>
      <w:marBottom w:val="0"/>
      <w:divBdr>
        <w:top w:val="none" w:sz="0" w:space="0" w:color="auto"/>
        <w:left w:val="none" w:sz="0" w:space="0" w:color="auto"/>
        <w:bottom w:val="none" w:sz="0" w:space="0" w:color="auto"/>
        <w:right w:val="none" w:sz="0" w:space="0" w:color="auto"/>
      </w:divBdr>
    </w:div>
    <w:div w:id="1695305904">
      <w:bodyDiv w:val="1"/>
      <w:marLeft w:val="0"/>
      <w:marRight w:val="0"/>
      <w:marTop w:val="0"/>
      <w:marBottom w:val="0"/>
      <w:divBdr>
        <w:top w:val="none" w:sz="0" w:space="0" w:color="auto"/>
        <w:left w:val="none" w:sz="0" w:space="0" w:color="auto"/>
        <w:bottom w:val="none" w:sz="0" w:space="0" w:color="auto"/>
        <w:right w:val="none" w:sz="0" w:space="0" w:color="auto"/>
      </w:divBdr>
    </w:div>
    <w:div w:id="1695493037">
      <w:bodyDiv w:val="1"/>
      <w:marLeft w:val="0"/>
      <w:marRight w:val="0"/>
      <w:marTop w:val="0"/>
      <w:marBottom w:val="0"/>
      <w:divBdr>
        <w:top w:val="none" w:sz="0" w:space="0" w:color="auto"/>
        <w:left w:val="none" w:sz="0" w:space="0" w:color="auto"/>
        <w:bottom w:val="none" w:sz="0" w:space="0" w:color="auto"/>
        <w:right w:val="none" w:sz="0" w:space="0" w:color="auto"/>
      </w:divBdr>
    </w:div>
    <w:div w:id="1695686750">
      <w:bodyDiv w:val="1"/>
      <w:marLeft w:val="0"/>
      <w:marRight w:val="0"/>
      <w:marTop w:val="0"/>
      <w:marBottom w:val="0"/>
      <w:divBdr>
        <w:top w:val="none" w:sz="0" w:space="0" w:color="auto"/>
        <w:left w:val="none" w:sz="0" w:space="0" w:color="auto"/>
        <w:bottom w:val="none" w:sz="0" w:space="0" w:color="auto"/>
        <w:right w:val="none" w:sz="0" w:space="0" w:color="auto"/>
      </w:divBdr>
    </w:div>
    <w:div w:id="1695767086">
      <w:bodyDiv w:val="1"/>
      <w:marLeft w:val="0"/>
      <w:marRight w:val="0"/>
      <w:marTop w:val="0"/>
      <w:marBottom w:val="0"/>
      <w:divBdr>
        <w:top w:val="none" w:sz="0" w:space="0" w:color="auto"/>
        <w:left w:val="none" w:sz="0" w:space="0" w:color="auto"/>
        <w:bottom w:val="none" w:sz="0" w:space="0" w:color="auto"/>
        <w:right w:val="none" w:sz="0" w:space="0" w:color="auto"/>
      </w:divBdr>
    </w:div>
    <w:div w:id="1695839481">
      <w:bodyDiv w:val="1"/>
      <w:marLeft w:val="0"/>
      <w:marRight w:val="0"/>
      <w:marTop w:val="0"/>
      <w:marBottom w:val="0"/>
      <w:divBdr>
        <w:top w:val="none" w:sz="0" w:space="0" w:color="auto"/>
        <w:left w:val="none" w:sz="0" w:space="0" w:color="auto"/>
        <w:bottom w:val="none" w:sz="0" w:space="0" w:color="auto"/>
        <w:right w:val="none" w:sz="0" w:space="0" w:color="auto"/>
      </w:divBdr>
    </w:div>
    <w:div w:id="1696032060">
      <w:bodyDiv w:val="1"/>
      <w:marLeft w:val="0"/>
      <w:marRight w:val="0"/>
      <w:marTop w:val="0"/>
      <w:marBottom w:val="0"/>
      <w:divBdr>
        <w:top w:val="none" w:sz="0" w:space="0" w:color="auto"/>
        <w:left w:val="none" w:sz="0" w:space="0" w:color="auto"/>
        <w:bottom w:val="none" w:sz="0" w:space="0" w:color="auto"/>
        <w:right w:val="none" w:sz="0" w:space="0" w:color="auto"/>
      </w:divBdr>
    </w:div>
    <w:div w:id="1696074936">
      <w:bodyDiv w:val="1"/>
      <w:marLeft w:val="0"/>
      <w:marRight w:val="0"/>
      <w:marTop w:val="0"/>
      <w:marBottom w:val="0"/>
      <w:divBdr>
        <w:top w:val="none" w:sz="0" w:space="0" w:color="auto"/>
        <w:left w:val="none" w:sz="0" w:space="0" w:color="auto"/>
        <w:bottom w:val="none" w:sz="0" w:space="0" w:color="auto"/>
        <w:right w:val="none" w:sz="0" w:space="0" w:color="auto"/>
      </w:divBdr>
    </w:div>
    <w:div w:id="1697079988">
      <w:bodyDiv w:val="1"/>
      <w:marLeft w:val="0"/>
      <w:marRight w:val="0"/>
      <w:marTop w:val="0"/>
      <w:marBottom w:val="0"/>
      <w:divBdr>
        <w:top w:val="none" w:sz="0" w:space="0" w:color="auto"/>
        <w:left w:val="none" w:sz="0" w:space="0" w:color="auto"/>
        <w:bottom w:val="none" w:sz="0" w:space="0" w:color="auto"/>
        <w:right w:val="none" w:sz="0" w:space="0" w:color="auto"/>
      </w:divBdr>
    </w:div>
    <w:div w:id="1697267785">
      <w:bodyDiv w:val="1"/>
      <w:marLeft w:val="0"/>
      <w:marRight w:val="0"/>
      <w:marTop w:val="0"/>
      <w:marBottom w:val="0"/>
      <w:divBdr>
        <w:top w:val="none" w:sz="0" w:space="0" w:color="auto"/>
        <w:left w:val="none" w:sz="0" w:space="0" w:color="auto"/>
        <w:bottom w:val="none" w:sz="0" w:space="0" w:color="auto"/>
        <w:right w:val="none" w:sz="0" w:space="0" w:color="auto"/>
      </w:divBdr>
    </w:div>
    <w:div w:id="1697317167">
      <w:bodyDiv w:val="1"/>
      <w:marLeft w:val="0"/>
      <w:marRight w:val="0"/>
      <w:marTop w:val="0"/>
      <w:marBottom w:val="0"/>
      <w:divBdr>
        <w:top w:val="none" w:sz="0" w:space="0" w:color="auto"/>
        <w:left w:val="none" w:sz="0" w:space="0" w:color="auto"/>
        <w:bottom w:val="none" w:sz="0" w:space="0" w:color="auto"/>
        <w:right w:val="none" w:sz="0" w:space="0" w:color="auto"/>
      </w:divBdr>
    </w:div>
    <w:div w:id="1697348482">
      <w:bodyDiv w:val="1"/>
      <w:marLeft w:val="0"/>
      <w:marRight w:val="0"/>
      <w:marTop w:val="0"/>
      <w:marBottom w:val="0"/>
      <w:divBdr>
        <w:top w:val="none" w:sz="0" w:space="0" w:color="auto"/>
        <w:left w:val="none" w:sz="0" w:space="0" w:color="auto"/>
        <w:bottom w:val="none" w:sz="0" w:space="0" w:color="auto"/>
        <w:right w:val="none" w:sz="0" w:space="0" w:color="auto"/>
      </w:divBdr>
    </w:div>
    <w:div w:id="1697728217">
      <w:bodyDiv w:val="1"/>
      <w:marLeft w:val="0"/>
      <w:marRight w:val="0"/>
      <w:marTop w:val="0"/>
      <w:marBottom w:val="0"/>
      <w:divBdr>
        <w:top w:val="none" w:sz="0" w:space="0" w:color="auto"/>
        <w:left w:val="none" w:sz="0" w:space="0" w:color="auto"/>
        <w:bottom w:val="none" w:sz="0" w:space="0" w:color="auto"/>
        <w:right w:val="none" w:sz="0" w:space="0" w:color="auto"/>
      </w:divBdr>
    </w:div>
    <w:div w:id="1697732328">
      <w:bodyDiv w:val="1"/>
      <w:marLeft w:val="0"/>
      <w:marRight w:val="0"/>
      <w:marTop w:val="0"/>
      <w:marBottom w:val="0"/>
      <w:divBdr>
        <w:top w:val="none" w:sz="0" w:space="0" w:color="auto"/>
        <w:left w:val="none" w:sz="0" w:space="0" w:color="auto"/>
        <w:bottom w:val="none" w:sz="0" w:space="0" w:color="auto"/>
        <w:right w:val="none" w:sz="0" w:space="0" w:color="auto"/>
      </w:divBdr>
    </w:div>
    <w:div w:id="1697852721">
      <w:bodyDiv w:val="1"/>
      <w:marLeft w:val="0"/>
      <w:marRight w:val="0"/>
      <w:marTop w:val="0"/>
      <w:marBottom w:val="0"/>
      <w:divBdr>
        <w:top w:val="none" w:sz="0" w:space="0" w:color="auto"/>
        <w:left w:val="none" w:sz="0" w:space="0" w:color="auto"/>
        <w:bottom w:val="none" w:sz="0" w:space="0" w:color="auto"/>
        <w:right w:val="none" w:sz="0" w:space="0" w:color="auto"/>
      </w:divBdr>
    </w:div>
    <w:div w:id="1697923526">
      <w:bodyDiv w:val="1"/>
      <w:marLeft w:val="0"/>
      <w:marRight w:val="0"/>
      <w:marTop w:val="0"/>
      <w:marBottom w:val="0"/>
      <w:divBdr>
        <w:top w:val="none" w:sz="0" w:space="0" w:color="auto"/>
        <w:left w:val="none" w:sz="0" w:space="0" w:color="auto"/>
        <w:bottom w:val="none" w:sz="0" w:space="0" w:color="auto"/>
        <w:right w:val="none" w:sz="0" w:space="0" w:color="auto"/>
      </w:divBdr>
    </w:div>
    <w:div w:id="1697928948">
      <w:bodyDiv w:val="1"/>
      <w:marLeft w:val="0"/>
      <w:marRight w:val="0"/>
      <w:marTop w:val="0"/>
      <w:marBottom w:val="0"/>
      <w:divBdr>
        <w:top w:val="none" w:sz="0" w:space="0" w:color="auto"/>
        <w:left w:val="none" w:sz="0" w:space="0" w:color="auto"/>
        <w:bottom w:val="none" w:sz="0" w:space="0" w:color="auto"/>
        <w:right w:val="none" w:sz="0" w:space="0" w:color="auto"/>
      </w:divBdr>
    </w:div>
    <w:div w:id="1698313439">
      <w:bodyDiv w:val="1"/>
      <w:marLeft w:val="0"/>
      <w:marRight w:val="0"/>
      <w:marTop w:val="0"/>
      <w:marBottom w:val="0"/>
      <w:divBdr>
        <w:top w:val="none" w:sz="0" w:space="0" w:color="auto"/>
        <w:left w:val="none" w:sz="0" w:space="0" w:color="auto"/>
        <w:bottom w:val="none" w:sz="0" w:space="0" w:color="auto"/>
        <w:right w:val="none" w:sz="0" w:space="0" w:color="auto"/>
      </w:divBdr>
    </w:div>
    <w:div w:id="1698315399">
      <w:bodyDiv w:val="1"/>
      <w:marLeft w:val="0"/>
      <w:marRight w:val="0"/>
      <w:marTop w:val="0"/>
      <w:marBottom w:val="0"/>
      <w:divBdr>
        <w:top w:val="none" w:sz="0" w:space="0" w:color="auto"/>
        <w:left w:val="none" w:sz="0" w:space="0" w:color="auto"/>
        <w:bottom w:val="none" w:sz="0" w:space="0" w:color="auto"/>
        <w:right w:val="none" w:sz="0" w:space="0" w:color="auto"/>
      </w:divBdr>
    </w:div>
    <w:div w:id="1698383905">
      <w:bodyDiv w:val="1"/>
      <w:marLeft w:val="0"/>
      <w:marRight w:val="0"/>
      <w:marTop w:val="0"/>
      <w:marBottom w:val="0"/>
      <w:divBdr>
        <w:top w:val="none" w:sz="0" w:space="0" w:color="auto"/>
        <w:left w:val="none" w:sz="0" w:space="0" w:color="auto"/>
        <w:bottom w:val="none" w:sz="0" w:space="0" w:color="auto"/>
        <w:right w:val="none" w:sz="0" w:space="0" w:color="auto"/>
      </w:divBdr>
    </w:div>
    <w:div w:id="1698387221">
      <w:bodyDiv w:val="1"/>
      <w:marLeft w:val="0"/>
      <w:marRight w:val="0"/>
      <w:marTop w:val="0"/>
      <w:marBottom w:val="0"/>
      <w:divBdr>
        <w:top w:val="none" w:sz="0" w:space="0" w:color="auto"/>
        <w:left w:val="none" w:sz="0" w:space="0" w:color="auto"/>
        <w:bottom w:val="none" w:sz="0" w:space="0" w:color="auto"/>
        <w:right w:val="none" w:sz="0" w:space="0" w:color="auto"/>
      </w:divBdr>
    </w:div>
    <w:div w:id="1698695706">
      <w:bodyDiv w:val="1"/>
      <w:marLeft w:val="0"/>
      <w:marRight w:val="0"/>
      <w:marTop w:val="0"/>
      <w:marBottom w:val="0"/>
      <w:divBdr>
        <w:top w:val="none" w:sz="0" w:space="0" w:color="auto"/>
        <w:left w:val="none" w:sz="0" w:space="0" w:color="auto"/>
        <w:bottom w:val="none" w:sz="0" w:space="0" w:color="auto"/>
        <w:right w:val="none" w:sz="0" w:space="0" w:color="auto"/>
      </w:divBdr>
    </w:div>
    <w:div w:id="1698844918">
      <w:bodyDiv w:val="1"/>
      <w:marLeft w:val="0"/>
      <w:marRight w:val="0"/>
      <w:marTop w:val="0"/>
      <w:marBottom w:val="0"/>
      <w:divBdr>
        <w:top w:val="none" w:sz="0" w:space="0" w:color="auto"/>
        <w:left w:val="none" w:sz="0" w:space="0" w:color="auto"/>
        <w:bottom w:val="none" w:sz="0" w:space="0" w:color="auto"/>
        <w:right w:val="none" w:sz="0" w:space="0" w:color="auto"/>
      </w:divBdr>
    </w:div>
    <w:div w:id="1698970125">
      <w:bodyDiv w:val="1"/>
      <w:marLeft w:val="0"/>
      <w:marRight w:val="0"/>
      <w:marTop w:val="0"/>
      <w:marBottom w:val="0"/>
      <w:divBdr>
        <w:top w:val="none" w:sz="0" w:space="0" w:color="auto"/>
        <w:left w:val="none" w:sz="0" w:space="0" w:color="auto"/>
        <w:bottom w:val="none" w:sz="0" w:space="0" w:color="auto"/>
        <w:right w:val="none" w:sz="0" w:space="0" w:color="auto"/>
      </w:divBdr>
    </w:div>
    <w:div w:id="1699041514">
      <w:bodyDiv w:val="1"/>
      <w:marLeft w:val="0"/>
      <w:marRight w:val="0"/>
      <w:marTop w:val="0"/>
      <w:marBottom w:val="0"/>
      <w:divBdr>
        <w:top w:val="none" w:sz="0" w:space="0" w:color="auto"/>
        <w:left w:val="none" w:sz="0" w:space="0" w:color="auto"/>
        <w:bottom w:val="none" w:sz="0" w:space="0" w:color="auto"/>
        <w:right w:val="none" w:sz="0" w:space="0" w:color="auto"/>
      </w:divBdr>
    </w:div>
    <w:div w:id="1699233500">
      <w:bodyDiv w:val="1"/>
      <w:marLeft w:val="0"/>
      <w:marRight w:val="0"/>
      <w:marTop w:val="0"/>
      <w:marBottom w:val="0"/>
      <w:divBdr>
        <w:top w:val="none" w:sz="0" w:space="0" w:color="auto"/>
        <w:left w:val="none" w:sz="0" w:space="0" w:color="auto"/>
        <w:bottom w:val="none" w:sz="0" w:space="0" w:color="auto"/>
        <w:right w:val="none" w:sz="0" w:space="0" w:color="auto"/>
      </w:divBdr>
    </w:div>
    <w:div w:id="1699697528">
      <w:bodyDiv w:val="1"/>
      <w:marLeft w:val="0"/>
      <w:marRight w:val="0"/>
      <w:marTop w:val="0"/>
      <w:marBottom w:val="0"/>
      <w:divBdr>
        <w:top w:val="none" w:sz="0" w:space="0" w:color="auto"/>
        <w:left w:val="none" w:sz="0" w:space="0" w:color="auto"/>
        <w:bottom w:val="none" w:sz="0" w:space="0" w:color="auto"/>
        <w:right w:val="none" w:sz="0" w:space="0" w:color="auto"/>
      </w:divBdr>
    </w:div>
    <w:div w:id="1699967303">
      <w:bodyDiv w:val="1"/>
      <w:marLeft w:val="0"/>
      <w:marRight w:val="0"/>
      <w:marTop w:val="0"/>
      <w:marBottom w:val="0"/>
      <w:divBdr>
        <w:top w:val="none" w:sz="0" w:space="0" w:color="auto"/>
        <w:left w:val="none" w:sz="0" w:space="0" w:color="auto"/>
        <w:bottom w:val="none" w:sz="0" w:space="0" w:color="auto"/>
        <w:right w:val="none" w:sz="0" w:space="0" w:color="auto"/>
      </w:divBdr>
    </w:div>
    <w:div w:id="1700082834">
      <w:bodyDiv w:val="1"/>
      <w:marLeft w:val="0"/>
      <w:marRight w:val="0"/>
      <w:marTop w:val="0"/>
      <w:marBottom w:val="0"/>
      <w:divBdr>
        <w:top w:val="none" w:sz="0" w:space="0" w:color="auto"/>
        <w:left w:val="none" w:sz="0" w:space="0" w:color="auto"/>
        <w:bottom w:val="none" w:sz="0" w:space="0" w:color="auto"/>
        <w:right w:val="none" w:sz="0" w:space="0" w:color="auto"/>
      </w:divBdr>
    </w:div>
    <w:div w:id="1700740538">
      <w:bodyDiv w:val="1"/>
      <w:marLeft w:val="0"/>
      <w:marRight w:val="0"/>
      <w:marTop w:val="0"/>
      <w:marBottom w:val="0"/>
      <w:divBdr>
        <w:top w:val="none" w:sz="0" w:space="0" w:color="auto"/>
        <w:left w:val="none" w:sz="0" w:space="0" w:color="auto"/>
        <w:bottom w:val="none" w:sz="0" w:space="0" w:color="auto"/>
        <w:right w:val="none" w:sz="0" w:space="0" w:color="auto"/>
      </w:divBdr>
    </w:div>
    <w:div w:id="1700740980">
      <w:bodyDiv w:val="1"/>
      <w:marLeft w:val="0"/>
      <w:marRight w:val="0"/>
      <w:marTop w:val="0"/>
      <w:marBottom w:val="0"/>
      <w:divBdr>
        <w:top w:val="none" w:sz="0" w:space="0" w:color="auto"/>
        <w:left w:val="none" w:sz="0" w:space="0" w:color="auto"/>
        <w:bottom w:val="none" w:sz="0" w:space="0" w:color="auto"/>
        <w:right w:val="none" w:sz="0" w:space="0" w:color="auto"/>
      </w:divBdr>
    </w:div>
    <w:div w:id="1700815696">
      <w:bodyDiv w:val="1"/>
      <w:marLeft w:val="0"/>
      <w:marRight w:val="0"/>
      <w:marTop w:val="0"/>
      <w:marBottom w:val="0"/>
      <w:divBdr>
        <w:top w:val="none" w:sz="0" w:space="0" w:color="auto"/>
        <w:left w:val="none" w:sz="0" w:space="0" w:color="auto"/>
        <w:bottom w:val="none" w:sz="0" w:space="0" w:color="auto"/>
        <w:right w:val="none" w:sz="0" w:space="0" w:color="auto"/>
      </w:divBdr>
    </w:div>
    <w:div w:id="1701084388">
      <w:bodyDiv w:val="1"/>
      <w:marLeft w:val="0"/>
      <w:marRight w:val="0"/>
      <w:marTop w:val="0"/>
      <w:marBottom w:val="0"/>
      <w:divBdr>
        <w:top w:val="none" w:sz="0" w:space="0" w:color="auto"/>
        <w:left w:val="none" w:sz="0" w:space="0" w:color="auto"/>
        <w:bottom w:val="none" w:sz="0" w:space="0" w:color="auto"/>
        <w:right w:val="none" w:sz="0" w:space="0" w:color="auto"/>
      </w:divBdr>
    </w:div>
    <w:div w:id="1701126689">
      <w:bodyDiv w:val="1"/>
      <w:marLeft w:val="0"/>
      <w:marRight w:val="0"/>
      <w:marTop w:val="0"/>
      <w:marBottom w:val="0"/>
      <w:divBdr>
        <w:top w:val="none" w:sz="0" w:space="0" w:color="auto"/>
        <w:left w:val="none" w:sz="0" w:space="0" w:color="auto"/>
        <w:bottom w:val="none" w:sz="0" w:space="0" w:color="auto"/>
        <w:right w:val="none" w:sz="0" w:space="0" w:color="auto"/>
      </w:divBdr>
    </w:div>
    <w:div w:id="1701205256">
      <w:bodyDiv w:val="1"/>
      <w:marLeft w:val="0"/>
      <w:marRight w:val="0"/>
      <w:marTop w:val="0"/>
      <w:marBottom w:val="0"/>
      <w:divBdr>
        <w:top w:val="none" w:sz="0" w:space="0" w:color="auto"/>
        <w:left w:val="none" w:sz="0" w:space="0" w:color="auto"/>
        <w:bottom w:val="none" w:sz="0" w:space="0" w:color="auto"/>
        <w:right w:val="none" w:sz="0" w:space="0" w:color="auto"/>
      </w:divBdr>
    </w:div>
    <w:div w:id="1701591182">
      <w:bodyDiv w:val="1"/>
      <w:marLeft w:val="0"/>
      <w:marRight w:val="0"/>
      <w:marTop w:val="0"/>
      <w:marBottom w:val="0"/>
      <w:divBdr>
        <w:top w:val="none" w:sz="0" w:space="0" w:color="auto"/>
        <w:left w:val="none" w:sz="0" w:space="0" w:color="auto"/>
        <w:bottom w:val="none" w:sz="0" w:space="0" w:color="auto"/>
        <w:right w:val="none" w:sz="0" w:space="0" w:color="auto"/>
      </w:divBdr>
    </w:div>
    <w:div w:id="1701661888">
      <w:bodyDiv w:val="1"/>
      <w:marLeft w:val="0"/>
      <w:marRight w:val="0"/>
      <w:marTop w:val="0"/>
      <w:marBottom w:val="0"/>
      <w:divBdr>
        <w:top w:val="none" w:sz="0" w:space="0" w:color="auto"/>
        <w:left w:val="none" w:sz="0" w:space="0" w:color="auto"/>
        <w:bottom w:val="none" w:sz="0" w:space="0" w:color="auto"/>
        <w:right w:val="none" w:sz="0" w:space="0" w:color="auto"/>
      </w:divBdr>
    </w:div>
    <w:div w:id="1701735143">
      <w:bodyDiv w:val="1"/>
      <w:marLeft w:val="0"/>
      <w:marRight w:val="0"/>
      <w:marTop w:val="0"/>
      <w:marBottom w:val="0"/>
      <w:divBdr>
        <w:top w:val="none" w:sz="0" w:space="0" w:color="auto"/>
        <w:left w:val="none" w:sz="0" w:space="0" w:color="auto"/>
        <w:bottom w:val="none" w:sz="0" w:space="0" w:color="auto"/>
        <w:right w:val="none" w:sz="0" w:space="0" w:color="auto"/>
      </w:divBdr>
    </w:div>
    <w:div w:id="1701736860">
      <w:bodyDiv w:val="1"/>
      <w:marLeft w:val="0"/>
      <w:marRight w:val="0"/>
      <w:marTop w:val="0"/>
      <w:marBottom w:val="0"/>
      <w:divBdr>
        <w:top w:val="none" w:sz="0" w:space="0" w:color="auto"/>
        <w:left w:val="none" w:sz="0" w:space="0" w:color="auto"/>
        <w:bottom w:val="none" w:sz="0" w:space="0" w:color="auto"/>
        <w:right w:val="none" w:sz="0" w:space="0" w:color="auto"/>
      </w:divBdr>
    </w:div>
    <w:div w:id="1701936426">
      <w:bodyDiv w:val="1"/>
      <w:marLeft w:val="0"/>
      <w:marRight w:val="0"/>
      <w:marTop w:val="0"/>
      <w:marBottom w:val="0"/>
      <w:divBdr>
        <w:top w:val="none" w:sz="0" w:space="0" w:color="auto"/>
        <w:left w:val="none" w:sz="0" w:space="0" w:color="auto"/>
        <w:bottom w:val="none" w:sz="0" w:space="0" w:color="auto"/>
        <w:right w:val="none" w:sz="0" w:space="0" w:color="auto"/>
      </w:divBdr>
    </w:div>
    <w:div w:id="1702126051">
      <w:bodyDiv w:val="1"/>
      <w:marLeft w:val="0"/>
      <w:marRight w:val="0"/>
      <w:marTop w:val="0"/>
      <w:marBottom w:val="0"/>
      <w:divBdr>
        <w:top w:val="none" w:sz="0" w:space="0" w:color="auto"/>
        <w:left w:val="none" w:sz="0" w:space="0" w:color="auto"/>
        <w:bottom w:val="none" w:sz="0" w:space="0" w:color="auto"/>
        <w:right w:val="none" w:sz="0" w:space="0" w:color="auto"/>
      </w:divBdr>
    </w:div>
    <w:div w:id="1702392749">
      <w:bodyDiv w:val="1"/>
      <w:marLeft w:val="0"/>
      <w:marRight w:val="0"/>
      <w:marTop w:val="0"/>
      <w:marBottom w:val="0"/>
      <w:divBdr>
        <w:top w:val="none" w:sz="0" w:space="0" w:color="auto"/>
        <w:left w:val="none" w:sz="0" w:space="0" w:color="auto"/>
        <w:bottom w:val="none" w:sz="0" w:space="0" w:color="auto"/>
        <w:right w:val="none" w:sz="0" w:space="0" w:color="auto"/>
      </w:divBdr>
    </w:div>
    <w:div w:id="1702508483">
      <w:bodyDiv w:val="1"/>
      <w:marLeft w:val="0"/>
      <w:marRight w:val="0"/>
      <w:marTop w:val="0"/>
      <w:marBottom w:val="0"/>
      <w:divBdr>
        <w:top w:val="none" w:sz="0" w:space="0" w:color="auto"/>
        <w:left w:val="none" w:sz="0" w:space="0" w:color="auto"/>
        <w:bottom w:val="none" w:sz="0" w:space="0" w:color="auto"/>
        <w:right w:val="none" w:sz="0" w:space="0" w:color="auto"/>
      </w:divBdr>
    </w:div>
    <w:div w:id="1702583609">
      <w:bodyDiv w:val="1"/>
      <w:marLeft w:val="0"/>
      <w:marRight w:val="0"/>
      <w:marTop w:val="0"/>
      <w:marBottom w:val="0"/>
      <w:divBdr>
        <w:top w:val="none" w:sz="0" w:space="0" w:color="auto"/>
        <w:left w:val="none" w:sz="0" w:space="0" w:color="auto"/>
        <w:bottom w:val="none" w:sz="0" w:space="0" w:color="auto"/>
        <w:right w:val="none" w:sz="0" w:space="0" w:color="auto"/>
      </w:divBdr>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
    <w:div w:id="1702972680">
      <w:bodyDiv w:val="1"/>
      <w:marLeft w:val="0"/>
      <w:marRight w:val="0"/>
      <w:marTop w:val="0"/>
      <w:marBottom w:val="0"/>
      <w:divBdr>
        <w:top w:val="none" w:sz="0" w:space="0" w:color="auto"/>
        <w:left w:val="none" w:sz="0" w:space="0" w:color="auto"/>
        <w:bottom w:val="none" w:sz="0" w:space="0" w:color="auto"/>
        <w:right w:val="none" w:sz="0" w:space="0" w:color="auto"/>
      </w:divBdr>
    </w:div>
    <w:div w:id="1703280741">
      <w:bodyDiv w:val="1"/>
      <w:marLeft w:val="0"/>
      <w:marRight w:val="0"/>
      <w:marTop w:val="0"/>
      <w:marBottom w:val="0"/>
      <w:divBdr>
        <w:top w:val="none" w:sz="0" w:space="0" w:color="auto"/>
        <w:left w:val="none" w:sz="0" w:space="0" w:color="auto"/>
        <w:bottom w:val="none" w:sz="0" w:space="0" w:color="auto"/>
        <w:right w:val="none" w:sz="0" w:space="0" w:color="auto"/>
      </w:divBdr>
    </w:div>
    <w:div w:id="1703478237">
      <w:bodyDiv w:val="1"/>
      <w:marLeft w:val="0"/>
      <w:marRight w:val="0"/>
      <w:marTop w:val="0"/>
      <w:marBottom w:val="0"/>
      <w:divBdr>
        <w:top w:val="none" w:sz="0" w:space="0" w:color="auto"/>
        <w:left w:val="none" w:sz="0" w:space="0" w:color="auto"/>
        <w:bottom w:val="none" w:sz="0" w:space="0" w:color="auto"/>
        <w:right w:val="none" w:sz="0" w:space="0" w:color="auto"/>
      </w:divBdr>
    </w:div>
    <w:div w:id="1703706027">
      <w:bodyDiv w:val="1"/>
      <w:marLeft w:val="0"/>
      <w:marRight w:val="0"/>
      <w:marTop w:val="0"/>
      <w:marBottom w:val="0"/>
      <w:divBdr>
        <w:top w:val="none" w:sz="0" w:space="0" w:color="auto"/>
        <w:left w:val="none" w:sz="0" w:space="0" w:color="auto"/>
        <w:bottom w:val="none" w:sz="0" w:space="0" w:color="auto"/>
        <w:right w:val="none" w:sz="0" w:space="0" w:color="auto"/>
      </w:divBdr>
    </w:div>
    <w:div w:id="1703894181">
      <w:bodyDiv w:val="1"/>
      <w:marLeft w:val="0"/>
      <w:marRight w:val="0"/>
      <w:marTop w:val="0"/>
      <w:marBottom w:val="0"/>
      <w:divBdr>
        <w:top w:val="none" w:sz="0" w:space="0" w:color="auto"/>
        <w:left w:val="none" w:sz="0" w:space="0" w:color="auto"/>
        <w:bottom w:val="none" w:sz="0" w:space="0" w:color="auto"/>
        <w:right w:val="none" w:sz="0" w:space="0" w:color="auto"/>
      </w:divBdr>
    </w:div>
    <w:div w:id="1703897252">
      <w:bodyDiv w:val="1"/>
      <w:marLeft w:val="0"/>
      <w:marRight w:val="0"/>
      <w:marTop w:val="0"/>
      <w:marBottom w:val="0"/>
      <w:divBdr>
        <w:top w:val="none" w:sz="0" w:space="0" w:color="auto"/>
        <w:left w:val="none" w:sz="0" w:space="0" w:color="auto"/>
        <w:bottom w:val="none" w:sz="0" w:space="0" w:color="auto"/>
        <w:right w:val="none" w:sz="0" w:space="0" w:color="auto"/>
      </w:divBdr>
    </w:div>
    <w:div w:id="1704016348">
      <w:bodyDiv w:val="1"/>
      <w:marLeft w:val="0"/>
      <w:marRight w:val="0"/>
      <w:marTop w:val="0"/>
      <w:marBottom w:val="0"/>
      <w:divBdr>
        <w:top w:val="none" w:sz="0" w:space="0" w:color="auto"/>
        <w:left w:val="none" w:sz="0" w:space="0" w:color="auto"/>
        <w:bottom w:val="none" w:sz="0" w:space="0" w:color="auto"/>
        <w:right w:val="none" w:sz="0" w:space="0" w:color="auto"/>
      </w:divBdr>
    </w:div>
    <w:div w:id="1704331427">
      <w:bodyDiv w:val="1"/>
      <w:marLeft w:val="0"/>
      <w:marRight w:val="0"/>
      <w:marTop w:val="0"/>
      <w:marBottom w:val="0"/>
      <w:divBdr>
        <w:top w:val="none" w:sz="0" w:space="0" w:color="auto"/>
        <w:left w:val="none" w:sz="0" w:space="0" w:color="auto"/>
        <w:bottom w:val="none" w:sz="0" w:space="0" w:color="auto"/>
        <w:right w:val="none" w:sz="0" w:space="0" w:color="auto"/>
      </w:divBdr>
    </w:div>
    <w:div w:id="1704357776">
      <w:bodyDiv w:val="1"/>
      <w:marLeft w:val="0"/>
      <w:marRight w:val="0"/>
      <w:marTop w:val="0"/>
      <w:marBottom w:val="0"/>
      <w:divBdr>
        <w:top w:val="none" w:sz="0" w:space="0" w:color="auto"/>
        <w:left w:val="none" w:sz="0" w:space="0" w:color="auto"/>
        <w:bottom w:val="none" w:sz="0" w:space="0" w:color="auto"/>
        <w:right w:val="none" w:sz="0" w:space="0" w:color="auto"/>
      </w:divBdr>
    </w:div>
    <w:div w:id="1704359105">
      <w:bodyDiv w:val="1"/>
      <w:marLeft w:val="0"/>
      <w:marRight w:val="0"/>
      <w:marTop w:val="0"/>
      <w:marBottom w:val="0"/>
      <w:divBdr>
        <w:top w:val="none" w:sz="0" w:space="0" w:color="auto"/>
        <w:left w:val="none" w:sz="0" w:space="0" w:color="auto"/>
        <w:bottom w:val="none" w:sz="0" w:space="0" w:color="auto"/>
        <w:right w:val="none" w:sz="0" w:space="0" w:color="auto"/>
      </w:divBdr>
    </w:div>
    <w:div w:id="1704674258">
      <w:bodyDiv w:val="1"/>
      <w:marLeft w:val="0"/>
      <w:marRight w:val="0"/>
      <w:marTop w:val="0"/>
      <w:marBottom w:val="0"/>
      <w:divBdr>
        <w:top w:val="none" w:sz="0" w:space="0" w:color="auto"/>
        <w:left w:val="none" w:sz="0" w:space="0" w:color="auto"/>
        <w:bottom w:val="none" w:sz="0" w:space="0" w:color="auto"/>
        <w:right w:val="none" w:sz="0" w:space="0" w:color="auto"/>
      </w:divBdr>
    </w:div>
    <w:div w:id="1704792866">
      <w:bodyDiv w:val="1"/>
      <w:marLeft w:val="0"/>
      <w:marRight w:val="0"/>
      <w:marTop w:val="0"/>
      <w:marBottom w:val="0"/>
      <w:divBdr>
        <w:top w:val="none" w:sz="0" w:space="0" w:color="auto"/>
        <w:left w:val="none" w:sz="0" w:space="0" w:color="auto"/>
        <w:bottom w:val="none" w:sz="0" w:space="0" w:color="auto"/>
        <w:right w:val="none" w:sz="0" w:space="0" w:color="auto"/>
      </w:divBdr>
    </w:div>
    <w:div w:id="1704818882">
      <w:bodyDiv w:val="1"/>
      <w:marLeft w:val="0"/>
      <w:marRight w:val="0"/>
      <w:marTop w:val="0"/>
      <w:marBottom w:val="0"/>
      <w:divBdr>
        <w:top w:val="none" w:sz="0" w:space="0" w:color="auto"/>
        <w:left w:val="none" w:sz="0" w:space="0" w:color="auto"/>
        <w:bottom w:val="none" w:sz="0" w:space="0" w:color="auto"/>
        <w:right w:val="none" w:sz="0" w:space="0" w:color="auto"/>
      </w:divBdr>
    </w:div>
    <w:div w:id="1705053127">
      <w:bodyDiv w:val="1"/>
      <w:marLeft w:val="0"/>
      <w:marRight w:val="0"/>
      <w:marTop w:val="0"/>
      <w:marBottom w:val="0"/>
      <w:divBdr>
        <w:top w:val="none" w:sz="0" w:space="0" w:color="auto"/>
        <w:left w:val="none" w:sz="0" w:space="0" w:color="auto"/>
        <w:bottom w:val="none" w:sz="0" w:space="0" w:color="auto"/>
        <w:right w:val="none" w:sz="0" w:space="0" w:color="auto"/>
      </w:divBdr>
    </w:div>
    <w:div w:id="1705212393">
      <w:bodyDiv w:val="1"/>
      <w:marLeft w:val="0"/>
      <w:marRight w:val="0"/>
      <w:marTop w:val="0"/>
      <w:marBottom w:val="0"/>
      <w:divBdr>
        <w:top w:val="none" w:sz="0" w:space="0" w:color="auto"/>
        <w:left w:val="none" w:sz="0" w:space="0" w:color="auto"/>
        <w:bottom w:val="none" w:sz="0" w:space="0" w:color="auto"/>
        <w:right w:val="none" w:sz="0" w:space="0" w:color="auto"/>
      </w:divBdr>
    </w:div>
    <w:div w:id="1705402804">
      <w:bodyDiv w:val="1"/>
      <w:marLeft w:val="0"/>
      <w:marRight w:val="0"/>
      <w:marTop w:val="0"/>
      <w:marBottom w:val="0"/>
      <w:divBdr>
        <w:top w:val="none" w:sz="0" w:space="0" w:color="auto"/>
        <w:left w:val="none" w:sz="0" w:space="0" w:color="auto"/>
        <w:bottom w:val="none" w:sz="0" w:space="0" w:color="auto"/>
        <w:right w:val="none" w:sz="0" w:space="0" w:color="auto"/>
      </w:divBdr>
    </w:div>
    <w:div w:id="1705641752">
      <w:bodyDiv w:val="1"/>
      <w:marLeft w:val="0"/>
      <w:marRight w:val="0"/>
      <w:marTop w:val="0"/>
      <w:marBottom w:val="0"/>
      <w:divBdr>
        <w:top w:val="none" w:sz="0" w:space="0" w:color="auto"/>
        <w:left w:val="none" w:sz="0" w:space="0" w:color="auto"/>
        <w:bottom w:val="none" w:sz="0" w:space="0" w:color="auto"/>
        <w:right w:val="none" w:sz="0" w:space="0" w:color="auto"/>
      </w:divBdr>
    </w:div>
    <w:div w:id="1705867935">
      <w:bodyDiv w:val="1"/>
      <w:marLeft w:val="0"/>
      <w:marRight w:val="0"/>
      <w:marTop w:val="0"/>
      <w:marBottom w:val="0"/>
      <w:divBdr>
        <w:top w:val="none" w:sz="0" w:space="0" w:color="auto"/>
        <w:left w:val="none" w:sz="0" w:space="0" w:color="auto"/>
        <w:bottom w:val="none" w:sz="0" w:space="0" w:color="auto"/>
        <w:right w:val="none" w:sz="0" w:space="0" w:color="auto"/>
      </w:divBdr>
    </w:div>
    <w:div w:id="1705978706">
      <w:bodyDiv w:val="1"/>
      <w:marLeft w:val="0"/>
      <w:marRight w:val="0"/>
      <w:marTop w:val="0"/>
      <w:marBottom w:val="0"/>
      <w:divBdr>
        <w:top w:val="none" w:sz="0" w:space="0" w:color="auto"/>
        <w:left w:val="none" w:sz="0" w:space="0" w:color="auto"/>
        <w:bottom w:val="none" w:sz="0" w:space="0" w:color="auto"/>
        <w:right w:val="none" w:sz="0" w:space="0" w:color="auto"/>
      </w:divBdr>
    </w:div>
    <w:div w:id="1705980887">
      <w:bodyDiv w:val="1"/>
      <w:marLeft w:val="0"/>
      <w:marRight w:val="0"/>
      <w:marTop w:val="0"/>
      <w:marBottom w:val="0"/>
      <w:divBdr>
        <w:top w:val="none" w:sz="0" w:space="0" w:color="auto"/>
        <w:left w:val="none" w:sz="0" w:space="0" w:color="auto"/>
        <w:bottom w:val="none" w:sz="0" w:space="0" w:color="auto"/>
        <w:right w:val="none" w:sz="0" w:space="0" w:color="auto"/>
      </w:divBdr>
    </w:div>
    <w:div w:id="1706061409">
      <w:bodyDiv w:val="1"/>
      <w:marLeft w:val="0"/>
      <w:marRight w:val="0"/>
      <w:marTop w:val="0"/>
      <w:marBottom w:val="0"/>
      <w:divBdr>
        <w:top w:val="none" w:sz="0" w:space="0" w:color="auto"/>
        <w:left w:val="none" w:sz="0" w:space="0" w:color="auto"/>
        <w:bottom w:val="none" w:sz="0" w:space="0" w:color="auto"/>
        <w:right w:val="none" w:sz="0" w:space="0" w:color="auto"/>
      </w:divBdr>
    </w:div>
    <w:div w:id="1706321911">
      <w:bodyDiv w:val="1"/>
      <w:marLeft w:val="0"/>
      <w:marRight w:val="0"/>
      <w:marTop w:val="0"/>
      <w:marBottom w:val="0"/>
      <w:divBdr>
        <w:top w:val="none" w:sz="0" w:space="0" w:color="auto"/>
        <w:left w:val="none" w:sz="0" w:space="0" w:color="auto"/>
        <w:bottom w:val="none" w:sz="0" w:space="0" w:color="auto"/>
        <w:right w:val="none" w:sz="0" w:space="0" w:color="auto"/>
      </w:divBdr>
    </w:div>
    <w:div w:id="1706564879">
      <w:bodyDiv w:val="1"/>
      <w:marLeft w:val="0"/>
      <w:marRight w:val="0"/>
      <w:marTop w:val="0"/>
      <w:marBottom w:val="0"/>
      <w:divBdr>
        <w:top w:val="none" w:sz="0" w:space="0" w:color="auto"/>
        <w:left w:val="none" w:sz="0" w:space="0" w:color="auto"/>
        <w:bottom w:val="none" w:sz="0" w:space="0" w:color="auto"/>
        <w:right w:val="none" w:sz="0" w:space="0" w:color="auto"/>
      </w:divBdr>
    </w:div>
    <w:div w:id="1706829929">
      <w:bodyDiv w:val="1"/>
      <w:marLeft w:val="0"/>
      <w:marRight w:val="0"/>
      <w:marTop w:val="0"/>
      <w:marBottom w:val="0"/>
      <w:divBdr>
        <w:top w:val="none" w:sz="0" w:space="0" w:color="auto"/>
        <w:left w:val="none" w:sz="0" w:space="0" w:color="auto"/>
        <w:bottom w:val="none" w:sz="0" w:space="0" w:color="auto"/>
        <w:right w:val="none" w:sz="0" w:space="0" w:color="auto"/>
      </w:divBdr>
    </w:div>
    <w:div w:id="1707022833">
      <w:bodyDiv w:val="1"/>
      <w:marLeft w:val="0"/>
      <w:marRight w:val="0"/>
      <w:marTop w:val="0"/>
      <w:marBottom w:val="0"/>
      <w:divBdr>
        <w:top w:val="none" w:sz="0" w:space="0" w:color="auto"/>
        <w:left w:val="none" w:sz="0" w:space="0" w:color="auto"/>
        <w:bottom w:val="none" w:sz="0" w:space="0" w:color="auto"/>
        <w:right w:val="none" w:sz="0" w:space="0" w:color="auto"/>
      </w:divBdr>
    </w:div>
    <w:div w:id="1707024035">
      <w:bodyDiv w:val="1"/>
      <w:marLeft w:val="0"/>
      <w:marRight w:val="0"/>
      <w:marTop w:val="0"/>
      <w:marBottom w:val="0"/>
      <w:divBdr>
        <w:top w:val="none" w:sz="0" w:space="0" w:color="auto"/>
        <w:left w:val="none" w:sz="0" w:space="0" w:color="auto"/>
        <w:bottom w:val="none" w:sz="0" w:space="0" w:color="auto"/>
        <w:right w:val="none" w:sz="0" w:space="0" w:color="auto"/>
      </w:divBdr>
    </w:div>
    <w:div w:id="1707094389">
      <w:bodyDiv w:val="1"/>
      <w:marLeft w:val="0"/>
      <w:marRight w:val="0"/>
      <w:marTop w:val="0"/>
      <w:marBottom w:val="0"/>
      <w:divBdr>
        <w:top w:val="none" w:sz="0" w:space="0" w:color="auto"/>
        <w:left w:val="none" w:sz="0" w:space="0" w:color="auto"/>
        <w:bottom w:val="none" w:sz="0" w:space="0" w:color="auto"/>
        <w:right w:val="none" w:sz="0" w:space="0" w:color="auto"/>
      </w:divBdr>
    </w:div>
    <w:div w:id="1707173300">
      <w:bodyDiv w:val="1"/>
      <w:marLeft w:val="0"/>
      <w:marRight w:val="0"/>
      <w:marTop w:val="0"/>
      <w:marBottom w:val="0"/>
      <w:divBdr>
        <w:top w:val="none" w:sz="0" w:space="0" w:color="auto"/>
        <w:left w:val="none" w:sz="0" w:space="0" w:color="auto"/>
        <w:bottom w:val="none" w:sz="0" w:space="0" w:color="auto"/>
        <w:right w:val="none" w:sz="0" w:space="0" w:color="auto"/>
      </w:divBdr>
    </w:div>
    <w:div w:id="1707290047">
      <w:bodyDiv w:val="1"/>
      <w:marLeft w:val="0"/>
      <w:marRight w:val="0"/>
      <w:marTop w:val="0"/>
      <w:marBottom w:val="0"/>
      <w:divBdr>
        <w:top w:val="none" w:sz="0" w:space="0" w:color="auto"/>
        <w:left w:val="none" w:sz="0" w:space="0" w:color="auto"/>
        <w:bottom w:val="none" w:sz="0" w:space="0" w:color="auto"/>
        <w:right w:val="none" w:sz="0" w:space="0" w:color="auto"/>
      </w:divBdr>
    </w:div>
    <w:div w:id="1707412497">
      <w:bodyDiv w:val="1"/>
      <w:marLeft w:val="0"/>
      <w:marRight w:val="0"/>
      <w:marTop w:val="0"/>
      <w:marBottom w:val="0"/>
      <w:divBdr>
        <w:top w:val="none" w:sz="0" w:space="0" w:color="auto"/>
        <w:left w:val="none" w:sz="0" w:space="0" w:color="auto"/>
        <w:bottom w:val="none" w:sz="0" w:space="0" w:color="auto"/>
        <w:right w:val="none" w:sz="0" w:space="0" w:color="auto"/>
      </w:divBdr>
    </w:div>
    <w:div w:id="1707439440">
      <w:bodyDiv w:val="1"/>
      <w:marLeft w:val="0"/>
      <w:marRight w:val="0"/>
      <w:marTop w:val="0"/>
      <w:marBottom w:val="0"/>
      <w:divBdr>
        <w:top w:val="none" w:sz="0" w:space="0" w:color="auto"/>
        <w:left w:val="none" w:sz="0" w:space="0" w:color="auto"/>
        <w:bottom w:val="none" w:sz="0" w:space="0" w:color="auto"/>
        <w:right w:val="none" w:sz="0" w:space="0" w:color="auto"/>
      </w:divBdr>
    </w:div>
    <w:div w:id="1707559564">
      <w:bodyDiv w:val="1"/>
      <w:marLeft w:val="0"/>
      <w:marRight w:val="0"/>
      <w:marTop w:val="0"/>
      <w:marBottom w:val="0"/>
      <w:divBdr>
        <w:top w:val="none" w:sz="0" w:space="0" w:color="auto"/>
        <w:left w:val="none" w:sz="0" w:space="0" w:color="auto"/>
        <w:bottom w:val="none" w:sz="0" w:space="0" w:color="auto"/>
        <w:right w:val="none" w:sz="0" w:space="0" w:color="auto"/>
      </w:divBdr>
    </w:div>
    <w:div w:id="1707635601">
      <w:bodyDiv w:val="1"/>
      <w:marLeft w:val="0"/>
      <w:marRight w:val="0"/>
      <w:marTop w:val="0"/>
      <w:marBottom w:val="0"/>
      <w:divBdr>
        <w:top w:val="none" w:sz="0" w:space="0" w:color="auto"/>
        <w:left w:val="none" w:sz="0" w:space="0" w:color="auto"/>
        <w:bottom w:val="none" w:sz="0" w:space="0" w:color="auto"/>
        <w:right w:val="none" w:sz="0" w:space="0" w:color="auto"/>
      </w:divBdr>
    </w:div>
    <w:div w:id="1707825601">
      <w:bodyDiv w:val="1"/>
      <w:marLeft w:val="0"/>
      <w:marRight w:val="0"/>
      <w:marTop w:val="0"/>
      <w:marBottom w:val="0"/>
      <w:divBdr>
        <w:top w:val="none" w:sz="0" w:space="0" w:color="auto"/>
        <w:left w:val="none" w:sz="0" w:space="0" w:color="auto"/>
        <w:bottom w:val="none" w:sz="0" w:space="0" w:color="auto"/>
        <w:right w:val="none" w:sz="0" w:space="0" w:color="auto"/>
      </w:divBdr>
    </w:div>
    <w:div w:id="1707900911">
      <w:bodyDiv w:val="1"/>
      <w:marLeft w:val="0"/>
      <w:marRight w:val="0"/>
      <w:marTop w:val="0"/>
      <w:marBottom w:val="0"/>
      <w:divBdr>
        <w:top w:val="none" w:sz="0" w:space="0" w:color="auto"/>
        <w:left w:val="none" w:sz="0" w:space="0" w:color="auto"/>
        <w:bottom w:val="none" w:sz="0" w:space="0" w:color="auto"/>
        <w:right w:val="none" w:sz="0" w:space="0" w:color="auto"/>
      </w:divBdr>
    </w:div>
    <w:div w:id="1708143185">
      <w:bodyDiv w:val="1"/>
      <w:marLeft w:val="0"/>
      <w:marRight w:val="0"/>
      <w:marTop w:val="0"/>
      <w:marBottom w:val="0"/>
      <w:divBdr>
        <w:top w:val="none" w:sz="0" w:space="0" w:color="auto"/>
        <w:left w:val="none" w:sz="0" w:space="0" w:color="auto"/>
        <w:bottom w:val="none" w:sz="0" w:space="0" w:color="auto"/>
        <w:right w:val="none" w:sz="0" w:space="0" w:color="auto"/>
      </w:divBdr>
    </w:div>
    <w:div w:id="1708219289">
      <w:bodyDiv w:val="1"/>
      <w:marLeft w:val="0"/>
      <w:marRight w:val="0"/>
      <w:marTop w:val="0"/>
      <w:marBottom w:val="0"/>
      <w:divBdr>
        <w:top w:val="none" w:sz="0" w:space="0" w:color="auto"/>
        <w:left w:val="none" w:sz="0" w:space="0" w:color="auto"/>
        <w:bottom w:val="none" w:sz="0" w:space="0" w:color="auto"/>
        <w:right w:val="none" w:sz="0" w:space="0" w:color="auto"/>
      </w:divBdr>
    </w:div>
    <w:div w:id="1708292249">
      <w:bodyDiv w:val="1"/>
      <w:marLeft w:val="0"/>
      <w:marRight w:val="0"/>
      <w:marTop w:val="0"/>
      <w:marBottom w:val="0"/>
      <w:divBdr>
        <w:top w:val="none" w:sz="0" w:space="0" w:color="auto"/>
        <w:left w:val="none" w:sz="0" w:space="0" w:color="auto"/>
        <w:bottom w:val="none" w:sz="0" w:space="0" w:color="auto"/>
        <w:right w:val="none" w:sz="0" w:space="0" w:color="auto"/>
      </w:divBdr>
    </w:div>
    <w:div w:id="1708530461">
      <w:bodyDiv w:val="1"/>
      <w:marLeft w:val="0"/>
      <w:marRight w:val="0"/>
      <w:marTop w:val="0"/>
      <w:marBottom w:val="0"/>
      <w:divBdr>
        <w:top w:val="none" w:sz="0" w:space="0" w:color="auto"/>
        <w:left w:val="none" w:sz="0" w:space="0" w:color="auto"/>
        <w:bottom w:val="none" w:sz="0" w:space="0" w:color="auto"/>
        <w:right w:val="none" w:sz="0" w:space="0" w:color="auto"/>
      </w:divBdr>
    </w:div>
    <w:div w:id="1708600728">
      <w:bodyDiv w:val="1"/>
      <w:marLeft w:val="0"/>
      <w:marRight w:val="0"/>
      <w:marTop w:val="0"/>
      <w:marBottom w:val="0"/>
      <w:divBdr>
        <w:top w:val="none" w:sz="0" w:space="0" w:color="auto"/>
        <w:left w:val="none" w:sz="0" w:space="0" w:color="auto"/>
        <w:bottom w:val="none" w:sz="0" w:space="0" w:color="auto"/>
        <w:right w:val="none" w:sz="0" w:space="0" w:color="auto"/>
      </w:divBdr>
    </w:div>
    <w:div w:id="1708724768">
      <w:bodyDiv w:val="1"/>
      <w:marLeft w:val="0"/>
      <w:marRight w:val="0"/>
      <w:marTop w:val="0"/>
      <w:marBottom w:val="0"/>
      <w:divBdr>
        <w:top w:val="none" w:sz="0" w:space="0" w:color="auto"/>
        <w:left w:val="none" w:sz="0" w:space="0" w:color="auto"/>
        <w:bottom w:val="none" w:sz="0" w:space="0" w:color="auto"/>
        <w:right w:val="none" w:sz="0" w:space="0" w:color="auto"/>
      </w:divBdr>
    </w:div>
    <w:div w:id="1708943486">
      <w:bodyDiv w:val="1"/>
      <w:marLeft w:val="0"/>
      <w:marRight w:val="0"/>
      <w:marTop w:val="0"/>
      <w:marBottom w:val="0"/>
      <w:divBdr>
        <w:top w:val="none" w:sz="0" w:space="0" w:color="auto"/>
        <w:left w:val="none" w:sz="0" w:space="0" w:color="auto"/>
        <w:bottom w:val="none" w:sz="0" w:space="0" w:color="auto"/>
        <w:right w:val="none" w:sz="0" w:space="0" w:color="auto"/>
      </w:divBdr>
    </w:div>
    <w:div w:id="1708946786">
      <w:bodyDiv w:val="1"/>
      <w:marLeft w:val="0"/>
      <w:marRight w:val="0"/>
      <w:marTop w:val="0"/>
      <w:marBottom w:val="0"/>
      <w:divBdr>
        <w:top w:val="none" w:sz="0" w:space="0" w:color="auto"/>
        <w:left w:val="none" w:sz="0" w:space="0" w:color="auto"/>
        <w:bottom w:val="none" w:sz="0" w:space="0" w:color="auto"/>
        <w:right w:val="none" w:sz="0" w:space="0" w:color="auto"/>
      </w:divBdr>
    </w:div>
    <w:div w:id="1708946818">
      <w:bodyDiv w:val="1"/>
      <w:marLeft w:val="0"/>
      <w:marRight w:val="0"/>
      <w:marTop w:val="0"/>
      <w:marBottom w:val="0"/>
      <w:divBdr>
        <w:top w:val="none" w:sz="0" w:space="0" w:color="auto"/>
        <w:left w:val="none" w:sz="0" w:space="0" w:color="auto"/>
        <w:bottom w:val="none" w:sz="0" w:space="0" w:color="auto"/>
        <w:right w:val="none" w:sz="0" w:space="0" w:color="auto"/>
      </w:divBdr>
    </w:div>
    <w:div w:id="1709179298">
      <w:bodyDiv w:val="1"/>
      <w:marLeft w:val="0"/>
      <w:marRight w:val="0"/>
      <w:marTop w:val="0"/>
      <w:marBottom w:val="0"/>
      <w:divBdr>
        <w:top w:val="none" w:sz="0" w:space="0" w:color="auto"/>
        <w:left w:val="none" w:sz="0" w:space="0" w:color="auto"/>
        <w:bottom w:val="none" w:sz="0" w:space="0" w:color="auto"/>
        <w:right w:val="none" w:sz="0" w:space="0" w:color="auto"/>
      </w:divBdr>
    </w:div>
    <w:div w:id="1709253830">
      <w:bodyDiv w:val="1"/>
      <w:marLeft w:val="0"/>
      <w:marRight w:val="0"/>
      <w:marTop w:val="0"/>
      <w:marBottom w:val="0"/>
      <w:divBdr>
        <w:top w:val="none" w:sz="0" w:space="0" w:color="auto"/>
        <w:left w:val="none" w:sz="0" w:space="0" w:color="auto"/>
        <w:bottom w:val="none" w:sz="0" w:space="0" w:color="auto"/>
        <w:right w:val="none" w:sz="0" w:space="0" w:color="auto"/>
      </w:divBdr>
    </w:div>
    <w:div w:id="1709334679">
      <w:bodyDiv w:val="1"/>
      <w:marLeft w:val="0"/>
      <w:marRight w:val="0"/>
      <w:marTop w:val="0"/>
      <w:marBottom w:val="0"/>
      <w:divBdr>
        <w:top w:val="none" w:sz="0" w:space="0" w:color="auto"/>
        <w:left w:val="none" w:sz="0" w:space="0" w:color="auto"/>
        <w:bottom w:val="none" w:sz="0" w:space="0" w:color="auto"/>
        <w:right w:val="none" w:sz="0" w:space="0" w:color="auto"/>
      </w:divBdr>
    </w:div>
    <w:div w:id="1709336846">
      <w:bodyDiv w:val="1"/>
      <w:marLeft w:val="0"/>
      <w:marRight w:val="0"/>
      <w:marTop w:val="0"/>
      <w:marBottom w:val="0"/>
      <w:divBdr>
        <w:top w:val="none" w:sz="0" w:space="0" w:color="auto"/>
        <w:left w:val="none" w:sz="0" w:space="0" w:color="auto"/>
        <w:bottom w:val="none" w:sz="0" w:space="0" w:color="auto"/>
        <w:right w:val="none" w:sz="0" w:space="0" w:color="auto"/>
      </w:divBdr>
    </w:div>
    <w:div w:id="1709406012">
      <w:bodyDiv w:val="1"/>
      <w:marLeft w:val="0"/>
      <w:marRight w:val="0"/>
      <w:marTop w:val="0"/>
      <w:marBottom w:val="0"/>
      <w:divBdr>
        <w:top w:val="none" w:sz="0" w:space="0" w:color="auto"/>
        <w:left w:val="none" w:sz="0" w:space="0" w:color="auto"/>
        <w:bottom w:val="none" w:sz="0" w:space="0" w:color="auto"/>
        <w:right w:val="none" w:sz="0" w:space="0" w:color="auto"/>
      </w:divBdr>
    </w:div>
    <w:div w:id="1709456104">
      <w:bodyDiv w:val="1"/>
      <w:marLeft w:val="0"/>
      <w:marRight w:val="0"/>
      <w:marTop w:val="0"/>
      <w:marBottom w:val="0"/>
      <w:divBdr>
        <w:top w:val="none" w:sz="0" w:space="0" w:color="auto"/>
        <w:left w:val="none" w:sz="0" w:space="0" w:color="auto"/>
        <w:bottom w:val="none" w:sz="0" w:space="0" w:color="auto"/>
        <w:right w:val="none" w:sz="0" w:space="0" w:color="auto"/>
      </w:divBdr>
    </w:div>
    <w:div w:id="1709792473">
      <w:bodyDiv w:val="1"/>
      <w:marLeft w:val="0"/>
      <w:marRight w:val="0"/>
      <w:marTop w:val="0"/>
      <w:marBottom w:val="0"/>
      <w:divBdr>
        <w:top w:val="none" w:sz="0" w:space="0" w:color="auto"/>
        <w:left w:val="none" w:sz="0" w:space="0" w:color="auto"/>
        <w:bottom w:val="none" w:sz="0" w:space="0" w:color="auto"/>
        <w:right w:val="none" w:sz="0" w:space="0" w:color="auto"/>
      </w:divBdr>
    </w:div>
    <w:div w:id="1709912693">
      <w:bodyDiv w:val="1"/>
      <w:marLeft w:val="0"/>
      <w:marRight w:val="0"/>
      <w:marTop w:val="0"/>
      <w:marBottom w:val="0"/>
      <w:divBdr>
        <w:top w:val="none" w:sz="0" w:space="0" w:color="auto"/>
        <w:left w:val="none" w:sz="0" w:space="0" w:color="auto"/>
        <w:bottom w:val="none" w:sz="0" w:space="0" w:color="auto"/>
        <w:right w:val="none" w:sz="0" w:space="0" w:color="auto"/>
      </w:divBdr>
    </w:div>
    <w:div w:id="1710032271">
      <w:bodyDiv w:val="1"/>
      <w:marLeft w:val="0"/>
      <w:marRight w:val="0"/>
      <w:marTop w:val="0"/>
      <w:marBottom w:val="0"/>
      <w:divBdr>
        <w:top w:val="none" w:sz="0" w:space="0" w:color="auto"/>
        <w:left w:val="none" w:sz="0" w:space="0" w:color="auto"/>
        <w:bottom w:val="none" w:sz="0" w:space="0" w:color="auto"/>
        <w:right w:val="none" w:sz="0" w:space="0" w:color="auto"/>
      </w:divBdr>
    </w:div>
    <w:div w:id="1710177519">
      <w:bodyDiv w:val="1"/>
      <w:marLeft w:val="0"/>
      <w:marRight w:val="0"/>
      <w:marTop w:val="0"/>
      <w:marBottom w:val="0"/>
      <w:divBdr>
        <w:top w:val="none" w:sz="0" w:space="0" w:color="auto"/>
        <w:left w:val="none" w:sz="0" w:space="0" w:color="auto"/>
        <w:bottom w:val="none" w:sz="0" w:space="0" w:color="auto"/>
        <w:right w:val="none" w:sz="0" w:space="0" w:color="auto"/>
      </w:divBdr>
    </w:div>
    <w:div w:id="1710299824">
      <w:bodyDiv w:val="1"/>
      <w:marLeft w:val="0"/>
      <w:marRight w:val="0"/>
      <w:marTop w:val="0"/>
      <w:marBottom w:val="0"/>
      <w:divBdr>
        <w:top w:val="none" w:sz="0" w:space="0" w:color="auto"/>
        <w:left w:val="none" w:sz="0" w:space="0" w:color="auto"/>
        <w:bottom w:val="none" w:sz="0" w:space="0" w:color="auto"/>
        <w:right w:val="none" w:sz="0" w:space="0" w:color="auto"/>
      </w:divBdr>
    </w:div>
    <w:div w:id="1710569089">
      <w:bodyDiv w:val="1"/>
      <w:marLeft w:val="0"/>
      <w:marRight w:val="0"/>
      <w:marTop w:val="0"/>
      <w:marBottom w:val="0"/>
      <w:divBdr>
        <w:top w:val="none" w:sz="0" w:space="0" w:color="auto"/>
        <w:left w:val="none" w:sz="0" w:space="0" w:color="auto"/>
        <w:bottom w:val="none" w:sz="0" w:space="0" w:color="auto"/>
        <w:right w:val="none" w:sz="0" w:space="0" w:color="auto"/>
      </w:divBdr>
    </w:div>
    <w:div w:id="1710570253">
      <w:bodyDiv w:val="1"/>
      <w:marLeft w:val="0"/>
      <w:marRight w:val="0"/>
      <w:marTop w:val="0"/>
      <w:marBottom w:val="0"/>
      <w:divBdr>
        <w:top w:val="none" w:sz="0" w:space="0" w:color="auto"/>
        <w:left w:val="none" w:sz="0" w:space="0" w:color="auto"/>
        <w:bottom w:val="none" w:sz="0" w:space="0" w:color="auto"/>
        <w:right w:val="none" w:sz="0" w:space="0" w:color="auto"/>
      </w:divBdr>
    </w:div>
    <w:div w:id="1710640129">
      <w:bodyDiv w:val="1"/>
      <w:marLeft w:val="0"/>
      <w:marRight w:val="0"/>
      <w:marTop w:val="0"/>
      <w:marBottom w:val="0"/>
      <w:divBdr>
        <w:top w:val="none" w:sz="0" w:space="0" w:color="auto"/>
        <w:left w:val="none" w:sz="0" w:space="0" w:color="auto"/>
        <w:bottom w:val="none" w:sz="0" w:space="0" w:color="auto"/>
        <w:right w:val="none" w:sz="0" w:space="0" w:color="auto"/>
      </w:divBdr>
    </w:div>
    <w:div w:id="1710686417">
      <w:bodyDiv w:val="1"/>
      <w:marLeft w:val="0"/>
      <w:marRight w:val="0"/>
      <w:marTop w:val="0"/>
      <w:marBottom w:val="0"/>
      <w:divBdr>
        <w:top w:val="none" w:sz="0" w:space="0" w:color="auto"/>
        <w:left w:val="none" w:sz="0" w:space="0" w:color="auto"/>
        <w:bottom w:val="none" w:sz="0" w:space="0" w:color="auto"/>
        <w:right w:val="none" w:sz="0" w:space="0" w:color="auto"/>
      </w:divBdr>
    </w:div>
    <w:div w:id="1710691175">
      <w:bodyDiv w:val="1"/>
      <w:marLeft w:val="0"/>
      <w:marRight w:val="0"/>
      <w:marTop w:val="0"/>
      <w:marBottom w:val="0"/>
      <w:divBdr>
        <w:top w:val="none" w:sz="0" w:space="0" w:color="auto"/>
        <w:left w:val="none" w:sz="0" w:space="0" w:color="auto"/>
        <w:bottom w:val="none" w:sz="0" w:space="0" w:color="auto"/>
        <w:right w:val="none" w:sz="0" w:space="0" w:color="auto"/>
      </w:divBdr>
    </w:div>
    <w:div w:id="1710758358">
      <w:bodyDiv w:val="1"/>
      <w:marLeft w:val="0"/>
      <w:marRight w:val="0"/>
      <w:marTop w:val="0"/>
      <w:marBottom w:val="0"/>
      <w:divBdr>
        <w:top w:val="none" w:sz="0" w:space="0" w:color="auto"/>
        <w:left w:val="none" w:sz="0" w:space="0" w:color="auto"/>
        <w:bottom w:val="none" w:sz="0" w:space="0" w:color="auto"/>
        <w:right w:val="none" w:sz="0" w:space="0" w:color="auto"/>
      </w:divBdr>
    </w:div>
    <w:div w:id="1710835046">
      <w:bodyDiv w:val="1"/>
      <w:marLeft w:val="0"/>
      <w:marRight w:val="0"/>
      <w:marTop w:val="0"/>
      <w:marBottom w:val="0"/>
      <w:divBdr>
        <w:top w:val="none" w:sz="0" w:space="0" w:color="auto"/>
        <w:left w:val="none" w:sz="0" w:space="0" w:color="auto"/>
        <w:bottom w:val="none" w:sz="0" w:space="0" w:color="auto"/>
        <w:right w:val="none" w:sz="0" w:space="0" w:color="auto"/>
      </w:divBdr>
    </w:div>
    <w:div w:id="1711028179">
      <w:bodyDiv w:val="1"/>
      <w:marLeft w:val="0"/>
      <w:marRight w:val="0"/>
      <w:marTop w:val="0"/>
      <w:marBottom w:val="0"/>
      <w:divBdr>
        <w:top w:val="none" w:sz="0" w:space="0" w:color="auto"/>
        <w:left w:val="none" w:sz="0" w:space="0" w:color="auto"/>
        <w:bottom w:val="none" w:sz="0" w:space="0" w:color="auto"/>
        <w:right w:val="none" w:sz="0" w:space="0" w:color="auto"/>
      </w:divBdr>
    </w:div>
    <w:div w:id="1711106928">
      <w:bodyDiv w:val="1"/>
      <w:marLeft w:val="0"/>
      <w:marRight w:val="0"/>
      <w:marTop w:val="0"/>
      <w:marBottom w:val="0"/>
      <w:divBdr>
        <w:top w:val="none" w:sz="0" w:space="0" w:color="auto"/>
        <w:left w:val="none" w:sz="0" w:space="0" w:color="auto"/>
        <w:bottom w:val="none" w:sz="0" w:space="0" w:color="auto"/>
        <w:right w:val="none" w:sz="0" w:space="0" w:color="auto"/>
      </w:divBdr>
    </w:div>
    <w:div w:id="1711369773">
      <w:bodyDiv w:val="1"/>
      <w:marLeft w:val="0"/>
      <w:marRight w:val="0"/>
      <w:marTop w:val="0"/>
      <w:marBottom w:val="0"/>
      <w:divBdr>
        <w:top w:val="none" w:sz="0" w:space="0" w:color="auto"/>
        <w:left w:val="none" w:sz="0" w:space="0" w:color="auto"/>
        <w:bottom w:val="none" w:sz="0" w:space="0" w:color="auto"/>
        <w:right w:val="none" w:sz="0" w:space="0" w:color="auto"/>
      </w:divBdr>
    </w:div>
    <w:div w:id="1711563626">
      <w:bodyDiv w:val="1"/>
      <w:marLeft w:val="0"/>
      <w:marRight w:val="0"/>
      <w:marTop w:val="0"/>
      <w:marBottom w:val="0"/>
      <w:divBdr>
        <w:top w:val="none" w:sz="0" w:space="0" w:color="auto"/>
        <w:left w:val="none" w:sz="0" w:space="0" w:color="auto"/>
        <w:bottom w:val="none" w:sz="0" w:space="0" w:color="auto"/>
        <w:right w:val="none" w:sz="0" w:space="0" w:color="auto"/>
      </w:divBdr>
    </w:div>
    <w:div w:id="1711609982">
      <w:bodyDiv w:val="1"/>
      <w:marLeft w:val="0"/>
      <w:marRight w:val="0"/>
      <w:marTop w:val="0"/>
      <w:marBottom w:val="0"/>
      <w:divBdr>
        <w:top w:val="none" w:sz="0" w:space="0" w:color="auto"/>
        <w:left w:val="none" w:sz="0" w:space="0" w:color="auto"/>
        <w:bottom w:val="none" w:sz="0" w:space="0" w:color="auto"/>
        <w:right w:val="none" w:sz="0" w:space="0" w:color="auto"/>
      </w:divBdr>
    </w:div>
    <w:div w:id="1711686719">
      <w:bodyDiv w:val="1"/>
      <w:marLeft w:val="0"/>
      <w:marRight w:val="0"/>
      <w:marTop w:val="0"/>
      <w:marBottom w:val="0"/>
      <w:divBdr>
        <w:top w:val="none" w:sz="0" w:space="0" w:color="auto"/>
        <w:left w:val="none" w:sz="0" w:space="0" w:color="auto"/>
        <w:bottom w:val="none" w:sz="0" w:space="0" w:color="auto"/>
        <w:right w:val="none" w:sz="0" w:space="0" w:color="auto"/>
      </w:divBdr>
    </w:div>
    <w:div w:id="1711762483">
      <w:bodyDiv w:val="1"/>
      <w:marLeft w:val="0"/>
      <w:marRight w:val="0"/>
      <w:marTop w:val="0"/>
      <w:marBottom w:val="0"/>
      <w:divBdr>
        <w:top w:val="none" w:sz="0" w:space="0" w:color="auto"/>
        <w:left w:val="none" w:sz="0" w:space="0" w:color="auto"/>
        <w:bottom w:val="none" w:sz="0" w:space="0" w:color="auto"/>
        <w:right w:val="none" w:sz="0" w:space="0" w:color="auto"/>
      </w:divBdr>
    </w:div>
    <w:div w:id="1711805440">
      <w:bodyDiv w:val="1"/>
      <w:marLeft w:val="0"/>
      <w:marRight w:val="0"/>
      <w:marTop w:val="0"/>
      <w:marBottom w:val="0"/>
      <w:divBdr>
        <w:top w:val="none" w:sz="0" w:space="0" w:color="auto"/>
        <w:left w:val="none" w:sz="0" w:space="0" w:color="auto"/>
        <w:bottom w:val="none" w:sz="0" w:space="0" w:color="auto"/>
        <w:right w:val="none" w:sz="0" w:space="0" w:color="auto"/>
      </w:divBdr>
    </w:div>
    <w:div w:id="1711955671">
      <w:bodyDiv w:val="1"/>
      <w:marLeft w:val="0"/>
      <w:marRight w:val="0"/>
      <w:marTop w:val="0"/>
      <w:marBottom w:val="0"/>
      <w:divBdr>
        <w:top w:val="none" w:sz="0" w:space="0" w:color="auto"/>
        <w:left w:val="none" w:sz="0" w:space="0" w:color="auto"/>
        <w:bottom w:val="none" w:sz="0" w:space="0" w:color="auto"/>
        <w:right w:val="none" w:sz="0" w:space="0" w:color="auto"/>
      </w:divBdr>
    </w:div>
    <w:div w:id="1711957823">
      <w:bodyDiv w:val="1"/>
      <w:marLeft w:val="0"/>
      <w:marRight w:val="0"/>
      <w:marTop w:val="0"/>
      <w:marBottom w:val="0"/>
      <w:divBdr>
        <w:top w:val="none" w:sz="0" w:space="0" w:color="auto"/>
        <w:left w:val="none" w:sz="0" w:space="0" w:color="auto"/>
        <w:bottom w:val="none" w:sz="0" w:space="0" w:color="auto"/>
        <w:right w:val="none" w:sz="0" w:space="0" w:color="auto"/>
      </w:divBdr>
    </w:div>
    <w:div w:id="1712068831">
      <w:bodyDiv w:val="1"/>
      <w:marLeft w:val="0"/>
      <w:marRight w:val="0"/>
      <w:marTop w:val="0"/>
      <w:marBottom w:val="0"/>
      <w:divBdr>
        <w:top w:val="none" w:sz="0" w:space="0" w:color="auto"/>
        <w:left w:val="none" w:sz="0" w:space="0" w:color="auto"/>
        <w:bottom w:val="none" w:sz="0" w:space="0" w:color="auto"/>
        <w:right w:val="none" w:sz="0" w:space="0" w:color="auto"/>
      </w:divBdr>
    </w:div>
    <w:div w:id="1712144551">
      <w:bodyDiv w:val="1"/>
      <w:marLeft w:val="0"/>
      <w:marRight w:val="0"/>
      <w:marTop w:val="0"/>
      <w:marBottom w:val="0"/>
      <w:divBdr>
        <w:top w:val="none" w:sz="0" w:space="0" w:color="auto"/>
        <w:left w:val="none" w:sz="0" w:space="0" w:color="auto"/>
        <w:bottom w:val="none" w:sz="0" w:space="0" w:color="auto"/>
        <w:right w:val="none" w:sz="0" w:space="0" w:color="auto"/>
      </w:divBdr>
    </w:div>
    <w:div w:id="1712148509">
      <w:bodyDiv w:val="1"/>
      <w:marLeft w:val="0"/>
      <w:marRight w:val="0"/>
      <w:marTop w:val="0"/>
      <w:marBottom w:val="0"/>
      <w:divBdr>
        <w:top w:val="none" w:sz="0" w:space="0" w:color="auto"/>
        <w:left w:val="none" w:sz="0" w:space="0" w:color="auto"/>
        <w:bottom w:val="none" w:sz="0" w:space="0" w:color="auto"/>
        <w:right w:val="none" w:sz="0" w:space="0" w:color="auto"/>
      </w:divBdr>
    </w:div>
    <w:div w:id="1712226297">
      <w:bodyDiv w:val="1"/>
      <w:marLeft w:val="0"/>
      <w:marRight w:val="0"/>
      <w:marTop w:val="0"/>
      <w:marBottom w:val="0"/>
      <w:divBdr>
        <w:top w:val="none" w:sz="0" w:space="0" w:color="auto"/>
        <w:left w:val="none" w:sz="0" w:space="0" w:color="auto"/>
        <w:bottom w:val="none" w:sz="0" w:space="0" w:color="auto"/>
        <w:right w:val="none" w:sz="0" w:space="0" w:color="auto"/>
      </w:divBdr>
    </w:div>
    <w:div w:id="1712415867">
      <w:bodyDiv w:val="1"/>
      <w:marLeft w:val="0"/>
      <w:marRight w:val="0"/>
      <w:marTop w:val="0"/>
      <w:marBottom w:val="0"/>
      <w:divBdr>
        <w:top w:val="none" w:sz="0" w:space="0" w:color="auto"/>
        <w:left w:val="none" w:sz="0" w:space="0" w:color="auto"/>
        <w:bottom w:val="none" w:sz="0" w:space="0" w:color="auto"/>
        <w:right w:val="none" w:sz="0" w:space="0" w:color="auto"/>
      </w:divBdr>
    </w:div>
    <w:div w:id="1712420245">
      <w:bodyDiv w:val="1"/>
      <w:marLeft w:val="0"/>
      <w:marRight w:val="0"/>
      <w:marTop w:val="0"/>
      <w:marBottom w:val="0"/>
      <w:divBdr>
        <w:top w:val="none" w:sz="0" w:space="0" w:color="auto"/>
        <w:left w:val="none" w:sz="0" w:space="0" w:color="auto"/>
        <w:bottom w:val="none" w:sz="0" w:space="0" w:color="auto"/>
        <w:right w:val="none" w:sz="0" w:space="0" w:color="auto"/>
      </w:divBdr>
    </w:div>
    <w:div w:id="1712654158">
      <w:bodyDiv w:val="1"/>
      <w:marLeft w:val="0"/>
      <w:marRight w:val="0"/>
      <w:marTop w:val="0"/>
      <w:marBottom w:val="0"/>
      <w:divBdr>
        <w:top w:val="none" w:sz="0" w:space="0" w:color="auto"/>
        <w:left w:val="none" w:sz="0" w:space="0" w:color="auto"/>
        <w:bottom w:val="none" w:sz="0" w:space="0" w:color="auto"/>
        <w:right w:val="none" w:sz="0" w:space="0" w:color="auto"/>
      </w:divBdr>
    </w:div>
    <w:div w:id="1712803067">
      <w:bodyDiv w:val="1"/>
      <w:marLeft w:val="0"/>
      <w:marRight w:val="0"/>
      <w:marTop w:val="0"/>
      <w:marBottom w:val="0"/>
      <w:divBdr>
        <w:top w:val="none" w:sz="0" w:space="0" w:color="auto"/>
        <w:left w:val="none" w:sz="0" w:space="0" w:color="auto"/>
        <w:bottom w:val="none" w:sz="0" w:space="0" w:color="auto"/>
        <w:right w:val="none" w:sz="0" w:space="0" w:color="auto"/>
      </w:divBdr>
    </w:div>
    <w:div w:id="1712804349">
      <w:bodyDiv w:val="1"/>
      <w:marLeft w:val="0"/>
      <w:marRight w:val="0"/>
      <w:marTop w:val="0"/>
      <w:marBottom w:val="0"/>
      <w:divBdr>
        <w:top w:val="none" w:sz="0" w:space="0" w:color="auto"/>
        <w:left w:val="none" w:sz="0" w:space="0" w:color="auto"/>
        <w:bottom w:val="none" w:sz="0" w:space="0" w:color="auto"/>
        <w:right w:val="none" w:sz="0" w:space="0" w:color="auto"/>
      </w:divBdr>
    </w:div>
    <w:div w:id="1712804803">
      <w:bodyDiv w:val="1"/>
      <w:marLeft w:val="0"/>
      <w:marRight w:val="0"/>
      <w:marTop w:val="0"/>
      <w:marBottom w:val="0"/>
      <w:divBdr>
        <w:top w:val="none" w:sz="0" w:space="0" w:color="auto"/>
        <w:left w:val="none" w:sz="0" w:space="0" w:color="auto"/>
        <w:bottom w:val="none" w:sz="0" w:space="0" w:color="auto"/>
        <w:right w:val="none" w:sz="0" w:space="0" w:color="auto"/>
      </w:divBdr>
    </w:div>
    <w:div w:id="1712876297">
      <w:bodyDiv w:val="1"/>
      <w:marLeft w:val="0"/>
      <w:marRight w:val="0"/>
      <w:marTop w:val="0"/>
      <w:marBottom w:val="0"/>
      <w:divBdr>
        <w:top w:val="none" w:sz="0" w:space="0" w:color="auto"/>
        <w:left w:val="none" w:sz="0" w:space="0" w:color="auto"/>
        <w:bottom w:val="none" w:sz="0" w:space="0" w:color="auto"/>
        <w:right w:val="none" w:sz="0" w:space="0" w:color="auto"/>
      </w:divBdr>
    </w:div>
    <w:div w:id="1712876440">
      <w:bodyDiv w:val="1"/>
      <w:marLeft w:val="0"/>
      <w:marRight w:val="0"/>
      <w:marTop w:val="0"/>
      <w:marBottom w:val="0"/>
      <w:divBdr>
        <w:top w:val="none" w:sz="0" w:space="0" w:color="auto"/>
        <w:left w:val="none" w:sz="0" w:space="0" w:color="auto"/>
        <w:bottom w:val="none" w:sz="0" w:space="0" w:color="auto"/>
        <w:right w:val="none" w:sz="0" w:space="0" w:color="auto"/>
      </w:divBdr>
    </w:div>
    <w:div w:id="1712916809">
      <w:bodyDiv w:val="1"/>
      <w:marLeft w:val="0"/>
      <w:marRight w:val="0"/>
      <w:marTop w:val="0"/>
      <w:marBottom w:val="0"/>
      <w:divBdr>
        <w:top w:val="none" w:sz="0" w:space="0" w:color="auto"/>
        <w:left w:val="none" w:sz="0" w:space="0" w:color="auto"/>
        <w:bottom w:val="none" w:sz="0" w:space="0" w:color="auto"/>
        <w:right w:val="none" w:sz="0" w:space="0" w:color="auto"/>
      </w:divBdr>
    </w:div>
    <w:div w:id="1712991824">
      <w:bodyDiv w:val="1"/>
      <w:marLeft w:val="0"/>
      <w:marRight w:val="0"/>
      <w:marTop w:val="0"/>
      <w:marBottom w:val="0"/>
      <w:divBdr>
        <w:top w:val="none" w:sz="0" w:space="0" w:color="auto"/>
        <w:left w:val="none" w:sz="0" w:space="0" w:color="auto"/>
        <w:bottom w:val="none" w:sz="0" w:space="0" w:color="auto"/>
        <w:right w:val="none" w:sz="0" w:space="0" w:color="auto"/>
      </w:divBdr>
    </w:div>
    <w:div w:id="1713268413">
      <w:bodyDiv w:val="1"/>
      <w:marLeft w:val="0"/>
      <w:marRight w:val="0"/>
      <w:marTop w:val="0"/>
      <w:marBottom w:val="0"/>
      <w:divBdr>
        <w:top w:val="none" w:sz="0" w:space="0" w:color="auto"/>
        <w:left w:val="none" w:sz="0" w:space="0" w:color="auto"/>
        <w:bottom w:val="none" w:sz="0" w:space="0" w:color="auto"/>
        <w:right w:val="none" w:sz="0" w:space="0" w:color="auto"/>
      </w:divBdr>
    </w:div>
    <w:div w:id="1713580812">
      <w:bodyDiv w:val="1"/>
      <w:marLeft w:val="0"/>
      <w:marRight w:val="0"/>
      <w:marTop w:val="0"/>
      <w:marBottom w:val="0"/>
      <w:divBdr>
        <w:top w:val="none" w:sz="0" w:space="0" w:color="auto"/>
        <w:left w:val="none" w:sz="0" w:space="0" w:color="auto"/>
        <w:bottom w:val="none" w:sz="0" w:space="0" w:color="auto"/>
        <w:right w:val="none" w:sz="0" w:space="0" w:color="auto"/>
      </w:divBdr>
    </w:div>
    <w:div w:id="1713654814">
      <w:bodyDiv w:val="1"/>
      <w:marLeft w:val="0"/>
      <w:marRight w:val="0"/>
      <w:marTop w:val="0"/>
      <w:marBottom w:val="0"/>
      <w:divBdr>
        <w:top w:val="none" w:sz="0" w:space="0" w:color="auto"/>
        <w:left w:val="none" w:sz="0" w:space="0" w:color="auto"/>
        <w:bottom w:val="none" w:sz="0" w:space="0" w:color="auto"/>
        <w:right w:val="none" w:sz="0" w:space="0" w:color="auto"/>
      </w:divBdr>
    </w:div>
    <w:div w:id="1713654915">
      <w:bodyDiv w:val="1"/>
      <w:marLeft w:val="0"/>
      <w:marRight w:val="0"/>
      <w:marTop w:val="0"/>
      <w:marBottom w:val="0"/>
      <w:divBdr>
        <w:top w:val="none" w:sz="0" w:space="0" w:color="auto"/>
        <w:left w:val="none" w:sz="0" w:space="0" w:color="auto"/>
        <w:bottom w:val="none" w:sz="0" w:space="0" w:color="auto"/>
        <w:right w:val="none" w:sz="0" w:space="0" w:color="auto"/>
      </w:divBdr>
    </w:div>
    <w:div w:id="1714378814">
      <w:bodyDiv w:val="1"/>
      <w:marLeft w:val="0"/>
      <w:marRight w:val="0"/>
      <w:marTop w:val="0"/>
      <w:marBottom w:val="0"/>
      <w:divBdr>
        <w:top w:val="none" w:sz="0" w:space="0" w:color="auto"/>
        <w:left w:val="none" w:sz="0" w:space="0" w:color="auto"/>
        <w:bottom w:val="none" w:sz="0" w:space="0" w:color="auto"/>
        <w:right w:val="none" w:sz="0" w:space="0" w:color="auto"/>
      </w:divBdr>
    </w:div>
    <w:div w:id="1714576757">
      <w:bodyDiv w:val="1"/>
      <w:marLeft w:val="0"/>
      <w:marRight w:val="0"/>
      <w:marTop w:val="0"/>
      <w:marBottom w:val="0"/>
      <w:divBdr>
        <w:top w:val="none" w:sz="0" w:space="0" w:color="auto"/>
        <w:left w:val="none" w:sz="0" w:space="0" w:color="auto"/>
        <w:bottom w:val="none" w:sz="0" w:space="0" w:color="auto"/>
        <w:right w:val="none" w:sz="0" w:space="0" w:color="auto"/>
      </w:divBdr>
    </w:div>
    <w:div w:id="1714577223">
      <w:bodyDiv w:val="1"/>
      <w:marLeft w:val="0"/>
      <w:marRight w:val="0"/>
      <w:marTop w:val="0"/>
      <w:marBottom w:val="0"/>
      <w:divBdr>
        <w:top w:val="none" w:sz="0" w:space="0" w:color="auto"/>
        <w:left w:val="none" w:sz="0" w:space="0" w:color="auto"/>
        <w:bottom w:val="none" w:sz="0" w:space="0" w:color="auto"/>
        <w:right w:val="none" w:sz="0" w:space="0" w:color="auto"/>
      </w:divBdr>
    </w:div>
    <w:div w:id="1714692881">
      <w:bodyDiv w:val="1"/>
      <w:marLeft w:val="0"/>
      <w:marRight w:val="0"/>
      <w:marTop w:val="0"/>
      <w:marBottom w:val="0"/>
      <w:divBdr>
        <w:top w:val="none" w:sz="0" w:space="0" w:color="auto"/>
        <w:left w:val="none" w:sz="0" w:space="0" w:color="auto"/>
        <w:bottom w:val="none" w:sz="0" w:space="0" w:color="auto"/>
        <w:right w:val="none" w:sz="0" w:space="0" w:color="auto"/>
      </w:divBdr>
    </w:div>
    <w:div w:id="1714696407">
      <w:bodyDiv w:val="1"/>
      <w:marLeft w:val="0"/>
      <w:marRight w:val="0"/>
      <w:marTop w:val="0"/>
      <w:marBottom w:val="0"/>
      <w:divBdr>
        <w:top w:val="none" w:sz="0" w:space="0" w:color="auto"/>
        <w:left w:val="none" w:sz="0" w:space="0" w:color="auto"/>
        <w:bottom w:val="none" w:sz="0" w:space="0" w:color="auto"/>
        <w:right w:val="none" w:sz="0" w:space="0" w:color="auto"/>
      </w:divBdr>
    </w:div>
    <w:div w:id="1714843088">
      <w:bodyDiv w:val="1"/>
      <w:marLeft w:val="0"/>
      <w:marRight w:val="0"/>
      <w:marTop w:val="0"/>
      <w:marBottom w:val="0"/>
      <w:divBdr>
        <w:top w:val="none" w:sz="0" w:space="0" w:color="auto"/>
        <w:left w:val="none" w:sz="0" w:space="0" w:color="auto"/>
        <w:bottom w:val="none" w:sz="0" w:space="0" w:color="auto"/>
        <w:right w:val="none" w:sz="0" w:space="0" w:color="auto"/>
      </w:divBdr>
    </w:div>
    <w:div w:id="1714889320">
      <w:bodyDiv w:val="1"/>
      <w:marLeft w:val="0"/>
      <w:marRight w:val="0"/>
      <w:marTop w:val="0"/>
      <w:marBottom w:val="0"/>
      <w:divBdr>
        <w:top w:val="none" w:sz="0" w:space="0" w:color="auto"/>
        <w:left w:val="none" w:sz="0" w:space="0" w:color="auto"/>
        <w:bottom w:val="none" w:sz="0" w:space="0" w:color="auto"/>
        <w:right w:val="none" w:sz="0" w:space="0" w:color="auto"/>
      </w:divBdr>
    </w:div>
    <w:div w:id="1715035431">
      <w:bodyDiv w:val="1"/>
      <w:marLeft w:val="0"/>
      <w:marRight w:val="0"/>
      <w:marTop w:val="0"/>
      <w:marBottom w:val="0"/>
      <w:divBdr>
        <w:top w:val="none" w:sz="0" w:space="0" w:color="auto"/>
        <w:left w:val="none" w:sz="0" w:space="0" w:color="auto"/>
        <w:bottom w:val="none" w:sz="0" w:space="0" w:color="auto"/>
        <w:right w:val="none" w:sz="0" w:space="0" w:color="auto"/>
      </w:divBdr>
    </w:div>
    <w:div w:id="1715040023">
      <w:bodyDiv w:val="1"/>
      <w:marLeft w:val="0"/>
      <w:marRight w:val="0"/>
      <w:marTop w:val="0"/>
      <w:marBottom w:val="0"/>
      <w:divBdr>
        <w:top w:val="none" w:sz="0" w:space="0" w:color="auto"/>
        <w:left w:val="none" w:sz="0" w:space="0" w:color="auto"/>
        <w:bottom w:val="none" w:sz="0" w:space="0" w:color="auto"/>
        <w:right w:val="none" w:sz="0" w:space="0" w:color="auto"/>
      </w:divBdr>
    </w:div>
    <w:div w:id="1715353531">
      <w:bodyDiv w:val="1"/>
      <w:marLeft w:val="0"/>
      <w:marRight w:val="0"/>
      <w:marTop w:val="0"/>
      <w:marBottom w:val="0"/>
      <w:divBdr>
        <w:top w:val="none" w:sz="0" w:space="0" w:color="auto"/>
        <w:left w:val="none" w:sz="0" w:space="0" w:color="auto"/>
        <w:bottom w:val="none" w:sz="0" w:space="0" w:color="auto"/>
        <w:right w:val="none" w:sz="0" w:space="0" w:color="auto"/>
      </w:divBdr>
    </w:div>
    <w:div w:id="1715616326">
      <w:bodyDiv w:val="1"/>
      <w:marLeft w:val="0"/>
      <w:marRight w:val="0"/>
      <w:marTop w:val="0"/>
      <w:marBottom w:val="0"/>
      <w:divBdr>
        <w:top w:val="none" w:sz="0" w:space="0" w:color="auto"/>
        <w:left w:val="none" w:sz="0" w:space="0" w:color="auto"/>
        <w:bottom w:val="none" w:sz="0" w:space="0" w:color="auto"/>
        <w:right w:val="none" w:sz="0" w:space="0" w:color="auto"/>
      </w:divBdr>
    </w:div>
    <w:div w:id="1715620099">
      <w:bodyDiv w:val="1"/>
      <w:marLeft w:val="0"/>
      <w:marRight w:val="0"/>
      <w:marTop w:val="0"/>
      <w:marBottom w:val="0"/>
      <w:divBdr>
        <w:top w:val="none" w:sz="0" w:space="0" w:color="auto"/>
        <w:left w:val="none" w:sz="0" w:space="0" w:color="auto"/>
        <w:bottom w:val="none" w:sz="0" w:space="0" w:color="auto"/>
        <w:right w:val="none" w:sz="0" w:space="0" w:color="auto"/>
      </w:divBdr>
    </w:div>
    <w:div w:id="1715734667">
      <w:bodyDiv w:val="1"/>
      <w:marLeft w:val="0"/>
      <w:marRight w:val="0"/>
      <w:marTop w:val="0"/>
      <w:marBottom w:val="0"/>
      <w:divBdr>
        <w:top w:val="none" w:sz="0" w:space="0" w:color="auto"/>
        <w:left w:val="none" w:sz="0" w:space="0" w:color="auto"/>
        <w:bottom w:val="none" w:sz="0" w:space="0" w:color="auto"/>
        <w:right w:val="none" w:sz="0" w:space="0" w:color="auto"/>
      </w:divBdr>
    </w:div>
    <w:div w:id="1715933500">
      <w:bodyDiv w:val="1"/>
      <w:marLeft w:val="0"/>
      <w:marRight w:val="0"/>
      <w:marTop w:val="0"/>
      <w:marBottom w:val="0"/>
      <w:divBdr>
        <w:top w:val="none" w:sz="0" w:space="0" w:color="auto"/>
        <w:left w:val="none" w:sz="0" w:space="0" w:color="auto"/>
        <w:bottom w:val="none" w:sz="0" w:space="0" w:color="auto"/>
        <w:right w:val="none" w:sz="0" w:space="0" w:color="auto"/>
      </w:divBdr>
    </w:div>
    <w:div w:id="1716156730">
      <w:bodyDiv w:val="1"/>
      <w:marLeft w:val="0"/>
      <w:marRight w:val="0"/>
      <w:marTop w:val="0"/>
      <w:marBottom w:val="0"/>
      <w:divBdr>
        <w:top w:val="none" w:sz="0" w:space="0" w:color="auto"/>
        <w:left w:val="none" w:sz="0" w:space="0" w:color="auto"/>
        <w:bottom w:val="none" w:sz="0" w:space="0" w:color="auto"/>
        <w:right w:val="none" w:sz="0" w:space="0" w:color="auto"/>
      </w:divBdr>
    </w:div>
    <w:div w:id="1716193536">
      <w:bodyDiv w:val="1"/>
      <w:marLeft w:val="0"/>
      <w:marRight w:val="0"/>
      <w:marTop w:val="0"/>
      <w:marBottom w:val="0"/>
      <w:divBdr>
        <w:top w:val="none" w:sz="0" w:space="0" w:color="auto"/>
        <w:left w:val="none" w:sz="0" w:space="0" w:color="auto"/>
        <w:bottom w:val="none" w:sz="0" w:space="0" w:color="auto"/>
        <w:right w:val="none" w:sz="0" w:space="0" w:color="auto"/>
      </w:divBdr>
    </w:div>
    <w:div w:id="1716201598">
      <w:bodyDiv w:val="1"/>
      <w:marLeft w:val="0"/>
      <w:marRight w:val="0"/>
      <w:marTop w:val="0"/>
      <w:marBottom w:val="0"/>
      <w:divBdr>
        <w:top w:val="none" w:sz="0" w:space="0" w:color="auto"/>
        <w:left w:val="none" w:sz="0" w:space="0" w:color="auto"/>
        <w:bottom w:val="none" w:sz="0" w:space="0" w:color="auto"/>
        <w:right w:val="none" w:sz="0" w:space="0" w:color="auto"/>
      </w:divBdr>
    </w:div>
    <w:div w:id="1716655586">
      <w:bodyDiv w:val="1"/>
      <w:marLeft w:val="0"/>
      <w:marRight w:val="0"/>
      <w:marTop w:val="0"/>
      <w:marBottom w:val="0"/>
      <w:divBdr>
        <w:top w:val="none" w:sz="0" w:space="0" w:color="auto"/>
        <w:left w:val="none" w:sz="0" w:space="0" w:color="auto"/>
        <w:bottom w:val="none" w:sz="0" w:space="0" w:color="auto"/>
        <w:right w:val="none" w:sz="0" w:space="0" w:color="auto"/>
      </w:divBdr>
    </w:div>
    <w:div w:id="1716736020">
      <w:bodyDiv w:val="1"/>
      <w:marLeft w:val="0"/>
      <w:marRight w:val="0"/>
      <w:marTop w:val="0"/>
      <w:marBottom w:val="0"/>
      <w:divBdr>
        <w:top w:val="none" w:sz="0" w:space="0" w:color="auto"/>
        <w:left w:val="none" w:sz="0" w:space="0" w:color="auto"/>
        <w:bottom w:val="none" w:sz="0" w:space="0" w:color="auto"/>
        <w:right w:val="none" w:sz="0" w:space="0" w:color="auto"/>
      </w:divBdr>
    </w:div>
    <w:div w:id="1717047374">
      <w:bodyDiv w:val="1"/>
      <w:marLeft w:val="0"/>
      <w:marRight w:val="0"/>
      <w:marTop w:val="0"/>
      <w:marBottom w:val="0"/>
      <w:divBdr>
        <w:top w:val="none" w:sz="0" w:space="0" w:color="auto"/>
        <w:left w:val="none" w:sz="0" w:space="0" w:color="auto"/>
        <w:bottom w:val="none" w:sz="0" w:space="0" w:color="auto"/>
        <w:right w:val="none" w:sz="0" w:space="0" w:color="auto"/>
      </w:divBdr>
    </w:div>
    <w:div w:id="1717312630">
      <w:bodyDiv w:val="1"/>
      <w:marLeft w:val="0"/>
      <w:marRight w:val="0"/>
      <w:marTop w:val="0"/>
      <w:marBottom w:val="0"/>
      <w:divBdr>
        <w:top w:val="none" w:sz="0" w:space="0" w:color="auto"/>
        <w:left w:val="none" w:sz="0" w:space="0" w:color="auto"/>
        <w:bottom w:val="none" w:sz="0" w:space="0" w:color="auto"/>
        <w:right w:val="none" w:sz="0" w:space="0" w:color="auto"/>
      </w:divBdr>
    </w:div>
    <w:div w:id="1717393798">
      <w:bodyDiv w:val="1"/>
      <w:marLeft w:val="0"/>
      <w:marRight w:val="0"/>
      <w:marTop w:val="0"/>
      <w:marBottom w:val="0"/>
      <w:divBdr>
        <w:top w:val="none" w:sz="0" w:space="0" w:color="auto"/>
        <w:left w:val="none" w:sz="0" w:space="0" w:color="auto"/>
        <w:bottom w:val="none" w:sz="0" w:space="0" w:color="auto"/>
        <w:right w:val="none" w:sz="0" w:space="0" w:color="auto"/>
      </w:divBdr>
    </w:div>
    <w:div w:id="1717512082">
      <w:bodyDiv w:val="1"/>
      <w:marLeft w:val="0"/>
      <w:marRight w:val="0"/>
      <w:marTop w:val="0"/>
      <w:marBottom w:val="0"/>
      <w:divBdr>
        <w:top w:val="none" w:sz="0" w:space="0" w:color="auto"/>
        <w:left w:val="none" w:sz="0" w:space="0" w:color="auto"/>
        <w:bottom w:val="none" w:sz="0" w:space="0" w:color="auto"/>
        <w:right w:val="none" w:sz="0" w:space="0" w:color="auto"/>
      </w:divBdr>
    </w:div>
    <w:div w:id="1717586380">
      <w:bodyDiv w:val="1"/>
      <w:marLeft w:val="0"/>
      <w:marRight w:val="0"/>
      <w:marTop w:val="0"/>
      <w:marBottom w:val="0"/>
      <w:divBdr>
        <w:top w:val="none" w:sz="0" w:space="0" w:color="auto"/>
        <w:left w:val="none" w:sz="0" w:space="0" w:color="auto"/>
        <w:bottom w:val="none" w:sz="0" w:space="0" w:color="auto"/>
        <w:right w:val="none" w:sz="0" w:space="0" w:color="auto"/>
      </w:divBdr>
    </w:div>
    <w:div w:id="1717658322">
      <w:bodyDiv w:val="1"/>
      <w:marLeft w:val="0"/>
      <w:marRight w:val="0"/>
      <w:marTop w:val="0"/>
      <w:marBottom w:val="0"/>
      <w:divBdr>
        <w:top w:val="none" w:sz="0" w:space="0" w:color="auto"/>
        <w:left w:val="none" w:sz="0" w:space="0" w:color="auto"/>
        <w:bottom w:val="none" w:sz="0" w:space="0" w:color="auto"/>
        <w:right w:val="none" w:sz="0" w:space="0" w:color="auto"/>
      </w:divBdr>
    </w:div>
    <w:div w:id="1718509558">
      <w:bodyDiv w:val="1"/>
      <w:marLeft w:val="0"/>
      <w:marRight w:val="0"/>
      <w:marTop w:val="0"/>
      <w:marBottom w:val="0"/>
      <w:divBdr>
        <w:top w:val="none" w:sz="0" w:space="0" w:color="auto"/>
        <w:left w:val="none" w:sz="0" w:space="0" w:color="auto"/>
        <w:bottom w:val="none" w:sz="0" w:space="0" w:color="auto"/>
        <w:right w:val="none" w:sz="0" w:space="0" w:color="auto"/>
      </w:divBdr>
    </w:div>
    <w:div w:id="1718703058">
      <w:bodyDiv w:val="1"/>
      <w:marLeft w:val="0"/>
      <w:marRight w:val="0"/>
      <w:marTop w:val="0"/>
      <w:marBottom w:val="0"/>
      <w:divBdr>
        <w:top w:val="none" w:sz="0" w:space="0" w:color="auto"/>
        <w:left w:val="none" w:sz="0" w:space="0" w:color="auto"/>
        <w:bottom w:val="none" w:sz="0" w:space="0" w:color="auto"/>
        <w:right w:val="none" w:sz="0" w:space="0" w:color="auto"/>
      </w:divBdr>
    </w:div>
    <w:div w:id="1718705233">
      <w:bodyDiv w:val="1"/>
      <w:marLeft w:val="0"/>
      <w:marRight w:val="0"/>
      <w:marTop w:val="0"/>
      <w:marBottom w:val="0"/>
      <w:divBdr>
        <w:top w:val="none" w:sz="0" w:space="0" w:color="auto"/>
        <w:left w:val="none" w:sz="0" w:space="0" w:color="auto"/>
        <w:bottom w:val="none" w:sz="0" w:space="0" w:color="auto"/>
        <w:right w:val="none" w:sz="0" w:space="0" w:color="auto"/>
      </w:divBdr>
    </w:div>
    <w:div w:id="1718897067">
      <w:bodyDiv w:val="1"/>
      <w:marLeft w:val="0"/>
      <w:marRight w:val="0"/>
      <w:marTop w:val="0"/>
      <w:marBottom w:val="0"/>
      <w:divBdr>
        <w:top w:val="none" w:sz="0" w:space="0" w:color="auto"/>
        <w:left w:val="none" w:sz="0" w:space="0" w:color="auto"/>
        <w:bottom w:val="none" w:sz="0" w:space="0" w:color="auto"/>
        <w:right w:val="none" w:sz="0" w:space="0" w:color="auto"/>
      </w:divBdr>
    </w:div>
    <w:div w:id="1718965444">
      <w:bodyDiv w:val="1"/>
      <w:marLeft w:val="0"/>
      <w:marRight w:val="0"/>
      <w:marTop w:val="0"/>
      <w:marBottom w:val="0"/>
      <w:divBdr>
        <w:top w:val="none" w:sz="0" w:space="0" w:color="auto"/>
        <w:left w:val="none" w:sz="0" w:space="0" w:color="auto"/>
        <w:bottom w:val="none" w:sz="0" w:space="0" w:color="auto"/>
        <w:right w:val="none" w:sz="0" w:space="0" w:color="auto"/>
      </w:divBdr>
    </w:div>
    <w:div w:id="1719670201">
      <w:bodyDiv w:val="1"/>
      <w:marLeft w:val="0"/>
      <w:marRight w:val="0"/>
      <w:marTop w:val="0"/>
      <w:marBottom w:val="0"/>
      <w:divBdr>
        <w:top w:val="none" w:sz="0" w:space="0" w:color="auto"/>
        <w:left w:val="none" w:sz="0" w:space="0" w:color="auto"/>
        <w:bottom w:val="none" w:sz="0" w:space="0" w:color="auto"/>
        <w:right w:val="none" w:sz="0" w:space="0" w:color="auto"/>
      </w:divBdr>
    </w:div>
    <w:div w:id="1719745469">
      <w:bodyDiv w:val="1"/>
      <w:marLeft w:val="0"/>
      <w:marRight w:val="0"/>
      <w:marTop w:val="0"/>
      <w:marBottom w:val="0"/>
      <w:divBdr>
        <w:top w:val="none" w:sz="0" w:space="0" w:color="auto"/>
        <w:left w:val="none" w:sz="0" w:space="0" w:color="auto"/>
        <w:bottom w:val="none" w:sz="0" w:space="0" w:color="auto"/>
        <w:right w:val="none" w:sz="0" w:space="0" w:color="auto"/>
      </w:divBdr>
    </w:div>
    <w:div w:id="1720087063">
      <w:bodyDiv w:val="1"/>
      <w:marLeft w:val="0"/>
      <w:marRight w:val="0"/>
      <w:marTop w:val="0"/>
      <w:marBottom w:val="0"/>
      <w:divBdr>
        <w:top w:val="none" w:sz="0" w:space="0" w:color="auto"/>
        <w:left w:val="none" w:sz="0" w:space="0" w:color="auto"/>
        <w:bottom w:val="none" w:sz="0" w:space="0" w:color="auto"/>
        <w:right w:val="none" w:sz="0" w:space="0" w:color="auto"/>
      </w:divBdr>
    </w:div>
    <w:div w:id="1720131982">
      <w:bodyDiv w:val="1"/>
      <w:marLeft w:val="0"/>
      <w:marRight w:val="0"/>
      <w:marTop w:val="0"/>
      <w:marBottom w:val="0"/>
      <w:divBdr>
        <w:top w:val="none" w:sz="0" w:space="0" w:color="auto"/>
        <w:left w:val="none" w:sz="0" w:space="0" w:color="auto"/>
        <w:bottom w:val="none" w:sz="0" w:space="0" w:color="auto"/>
        <w:right w:val="none" w:sz="0" w:space="0" w:color="auto"/>
      </w:divBdr>
    </w:div>
    <w:div w:id="1720204036">
      <w:bodyDiv w:val="1"/>
      <w:marLeft w:val="0"/>
      <w:marRight w:val="0"/>
      <w:marTop w:val="0"/>
      <w:marBottom w:val="0"/>
      <w:divBdr>
        <w:top w:val="none" w:sz="0" w:space="0" w:color="auto"/>
        <w:left w:val="none" w:sz="0" w:space="0" w:color="auto"/>
        <w:bottom w:val="none" w:sz="0" w:space="0" w:color="auto"/>
        <w:right w:val="none" w:sz="0" w:space="0" w:color="auto"/>
      </w:divBdr>
    </w:div>
    <w:div w:id="1720204514">
      <w:bodyDiv w:val="1"/>
      <w:marLeft w:val="0"/>
      <w:marRight w:val="0"/>
      <w:marTop w:val="0"/>
      <w:marBottom w:val="0"/>
      <w:divBdr>
        <w:top w:val="none" w:sz="0" w:space="0" w:color="auto"/>
        <w:left w:val="none" w:sz="0" w:space="0" w:color="auto"/>
        <w:bottom w:val="none" w:sz="0" w:space="0" w:color="auto"/>
        <w:right w:val="none" w:sz="0" w:space="0" w:color="auto"/>
      </w:divBdr>
    </w:div>
    <w:div w:id="1720664436">
      <w:bodyDiv w:val="1"/>
      <w:marLeft w:val="0"/>
      <w:marRight w:val="0"/>
      <w:marTop w:val="0"/>
      <w:marBottom w:val="0"/>
      <w:divBdr>
        <w:top w:val="none" w:sz="0" w:space="0" w:color="auto"/>
        <w:left w:val="none" w:sz="0" w:space="0" w:color="auto"/>
        <w:bottom w:val="none" w:sz="0" w:space="0" w:color="auto"/>
        <w:right w:val="none" w:sz="0" w:space="0" w:color="auto"/>
      </w:divBdr>
    </w:div>
    <w:div w:id="1720937776">
      <w:bodyDiv w:val="1"/>
      <w:marLeft w:val="0"/>
      <w:marRight w:val="0"/>
      <w:marTop w:val="0"/>
      <w:marBottom w:val="0"/>
      <w:divBdr>
        <w:top w:val="none" w:sz="0" w:space="0" w:color="auto"/>
        <w:left w:val="none" w:sz="0" w:space="0" w:color="auto"/>
        <w:bottom w:val="none" w:sz="0" w:space="0" w:color="auto"/>
        <w:right w:val="none" w:sz="0" w:space="0" w:color="auto"/>
      </w:divBdr>
    </w:div>
    <w:div w:id="1721049978">
      <w:bodyDiv w:val="1"/>
      <w:marLeft w:val="0"/>
      <w:marRight w:val="0"/>
      <w:marTop w:val="0"/>
      <w:marBottom w:val="0"/>
      <w:divBdr>
        <w:top w:val="none" w:sz="0" w:space="0" w:color="auto"/>
        <w:left w:val="none" w:sz="0" w:space="0" w:color="auto"/>
        <w:bottom w:val="none" w:sz="0" w:space="0" w:color="auto"/>
        <w:right w:val="none" w:sz="0" w:space="0" w:color="auto"/>
      </w:divBdr>
    </w:div>
    <w:div w:id="1721052272">
      <w:bodyDiv w:val="1"/>
      <w:marLeft w:val="0"/>
      <w:marRight w:val="0"/>
      <w:marTop w:val="0"/>
      <w:marBottom w:val="0"/>
      <w:divBdr>
        <w:top w:val="none" w:sz="0" w:space="0" w:color="auto"/>
        <w:left w:val="none" w:sz="0" w:space="0" w:color="auto"/>
        <w:bottom w:val="none" w:sz="0" w:space="0" w:color="auto"/>
        <w:right w:val="none" w:sz="0" w:space="0" w:color="auto"/>
      </w:divBdr>
    </w:div>
    <w:div w:id="1721057131">
      <w:bodyDiv w:val="1"/>
      <w:marLeft w:val="0"/>
      <w:marRight w:val="0"/>
      <w:marTop w:val="0"/>
      <w:marBottom w:val="0"/>
      <w:divBdr>
        <w:top w:val="none" w:sz="0" w:space="0" w:color="auto"/>
        <w:left w:val="none" w:sz="0" w:space="0" w:color="auto"/>
        <w:bottom w:val="none" w:sz="0" w:space="0" w:color="auto"/>
        <w:right w:val="none" w:sz="0" w:space="0" w:color="auto"/>
      </w:divBdr>
    </w:div>
    <w:div w:id="1721127255">
      <w:bodyDiv w:val="1"/>
      <w:marLeft w:val="0"/>
      <w:marRight w:val="0"/>
      <w:marTop w:val="0"/>
      <w:marBottom w:val="0"/>
      <w:divBdr>
        <w:top w:val="none" w:sz="0" w:space="0" w:color="auto"/>
        <w:left w:val="none" w:sz="0" w:space="0" w:color="auto"/>
        <w:bottom w:val="none" w:sz="0" w:space="0" w:color="auto"/>
        <w:right w:val="none" w:sz="0" w:space="0" w:color="auto"/>
      </w:divBdr>
    </w:div>
    <w:div w:id="1721130201">
      <w:bodyDiv w:val="1"/>
      <w:marLeft w:val="0"/>
      <w:marRight w:val="0"/>
      <w:marTop w:val="0"/>
      <w:marBottom w:val="0"/>
      <w:divBdr>
        <w:top w:val="none" w:sz="0" w:space="0" w:color="auto"/>
        <w:left w:val="none" w:sz="0" w:space="0" w:color="auto"/>
        <w:bottom w:val="none" w:sz="0" w:space="0" w:color="auto"/>
        <w:right w:val="none" w:sz="0" w:space="0" w:color="auto"/>
      </w:divBdr>
    </w:div>
    <w:div w:id="1721323885">
      <w:bodyDiv w:val="1"/>
      <w:marLeft w:val="0"/>
      <w:marRight w:val="0"/>
      <w:marTop w:val="0"/>
      <w:marBottom w:val="0"/>
      <w:divBdr>
        <w:top w:val="none" w:sz="0" w:space="0" w:color="auto"/>
        <w:left w:val="none" w:sz="0" w:space="0" w:color="auto"/>
        <w:bottom w:val="none" w:sz="0" w:space="0" w:color="auto"/>
        <w:right w:val="none" w:sz="0" w:space="0" w:color="auto"/>
      </w:divBdr>
    </w:div>
    <w:div w:id="1721514264">
      <w:bodyDiv w:val="1"/>
      <w:marLeft w:val="0"/>
      <w:marRight w:val="0"/>
      <w:marTop w:val="0"/>
      <w:marBottom w:val="0"/>
      <w:divBdr>
        <w:top w:val="none" w:sz="0" w:space="0" w:color="auto"/>
        <w:left w:val="none" w:sz="0" w:space="0" w:color="auto"/>
        <w:bottom w:val="none" w:sz="0" w:space="0" w:color="auto"/>
        <w:right w:val="none" w:sz="0" w:space="0" w:color="auto"/>
      </w:divBdr>
    </w:div>
    <w:div w:id="1721633065">
      <w:bodyDiv w:val="1"/>
      <w:marLeft w:val="0"/>
      <w:marRight w:val="0"/>
      <w:marTop w:val="0"/>
      <w:marBottom w:val="0"/>
      <w:divBdr>
        <w:top w:val="none" w:sz="0" w:space="0" w:color="auto"/>
        <w:left w:val="none" w:sz="0" w:space="0" w:color="auto"/>
        <w:bottom w:val="none" w:sz="0" w:space="0" w:color="auto"/>
        <w:right w:val="none" w:sz="0" w:space="0" w:color="auto"/>
      </w:divBdr>
    </w:div>
    <w:div w:id="1722098817">
      <w:bodyDiv w:val="1"/>
      <w:marLeft w:val="0"/>
      <w:marRight w:val="0"/>
      <w:marTop w:val="0"/>
      <w:marBottom w:val="0"/>
      <w:divBdr>
        <w:top w:val="none" w:sz="0" w:space="0" w:color="auto"/>
        <w:left w:val="none" w:sz="0" w:space="0" w:color="auto"/>
        <w:bottom w:val="none" w:sz="0" w:space="0" w:color="auto"/>
        <w:right w:val="none" w:sz="0" w:space="0" w:color="auto"/>
      </w:divBdr>
    </w:div>
    <w:div w:id="1722173461">
      <w:bodyDiv w:val="1"/>
      <w:marLeft w:val="0"/>
      <w:marRight w:val="0"/>
      <w:marTop w:val="0"/>
      <w:marBottom w:val="0"/>
      <w:divBdr>
        <w:top w:val="none" w:sz="0" w:space="0" w:color="auto"/>
        <w:left w:val="none" w:sz="0" w:space="0" w:color="auto"/>
        <w:bottom w:val="none" w:sz="0" w:space="0" w:color="auto"/>
        <w:right w:val="none" w:sz="0" w:space="0" w:color="auto"/>
      </w:divBdr>
    </w:div>
    <w:div w:id="1722289307">
      <w:bodyDiv w:val="1"/>
      <w:marLeft w:val="0"/>
      <w:marRight w:val="0"/>
      <w:marTop w:val="0"/>
      <w:marBottom w:val="0"/>
      <w:divBdr>
        <w:top w:val="none" w:sz="0" w:space="0" w:color="auto"/>
        <w:left w:val="none" w:sz="0" w:space="0" w:color="auto"/>
        <w:bottom w:val="none" w:sz="0" w:space="0" w:color="auto"/>
        <w:right w:val="none" w:sz="0" w:space="0" w:color="auto"/>
      </w:divBdr>
    </w:div>
    <w:div w:id="1722361260">
      <w:bodyDiv w:val="1"/>
      <w:marLeft w:val="0"/>
      <w:marRight w:val="0"/>
      <w:marTop w:val="0"/>
      <w:marBottom w:val="0"/>
      <w:divBdr>
        <w:top w:val="none" w:sz="0" w:space="0" w:color="auto"/>
        <w:left w:val="none" w:sz="0" w:space="0" w:color="auto"/>
        <w:bottom w:val="none" w:sz="0" w:space="0" w:color="auto"/>
        <w:right w:val="none" w:sz="0" w:space="0" w:color="auto"/>
      </w:divBdr>
    </w:div>
    <w:div w:id="1722361488">
      <w:bodyDiv w:val="1"/>
      <w:marLeft w:val="0"/>
      <w:marRight w:val="0"/>
      <w:marTop w:val="0"/>
      <w:marBottom w:val="0"/>
      <w:divBdr>
        <w:top w:val="none" w:sz="0" w:space="0" w:color="auto"/>
        <w:left w:val="none" w:sz="0" w:space="0" w:color="auto"/>
        <w:bottom w:val="none" w:sz="0" w:space="0" w:color="auto"/>
        <w:right w:val="none" w:sz="0" w:space="0" w:color="auto"/>
      </w:divBdr>
    </w:div>
    <w:div w:id="1722438917">
      <w:bodyDiv w:val="1"/>
      <w:marLeft w:val="0"/>
      <w:marRight w:val="0"/>
      <w:marTop w:val="0"/>
      <w:marBottom w:val="0"/>
      <w:divBdr>
        <w:top w:val="none" w:sz="0" w:space="0" w:color="auto"/>
        <w:left w:val="none" w:sz="0" w:space="0" w:color="auto"/>
        <w:bottom w:val="none" w:sz="0" w:space="0" w:color="auto"/>
        <w:right w:val="none" w:sz="0" w:space="0" w:color="auto"/>
      </w:divBdr>
    </w:div>
    <w:div w:id="1722634277">
      <w:bodyDiv w:val="1"/>
      <w:marLeft w:val="0"/>
      <w:marRight w:val="0"/>
      <w:marTop w:val="0"/>
      <w:marBottom w:val="0"/>
      <w:divBdr>
        <w:top w:val="none" w:sz="0" w:space="0" w:color="auto"/>
        <w:left w:val="none" w:sz="0" w:space="0" w:color="auto"/>
        <w:bottom w:val="none" w:sz="0" w:space="0" w:color="auto"/>
        <w:right w:val="none" w:sz="0" w:space="0" w:color="auto"/>
      </w:divBdr>
    </w:div>
    <w:div w:id="1722750585">
      <w:bodyDiv w:val="1"/>
      <w:marLeft w:val="0"/>
      <w:marRight w:val="0"/>
      <w:marTop w:val="0"/>
      <w:marBottom w:val="0"/>
      <w:divBdr>
        <w:top w:val="none" w:sz="0" w:space="0" w:color="auto"/>
        <w:left w:val="none" w:sz="0" w:space="0" w:color="auto"/>
        <w:bottom w:val="none" w:sz="0" w:space="0" w:color="auto"/>
        <w:right w:val="none" w:sz="0" w:space="0" w:color="auto"/>
      </w:divBdr>
    </w:div>
    <w:div w:id="1722821355">
      <w:bodyDiv w:val="1"/>
      <w:marLeft w:val="0"/>
      <w:marRight w:val="0"/>
      <w:marTop w:val="0"/>
      <w:marBottom w:val="0"/>
      <w:divBdr>
        <w:top w:val="none" w:sz="0" w:space="0" w:color="auto"/>
        <w:left w:val="none" w:sz="0" w:space="0" w:color="auto"/>
        <w:bottom w:val="none" w:sz="0" w:space="0" w:color="auto"/>
        <w:right w:val="none" w:sz="0" w:space="0" w:color="auto"/>
      </w:divBdr>
    </w:div>
    <w:div w:id="1723557909">
      <w:bodyDiv w:val="1"/>
      <w:marLeft w:val="0"/>
      <w:marRight w:val="0"/>
      <w:marTop w:val="0"/>
      <w:marBottom w:val="0"/>
      <w:divBdr>
        <w:top w:val="none" w:sz="0" w:space="0" w:color="auto"/>
        <w:left w:val="none" w:sz="0" w:space="0" w:color="auto"/>
        <w:bottom w:val="none" w:sz="0" w:space="0" w:color="auto"/>
        <w:right w:val="none" w:sz="0" w:space="0" w:color="auto"/>
      </w:divBdr>
    </w:div>
    <w:div w:id="1723943503">
      <w:bodyDiv w:val="1"/>
      <w:marLeft w:val="0"/>
      <w:marRight w:val="0"/>
      <w:marTop w:val="0"/>
      <w:marBottom w:val="0"/>
      <w:divBdr>
        <w:top w:val="none" w:sz="0" w:space="0" w:color="auto"/>
        <w:left w:val="none" w:sz="0" w:space="0" w:color="auto"/>
        <w:bottom w:val="none" w:sz="0" w:space="0" w:color="auto"/>
        <w:right w:val="none" w:sz="0" w:space="0" w:color="auto"/>
      </w:divBdr>
    </w:div>
    <w:div w:id="1724063199">
      <w:bodyDiv w:val="1"/>
      <w:marLeft w:val="0"/>
      <w:marRight w:val="0"/>
      <w:marTop w:val="0"/>
      <w:marBottom w:val="0"/>
      <w:divBdr>
        <w:top w:val="none" w:sz="0" w:space="0" w:color="auto"/>
        <w:left w:val="none" w:sz="0" w:space="0" w:color="auto"/>
        <w:bottom w:val="none" w:sz="0" w:space="0" w:color="auto"/>
        <w:right w:val="none" w:sz="0" w:space="0" w:color="auto"/>
      </w:divBdr>
    </w:div>
    <w:div w:id="1724140597">
      <w:bodyDiv w:val="1"/>
      <w:marLeft w:val="0"/>
      <w:marRight w:val="0"/>
      <w:marTop w:val="0"/>
      <w:marBottom w:val="0"/>
      <w:divBdr>
        <w:top w:val="none" w:sz="0" w:space="0" w:color="auto"/>
        <w:left w:val="none" w:sz="0" w:space="0" w:color="auto"/>
        <w:bottom w:val="none" w:sz="0" w:space="0" w:color="auto"/>
        <w:right w:val="none" w:sz="0" w:space="0" w:color="auto"/>
      </w:divBdr>
    </w:div>
    <w:div w:id="1724213637">
      <w:bodyDiv w:val="1"/>
      <w:marLeft w:val="0"/>
      <w:marRight w:val="0"/>
      <w:marTop w:val="0"/>
      <w:marBottom w:val="0"/>
      <w:divBdr>
        <w:top w:val="none" w:sz="0" w:space="0" w:color="auto"/>
        <w:left w:val="none" w:sz="0" w:space="0" w:color="auto"/>
        <w:bottom w:val="none" w:sz="0" w:space="0" w:color="auto"/>
        <w:right w:val="none" w:sz="0" w:space="0" w:color="auto"/>
      </w:divBdr>
    </w:div>
    <w:div w:id="1724450498">
      <w:bodyDiv w:val="1"/>
      <w:marLeft w:val="0"/>
      <w:marRight w:val="0"/>
      <w:marTop w:val="0"/>
      <w:marBottom w:val="0"/>
      <w:divBdr>
        <w:top w:val="none" w:sz="0" w:space="0" w:color="auto"/>
        <w:left w:val="none" w:sz="0" w:space="0" w:color="auto"/>
        <w:bottom w:val="none" w:sz="0" w:space="0" w:color="auto"/>
        <w:right w:val="none" w:sz="0" w:space="0" w:color="auto"/>
      </w:divBdr>
    </w:div>
    <w:div w:id="1724524940">
      <w:bodyDiv w:val="1"/>
      <w:marLeft w:val="0"/>
      <w:marRight w:val="0"/>
      <w:marTop w:val="0"/>
      <w:marBottom w:val="0"/>
      <w:divBdr>
        <w:top w:val="none" w:sz="0" w:space="0" w:color="auto"/>
        <w:left w:val="none" w:sz="0" w:space="0" w:color="auto"/>
        <w:bottom w:val="none" w:sz="0" w:space="0" w:color="auto"/>
        <w:right w:val="none" w:sz="0" w:space="0" w:color="auto"/>
      </w:divBdr>
    </w:div>
    <w:div w:id="1724717709">
      <w:bodyDiv w:val="1"/>
      <w:marLeft w:val="0"/>
      <w:marRight w:val="0"/>
      <w:marTop w:val="0"/>
      <w:marBottom w:val="0"/>
      <w:divBdr>
        <w:top w:val="none" w:sz="0" w:space="0" w:color="auto"/>
        <w:left w:val="none" w:sz="0" w:space="0" w:color="auto"/>
        <w:bottom w:val="none" w:sz="0" w:space="0" w:color="auto"/>
        <w:right w:val="none" w:sz="0" w:space="0" w:color="auto"/>
      </w:divBdr>
    </w:div>
    <w:div w:id="1724913006">
      <w:bodyDiv w:val="1"/>
      <w:marLeft w:val="0"/>
      <w:marRight w:val="0"/>
      <w:marTop w:val="0"/>
      <w:marBottom w:val="0"/>
      <w:divBdr>
        <w:top w:val="none" w:sz="0" w:space="0" w:color="auto"/>
        <w:left w:val="none" w:sz="0" w:space="0" w:color="auto"/>
        <w:bottom w:val="none" w:sz="0" w:space="0" w:color="auto"/>
        <w:right w:val="none" w:sz="0" w:space="0" w:color="auto"/>
      </w:divBdr>
    </w:div>
    <w:div w:id="1725134428">
      <w:bodyDiv w:val="1"/>
      <w:marLeft w:val="0"/>
      <w:marRight w:val="0"/>
      <w:marTop w:val="0"/>
      <w:marBottom w:val="0"/>
      <w:divBdr>
        <w:top w:val="none" w:sz="0" w:space="0" w:color="auto"/>
        <w:left w:val="none" w:sz="0" w:space="0" w:color="auto"/>
        <w:bottom w:val="none" w:sz="0" w:space="0" w:color="auto"/>
        <w:right w:val="none" w:sz="0" w:space="0" w:color="auto"/>
      </w:divBdr>
    </w:div>
    <w:div w:id="1725518171">
      <w:bodyDiv w:val="1"/>
      <w:marLeft w:val="0"/>
      <w:marRight w:val="0"/>
      <w:marTop w:val="0"/>
      <w:marBottom w:val="0"/>
      <w:divBdr>
        <w:top w:val="none" w:sz="0" w:space="0" w:color="auto"/>
        <w:left w:val="none" w:sz="0" w:space="0" w:color="auto"/>
        <w:bottom w:val="none" w:sz="0" w:space="0" w:color="auto"/>
        <w:right w:val="none" w:sz="0" w:space="0" w:color="auto"/>
      </w:divBdr>
    </w:div>
    <w:div w:id="1725986702">
      <w:bodyDiv w:val="1"/>
      <w:marLeft w:val="0"/>
      <w:marRight w:val="0"/>
      <w:marTop w:val="0"/>
      <w:marBottom w:val="0"/>
      <w:divBdr>
        <w:top w:val="none" w:sz="0" w:space="0" w:color="auto"/>
        <w:left w:val="none" w:sz="0" w:space="0" w:color="auto"/>
        <w:bottom w:val="none" w:sz="0" w:space="0" w:color="auto"/>
        <w:right w:val="none" w:sz="0" w:space="0" w:color="auto"/>
      </w:divBdr>
    </w:div>
    <w:div w:id="1725987170">
      <w:bodyDiv w:val="1"/>
      <w:marLeft w:val="0"/>
      <w:marRight w:val="0"/>
      <w:marTop w:val="0"/>
      <w:marBottom w:val="0"/>
      <w:divBdr>
        <w:top w:val="none" w:sz="0" w:space="0" w:color="auto"/>
        <w:left w:val="none" w:sz="0" w:space="0" w:color="auto"/>
        <w:bottom w:val="none" w:sz="0" w:space="0" w:color="auto"/>
        <w:right w:val="none" w:sz="0" w:space="0" w:color="auto"/>
      </w:divBdr>
    </w:div>
    <w:div w:id="1726220303">
      <w:bodyDiv w:val="1"/>
      <w:marLeft w:val="0"/>
      <w:marRight w:val="0"/>
      <w:marTop w:val="0"/>
      <w:marBottom w:val="0"/>
      <w:divBdr>
        <w:top w:val="none" w:sz="0" w:space="0" w:color="auto"/>
        <w:left w:val="none" w:sz="0" w:space="0" w:color="auto"/>
        <w:bottom w:val="none" w:sz="0" w:space="0" w:color="auto"/>
        <w:right w:val="none" w:sz="0" w:space="0" w:color="auto"/>
      </w:divBdr>
    </w:div>
    <w:div w:id="1726833821">
      <w:bodyDiv w:val="1"/>
      <w:marLeft w:val="0"/>
      <w:marRight w:val="0"/>
      <w:marTop w:val="0"/>
      <w:marBottom w:val="0"/>
      <w:divBdr>
        <w:top w:val="none" w:sz="0" w:space="0" w:color="auto"/>
        <w:left w:val="none" w:sz="0" w:space="0" w:color="auto"/>
        <w:bottom w:val="none" w:sz="0" w:space="0" w:color="auto"/>
        <w:right w:val="none" w:sz="0" w:space="0" w:color="auto"/>
      </w:divBdr>
    </w:div>
    <w:div w:id="1726873658">
      <w:bodyDiv w:val="1"/>
      <w:marLeft w:val="0"/>
      <w:marRight w:val="0"/>
      <w:marTop w:val="0"/>
      <w:marBottom w:val="0"/>
      <w:divBdr>
        <w:top w:val="none" w:sz="0" w:space="0" w:color="auto"/>
        <w:left w:val="none" w:sz="0" w:space="0" w:color="auto"/>
        <w:bottom w:val="none" w:sz="0" w:space="0" w:color="auto"/>
        <w:right w:val="none" w:sz="0" w:space="0" w:color="auto"/>
      </w:divBdr>
    </w:div>
    <w:div w:id="1727411546">
      <w:bodyDiv w:val="1"/>
      <w:marLeft w:val="0"/>
      <w:marRight w:val="0"/>
      <w:marTop w:val="0"/>
      <w:marBottom w:val="0"/>
      <w:divBdr>
        <w:top w:val="none" w:sz="0" w:space="0" w:color="auto"/>
        <w:left w:val="none" w:sz="0" w:space="0" w:color="auto"/>
        <w:bottom w:val="none" w:sz="0" w:space="0" w:color="auto"/>
        <w:right w:val="none" w:sz="0" w:space="0" w:color="auto"/>
      </w:divBdr>
    </w:div>
    <w:div w:id="1727486046">
      <w:bodyDiv w:val="1"/>
      <w:marLeft w:val="0"/>
      <w:marRight w:val="0"/>
      <w:marTop w:val="0"/>
      <w:marBottom w:val="0"/>
      <w:divBdr>
        <w:top w:val="none" w:sz="0" w:space="0" w:color="auto"/>
        <w:left w:val="none" w:sz="0" w:space="0" w:color="auto"/>
        <w:bottom w:val="none" w:sz="0" w:space="0" w:color="auto"/>
        <w:right w:val="none" w:sz="0" w:space="0" w:color="auto"/>
      </w:divBdr>
    </w:div>
    <w:div w:id="1727487208">
      <w:bodyDiv w:val="1"/>
      <w:marLeft w:val="0"/>
      <w:marRight w:val="0"/>
      <w:marTop w:val="0"/>
      <w:marBottom w:val="0"/>
      <w:divBdr>
        <w:top w:val="none" w:sz="0" w:space="0" w:color="auto"/>
        <w:left w:val="none" w:sz="0" w:space="0" w:color="auto"/>
        <w:bottom w:val="none" w:sz="0" w:space="0" w:color="auto"/>
        <w:right w:val="none" w:sz="0" w:space="0" w:color="auto"/>
      </w:divBdr>
    </w:div>
    <w:div w:id="1727535059">
      <w:bodyDiv w:val="1"/>
      <w:marLeft w:val="0"/>
      <w:marRight w:val="0"/>
      <w:marTop w:val="0"/>
      <w:marBottom w:val="0"/>
      <w:divBdr>
        <w:top w:val="none" w:sz="0" w:space="0" w:color="auto"/>
        <w:left w:val="none" w:sz="0" w:space="0" w:color="auto"/>
        <w:bottom w:val="none" w:sz="0" w:space="0" w:color="auto"/>
        <w:right w:val="none" w:sz="0" w:space="0" w:color="auto"/>
      </w:divBdr>
    </w:div>
    <w:div w:id="1727878376">
      <w:bodyDiv w:val="1"/>
      <w:marLeft w:val="0"/>
      <w:marRight w:val="0"/>
      <w:marTop w:val="0"/>
      <w:marBottom w:val="0"/>
      <w:divBdr>
        <w:top w:val="none" w:sz="0" w:space="0" w:color="auto"/>
        <w:left w:val="none" w:sz="0" w:space="0" w:color="auto"/>
        <w:bottom w:val="none" w:sz="0" w:space="0" w:color="auto"/>
        <w:right w:val="none" w:sz="0" w:space="0" w:color="auto"/>
      </w:divBdr>
    </w:div>
    <w:div w:id="1728531781">
      <w:bodyDiv w:val="1"/>
      <w:marLeft w:val="0"/>
      <w:marRight w:val="0"/>
      <w:marTop w:val="0"/>
      <w:marBottom w:val="0"/>
      <w:divBdr>
        <w:top w:val="none" w:sz="0" w:space="0" w:color="auto"/>
        <w:left w:val="none" w:sz="0" w:space="0" w:color="auto"/>
        <w:bottom w:val="none" w:sz="0" w:space="0" w:color="auto"/>
        <w:right w:val="none" w:sz="0" w:space="0" w:color="auto"/>
      </w:divBdr>
    </w:div>
    <w:div w:id="1728606230">
      <w:bodyDiv w:val="1"/>
      <w:marLeft w:val="0"/>
      <w:marRight w:val="0"/>
      <w:marTop w:val="0"/>
      <w:marBottom w:val="0"/>
      <w:divBdr>
        <w:top w:val="none" w:sz="0" w:space="0" w:color="auto"/>
        <w:left w:val="none" w:sz="0" w:space="0" w:color="auto"/>
        <w:bottom w:val="none" w:sz="0" w:space="0" w:color="auto"/>
        <w:right w:val="none" w:sz="0" w:space="0" w:color="auto"/>
      </w:divBdr>
    </w:div>
    <w:div w:id="1728720052">
      <w:bodyDiv w:val="1"/>
      <w:marLeft w:val="0"/>
      <w:marRight w:val="0"/>
      <w:marTop w:val="0"/>
      <w:marBottom w:val="0"/>
      <w:divBdr>
        <w:top w:val="none" w:sz="0" w:space="0" w:color="auto"/>
        <w:left w:val="none" w:sz="0" w:space="0" w:color="auto"/>
        <w:bottom w:val="none" w:sz="0" w:space="0" w:color="auto"/>
        <w:right w:val="none" w:sz="0" w:space="0" w:color="auto"/>
      </w:divBdr>
    </w:div>
    <w:div w:id="1728802357">
      <w:bodyDiv w:val="1"/>
      <w:marLeft w:val="0"/>
      <w:marRight w:val="0"/>
      <w:marTop w:val="0"/>
      <w:marBottom w:val="0"/>
      <w:divBdr>
        <w:top w:val="none" w:sz="0" w:space="0" w:color="auto"/>
        <w:left w:val="none" w:sz="0" w:space="0" w:color="auto"/>
        <w:bottom w:val="none" w:sz="0" w:space="0" w:color="auto"/>
        <w:right w:val="none" w:sz="0" w:space="0" w:color="auto"/>
      </w:divBdr>
    </w:div>
    <w:div w:id="1728839840">
      <w:bodyDiv w:val="1"/>
      <w:marLeft w:val="0"/>
      <w:marRight w:val="0"/>
      <w:marTop w:val="0"/>
      <w:marBottom w:val="0"/>
      <w:divBdr>
        <w:top w:val="none" w:sz="0" w:space="0" w:color="auto"/>
        <w:left w:val="none" w:sz="0" w:space="0" w:color="auto"/>
        <w:bottom w:val="none" w:sz="0" w:space="0" w:color="auto"/>
        <w:right w:val="none" w:sz="0" w:space="0" w:color="auto"/>
      </w:divBdr>
    </w:div>
    <w:div w:id="1729524215">
      <w:bodyDiv w:val="1"/>
      <w:marLeft w:val="0"/>
      <w:marRight w:val="0"/>
      <w:marTop w:val="0"/>
      <w:marBottom w:val="0"/>
      <w:divBdr>
        <w:top w:val="none" w:sz="0" w:space="0" w:color="auto"/>
        <w:left w:val="none" w:sz="0" w:space="0" w:color="auto"/>
        <w:bottom w:val="none" w:sz="0" w:space="0" w:color="auto"/>
        <w:right w:val="none" w:sz="0" w:space="0" w:color="auto"/>
      </w:divBdr>
    </w:div>
    <w:div w:id="1729571805">
      <w:bodyDiv w:val="1"/>
      <w:marLeft w:val="0"/>
      <w:marRight w:val="0"/>
      <w:marTop w:val="0"/>
      <w:marBottom w:val="0"/>
      <w:divBdr>
        <w:top w:val="none" w:sz="0" w:space="0" w:color="auto"/>
        <w:left w:val="none" w:sz="0" w:space="0" w:color="auto"/>
        <w:bottom w:val="none" w:sz="0" w:space="0" w:color="auto"/>
        <w:right w:val="none" w:sz="0" w:space="0" w:color="auto"/>
      </w:divBdr>
    </w:div>
    <w:div w:id="1729717346">
      <w:bodyDiv w:val="1"/>
      <w:marLeft w:val="0"/>
      <w:marRight w:val="0"/>
      <w:marTop w:val="0"/>
      <w:marBottom w:val="0"/>
      <w:divBdr>
        <w:top w:val="none" w:sz="0" w:space="0" w:color="auto"/>
        <w:left w:val="none" w:sz="0" w:space="0" w:color="auto"/>
        <w:bottom w:val="none" w:sz="0" w:space="0" w:color="auto"/>
        <w:right w:val="none" w:sz="0" w:space="0" w:color="auto"/>
      </w:divBdr>
    </w:div>
    <w:div w:id="1729762348">
      <w:bodyDiv w:val="1"/>
      <w:marLeft w:val="0"/>
      <w:marRight w:val="0"/>
      <w:marTop w:val="0"/>
      <w:marBottom w:val="0"/>
      <w:divBdr>
        <w:top w:val="none" w:sz="0" w:space="0" w:color="auto"/>
        <w:left w:val="none" w:sz="0" w:space="0" w:color="auto"/>
        <w:bottom w:val="none" w:sz="0" w:space="0" w:color="auto"/>
        <w:right w:val="none" w:sz="0" w:space="0" w:color="auto"/>
      </w:divBdr>
    </w:div>
    <w:div w:id="1729914044">
      <w:bodyDiv w:val="1"/>
      <w:marLeft w:val="0"/>
      <w:marRight w:val="0"/>
      <w:marTop w:val="0"/>
      <w:marBottom w:val="0"/>
      <w:divBdr>
        <w:top w:val="none" w:sz="0" w:space="0" w:color="auto"/>
        <w:left w:val="none" w:sz="0" w:space="0" w:color="auto"/>
        <w:bottom w:val="none" w:sz="0" w:space="0" w:color="auto"/>
        <w:right w:val="none" w:sz="0" w:space="0" w:color="auto"/>
      </w:divBdr>
    </w:div>
    <w:div w:id="1729917374">
      <w:bodyDiv w:val="1"/>
      <w:marLeft w:val="0"/>
      <w:marRight w:val="0"/>
      <w:marTop w:val="0"/>
      <w:marBottom w:val="0"/>
      <w:divBdr>
        <w:top w:val="none" w:sz="0" w:space="0" w:color="auto"/>
        <w:left w:val="none" w:sz="0" w:space="0" w:color="auto"/>
        <w:bottom w:val="none" w:sz="0" w:space="0" w:color="auto"/>
        <w:right w:val="none" w:sz="0" w:space="0" w:color="auto"/>
      </w:divBdr>
    </w:div>
    <w:div w:id="1730228913">
      <w:bodyDiv w:val="1"/>
      <w:marLeft w:val="0"/>
      <w:marRight w:val="0"/>
      <w:marTop w:val="0"/>
      <w:marBottom w:val="0"/>
      <w:divBdr>
        <w:top w:val="none" w:sz="0" w:space="0" w:color="auto"/>
        <w:left w:val="none" w:sz="0" w:space="0" w:color="auto"/>
        <w:bottom w:val="none" w:sz="0" w:space="0" w:color="auto"/>
        <w:right w:val="none" w:sz="0" w:space="0" w:color="auto"/>
      </w:divBdr>
    </w:div>
    <w:div w:id="1730767230">
      <w:bodyDiv w:val="1"/>
      <w:marLeft w:val="0"/>
      <w:marRight w:val="0"/>
      <w:marTop w:val="0"/>
      <w:marBottom w:val="0"/>
      <w:divBdr>
        <w:top w:val="none" w:sz="0" w:space="0" w:color="auto"/>
        <w:left w:val="none" w:sz="0" w:space="0" w:color="auto"/>
        <w:bottom w:val="none" w:sz="0" w:space="0" w:color="auto"/>
        <w:right w:val="none" w:sz="0" w:space="0" w:color="auto"/>
      </w:divBdr>
    </w:div>
    <w:div w:id="1730810313">
      <w:bodyDiv w:val="1"/>
      <w:marLeft w:val="0"/>
      <w:marRight w:val="0"/>
      <w:marTop w:val="0"/>
      <w:marBottom w:val="0"/>
      <w:divBdr>
        <w:top w:val="none" w:sz="0" w:space="0" w:color="auto"/>
        <w:left w:val="none" w:sz="0" w:space="0" w:color="auto"/>
        <w:bottom w:val="none" w:sz="0" w:space="0" w:color="auto"/>
        <w:right w:val="none" w:sz="0" w:space="0" w:color="auto"/>
      </w:divBdr>
    </w:div>
    <w:div w:id="1730961701">
      <w:bodyDiv w:val="1"/>
      <w:marLeft w:val="0"/>
      <w:marRight w:val="0"/>
      <w:marTop w:val="0"/>
      <w:marBottom w:val="0"/>
      <w:divBdr>
        <w:top w:val="none" w:sz="0" w:space="0" w:color="auto"/>
        <w:left w:val="none" w:sz="0" w:space="0" w:color="auto"/>
        <w:bottom w:val="none" w:sz="0" w:space="0" w:color="auto"/>
        <w:right w:val="none" w:sz="0" w:space="0" w:color="auto"/>
      </w:divBdr>
    </w:div>
    <w:div w:id="1731153735">
      <w:bodyDiv w:val="1"/>
      <w:marLeft w:val="0"/>
      <w:marRight w:val="0"/>
      <w:marTop w:val="0"/>
      <w:marBottom w:val="0"/>
      <w:divBdr>
        <w:top w:val="none" w:sz="0" w:space="0" w:color="auto"/>
        <w:left w:val="none" w:sz="0" w:space="0" w:color="auto"/>
        <w:bottom w:val="none" w:sz="0" w:space="0" w:color="auto"/>
        <w:right w:val="none" w:sz="0" w:space="0" w:color="auto"/>
      </w:divBdr>
    </w:div>
    <w:div w:id="1731221822">
      <w:bodyDiv w:val="1"/>
      <w:marLeft w:val="0"/>
      <w:marRight w:val="0"/>
      <w:marTop w:val="0"/>
      <w:marBottom w:val="0"/>
      <w:divBdr>
        <w:top w:val="none" w:sz="0" w:space="0" w:color="auto"/>
        <w:left w:val="none" w:sz="0" w:space="0" w:color="auto"/>
        <w:bottom w:val="none" w:sz="0" w:space="0" w:color="auto"/>
        <w:right w:val="none" w:sz="0" w:space="0" w:color="auto"/>
      </w:divBdr>
    </w:div>
    <w:div w:id="1731228587">
      <w:bodyDiv w:val="1"/>
      <w:marLeft w:val="0"/>
      <w:marRight w:val="0"/>
      <w:marTop w:val="0"/>
      <w:marBottom w:val="0"/>
      <w:divBdr>
        <w:top w:val="none" w:sz="0" w:space="0" w:color="auto"/>
        <w:left w:val="none" w:sz="0" w:space="0" w:color="auto"/>
        <w:bottom w:val="none" w:sz="0" w:space="0" w:color="auto"/>
        <w:right w:val="none" w:sz="0" w:space="0" w:color="auto"/>
      </w:divBdr>
    </w:div>
    <w:div w:id="1731266048">
      <w:bodyDiv w:val="1"/>
      <w:marLeft w:val="0"/>
      <w:marRight w:val="0"/>
      <w:marTop w:val="0"/>
      <w:marBottom w:val="0"/>
      <w:divBdr>
        <w:top w:val="none" w:sz="0" w:space="0" w:color="auto"/>
        <w:left w:val="none" w:sz="0" w:space="0" w:color="auto"/>
        <w:bottom w:val="none" w:sz="0" w:space="0" w:color="auto"/>
        <w:right w:val="none" w:sz="0" w:space="0" w:color="auto"/>
      </w:divBdr>
    </w:div>
    <w:div w:id="1731344755">
      <w:bodyDiv w:val="1"/>
      <w:marLeft w:val="0"/>
      <w:marRight w:val="0"/>
      <w:marTop w:val="0"/>
      <w:marBottom w:val="0"/>
      <w:divBdr>
        <w:top w:val="none" w:sz="0" w:space="0" w:color="auto"/>
        <w:left w:val="none" w:sz="0" w:space="0" w:color="auto"/>
        <w:bottom w:val="none" w:sz="0" w:space="0" w:color="auto"/>
        <w:right w:val="none" w:sz="0" w:space="0" w:color="auto"/>
      </w:divBdr>
    </w:div>
    <w:div w:id="1731346894">
      <w:bodyDiv w:val="1"/>
      <w:marLeft w:val="0"/>
      <w:marRight w:val="0"/>
      <w:marTop w:val="0"/>
      <w:marBottom w:val="0"/>
      <w:divBdr>
        <w:top w:val="none" w:sz="0" w:space="0" w:color="auto"/>
        <w:left w:val="none" w:sz="0" w:space="0" w:color="auto"/>
        <w:bottom w:val="none" w:sz="0" w:space="0" w:color="auto"/>
        <w:right w:val="none" w:sz="0" w:space="0" w:color="auto"/>
      </w:divBdr>
    </w:div>
    <w:div w:id="1731416538">
      <w:bodyDiv w:val="1"/>
      <w:marLeft w:val="0"/>
      <w:marRight w:val="0"/>
      <w:marTop w:val="0"/>
      <w:marBottom w:val="0"/>
      <w:divBdr>
        <w:top w:val="none" w:sz="0" w:space="0" w:color="auto"/>
        <w:left w:val="none" w:sz="0" w:space="0" w:color="auto"/>
        <w:bottom w:val="none" w:sz="0" w:space="0" w:color="auto"/>
        <w:right w:val="none" w:sz="0" w:space="0" w:color="auto"/>
      </w:divBdr>
    </w:div>
    <w:div w:id="1731608879">
      <w:bodyDiv w:val="1"/>
      <w:marLeft w:val="0"/>
      <w:marRight w:val="0"/>
      <w:marTop w:val="0"/>
      <w:marBottom w:val="0"/>
      <w:divBdr>
        <w:top w:val="none" w:sz="0" w:space="0" w:color="auto"/>
        <w:left w:val="none" w:sz="0" w:space="0" w:color="auto"/>
        <w:bottom w:val="none" w:sz="0" w:space="0" w:color="auto"/>
        <w:right w:val="none" w:sz="0" w:space="0" w:color="auto"/>
      </w:divBdr>
    </w:div>
    <w:div w:id="1731728793">
      <w:bodyDiv w:val="1"/>
      <w:marLeft w:val="0"/>
      <w:marRight w:val="0"/>
      <w:marTop w:val="0"/>
      <w:marBottom w:val="0"/>
      <w:divBdr>
        <w:top w:val="none" w:sz="0" w:space="0" w:color="auto"/>
        <w:left w:val="none" w:sz="0" w:space="0" w:color="auto"/>
        <w:bottom w:val="none" w:sz="0" w:space="0" w:color="auto"/>
        <w:right w:val="none" w:sz="0" w:space="0" w:color="auto"/>
      </w:divBdr>
    </w:div>
    <w:div w:id="1731882557">
      <w:bodyDiv w:val="1"/>
      <w:marLeft w:val="0"/>
      <w:marRight w:val="0"/>
      <w:marTop w:val="0"/>
      <w:marBottom w:val="0"/>
      <w:divBdr>
        <w:top w:val="none" w:sz="0" w:space="0" w:color="auto"/>
        <w:left w:val="none" w:sz="0" w:space="0" w:color="auto"/>
        <w:bottom w:val="none" w:sz="0" w:space="0" w:color="auto"/>
        <w:right w:val="none" w:sz="0" w:space="0" w:color="auto"/>
      </w:divBdr>
    </w:div>
    <w:div w:id="1732118795">
      <w:bodyDiv w:val="1"/>
      <w:marLeft w:val="0"/>
      <w:marRight w:val="0"/>
      <w:marTop w:val="0"/>
      <w:marBottom w:val="0"/>
      <w:divBdr>
        <w:top w:val="none" w:sz="0" w:space="0" w:color="auto"/>
        <w:left w:val="none" w:sz="0" w:space="0" w:color="auto"/>
        <w:bottom w:val="none" w:sz="0" w:space="0" w:color="auto"/>
        <w:right w:val="none" w:sz="0" w:space="0" w:color="auto"/>
      </w:divBdr>
    </w:div>
    <w:div w:id="1732193544">
      <w:bodyDiv w:val="1"/>
      <w:marLeft w:val="0"/>
      <w:marRight w:val="0"/>
      <w:marTop w:val="0"/>
      <w:marBottom w:val="0"/>
      <w:divBdr>
        <w:top w:val="none" w:sz="0" w:space="0" w:color="auto"/>
        <w:left w:val="none" w:sz="0" w:space="0" w:color="auto"/>
        <w:bottom w:val="none" w:sz="0" w:space="0" w:color="auto"/>
        <w:right w:val="none" w:sz="0" w:space="0" w:color="auto"/>
      </w:divBdr>
    </w:div>
    <w:div w:id="1732196634">
      <w:bodyDiv w:val="1"/>
      <w:marLeft w:val="0"/>
      <w:marRight w:val="0"/>
      <w:marTop w:val="0"/>
      <w:marBottom w:val="0"/>
      <w:divBdr>
        <w:top w:val="none" w:sz="0" w:space="0" w:color="auto"/>
        <w:left w:val="none" w:sz="0" w:space="0" w:color="auto"/>
        <w:bottom w:val="none" w:sz="0" w:space="0" w:color="auto"/>
        <w:right w:val="none" w:sz="0" w:space="0" w:color="auto"/>
      </w:divBdr>
    </w:div>
    <w:div w:id="1732464101">
      <w:bodyDiv w:val="1"/>
      <w:marLeft w:val="0"/>
      <w:marRight w:val="0"/>
      <w:marTop w:val="0"/>
      <w:marBottom w:val="0"/>
      <w:divBdr>
        <w:top w:val="none" w:sz="0" w:space="0" w:color="auto"/>
        <w:left w:val="none" w:sz="0" w:space="0" w:color="auto"/>
        <w:bottom w:val="none" w:sz="0" w:space="0" w:color="auto"/>
        <w:right w:val="none" w:sz="0" w:space="0" w:color="auto"/>
      </w:divBdr>
    </w:div>
    <w:div w:id="1732531904">
      <w:bodyDiv w:val="1"/>
      <w:marLeft w:val="0"/>
      <w:marRight w:val="0"/>
      <w:marTop w:val="0"/>
      <w:marBottom w:val="0"/>
      <w:divBdr>
        <w:top w:val="none" w:sz="0" w:space="0" w:color="auto"/>
        <w:left w:val="none" w:sz="0" w:space="0" w:color="auto"/>
        <w:bottom w:val="none" w:sz="0" w:space="0" w:color="auto"/>
        <w:right w:val="none" w:sz="0" w:space="0" w:color="auto"/>
      </w:divBdr>
    </w:div>
    <w:div w:id="1732538805">
      <w:bodyDiv w:val="1"/>
      <w:marLeft w:val="0"/>
      <w:marRight w:val="0"/>
      <w:marTop w:val="0"/>
      <w:marBottom w:val="0"/>
      <w:divBdr>
        <w:top w:val="none" w:sz="0" w:space="0" w:color="auto"/>
        <w:left w:val="none" w:sz="0" w:space="0" w:color="auto"/>
        <w:bottom w:val="none" w:sz="0" w:space="0" w:color="auto"/>
        <w:right w:val="none" w:sz="0" w:space="0" w:color="auto"/>
      </w:divBdr>
    </w:div>
    <w:div w:id="1732581289">
      <w:bodyDiv w:val="1"/>
      <w:marLeft w:val="0"/>
      <w:marRight w:val="0"/>
      <w:marTop w:val="0"/>
      <w:marBottom w:val="0"/>
      <w:divBdr>
        <w:top w:val="none" w:sz="0" w:space="0" w:color="auto"/>
        <w:left w:val="none" w:sz="0" w:space="0" w:color="auto"/>
        <w:bottom w:val="none" w:sz="0" w:space="0" w:color="auto"/>
        <w:right w:val="none" w:sz="0" w:space="0" w:color="auto"/>
      </w:divBdr>
    </w:div>
    <w:div w:id="1732923997">
      <w:bodyDiv w:val="1"/>
      <w:marLeft w:val="0"/>
      <w:marRight w:val="0"/>
      <w:marTop w:val="0"/>
      <w:marBottom w:val="0"/>
      <w:divBdr>
        <w:top w:val="none" w:sz="0" w:space="0" w:color="auto"/>
        <w:left w:val="none" w:sz="0" w:space="0" w:color="auto"/>
        <w:bottom w:val="none" w:sz="0" w:space="0" w:color="auto"/>
        <w:right w:val="none" w:sz="0" w:space="0" w:color="auto"/>
      </w:divBdr>
    </w:div>
    <w:div w:id="1733458248">
      <w:bodyDiv w:val="1"/>
      <w:marLeft w:val="0"/>
      <w:marRight w:val="0"/>
      <w:marTop w:val="0"/>
      <w:marBottom w:val="0"/>
      <w:divBdr>
        <w:top w:val="none" w:sz="0" w:space="0" w:color="auto"/>
        <w:left w:val="none" w:sz="0" w:space="0" w:color="auto"/>
        <w:bottom w:val="none" w:sz="0" w:space="0" w:color="auto"/>
        <w:right w:val="none" w:sz="0" w:space="0" w:color="auto"/>
      </w:divBdr>
    </w:div>
    <w:div w:id="1733582697">
      <w:bodyDiv w:val="1"/>
      <w:marLeft w:val="0"/>
      <w:marRight w:val="0"/>
      <w:marTop w:val="0"/>
      <w:marBottom w:val="0"/>
      <w:divBdr>
        <w:top w:val="none" w:sz="0" w:space="0" w:color="auto"/>
        <w:left w:val="none" w:sz="0" w:space="0" w:color="auto"/>
        <w:bottom w:val="none" w:sz="0" w:space="0" w:color="auto"/>
        <w:right w:val="none" w:sz="0" w:space="0" w:color="auto"/>
      </w:divBdr>
    </w:div>
    <w:div w:id="1733888962">
      <w:bodyDiv w:val="1"/>
      <w:marLeft w:val="0"/>
      <w:marRight w:val="0"/>
      <w:marTop w:val="0"/>
      <w:marBottom w:val="0"/>
      <w:divBdr>
        <w:top w:val="none" w:sz="0" w:space="0" w:color="auto"/>
        <w:left w:val="none" w:sz="0" w:space="0" w:color="auto"/>
        <w:bottom w:val="none" w:sz="0" w:space="0" w:color="auto"/>
        <w:right w:val="none" w:sz="0" w:space="0" w:color="auto"/>
      </w:divBdr>
    </w:div>
    <w:div w:id="1734280555">
      <w:bodyDiv w:val="1"/>
      <w:marLeft w:val="0"/>
      <w:marRight w:val="0"/>
      <w:marTop w:val="0"/>
      <w:marBottom w:val="0"/>
      <w:divBdr>
        <w:top w:val="none" w:sz="0" w:space="0" w:color="auto"/>
        <w:left w:val="none" w:sz="0" w:space="0" w:color="auto"/>
        <w:bottom w:val="none" w:sz="0" w:space="0" w:color="auto"/>
        <w:right w:val="none" w:sz="0" w:space="0" w:color="auto"/>
      </w:divBdr>
    </w:div>
    <w:div w:id="1734960684">
      <w:bodyDiv w:val="1"/>
      <w:marLeft w:val="0"/>
      <w:marRight w:val="0"/>
      <w:marTop w:val="0"/>
      <w:marBottom w:val="0"/>
      <w:divBdr>
        <w:top w:val="none" w:sz="0" w:space="0" w:color="auto"/>
        <w:left w:val="none" w:sz="0" w:space="0" w:color="auto"/>
        <w:bottom w:val="none" w:sz="0" w:space="0" w:color="auto"/>
        <w:right w:val="none" w:sz="0" w:space="0" w:color="auto"/>
      </w:divBdr>
    </w:div>
    <w:div w:id="1735007371">
      <w:bodyDiv w:val="1"/>
      <w:marLeft w:val="0"/>
      <w:marRight w:val="0"/>
      <w:marTop w:val="0"/>
      <w:marBottom w:val="0"/>
      <w:divBdr>
        <w:top w:val="none" w:sz="0" w:space="0" w:color="auto"/>
        <w:left w:val="none" w:sz="0" w:space="0" w:color="auto"/>
        <w:bottom w:val="none" w:sz="0" w:space="0" w:color="auto"/>
        <w:right w:val="none" w:sz="0" w:space="0" w:color="auto"/>
      </w:divBdr>
    </w:div>
    <w:div w:id="1735081603">
      <w:bodyDiv w:val="1"/>
      <w:marLeft w:val="0"/>
      <w:marRight w:val="0"/>
      <w:marTop w:val="0"/>
      <w:marBottom w:val="0"/>
      <w:divBdr>
        <w:top w:val="none" w:sz="0" w:space="0" w:color="auto"/>
        <w:left w:val="none" w:sz="0" w:space="0" w:color="auto"/>
        <w:bottom w:val="none" w:sz="0" w:space="0" w:color="auto"/>
        <w:right w:val="none" w:sz="0" w:space="0" w:color="auto"/>
      </w:divBdr>
    </w:div>
    <w:div w:id="1735152888">
      <w:bodyDiv w:val="1"/>
      <w:marLeft w:val="0"/>
      <w:marRight w:val="0"/>
      <w:marTop w:val="0"/>
      <w:marBottom w:val="0"/>
      <w:divBdr>
        <w:top w:val="none" w:sz="0" w:space="0" w:color="auto"/>
        <w:left w:val="none" w:sz="0" w:space="0" w:color="auto"/>
        <w:bottom w:val="none" w:sz="0" w:space="0" w:color="auto"/>
        <w:right w:val="none" w:sz="0" w:space="0" w:color="auto"/>
      </w:divBdr>
    </w:div>
    <w:div w:id="1735467654">
      <w:bodyDiv w:val="1"/>
      <w:marLeft w:val="0"/>
      <w:marRight w:val="0"/>
      <w:marTop w:val="0"/>
      <w:marBottom w:val="0"/>
      <w:divBdr>
        <w:top w:val="none" w:sz="0" w:space="0" w:color="auto"/>
        <w:left w:val="none" w:sz="0" w:space="0" w:color="auto"/>
        <w:bottom w:val="none" w:sz="0" w:space="0" w:color="auto"/>
        <w:right w:val="none" w:sz="0" w:space="0" w:color="auto"/>
      </w:divBdr>
    </w:div>
    <w:div w:id="1735542988">
      <w:bodyDiv w:val="1"/>
      <w:marLeft w:val="0"/>
      <w:marRight w:val="0"/>
      <w:marTop w:val="0"/>
      <w:marBottom w:val="0"/>
      <w:divBdr>
        <w:top w:val="none" w:sz="0" w:space="0" w:color="auto"/>
        <w:left w:val="none" w:sz="0" w:space="0" w:color="auto"/>
        <w:bottom w:val="none" w:sz="0" w:space="0" w:color="auto"/>
        <w:right w:val="none" w:sz="0" w:space="0" w:color="auto"/>
      </w:divBdr>
    </w:div>
    <w:div w:id="1735620183">
      <w:bodyDiv w:val="1"/>
      <w:marLeft w:val="0"/>
      <w:marRight w:val="0"/>
      <w:marTop w:val="0"/>
      <w:marBottom w:val="0"/>
      <w:divBdr>
        <w:top w:val="none" w:sz="0" w:space="0" w:color="auto"/>
        <w:left w:val="none" w:sz="0" w:space="0" w:color="auto"/>
        <w:bottom w:val="none" w:sz="0" w:space="0" w:color="auto"/>
        <w:right w:val="none" w:sz="0" w:space="0" w:color="auto"/>
      </w:divBdr>
    </w:div>
    <w:div w:id="1735733916">
      <w:bodyDiv w:val="1"/>
      <w:marLeft w:val="0"/>
      <w:marRight w:val="0"/>
      <w:marTop w:val="0"/>
      <w:marBottom w:val="0"/>
      <w:divBdr>
        <w:top w:val="none" w:sz="0" w:space="0" w:color="auto"/>
        <w:left w:val="none" w:sz="0" w:space="0" w:color="auto"/>
        <w:bottom w:val="none" w:sz="0" w:space="0" w:color="auto"/>
        <w:right w:val="none" w:sz="0" w:space="0" w:color="auto"/>
      </w:divBdr>
    </w:div>
    <w:div w:id="1735735884">
      <w:bodyDiv w:val="1"/>
      <w:marLeft w:val="0"/>
      <w:marRight w:val="0"/>
      <w:marTop w:val="0"/>
      <w:marBottom w:val="0"/>
      <w:divBdr>
        <w:top w:val="none" w:sz="0" w:space="0" w:color="auto"/>
        <w:left w:val="none" w:sz="0" w:space="0" w:color="auto"/>
        <w:bottom w:val="none" w:sz="0" w:space="0" w:color="auto"/>
        <w:right w:val="none" w:sz="0" w:space="0" w:color="auto"/>
      </w:divBdr>
    </w:div>
    <w:div w:id="1735816674">
      <w:bodyDiv w:val="1"/>
      <w:marLeft w:val="0"/>
      <w:marRight w:val="0"/>
      <w:marTop w:val="0"/>
      <w:marBottom w:val="0"/>
      <w:divBdr>
        <w:top w:val="none" w:sz="0" w:space="0" w:color="auto"/>
        <w:left w:val="none" w:sz="0" w:space="0" w:color="auto"/>
        <w:bottom w:val="none" w:sz="0" w:space="0" w:color="auto"/>
        <w:right w:val="none" w:sz="0" w:space="0" w:color="auto"/>
      </w:divBdr>
    </w:div>
    <w:div w:id="1735933268">
      <w:bodyDiv w:val="1"/>
      <w:marLeft w:val="0"/>
      <w:marRight w:val="0"/>
      <w:marTop w:val="0"/>
      <w:marBottom w:val="0"/>
      <w:divBdr>
        <w:top w:val="none" w:sz="0" w:space="0" w:color="auto"/>
        <w:left w:val="none" w:sz="0" w:space="0" w:color="auto"/>
        <w:bottom w:val="none" w:sz="0" w:space="0" w:color="auto"/>
        <w:right w:val="none" w:sz="0" w:space="0" w:color="auto"/>
      </w:divBdr>
    </w:div>
    <w:div w:id="1735934056">
      <w:bodyDiv w:val="1"/>
      <w:marLeft w:val="0"/>
      <w:marRight w:val="0"/>
      <w:marTop w:val="0"/>
      <w:marBottom w:val="0"/>
      <w:divBdr>
        <w:top w:val="none" w:sz="0" w:space="0" w:color="auto"/>
        <w:left w:val="none" w:sz="0" w:space="0" w:color="auto"/>
        <w:bottom w:val="none" w:sz="0" w:space="0" w:color="auto"/>
        <w:right w:val="none" w:sz="0" w:space="0" w:color="auto"/>
      </w:divBdr>
    </w:div>
    <w:div w:id="1736585658">
      <w:bodyDiv w:val="1"/>
      <w:marLeft w:val="0"/>
      <w:marRight w:val="0"/>
      <w:marTop w:val="0"/>
      <w:marBottom w:val="0"/>
      <w:divBdr>
        <w:top w:val="none" w:sz="0" w:space="0" w:color="auto"/>
        <w:left w:val="none" w:sz="0" w:space="0" w:color="auto"/>
        <w:bottom w:val="none" w:sz="0" w:space="0" w:color="auto"/>
        <w:right w:val="none" w:sz="0" w:space="0" w:color="auto"/>
      </w:divBdr>
    </w:div>
    <w:div w:id="1737314328">
      <w:bodyDiv w:val="1"/>
      <w:marLeft w:val="0"/>
      <w:marRight w:val="0"/>
      <w:marTop w:val="0"/>
      <w:marBottom w:val="0"/>
      <w:divBdr>
        <w:top w:val="none" w:sz="0" w:space="0" w:color="auto"/>
        <w:left w:val="none" w:sz="0" w:space="0" w:color="auto"/>
        <w:bottom w:val="none" w:sz="0" w:space="0" w:color="auto"/>
        <w:right w:val="none" w:sz="0" w:space="0" w:color="auto"/>
      </w:divBdr>
    </w:div>
    <w:div w:id="1737319486">
      <w:bodyDiv w:val="1"/>
      <w:marLeft w:val="0"/>
      <w:marRight w:val="0"/>
      <w:marTop w:val="0"/>
      <w:marBottom w:val="0"/>
      <w:divBdr>
        <w:top w:val="none" w:sz="0" w:space="0" w:color="auto"/>
        <w:left w:val="none" w:sz="0" w:space="0" w:color="auto"/>
        <w:bottom w:val="none" w:sz="0" w:space="0" w:color="auto"/>
        <w:right w:val="none" w:sz="0" w:space="0" w:color="auto"/>
      </w:divBdr>
    </w:div>
    <w:div w:id="1737509897">
      <w:bodyDiv w:val="1"/>
      <w:marLeft w:val="0"/>
      <w:marRight w:val="0"/>
      <w:marTop w:val="0"/>
      <w:marBottom w:val="0"/>
      <w:divBdr>
        <w:top w:val="none" w:sz="0" w:space="0" w:color="auto"/>
        <w:left w:val="none" w:sz="0" w:space="0" w:color="auto"/>
        <w:bottom w:val="none" w:sz="0" w:space="0" w:color="auto"/>
        <w:right w:val="none" w:sz="0" w:space="0" w:color="auto"/>
      </w:divBdr>
    </w:div>
    <w:div w:id="1737898538">
      <w:bodyDiv w:val="1"/>
      <w:marLeft w:val="0"/>
      <w:marRight w:val="0"/>
      <w:marTop w:val="0"/>
      <w:marBottom w:val="0"/>
      <w:divBdr>
        <w:top w:val="none" w:sz="0" w:space="0" w:color="auto"/>
        <w:left w:val="none" w:sz="0" w:space="0" w:color="auto"/>
        <w:bottom w:val="none" w:sz="0" w:space="0" w:color="auto"/>
        <w:right w:val="none" w:sz="0" w:space="0" w:color="auto"/>
      </w:divBdr>
    </w:div>
    <w:div w:id="1737976367">
      <w:bodyDiv w:val="1"/>
      <w:marLeft w:val="0"/>
      <w:marRight w:val="0"/>
      <w:marTop w:val="0"/>
      <w:marBottom w:val="0"/>
      <w:divBdr>
        <w:top w:val="none" w:sz="0" w:space="0" w:color="auto"/>
        <w:left w:val="none" w:sz="0" w:space="0" w:color="auto"/>
        <w:bottom w:val="none" w:sz="0" w:space="0" w:color="auto"/>
        <w:right w:val="none" w:sz="0" w:space="0" w:color="auto"/>
      </w:divBdr>
    </w:div>
    <w:div w:id="1738043184">
      <w:bodyDiv w:val="1"/>
      <w:marLeft w:val="0"/>
      <w:marRight w:val="0"/>
      <w:marTop w:val="0"/>
      <w:marBottom w:val="0"/>
      <w:divBdr>
        <w:top w:val="none" w:sz="0" w:space="0" w:color="auto"/>
        <w:left w:val="none" w:sz="0" w:space="0" w:color="auto"/>
        <w:bottom w:val="none" w:sz="0" w:space="0" w:color="auto"/>
        <w:right w:val="none" w:sz="0" w:space="0" w:color="auto"/>
      </w:divBdr>
    </w:div>
    <w:div w:id="1738431512">
      <w:bodyDiv w:val="1"/>
      <w:marLeft w:val="0"/>
      <w:marRight w:val="0"/>
      <w:marTop w:val="0"/>
      <w:marBottom w:val="0"/>
      <w:divBdr>
        <w:top w:val="none" w:sz="0" w:space="0" w:color="auto"/>
        <w:left w:val="none" w:sz="0" w:space="0" w:color="auto"/>
        <w:bottom w:val="none" w:sz="0" w:space="0" w:color="auto"/>
        <w:right w:val="none" w:sz="0" w:space="0" w:color="auto"/>
      </w:divBdr>
    </w:div>
    <w:div w:id="1738743927">
      <w:bodyDiv w:val="1"/>
      <w:marLeft w:val="0"/>
      <w:marRight w:val="0"/>
      <w:marTop w:val="0"/>
      <w:marBottom w:val="0"/>
      <w:divBdr>
        <w:top w:val="none" w:sz="0" w:space="0" w:color="auto"/>
        <w:left w:val="none" w:sz="0" w:space="0" w:color="auto"/>
        <w:bottom w:val="none" w:sz="0" w:space="0" w:color="auto"/>
        <w:right w:val="none" w:sz="0" w:space="0" w:color="auto"/>
      </w:divBdr>
    </w:div>
    <w:div w:id="1738939399">
      <w:bodyDiv w:val="1"/>
      <w:marLeft w:val="0"/>
      <w:marRight w:val="0"/>
      <w:marTop w:val="0"/>
      <w:marBottom w:val="0"/>
      <w:divBdr>
        <w:top w:val="none" w:sz="0" w:space="0" w:color="auto"/>
        <w:left w:val="none" w:sz="0" w:space="0" w:color="auto"/>
        <w:bottom w:val="none" w:sz="0" w:space="0" w:color="auto"/>
        <w:right w:val="none" w:sz="0" w:space="0" w:color="auto"/>
      </w:divBdr>
    </w:div>
    <w:div w:id="1738942701">
      <w:bodyDiv w:val="1"/>
      <w:marLeft w:val="0"/>
      <w:marRight w:val="0"/>
      <w:marTop w:val="0"/>
      <w:marBottom w:val="0"/>
      <w:divBdr>
        <w:top w:val="none" w:sz="0" w:space="0" w:color="auto"/>
        <w:left w:val="none" w:sz="0" w:space="0" w:color="auto"/>
        <w:bottom w:val="none" w:sz="0" w:space="0" w:color="auto"/>
        <w:right w:val="none" w:sz="0" w:space="0" w:color="auto"/>
      </w:divBdr>
    </w:div>
    <w:div w:id="1739010955">
      <w:bodyDiv w:val="1"/>
      <w:marLeft w:val="0"/>
      <w:marRight w:val="0"/>
      <w:marTop w:val="0"/>
      <w:marBottom w:val="0"/>
      <w:divBdr>
        <w:top w:val="none" w:sz="0" w:space="0" w:color="auto"/>
        <w:left w:val="none" w:sz="0" w:space="0" w:color="auto"/>
        <w:bottom w:val="none" w:sz="0" w:space="0" w:color="auto"/>
        <w:right w:val="none" w:sz="0" w:space="0" w:color="auto"/>
      </w:divBdr>
    </w:div>
    <w:div w:id="1739355848">
      <w:bodyDiv w:val="1"/>
      <w:marLeft w:val="0"/>
      <w:marRight w:val="0"/>
      <w:marTop w:val="0"/>
      <w:marBottom w:val="0"/>
      <w:divBdr>
        <w:top w:val="none" w:sz="0" w:space="0" w:color="auto"/>
        <w:left w:val="none" w:sz="0" w:space="0" w:color="auto"/>
        <w:bottom w:val="none" w:sz="0" w:space="0" w:color="auto"/>
        <w:right w:val="none" w:sz="0" w:space="0" w:color="auto"/>
      </w:divBdr>
    </w:div>
    <w:div w:id="1739740534">
      <w:bodyDiv w:val="1"/>
      <w:marLeft w:val="0"/>
      <w:marRight w:val="0"/>
      <w:marTop w:val="0"/>
      <w:marBottom w:val="0"/>
      <w:divBdr>
        <w:top w:val="none" w:sz="0" w:space="0" w:color="auto"/>
        <w:left w:val="none" w:sz="0" w:space="0" w:color="auto"/>
        <w:bottom w:val="none" w:sz="0" w:space="0" w:color="auto"/>
        <w:right w:val="none" w:sz="0" w:space="0" w:color="auto"/>
      </w:divBdr>
    </w:div>
    <w:div w:id="1739787679">
      <w:bodyDiv w:val="1"/>
      <w:marLeft w:val="0"/>
      <w:marRight w:val="0"/>
      <w:marTop w:val="0"/>
      <w:marBottom w:val="0"/>
      <w:divBdr>
        <w:top w:val="none" w:sz="0" w:space="0" w:color="auto"/>
        <w:left w:val="none" w:sz="0" w:space="0" w:color="auto"/>
        <w:bottom w:val="none" w:sz="0" w:space="0" w:color="auto"/>
        <w:right w:val="none" w:sz="0" w:space="0" w:color="auto"/>
      </w:divBdr>
    </w:div>
    <w:div w:id="1739862914">
      <w:bodyDiv w:val="1"/>
      <w:marLeft w:val="0"/>
      <w:marRight w:val="0"/>
      <w:marTop w:val="0"/>
      <w:marBottom w:val="0"/>
      <w:divBdr>
        <w:top w:val="none" w:sz="0" w:space="0" w:color="auto"/>
        <w:left w:val="none" w:sz="0" w:space="0" w:color="auto"/>
        <w:bottom w:val="none" w:sz="0" w:space="0" w:color="auto"/>
        <w:right w:val="none" w:sz="0" w:space="0" w:color="auto"/>
      </w:divBdr>
    </w:div>
    <w:div w:id="1740009282">
      <w:bodyDiv w:val="1"/>
      <w:marLeft w:val="0"/>
      <w:marRight w:val="0"/>
      <w:marTop w:val="0"/>
      <w:marBottom w:val="0"/>
      <w:divBdr>
        <w:top w:val="none" w:sz="0" w:space="0" w:color="auto"/>
        <w:left w:val="none" w:sz="0" w:space="0" w:color="auto"/>
        <w:bottom w:val="none" w:sz="0" w:space="0" w:color="auto"/>
        <w:right w:val="none" w:sz="0" w:space="0" w:color="auto"/>
      </w:divBdr>
    </w:div>
    <w:div w:id="1740054275">
      <w:bodyDiv w:val="1"/>
      <w:marLeft w:val="0"/>
      <w:marRight w:val="0"/>
      <w:marTop w:val="0"/>
      <w:marBottom w:val="0"/>
      <w:divBdr>
        <w:top w:val="none" w:sz="0" w:space="0" w:color="auto"/>
        <w:left w:val="none" w:sz="0" w:space="0" w:color="auto"/>
        <w:bottom w:val="none" w:sz="0" w:space="0" w:color="auto"/>
        <w:right w:val="none" w:sz="0" w:space="0" w:color="auto"/>
      </w:divBdr>
    </w:div>
    <w:div w:id="1740245078">
      <w:bodyDiv w:val="1"/>
      <w:marLeft w:val="0"/>
      <w:marRight w:val="0"/>
      <w:marTop w:val="0"/>
      <w:marBottom w:val="0"/>
      <w:divBdr>
        <w:top w:val="none" w:sz="0" w:space="0" w:color="auto"/>
        <w:left w:val="none" w:sz="0" w:space="0" w:color="auto"/>
        <w:bottom w:val="none" w:sz="0" w:space="0" w:color="auto"/>
        <w:right w:val="none" w:sz="0" w:space="0" w:color="auto"/>
      </w:divBdr>
    </w:div>
    <w:div w:id="1740667951">
      <w:bodyDiv w:val="1"/>
      <w:marLeft w:val="0"/>
      <w:marRight w:val="0"/>
      <w:marTop w:val="0"/>
      <w:marBottom w:val="0"/>
      <w:divBdr>
        <w:top w:val="none" w:sz="0" w:space="0" w:color="auto"/>
        <w:left w:val="none" w:sz="0" w:space="0" w:color="auto"/>
        <w:bottom w:val="none" w:sz="0" w:space="0" w:color="auto"/>
        <w:right w:val="none" w:sz="0" w:space="0" w:color="auto"/>
      </w:divBdr>
    </w:div>
    <w:div w:id="1740713012">
      <w:bodyDiv w:val="1"/>
      <w:marLeft w:val="0"/>
      <w:marRight w:val="0"/>
      <w:marTop w:val="0"/>
      <w:marBottom w:val="0"/>
      <w:divBdr>
        <w:top w:val="none" w:sz="0" w:space="0" w:color="auto"/>
        <w:left w:val="none" w:sz="0" w:space="0" w:color="auto"/>
        <w:bottom w:val="none" w:sz="0" w:space="0" w:color="auto"/>
        <w:right w:val="none" w:sz="0" w:space="0" w:color="auto"/>
      </w:divBdr>
    </w:div>
    <w:div w:id="1740857169">
      <w:bodyDiv w:val="1"/>
      <w:marLeft w:val="0"/>
      <w:marRight w:val="0"/>
      <w:marTop w:val="0"/>
      <w:marBottom w:val="0"/>
      <w:divBdr>
        <w:top w:val="none" w:sz="0" w:space="0" w:color="auto"/>
        <w:left w:val="none" w:sz="0" w:space="0" w:color="auto"/>
        <w:bottom w:val="none" w:sz="0" w:space="0" w:color="auto"/>
        <w:right w:val="none" w:sz="0" w:space="0" w:color="auto"/>
      </w:divBdr>
    </w:div>
    <w:div w:id="1740903416">
      <w:bodyDiv w:val="1"/>
      <w:marLeft w:val="0"/>
      <w:marRight w:val="0"/>
      <w:marTop w:val="0"/>
      <w:marBottom w:val="0"/>
      <w:divBdr>
        <w:top w:val="none" w:sz="0" w:space="0" w:color="auto"/>
        <w:left w:val="none" w:sz="0" w:space="0" w:color="auto"/>
        <w:bottom w:val="none" w:sz="0" w:space="0" w:color="auto"/>
        <w:right w:val="none" w:sz="0" w:space="0" w:color="auto"/>
      </w:divBdr>
    </w:div>
    <w:div w:id="1740977299">
      <w:bodyDiv w:val="1"/>
      <w:marLeft w:val="0"/>
      <w:marRight w:val="0"/>
      <w:marTop w:val="0"/>
      <w:marBottom w:val="0"/>
      <w:divBdr>
        <w:top w:val="none" w:sz="0" w:space="0" w:color="auto"/>
        <w:left w:val="none" w:sz="0" w:space="0" w:color="auto"/>
        <w:bottom w:val="none" w:sz="0" w:space="0" w:color="auto"/>
        <w:right w:val="none" w:sz="0" w:space="0" w:color="auto"/>
      </w:divBdr>
    </w:div>
    <w:div w:id="1741094935">
      <w:bodyDiv w:val="1"/>
      <w:marLeft w:val="0"/>
      <w:marRight w:val="0"/>
      <w:marTop w:val="0"/>
      <w:marBottom w:val="0"/>
      <w:divBdr>
        <w:top w:val="none" w:sz="0" w:space="0" w:color="auto"/>
        <w:left w:val="none" w:sz="0" w:space="0" w:color="auto"/>
        <w:bottom w:val="none" w:sz="0" w:space="0" w:color="auto"/>
        <w:right w:val="none" w:sz="0" w:space="0" w:color="auto"/>
      </w:divBdr>
    </w:div>
    <w:div w:id="1741102350">
      <w:bodyDiv w:val="1"/>
      <w:marLeft w:val="0"/>
      <w:marRight w:val="0"/>
      <w:marTop w:val="0"/>
      <w:marBottom w:val="0"/>
      <w:divBdr>
        <w:top w:val="none" w:sz="0" w:space="0" w:color="auto"/>
        <w:left w:val="none" w:sz="0" w:space="0" w:color="auto"/>
        <w:bottom w:val="none" w:sz="0" w:space="0" w:color="auto"/>
        <w:right w:val="none" w:sz="0" w:space="0" w:color="auto"/>
      </w:divBdr>
    </w:div>
    <w:div w:id="1741173666">
      <w:bodyDiv w:val="1"/>
      <w:marLeft w:val="0"/>
      <w:marRight w:val="0"/>
      <w:marTop w:val="0"/>
      <w:marBottom w:val="0"/>
      <w:divBdr>
        <w:top w:val="none" w:sz="0" w:space="0" w:color="auto"/>
        <w:left w:val="none" w:sz="0" w:space="0" w:color="auto"/>
        <w:bottom w:val="none" w:sz="0" w:space="0" w:color="auto"/>
        <w:right w:val="none" w:sz="0" w:space="0" w:color="auto"/>
      </w:divBdr>
    </w:div>
    <w:div w:id="1741176624">
      <w:bodyDiv w:val="1"/>
      <w:marLeft w:val="0"/>
      <w:marRight w:val="0"/>
      <w:marTop w:val="0"/>
      <w:marBottom w:val="0"/>
      <w:divBdr>
        <w:top w:val="none" w:sz="0" w:space="0" w:color="auto"/>
        <w:left w:val="none" w:sz="0" w:space="0" w:color="auto"/>
        <w:bottom w:val="none" w:sz="0" w:space="0" w:color="auto"/>
        <w:right w:val="none" w:sz="0" w:space="0" w:color="auto"/>
      </w:divBdr>
    </w:div>
    <w:div w:id="1741177655">
      <w:bodyDiv w:val="1"/>
      <w:marLeft w:val="0"/>
      <w:marRight w:val="0"/>
      <w:marTop w:val="0"/>
      <w:marBottom w:val="0"/>
      <w:divBdr>
        <w:top w:val="none" w:sz="0" w:space="0" w:color="auto"/>
        <w:left w:val="none" w:sz="0" w:space="0" w:color="auto"/>
        <w:bottom w:val="none" w:sz="0" w:space="0" w:color="auto"/>
        <w:right w:val="none" w:sz="0" w:space="0" w:color="auto"/>
      </w:divBdr>
    </w:div>
    <w:div w:id="1741245786">
      <w:bodyDiv w:val="1"/>
      <w:marLeft w:val="0"/>
      <w:marRight w:val="0"/>
      <w:marTop w:val="0"/>
      <w:marBottom w:val="0"/>
      <w:divBdr>
        <w:top w:val="none" w:sz="0" w:space="0" w:color="auto"/>
        <w:left w:val="none" w:sz="0" w:space="0" w:color="auto"/>
        <w:bottom w:val="none" w:sz="0" w:space="0" w:color="auto"/>
        <w:right w:val="none" w:sz="0" w:space="0" w:color="auto"/>
      </w:divBdr>
    </w:div>
    <w:div w:id="1741322024">
      <w:bodyDiv w:val="1"/>
      <w:marLeft w:val="0"/>
      <w:marRight w:val="0"/>
      <w:marTop w:val="0"/>
      <w:marBottom w:val="0"/>
      <w:divBdr>
        <w:top w:val="none" w:sz="0" w:space="0" w:color="auto"/>
        <w:left w:val="none" w:sz="0" w:space="0" w:color="auto"/>
        <w:bottom w:val="none" w:sz="0" w:space="0" w:color="auto"/>
        <w:right w:val="none" w:sz="0" w:space="0" w:color="auto"/>
      </w:divBdr>
    </w:div>
    <w:div w:id="1741633872">
      <w:bodyDiv w:val="1"/>
      <w:marLeft w:val="0"/>
      <w:marRight w:val="0"/>
      <w:marTop w:val="0"/>
      <w:marBottom w:val="0"/>
      <w:divBdr>
        <w:top w:val="none" w:sz="0" w:space="0" w:color="auto"/>
        <w:left w:val="none" w:sz="0" w:space="0" w:color="auto"/>
        <w:bottom w:val="none" w:sz="0" w:space="0" w:color="auto"/>
        <w:right w:val="none" w:sz="0" w:space="0" w:color="auto"/>
      </w:divBdr>
    </w:div>
    <w:div w:id="1741708807">
      <w:bodyDiv w:val="1"/>
      <w:marLeft w:val="0"/>
      <w:marRight w:val="0"/>
      <w:marTop w:val="0"/>
      <w:marBottom w:val="0"/>
      <w:divBdr>
        <w:top w:val="none" w:sz="0" w:space="0" w:color="auto"/>
        <w:left w:val="none" w:sz="0" w:space="0" w:color="auto"/>
        <w:bottom w:val="none" w:sz="0" w:space="0" w:color="auto"/>
        <w:right w:val="none" w:sz="0" w:space="0" w:color="auto"/>
      </w:divBdr>
    </w:div>
    <w:div w:id="1741783021">
      <w:bodyDiv w:val="1"/>
      <w:marLeft w:val="0"/>
      <w:marRight w:val="0"/>
      <w:marTop w:val="0"/>
      <w:marBottom w:val="0"/>
      <w:divBdr>
        <w:top w:val="none" w:sz="0" w:space="0" w:color="auto"/>
        <w:left w:val="none" w:sz="0" w:space="0" w:color="auto"/>
        <w:bottom w:val="none" w:sz="0" w:space="0" w:color="auto"/>
        <w:right w:val="none" w:sz="0" w:space="0" w:color="auto"/>
      </w:divBdr>
    </w:div>
    <w:div w:id="1741899259">
      <w:bodyDiv w:val="1"/>
      <w:marLeft w:val="0"/>
      <w:marRight w:val="0"/>
      <w:marTop w:val="0"/>
      <w:marBottom w:val="0"/>
      <w:divBdr>
        <w:top w:val="none" w:sz="0" w:space="0" w:color="auto"/>
        <w:left w:val="none" w:sz="0" w:space="0" w:color="auto"/>
        <w:bottom w:val="none" w:sz="0" w:space="0" w:color="auto"/>
        <w:right w:val="none" w:sz="0" w:space="0" w:color="auto"/>
      </w:divBdr>
    </w:div>
    <w:div w:id="1741978556">
      <w:bodyDiv w:val="1"/>
      <w:marLeft w:val="0"/>
      <w:marRight w:val="0"/>
      <w:marTop w:val="0"/>
      <w:marBottom w:val="0"/>
      <w:divBdr>
        <w:top w:val="none" w:sz="0" w:space="0" w:color="auto"/>
        <w:left w:val="none" w:sz="0" w:space="0" w:color="auto"/>
        <w:bottom w:val="none" w:sz="0" w:space="0" w:color="auto"/>
        <w:right w:val="none" w:sz="0" w:space="0" w:color="auto"/>
      </w:divBdr>
    </w:div>
    <w:div w:id="1742213116">
      <w:bodyDiv w:val="1"/>
      <w:marLeft w:val="0"/>
      <w:marRight w:val="0"/>
      <w:marTop w:val="0"/>
      <w:marBottom w:val="0"/>
      <w:divBdr>
        <w:top w:val="none" w:sz="0" w:space="0" w:color="auto"/>
        <w:left w:val="none" w:sz="0" w:space="0" w:color="auto"/>
        <w:bottom w:val="none" w:sz="0" w:space="0" w:color="auto"/>
        <w:right w:val="none" w:sz="0" w:space="0" w:color="auto"/>
      </w:divBdr>
    </w:div>
    <w:div w:id="1742216962">
      <w:bodyDiv w:val="1"/>
      <w:marLeft w:val="0"/>
      <w:marRight w:val="0"/>
      <w:marTop w:val="0"/>
      <w:marBottom w:val="0"/>
      <w:divBdr>
        <w:top w:val="none" w:sz="0" w:space="0" w:color="auto"/>
        <w:left w:val="none" w:sz="0" w:space="0" w:color="auto"/>
        <w:bottom w:val="none" w:sz="0" w:space="0" w:color="auto"/>
        <w:right w:val="none" w:sz="0" w:space="0" w:color="auto"/>
      </w:divBdr>
    </w:div>
    <w:div w:id="1742365593">
      <w:bodyDiv w:val="1"/>
      <w:marLeft w:val="0"/>
      <w:marRight w:val="0"/>
      <w:marTop w:val="0"/>
      <w:marBottom w:val="0"/>
      <w:divBdr>
        <w:top w:val="none" w:sz="0" w:space="0" w:color="auto"/>
        <w:left w:val="none" w:sz="0" w:space="0" w:color="auto"/>
        <w:bottom w:val="none" w:sz="0" w:space="0" w:color="auto"/>
        <w:right w:val="none" w:sz="0" w:space="0" w:color="auto"/>
      </w:divBdr>
    </w:div>
    <w:div w:id="1742480834">
      <w:bodyDiv w:val="1"/>
      <w:marLeft w:val="0"/>
      <w:marRight w:val="0"/>
      <w:marTop w:val="0"/>
      <w:marBottom w:val="0"/>
      <w:divBdr>
        <w:top w:val="none" w:sz="0" w:space="0" w:color="auto"/>
        <w:left w:val="none" w:sz="0" w:space="0" w:color="auto"/>
        <w:bottom w:val="none" w:sz="0" w:space="0" w:color="auto"/>
        <w:right w:val="none" w:sz="0" w:space="0" w:color="auto"/>
      </w:divBdr>
    </w:div>
    <w:div w:id="1742562526">
      <w:bodyDiv w:val="1"/>
      <w:marLeft w:val="0"/>
      <w:marRight w:val="0"/>
      <w:marTop w:val="0"/>
      <w:marBottom w:val="0"/>
      <w:divBdr>
        <w:top w:val="none" w:sz="0" w:space="0" w:color="auto"/>
        <w:left w:val="none" w:sz="0" w:space="0" w:color="auto"/>
        <w:bottom w:val="none" w:sz="0" w:space="0" w:color="auto"/>
        <w:right w:val="none" w:sz="0" w:space="0" w:color="auto"/>
      </w:divBdr>
    </w:div>
    <w:div w:id="1742606049">
      <w:bodyDiv w:val="1"/>
      <w:marLeft w:val="0"/>
      <w:marRight w:val="0"/>
      <w:marTop w:val="0"/>
      <w:marBottom w:val="0"/>
      <w:divBdr>
        <w:top w:val="none" w:sz="0" w:space="0" w:color="auto"/>
        <w:left w:val="none" w:sz="0" w:space="0" w:color="auto"/>
        <w:bottom w:val="none" w:sz="0" w:space="0" w:color="auto"/>
        <w:right w:val="none" w:sz="0" w:space="0" w:color="auto"/>
      </w:divBdr>
    </w:div>
    <w:div w:id="1742677603">
      <w:bodyDiv w:val="1"/>
      <w:marLeft w:val="0"/>
      <w:marRight w:val="0"/>
      <w:marTop w:val="0"/>
      <w:marBottom w:val="0"/>
      <w:divBdr>
        <w:top w:val="none" w:sz="0" w:space="0" w:color="auto"/>
        <w:left w:val="none" w:sz="0" w:space="0" w:color="auto"/>
        <w:bottom w:val="none" w:sz="0" w:space="0" w:color="auto"/>
        <w:right w:val="none" w:sz="0" w:space="0" w:color="auto"/>
      </w:divBdr>
    </w:div>
    <w:div w:id="1742941615">
      <w:bodyDiv w:val="1"/>
      <w:marLeft w:val="0"/>
      <w:marRight w:val="0"/>
      <w:marTop w:val="0"/>
      <w:marBottom w:val="0"/>
      <w:divBdr>
        <w:top w:val="none" w:sz="0" w:space="0" w:color="auto"/>
        <w:left w:val="none" w:sz="0" w:space="0" w:color="auto"/>
        <w:bottom w:val="none" w:sz="0" w:space="0" w:color="auto"/>
        <w:right w:val="none" w:sz="0" w:space="0" w:color="auto"/>
      </w:divBdr>
    </w:div>
    <w:div w:id="1743327422">
      <w:bodyDiv w:val="1"/>
      <w:marLeft w:val="0"/>
      <w:marRight w:val="0"/>
      <w:marTop w:val="0"/>
      <w:marBottom w:val="0"/>
      <w:divBdr>
        <w:top w:val="none" w:sz="0" w:space="0" w:color="auto"/>
        <w:left w:val="none" w:sz="0" w:space="0" w:color="auto"/>
        <w:bottom w:val="none" w:sz="0" w:space="0" w:color="auto"/>
        <w:right w:val="none" w:sz="0" w:space="0" w:color="auto"/>
      </w:divBdr>
    </w:div>
    <w:div w:id="1743405182">
      <w:bodyDiv w:val="1"/>
      <w:marLeft w:val="0"/>
      <w:marRight w:val="0"/>
      <w:marTop w:val="0"/>
      <w:marBottom w:val="0"/>
      <w:divBdr>
        <w:top w:val="none" w:sz="0" w:space="0" w:color="auto"/>
        <w:left w:val="none" w:sz="0" w:space="0" w:color="auto"/>
        <w:bottom w:val="none" w:sz="0" w:space="0" w:color="auto"/>
        <w:right w:val="none" w:sz="0" w:space="0" w:color="auto"/>
      </w:divBdr>
    </w:div>
    <w:div w:id="1743597509">
      <w:bodyDiv w:val="1"/>
      <w:marLeft w:val="0"/>
      <w:marRight w:val="0"/>
      <w:marTop w:val="0"/>
      <w:marBottom w:val="0"/>
      <w:divBdr>
        <w:top w:val="none" w:sz="0" w:space="0" w:color="auto"/>
        <w:left w:val="none" w:sz="0" w:space="0" w:color="auto"/>
        <w:bottom w:val="none" w:sz="0" w:space="0" w:color="auto"/>
        <w:right w:val="none" w:sz="0" w:space="0" w:color="auto"/>
      </w:divBdr>
    </w:div>
    <w:div w:id="1743598573">
      <w:bodyDiv w:val="1"/>
      <w:marLeft w:val="0"/>
      <w:marRight w:val="0"/>
      <w:marTop w:val="0"/>
      <w:marBottom w:val="0"/>
      <w:divBdr>
        <w:top w:val="none" w:sz="0" w:space="0" w:color="auto"/>
        <w:left w:val="none" w:sz="0" w:space="0" w:color="auto"/>
        <w:bottom w:val="none" w:sz="0" w:space="0" w:color="auto"/>
        <w:right w:val="none" w:sz="0" w:space="0" w:color="auto"/>
      </w:divBdr>
    </w:div>
    <w:div w:id="1743604653">
      <w:bodyDiv w:val="1"/>
      <w:marLeft w:val="0"/>
      <w:marRight w:val="0"/>
      <w:marTop w:val="0"/>
      <w:marBottom w:val="0"/>
      <w:divBdr>
        <w:top w:val="none" w:sz="0" w:space="0" w:color="auto"/>
        <w:left w:val="none" w:sz="0" w:space="0" w:color="auto"/>
        <w:bottom w:val="none" w:sz="0" w:space="0" w:color="auto"/>
        <w:right w:val="none" w:sz="0" w:space="0" w:color="auto"/>
      </w:divBdr>
    </w:div>
    <w:div w:id="1743747986">
      <w:bodyDiv w:val="1"/>
      <w:marLeft w:val="0"/>
      <w:marRight w:val="0"/>
      <w:marTop w:val="0"/>
      <w:marBottom w:val="0"/>
      <w:divBdr>
        <w:top w:val="none" w:sz="0" w:space="0" w:color="auto"/>
        <w:left w:val="none" w:sz="0" w:space="0" w:color="auto"/>
        <w:bottom w:val="none" w:sz="0" w:space="0" w:color="auto"/>
        <w:right w:val="none" w:sz="0" w:space="0" w:color="auto"/>
      </w:divBdr>
    </w:div>
    <w:div w:id="1744063787">
      <w:bodyDiv w:val="1"/>
      <w:marLeft w:val="0"/>
      <w:marRight w:val="0"/>
      <w:marTop w:val="0"/>
      <w:marBottom w:val="0"/>
      <w:divBdr>
        <w:top w:val="none" w:sz="0" w:space="0" w:color="auto"/>
        <w:left w:val="none" w:sz="0" w:space="0" w:color="auto"/>
        <w:bottom w:val="none" w:sz="0" w:space="0" w:color="auto"/>
        <w:right w:val="none" w:sz="0" w:space="0" w:color="auto"/>
      </w:divBdr>
    </w:div>
    <w:div w:id="1744066338">
      <w:bodyDiv w:val="1"/>
      <w:marLeft w:val="0"/>
      <w:marRight w:val="0"/>
      <w:marTop w:val="0"/>
      <w:marBottom w:val="0"/>
      <w:divBdr>
        <w:top w:val="none" w:sz="0" w:space="0" w:color="auto"/>
        <w:left w:val="none" w:sz="0" w:space="0" w:color="auto"/>
        <w:bottom w:val="none" w:sz="0" w:space="0" w:color="auto"/>
        <w:right w:val="none" w:sz="0" w:space="0" w:color="auto"/>
      </w:divBdr>
    </w:div>
    <w:div w:id="1744180287">
      <w:bodyDiv w:val="1"/>
      <w:marLeft w:val="0"/>
      <w:marRight w:val="0"/>
      <w:marTop w:val="0"/>
      <w:marBottom w:val="0"/>
      <w:divBdr>
        <w:top w:val="none" w:sz="0" w:space="0" w:color="auto"/>
        <w:left w:val="none" w:sz="0" w:space="0" w:color="auto"/>
        <w:bottom w:val="none" w:sz="0" w:space="0" w:color="auto"/>
        <w:right w:val="none" w:sz="0" w:space="0" w:color="auto"/>
      </w:divBdr>
    </w:div>
    <w:div w:id="1744375186">
      <w:bodyDiv w:val="1"/>
      <w:marLeft w:val="0"/>
      <w:marRight w:val="0"/>
      <w:marTop w:val="0"/>
      <w:marBottom w:val="0"/>
      <w:divBdr>
        <w:top w:val="none" w:sz="0" w:space="0" w:color="auto"/>
        <w:left w:val="none" w:sz="0" w:space="0" w:color="auto"/>
        <w:bottom w:val="none" w:sz="0" w:space="0" w:color="auto"/>
        <w:right w:val="none" w:sz="0" w:space="0" w:color="auto"/>
      </w:divBdr>
    </w:div>
    <w:div w:id="1744644568">
      <w:bodyDiv w:val="1"/>
      <w:marLeft w:val="0"/>
      <w:marRight w:val="0"/>
      <w:marTop w:val="0"/>
      <w:marBottom w:val="0"/>
      <w:divBdr>
        <w:top w:val="none" w:sz="0" w:space="0" w:color="auto"/>
        <w:left w:val="none" w:sz="0" w:space="0" w:color="auto"/>
        <w:bottom w:val="none" w:sz="0" w:space="0" w:color="auto"/>
        <w:right w:val="none" w:sz="0" w:space="0" w:color="auto"/>
      </w:divBdr>
    </w:div>
    <w:div w:id="1744793484">
      <w:bodyDiv w:val="1"/>
      <w:marLeft w:val="0"/>
      <w:marRight w:val="0"/>
      <w:marTop w:val="0"/>
      <w:marBottom w:val="0"/>
      <w:divBdr>
        <w:top w:val="none" w:sz="0" w:space="0" w:color="auto"/>
        <w:left w:val="none" w:sz="0" w:space="0" w:color="auto"/>
        <w:bottom w:val="none" w:sz="0" w:space="0" w:color="auto"/>
        <w:right w:val="none" w:sz="0" w:space="0" w:color="auto"/>
      </w:divBdr>
    </w:div>
    <w:div w:id="1744839235">
      <w:bodyDiv w:val="1"/>
      <w:marLeft w:val="0"/>
      <w:marRight w:val="0"/>
      <w:marTop w:val="0"/>
      <w:marBottom w:val="0"/>
      <w:divBdr>
        <w:top w:val="none" w:sz="0" w:space="0" w:color="auto"/>
        <w:left w:val="none" w:sz="0" w:space="0" w:color="auto"/>
        <w:bottom w:val="none" w:sz="0" w:space="0" w:color="auto"/>
        <w:right w:val="none" w:sz="0" w:space="0" w:color="auto"/>
      </w:divBdr>
    </w:div>
    <w:div w:id="1744915348">
      <w:bodyDiv w:val="1"/>
      <w:marLeft w:val="0"/>
      <w:marRight w:val="0"/>
      <w:marTop w:val="0"/>
      <w:marBottom w:val="0"/>
      <w:divBdr>
        <w:top w:val="none" w:sz="0" w:space="0" w:color="auto"/>
        <w:left w:val="none" w:sz="0" w:space="0" w:color="auto"/>
        <w:bottom w:val="none" w:sz="0" w:space="0" w:color="auto"/>
        <w:right w:val="none" w:sz="0" w:space="0" w:color="auto"/>
      </w:divBdr>
    </w:div>
    <w:div w:id="1744983860">
      <w:bodyDiv w:val="1"/>
      <w:marLeft w:val="0"/>
      <w:marRight w:val="0"/>
      <w:marTop w:val="0"/>
      <w:marBottom w:val="0"/>
      <w:divBdr>
        <w:top w:val="none" w:sz="0" w:space="0" w:color="auto"/>
        <w:left w:val="none" w:sz="0" w:space="0" w:color="auto"/>
        <w:bottom w:val="none" w:sz="0" w:space="0" w:color="auto"/>
        <w:right w:val="none" w:sz="0" w:space="0" w:color="auto"/>
      </w:divBdr>
    </w:div>
    <w:div w:id="1745293998">
      <w:bodyDiv w:val="1"/>
      <w:marLeft w:val="0"/>
      <w:marRight w:val="0"/>
      <w:marTop w:val="0"/>
      <w:marBottom w:val="0"/>
      <w:divBdr>
        <w:top w:val="none" w:sz="0" w:space="0" w:color="auto"/>
        <w:left w:val="none" w:sz="0" w:space="0" w:color="auto"/>
        <w:bottom w:val="none" w:sz="0" w:space="0" w:color="auto"/>
        <w:right w:val="none" w:sz="0" w:space="0" w:color="auto"/>
      </w:divBdr>
    </w:div>
    <w:div w:id="1745449403">
      <w:bodyDiv w:val="1"/>
      <w:marLeft w:val="0"/>
      <w:marRight w:val="0"/>
      <w:marTop w:val="0"/>
      <w:marBottom w:val="0"/>
      <w:divBdr>
        <w:top w:val="none" w:sz="0" w:space="0" w:color="auto"/>
        <w:left w:val="none" w:sz="0" w:space="0" w:color="auto"/>
        <w:bottom w:val="none" w:sz="0" w:space="0" w:color="auto"/>
        <w:right w:val="none" w:sz="0" w:space="0" w:color="auto"/>
      </w:divBdr>
    </w:div>
    <w:div w:id="1745641819">
      <w:bodyDiv w:val="1"/>
      <w:marLeft w:val="0"/>
      <w:marRight w:val="0"/>
      <w:marTop w:val="0"/>
      <w:marBottom w:val="0"/>
      <w:divBdr>
        <w:top w:val="none" w:sz="0" w:space="0" w:color="auto"/>
        <w:left w:val="none" w:sz="0" w:space="0" w:color="auto"/>
        <w:bottom w:val="none" w:sz="0" w:space="0" w:color="auto"/>
        <w:right w:val="none" w:sz="0" w:space="0" w:color="auto"/>
      </w:divBdr>
    </w:div>
    <w:div w:id="1745715069">
      <w:bodyDiv w:val="1"/>
      <w:marLeft w:val="0"/>
      <w:marRight w:val="0"/>
      <w:marTop w:val="0"/>
      <w:marBottom w:val="0"/>
      <w:divBdr>
        <w:top w:val="none" w:sz="0" w:space="0" w:color="auto"/>
        <w:left w:val="none" w:sz="0" w:space="0" w:color="auto"/>
        <w:bottom w:val="none" w:sz="0" w:space="0" w:color="auto"/>
        <w:right w:val="none" w:sz="0" w:space="0" w:color="auto"/>
      </w:divBdr>
    </w:div>
    <w:div w:id="1745834259">
      <w:bodyDiv w:val="1"/>
      <w:marLeft w:val="0"/>
      <w:marRight w:val="0"/>
      <w:marTop w:val="0"/>
      <w:marBottom w:val="0"/>
      <w:divBdr>
        <w:top w:val="none" w:sz="0" w:space="0" w:color="auto"/>
        <w:left w:val="none" w:sz="0" w:space="0" w:color="auto"/>
        <w:bottom w:val="none" w:sz="0" w:space="0" w:color="auto"/>
        <w:right w:val="none" w:sz="0" w:space="0" w:color="auto"/>
      </w:divBdr>
    </w:div>
    <w:div w:id="1745837315">
      <w:bodyDiv w:val="1"/>
      <w:marLeft w:val="0"/>
      <w:marRight w:val="0"/>
      <w:marTop w:val="0"/>
      <w:marBottom w:val="0"/>
      <w:divBdr>
        <w:top w:val="none" w:sz="0" w:space="0" w:color="auto"/>
        <w:left w:val="none" w:sz="0" w:space="0" w:color="auto"/>
        <w:bottom w:val="none" w:sz="0" w:space="0" w:color="auto"/>
        <w:right w:val="none" w:sz="0" w:space="0" w:color="auto"/>
      </w:divBdr>
    </w:div>
    <w:div w:id="1745950276">
      <w:bodyDiv w:val="1"/>
      <w:marLeft w:val="0"/>
      <w:marRight w:val="0"/>
      <w:marTop w:val="0"/>
      <w:marBottom w:val="0"/>
      <w:divBdr>
        <w:top w:val="none" w:sz="0" w:space="0" w:color="auto"/>
        <w:left w:val="none" w:sz="0" w:space="0" w:color="auto"/>
        <w:bottom w:val="none" w:sz="0" w:space="0" w:color="auto"/>
        <w:right w:val="none" w:sz="0" w:space="0" w:color="auto"/>
      </w:divBdr>
    </w:div>
    <w:div w:id="1746416327">
      <w:bodyDiv w:val="1"/>
      <w:marLeft w:val="0"/>
      <w:marRight w:val="0"/>
      <w:marTop w:val="0"/>
      <w:marBottom w:val="0"/>
      <w:divBdr>
        <w:top w:val="none" w:sz="0" w:space="0" w:color="auto"/>
        <w:left w:val="none" w:sz="0" w:space="0" w:color="auto"/>
        <w:bottom w:val="none" w:sz="0" w:space="0" w:color="auto"/>
        <w:right w:val="none" w:sz="0" w:space="0" w:color="auto"/>
      </w:divBdr>
    </w:div>
    <w:div w:id="1746758506">
      <w:bodyDiv w:val="1"/>
      <w:marLeft w:val="0"/>
      <w:marRight w:val="0"/>
      <w:marTop w:val="0"/>
      <w:marBottom w:val="0"/>
      <w:divBdr>
        <w:top w:val="none" w:sz="0" w:space="0" w:color="auto"/>
        <w:left w:val="none" w:sz="0" w:space="0" w:color="auto"/>
        <w:bottom w:val="none" w:sz="0" w:space="0" w:color="auto"/>
        <w:right w:val="none" w:sz="0" w:space="0" w:color="auto"/>
      </w:divBdr>
    </w:div>
    <w:div w:id="1746999033">
      <w:bodyDiv w:val="1"/>
      <w:marLeft w:val="0"/>
      <w:marRight w:val="0"/>
      <w:marTop w:val="0"/>
      <w:marBottom w:val="0"/>
      <w:divBdr>
        <w:top w:val="none" w:sz="0" w:space="0" w:color="auto"/>
        <w:left w:val="none" w:sz="0" w:space="0" w:color="auto"/>
        <w:bottom w:val="none" w:sz="0" w:space="0" w:color="auto"/>
        <w:right w:val="none" w:sz="0" w:space="0" w:color="auto"/>
      </w:divBdr>
    </w:div>
    <w:div w:id="1747146821">
      <w:bodyDiv w:val="1"/>
      <w:marLeft w:val="0"/>
      <w:marRight w:val="0"/>
      <w:marTop w:val="0"/>
      <w:marBottom w:val="0"/>
      <w:divBdr>
        <w:top w:val="none" w:sz="0" w:space="0" w:color="auto"/>
        <w:left w:val="none" w:sz="0" w:space="0" w:color="auto"/>
        <w:bottom w:val="none" w:sz="0" w:space="0" w:color="auto"/>
        <w:right w:val="none" w:sz="0" w:space="0" w:color="auto"/>
      </w:divBdr>
    </w:div>
    <w:div w:id="1747457474">
      <w:bodyDiv w:val="1"/>
      <w:marLeft w:val="0"/>
      <w:marRight w:val="0"/>
      <w:marTop w:val="0"/>
      <w:marBottom w:val="0"/>
      <w:divBdr>
        <w:top w:val="none" w:sz="0" w:space="0" w:color="auto"/>
        <w:left w:val="none" w:sz="0" w:space="0" w:color="auto"/>
        <w:bottom w:val="none" w:sz="0" w:space="0" w:color="auto"/>
        <w:right w:val="none" w:sz="0" w:space="0" w:color="auto"/>
      </w:divBdr>
    </w:div>
    <w:div w:id="1747611185">
      <w:bodyDiv w:val="1"/>
      <w:marLeft w:val="0"/>
      <w:marRight w:val="0"/>
      <w:marTop w:val="0"/>
      <w:marBottom w:val="0"/>
      <w:divBdr>
        <w:top w:val="none" w:sz="0" w:space="0" w:color="auto"/>
        <w:left w:val="none" w:sz="0" w:space="0" w:color="auto"/>
        <w:bottom w:val="none" w:sz="0" w:space="0" w:color="auto"/>
        <w:right w:val="none" w:sz="0" w:space="0" w:color="auto"/>
      </w:divBdr>
    </w:div>
    <w:div w:id="1747726142">
      <w:bodyDiv w:val="1"/>
      <w:marLeft w:val="0"/>
      <w:marRight w:val="0"/>
      <w:marTop w:val="0"/>
      <w:marBottom w:val="0"/>
      <w:divBdr>
        <w:top w:val="none" w:sz="0" w:space="0" w:color="auto"/>
        <w:left w:val="none" w:sz="0" w:space="0" w:color="auto"/>
        <w:bottom w:val="none" w:sz="0" w:space="0" w:color="auto"/>
        <w:right w:val="none" w:sz="0" w:space="0" w:color="auto"/>
      </w:divBdr>
    </w:div>
    <w:div w:id="1747798591">
      <w:bodyDiv w:val="1"/>
      <w:marLeft w:val="0"/>
      <w:marRight w:val="0"/>
      <w:marTop w:val="0"/>
      <w:marBottom w:val="0"/>
      <w:divBdr>
        <w:top w:val="none" w:sz="0" w:space="0" w:color="auto"/>
        <w:left w:val="none" w:sz="0" w:space="0" w:color="auto"/>
        <w:bottom w:val="none" w:sz="0" w:space="0" w:color="auto"/>
        <w:right w:val="none" w:sz="0" w:space="0" w:color="auto"/>
      </w:divBdr>
    </w:div>
    <w:div w:id="1747848482">
      <w:bodyDiv w:val="1"/>
      <w:marLeft w:val="0"/>
      <w:marRight w:val="0"/>
      <w:marTop w:val="0"/>
      <w:marBottom w:val="0"/>
      <w:divBdr>
        <w:top w:val="none" w:sz="0" w:space="0" w:color="auto"/>
        <w:left w:val="none" w:sz="0" w:space="0" w:color="auto"/>
        <w:bottom w:val="none" w:sz="0" w:space="0" w:color="auto"/>
        <w:right w:val="none" w:sz="0" w:space="0" w:color="auto"/>
      </w:divBdr>
    </w:div>
    <w:div w:id="1747990574">
      <w:bodyDiv w:val="1"/>
      <w:marLeft w:val="0"/>
      <w:marRight w:val="0"/>
      <w:marTop w:val="0"/>
      <w:marBottom w:val="0"/>
      <w:divBdr>
        <w:top w:val="none" w:sz="0" w:space="0" w:color="auto"/>
        <w:left w:val="none" w:sz="0" w:space="0" w:color="auto"/>
        <w:bottom w:val="none" w:sz="0" w:space="0" w:color="auto"/>
        <w:right w:val="none" w:sz="0" w:space="0" w:color="auto"/>
      </w:divBdr>
    </w:div>
    <w:div w:id="1747995356">
      <w:bodyDiv w:val="1"/>
      <w:marLeft w:val="0"/>
      <w:marRight w:val="0"/>
      <w:marTop w:val="0"/>
      <w:marBottom w:val="0"/>
      <w:divBdr>
        <w:top w:val="none" w:sz="0" w:space="0" w:color="auto"/>
        <w:left w:val="none" w:sz="0" w:space="0" w:color="auto"/>
        <w:bottom w:val="none" w:sz="0" w:space="0" w:color="auto"/>
        <w:right w:val="none" w:sz="0" w:space="0" w:color="auto"/>
      </w:divBdr>
    </w:div>
    <w:div w:id="1748266834">
      <w:bodyDiv w:val="1"/>
      <w:marLeft w:val="0"/>
      <w:marRight w:val="0"/>
      <w:marTop w:val="0"/>
      <w:marBottom w:val="0"/>
      <w:divBdr>
        <w:top w:val="none" w:sz="0" w:space="0" w:color="auto"/>
        <w:left w:val="none" w:sz="0" w:space="0" w:color="auto"/>
        <w:bottom w:val="none" w:sz="0" w:space="0" w:color="auto"/>
        <w:right w:val="none" w:sz="0" w:space="0" w:color="auto"/>
      </w:divBdr>
    </w:div>
    <w:div w:id="1748308589">
      <w:bodyDiv w:val="1"/>
      <w:marLeft w:val="0"/>
      <w:marRight w:val="0"/>
      <w:marTop w:val="0"/>
      <w:marBottom w:val="0"/>
      <w:divBdr>
        <w:top w:val="none" w:sz="0" w:space="0" w:color="auto"/>
        <w:left w:val="none" w:sz="0" w:space="0" w:color="auto"/>
        <w:bottom w:val="none" w:sz="0" w:space="0" w:color="auto"/>
        <w:right w:val="none" w:sz="0" w:space="0" w:color="auto"/>
      </w:divBdr>
    </w:div>
    <w:div w:id="1748336179">
      <w:bodyDiv w:val="1"/>
      <w:marLeft w:val="0"/>
      <w:marRight w:val="0"/>
      <w:marTop w:val="0"/>
      <w:marBottom w:val="0"/>
      <w:divBdr>
        <w:top w:val="none" w:sz="0" w:space="0" w:color="auto"/>
        <w:left w:val="none" w:sz="0" w:space="0" w:color="auto"/>
        <w:bottom w:val="none" w:sz="0" w:space="0" w:color="auto"/>
        <w:right w:val="none" w:sz="0" w:space="0" w:color="auto"/>
      </w:divBdr>
    </w:div>
    <w:div w:id="1748648621">
      <w:bodyDiv w:val="1"/>
      <w:marLeft w:val="0"/>
      <w:marRight w:val="0"/>
      <w:marTop w:val="0"/>
      <w:marBottom w:val="0"/>
      <w:divBdr>
        <w:top w:val="none" w:sz="0" w:space="0" w:color="auto"/>
        <w:left w:val="none" w:sz="0" w:space="0" w:color="auto"/>
        <w:bottom w:val="none" w:sz="0" w:space="0" w:color="auto"/>
        <w:right w:val="none" w:sz="0" w:space="0" w:color="auto"/>
      </w:divBdr>
    </w:div>
    <w:div w:id="1748722584">
      <w:bodyDiv w:val="1"/>
      <w:marLeft w:val="0"/>
      <w:marRight w:val="0"/>
      <w:marTop w:val="0"/>
      <w:marBottom w:val="0"/>
      <w:divBdr>
        <w:top w:val="none" w:sz="0" w:space="0" w:color="auto"/>
        <w:left w:val="none" w:sz="0" w:space="0" w:color="auto"/>
        <w:bottom w:val="none" w:sz="0" w:space="0" w:color="auto"/>
        <w:right w:val="none" w:sz="0" w:space="0" w:color="auto"/>
      </w:divBdr>
    </w:div>
    <w:div w:id="1748724686">
      <w:bodyDiv w:val="1"/>
      <w:marLeft w:val="0"/>
      <w:marRight w:val="0"/>
      <w:marTop w:val="0"/>
      <w:marBottom w:val="0"/>
      <w:divBdr>
        <w:top w:val="none" w:sz="0" w:space="0" w:color="auto"/>
        <w:left w:val="none" w:sz="0" w:space="0" w:color="auto"/>
        <w:bottom w:val="none" w:sz="0" w:space="0" w:color="auto"/>
        <w:right w:val="none" w:sz="0" w:space="0" w:color="auto"/>
      </w:divBdr>
    </w:div>
    <w:div w:id="1748768479">
      <w:bodyDiv w:val="1"/>
      <w:marLeft w:val="0"/>
      <w:marRight w:val="0"/>
      <w:marTop w:val="0"/>
      <w:marBottom w:val="0"/>
      <w:divBdr>
        <w:top w:val="none" w:sz="0" w:space="0" w:color="auto"/>
        <w:left w:val="none" w:sz="0" w:space="0" w:color="auto"/>
        <w:bottom w:val="none" w:sz="0" w:space="0" w:color="auto"/>
        <w:right w:val="none" w:sz="0" w:space="0" w:color="auto"/>
      </w:divBdr>
    </w:div>
    <w:div w:id="1748991733">
      <w:bodyDiv w:val="1"/>
      <w:marLeft w:val="0"/>
      <w:marRight w:val="0"/>
      <w:marTop w:val="0"/>
      <w:marBottom w:val="0"/>
      <w:divBdr>
        <w:top w:val="none" w:sz="0" w:space="0" w:color="auto"/>
        <w:left w:val="none" w:sz="0" w:space="0" w:color="auto"/>
        <w:bottom w:val="none" w:sz="0" w:space="0" w:color="auto"/>
        <w:right w:val="none" w:sz="0" w:space="0" w:color="auto"/>
      </w:divBdr>
    </w:div>
    <w:div w:id="1749037480">
      <w:bodyDiv w:val="1"/>
      <w:marLeft w:val="0"/>
      <w:marRight w:val="0"/>
      <w:marTop w:val="0"/>
      <w:marBottom w:val="0"/>
      <w:divBdr>
        <w:top w:val="none" w:sz="0" w:space="0" w:color="auto"/>
        <w:left w:val="none" w:sz="0" w:space="0" w:color="auto"/>
        <w:bottom w:val="none" w:sz="0" w:space="0" w:color="auto"/>
        <w:right w:val="none" w:sz="0" w:space="0" w:color="auto"/>
      </w:divBdr>
    </w:div>
    <w:div w:id="1749694850">
      <w:bodyDiv w:val="1"/>
      <w:marLeft w:val="0"/>
      <w:marRight w:val="0"/>
      <w:marTop w:val="0"/>
      <w:marBottom w:val="0"/>
      <w:divBdr>
        <w:top w:val="none" w:sz="0" w:space="0" w:color="auto"/>
        <w:left w:val="none" w:sz="0" w:space="0" w:color="auto"/>
        <w:bottom w:val="none" w:sz="0" w:space="0" w:color="auto"/>
        <w:right w:val="none" w:sz="0" w:space="0" w:color="auto"/>
      </w:divBdr>
    </w:div>
    <w:div w:id="1749838404">
      <w:bodyDiv w:val="1"/>
      <w:marLeft w:val="0"/>
      <w:marRight w:val="0"/>
      <w:marTop w:val="0"/>
      <w:marBottom w:val="0"/>
      <w:divBdr>
        <w:top w:val="none" w:sz="0" w:space="0" w:color="auto"/>
        <w:left w:val="none" w:sz="0" w:space="0" w:color="auto"/>
        <w:bottom w:val="none" w:sz="0" w:space="0" w:color="auto"/>
        <w:right w:val="none" w:sz="0" w:space="0" w:color="auto"/>
      </w:divBdr>
    </w:div>
    <w:div w:id="1749962705">
      <w:bodyDiv w:val="1"/>
      <w:marLeft w:val="0"/>
      <w:marRight w:val="0"/>
      <w:marTop w:val="0"/>
      <w:marBottom w:val="0"/>
      <w:divBdr>
        <w:top w:val="none" w:sz="0" w:space="0" w:color="auto"/>
        <w:left w:val="none" w:sz="0" w:space="0" w:color="auto"/>
        <w:bottom w:val="none" w:sz="0" w:space="0" w:color="auto"/>
        <w:right w:val="none" w:sz="0" w:space="0" w:color="auto"/>
      </w:divBdr>
    </w:div>
    <w:div w:id="1750037899">
      <w:bodyDiv w:val="1"/>
      <w:marLeft w:val="0"/>
      <w:marRight w:val="0"/>
      <w:marTop w:val="0"/>
      <w:marBottom w:val="0"/>
      <w:divBdr>
        <w:top w:val="none" w:sz="0" w:space="0" w:color="auto"/>
        <w:left w:val="none" w:sz="0" w:space="0" w:color="auto"/>
        <w:bottom w:val="none" w:sz="0" w:space="0" w:color="auto"/>
        <w:right w:val="none" w:sz="0" w:space="0" w:color="auto"/>
      </w:divBdr>
    </w:div>
    <w:div w:id="1750154509">
      <w:bodyDiv w:val="1"/>
      <w:marLeft w:val="0"/>
      <w:marRight w:val="0"/>
      <w:marTop w:val="0"/>
      <w:marBottom w:val="0"/>
      <w:divBdr>
        <w:top w:val="none" w:sz="0" w:space="0" w:color="auto"/>
        <w:left w:val="none" w:sz="0" w:space="0" w:color="auto"/>
        <w:bottom w:val="none" w:sz="0" w:space="0" w:color="auto"/>
        <w:right w:val="none" w:sz="0" w:space="0" w:color="auto"/>
      </w:divBdr>
    </w:div>
    <w:div w:id="1750426216">
      <w:bodyDiv w:val="1"/>
      <w:marLeft w:val="0"/>
      <w:marRight w:val="0"/>
      <w:marTop w:val="0"/>
      <w:marBottom w:val="0"/>
      <w:divBdr>
        <w:top w:val="none" w:sz="0" w:space="0" w:color="auto"/>
        <w:left w:val="none" w:sz="0" w:space="0" w:color="auto"/>
        <w:bottom w:val="none" w:sz="0" w:space="0" w:color="auto"/>
        <w:right w:val="none" w:sz="0" w:space="0" w:color="auto"/>
      </w:divBdr>
    </w:div>
    <w:div w:id="1750732266">
      <w:bodyDiv w:val="1"/>
      <w:marLeft w:val="0"/>
      <w:marRight w:val="0"/>
      <w:marTop w:val="0"/>
      <w:marBottom w:val="0"/>
      <w:divBdr>
        <w:top w:val="none" w:sz="0" w:space="0" w:color="auto"/>
        <w:left w:val="none" w:sz="0" w:space="0" w:color="auto"/>
        <w:bottom w:val="none" w:sz="0" w:space="0" w:color="auto"/>
        <w:right w:val="none" w:sz="0" w:space="0" w:color="auto"/>
      </w:divBdr>
    </w:div>
    <w:div w:id="1750803879">
      <w:bodyDiv w:val="1"/>
      <w:marLeft w:val="0"/>
      <w:marRight w:val="0"/>
      <w:marTop w:val="0"/>
      <w:marBottom w:val="0"/>
      <w:divBdr>
        <w:top w:val="none" w:sz="0" w:space="0" w:color="auto"/>
        <w:left w:val="none" w:sz="0" w:space="0" w:color="auto"/>
        <w:bottom w:val="none" w:sz="0" w:space="0" w:color="auto"/>
        <w:right w:val="none" w:sz="0" w:space="0" w:color="auto"/>
      </w:divBdr>
    </w:div>
    <w:div w:id="1750805097">
      <w:bodyDiv w:val="1"/>
      <w:marLeft w:val="0"/>
      <w:marRight w:val="0"/>
      <w:marTop w:val="0"/>
      <w:marBottom w:val="0"/>
      <w:divBdr>
        <w:top w:val="none" w:sz="0" w:space="0" w:color="auto"/>
        <w:left w:val="none" w:sz="0" w:space="0" w:color="auto"/>
        <w:bottom w:val="none" w:sz="0" w:space="0" w:color="auto"/>
        <w:right w:val="none" w:sz="0" w:space="0" w:color="auto"/>
      </w:divBdr>
    </w:div>
    <w:div w:id="1751268474">
      <w:bodyDiv w:val="1"/>
      <w:marLeft w:val="0"/>
      <w:marRight w:val="0"/>
      <w:marTop w:val="0"/>
      <w:marBottom w:val="0"/>
      <w:divBdr>
        <w:top w:val="none" w:sz="0" w:space="0" w:color="auto"/>
        <w:left w:val="none" w:sz="0" w:space="0" w:color="auto"/>
        <w:bottom w:val="none" w:sz="0" w:space="0" w:color="auto"/>
        <w:right w:val="none" w:sz="0" w:space="0" w:color="auto"/>
      </w:divBdr>
    </w:div>
    <w:div w:id="1751271702">
      <w:bodyDiv w:val="1"/>
      <w:marLeft w:val="0"/>
      <w:marRight w:val="0"/>
      <w:marTop w:val="0"/>
      <w:marBottom w:val="0"/>
      <w:divBdr>
        <w:top w:val="none" w:sz="0" w:space="0" w:color="auto"/>
        <w:left w:val="none" w:sz="0" w:space="0" w:color="auto"/>
        <w:bottom w:val="none" w:sz="0" w:space="0" w:color="auto"/>
        <w:right w:val="none" w:sz="0" w:space="0" w:color="auto"/>
      </w:divBdr>
    </w:div>
    <w:div w:id="1751273184">
      <w:bodyDiv w:val="1"/>
      <w:marLeft w:val="0"/>
      <w:marRight w:val="0"/>
      <w:marTop w:val="0"/>
      <w:marBottom w:val="0"/>
      <w:divBdr>
        <w:top w:val="none" w:sz="0" w:space="0" w:color="auto"/>
        <w:left w:val="none" w:sz="0" w:space="0" w:color="auto"/>
        <w:bottom w:val="none" w:sz="0" w:space="0" w:color="auto"/>
        <w:right w:val="none" w:sz="0" w:space="0" w:color="auto"/>
      </w:divBdr>
    </w:div>
    <w:div w:id="1751460916">
      <w:bodyDiv w:val="1"/>
      <w:marLeft w:val="0"/>
      <w:marRight w:val="0"/>
      <w:marTop w:val="0"/>
      <w:marBottom w:val="0"/>
      <w:divBdr>
        <w:top w:val="none" w:sz="0" w:space="0" w:color="auto"/>
        <w:left w:val="none" w:sz="0" w:space="0" w:color="auto"/>
        <w:bottom w:val="none" w:sz="0" w:space="0" w:color="auto"/>
        <w:right w:val="none" w:sz="0" w:space="0" w:color="auto"/>
      </w:divBdr>
    </w:div>
    <w:div w:id="1751538147">
      <w:bodyDiv w:val="1"/>
      <w:marLeft w:val="0"/>
      <w:marRight w:val="0"/>
      <w:marTop w:val="0"/>
      <w:marBottom w:val="0"/>
      <w:divBdr>
        <w:top w:val="none" w:sz="0" w:space="0" w:color="auto"/>
        <w:left w:val="none" w:sz="0" w:space="0" w:color="auto"/>
        <w:bottom w:val="none" w:sz="0" w:space="0" w:color="auto"/>
        <w:right w:val="none" w:sz="0" w:space="0" w:color="auto"/>
      </w:divBdr>
    </w:div>
    <w:div w:id="1751730007">
      <w:bodyDiv w:val="1"/>
      <w:marLeft w:val="0"/>
      <w:marRight w:val="0"/>
      <w:marTop w:val="0"/>
      <w:marBottom w:val="0"/>
      <w:divBdr>
        <w:top w:val="none" w:sz="0" w:space="0" w:color="auto"/>
        <w:left w:val="none" w:sz="0" w:space="0" w:color="auto"/>
        <w:bottom w:val="none" w:sz="0" w:space="0" w:color="auto"/>
        <w:right w:val="none" w:sz="0" w:space="0" w:color="auto"/>
      </w:divBdr>
    </w:div>
    <w:div w:id="1751777474">
      <w:bodyDiv w:val="1"/>
      <w:marLeft w:val="0"/>
      <w:marRight w:val="0"/>
      <w:marTop w:val="0"/>
      <w:marBottom w:val="0"/>
      <w:divBdr>
        <w:top w:val="none" w:sz="0" w:space="0" w:color="auto"/>
        <w:left w:val="none" w:sz="0" w:space="0" w:color="auto"/>
        <w:bottom w:val="none" w:sz="0" w:space="0" w:color="auto"/>
        <w:right w:val="none" w:sz="0" w:space="0" w:color="auto"/>
      </w:divBdr>
    </w:div>
    <w:div w:id="1751807347">
      <w:bodyDiv w:val="1"/>
      <w:marLeft w:val="0"/>
      <w:marRight w:val="0"/>
      <w:marTop w:val="0"/>
      <w:marBottom w:val="0"/>
      <w:divBdr>
        <w:top w:val="none" w:sz="0" w:space="0" w:color="auto"/>
        <w:left w:val="none" w:sz="0" w:space="0" w:color="auto"/>
        <w:bottom w:val="none" w:sz="0" w:space="0" w:color="auto"/>
        <w:right w:val="none" w:sz="0" w:space="0" w:color="auto"/>
      </w:divBdr>
    </w:div>
    <w:div w:id="1751924633">
      <w:bodyDiv w:val="1"/>
      <w:marLeft w:val="0"/>
      <w:marRight w:val="0"/>
      <w:marTop w:val="0"/>
      <w:marBottom w:val="0"/>
      <w:divBdr>
        <w:top w:val="none" w:sz="0" w:space="0" w:color="auto"/>
        <w:left w:val="none" w:sz="0" w:space="0" w:color="auto"/>
        <w:bottom w:val="none" w:sz="0" w:space="0" w:color="auto"/>
        <w:right w:val="none" w:sz="0" w:space="0" w:color="auto"/>
      </w:divBdr>
    </w:div>
    <w:div w:id="1752115326">
      <w:bodyDiv w:val="1"/>
      <w:marLeft w:val="0"/>
      <w:marRight w:val="0"/>
      <w:marTop w:val="0"/>
      <w:marBottom w:val="0"/>
      <w:divBdr>
        <w:top w:val="none" w:sz="0" w:space="0" w:color="auto"/>
        <w:left w:val="none" w:sz="0" w:space="0" w:color="auto"/>
        <w:bottom w:val="none" w:sz="0" w:space="0" w:color="auto"/>
        <w:right w:val="none" w:sz="0" w:space="0" w:color="auto"/>
      </w:divBdr>
    </w:div>
    <w:div w:id="1752123924">
      <w:bodyDiv w:val="1"/>
      <w:marLeft w:val="0"/>
      <w:marRight w:val="0"/>
      <w:marTop w:val="0"/>
      <w:marBottom w:val="0"/>
      <w:divBdr>
        <w:top w:val="none" w:sz="0" w:space="0" w:color="auto"/>
        <w:left w:val="none" w:sz="0" w:space="0" w:color="auto"/>
        <w:bottom w:val="none" w:sz="0" w:space="0" w:color="auto"/>
        <w:right w:val="none" w:sz="0" w:space="0" w:color="auto"/>
      </w:divBdr>
    </w:div>
    <w:div w:id="1752265243">
      <w:bodyDiv w:val="1"/>
      <w:marLeft w:val="0"/>
      <w:marRight w:val="0"/>
      <w:marTop w:val="0"/>
      <w:marBottom w:val="0"/>
      <w:divBdr>
        <w:top w:val="none" w:sz="0" w:space="0" w:color="auto"/>
        <w:left w:val="none" w:sz="0" w:space="0" w:color="auto"/>
        <w:bottom w:val="none" w:sz="0" w:space="0" w:color="auto"/>
        <w:right w:val="none" w:sz="0" w:space="0" w:color="auto"/>
      </w:divBdr>
    </w:div>
    <w:div w:id="1752316132">
      <w:bodyDiv w:val="1"/>
      <w:marLeft w:val="0"/>
      <w:marRight w:val="0"/>
      <w:marTop w:val="0"/>
      <w:marBottom w:val="0"/>
      <w:divBdr>
        <w:top w:val="none" w:sz="0" w:space="0" w:color="auto"/>
        <w:left w:val="none" w:sz="0" w:space="0" w:color="auto"/>
        <w:bottom w:val="none" w:sz="0" w:space="0" w:color="auto"/>
        <w:right w:val="none" w:sz="0" w:space="0" w:color="auto"/>
      </w:divBdr>
    </w:div>
    <w:div w:id="1752508505">
      <w:bodyDiv w:val="1"/>
      <w:marLeft w:val="0"/>
      <w:marRight w:val="0"/>
      <w:marTop w:val="0"/>
      <w:marBottom w:val="0"/>
      <w:divBdr>
        <w:top w:val="none" w:sz="0" w:space="0" w:color="auto"/>
        <w:left w:val="none" w:sz="0" w:space="0" w:color="auto"/>
        <w:bottom w:val="none" w:sz="0" w:space="0" w:color="auto"/>
        <w:right w:val="none" w:sz="0" w:space="0" w:color="auto"/>
      </w:divBdr>
    </w:div>
    <w:div w:id="1752696675">
      <w:bodyDiv w:val="1"/>
      <w:marLeft w:val="0"/>
      <w:marRight w:val="0"/>
      <w:marTop w:val="0"/>
      <w:marBottom w:val="0"/>
      <w:divBdr>
        <w:top w:val="none" w:sz="0" w:space="0" w:color="auto"/>
        <w:left w:val="none" w:sz="0" w:space="0" w:color="auto"/>
        <w:bottom w:val="none" w:sz="0" w:space="0" w:color="auto"/>
        <w:right w:val="none" w:sz="0" w:space="0" w:color="auto"/>
      </w:divBdr>
    </w:div>
    <w:div w:id="1752964201">
      <w:bodyDiv w:val="1"/>
      <w:marLeft w:val="0"/>
      <w:marRight w:val="0"/>
      <w:marTop w:val="0"/>
      <w:marBottom w:val="0"/>
      <w:divBdr>
        <w:top w:val="none" w:sz="0" w:space="0" w:color="auto"/>
        <w:left w:val="none" w:sz="0" w:space="0" w:color="auto"/>
        <w:bottom w:val="none" w:sz="0" w:space="0" w:color="auto"/>
        <w:right w:val="none" w:sz="0" w:space="0" w:color="auto"/>
      </w:divBdr>
    </w:div>
    <w:div w:id="1753500766">
      <w:bodyDiv w:val="1"/>
      <w:marLeft w:val="0"/>
      <w:marRight w:val="0"/>
      <w:marTop w:val="0"/>
      <w:marBottom w:val="0"/>
      <w:divBdr>
        <w:top w:val="none" w:sz="0" w:space="0" w:color="auto"/>
        <w:left w:val="none" w:sz="0" w:space="0" w:color="auto"/>
        <w:bottom w:val="none" w:sz="0" w:space="0" w:color="auto"/>
        <w:right w:val="none" w:sz="0" w:space="0" w:color="auto"/>
      </w:divBdr>
    </w:div>
    <w:div w:id="1753509300">
      <w:bodyDiv w:val="1"/>
      <w:marLeft w:val="0"/>
      <w:marRight w:val="0"/>
      <w:marTop w:val="0"/>
      <w:marBottom w:val="0"/>
      <w:divBdr>
        <w:top w:val="none" w:sz="0" w:space="0" w:color="auto"/>
        <w:left w:val="none" w:sz="0" w:space="0" w:color="auto"/>
        <w:bottom w:val="none" w:sz="0" w:space="0" w:color="auto"/>
        <w:right w:val="none" w:sz="0" w:space="0" w:color="auto"/>
      </w:divBdr>
    </w:div>
    <w:div w:id="1753577522">
      <w:bodyDiv w:val="1"/>
      <w:marLeft w:val="0"/>
      <w:marRight w:val="0"/>
      <w:marTop w:val="0"/>
      <w:marBottom w:val="0"/>
      <w:divBdr>
        <w:top w:val="none" w:sz="0" w:space="0" w:color="auto"/>
        <w:left w:val="none" w:sz="0" w:space="0" w:color="auto"/>
        <w:bottom w:val="none" w:sz="0" w:space="0" w:color="auto"/>
        <w:right w:val="none" w:sz="0" w:space="0" w:color="auto"/>
      </w:divBdr>
    </w:div>
    <w:div w:id="1753743879">
      <w:bodyDiv w:val="1"/>
      <w:marLeft w:val="0"/>
      <w:marRight w:val="0"/>
      <w:marTop w:val="0"/>
      <w:marBottom w:val="0"/>
      <w:divBdr>
        <w:top w:val="none" w:sz="0" w:space="0" w:color="auto"/>
        <w:left w:val="none" w:sz="0" w:space="0" w:color="auto"/>
        <w:bottom w:val="none" w:sz="0" w:space="0" w:color="auto"/>
        <w:right w:val="none" w:sz="0" w:space="0" w:color="auto"/>
      </w:divBdr>
    </w:div>
    <w:div w:id="1753966357">
      <w:bodyDiv w:val="1"/>
      <w:marLeft w:val="0"/>
      <w:marRight w:val="0"/>
      <w:marTop w:val="0"/>
      <w:marBottom w:val="0"/>
      <w:divBdr>
        <w:top w:val="none" w:sz="0" w:space="0" w:color="auto"/>
        <w:left w:val="none" w:sz="0" w:space="0" w:color="auto"/>
        <w:bottom w:val="none" w:sz="0" w:space="0" w:color="auto"/>
        <w:right w:val="none" w:sz="0" w:space="0" w:color="auto"/>
      </w:divBdr>
    </w:div>
    <w:div w:id="1753969660">
      <w:bodyDiv w:val="1"/>
      <w:marLeft w:val="0"/>
      <w:marRight w:val="0"/>
      <w:marTop w:val="0"/>
      <w:marBottom w:val="0"/>
      <w:divBdr>
        <w:top w:val="none" w:sz="0" w:space="0" w:color="auto"/>
        <w:left w:val="none" w:sz="0" w:space="0" w:color="auto"/>
        <w:bottom w:val="none" w:sz="0" w:space="0" w:color="auto"/>
        <w:right w:val="none" w:sz="0" w:space="0" w:color="auto"/>
      </w:divBdr>
    </w:div>
    <w:div w:id="1754399501">
      <w:bodyDiv w:val="1"/>
      <w:marLeft w:val="0"/>
      <w:marRight w:val="0"/>
      <w:marTop w:val="0"/>
      <w:marBottom w:val="0"/>
      <w:divBdr>
        <w:top w:val="none" w:sz="0" w:space="0" w:color="auto"/>
        <w:left w:val="none" w:sz="0" w:space="0" w:color="auto"/>
        <w:bottom w:val="none" w:sz="0" w:space="0" w:color="auto"/>
        <w:right w:val="none" w:sz="0" w:space="0" w:color="auto"/>
      </w:divBdr>
    </w:div>
    <w:div w:id="1754543758">
      <w:bodyDiv w:val="1"/>
      <w:marLeft w:val="0"/>
      <w:marRight w:val="0"/>
      <w:marTop w:val="0"/>
      <w:marBottom w:val="0"/>
      <w:divBdr>
        <w:top w:val="none" w:sz="0" w:space="0" w:color="auto"/>
        <w:left w:val="none" w:sz="0" w:space="0" w:color="auto"/>
        <w:bottom w:val="none" w:sz="0" w:space="0" w:color="auto"/>
        <w:right w:val="none" w:sz="0" w:space="0" w:color="auto"/>
      </w:divBdr>
    </w:div>
    <w:div w:id="1755004215">
      <w:bodyDiv w:val="1"/>
      <w:marLeft w:val="0"/>
      <w:marRight w:val="0"/>
      <w:marTop w:val="0"/>
      <w:marBottom w:val="0"/>
      <w:divBdr>
        <w:top w:val="none" w:sz="0" w:space="0" w:color="auto"/>
        <w:left w:val="none" w:sz="0" w:space="0" w:color="auto"/>
        <w:bottom w:val="none" w:sz="0" w:space="0" w:color="auto"/>
        <w:right w:val="none" w:sz="0" w:space="0" w:color="auto"/>
      </w:divBdr>
    </w:div>
    <w:div w:id="1755280459">
      <w:bodyDiv w:val="1"/>
      <w:marLeft w:val="0"/>
      <w:marRight w:val="0"/>
      <w:marTop w:val="0"/>
      <w:marBottom w:val="0"/>
      <w:divBdr>
        <w:top w:val="none" w:sz="0" w:space="0" w:color="auto"/>
        <w:left w:val="none" w:sz="0" w:space="0" w:color="auto"/>
        <w:bottom w:val="none" w:sz="0" w:space="0" w:color="auto"/>
        <w:right w:val="none" w:sz="0" w:space="0" w:color="auto"/>
      </w:divBdr>
    </w:div>
    <w:div w:id="1755593304">
      <w:bodyDiv w:val="1"/>
      <w:marLeft w:val="0"/>
      <w:marRight w:val="0"/>
      <w:marTop w:val="0"/>
      <w:marBottom w:val="0"/>
      <w:divBdr>
        <w:top w:val="none" w:sz="0" w:space="0" w:color="auto"/>
        <w:left w:val="none" w:sz="0" w:space="0" w:color="auto"/>
        <w:bottom w:val="none" w:sz="0" w:space="0" w:color="auto"/>
        <w:right w:val="none" w:sz="0" w:space="0" w:color="auto"/>
      </w:divBdr>
    </w:div>
    <w:div w:id="1755780792">
      <w:bodyDiv w:val="1"/>
      <w:marLeft w:val="0"/>
      <w:marRight w:val="0"/>
      <w:marTop w:val="0"/>
      <w:marBottom w:val="0"/>
      <w:divBdr>
        <w:top w:val="none" w:sz="0" w:space="0" w:color="auto"/>
        <w:left w:val="none" w:sz="0" w:space="0" w:color="auto"/>
        <w:bottom w:val="none" w:sz="0" w:space="0" w:color="auto"/>
        <w:right w:val="none" w:sz="0" w:space="0" w:color="auto"/>
      </w:divBdr>
    </w:div>
    <w:div w:id="1755934575">
      <w:bodyDiv w:val="1"/>
      <w:marLeft w:val="0"/>
      <w:marRight w:val="0"/>
      <w:marTop w:val="0"/>
      <w:marBottom w:val="0"/>
      <w:divBdr>
        <w:top w:val="none" w:sz="0" w:space="0" w:color="auto"/>
        <w:left w:val="none" w:sz="0" w:space="0" w:color="auto"/>
        <w:bottom w:val="none" w:sz="0" w:space="0" w:color="auto"/>
        <w:right w:val="none" w:sz="0" w:space="0" w:color="auto"/>
      </w:divBdr>
    </w:div>
    <w:div w:id="1756051472">
      <w:bodyDiv w:val="1"/>
      <w:marLeft w:val="0"/>
      <w:marRight w:val="0"/>
      <w:marTop w:val="0"/>
      <w:marBottom w:val="0"/>
      <w:divBdr>
        <w:top w:val="none" w:sz="0" w:space="0" w:color="auto"/>
        <w:left w:val="none" w:sz="0" w:space="0" w:color="auto"/>
        <w:bottom w:val="none" w:sz="0" w:space="0" w:color="auto"/>
        <w:right w:val="none" w:sz="0" w:space="0" w:color="auto"/>
      </w:divBdr>
    </w:div>
    <w:div w:id="1756391820">
      <w:bodyDiv w:val="1"/>
      <w:marLeft w:val="0"/>
      <w:marRight w:val="0"/>
      <w:marTop w:val="0"/>
      <w:marBottom w:val="0"/>
      <w:divBdr>
        <w:top w:val="none" w:sz="0" w:space="0" w:color="auto"/>
        <w:left w:val="none" w:sz="0" w:space="0" w:color="auto"/>
        <w:bottom w:val="none" w:sz="0" w:space="0" w:color="auto"/>
        <w:right w:val="none" w:sz="0" w:space="0" w:color="auto"/>
      </w:divBdr>
    </w:div>
    <w:div w:id="1756394443">
      <w:bodyDiv w:val="1"/>
      <w:marLeft w:val="0"/>
      <w:marRight w:val="0"/>
      <w:marTop w:val="0"/>
      <w:marBottom w:val="0"/>
      <w:divBdr>
        <w:top w:val="none" w:sz="0" w:space="0" w:color="auto"/>
        <w:left w:val="none" w:sz="0" w:space="0" w:color="auto"/>
        <w:bottom w:val="none" w:sz="0" w:space="0" w:color="auto"/>
        <w:right w:val="none" w:sz="0" w:space="0" w:color="auto"/>
      </w:divBdr>
    </w:div>
    <w:div w:id="1756395504">
      <w:bodyDiv w:val="1"/>
      <w:marLeft w:val="0"/>
      <w:marRight w:val="0"/>
      <w:marTop w:val="0"/>
      <w:marBottom w:val="0"/>
      <w:divBdr>
        <w:top w:val="none" w:sz="0" w:space="0" w:color="auto"/>
        <w:left w:val="none" w:sz="0" w:space="0" w:color="auto"/>
        <w:bottom w:val="none" w:sz="0" w:space="0" w:color="auto"/>
        <w:right w:val="none" w:sz="0" w:space="0" w:color="auto"/>
      </w:divBdr>
    </w:div>
    <w:div w:id="1756585178">
      <w:bodyDiv w:val="1"/>
      <w:marLeft w:val="0"/>
      <w:marRight w:val="0"/>
      <w:marTop w:val="0"/>
      <w:marBottom w:val="0"/>
      <w:divBdr>
        <w:top w:val="none" w:sz="0" w:space="0" w:color="auto"/>
        <w:left w:val="none" w:sz="0" w:space="0" w:color="auto"/>
        <w:bottom w:val="none" w:sz="0" w:space="0" w:color="auto"/>
        <w:right w:val="none" w:sz="0" w:space="0" w:color="auto"/>
      </w:divBdr>
    </w:div>
    <w:div w:id="1756708497">
      <w:bodyDiv w:val="1"/>
      <w:marLeft w:val="0"/>
      <w:marRight w:val="0"/>
      <w:marTop w:val="0"/>
      <w:marBottom w:val="0"/>
      <w:divBdr>
        <w:top w:val="none" w:sz="0" w:space="0" w:color="auto"/>
        <w:left w:val="none" w:sz="0" w:space="0" w:color="auto"/>
        <w:bottom w:val="none" w:sz="0" w:space="0" w:color="auto"/>
        <w:right w:val="none" w:sz="0" w:space="0" w:color="auto"/>
      </w:divBdr>
    </w:div>
    <w:div w:id="1756709542">
      <w:bodyDiv w:val="1"/>
      <w:marLeft w:val="0"/>
      <w:marRight w:val="0"/>
      <w:marTop w:val="0"/>
      <w:marBottom w:val="0"/>
      <w:divBdr>
        <w:top w:val="none" w:sz="0" w:space="0" w:color="auto"/>
        <w:left w:val="none" w:sz="0" w:space="0" w:color="auto"/>
        <w:bottom w:val="none" w:sz="0" w:space="0" w:color="auto"/>
        <w:right w:val="none" w:sz="0" w:space="0" w:color="auto"/>
      </w:divBdr>
    </w:div>
    <w:div w:id="1756785808">
      <w:bodyDiv w:val="1"/>
      <w:marLeft w:val="0"/>
      <w:marRight w:val="0"/>
      <w:marTop w:val="0"/>
      <w:marBottom w:val="0"/>
      <w:divBdr>
        <w:top w:val="none" w:sz="0" w:space="0" w:color="auto"/>
        <w:left w:val="none" w:sz="0" w:space="0" w:color="auto"/>
        <w:bottom w:val="none" w:sz="0" w:space="0" w:color="auto"/>
        <w:right w:val="none" w:sz="0" w:space="0" w:color="auto"/>
      </w:divBdr>
    </w:div>
    <w:div w:id="1756824277">
      <w:bodyDiv w:val="1"/>
      <w:marLeft w:val="0"/>
      <w:marRight w:val="0"/>
      <w:marTop w:val="0"/>
      <w:marBottom w:val="0"/>
      <w:divBdr>
        <w:top w:val="none" w:sz="0" w:space="0" w:color="auto"/>
        <w:left w:val="none" w:sz="0" w:space="0" w:color="auto"/>
        <w:bottom w:val="none" w:sz="0" w:space="0" w:color="auto"/>
        <w:right w:val="none" w:sz="0" w:space="0" w:color="auto"/>
      </w:divBdr>
    </w:div>
    <w:div w:id="1756979624">
      <w:bodyDiv w:val="1"/>
      <w:marLeft w:val="0"/>
      <w:marRight w:val="0"/>
      <w:marTop w:val="0"/>
      <w:marBottom w:val="0"/>
      <w:divBdr>
        <w:top w:val="none" w:sz="0" w:space="0" w:color="auto"/>
        <w:left w:val="none" w:sz="0" w:space="0" w:color="auto"/>
        <w:bottom w:val="none" w:sz="0" w:space="0" w:color="auto"/>
        <w:right w:val="none" w:sz="0" w:space="0" w:color="auto"/>
      </w:divBdr>
    </w:div>
    <w:div w:id="1757050507">
      <w:bodyDiv w:val="1"/>
      <w:marLeft w:val="0"/>
      <w:marRight w:val="0"/>
      <w:marTop w:val="0"/>
      <w:marBottom w:val="0"/>
      <w:divBdr>
        <w:top w:val="none" w:sz="0" w:space="0" w:color="auto"/>
        <w:left w:val="none" w:sz="0" w:space="0" w:color="auto"/>
        <w:bottom w:val="none" w:sz="0" w:space="0" w:color="auto"/>
        <w:right w:val="none" w:sz="0" w:space="0" w:color="auto"/>
      </w:divBdr>
    </w:div>
    <w:div w:id="1757167544">
      <w:bodyDiv w:val="1"/>
      <w:marLeft w:val="0"/>
      <w:marRight w:val="0"/>
      <w:marTop w:val="0"/>
      <w:marBottom w:val="0"/>
      <w:divBdr>
        <w:top w:val="none" w:sz="0" w:space="0" w:color="auto"/>
        <w:left w:val="none" w:sz="0" w:space="0" w:color="auto"/>
        <w:bottom w:val="none" w:sz="0" w:space="0" w:color="auto"/>
        <w:right w:val="none" w:sz="0" w:space="0" w:color="auto"/>
      </w:divBdr>
    </w:div>
    <w:div w:id="1757244716">
      <w:bodyDiv w:val="1"/>
      <w:marLeft w:val="0"/>
      <w:marRight w:val="0"/>
      <w:marTop w:val="0"/>
      <w:marBottom w:val="0"/>
      <w:divBdr>
        <w:top w:val="none" w:sz="0" w:space="0" w:color="auto"/>
        <w:left w:val="none" w:sz="0" w:space="0" w:color="auto"/>
        <w:bottom w:val="none" w:sz="0" w:space="0" w:color="auto"/>
        <w:right w:val="none" w:sz="0" w:space="0" w:color="auto"/>
      </w:divBdr>
    </w:div>
    <w:div w:id="1757360236">
      <w:bodyDiv w:val="1"/>
      <w:marLeft w:val="0"/>
      <w:marRight w:val="0"/>
      <w:marTop w:val="0"/>
      <w:marBottom w:val="0"/>
      <w:divBdr>
        <w:top w:val="none" w:sz="0" w:space="0" w:color="auto"/>
        <w:left w:val="none" w:sz="0" w:space="0" w:color="auto"/>
        <w:bottom w:val="none" w:sz="0" w:space="0" w:color="auto"/>
        <w:right w:val="none" w:sz="0" w:space="0" w:color="auto"/>
      </w:divBdr>
    </w:div>
    <w:div w:id="1757819368">
      <w:bodyDiv w:val="1"/>
      <w:marLeft w:val="0"/>
      <w:marRight w:val="0"/>
      <w:marTop w:val="0"/>
      <w:marBottom w:val="0"/>
      <w:divBdr>
        <w:top w:val="none" w:sz="0" w:space="0" w:color="auto"/>
        <w:left w:val="none" w:sz="0" w:space="0" w:color="auto"/>
        <w:bottom w:val="none" w:sz="0" w:space="0" w:color="auto"/>
        <w:right w:val="none" w:sz="0" w:space="0" w:color="auto"/>
      </w:divBdr>
    </w:div>
    <w:div w:id="1758088339">
      <w:bodyDiv w:val="1"/>
      <w:marLeft w:val="0"/>
      <w:marRight w:val="0"/>
      <w:marTop w:val="0"/>
      <w:marBottom w:val="0"/>
      <w:divBdr>
        <w:top w:val="none" w:sz="0" w:space="0" w:color="auto"/>
        <w:left w:val="none" w:sz="0" w:space="0" w:color="auto"/>
        <w:bottom w:val="none" w:sz="0" w:space="0" w:color="auto"/>
        <w:right w:val="none" w:sz="0" w:space="0" w:color="auto"/>
      </w:divBdr>
    </w:div>
    <w:div w:id="1758284880">
      <w:bodyDiv w:val="1"/>
      <w:marLeft w:val="0"/>
      <w:marRight w:val="0"/>
      <w:marTop w:val="0"/>
      <w:marBottom w:val="0"/>
      <w:divBdr>
        <w:top w:val="none" w:sz="0" w:space="0" w:color="auto"/>
        <w:left w:val="none" w:sz="0" w:space="0" w:color="auto"/>
        <w:bottom w:val="none" w:sz="0" w:space="0" w:color="auto"/>
        <w:right w:val="none" w:sz="0" w:space="0" w:color="auto"/>
      </w:divBdr>
    </w:div>
    <w:div w:id="1758745534">
      <w:bodyDiv w:val="1"/>
      <w:marLeft w:val="0"/>
      <w:marRight w:val="0"/>
      <w:marTop w:val="0"/>
      <w:marBottom w:val="0"/>
      <w:divBdr>
        <w:top w:val="none" w:sz="0" w:space="0" w:color="auto"/>
        <w:left w:val="none" w:sz="0" w:space="0" w:color="auto"/>
        <w:bottom w:val="none" w:sz="0" w:space="0" w:color="auto"/>
        <w:right w:val="none" w:sz="0" w:space="0" w:color="auto"/>
      </w:divBdr>
    </w:div>
    <w:div w:id="1758746135">
      <w:bodyDiv w:val="1"/>
      <w:marLeft w:val="0"/>
      <w:marRight w:val="0"/>
      <w:marTop w:val="0"/>
      <w:marBottom w:val="0"/>
      <w:divBdr>
        <w:top w:val="none" w:sz="0" w:space="0" w:color="auto"/>
        <w:left w:val="none" w:sz="0" w:space="0" w:color="auto"/>
        <w:bottom w:val="none" w:sz="0" w:space="0" w:color="auto"/>
        <w:right w:val="none" w:sz="0" w:space="0" w:color="auto"/>
      </w:divBdr>
    </w:div>
    <w:div w:id="1758822091">
      <w:bodyDiv w:val="1"/>
      <w:marLeft w:val="0"/>
      <w:marRight w:val="0"/>
      <w:marTop w:val="0"/>
      <w:marBottom w:val="0"/>
      <w:divBdr>
        <w:top w:val="none" w:sz="0" w:space="0" w:color="auto"/>
        <w:left w:val="none" w:sz="0" w:space="0" w:color="auto"/>
        <w:bottom w:val="none" w:sz="0" w:space="0" w:color="auto"/>
        <w:right w:val="none" w:sz="0" w:space="0" w:color="auto"/>
      </w:divBdr>
    </w:div>
    <w:div w:id="1759327958">
      <w:bodyDiv w:val="1"/>
      <w:marLeft w:val="0"/>
      <w:marRight w:val="0"/>
      <w:marTop w:val="0"/>
      <w:marBottom w:val="0"/>
      <w:divBdr>
        <w:top w:val="none" w:sz="0" w:space="0" w:color="auto"/>
        <w:left w:val="none" w:sz="0" w:space="0" w:color="auto"/>
        <w:bottom w:val="none" w:sz="0" w:space="0" w:color="auto"/>
        <w:right w:val="none" w:sz="0" w:space="0" w:color="auto"/>
      </w:divBdr>
    </w:div>
    <w:div w:id="1759596072">
      <w:bodyDiv w:val="1"/>
      <w:marLeft w:val="0"/>
      <w:marRight w:val="0"/>
      <w:marTop w:val="0"/>
      <w:marBottom w:val="0"/>
      <w:divBdr>
        <w:top w:val="none" w:sz="0" w:space="0" w:color="auto"/>
        <w:left w:val="none" w:sz="0" w:space="0" w:color="auto"/>
        <w:bottom w:val="none" w:sz="0" w:space="0" w:color="auto"/>
        <w:right w:val="none" w:sz="0" w:space="0" w:color="auto"/>
      </w:divBdr>
    </w:div>
    <w:div w:id="1759642099">
      <w:bodyDiv w:val="1"/>
      <w:marLeft w:val="0"/>
      <w:marRight w:val="0"/>
      <w:marTop w:val="0"/>
      <w:marBottom w:val="0"/>
      <w:divBdr>
        <w:top w:val="none" w:sz="0" w:space="0" w:color="auto"/>
        <w:left w:val="none" w:sz="0" w:space="0" w:color="auto"/>
        <w:bottom w:val="none" w:sz="0" w:space="0" w:color="auto"/>
        <w:right w:val="none" w:sz="0" w:space="0" w:color="auto"/>
      </w:divBdr>
    </w:div>
    <w:div w:id="1759667186">
      <w:bodyDiv w:val="1"/>
      <w:marLeft w:val="0"/>
      <w:marRight w:val="0"/>
      <w:marTop w:val="0"/>
      <w:marBottom w:val="0"/>
      <w:divBdr>
        <w:top w:val="none" w:sz="0" w:space="0" w:color="auto"/>
        <w:left w:val="none" w:sz="0" w:space="0" w:color="auto"/>
        <w:bottom w:val="none" w:sz="0" w:space="0" w:color="auto"/>
        <w:right w:val="none" w:sz="0" w:space="0" w:color="auto"/>
      </w:divBdr>
    </w:div>
    <w:div w:id="1759786124">
      <w:bodyDiv w:val="1"/>
      <w:marLeft w:val="0"/>
      <w:marRight w:val="0"/>
      <w:marTop w:val="0"/>
      <w:marBottom w:val="0"/>
      <w:divBdr>
        <w:top w:val="none" w:sz="0" w:space="0" w:color="auto"/>
        <w:left w:val="none" w:sz="0" w:space="0" w:color="auto"/>
        <w:bottom w:val="none" w:sz="0" w:space="0" w:color="auto"/>
        <w:right w:val="none" w:sz="0" w:space="0" w:color="auto"/>
      </w:divBdr>
    </w:div>
    <w:div w:id="1759789673">
      <w:bodyDiv w:val="1"/>
      <w:marLeft w:val="0"/>
      <w:marRight w:val="0"/>
      <w:marTop w:val="0"/>
      <w:marBottom w:val="0"/>
      <w:divBdr>
        <w:top w:val="none" w:sz="0" w:space="0" w:color="auto"/>
        <w:left w:val="none" w:sz="0" w:space="0" w:color="auto"/>
        <w:bottom w:val="none" w:sz="0" w:space="0" w:color="auto"/>
        <w:right w:val="none" w:sz="0" w:space="0" w:color="auto"/>
      </w:divBdr>
    </w:div>
    <w:div w:id="1760129920">
      <w:bodyDiv w:val="1"/>
      <w:marLeft w:val="0"/>
      <w:marRight w:val="0"/>
      <w:marTop w:val="0"/>
      <w:marBottom w:val="0"/>
      <w:divBdr>
        <w:top w:val="none" w:sz="0" w:space="0" w:color="auto"/>
        <w:left w:val="none" w:sz="0" w:space="0" w:color="auto"/>
        <w:bottom w:val="none" w:sz="0" w:space="0" w:color="auto"/>
        <w:right w:val="none" w:sz="0" w:space="0" w:color="auto"/>
      </w:divBdr>
    </w:div>
    <w:div w:id="1760131108">
      <w:bodyDiv w:val="1"/>
      <w:marLeft w:val="0"/>
      <w:marRight w:val="0"/>
      <w:marTop w:val="0"/>
      <w:marBottom w:val="0"/>
      <w:divBdr>
        <w:top w:val="none" w:sz="0" w:space="0" w:color="auto"/>
        <w:left w:val="none" w:sz="0" w:space="0" w:color="auto"/>
        <w:bottom w:val="none" w:sz="0" w:space="0" w:color="auto"/>
        <w:right w:val="none" w:sz="0" w:space="0" w:color="auto"/>
      </w:divBdr>
    </w:div>
    <w:div w:id="1760131219">
      <w:bodyDiv w:val="1"/>
      <w:marLeft w:val="0"/>
      <w:marRight w:val="0"/>
      <w:marTop w:val="0"/>
      <w:marBottom w:val="0"/>
      <w:divBdr>
        <w:top w:val="none" w:sz="0" w:space="0" w:color="auto"/>
        <w:left w:val="none" w:sz="0" w:space="0" w:color="auto"/>
        <w:bottom w:val="none" w:sz="0" w:space="0" w:color="auto"/>
        <w:right w:val="none" w:sz="0" w:space="0" w:color="auto"/>
      </w:divBdr>
    </w:div>
    <w:div w:id="1760180023">
      <w:bodyDiv w:val="1"/>
      <w:marLeft w:val="0"/>
      <w:marRight w:val="0"/>
      <w:marTop w:val="0"/>
      <w:marBottom w:val="0"/>
      <w:divBdr>
        <w:top w:val="none" w:sz="0" w:space="0" w:color="auto"/>
        <w:left w:val="none" w:sz="0" w:space="0" w:color="auto"/>
        <w:bottom w:val="none" w:sz="0" w:space="0" w:color="auto"/>
        <w:right w:val="none" w:sz="0" w:space="0" w:color="auto"/>
      </w:divBdr>
    </w:div>
    <w:div w:id="1760255747">
      <w:bodyDiv w:val="1"/>
      <w:marLeft w:val="0"/>
      <w:marRight w:val="0"/>
      <w:marTop w:val="0"/>
      <w:marBottom w:val="0"/>
      <w:divBdr>
        <w:top w:val="none" w:sz="0" w:space="0" w:color="auto"/>
        <w:left w:val="none" w:sz="0" w:space="0" w:color="auto"/>
        <w:bottom w:val="none" w:sz="0" w:space="0" w:color="auto"/>
        <w:right w:val="none" w:sz="0" w:space="0" w:color="auto"/>
      </w:divBdr>
    </w:div>
    <w:div w:id="1760323582">
      <w:bodyDiv w:val="1"/>
      <w:marLeft w:val="0"/>
      <w:marRight w:val="0"/>
      <w:marTop w:val="0"/>
      <w:marBottom w:val="0"/>
      <w:divBdr>
        <w:top w:val="none" w:sz="0" w:space="0" w:color="auto"/>
        <w:left w:val="none" w:sz="0" w:space="0" w:color="auto"/>
        <w:bottom w:val="none" w:sz="0" w:space="0" w:color="auto"/>
        <w:right w:val="none" w:sz="0" w:space="0" w:color="auto"/>
      </w:divBdr>
    </w:div>
    <w:div w:id="1760328336">
      <w:bodyDiv w:val="1"/>
      <w:marLeft w:val="0"/>
      <w:marRight w:val="0"/>
      <w:marTop w:val="0"/>
      <w:marBottom w:val="0"/>
      <w:divBdr>
        <w:top w:val="none" w:sz="0" w:space="0" w:color="auto"/>
        <w:left w:val="none" w:sz="0" w:space="0" w:color="auto"/>
        <w:bottom w:val="none" w:sz="0" w:space="0" w:color="auto"/>
        <w:right w:val="none" w:sz="0" w:space="0" w:color="auto"/>
      </w:divBdr>
    </w:div>
    <w:div w:id="1760328767">
      <w:bodyDiv w:val="1"/>
      <w:marLeft w:val="0"/>
      <w:marRight w:val="0"/>
      <w:marTop w:val="0"/>
      <w:marBottom w:val="0"/>
      <w:divBdr>
        <w:top w:val="none" w:sz="0" w:space="0" w:color="auto"/>
        <w:left w:val="none" w:sz="0" w:space="0" w:color="auto"/>
        <w:bottom w:val="none" w:sz="0" w:space="0" w:color="auto"/>
        <w:right w:val="none" w:sz="0" w:space="0" w:color="auto"/>
      </w:divBdr>
    </w:div>
    <w:div w:id="1760440271">
      <w:bodyDiv w:val="1"/>
      <w:marLeft w:val="0"/>
      <w:marRight w:val="0"/>
      <w:marTop w:val="0"/>
      <w:marBottom w:val="0"/>
      <w:divBdr>
        <w:top w:val="none" w:sz="0" w:space="0" w:color="auto"/>
        <w:left w:val="none" w:sz="0" w:space="0" w:color="auto"/>
        <w:bottom w:val="none" w:sz="0" w:space="0" w:color="auto"/>
        <w:right w:val="none" w:sz="0" w:space="0" w:color="auto"/>
      </w:divBdr>
    </w:div>
    <w:div w:id="1760561973">
      <w:bodyDiv w:val="1"/>
      <w:marLeft w:val="0"/>
      <w:marRight w:val="0"/>
      <w:marTop w:val="0"/>
      <w:marBottom w:val="0"/>
      <w:divBdr>
        <w:top w:val="none" w:sz="0" w:space="0" w:color="auto"/>
        <w:left w:val="none" w:sz="0" w:space="0" w:color="auto"/>
        <w:bottom w:val="none" w:sz="0" w:space="0" w:color="auto"/>
        <w:right w:val="none" w:sz="0" w:space="0" w:color="auto"/>
      </w:divBdr>
    </w:div>
    <w:div w:id="1760787562">
      <w:bodyDiv w:val="1"/>
      <w:marLeft w:val="0"/>
      <w:marRight w:val="0"/>
      <w:marTop w:val="0"/>
      <w:marBottom w:val="0"/>
      <w:divBdr>
        <w:top w:val="none" w:sz="0" w:space="0" w:color="auto"/>
        <w:left w:val="none" w:sz="0" w:space="0" w:color="auto"/>
        <w:bottom w:val="none" w:sz="0" w:space="0" w:color="auto"/>
        <w:right w:val="none" w:sz="0" w:space="0" w:color="auto"/>
      </w:divBdr>
    </w:div>
    <w:div w:id="1760826823">
      <w:bodyDiv w:val="1"/>
      <w:marLeft w:val="0"/>
      <w:marRight w:val="0"/>
      <w:marTop w:val="0"/>
      <w:marBottom w:val="0"/>
      <w:divBdr>
        <w:top w:val="none" w:sz="0" w:space="0" w:color="auto"/>
        <w:left w:val="none" w:sz="0" w:space="0" w:color="auto"/>
        <w:bottom w:val="none" w:sz="0" w:space="0" w:color="auto"/>
        <w:right w:val="none" w:sz="0" w:space="0" w:color="auto"/>
      </w:divBdr>
    </w:div>
    <w:div w:id="1760980374">
      <w:bodyDiv w:val="1"/>
      <w:marLeft w:val="0"/>
      <w:marRight w:val="0"/>
      <w:marTop w:val="0"/>
      <w:marBottom w:val="0"/>
      <w:divBdr>
        <w:top w:val="none" w:sz="0" w:space="0" w:color="auto"/>
        <w:left w:val="none" w:sz="0" w:space="0" w:color="auto"/>
        <w:bottom w:val="none" w:sz="0" w:space="0" w:color="auto"/>
        <w:right w:val="none" w:sz="0" w:space="0" w:color="auto"/>
      </w:divBdr>
    </w:div>
    <w:div w:id="1761245707">
      <w:bodyDiv w:val="1"/>
      <w:marLeft w:val="0"/>
      <w:marRight w:val="0"/>
      <w:marTop w:val="0"/>
      <w:marBottom w:val="0"/>
      <w:divBdr>
        <w:top w:val="none" w:sz="0" w:space="0" w:color="auto"/>
        <w:left w:val="none" w:sz="0" w:space="0" w:color="auto"/>
        <w:bottom w:val="none" w:sz="0" w:space="0" w:color="auto"/>
        <w:right w:val="none" w:sz="0" w:space="0" w:color="auto"/>
      </w:divBdr>
    </w:div>
    <w:div w:id="1761488396">
      <w:bodyDiv w:val="1"/>
      <w:marLeft w:val="0"/>
      <w:marRight w:val="0"/>
      <w:marTop w:val="0"/>
      <w:marBottom w:val="0"/>
      <w:divBdr>
        <w:top w:val="none" w:sz="0" w:space="0" w:color="auto"/>
        <w:left w:val="none" w:sz="0" w:space="0" w:color="auto"/>
        <w:bottom w:val="none" w:sz="0" w:space="0" w:color="auto"/>
        <w:right w:val="none" w:sz="0" w:space="0" w:color="auto"/>
      </w:divBdr>
    </w:div>
    <w:div w:id="1761679274">
      <w:bodyDiv w:val="1"/>
      <w:marLeft w:val="0"/>
      <w:marRight w:val="0"/>
      <w:marTop w:val="0"/>
      <w:marBottom w:val="0"/>
      <w:divBdr>
        <w:top w:val="none" w:sz="0" w:space="0" w:color="auto"/>
        <w:left w:val="none" w:sz="0" w:space="0" w:color="auto"/>
        <w:bottom w:val="none" w:sz="0" w:space="0" w:color="auto"/>
        <w:right w:val="none" w:sz="0" w:space="0" w:color="auto"/>
      </w:divBdr>
    </w:div>
    <w:div w:id="1761680216">
      <w:bodyDiv w:val="1"/>
      <w:marLeft w:val="0"/>
      <w:marRight w:val="0"/>
      <w:marTop w:val="0"/>
      <w:marBottom w:val="0"/>
      <w:divBdr>
        <w:top w:val="none" w:sz="0" w:space="0" w:color="auto"/>
        <w:left w:val="none" w:sz="0" w:space="0" w:color="auto"/>
        <w:bottom w:val="none" w:sz="0" w:space="0" w:color="auto"/>
        <w:right w:val="none" w:sz="0" w:space="0" w:color="auto"/>
      </w:divBdr>
    </w:div>
    <w:div w:id="1761684381">
      <w:bodyDiv w:val="1"/>
      <w:marLeft w:val="0"/>
      <w:marRight w:val="0"/>
      <w:marTop w:val="0"/>
      <w:marBottom w:val="0"/>
      <w:divBdr>
        <w:top w:val="none" w:sz="0" w:space="0" w:color="auto"/>
        <w:left w:val="none" w:sz="0" w:space="0" w:color="auto"/>
        <w:bottom w:val="none" w:sz="0" w:space="0" w:color="auto"/>
        <w:right w:val="none" w:sz="0" w:space="0" w:color="auto"/>
      </w:divBdr>
    </w:div>
    <w:div w:id="1761825683">
      <w:bodyDiv w:val="1"/>
      <w:marLeft w:val="0"/>
      <w:marRight w:val="0"/>
      <w:marTop w:val="0"/>
      <w:marBottom w:val="0"/>
      <w:divBdr>
        <w:top w:val="none" w:sz="0" w:space="0" w:color="auto"/>
        <w:left w:val="none" w:sz="0" w:space="0" w:color="auto"/>
        <w:bottom w:val="none" w:sz="0" w:space="0" w:color="auto"/>
        <w:right w:val="none" w:sz="0" w:space="0" w:color="auto"/>
      </w:divBdr>
    </w:div>
    <w:div w:id="1761829110">
      <w:bodyDiv w:val="1"/>
      <w:marLeft w:val="0"/>
      <w:marRight w:val="0"/>
      <w:marTop w:val="0"/>
      <w:marBottom w:val="0"/>
      <w:divBdr>
        <w:top w:val="none" w:sz="0" w:space="0" w:color="auto"/>
        <w:left w:val="none" w:sz="0" w:space="0" w:color="auto"/>
        <w:bottom w:val="none" w:sz="0" w:space="0" w:color="auto"/>
        <w:right w:val="none" w:sz="0" w:space="0" w:color="auto"/>
      </w:divBdr>
    </w:div>
    <w:div w:id="1761832342">
      <w:bodyDiv w:val="1"/>
      <w:marLeft w:val="0"/>
      <w:marRight w:val="0"/>
      <w:marTop w:val="0"/>
      <w:marBottom w:val="0"/>
      <w:divBdr>
        <w:top w:val="none" w:sz="0" w:space="0" w:color="auto"/>
        <w:left w:val="none" w:sz="0" w:space="0" w:color="auto"/>
        <w:bottom w:val="none" w:sz="0" w:space="0" w:color="auto"/>
        <w:right w:val="none" w:sz="0" w:space="0" w:color="auto"/>
      </w:divBdr>
    </w:div>
    <w:div w:id="1761944083">
      <w:bodyDiv w:val="1"/>
      <w:marLeft w:val="0"/>
      <w:marRight w:val="0"/>
      <w:marTop w:val="0"/>
      <w:marBottom w:val="0"/>
      <w:divBdr>
        <w:top w:val="none" w:sz="0" w:space="0" w:color="auto"/>
        <w:left w:val="none" w:sz="0" w:space="0" w:color="auto"/>
        <w:bottom w:val="none" w:sz="0" w:space="0" w:color="auto"/>
        <w:right w:val="none" w:sz="0" w:space="0" w:color="auto"/>
      </w:divBdr>
    </w:div>
    <w:div w:id="1762069196">
      <w:bodyDiv w:val="1"/>
      <w:marLeft w:val="0"/>
      <w:marRight w:val="0"/>
      <w:marTop w:val="0"/>
      <w:marBottom w:val="0"/>
      <w:divBdr>
        <w:top w:val="none" w:sz="0" w:space="0" w:color="auto"/>
        <w:left w:val="none" w:sz="0" w:space="0" w:color="auto"/>
        <w:bottom w:val="none" w:sz="0" w:space="0" w:color="auto"/>
        <w:right w:val="none" w:sz="0" w:space="0" w:color="auto"/>
      </w:divBdr>
    </w:div>
    <w:div w:id="1762141499">
      <w:bodyDiv w:val="1"/>
      <w:marLeft w:val="0"/>
      <w:marRight w:val="0"/>
      <w:marTop w:val="0"/>
      <w:marBottom w:val="0"/>
      <w:divBdr>
        <w:top w:val="none" w:sz="0" w:space="0" w:color="auto"/>
        <w:left w:val="none" w:sz="0" w:space="0" w:color="auto"/>
        <w:bottom w:val="none" w:sz="0" w:space="0" w:color="auto"/>
        <w:right w:val="none" w:sz="0" w:space="0" w:color="auto"/>
      </w:divBdr>
    </w:div>
    <w:div w:id="1762484218">
      <w:bodyDiv w:val="1"/>
      <w:marLeft w:val="0"/>
      <w:marRight w:val="0"/>
      <w:marTop w:val="0"/>
      <w:marBottom w:val="0"/>
      <w:divBdr>
        <w:top w:val="none" w:sz="0" w:space="0" w:color="auto"/>
        <w:left w:val="none" w:sz="0" w:space="0" w:color="auto"/>
        <w:bottom w:val="none" w:sz="0" w:space="0" w:color="auto"/>
        <w:right w:val="none" w:sz="0" w:space="0" w:color="auto"/>
      </w:divBdr>
    </w:div>
    <w:div w:id="1762528539">
      <w:bodyDiv w:val="1"/>
      <w:marLeft w:val="0"/>
      <w:marRight w:val="0"/>
      <w:marTop w:val="0"/>
      <w:marBottom w:val="0"/>
      <w:divBdr>
        <w:top w:val="none" w:sz="0" w:space="0" w:color="auto"/>
        <w:left w:val="none" w:sz="0" w:space="0" w:color="auto"/>
        <w:bottom w:val="none" w:sz="0" w:space="0" w:color="auto"/>
        <w:right w:val="none" w:sz="0" w:space="0" w:color="auto"/>
      </w:divBdr>
    </w:div>
    <w:div w:id="1762604948">
      <w:bodyDiv w:val="1"/>
      <w:marLeft w:val="0"/>
      <w:marRight w:val="0"/>
      <w:marTop w:val="0"/>
      <w:marBottom w:val="0"/>
      <w:divBdr>
        <w:top w:val="none" w:sz="0" w:space="0" w:color="auto"/>
        <w:left w:val="none" w:sz="0" w:space="0" w:color="auto"/>
        <w:bottom w:val="none" w:sz="0" w:space="0" w:color="auto"/>
        <w:right w:val="none" w:sz="0" w:space="0" w:color="auto"/>
      </w:divBdr>
    </w:div>
    <w:div w:id="1762608456">
      <w:bodyDiv w:val="1"/>
      <w:marLeft w:val="0"/>
      <w:marRight w:val="0"/>
      <w:marTop w:val="0"/>
      <w:marBottom w:val="0"/>
      <w:divBdr>
        <w:top w:val="none" w:sz="0" w:space="0" w:color="auto"/>
        <w:left w:val="none" w:sz="0" w:space="0" w:color="auto"/>
        <w:bottom w:val="none" w:sz="0" w:space="0" w:color="auto"/>
        <w:right w:val="none" w:sz="0" w:space="0" w:color="auto"/>
      </w:divBdr>
    </w:div>
    <w:div w:id="1762753901">
      <w:bodyDiv w:val="1"/>
      <w:marLeft w:val="0"/>
      <w:marRight w:val="0"/>
      <w:marTop w:val="0"/>
      <w:marBottom w:val="0"/>
      <w:divBdr>
        <w:top w:val="none" w:sz="0" w:space="0" w:color="auto"/>
        <w:left w:val="none" w:sz="0" w:space="0" w:color="auto"/>
        <w:bottom w:val="none" w:sz="0" w:space="0" w:color="auto"/>
        <w:right w:val="none" w:sz="0" w:space="0" w:color="auto"/>
      </w:divBdr>
    </w:div>
    <w:div w:id="1762794021">
      <w:bodyDiv w:val="1"/>
      <w:marLeft w:val="0"/>
      <w:marRight w:val="0"/>
      <w:marTop w:val="0"/>
      <w:marBottom w:val="0"/>
      <w:divBdr>
        <w:top w:val="none" w:sz="0" w:space="0" w:color="auto"/>
        <w:left w:val="none" w:sz="0" w:space="0" w:color="auto"/>
        <w:bottom w:val="none" w:sz="0" w:space="0" w:color="auto"/>
        <w:right w:val="none" w:sz="0" w:space="0" w:color="auto"/>
      </w:divBdr>
    </w:div>
    <w:div w:id="1762992125">
      <w:bodyDiv w:val="1"/>
      <w:marLeft w:val="0"/>
      <w:marRight w:val="0"/>
      <w:marTop w:val="0"/>
      <w:marBottom w:val="0"/>
      <w:divBdr>
        <w:top w:val="none" w:sz="0" w:space="0" w:color="auto"/>
        <w:left w:val="none" w:sz="0" w:space="0" w:color="auto"/>
        <w:bottom w:val="none" w:sz="0" w:space="0" w:color="auto"/>
        <w:right w:val="none" w:sz="0" w:space="0" w:color="auto"/>
      </w:divBdr>
    </w:div>
    <w:div w:id="1763137292">
      <w:bodyDiv w:val="1"/>
      <w:marLeft w:val="0"/>
      <w:marRight w:val="0"/>
      <w:marTop w:val="0"/>
      <w:marBottom w:val="0"/>
      <w:divBdr>
        <w:top w:val="none" w:sz="0" w:space="0" w:color="auto"/>
        <w:left w:val="none" w:sz="0" w:space="0" w:color="auto"/>
        <w:bottom w:val="none" w:sz="0" w:space="0" w:color="auto"/>
        <w:right w:val="none" w:sz="0" w:space="0" w:color="auto"/>
      </w:divBdr>
    </w:div>
    <w:div w:id="1763256447">
      <w:bodyDiv w:val="1"/>
      <w:marLeft w:val="0"/>
      <w:marRight w:val="0"/>
      <w:marTop w:val="0"/>
      <w:marBottom w:val="0"/>
      <w:divBdr>
        <w:top w:val="none" w:sz="0" w:space="0" w:color="auto"/>
        <w:left w:val="none" w:sz="0" w:space="0" w:color="auto"/>
        <w:bottom w:val="none" w:sz="0" w:space="0" w:color="auto"/>
        <w:right w:val="none" w:sz="0" w:space="0" w:color="auto"/>
      </w:divBdr>
    </w:div>
    <w:div w:id="1763408466">
      <w:bodyDiv w:val="1"/>
      <w:marLeft w:val="0"/>
      <w:marRight w:val="0"/>
      <w:marTop w:val="0"/>
      <w:marBottom w:val="0"/>
      <w:divBdr>
        <w:top w:val="none" w:sz="0" w:space="0" w:color="auto"/>
        <w:left w:val="none" w:sz="0" w:space="0" w:color="auto"/>
        <w:bottom w:val="none" w:sz="0" w:space="0" w:color="auto"/>
        <w:right w:val="none" w:sz="0" w:space="0" w:color="auto"/>
      </w:divBdr>
    </w:div>
    <w:div w:id="1763455860">
      <w:bodyDiv w:val="1"/>
      <w:marLeft w:val="0"/>
      <w:marRight w:val="0"/>
      <w:marTop w:val="0"/>
      <w:marBottom w:val="0"/>
      <w:divBdr>
        <w:top w:val="none" w:sz="0" w:space="0" w:color="auto"/>
        <w:left w:val="none" w:sz="0" w:space="0" w:color="auto"/>
        <w:bottom w:val="none" w:sz="0" w:space="0" w:color="auto"/>
        <w:right w:val="none" w:sz="0" w:space="0" w:color="auto"/>
      </w:divBdr>
    </w:div>
    <w:div w:id="1763598875">
      <w:bodyDiv w:val="1"/>
      <w:marLeft w:val="0"/>
      <w:marRight w:val="0"/>
      <w:marTop w:val="0"/>
      <w:marBottom w:val="0"/>
      <w:divBdr>
        <w:top w:val="none" w:sz="0" w:space="0" w:color="auto"/>
        <w:left w:val="none" w:sz="0" w:space="0" w:color="auto"/>
        <w:bottom w:val="none" w:sz="0" w:space="0" w:color="auto"/>
        <w:right w:val="none" w:sz="0" w:space="0" w:color="auto"/>
      </w:divBdr>
    </w:div>
    <w:div w:id="1763798423">
      <w:bodyDiv w:val="1"/>
      <w:marLeft w:val="0"/>
      <w:marRight w:val="0"/>
      <w:marTop w:val="0"/>
      <w:marBottom w:val="0"/>
      <w:divBdr>
        <w:top w:val="none" w:sz="0" w:space="0" w:color="auto"/>
        <w:left w:val="none" w:sz="0" w:space="0" w:color="auto"/>
        <w:bottom w:val="none" w:sz="0" w:space="0" w:color="auto"/>
        <w:right w:val="none" w:sz="0" w:space="0" w:color="auto"/>
      </w:divBdr>
    </w:div>
    <w:div w:id="1763910942">
      <w:bodyDiv w:val="1"/>
      <w:marLeft w:val="0"/>
      <w:marRight w:val="0"/>
      <w:marTop w:val="0"/>
      <w:marBottom w:val="0"/>
      <w:divBdr>
        <w:top w:val="none" w:sz="0" w:space="0" w:color="auto"/>
        <w:left w:val="none" w:sz="0" w:space="0" w:color="auto"/>
        <w:bottom w:val="none" w:sz="0" w:space="0" w:color="auto"/>
        <w:right w:val="none" w:sz="0" w:space="0" w:color="auto"/>
      </w:divBdr>
    </w:div>
    <w:div w:id="1763985568">
      <w:bodyDiv w:val="1"/>
      <w:marLeft w:val="0"/>
      <w:marRight w:val="0"/>
      <w:marTop w:val="0"/>
      <w:marBottom w:val="0"/>
      <w:divBdr>
        <w:top w:val="none" w:sz="0" w:space="0" w:color="auto"/>
        <w:left w:val="none" w:sz="0" w:space="0" w:color="auto"/>
        <w:bottom w:val="none" w:sz="0" w:space="0" w:color="auto"/>
        <w:right w:val="none" w:sz="0" w:space="0" w:color="auto"/>
      </w:divBdr>
    </w:div>
    <w:div w:id="1764036286">
      <w:bodyDiv w:val="1"/>
      <w:marLeft w:val="0"/>
      <w:marRight w:val="0"/>
      <w:marTop w:val="0"/>
      <w:marBottom w:val="0"/>
      <w:divBdr>
        <w:top w:val="none" w:sz="0" w:space="0" w:color="auto"/>
        <w:left w:val="none" w:sz="0" w:space="0" w:color="auto"/>
        <w:bottom w:val="none" w:sz="0" w:space="0" w:color="auto"/>
        <w:right w:val="none" w:sz="0" w:space="0" w:color="auto"/>
      </w:divBdr>
    </w:div>
    <w:div w:id="1764107206">
      <w:bodyDiv w:val="1"/>
      <w:marLeft w:val="0"/>
      <w:marRight w:val="0"/>
      <w:marTop w:val="0"/>
      <w:marBottom w:val="0"/>
      <w:divBdr>
        <w:top w:val="none" w:sz="0" w:space="0" w:color="auto"/>
        <w:left w:val="none" w:sz="0" w:space="0" w:color="auto"/>
        <w:bottom w:val="none" w:sz="0" w:space="0" w:color="auto"/>
        <w:right w:val="none" w:sz="0" w:space="0" w:color="auto"/>
      </w:divBdr>
    </w:div>
    <w:div w:id="1764110769">
      <w:bodyDiv w:val="1"/>
      <w:marLeft w:val="0"/>
      <w:marRight w:val="0"/>
      <w:marTop w:val="0"/>
      <w:marBottom w:val="0"/>
      <w:divBdr>
        <w:top w:val="none" w:sz="0" w:space="0" w:color="auto"/>
        <w:left w:val="none" w:sz="0" w:space="0" w:color="auto"/>
        <w:bottom w:val="none" w:sz="0" w:space="0" w:color="auto"/>
        <w:right w:val="none" w:sz="0" w:space="0" w:color="auto"/>
      </w:divBdr>
    </w:div>
    <w:div w:id="1764836601">
      <w:bodyDiv w:val="1"/>
      <w:marLeft w:val="0"/>
      <w:marRight w:val="0"/>
      <w:marTop w:val="0"/>
      <w:marBottom w:val="0"/>
      <w:divBdr>
        <w:top w:val="none" w:sz="0" w:space="0" w:color="auto"/>
        <w:left w:val="none" w:sz="0" w:space="0" w:color="auto"/>
        <w:bottom w:val="none" w:sz="0" w:space="0" w:color="auto"/>
        <w:right w:val="none" w:sz="0" w:space="0" w:color="auto"/>
      </w:divBdr>
    </w:div>
    <w:div w:id="1764837388">
      <w:bodyDiv w:val="1"/>
      <w:marLeft w:val="0"/>
      <w:marRight w:val="0"/>
      <w:marTop w:val="0"/>
      <w:marBottom w:val="0"/>
      <w:divBdr>
        <w:top w:val="none" w:sz="0" w:space="0" w:color="auto"/>
        <w:left w:val="none" w:sz="0" w:space="0" w:color="auto"/>
        <w:bottom w:val="none" w:sz="0" w:space="0" w:color="auto"/>
        <w:right w:val="none" w:sz="0" w:space="0" w:color="auto"/>
      </w:divBdr>
    </w:div>
    <w:div w:id="1764912718">
      <w:bodyDiv w:val="1"/>
      <w:marLeft w:val="0"/>
      <w:marRight w:val="0"/>
      <w:marTop w:val="0"/>
      <w:marBottom w:val="0"/>
      <w:divBdr>
        <w:top w:val="none" w:sz="0" w:space="0" w:color="auto"/>
        <w:left w:val="none" w:sz="0" w:space="0" w:color="auto"/>
        <w:bottom w:val="none" w:sz="0" w:space="0" w:color="auto"/>
        <w:right w:val="none" w:sz="0" w:space="0" w:color="auto"/>
      </w:divBdr>
    </w:div>
    <w:div w:id="1765104057">
      <w:bodyDiv w:val="1"/>
      <w:marLeft w:val="0"/>
      <w:marRight w:val="0"/>
      <w:marTop w:val="0"/>
      <w:marBottom w:val="0"/>
      <w:divBdr>
        <w:top w:val="none" w:sz="0" w:space="0" w:color="auto"/>
        <w:left w:val="none" w:sz="0" w:space="0" w:color="auto"/>
        <w:bottom w:val="none" w:sz="0" w:space="0" w:color="auto"/>
        <w:right w:val="none" w:sz="0" w:space="0" w:color="auto"/>
      </w:divBdr>
    </w:div>
    <w:div w:id="1765220797">
      <w:bodyDiv w:val="1"/>
      <w:marLeft w:val="0"/>
      <w:marRight w:val="0"/>
      <w:marTop w:val="0"/>
      <w:marBottom w:val="0"/>
      <w:divBdr>
        <w:top w:val="none" w:sz="0" w:space="0" w:color="auto"/>
        <w:left w:val="none" w:sz="0" w:space="0" w:color="auto"/>
        <w:bottom w:val="none" w:sz="0" w:space="0" w:color="auto"/>
        <w:right w:val="none" w:sz="0" w:space="0" w:color="auto"/>
      </w:divBdr>
    </w:div>
    <w:div w:id="1765222006">
      <w:bodyDiv w:val="1"/>
      <w:marLeft w:val="0"/>
      <w:marRight w:val="0"/>
      <w:marTop w:val="0"/>
      <w:marBottom w:val="0"/>
      <w:divBdr>
        <w:top w:val="none" w:sz="0" w:space="0" w:color="auto"/>
        <w:left w:val="none" w:sz="0" w:space="0" w:color="auto"/>
        <w:bottom w:val="none" w:sz="0" w:space="0" w:color="auto"/>
        <w:right w:val="none" w:sz="0" w:space="0" w:color="auto"/>
      </w:divBdr>
    </w:div>
    <w:div w:id="1765299421">
      <w:bodyDiv w:val="1"/>
      <w:marLeft w:val="0"/>
      <w:marRight w:val="0"/>
      <w:marTop w:val="0"/>
      <w:marBottom w:val="0"/>
      <w:divBdr>
        <w:top w:val="none" w:sz="0" w:space="0" w:color="auto"/>
        <w:left w:val="none" w:sz="0" w:space="0" w:color="auto"/>
        <w:bottom w:val="none" w:sz="0" w:space="0" w:color="auto"/>
        <w:right w:val="none" w:sz="0" w:space="0" w:color="auto"/>
      </w:divBdr>
    </w:div>
    <w:div w:id="1765418410">
      <w:bodyDiv w:val="1"/>
      <w:marLeft w:val="0"/>
      <w:marRight w:val="0"/>
      <w:marTop w:val="0"/>
      <w:marBottom w:val="0"/>
      <w:divBdr>
        <w:top w:val="none" w:sz="0" w:space="0" w:color="auto"/>
        <w:left w:val="none" w:sz="0" w:space="0" w:color="auto"/>
        <w:bottom w:val="none" w:sz="0" w:space="0" w:color="auto"/>
        <w:right w:val="none" w:sz="0" w:space="0" w:color="auto"/>
      </w:divBdr>
    </w:div>
    <w:div w:id="1765491984">
      <w:bodyDiv w:val="1"/>
      <w:marLeft w:val="0"/>
      <w:marRight w:val="0"/>
      <w:marTop w:val="0"/>
      <w:marBottom w:val="0"/>
      <w:divBdr>
        <w:top w:val="none" w:sz="0" w:space="0" w:color="auto"/>
        <w:left w:val="none" w:sz="0" w:space="0" w:color="auto"/>
        <w:bottom w:val="none" w:sz="0" w:space="0" w:color="auto"/>
        <w:right w:val="none" w:sz="0" w:space="0" w:color="auto"/>
      </w:divBdr>
    </w:div>
    <w:div w:id="1765568316">
      <w:bodyDiv w:val="1"/>
      <w:marLeft w:val="0"/>
      <w:marRight w:val="0"/>
      <w:marTop w:val="0"/>
      <w:marBottom w:val="0"/>
      <w:divBdr>
        <w:top w:val="none" w:sz="0" w:space="0" w:color="auto"/>
        <w:left w:val="none" w:sz="0" w:space="0" w:color="auto"/>
        <w:bottom w:val="none" w:sz="0" w:space="0" w:color="auto"/>
        <w:right w:val="none" w:sz="0" w:space="0" w:color="auto"/>
      </w:divBdr>
    </w:div>
    <w:div w:id="1765570411">
      <w:bodyDiv w:val="1"/>
      <w:marLeft w:val="0"/>
      <w:marRight w:val="0"/>
      <w:marTop w:val="0"/>
      <w:marBottom w:val="0"/>
      <w:divBdr>
        <w:top w:val="none" w:sz="0" w:space="0" w:color="auto"/>
        <w:left w:val="none" w:sz="0" w:space="0" w:color="auto"/>
        <w:bottom w:val="none" w:sz="0" w:space="0" w:color="auto"/>
        <w:right w:val="none" w:sz="0" w:space="0" w:color="auto"/>
      </w:divBdr>
    </w:div>
    <w:div w:id="1765615755">
      <w:bodyDiv w:val="1"/>
      <w:marLeft w:val="0"/>
      <w:marRight w:val="0"/>
      <w:marTop w:val="0"/>
      <w:marBottom w:val="0"/>
      <w:divBdr>
        <w:top w:val="none" w:sz="0" w:space="0" w:color="auto"/>
        <w:left w:val="none" w:sz="0" w:space="0" w:color="auto"/>
        <w:bottom w:val="none" w:sz="0" w:space="0" w:color="auto"/>
        <w:right w:val="none" w:sz="0" w:space="0" w:color="auto"/>
      </w:divBdr>
    </w:div>
    <w:div w:id="1765685475">
      <w:bodyDiv w:val="1"/>
      <w:marLeft w:val="0"/>
      <w:marRight w:val="0"/>
      <w:marTop w:val="0"/>
      <w:marBottom w:val="0"/>
      <w:divBdr>
        <w:top w:val="none" w:sz="0" w:space="0" w:color="auto"/>
        <w:left w:val="none" w:sz="0" w:space="0" w:color="auto"/>
        <w:bottom w:val="none" w:sz="0" w:space="0" w:color="auto"/>
        <w:right w:val="none" w:sz="0" w:space="0" w:color="auto"/>
      </w:divBdr>
    </w:div>
    <w:div w:id="1765757832">
      <w:bodyDiv w:val="1"/>
      <w:marLeft w:val="0"/>
      <w:marRight w:val="0"/>
      <w:marTop w:val="0"/>
      <w:marBottom w:val="0"/>
      <w:divBdr>
        <w:top w:val="none" w:sz="0" w:space="0" w:color="auto"/>
        <w:left w:val="none" w:sz="0" w:space="0" w:color="auto"/>
        <w:bottom w:val="none" w:sz="0" w:space="0" w:color="auto"/>
        <w:right w:val="none" w:sz="0" w:space="0" w:color="auto"/>
      </w:divBdr>
    </w:div>
    <w:div w:id="1766267136">
      <w:bodyDiv w:val="1"/>
      <w:marLeft w:val="0"/>
      <w:marRight w:val="0"/>
      <w:marTop w:val="0"/>
      <w:marBottom w:val="0"/>
      <w:divBdr>
        <w:top w:val="none" w:sz="0" w:space="0" w:color="auto"/>
        <w:left w:val="none" w:sz="0" w:space="0" w:color="auto"/>
        <w:bottom w:val="none" w:sz="0" w:space="0" w:color="auto"/>
        <w:right w:val="none" w:sz="0" w:space="0" w:color="auto"/>
      </w:divBdr>
    </w:div>
    <w:div w:id="1766459521">
      <w:bodyDiv w:val="1"/>
      <w:marLeft w:val="0"/>
      <w:marRight w:val="0"/>
      <w:marTop w:val="0"/>
      <w:marBottom w:val="0"/>
      <w:divBdr>
        <w:top w:val="none" w:sz="0" w:space="0" w:color="auto"/>
        <w:left w:val="none" w:sz="0" w:space="0" w:color="auto"/>
        <w:bottom w:val="none" w:sz="0" w:space="0" w:color="auto"/>
        <w:right w:val="none" w:sz="0" w:space="0" w:color="auto"/>
      </w:divBdr>
    </w:div>
    <w:div w:id="1766654688">
      <w:bodyDiv w:val="1"/>
      <w:marLeft w:val="0"/>
      <w:marRight w:val="0"/>
      <w:marTop w:val="0"/>
      <w:marBottom w:val="0"/>
      <w:divBdr>
        <w:top w:val="none" w:sz="0" w:space="0" w:color="auto"/>
        <w:left w:val="none" w:sz="0" w:space="0" w:color="auto"/>
        <w:bottom w:val="none" w:sz="0" w:space="0" w:color="auto"/>
        <w:right w:val="none" w:sz="0" w:space="0" w:color="auto"/>
      </w:divBdr>
    </w:div>
    <w:div w:id="1766995439">
      <w:bodyDiv w:val="1"/>
      <w:marLeft w:val="0"/>
      <w:marRight w:val="0"/>
      <w:marTop w:val="0"/>
      <w:marBottom w:val="0"/>
      <w:divBdr>
        <w:top w:val="none" w:sz="0" w:space="0" w:color="auto"/>
        <w:left w:val="none" w:sz="0" w:space="0" w:color="auto"/>
        <w:bottom w:val="none" w:sz="0" w:space="0" w:color="auto"/>
        <w:right w:val="none" w:sz="0" w:space="0" w:color="auto"/>
      </w:divBdr>
    </w:div>
    <w:div w:id="1767067709">
      <w:bodyDiv w:val="1"/>
      <w:marLeft w:val="0"/>
      <w:marRight w:val="0"/>
      <w:marTop w:val="0"/>
      <w:marBottom w:val="0"/>
      <w:divBdr>
        <w:top w:val="none" w:sz="0" w:space="0" w:color="auto"/>
        <w:left w:val="none" w:sz="0" w:space="0" w:color="auto"/>
        <w:bottom w:val="none" w:sz="0" w:space="0" w:color="auto"/>
        <w:right w:val="none" w:sz="0" w:space="0" w:color="auto"/>
      </w:divBdr>
    </w:div>
    <w:div w:id="1767068901">
      <w:bodyDiv w:val="1"/>
      <w:marLeft w:val="0"/>
      <w:marRight w:val="0"/>
      <w:marTop w:val="0"/>
      <w:marBottom w:val="0"/>
      <w:divBdr>
        <w:top w:val="none" w:sz="0" w:space="0" w:color="auto"/>
        <w:left w:val="none" w:sz="0" w:space="0" w:color="auto"/>
        <w:bottom w:val="none" w:sz="0" w:space="0" w:color="auto"/>
        <w:right w:val="none" w:sz="0" w:space="0" w:color="auto"/>
      </w:divBdr>
    </w:div>
    <w:div w:id="1767116111">
      <w:bodyDiv w:val="1"/>
      <w:marLeft w:val="0"/>
      <w:marRight w:val="0"/>
      <w:marTop w:val="0"/>
      <w:marBottom w:val="0"/>
      <w:divBdr>
        <w:top w:val="none" w:sz="0" w:space="0" w:color="auto"/>
        <w:left w:val="none" w:sz="0" w:space="0" w:color="auto"/>
        <w:bottom w:val="none" w:sz="0" w:space="0" w:color="auto"/>
        <w:right w:val="none" w:sz="0" w:space="0" w:color="auto"/>
      </w:divBdr>
    </w:div>
    <w:div w:id="1767195161">
      <w:bodyDiv w:val="1"/>
      <w:marLeft w:val="0"/>
      <w:marRight w:val="0"/>
      <w:marTop w:val="0"/>
      <w:marBottom w:val="0"/>
      <w:divBdr>
        <w:top w:val="none" w:sz="0" w:space="0" w:color="auto"/>
        <w:left w:val="none" w:sz="0" w:space="0" w:color="auto"/>
        <w:bottom w:val="none" w:sz="0" w:space="0" w:color="auto"/>
        <w:right w:val="none" w:sz="0" w:space="0" w:color="auto"/>
      </w:divBdr>
    </w:div>
    <w:div w:id="1767385503">
      <w:bodyDiv w:val="1"/>
      <w:marLeft w:val="0"/>
      <w:marRight w:val="0"/>
      <w:marTop w:val="0"/>
      <w:marBottom w:val="0"/>
      <w:divBdr>
        <w:top w:val="none" w:sz="0" w:space="0" w:color="auto"/>
        <w:left w:val="none" w:sz="0" w:space="0" w:color="auto"/>
        <w:bottom w:val="none" w:sz="0" w:space="0" w:color="auto"/>
        <w:right w:val="none" w:sz="0" w:space="0" w:color="auto"/>
      </w:divBdr>
    </w:div>
    <w:div w:id="1767506531">
      <w:bodyDiv w:val="1"/>
      <w:marLeft w:val="0"/>
      <w:marRight w:val="0"/>
      <w:marTop w:val="0"/>
      <w:marBottom w:val="0"/>
      <w:divBdr>
        <w:top w:val="none" w:sz="0" w:space="0" w:color="auto"/>
        <w:left w:val="none" w:sz="0" w:space="0" w:color="auto"/>
        <w:bottom w:val="none" w:sz="0" w:space="0" w:color="auto"/>
        <w:right w:val="none" w:sz="0" w:space="0" w:color="auto"/>
      </w:divBdr>
    </w:div>
    <w:div w:id="1767537552">
      <w:bodyDiv w:val="1"/>
      <w:marLeft w:val="0"/>
      <w:marRight w:val="0"/>
      <w:marTop w:val="0"/>
      <w:marBottom w:val="0"/>
      <w:divBdr>
        <w:top w:val="none" w:sz="0" w:space="0" w:color="auto"/>
        <w:left w:val="none" w:sz="0" w:space="0" w:color="auto"/>
        <w:bottom w:val="none" w:sz="0" w:space="0" w:color="auto"/>
        <w:right w:val="none" w:sz="0" w:space="0" w:color="auto"/>
      </w:divBdr>
    </w:div>
    <w:div w:id="1767574421">
      <w:bodyDiv w:val="1"/>
      <w:marLeft w:val="0"/>
      <w:marRight w:val="0"/>
      <w:marTop w:val="0"/>
      <w:marBottom w:val="0"/>
      <w:divBdr>
        <w:top w:val="none" w:sz="0" w:space="0" w:color="auto"/>
        <w:left w:val="none" w:sz="0" w:space="0" w:color="auto"/>
        <w:bottom w:val="none" w:sz="0" w:space="0" w:color="auto"/>
        <w:right w:val="none" w:sz="0" w:space="0" w:color="auto"/>
      </w:divBdr>
    </w:div>
    <w:div w:id="1767848983">
      <w:bodyDiv w:val="1"/>
      <w:marLeft w:val="0"/>
      <w:marRight w:val="0"/>
      <w:marTop w:val="0"/>
      <w:marBottom w:val="0"/>
      <w:divBdr>
        <w:top w:val="none" w:sz="0" w:space="0" w:color="auto"/>
        <w:left w:val="none" w:sz="0" w:space="0" w:color="auto"/>
        <w:bottom w:val="none" w:sz="0" w:space="0" w:color="auto"/>
        <w:right w:val="none" w:sz="0" w:space="0" w:color="auto"/>
      </w:divBdr>
    </w:div>
    <w:div w:id="1768039067">
      <w:bodyDiv w:val="1"/>
      <w:marLeft w:val="0"/>
      <w:marRight w:val="0"/>
      <w:marTop w:val="0"/>
      <w:marBottom w:val="0"/>
      <w:divBdr>
        <w:top w:val="none" w:sz="0" w:space="0" w:color="auto"/>
        <w:left w:val="none" w:sz="0" w:space="0" w:color="auto"/>
        <w:bottom w:val="none" w:sz="0" w:space="0" w:color="auto"/>
        <w:right w:val="none" w:sz="0" w:space="0" w:color="auto"/>
      </w:divBdr>
    </w:div>
    <w:div w:id="1768236400">
      <w:bodyDiv w:val="1"/>
      <w:marLeft w:val="0"/>
      <w:marRight w:val="0"/>
      <w:marTop w:val="0"/>
      <w:marBottom w:val="0"/>
      <w:divBdr>
        <w:top w:val="none" w:sz="0" w:space="0" w:color="auto"/>
        <w:left w:val="none" w:sz="0" w:space="0" w:color="auto"/>
        <w:bottom w:val="none" w:sz="0" w:space="0" w:color="auto"/>
        <w:right w:val="none" w:sz="0" w:space="0" w:color="auto"/>
      </w:divBdr>
    </w:div>
    <w:div w:id="1768309092">
      <w:bodyDiv w:val="1"/>
      <w:marLeft w:val="0"/>
      <w:marRight w:val="0"/>
      <w:marTop w:val="0"/>
      <w:marBottom w:val="0"/>
      <w:divBdr>
        <w:top w:val="none" w:sz="0" w:space="0" w:color="auto"/>
        <w:left w:val="none" w:sz="0" w:space="0" w:color="auto"/>
        <w:bottom w:val="none" w:sz="0" w:space="0" w:color="auto"/>
        <w:right w:val="none" w:sz="0" w:space="0" w:color="auto"/>
      </w:divBdr>
    </w:div>
    <w:div w:id="1768504781">
      <w:bodyDiv w:val="1"/>
      <w:marLeft w:val="0"/>
      <w:marRight w:val="0"/>
      <w:marTop w:val="0"/>
      <w:marBottom w:val="0"/>
      <w:divBdr>
        <w:top w:val="none" w:sz="0" w:space="0" w:color="auto"/>
        <w:left w:val="none" w:sz="0" w:space="0" w:color="auto"/>
        <w:bottom w:val="none" w:sz="0" w:space="0" w:color="auto"/>
        <w:right w:val="none" w:sz="0" w:space="0" w:color="auto"/>
      </w:divBdr>
    </w:div>
    <w:div w:id="1768577121">
      <w:bodyDiv w:val="1"/>
      <w:marLeft w:val="0"/>
      <w:marRight w:val="0"/>
      <w:marTop w:val="0"/>
      <w:marBottom w:val="0"/>
      <w:divBdr>
        <w:top w:val="none" w:sz="0" w:space="0" w:color="auto"/>
        <w:left w:val="none" w:sz="0" w:space="0" w:color="auto"/>
        <w:bottom w:val="none" w:sz="0" w:space="0" w:color="auto"/>
        <w:right w:val="none" w:sz="0" w:space="0" w:color="auto"/>
      </w:divBdr>
    </w:div>
    <w:div w:id="1768698625">
      <w:bodyDiv w:val="1"/>
      <w:marLeft w:val="0"/>
      <w:marRight w:val="0"/>
      <w:marTop w:val="0"/>
      <w:marBottom w:val="0"/>
      <w:divBdr>
        <w:top w:val="none" w:sz="0" w:space="0" w:color="auto"/>
        <w:left w:val="none" w:sz="0" w:space="0" w:color="auto"/>
        <w:bottom w:val="none" w:sz="0" w:space="0" w:color="auto"/>
        <w:right w:val="none" w:sz="0" w:space="0" w:color="auto"/>
      </w:divBdr>
    </w:div>
    <w:div w:id="1768841716">
      <w:bodyDiv w:val="1"/>
      <w:marLeft w:val="0"/>
      <w:marRight w:val="0"/>
      <w:marTop w:val="0"/>
      <w:marBottom w:val="0"/>
      <w:divBdr>
        <w:top w:val="none" w:sz="0" w:space="0" w:color="auto"/>
        <w:left w:val="none" w:sz="0" w:space="0" w:color="auto"/>
        <w:bottom w:val="none" w:sz="0" w:space="0" w:color="auto"/>
        <w:right w:val="none" w:sz="0" w:space="0" w:color="auto"/>
      </w:divBdr>
    </w:div>
    <w:div w:id="1768885127">
      <w:bodyDiv w:val="1"/>
      <w:marLeft w:val="0"/>
      <w:marRight w:val="0"/>
      <w:marTop w:val="0"/>
      <w:marBottom w:val="0"/>
      <w:divBdr>
        <w:top w:val="none" w:sz="0" w:space="0" w:color="auto"/>
        <w:left w:val="none" w:sz="0" w:space="0" w:color="auto"/>
        <w:bottom w:val="none" w:sz="0" w:space="0" w:color="auto"/>
        <w:right w:val="none" w:sz="0" w:space="0" w:color="auto"/>
      </w:divBdr>
    </w:div>
    <w:div w:id="1768965614">
      <w:bodyDiv w:val="1"/>
      <w:marLeft w:val="0"/>
      <w:marRight w:val="0"/>
      <w:marTop w:val="0"/>
      <w:marBottom w:val="0"/>
      <w:divBdr>
        <w:top w:val="none" w:sz="0" w:space="0" w:color="auto"/>
        <w:left w:val="none" w:sz="0" w:space="0" w:color="auto"/>
        <w:bottom w:val="none" w:sz="0" w:space="0" w:color="auto"/>
        <w:right w:val="none" w:sz="0" w:space="0" w:color="auto"/>
      </w:divBdr>
    </w:div>
    <w:div w:id="1769302791">
      <w:bodyDiv w:val="1"/>
      <w:marLeft w:val="0"/>
      <w:marRight w:val="0"/>
      <w:marTop w:val="0"/>
      <w:marBottom w:val="0"/>
      <w:divBdr>
        <w:top w:val="none" w:sz="0" w:space="0" w:color="auto"/>
        <w:left w:val="none" w:sz="0" w:space="0" w:color="auto"/>
        <w:bottom w:val="none" w:sz="0" w:space="0" w:color="auto"/>
        <w:right w:val="none" w:sz="0" w:space="0" w:color="auto"/>
      </w:divBdr>
    </w:div>
    <w:div w:id="1769349523">
      <w:bodyDiv w:val="1"/>
      <w:marLeft w:val="0"/>
      <w:marRight w:val="0"/>
      <w:marTop w:val="0"/>
      <w:marBottom w:val="0"/>
      <w:divBdr>
        <w:top w:val="none" w:sz="0" w:space="0" w:color="auto"/>
        <w:left w:val="none" w:sz="0" w:space="0" w:color="auto"/>
        <w:bottom w:val="none" w:sz="0" w:space="0" w:color="auto"/>
        <w:right w:val="none" w:sz="0" w:space="0" w:color="auto"/>
      </w:divBdr>
    </w:div>
    <w:div w:id="1769615585">
      <w:bodyDiv w:val="1"/>
      <w:marLeft w:val="0"/>
      <w:marRight w:val="0"/>
      <w:marTop w:val="0"/>
      <w:marBottom w:val="0"/>
      <w:divBdr>
        <w:top w:val="none" w:sz="0" w:space="0" w:color="auto"/>
        <w:left w:val="none" w:sz="0" w:space="0" w:color="auto"/>
        <w:bottom w:val="none" w:sz="0" w:space="0" w:color="auto"/>
        <w:right w:val="none" w:sz="0" w:space="0" w:color="auto"/>
      </w:divBdr>
    </w:div>
    <w:div w:id="1769619971">
      <w:bodyDiv w:val="1"/>
      <w:marLeft w:val="0"/>
      <w:marRight w:val="0"/>
      <w:marTop w:val="0"/>
      <w:marBottom w:val="0"/>
      <w:divBdr>
        <w:top w:val="none" w:sz="0" w:space="0" w:color="auto"/>
        <w:left w:val="none" w:sz="0" w:space="0" w:color="auto"/>
        <w:bottom w:val="none" w:sz="0" w:space="0" w:color="auto"/>
        <w:right w:val="none" w:sz="0" w:space="0" w:color="auto"/>
      </w:divBdr>
    </w:div>
    <w:div w:id="1769891472">
      <w:bodyDiv w:val="1"/>
      <w:marLeft w:val="0"/>
      <w:marRight w:val="0"/>
      <w:marTop w:val="0"/>
      <w:marBottom w:val="0"/>
      <w:divBdr>
        <w:top w:val="none" w:sz="0" w:space="0" w:color="auto"/>
        <w:left w:val="none" w:sz="0" w:space="0" w:color="auto"/>
        <w:bottom w:val="none" w:sz="0" w:space="0" w:color="auto"/>
        <w:right w:val="none" w:sz="0" w:space="0" w:color="auto"/>
      </w:divBdr>
    </w:div>
    <w:div w:id="1770008024">
      <w:bodyDiv w:val="1"/>
      <w:marLeft w:val="0"/>
      <w:marRight w:val="0"/>
      <w:marTop w:val="0"/>
      <w:marBottom w:val="0"/>
      <w:divBdr>
        <w:top w:val="none" w:sz="0" w:space="0" w:color="auto"/>
        <w:left w:val="none" w:sz="0" w:space="0" w:color="auto"/>
        <w:bottom w:val="none" w:sz="0" w:space="0" w:color="auto"/>
        <w:right w:val="none" w:sz="0" w:space="0" w:color="auto"/>
      </w:divBdr>
    </w:div>
    <w:div w:id="1770275697">
      <w:bodyDiv w:val="1"/>
      <w:marLeft w:val="0"/>
      <w:marRight w:val="0"/>
      <w:marTop w:val="0"/>
      <w:marBottom w:val="0"/>
      <w:divBdr>
        <w:top w:val="none" w:sz="0" w:space="0" w:color="auto"/>
        <w:left w:val="none" w:sz="0" w:space="0" w:color="auto"/>
        <w:bottom w:val="none" w:sz="0" w:space="0" w:color="auto"/>
        <w:right w:val="none" w:sz="0" w:space="0" w:color="auto"/>
      </w:divBdr>
    </w:div>
    <w:div w:id="1770465963">
      <w:bodyDiv w:val="1"/>
      <w:marLeft w:val="0"/>
      <w:marRight w:val="0"/>
      <w:marTop w:val="0"/>
      <w:marBottom w:val="0"/>
      <w:divBdr>
        <w:top w:val="none" w:sz="0" w:space="0" w:color="auto"/>
        <w:left w:val="none" w:sz="0" w:space="0" w:color="auto"/>
        <w:bottom w:val="none" w:sz="0" w:space="0" w:color="auto"/>
        <w:right w:val="none" w:sz="0" w:space="0" w:color="auto"/>
      </w:divBdr>
    </w:div>
    <w:div w:id="1770468583">
      <w:bodyDiv w:val="1"/>
      <w:marLeft w:val="0"/>
      <w:marRight w:val="0"/>
      <w:marTop w:val="0"/>
      <w:marBottom w:val="0"/>
      <w:divBdr>
        <w:top w:val="none" w:sz="0" w:space="0" w:color="auto"/>
        <w:left w:val="none" w:sz="0" w:space="0" w:color="auto"/>
        <w:bottom w:val="none" w:sz="0" w:space="0" w:color="auto"/>
        <w:right w:val="none" w:sz="0" w:space="0" w:color="auto"/>
      </w:divBdr>
    </w:div>
    <w:div w:id="1770661529">
      <w:bodyDiv w:val="1"/>
      <w:marLeft w:val="0"/>
      <w:marRight w:val="0"/>
      <w:marTop w:val="0"/>
      <w:marBottom w:val="0"/>
      <w:divBdr>
        <w:top w:val="none" w:sz="0" w:space="0" w:color="auto"/>
        <w:left w:val="none" w:sz="0" w:space="0" w:color="auto"/>
        <w:bottom w:val="none" w:sz="0" w:space="0" w:color="auto"/>
        <w:right w:val="none" w:sz="0" w:space="0" w:color="auto"/>
      </w:divBdr>
    </w:div>
    <w:div w:id="1770663928">
      <w:bodyDiv w:val="1"/>
      <w:marLeft w:val="0"/>
      <w:marRight w:val="0"/>
      <w:marTop w:val="0"/>
      <w:marBottom w:val="0"/>
      <w:divBdr>
        <w:top w:val="none" w:sz="0" w:space="0" w:color="auto"/>
        <w:left w:val="none" w:sz="0" w:space="0" w:color="auto"/>
        <w:bottom w:val="none" w:sz="0" w:space="0" w:color="auto"/>
        <w:right w:val="none" w:sz="0" w:space="0" w:color="auto"/>
      </w:divBdr>
    </w:div>
    <w:div w:id="1770739226">
      <w:bodyDiv w:val="1"/>
      <w:marLeft w:val="0"/>
      <w:marRight w:val="0"/>
      <w:marTop w:val="0"/>
      <w:marBottom w:val="0"/>
      <w:divBdr>
        <w:top w:val="none" w:sz="0" w:space="0" w:color="auto"/>
        <w:left w:val="none" w:sz="0" w:space="0" w:color="auto"/>
        <w:bottom w:val="none" w:sz="0" w:space="0" w:color="auto"/>
        <w:right w:val="none" w:sz="0" w:space="0" w:color="auto"/>
      </w:divBdr>
    </w:div>
    <w:div w:id="1770857864">
      <w:bodyDiv w:val="1"/>
      <w:marLeft w:val="0"/>
      <w:marRight w:val="0"/>
      <w:marTop w:val="0"/>
      <w:marBottom w:val="0"/>
      <w:divBdr>
        <w:top w:val="none" w:sz="0" w:space="0" w:color="auto"/>
        <w:left w:val="none" w:sz="0" w:space="0" w:color="auto"/>
        <w:bottom w:val="none" w:sz="0" w:space="0" w:color="auto"/>
        <w:right w:val="none" w:sz="0" w:space="0" w:color="auto"/>
      </w:divBdr>
    </w:div>
    <w:div w:id="1770858074">
      <w:bodyDiv w:val="1"/>
      <w:marLeft w:val="0"/>
      <w:marRight w:val="0"/>
      <w:marTop w:val="0"/>
      <w:marBottom w:val="0"/>
      <w:divBdr>
        <w:top w:val="none" w:sz="0" w:space="0" w:color="auto"/>
        <w:left w:val="none" w:sz="0" w:space="0" w:color="auto"/>
        <w:bottom w:val="none" w:sz="0" w:space="0" w:color="auto"/>
        <w:right w:val="none" w:sz="0" w:space="0" w:color="auto"/>
      </w:divBdr>
    </w:div>
    <w:div w:id="1770930799">
      <w:bodyDiv w:val="1"/>
      <w:marLeft w:val="0"/>
      <w:marRight w:val="0"/>
      <w:marTop w:val="0"/>
      <w:marBottom w:val="0"/>
      <w:divBdr>
        <w:top w:val="none" w:sz="0" w:space="0" w:color="auto"/>
        <w:left w:val="none" w:sz="0" w:space="0" w:color="auto"/>
        <w:bottom w:val="none" w:sz="0" w:space="0" w:color="auto"/>
        <w:right w:val="none" w:sz="0" w:space="0" w:color="auto"/>
      </w:divBdr>
    </w:div>
    <w:div w:id="1771119043">
      <w:bodyDiv w:val="1"/>
      <w:marLeft w:val="0"/>
      <w:marRight w:val="0"/>
      <w:marTop w:val="0"/>
      <w:marBottom w:val="0"/>
      <w:divBdr>
        <w:top w:val="none" w:sz="0" w:space="0" w:color="auto"/>
        <w:left w:val="none" w:sz="0" w:space="0" w:color="auto"/>
        <w:bottom w:val="none" w:sz="0" w:space="0" w:color="auto"/>
        <w:right w:val="none" w:sz="0" w:space="0" w:color="auto"/>
      </w:divBdr>
    </w:div>
    <w:div w:id="1771193399">
      <w:bodyDiv w:val="1"/>
      <w:marLeft w:val="0"/>
      <w:marRight w:val="0"/>
      <w:marTop w:val="0"/>
      <w:marBottom w:val="0"/>
      <w:divBdr>
        <w:top w:val="none" w:sz="0" w:space="0" w:color="auto"/>
        <w:left w:val="none" w:sz="0" w:space="0" w:color="auto"/>
        <w:bottom w:val="none" w:sz="0" w:space="0" w:color="auto"/>
        <w:right w:val="none" w:sz="0" w:space="0" w:color="auto"/>
      </w:divBdr>
    </w:div>
    <w:div w:id="1771316605">
      <w:bodyDiv w:val="1"/>
      <w:marLeft w:val="0"/>
      <w:marRight w:val="0"/>
      <w:marTop w:val="0"/>
      <w:marBottom w:val="0"/>
      <w:divBdr>
        <w:top w:val="none" w:sz="0" w:space="0" w:color="auto"/>
        <w:left w:val="none" w:sz="0" w:space="0" w:color="auto"/>
        <w:bottom w:val="none" w:sz="0" w:space="0" w:color="auto"/>
        <w:right w:val="none" w:sz="0" w:space="0" w:color="auto"/>
      </w:divBdr>
    </w:div>
    <w:div w:id="1771385996">
      <w:bodyDiv w:val="1"/>
      <w:marLeft w:val="0"/>
      <w:marRight w:val="0"/>
      <w:marTop w:val="0"/>
      <w:marBottom w:val="0"/>
      <w:divBdr>
        <w:top w:val="none" w:sz="0" w:space="0" w:color="auto"/>
        <w:left w:val="none" w:sz="0" w:space="0" w:color="auto"/>
        <w:bottom w:val="none" w:sz="0" w:space="0" w:color="auto"/>
        <w:right w:val="none" w:sz="0" w:space="0" w:color="auto"/>
      </w:divBdr>
    </w:div>
    <w:div w:id="1771388089">
      <w:bodyDiv w:val="1"/>
      <w:marLeft w:val="0"/>
      <w:marRight w:val="0"/>
      <w:marTop w:val="0"/>
      <w:marBottom w:val="0"/>
      <w:divBdr>
        <w:top w:val="none" w:sz="0" w:space="0" w:color="auto"/>
        <w:left w:val="none" w:sz="0" w:space="0" w:color="auto"/>
        <w:bottom w:val="none" w:sz="0" w:space="0" w:color="auto"/>
        <w:right w:val="none" w:sz="0" w:space="0" w:color="auto"/>
      </w:divBdr>
    </w:div>
    <w:div w:id="1771389459">
      <w:bodyDiv w:val="1"/>
      <w:marLeft w:val="0"/>
      <w:marRight w:val="0"/>
      <w:marTop w:val="0"/>
      <w:marBottom w:val="0"/>
      <w:divBdr>
        <w:top w:val="none" w:sz="0" w:space="0" w:color="auto"/>
        <w:left w:val="none" w:sz="0" w:space="0" w:color="auto"/>
        <w:bottom w:val="none" w:sz="0" w:space="0" w:color="auto"/>
        <w:right w:val="none" w:sz="0" w:space="0" w:color="auto"/>
      </w:divBdr>
    </w:div>
    <w:div w:id="1771391000">
      <w:bodyDiv w:val="1"/>
      <w:marLeft w:val="0"/>
      <w:marRight w:val="0"/>
      <w:marTop w:val="0"/>
      <w:marBottom w:val="0"/>
      <w:divBdr>
        <w:top w:val="none" w:sz="0" w:space="0" w:color="auto"/>
        <w:left w:val="none" w:sz="0" w:space="0" w:color="auto"/>
        <w:bottom w:val="none" w:sz="0" w:space="0" w:color="auto"/>
        <w:right w:val="none" w:sz="0" w:space="0" w:color="auto"/>
      </w:divBdr>
    </w:div>
    <w:div w:id="1771851285">
      <w:bodyDiv w:val="1"/>
      <w:marLeft w:val="0"/>
      <w:marRight w:val="0"/>
      <w:marTop w:val="0"/>
      <w:marBottom w:val="0"/>
      <w:divBdr>
        <w:top w:val="none" w:sz="0" w:space="0" w:color="auto"/>
        <w:left w:val="none" w:sz="0" w:space="0" w:color="auto"/>
        <w:bottom w:val="none" w:sz="0" w:space="0" w:color="auto"/>
        <w:right w:val="none" w:sz="0" w:space="0" w:color="auto"/>
      </w:divBdr>
    </w:div>
    <w:div w:id="1771967122">
      <w:bodyDiv w:val="1"/>
      <w:marLeft w:val="0"/>
      <w:marRight w:val="0"/>
      <w:marTop w:val="0"/>
      <w:marBottom w:val="0"/>
      <w:divBdr>
        <w:top w:val="none" w:sz="0" w:space="0" w:color="auto"/>
        <w:left w:val="none" w:sz="0" w:space="0" w:color="auto"/>
        <w:bottom w:val="none" w:sz="0" w:space="0" w:color="auto"/>
        <w:right w:val="none" w:sz="0" w:space="0" w:color="auto"/>
      </w:divBdr>
    </w:div>
    <w:div w:id="1772239109">
      <w:bodyDiv w:val="1"/>
      <w:marLeft w:val="0"/>
      <w:marRight w:val="0"/>
      <w:marTop w:val="0"/>
      <w:marBottom w:val="0"/>
      <w:divBdr>
        <w:top w:val="none" w:sz="0" w:space="0" w:color="auto"/>
        <w:left w:val="none" w:sz="0" w:space="0" w:color="auto"/>
        <w:bottom w:val="none" w:sz="0" w:space="0" w:color="auto"/>
        <w:right w:val="none" w:sz="0" w:space="0" w:color="auto"/>
      </w:divBdr>
    </w:div>
    <w:div w:id="1772239462">
      <w:bodyDiv w:val="1"/>
      <w:marLeft w:val="0"/>
      <w:marRight w:val="0"/>
      <w:marTop w:val="0"/>
      <w:marBottom w:val="0"/>
      <w:divBdr>
        <w:top w:val="none" w:sz="0" w:space="0" w:color="auto"/>
        <w:left w:val="none" w:sz="0" w:space="0" w:color="auto"/>
        <w:bottom w:val="none" w:sz="0" w:space="0" w:color="auto"/>
        <w:right w:val="none" w:sz="0" w:space="0" w:color="auto"/>
      </w:divBdr>
    </w:div>
    <w:div w:id="1772315103">
      <w:bodyDiv w:val="1"/>
      <w:marLeft w:val="0"/>
      <w:marRight w:val="0"/>
      <w:marTop w:val="0"/>
      <w:marBottom w:val="0"/>
      <w:divBdr>
        <w:top w:val="none" w:sz="0" w:space="0" w:color="auto"/>
        <w:left w:val="none" w:sz="0" w:space="0" w:color="auto"/>
        <w:bottom w:val="none" w:sz="0" w:space="0" w:color="auto"/>
        <w:right w:val="none" w:sz="0" w:space="0" w:color="auto"/>
      </w:divBdr>
    </w:div>
    <w:div w:id="1772554021">
      <w:bodyDiv w:val="1"/>
      <w:marLeft w:val="0"/>
      <w:marRight w:val="0"/>
      <w:marTop w:val="0"/>
      <w:marBottom w:val="0"/>
      <w:divBdr>
        <w:top w:val="none" w:sz="0" w:space="0" w:color="auto"/>
        <w:left w:val="none" w:sz="0" w:space="0" w:color="auto"/>
        <w:bottom w:val="none" w:sz="0" w:space="0" w:color="auto"/>
        <w:right w:val="none" w:sz="0" w:space="0" w:color="auto"/>
      </w:divBdr>
    </w:div>
    <w:div w:id="1772579318">
      <w:bodyDiv w:val="1"/>
      <w:marLeft w:val="0"/>
      <w:marRight w:val="0"/>
      <w:marTop w:val="0"/>
      <w:marBottom w:val="0"/>
      <w:divBdr>
        <w:top w:val="none" w:sz="0" w:space="0" w:color="auto"/>
        <w:left w:val="none" w:sz="0" w:space="0" w:color="auto"/>
        <w:bottom w:val="none" w:sz="0" w:space="0" w:color="auto"/>
        <w:right w:val="none" w:sz="0" w:space="0" w:color="auto"/>
      </w:divBdr>
    </w:div>
    <w:div w:id="1772772140">
      <w:bodyDiv w:val="1"/>
      <w:marLeft w:val="0"/>
      <w:marRight w:val="0"/>
      <w:marTop w:val="0"/>
      <w:marBottom w:val="0"/>
      <w:divBdr>
        <w:top w:val="none" w:sz="0" w:space="0" w:color="auto"/>
        <w:left w:val="none" w:sz="0" w:space="0" w:color="auto"/>
        <w:bottom w:val="none" w:sz="0" w:space="0" w:color="auto"/>
        <w:right w:val="none" w:sz="0" w:space="0" w:color="auto"/>
      </w:divBdr>
    </w:div>
    <w:div w:id="1772895679">
      <w:bodyDiv w:val="1"/>
      <w:marLeft w:val="0"/>
      <w:marRight w:val="0"/>
      <w:marTop w:val="0"/>
      <w:marBottom w:val="0"/>
      <w:divBdr>
        <w:top w:val="none" w:sz="0" w:space="0" w:color="auto"/>
        <w:left w:val="none" w:sz="0" w:space="0" w:color="auto"/>
        <w:bottom w:val="none" w:sz="0" w:space="0" w:color="auto"/>
        <w:right w:val="none" w:sz="0" w:space="0" w:color="auto"/>
      </w:divBdr>
    </w:div>
    <w:div w:id="1773165304">
      <w:bodyDiv w:val="1"/>
      <w:marLeft w:val="0"/>
      <w:marRight w:val="0"/>
      <w:marTop w:val="0"/>
      <w:marBottom w:val="0"/>
      <w:divBdr>
        <w:top w:val="none" w:sz="0" w:space="0" w:color="auto"/>
        <w:left w:val="none" w:sz="0" w:space="0" w:color="auto"/>
        <w:bottom w:val="none" w:sz="0" w:space="0" w:color="auto"/>
        <w:right w:val="none" w:sz="0" w:space="0" w:color="auto"/>
      </w:divBdr>
    </w:div>
    <w:div w:id="1773276979">
      <w:bodyDiv w:val="1"/>
      <w:marLeft w:val="0"/>
      <w:marRight w:val="0"/>
      <w:marTop w:val="0"/>
      <w:marBottom w:val="0"/>
      <w:divBdr>
        <w:top w:val="none" w:sz="0" w:space="0" w:color="auto"/>
        <w:left w:val="none" w:sz="0" w:space="0" w:color="auto"/>
        <w:bottom w:val="none" w:sz="0" w:space="0" w:color="auto"/>
        <w:right w:val="none" w:sz="0" w:space="0" w:color="auto"/>
      </w:divBdr>
    </w:div>
    <w:div w:id="1773470652">
      <w:bodyDiv w:val="1"/>
      <w:marLeft w:val="0"/>
      <w:marRight w:val="0"/>
      <w:marTop w:val="0"/>
      <w:marBottom w:val="0"/>
      <w:divBdr>
        <w:top w:val="none" w:sz="0" w:space="0" w:color="auto"/>
        <w:left w:val="none" w:sz="0" w:space="0" w:color="auto"/>
        <w:bottom w:val="none" w:sz="0" w:space="0" w:color="auto"/>
        <w:right w:val="none" w:sz="0" w:space="0" w:color="auto"/>
      </w:divBdr>
    </w:div>
    <w:div w:id="1773475348">
      <w:bodyDiv w:val="1"/>
      <w:marLeft w:val="0"/>
      <w:marRight w:val="0"/>
      <w:marTop w:val="0"/>
      <w:marBottom w:val="0"/>
      <w:divBdr>
        <w:top w:val="none" w:sz="0" w:space="0" w:color="auto"/>
        <w:left w:val="none" w:sz="0" w:space="0" w:color="auto"/>
        <w:bottom w:val="none" w:sz="0" w:space="0" w:color="auto"/>
        <w:right w:val="none" w:sz="0" w:space="0" w:color="auto"/>
      </w:divBdr>
    </w:div>
    <w:div w:id="1773550949">
      <w:bodyDiv w:val="1"/>
      <w:marLeft w:val="0"/>
      <w:marRight w:val="0"/>
      <w:marTop w:val="0"/>
      <w:marBottom w:val="0"/>
      <w:divBdr>
        <w:top w:val="none" w:sz="0" w:space="0" w:color="auto"/>
        <w:left w:val="none" w:sz="0" w:space="0" w:color="auto"/>
        <w:bottom w:val="none" w:sz="0" w:space="0" w:color="auto"/>
        <w:right w:val="none" w:sz="0" w:space="0" w:color="auto"/>
      </w:divBdr>
    </w:div>
    <w:div w:id="1773552885">
      <w:bodyDiv w:val="1"/>
      <w:marLeft w:val="0"/>
      <w:marRight w:val="0"/>
      <w:marTop w:val="0"/>
      <w:marBottom w:val="0"/>
      <w:divBdr>
        <w:top w:val="none" w:sz="0" w:space="0" w:color="auto"/>
        <w:left w:val="none" w:sz="0" w:space="0" w:color="auto"/>
        <w:bottom w:val="none" w:sz="0" w:space="0" w:color="auto"/>
        <w:right w:val="none" w:sz="0" w:space="0" w:color="auto"/>
      </w:divBdr>
    </w:div>
    <w:div w:id="1773822795">
      <w:bodyDiv w:val="1"/>
      <w:marLeft w:val="0"/>
      <w:marRight w:val="0"/>
      <w:marTop w:val="0"/>
      <w:marBottom w:val="0"/>
      <w:divBdr>
        <w:top w:val="none" w:sz="0" w:space="0" w:color="auto"/>
        <w:left w:val="none" w:sz="0" w:space="0" w:color="auto"/>
        <w:bottom w:val="none" w:sz="0" w:space="0" w:color="auto"/>
        <w:right w:val="none" w:sz="0" w:space="0" w:color="auto"/>
      </w:divBdr>
    </w:div>
    <w:div w:id="1773863291">
      <w:bodyDiv w:val="1"/>
      <w:marLeft w:val="0"/>
      <w:marRight w:val="0"/>
      <w:marTop w:val="0"/>
      <w:marBottom w:val="0"/>
      <w:divBdr>
        <w:top w:val="none" w:sz="0" w:space="0" w:color="auto"/>
        <w:left w:val="none" w:sz="0" w:space="0" w:color="auto"/>
        <w:bottom w:val="none" w:sz="0" w:space="0" w:color="auto"/>
        <w:right w:val="none" w:sz="0" w:space="0" w:color="auto"/>
      </w:divBdr>
    </w:div>
    <w:div w:id="1773894245">
      <w:bodyDiv w:val="1"/>
      <w:marLeft w:val="0"/>
      <w:marRight w:val="0"/>
      <w:marTop w:val="0"/>
      <w:marBottom w:val="0"/>
      <w:divBdr>
        <w:top w:val="none" w:sz="0" w:space="0" w:color="auto"/>
        <w:left w:val="none" w:sz="0" w:space="0" w:color="auto"/>
        <w:bottom w:val="none" w:sz="0" w:space="0" w:color="auto"/>
        <w:right w:val="none" w:sz="0" w:space="0" w:color="auto"/>
      </w:divBdr>
    </w:div>
    <w:div w:id="1774086766">
      <w:bodyDiv w:val="1"/>
      <w:marLeft w:val="0"/>
      <w:marRight w:val="0"/>
      <w:marTop w:val="0"/>
      <w:marBottom w:val="0"/>
      <w:divBdr>
        <w:top w:val="none" w:sz="0" w:space="0" w:color="auto"/>
        <w:left w:val="none" w:sz="0" w:space="0" w:color="auto"/>
        <w:bottom w:val="none" w:sz="0" w:space="0" w:color="auto"/>
        <w:right w:val="none" w:sz="0" w:space="0" w:color="auto"/>
      </w:divBdr>
    </w:div>
    <w:div w:id="1774201023">
      <w:bodyDiv w:val="1"/>
      <w:marLeft w:val="0"/>
      <w:marRight w:val="0"/>
      <w:marTop w:val="0"/>
      <w:marBottom w:val="0"/>
      <w:divBdr>
        <w:top w:val="none" w:sz="0" w:space="0" w:color="auto"/>
        <w:left w:val="none" w:sz="0" w:space="0" w:color="auto"/>
        <w:bottom w:val="none" w:sz="0" w:space="0" w:color="auto"/>
        <w:right w:val="none" w:sz="0" w:space="0" w:color="auto"/>
      </w:divBdr>
    </w:div>
    <w:div w:id="1774477604">
      <w:bodyDiv w:val="1"/>
      <w:marLeft w:val="0"/>
      <w:marRight w:val="0"/>
      <w:marTop w:val="0"/>
      <w:marBottom w:val="0"/>
      <w:divBdr>
        <w:top w:val="none" w:sz="0" w:space="0" w:color="auto"/>
        <w:left w:val="none" w:sz="0" w:space="0" w:color="auto"/>
        <w:bottom w:val="none" w:sz="0" w:space="0" w:color="auto"/>
        <w:right w:val="none" w:sz="0" w:space="0" w:color="auto"/>
      </w:divBdr>
    </w:div>
    <w:div w:id="1774590179">
      <w:bodyDiv w:val="1"/>
      <w:marLeft w:val="0"/>
      <w:marRight w:val="0"/>
      <w:marTop w:val="0"/>
      <w:marBottom w:val="0"/>
      <w:divBdr>
        <w:top w:val="none" w:sz="0" w:space="0" w:color="auto"/>
        <w:left w:val="none" w:sz="0" w:space="0" w:color="auto"/>
        <w:bottom w:val="none" w:sz="0" w:space="0" w:color="auto"/>
        <w:right w:val="none" w:sz="0" w:space="0" w:color="auto"/>
      </w:divBdr>
    </w:div>
    <w:div w:id="1774596352">
      <w:bodyDiv w:val="1"/>
      <w:marLeft w:val="0"/>
      <w:marRight w:val="0"/>
      <w:marTop w:val="0"/>
      <w:marBottom w:val="0"/>
      <w:divBdr>
        <w:top w:val="none" w:sz="0" w:space="0" w:color="auto"/>
        <w:left w:val="none" w:sz="0" w:space="0" w:color="auto"/>
        <w:bottom w:val="none" w:sz="0" w:space="0" w:color="auto"/>
        <w:right w:val="none" w:sz="0" w:space="0" w:color="auto"/>
      </w:divBdr>
    </w:div>
    <w:div w:id="1774665848">
      <w:bodyDiv w:val="1"/>
      <w:marLeft w:val="0"/>
      <w:marRight w:val="0"/>
      <w:marTop w:val="0"/>
      <w:marBottom w:val="0"/>
      <w:divBdr>
        <w:top w:val="none" w:sz="0" w:space="0" w:color="auto"/>
        <w:left w:val="none" w:sz="0" w:space="0" w:color="auto"/>
        <w:bottom w:val="none" w:sz="0" w:space="0" w:color="auto"/>
        <w:right w:val="none" w:sz="0" w:space="0" w:color="auto"/>
      </w:divBdr>
    </w:div>
    <w:div w:id="1774670917">
      <w:bodyDiv w:val="1"/>
      <w:marLeft w:val="0"/>
      <w:marRight w:val="0"/>
      <w:marTop w:val="0"/>
      <w:marBottom w:val="0"/>
      <w:divBdr>
        <w:top w:val="none" w:sz="0" w:space="0" w:color="auto"/>
        <w:left w:val="none" w:sz="0" w:space="0" w:color="auto"/>
        <w:bottom w:val="none" w:sz="0" w:space="0" w:color="auto"/>
        <w:right w:val="none" w:sz="0" w:space="0" w:color="auto"/>
      </w:divBdr>
    </w:div>
    <w:div w:id="1774787497">
      <w:bodyDiv w:val="1"/>
      <w:marLeft w:val="0"/>
      <w:marRight w:val="0"/>
      <w:marTop w:val="0"/>
      <w:marBottom w:val="0"/>
      <w:divBdr>
        <w:top w:val="none" w:sz="0" w:space="0" w:color="auto"/>
        <w:left w:val="none" w:sz="0" w:space="0" w:color="auto"/>
        <w:bottom w:val="none" w:sz="0" w:space="0" w:color="auto"/>
        <w:right w:val="none" w:sz="0" w:space="0" w:color="auto"/>
      </w:divBdr>
    </w:div>
    <w:div w:id="1774862678">
      <w:bodyDiv w:val="1"/>
      <w:marLeft w:val="0"/>
      <w:marRight w:val="0"/>
      <w:marTop w:val="0"/>
      <w:marBottom w:val="0"/>
      <w:divBdr>
        <w:top w:val="none" w:sz="0" w:space="0" w:color="auto"/>
        <w:left w:val="none" w:sz="0" w:space="0" w:color="auto"/>
        <w:bottom w:val="none" w:sz="0" w:space="0" w:color="auto"/>
        <w:right w:val="none" w:sz="0" w:space="0" w:color="auto"/>
      </w:divBdr>
    </w:div>
    <w:div w:id="1774981454">
      <w:bodyDiv w:val="1"/>
      <w:marLeft w:val="0"/>
      <w:marRight w:val="0"/>
      <w:marTop w:val="0"/>
      <w:marBottom w:val="0"/>
      <w:divBdr>
        <w:top w:val="none" w:sz="0" w:space="0" w:color="auto"/>
        <w:left w:val="none" w:sz="0" w:space="0" w:color="auto"/>
        <w:bottom w:val="none" w:sz="0" w:space="0" w:color="auto"/>
        <w:right w:val="none" w:sz="0" w:space="0" w:color="auto"/>
      </w:divBdr>
    </w:div>
    <w:div w:id="1775202637">
      <w:bodyDiv w:val="1"/>
      <w:marLeft w:val="0"/>
      <w:marRight w:val="0"/>
      <w:marTop w:val="0"/>
      <w:marBottom w:val="0"/>
      <w:divBdr>
        <w:top w:val="none" w:sz="0" w:space="0" w:color="auto"/>
        <w:left w:val="none" w:sz="0" w:space="0" w:color="auto"/>
        <w:bottom w:val="none" w:sz="0" w:space="0" w:color="auto"/>
        <w:right w:val="none" w:sz="0" w:space="0" w:color="auto"/>
      </w:divBdr>
    </w:div>
    <w:div w:id="1775321919">
      <w:bodyDiv w:val="1"/>
      <w:marLeft w:val="0"/>
      <w:marRight w:val="0"/>
      <w:marTop w:val="0"/>
      <w:marBottom w:val="0"/>
      <w:divBdr>
        <w:top w:val="none" w:sz="0" w:space="0" w:color="auto"/>
        <w:left w:val="none" w:sz="0" w:space="0" w:color="auto"/>
        <w:bottom w:val="none" w:sz="0" w:space="0" w:color="auto"/>
        <w:right w:val="none" w:sz="0" w:space="0" w:color="auto"/>
      </w:divBdr>
    </w:div>
    <w:div w:id="1775395840">
      <w:bodyDiv w:val="1"/>
      <w:marLeft w:val="0"/>
      <w:marRight w:val="0"/>
      <w:marTop w:val="0"/>
      <w:marBottom w:val="0"/>
      <w:divBdr>
        <w:top w:val="none" w:sz="0" w:space="0" w:color="auto"/>
        <w:left w:val="none" w:sz="0" w:space="0" w:color="auto"/>
        <w:bottom w:val="none" w:sz="0" w:space="0" w:color="auto"/>
        <w:right w:val="none" w:sz="0" w:space="0" w:color="auto"/>
      </w:divBdr>
    </w:div>
    <w:div w:id="1775401004">
      <w:bodyDiv w:val="1"/>
      <w:marLeft w:val="0"/>
      <w:marRight w:val="0"/>
      <w:marTop w:val="0"/>
      <w:marBottom w:val="0"/>
      <w:divBdr>
        <w:top w:val="none" w:sz="0" w:space="0" w:color="auto"/>
        <w:left w:val="none" w:sz="0" w:space="0" w:color="auto"/>
        <w:bottom w:val="none" w:sz="0" w:space="0" w:color="auto"/>
        <w:right w:val="none" w:sz="0" w:space="0" w:color="auto"/>
      </w:divBdr>
    </w:div>
    <w:div w:id="1775516474">
      <w:bodyDiv w:val="1"/>
      <w:marLeft w:val="0"/>
      <w:marRight w:val="0"/>
      <w:marTop w:val="0"/>
      <w:marBottom w:val="0"/>
      <w:divBdr>
        <w:top w:val="none" w:sz="0" w:space="0" w:color="auto"/>
        <w:left w:val="none" w:sz="0" w:space="0" w:color="auto"/>
        <w:bottom w:val="none" w:sz="0" w:space="0" w:color="auto"/>
        <w:right w:val="none" w:sz="0" w:space="0" w:color="auto"/>
      </w:divBdr>
    </w:div>
    <w:div w:id="1775589507">
      <w:bodyDiv w:val="1"/>
      <w:marLeft w:val="0"/>
      <w:marRight w:val="0"/>
      <w:marTop w:val="0"/>
      <w:marBottom w:val="0"/>
      <w:divBdr>
        <w:top w:val="none" w:sz="0" w:space="0" w:color="auto"/>
        <w:left w:val="none" w:sz="0" w:space="0" w:color="auto"/>
        <w:bottom w:val="none" w:sz="0" w:space="0" w:color="auto"/>
        <w:right w:val="none" w:sz="0" w:space="0" w:color="auto"/>
      </w:divBdr>
    </w:div>
    <w:div w:id="1775637528">
      <w:bodyDiv w:val="1"/>
      <w:marLeft w:val="0"/>
      <w:marRight w:val="0"/>
      <w:marTop w:val="0"/>
      <w:marBottom w:val="0"/>
      <w:divBdr>
        <w:top w:val="none" w:sz="0" w:space="0" w:color="auto"/>
        <w:left w:val="none" w:sz="0" w:space="0" w:color="auto"/>
        <w:bottom w:val="none" w:sz="0" w:space="0" w:color="auto"/>
        <w:right w:val="none" w:sz="0" w:space="0" w:color="auto"/>
      </w:divBdr>
    </w:div>
    <w:div w:id="1775662947">
      <w:bodyDiv w:val="1"/>
      <w:marLeft w:val="0"/>
      <w:marRight w:val="0"/>
      <w:marTop w:val="0"/>
      <w:marBottom w:val="0"/>
      <w:divBdr>
        <w:top w:val="none" w:sz="0" w:space="0" w:color="auto"/>
        <w:left w:val="none" w:sz="0" w:space="0" w:color="auto"/>
        <w:bottom w:val="none" w:sz="0" w:space="0" w:color="auto"/>
        <w:right w:val="none" w:sz="0" w:space="0" w:color="auto"/>
      </w:divBdr>
    </w:div>
    <w:div w:id="1775781124">
      <w:bodyDiv w:val="1"/>
      <w:marLeft w:val="0"/>
      <w:marRight w:val="0"/>
      <w:marTop w:val="0"/>
      <w:marBottom w:val="0"/>
      <w:divBdr>
        <w:top w:val="none" w:sz="0" w:space="0" w:color="auto"/>
        <w:left w:val="none" w:sz="0" w:space="0" w:color="auto"/>
        <w:bottom w:val="none" w:sz="0" w:space="0" w:color="auto"/>
        <w:right w:val="none" w:sz="0" w:space="0" w:color="auto"/>
      </w:divBdr>
    </w:div>
    <w:div w:id="1775974879">
      <w:bodyDiv w:val="1"/>
      <w:marLeft w:val="0"/>
      <w:marRight w:val="0"/>
      <w:marTop w:val="0"/>
      <w:marBottom w:val="0"/>
      <w:divBdr>
        <w:top w:val="none" w:sz="0" w:space="0" w:color="auto"/>
        <w:left w:val="none" w:sz="0" w:space="0" w:color="auto"/>
        <w:bottom w:val="none" w:sz="0" w:space="0" w:color="auto"/>
        <w:right w:val="none" w:sz="0" w:space="0" w:color="auto"/>
      </w:divBdr>
    </w:div>
    <w:div w:id="1775977129">
      <w:bodyDiv w:val="1"/>
      <w:marLeft w:val="0"/>
      <w:marRight w:val="0"/>
      <w:marTop w:val="0"/>
      <w:marBottom w:val="0"/>
      <w:divBdr>
        <w:top w:val="none" w:sz="0" w:space="0" w:color="auto"/>
        <w:left w:val="none" w:sz="0" w:space="0" w:color="auto"/>
        <w:bottom w:val="none" w:sz="0" w:space="0" w:color="auto"/>
        <w:right w:val="none" w:sz="0" w:space="0" w:color="auto"/>
      </w:divBdr>
    </w:div>
    <w:div w:id="1776049827">
      <w:bodyDiv w:val="1"/>
      <w:marLeft w:val="0"/>
      <w:marRight w:val="0"/>
      <w:marTop w:val="0"/>
      <w:marBottom w:val="0"/>
      <w:divBdr>
        <w:top w:val="none" w:sz="0" w:space="0" w:color="auto"/>
        <w:left w:val="none" w:sz="0" w:space="0" w:color="auto"/>
        <w:bottom w:val="none" w:sz="0" w:space="0" w:color="auto"/>
        <w:right w:val="none" w:sz="0" w:space="0" w:color="auto"/>
      </w:divBdr>
    </w:div>
    <w:div w:id="1776167985">
      <w:bodyDiv w:val="1"/>
      <w:marLeft w:val="0"/>
      <w:marRight w:val="0"/>
      <w:marTop w:val="0"/>
      <w:marBottom w:val="0"/>
      <w:divBdr>
        <w:top w:val="none" w:sz="0" w:space="0" w:color="auto"/>
        <w:left w:val="none" w:sz="0" w:space="0" w:color="auto"/>
        <w:bottom w:val="none" w:sz="0" w:space="0" w:color="auto"/>
        <w:right w:val="none" w:sz="0" w:space="0" w:color="auto"/>
      </w:divBdr>
    </w:div>
    <w:div w:id="1776241896">
      <w:bodyDiv w:val="1"/>
      <w:marLeft w:val="0"/>
      <w:marRight w:val="0"/>
      <w:marTop w:val="0"/>
      <w:marBottom w:val="0"/>
      <w:divBdr>
        <w:top w:val="none" w:sz="0" w:space="0" w:color="auto"/>
        <w:left w:val="none" w:sz="0" w:space="0" w:color="auto"/>
        <w:bottom w:val="none" w:sz="0" w:space="0" w:color="auto"/>
        <w:right w:val="none" w:sz="0" w:space="0" w:color="auto"/>
      </w:divBdr>
    </w:div>
    <w:div w:id="1776242996">
      <w:bodyDiv w:val="1"/>
      <w:marLeft w:val="0"/>
      <w:marRight w:val="0"/>
      <w:marTop w:val="0"/>
      <w:marBottom w:val="0"/>
      <w:divBdr>
        <w:top w:val="none" w:sz="0" w:space="0" w:color="auto"/>
        <w:left w:val="none" w:sz="0" w:space="0" w:color="auto"/>
        <w:bottom w:val="none" w:sz="0" w:space="0" w:color="auto"/>
        <w:right w:val="none" w:sz="0" w:space="0" w:color="auto"/>
      </w:divBdr>
    </w:div>
    <w:div w:id="1776288807">
      <w:bodyDiv w:val="1"/>
      <w:marLeft w:val="0"/>
      <w:marRight w:val="0"/>
      <w:marTop w:val="0"/>
      <w:marBottom w:val="0"/>
      <w:divBdr>
        <w:top w:val="none" w:sz="0" w:space="0" w:color="auto"/>
        <w:left w:val="none" w:sz="0" w:space="0" w:color="auto"/>
        <w:bottom w:val="none" w:sz="0" w:space="0" w:color="auto"/>
        <w:right w:val="none" w:sz="0" w:space="0" w:color="auto"/>
      </w:divBdr>
    </w:div>
    <w:div w:id="1776557134">
      <w:bodyDiv w:val="1"/>
      <w:marLeft w:val="0"/>
      <w:marRight w:val="0"/>
      <w:marTop w:val="0"/>
      <w:marBottom w:val="0"/>
      <w:divBdr>
        <w:top w:val="none" w:sz="0" w:space="0" w:color="auto"/>
        <w:left w:val="none" w:sz="0" w:space="0" w:color="auto"/>
        <w:bottom w:val="none" w:sz="0" w:space="0" w:color="auto"/>
        <w:right w:val="none" w:sz="0" w:space="0" w:color="auto"/>
      </w:divBdr>
    </w:div>
    <w:div w:id="1776562368">
      <w:bodyDiv w:val="1"/>
      <w:marLeft w:val="0"/>
      <w:marRight w:val="0"/>
      <w:marTop w:val="0"/>
      <w:marBottom w:val="0"/>
      <w:divBdr>
        <w:top w:val="none" w:sz="0" w:space="0" w:color="auto"/>
        <w:left w:val="none" w:sz="0" w:space="0" w:color="auto"/>
        <w:bottom w:val="none" w:sz="0" w:space="0" w:color="auto"/>
        <w:right w:val="none" w:sz="0" w:space="0" w:color="auto"/>
      </w:divBdr>
    </w:div>
    <w:div w:id="1776973889">
      <w:bodyDiv w:val="1"/>
      <w:marLeft w:val="0"/>
      <w:marRight w:val="0"/>
      <w:marTop w:val="0"/>
      <w:marBottom w:val="0"/>
      <w:divBdr>
        <w:top w:val="none" w:sz="0" w:space="0" w:color="auto"/>
        <w:left w:val="none" w:sz="0" w:space="0" w:color="auto"/>
        <w:bottom w:val="none" w:sz="0" w:space="0" w:color="auto"/>
        <w:right w:val="none" w:sz="0" w:space="0" w:color="auto"/>
      </w:divBdr>
    </w:div>
    <w:div w:id="1777021591">
      <w:bodyDiv w:val="1"/>
      <w:marLeft w:val="0"/>
      <w:marRight w:val="0"/>
      <w:marTop w:val="0"/>
      <w:marBottom w:val="0"/>
      <w:divBdr>
        <w:top w:val="none" w:sz="0" w:space="0" w:color="auto"/>
        <w:left w:val="none" w:sz="0" w:space="0" w:color="auto"/>
        <w:bottom w:val="none" w:sz="0" w:space="0" w:color="auto"/>
        <w:right w:val="none" w:sz="0" w:space="0" w:color="auto"/>
      </w:divBdr>
    </w:div>
    <w:div w:id="1777091710">
      <w:bodyDiv w:val="1"/>
      <w:marLeft w:val="0"/>
      <w:marRight w:val="0"/>
      <w:marTop w:val="0"/>
      <w:marBottom w:val="0"/>
      <w:divBdr>
        <w:top w:val="none" w:sz="0" w:space="0" w:color="auto"/>
        <w:left w:val="none" w:sz="0" w:space="0" w:color="auto"/>
        <w:bottom w:val="none" w:sz="0" w:space="0" w:color="auto"/>
        <w:right w:val="none" w:sz="0" w:space="0" w:color="auto"/>
      </w:divBdr>
    </w:div>
    <w:div w:id="1777210710">
      <w:bodyDiv w:val="1"/>
      <w:marLeft w:val="0"/>
      <w:marRight w:val="0"/>
      <w:marTop w:val="0"/>
      <w:marBottom w:val="0"/>
      <w:divBdr>
        <w:top w:val="none" w:sz="0" w:space="0" w:color="auto"/>
        <w:left w:val="none" w:sz="0" w:space="0" w:color="auto"/>
        <w:bottom w:val="none" w:sz="0" w:space="0" w:color="auto"/>
        <w:right w:val="none" w:sz="0" w:space="0" w:color="auto"/>
      </w:divBdr>
    </w:div>
    <w:div w:id="1777483070">
      <w:bodyDiv w:val="1"/>
      <w:marLeft w:val="0"/>
      <w:marRight w:val="0"/>
      <w:marTop w:val="0"/>
      <w:marBottom w:val="0"/>
      <w:divBdr>
        <w:top w:val="none" w:sz="0" w:space="0" w:color="auto"/>
        <w:left w:val="none" w:sz="0" w:space="0" w:color="auto"/>
        <w:bottom w:val="none" w:sz="0" w:space="0" w:color="auto"/>
        <w:right w:val="none" w:sz="0" w:space="0" w:color="auto"/>
      </w:divBdr>
    </w:div>
    <w:div w:id="1777628786">
      <w:bodyDiv w:val="1"/>
      <w:marLeft w:val="0"/>
      <w:marRight w:val="0"/>
      <w:marTop w:val="0"/>
      <w:marBottom w:val="0"/>
      <w:divBdr>
        <w:top w:val="none" w:sz="0" w:space="0" w:color="auto"/>
        <w:left w:val="none" w:sz="0" w:space="0" w:color="auto"/>
        <w:bottom w:val="none" w:sz="0" w:space="0" w:color="auto"/>
        <w:right w:val="none" w:sz="0" w:space="0" w:color="auto"/>
      </w:divBdr>
    </w:div>
    <w:div w:id="1777630185">
      <w:bodyDiv w:val="1"/>
      <w:marLeft w:val="0"/>
      <w:marRight w:val="0"/>
      <w:marTop w:val="0"/>
      <w:marBottom w:val="0"/>
      <w:divBdr>
        <w:top w:val="none" w:sz="0" w:space="0" w:color="auto"/>
        <w:left w:val="none" w:sz="0" w:space="0" w:color="auto"/>
        <w:bottom w:val="none" w:sz="0" w:space="0" w:color="auto"/>
        <w:right w:val="none" w:sz="0" w:space="0" w:color="auto"/>
      </w:divBdr>
    </w:div>
    <w:div w:id="1777745265">
      <w:bodyDiv w:val="1"/>
      <w:marLeft w:val="0"/>
      <w:marRight w:val="0"/>
      <w:marTop w:val="0"/>
      <w:marBottom w:val="0"/>
      <w:divBdr>
        <w:top w:val="none" w:sz="0" w:space="0" w:color="auto"/>
        <w:left w:val="none" w:sz="0" w:space="0" w:color="auto"/>
        <w:bottom w:val="none" w:sz="0" w:space="0" w:color="auto"/>
        <w:right w:val="none" w:sz="0" w:space="0" w:color="auto"/>
      </w:divBdr>
    </w:div>
    <w:div w:id="1777746018">
      <w:bodyDiv w:val="1"/>
      <w:marLeft w:val="0"/>
      <w:marRight w:val="0"/>
      <w:marTop w:val="0"/>
      <w:marBottom w:val="0"/>
      <w:divBdr>
        <w:top w:val="none" w:sz="0" w:space="0" w:color="auto"/>
        <w:left w:val="none" w:sz="0" w:space="0" w:color="auto"/>
        <w:bottom w:val="none" w:sz="0" w:space="0" w:color="auto"/>
        <w:right w:val="none" w:sz="0" w:space="0" w:color="auto"/>
      </w:divBdr>
    </w:div>
    <w:div w:id="1777746929">
      <w:bodyDiv w:val="1"/>
      <w:marLeft w:val="0"/>
      <w:marRight w:val="0"/>
      <w:marTop w:val="0"/>
      <w:marBottom w:val="0"/>
      <w:divBdr>
        <w:top w:val="none" w:sz="0" w:space="0" w:color="auto"/>
        <w:left w:val="none" w:sz="0" w:space="0" w:color="auto"/>
        <w:bottom w:val="none" w:sz="0" w:space="0" w:color="auto"/>
        <w:right w:val="none" w:sz="0" w:space="0" w:color="auto"/>
      </w:divBdr>
    </w:div>
    <w:div w:id="1777870617">
      <w:bodyDiv w:val="1"/>
      <w:marLeft w:val="0"/>
      <w:marRight w:val="0"/>
      <w:marTop w:val="0"/>
      <w:marBottom w:val="0"/>
      <w:divBdr>
        <w:top w:val="none" w:sz="0" w:space="0" w:color="auto"/>
        <w:left w:val="none" w:sz="0" w:space="0" w:color="auto"/>
        <w:bottom w:val="none" w:sz="0" w:space="0" w:color="auto"/>
        <w:right w:val="none" w:sz="0" w:space="0" w:color="auto"/>
      </w:divBdr>
    </w:div>
    <w:div w:id="1778021909">
      <w:bodyDiv w:val="1"/>
      <w:marLeft w:val="0"/>
      <w:marRight w:val="0"/>
      <w:marTop w:val="0"/>
      <w:marBottom w:val="0"/>
      <w:divBdr>
        <w:top w:val="none" w:sz="0" w:space="0" w:color="auto"/>
        <w:left w:val="none" w:sz="0" w:space="0" w:color="auto"/>
        <w:bottom w:val="none" w:sz="0" w:space="0" w:color="auto"/>
        <w:right w:val="none" w:sz="0" w:space="0" w:color="auto"/>
      </w:divBdr>
    </w:div>
    <w:div w:id="1778215821">
      <w:bodyDiv w:val="1"/>
      <w:marLeft w:val="0"/>
      <w:marRight w:val="0"/>
      <w:marTop w:val="0"/>
      <w:marBottom w:val="0"/>
      <w:divBdr>
        <w:top w:val="none" w:sz="0" w:space="0" w:color="auto"/>
        <w:left w:val="none" w:sz="0" w:space="0" w:color="auto"/>
        <w:bottom w:val="none" w:sz="0" w:space="0" w:color="auto"/>
        <w:right w:val="none" w:sz="0" w:space="0" w:color="auto"/>
      </w:divBdr>
    </w:div>
    <w:div w:id="1778333555">
      <w:bodyDiv w:val="1"/>
      <w:marLeft w:val="0"/>
      <w:marRight w:val="0"/>
      <w:marTop w:val="0"/>
      <w:marBottom w:val="0"/>
      <w:divBdr>
        <w:top w:val="none" w:sz="0" w:space="0" w:color="auto"/>
        <w:left w:val="none" w:sz="0" w:space="0" w:color="auto"/>
        <w:bottom w:val="none" w:sz="0" w:space="0" w:color="auto"/>
        <w:right w:val="none" w:sz="0" w:space="0" w:color="auto"/>
      </w:divBdr>
    </w:div>
    <w:div w:id="1778527002">
      <w:bodyDiv w:val="1"/>
      <w:marLeft w:val="0"/>
      <w:marRight w:val="0"/>
      <w:marTop w:val="0"/>
      <w:marBottom w:val="0"/>
      <w:divBdr>
        <w:top w:val="none" w:sz="0" w:space="0" w:color="auto"/>
        <w:left w:val="none" w:sz="0" w:space="0" w:color="auto"/>
        <w:bottom w:val="none" w:sz="0" w:space="0" w:color="auto"/>
        <w:right w:val="none" w:sz="0" w:space="0" w:color="auto"/>
      </w:divBdr>
    </w:div>
    <w:div w:id="1778599359">
      <w:bodyDiv w:val="1"/>
      <w:marLeft w:val="0"/>
      <w:marRight w:val="0"/>
      <w:marTop w:val="0"/>
      <w:marBottom w:val="0"/>
      <w:divBdr>
        <w:top w:val="none" w:sz="0" w:space="0" w:color="auto"/>
        <w:left w:val="none" w:sz="0" w:space="0" w:color="auto"/>
        <w:bottom w:val="none" w:sz="0" w:space="0" w:color="auto"/>
        <w:right w:val="none" w:sz="0" w:space="0" w:color="auto"/>
      </w:divBdr>
    </w:div>
    <w:div w:id="1778717548">
      <w:bodyDiv w:val="1"/>
      <w:marLeft w:val="0"/>
      <w:marRight w:val="0"/>
      <w:marTop w:val="0"/>
      <w:marBottom w:val="0"/>
      <w:divBdr>
        <w:top w:val="none" w:sz="0" w:space="0" w:color="auto"/>
        <w:left w:val="none" w:sz="0" w:space="0" w:color="auto"/>
        <w:bottom w:val="none" w:sz="0" w:space="0" w:color="auto"/>
        <w:right w:val="none" w:sz="0" w:space="0" w:color="auto"/>
      </w:divBdr>
    </w:div>
    <w:div w:id="1778791185">
      <w:bodyDiv w:val="1"/>
      <w:marLeft w:val="0"/>
      <w:marRight w:val="0"/>
      <w:marTop w:val="0"/>
      <w:marBottom w:val="0"/>
      <w:divBdr>
        <w:top w:val="none" w:sz="0" w:space="0" w:color="auto"/>
        <w:left w:val="none" w:sz="0" w:space="0" w:color="auto"/>
        <w:bottom w:val="none" w:sz="0" w:space="0" w:color="auto"/>
        <w:right w:val="none" w:sz="0" w:space="0" w:color="auto"/>
      </w:divBdr>
    </w:div>
    <w:div w:id="1779330561">
      <w:bodyDiv w:val="1"/>
      <w:marLeft w:val="0"/>
      <w:marRight w:val="0"/>
      <w:marTop w:val="0"/>
      <w:marBottom w:val="0"/>
      <w:divBdr>
        <w:top w:val="none" w:sz="0" w:space="0" w:color="auto"/>
        <w:left w:val="none" w:sz="0" w:space="0" w:color="auto"/>
        <w:bottom w:val="none" w:sz="0" w:space="0" w:color="auto"/>
        <w:right w:val="none" w:sz="0" w:space="0" w:color="auto"/>
      </w:divBdr>
    </w:div>
    <w:div w:id="1779763249">
      <w:bodyDiv w:val="1"/>
      <w:marLeft w:val="0"/>
      <w:marRight w:val="0"/>
      <w:marTop w:val="0"/>
      <w:marBottom w:val="0"/>
      <w:divBdr>
        <w:top w:val="none" w:sz="0" w:space="0" w:color="auto"/>
        <w:left w:val="none" w:sz="0" w:space="0" w:color="auto"/>
        <w:bottom w:val="none" w:sz="0" w:space="0" w:color="auto"/>
        <w:right w:val="none" w:sz="0" w:space="0" w:color="auto"/>
      </w:divBdr>
    </w:div>
    <w:div w:id="1780293164">
      <w:bodyDiv w:val="1"/>
      <w:marLeft w:val="0"/>
      <w:marRight w:val="0"/>
      <w:marTop w:val="0"/>
      <w:marBottom w:val="0"/>
      <w:divBdr>
        <w:top w:val="none" w:sz="0" w:space="0" w:color="auto"/>
        <w:left w:val="none" w:sz="0" w:space="0" w:color="auto"/>
        <w:bottom w:val="none" w:sz="0" w:space="0" w:color="auto"/>
        <w:right w:val="none" w:sz="0" w:space="0" w:color="auto"/>
      </w:divBdr>
    </w:div>
    <w:div w:id="1780375050">
      <w:bodyDiv w:val="1"/>
      <w:marLeft w:val="0"/>
      <w:marRight w:val="0"/>
      <w:marTop w:val="0"/>
      <w:marBottom w:val="0"/>
      <w:divBdr>
        <w:top w:val="none" w:sz="0" w:space="0" w:color="auto"/>
        <w:left w:val="none" w:sz="0" w:space="0" w:color="auto"/>
        <w:bottom w:val="none" w:sz="0" w:space="0" w:color="auto"/>
        <w:right w:val="none" w:sz="0" w:space="0" w:color="auto"/>
      </w:divBdr>
    </w:div>
    <w:div w:id="1780445740">
      <w:bodyDiv w:val="1"/>
      <w:marLeft w:val="0"/>
      <w:marRight w:val="0"/>
      <w:marTop w:val="0"/>
      <w:marBottom w:val="0"/>
      <w:divBdr>
        <w:top w:val="none" w:sz="0" w:space="0" w:color="auto"/>
        <w:left w:val="none" w:sz="0" w:space="0" w:color="auto"/>
        <w:bottom w:val="none" w:sz="0" w:space="0" w:color="auto"/>
        <w:right w:val="none" w:sz="0" w:space="0" w:color="auto"/>
      </w:divBdr>
    </w:div>
    <w:div w:id="1780446464">
      <w:bodyDiv w:val="1"/>
      <w:marLeft w:val="0"/>
      <w:marRight w:val="0"/>
      <w:marTop w:val="0"/>
      <w:marBottom w:val="0"/>
      <w:divBdr>
        <w:top w:val="none" w:sz="0" w:space="0" w:color="auto"/>
        <w:left w:val="none" w:sz="0" w:space="0" w:color="auto"/>
        <w:bottom w:val="none" w:sz="0" w:space="0" w:color="auto"/>
        <w:right w:val="none" w:sz="0" w:space="0" w:color="auto"/>
      </w:divBdr>
    </w:div>
    <w:div w:id="1780564260">
      <w:bodyDiv w:val="1"/>
      <w:marLeft w:val="0"/>
      <w:marRight w:val="0"/>
      <w:marTop w:val="0"/>
      <w:marBottom w:val="0"/>
      <w:divBdr>
        <w:top w:val="none" w:sz="0" w:space="0" w:color="auto"/>
        <w:left w:val="none" w:sz="0" w:space="0" w:color="auto"/>
        <w:bottom w:val="none" w:sz="0" w:space="0" w:color="auto"/>
        <w:right w:val="none" w:sz="0" w:space="0" w:color="auto"/>
      </w:divBdr>
    </w:div>
    <w:div w:id="1780828324">
      <w:bodyDiv w:val="1"/>
      <w:marLeft w:val="0"/>
      <w:marRight w:val="0"/>
      <w:marTop w:val="0"/>
      <w:marBottom w:val="0"/>
      <w:divBdr>
        <w:top w:val="none" w:sz="0" w:space="0" w:color="auto"/>
        <w:left w:val="none" w:sz="0" w:space="0" w:color="auto"/>
        <w:bottom w:val="none" w:sz="0" w:space="0" w:color="auto"/>
        <w:right w:val="none" w:sz="0" w:space="0" w:color="auto"/>
      </w:divBdr>
    </w:div>
    <w:div w:id="1780833806">
      <w:bodyDiv w:val="1"/>
      <w:marLeft w:val="0"/>
      <w:marRight w:val="0"/>
      <w:marTop w:val="0"/>
      <w:marBottom w:val="0"/>
      <w:divBdr>
        <w:top w:val="none" w:sz="0" w:space="0" w:color="auto"/>
        <w:left w:val="none" w:sz="0" w:space="0" w:color="auto"/>
        <w:bottom w:val="none" w:sz="0" w:space="0" w:color="auto"/>
        <w:right w:val="none" w:sz="0" w:space="0" w:color="auto"/>
      </w:divBdr>
    </w:div>
    <w:div w:id="1780837315">
      <w:bodyDiv w:val="1"/>
      <w:marLeft w:val="0"/>
      <w:marRight w:val="0"/>
      <w:marTop w:val="0"/>
      <w:marBottom w:val="0"/>
      <w:divBdr>
        <w:top w:val="none" w:sz="0" w:space="0" w:color="auto"/>
        <w:left w:val="none" w:sz="0" w:space="0" w:color="auto"/>
        <w:bottom w:val="none" w:sz="0" w:space="0" w:color="auto"/>
        <w:right w:val="none" w:sz="0" w:space="0" w:color="auto"/>
      </w:divBdr>
    </w:div>
    <w:div w:id="1780837555">
      <w:bodyDiv w:val="1"/>
      <w:marLeft w:val="0"/>
      <w:marRight w:val="0"/>
      <w:marTop w:val="0"/>
      <w:marBottom w:val="0"/>
      <w:divBdr>
        <w:top w:val="none" w:sz="0" w:space="0" w:color="auto"/>
        <w:left w:val="none" w:sz="0" w:space="0" w:color="auto"/>
        <w:bottom w:val="none" w:sz="0" w:space="0" w:color="auto"/>
        <w:right w:val="none" w:sz="0" w:space="0" w:color="auto"/>
      </w:divBdr>
    </w:div>
    <w:div w:id="1781024615">
      <w:bodyDiv w:val="1"/>
      <w:marLeft w:val="0"/>
      <w:marRight w:val="0"/>
      <w:marTop w:val="0"/>
      <w:marBottom w:val="0"/>
      <w:divBdr>
        <w:top w:val="none" w:sz="0" w:space="0" w:color="auto"/>
        <w:left w:val="none" w:sz="0" w:space="0" w:color="auto"/>
        <w:bottom w:val="none" w:sz="0" w:space="0" w:color="auto"/>
        <w:right w:val="none" w:sz="0" w:space="0" w:color="auto"/>
      </w:divBdr>
    </w:div>
    <w:div w:id="1781098733">
      <w:bodyDiv w:val="1"/>
      <w:marLeft w:val="0"/>
      <w:marRight w:val="0"/>
      <w:marTop w:val="0"/>
      <w:marBottom w:val="0"/>
      <w:divBdr>
        <w:top w:val="none" w:sz="0" w:space="0" w:color="auto"/>
        <w:left w:val="none" w:sz="0" w:space="0" w:color="auto"/>
        <w:bottom w:val="none" w:sz="0" w:space="0" w:color="auto"/>
        <w:right w:val="none" w:sz="0" w:space="0" w:color="auto"/>
      </w:divBdr>
    </w:div>
    <w:div w:id="1781291202">
      <w:bodyDiv w:val="1"/>
      <w:marLeft w:val="0"/>
      <w:marRight w:val="0"/>
      <w:marTop w:val="0"/>
      <w:marBottom w:val="0"/>
      <w:divBdr>
        <w:top w:val="none" w:sz="0" w:space="0" w:color="auto"/>
        <w:left w:val="none" w:sz="0" w:space="0" w:color="auto"/>
        <w:bottom w:val="none" w:sz="0" w:space="0" w:color="auto"/>
        <w:right w:val="none" w:sz="0" w:space="0" w:color="auto"/>
      </w:divBdr>
    </w:div>
    <w:div w:id="1781412711">
      <w:bodyDiv w:val="1"/>
      <w:marLeft w:val="0"/>
      <w:marRight w:val="0"/>
      <w:marTop w:val="0"/>
      <w:marBottom w:val="0"/>
      <w:divBdr>
        <w:top w:val="none" w:sz="0" w:space="0" w:color="auto"/>
        <w:left w:val="none" w:sz="0" w:space="0" w:color="auto"/>
        <w:bottom w:val="none" w:sz="0" w:space="0" w:color="auto"/>
        <w:right w:val="none" w:sz="0" w:space="0" w:color="auto"/>
      </w:divBdr>
    </w:div>
    <w:div w:id="1781758101">
      <w:bodyDiv w:val="1"/>
      <w:marLeft w:val="0"/>
      <w:marRight w:val="0"/>
      <w:marTop w:val="0"/>
      <w:marBottom w:val="0"/>
      <w:divBdr>
        <w:top w:val="none" w:sz="0" w:space="0" w:color="auto"/>
        <w:left w:val="none" w:sz="0" w:space="0" w:color="auto"/>
        <w:bottom w:val="none" w:sz="0" w:space="0" w:color="auto"/>
        <w:right w:val="none" w:sz="0" w:space="0" w:color="auto"/>
      </w:divBdr>
    </w:div>
    <w:div w:id="1781874270">
      <w:bodyDiv w:val="1"/>
      <w:marLeft w:val="0"/>
      <w:marRight w:val="0"/>
      <w:marTop w:val="0"/>
      <w:marBottom w:val="0"/>
      <w:divBdr>
        <w:top w:val="none" w:sz="0" w:space="0" w:color="auto"/>
        <w:left w:val="none" w:sz="0" w:space="0" w:color="auto"/>
        <w:bottom w:val="none" w:sz="0" w:space="0" w:color="auto"/>
        <w:right w:val="none" w:sz="0" w:space="0" w:color="auto"/>
      </w:divBdr>
    </w:div>
    <w:div w:id="1781993809">
      <w:bodyDiv w:val="1"/>
      <w:marLeft w:val="0"/>
      <w:marRight w:val="0"/>
      <w:marTop w:val="0"/>
      <w:marBottom w:val="0"/>
      <w:divBdr>
        <w:top w:val="none" w:sz="0" w:space="0" w:color="auto"/>
        <w:left w:val="none" w:sz="0" w:space="0" w:color="auto"/>
        <w:bottom w:val="none" w:sz="0" w:space="0" w:color="auto"/>
        <w:right w:val="none" w:sz="0" w:space="0" w:color="auto"/>
      </w:divBdr>
    </w:div>
    <w:div w:id="1782071469">
      <w:bodyDiv w:val="1"/>
      <w:marLeft w:val="0"/>
      <w:marRight w:val="0"/>
      <w:marTop w:val="0"/>
      <w:marBottom w:val="0"/>
      <w:divBdr>
        <w:top w:val="none" w:sz="0" w:space="0" w:color="auto"/>
        <w:left w:val="none" w:sz="0" w:space="0" w:color="auto"/>
        <w:bottom w:val="none" w:sz="0" w:space="0" w:color="auto"/>
        <w:right w:val="none" w:sz="0" w:space="0" w:color="auto"/>
      </w:divBdr>
    </w:div>
    <w:div w:id="1782265047">
      <w:bodyDiv w:val="1"/>
      <w:marLeft w:val="0"/>
      <w:marRight w:val="0"/>
      <w:marTop w:val="0"/>
      <w:marBottom w:val="0"/>
      <w:divBdr>
        <w:top w:val="none" w:sz="0" w:space="0" w:color="auto"/>
        <w:left w:val="none" w:sz="0" w:space="0" w:color="auto"/>
        <w:bottom w:val="none" w:sz="0" w:space="0" w:color="auto"/>
        <w:right w:val="none" w:sz="0" w:space="0" w:color="auto"/>
      </w:divBdr>
    </w:div>
    <w:div w:id="1782336752">
      <w:bodyDiv w:val="1"/>
      <w:marLeft w:val="0"/>
      <w:marRight w:val="0"/>
      <w:marTop w:val="0"/>
      <w:marBottom w:val="0"/>
      <w:divBdr>
        <w:top w:val="none" w:sz="0" w:space="0" w:color="auto"/>
        <w:left w:val="none" w:sz="0" w:space="0" w:color="auto"/>
        <w:bottom w:val="none" w:sz="0" w:space="0" w:color="auto"/>
        <w:right w:val="none" w:sz="0" w:space="0" w:color="auto"/>
      </w:divBdr>
    </w:div>
    <w:div w:id="1782652217">
      <w:bodyDiv w:val="1"/>
      <w:marLeft w:val="0"/>
      <w:marRight w:val="0"/>
      <w:marTop w:val="0"/>
      <w:marBottom w:val="0"/>
      <w:divBdr>
        <w:top w:val="none" w:sz="0" w:space="0" w:color="auto"/>
        <w:left w:val="none" w:sz="0" w:space="0" w:color="auto"/>
        <w:bottom w:val="none" w:sz="0" w:space="0" w:color="auto"/>
        <w:right w:val="none" w:sz="0" w:space="0" w:color="auto"/>
      </w:divBdr>
    </w:div>
    <w:div w:id="1782844537">
      <w:bodyDiv w:val="1"/>
      <w:marLeft w:val="0"/>
      <w:marRight w:val="0"/>
      <w:marTop w:val="0"/>
      <w:marBottom w:val="0"/>
      <w:divBdr>
        <w:top w:val="none" w:sz="0" w:space="0" w:color="auto"/>
        <w:left w:val="none" w:sz="0" w:space="0" w:color="auto"/>
        <w:bottom w:val="none" w:sz="0" w:space="0" w:color="auto"/>
        <w:right w:val="none" w:sz="0" w:space="0" w:color="auto"/>
      </w:divBdr>
    </w:div>
    <w:div w:id="1782914506">
      <w:bodyDiv w:val="1"/>
      <w:marLeft w:val="0"/>
      <w:marRight w:val="0"/>
      <w:marTop w:val="0"/>
      <w:marBottom w:val="0"/>
      <w:divBdr>
        <w:top w:val="none" w:sz="0" w:space="0" w:color="auto"/>
        <w:left w:val="none" w:sz="0" w:space="0" w:color="auto"/>
        <w:bottom w:val="none" w:sz="0" w:space="0" w:color="auto"/>
        <w:right w:val="none" w:sz="0" w:space="0" w:color="auto"/>
      </w:divBdr>
    </w:div>
    <w:div w:id="1782918100">
      <w:bodyDiv w:val="1"/>
      <w:marLeft w:val="0"/>
      <w:marRight w:val="0"/>
      <w:marTop w:val="0"/>
      <w:marBottom w:val="0"/>
      <w:divBdr>
        <w:top w:val="none" w:sz="0" w:space="0" w:color="auto"/>
        <w:left w:val="none" w:sz="0" w:space="0" w:color="auto"/>
        <w:bottom w:val="none" w:sz="0" w:space="0" w:color="auto"/>
        <w:right w:val="none" w:sz="0" w:space="0" w:color="auto"/>
      </w:divBdr>
    </w:div>
    <w:div w:id="1782993693">
      <w:bodyDiv w:val="1"/>
      <w:marLeft w:val="0"/>
      <w:marRight w:val="0"/>
      <w:marTop w:val="0"/>
      <w:marBottom w:val="0"/>
      <w:divBdr>
        <w:top w:val="none" w:sz="0" w:space="0" w:color="auto"/>
        <w:left w:val="none" w:sz="0" w:space="0" w:color="auto"/>
        <w:bottom w:val="none" w:sz="0" w:space="0" w:color="auto"/>
        <w:right w:val="none" w:sz="0" w:space="0" w:color="auto"/>
      </w:divBdr>
    </w:div>
    <w:div w:id="1783068850">
      <w:bodyDiv w:val="1"/>
      <w:marLeft w:val="0"/>
      <w:marRight w:val="0"/>
      <w:marTop w:val="0"/>
      <w:marBottom w:val="0"/>
      <w:divBdr>
        <w:top w:val="none" w:sz="0" w:space="0" w:color="auto"/>
        <w:left w:val="none" w:sz="0" w:space="0" w:color="auto"/>
        <w:bottom w:val="none" w:sz="0" w:space="0" w:color="auto"/>
        <w:right w:val="none" w:sz="0" w:space="0" w:color="auto"/>
      </w:divBdr>
    </w:div>
    <w:div w:id="1783110308">
      <w:bodyDiv w:val="1"/>
      <w:marLeft w:val="0"/>
      <w:marRight w:val="0"/>
      <w:marTop w:val="0"/>
      <w:marBottom w:val="0"/>
      <w:divBdr>
        <w:top w:val="none" w:sz="0" w:space="0" w:color="auto"/>
        <w:left w:val="none" w:sz="0" w:space="0" w:color="auto"/>
        <w:bottom w:val="none" w:sz="0" w:space="0" w:color="auto"/>
        <w:right w:val="none" w:sz="0" w:space="0" w:color="auto"/>
      </w:divBdr>
    </w:div>
    <w:div w:id="1783499472">
      <w:bodyDiv w:val="1"/>
      <w:marLeft w:val="0"/>
      <w:marRight w:val="0"/>
      <w:marTop w:val="0"/>
      <w:marBottom w:val="0"/>
      <w:divBdr>
        <w:top w:val="none" w:sz="0" w:space="0" w:color="auto"/>
        <w:left w:val="none" w:sz="0" w:space="0" w:color="auto"/>
        <w:bottom w:val="none" w:sz="0" w:space="0" w:color="auto"/>
        <w:right w:val="none" w:sz="0" w:space="0" w:color="auto"/>
      </w:divBdr>
    </w:div>
    <w:div w:id="1783529410">
      <w:bodyDiv w:val="1"/>
      <w:marLeft w:val="0"/>
      <w:marRight w:val="0"/>
      <w:marTop w:val="0"/>
      <w:marBottom w:val="0"/>
      <w:divBdr>
        <w:top w:val="none" w:sz="0" w:space="0" w:color="auto"/>
        <w:left w:val="none" w:sz="0" w:space="0" w:color="auto"/>
        <w:bottom w:val="none" w:sz="0" w:space="0" w:color="auto"/>
        <w:right w:val="none" w:sz="0" w:space="0" w:color="auto"/>
      </w:divBdr>
    </w:div>
    <w:div w:id="1783571549">
      <w:bodyDiv w:val="1"/>
      <w:marLeft w:val="0"/>
      <w:marRight w:val="0"/>
      <w:marTop w:val="0"/>
      <w:marBottom w:val="0"/>
      <w:divBdr>
        <w:top w:val="none" w:sz="0" w:space="0" w:color="auto"/>
        <w:left w:val="none" w:sz="0" w:space="0" w:color="auto"/>
        <w:bottom w:val="none" w:sz="0" w:space="0" w:color="auto"/>
        <w:right w:val="none" w:sz="0" w:space="0" w:color="auto"/>
      </w:divBdr>
    </w:div>
    <w:div w:id="1783645037">
      <w:bodyDiv w:val="1"/>
      <w:marLeft w:val="0"/>
      <w:marRight w:val="0"/>
      <w:marTop w:val="0"/>
      <w:marBottom w:val="0"/>
      <w:divBdr>
        <w:top w:val="none" w:sz="0" w:space="0" w:color="auto"/>
        <w:left w:val="none" w:sz="0" w:space="0" w:color="auto"/>
        <w:bottom w:val="none" w:sz="0" w:space="0" w:color="auto"/>
        <w:right w:val="none" w:sz="0" w:space="0" w:color="auto"/>
      </w:divBdr>
    </w:div>
    <w:div w:id="1783720948">
      <w:bodyDiv w:val="1"/>
      <w:marLeft w:val="0"/>
      <w:marRight w:val="0"/>
      <w:marTop w:val="0"/>
      <w:marBottom w:val="0"/>
      <w:divBdr>
        <w:top w:val="none" w:sz="0" w:space="0" w:color="auto"/>
        <w:left w:val="none" w:sz="0" w:space="0" w:color="auto"/>
        <w:bottom w:val="none" w:sz="0" w:space="0" w:color="auto"/>
        <w:right w:val="none" w:sz="0" w:space="0" w:color="auto"/>
      </w:divBdr>
    </w:div>
    <w:div w:id="1783724803">
      <w:bodyDiv w:val="1"/>
      <w:marLeft w:val="0"/>
      <w:marRight w:val="0"/>
      <w:marTop w:val="0"/>
      <w:marBottom w:val="0"/>
      <w:divBdr>
        <w:top w:val="none" w:sz="0" w:space="0" w:color="auto"/>
        <w:left w:val="none" w:sz="0" w:space="0" w:color="auto"/>
        <w:bottom w:val="none" w:sz="0" w:space="0" w:color="auto"/>
        <w:right w:val="none" w:sz="0" w:space="0" w:color="auto"/>
      </w:divBdr>
    </w:div>
    <w:div w:id="1784106248">
      <w:bodyDiv w:val="1"/>
      <w:marLeft w:val="0"/>
      <w:marRight w:val="0"/>
      <w:marTop w:val="0"/>
      <w:marBottom w:val="0"/>
      <w:divBdr>
        <w:top w:val="none" w:sz="0" w:space="0" w:color="auto"/>
        <w:left w:val="none" w:sz="0" w:space="0" w:color="auto"/>
        <w:bottom w:val="none" w:sz="0" w:space="0" w:color="auto"/>
        <w:right w:val="none" w:sz="0" w:space="0" w:color="auto"/>
      </w:divBdr>
    </w:div>
    <w:div w:id="1784112911">
      <w:bodyDiv w:val="1"/>
      <w:marLeft w:val="0"/>
      <w:marRight w:val="0"/>
      <w:marTop w:val="0"/>
      <w:marBottom w:val="0"/>
      <w:divBdr>
        <w:top w:val="none" w:sz="0" w:space="0" w:color="auto"/>
        <w:left w:val="none" w:sz="0" w:space="0" w:color="auto"/>
        <w:bottom w:val="none" w:sz="0" w:space="0" w:color="auto"/>
        <w:right w:val="none" w:sz="0" w:space="0" w:color="auto"/>
      </w:divBdr>
    </w:div>
    <w:div w:id="1784376903">
      <w:bodyDiv w:val="1"/>
      <w:marLeft w:val="0"/>
      <w:marRight w:val="0"/>
      <w:marTop w:val="0"/>
      <w:marBottom w:val="0"/>
      <w:divBdr>
        <w:top w:val="none" w:sz="0" w:space="0" w:color="auto"/>
        <w:left w:val="none" w:sz="0" w:space="0" w:color="auto"/>
        <w:bottom w:val="none" w:sz="0" w:space="0" w:color="auto"/>
        <w:right w:val="none" w:sz="0" w:space="0" w:color="auto"/>
      </w:divBdr>
    </w:div>
    <w:div w:id="1784878476">
      <w:bodyDiv w:val="1"/>
      <w:marLeft w:val="0"/>
      <w:marRight w:val="0"/>
      <w:marTop w:val="0"/>
      <w:marBottom w:val="0"/>
      <w:divBdr>
        <w:top w:val="none" w:sz="0" w:space="0" w:color="auto"/>
        <w:left w:val="none" w:sz="0" w:space="0" w:color="auto"/>
        <w:bottom w:val="none" w:sz="0" w:space="0" w:color="auto"/>
        <w:right w:val="none" w:sz="0" w:space="0" w:color="auto"/>
      </w:divBdr>
    </w:div>
    <w:div w:id="1784883890">
      <w:bodyDiv w:val="1"/>
      <w:marLeft w:val="0"/>
      <w:marRight w:val="0"/>
      <w:marTop w:val="0"/>
      <w:marBottom w:val="0"/>
      <w:divBdr>
        <w:top w:val="none" w:sz="0" w:space="0" w:color="auto"/>
        <w:left w:val="none" w:sz="0" w:space="0" w:color="auto"/>
        <w:bottom w:val="none" w:sz="0" w:space="0" w:color="auto"/>
        <w:right w:val="none" w:sz="0" w:space="0" w:color="auto"/>
      </w:divBdr>
    </w:div>
    <w:div w:id="1784884131">
      <w:bodyDiv w:val="1"/>
      <w:marLeft w:val="0"/>
      <w:marRight w:val="0"/>
      <w:marTop w:val="0"/>
      <w:marBottom w:val="0"/>
      <w:divBdr>
        <w:top w:val="none" w:sz="0" w:space="0" w:color="auto"/>
        <w:left w:val="none" w:sz="0" w:space="0" w:color="auto"/>
        <w:bottom w:val="none" w:sz="0" w:space="0" w:color="auto"/>
        <w:right w:val="none" w:sz="0" w:space="0" w:color="auto"/>
      </w:divBdr>
    </w:div>
    <w:div w:id="1784960220">
      <w:bodyDiv w:val="1"/>
      <w:marLeft w:val="0"/>
      <w:marRight w:val="0"/>
      <w:marTop w:val="0"/>
      <w:marBottom w:val="0"/>
      <w:divBdr>
        <w:top w:val="none" w:sz="0" w:space="0" w:color="auto"/>
        <w:left w:val="none" w:sz="0" w:space="0" w:color="auto"/>
        <w:bottom w:val="none" w:sz="0" w:space="0" w:color="auto"/>
        <w:right w:val="none" w:sz="0" w:space="0" w:color="auto"/>
      </w:divBdr>
    </w:div>
    <w:div w:id="1785004888">
      <w:bodyDiv w:val="1"/>
      <w:marLeft w:val="0"/>
      <w:marRight w:val="0"/>
      <w:marTop w:val="0"/>
      <w:marBottom w:val="0"/>
      <w:divBdr>
        <w:top w:val="none" w:sz="0" w:space="0" w:color="auto"/>
        <w:left w:val="none" w:sz="0" w:space="0" w:color="auto"/>
        <w:bottom w:val="none" w:sz="0" w:space="0" w:color="auto"/>
        <w:right w:val="none" w:sz="0" w:space="0" w:color="auto"/>
      </w:divBdr>
    </w:div>
    <w:div w:id="1785223573">
      <w:bodyDiv w:val="1"/>
      <w:marLeft w:val="0"/>
      <w:marRight w:val="0"/>
      <w:marTop w:val="0"/>
      <w:marBottom w:val="0"/>
      <w:divBdr>
        <w:top w:val="none" w:sz="0" w:space="0" w:color="auto"/>
        <w:left w:val="none" w:sz="0" w:space="0" w:color="auto"/>
        <w:bottom w:val="none" w:sz="0" w:space="0" w:color="auto"/>
        <w:right w:val="none" w:sz="0" w:space="0" w:color="auto"/>
      </w:divBdr>
    </w:div>
    <w:div w:id="1785228206">
      <w:bodyDiv w:val="1"/>
      <w:marLeft w:val="0"/>
      <w:marRight w:val="0"/>
      <w:marTop w:val="0"/>
      <w:marBottom w:val="0"/>
      <w:divBdr>
        <w:top w:val="none" w:sz="0" w:space="0" w:color="auto"/>
        <w:left w:val="none" w:sz="0" w:space="0" w:color="auto"/>
        <w:bottom w:val="none" w:sz="0" w:space="0" w:color="auto"/>
        <w:right w:val="none" w:sz="0" w:space="0" w:color="auto"/>
      </w:divBdr>
    </w:div>
    <w:div w:id="1785340314">
      <w:bodyDiv w:val="1"/>
      <w:marLeft w:val="0"/>
      <w:marRight w:val="0"/>
      <w:marTop w:val="0"/>
      <w:marBottom w:val="0"/>
      <w:divBdr>
        <w:top w:val="none" w:sz="0" w:space="0" w:color="auto"/>
        <w:left w:val="none" w:sz="0" w:space="0" w:color="auto"/>
        <w:bottom w:val="none" w:sz="0" w:space="0" w:color="auto"/>
        <w:right w:val="none" w:sz="0" w:space="0" w:color="auto"/>
      </w:divBdr>
    </w:div>
    <w:div w:id="1785344880">
      <w:bodyDiv w:val="1"/>
      <w:marLeft w:val="0"/>
      <w:marRight w:val="0"/>
      <w:marTop w:val="0"/>
      <w:marBottom w:val="0"/>
      <w:divBdr>
        <w:top w:val="none" w:sz="0" w:space="0" w:color="auto"/>
        <w:left w:val="none" w:sz="0" w:space="0" w:color="auto"/>
        <w:bottom w:val="none" w:sz="0" w:space="0" w:color="auto"/>
        <w:right w:val="none" w:sz="0" w:space="0" w:color="auto"/>
      </w:divBdr>
    </w:div>
    <w:div w:id="1785616296">
      <w:bodyDiv w:val="1"/>
      <w:marLeft w:val="0"/>
      <w:marRight w:val="0"/>
      <w:marTop w:val="0"/>
      <w:marBottom w:val="0"/>
      <w:divBdr>
        <w:top w:val="none" w:sz="0" w:space="0" w:color="auto"/>
        <w:left w:val="none" w:sz="0" w:space="0" w:color="auto"/>
        <w:bottom w:val="none" w:sz="0" w:space="0" w:color="auto"/>
        <w:right w:val="none" w:sz="0" w:space="0" w:color="auto"/>
      </w:divBdr>
    </w:div>
    <w:div w:id="1785685524">
      <w:bodyDiv w:val="1"/>
      <w:marLeft w:val="0"/>
      <w:marRight w:val="0"/>
      <w:marTop w:val="0"/>
      <w:marBottom w:val="0"/>
      <w:divBdr>
        <w:top w:val="none" w:sz="0" w:space="0" w:color="auto"/>
        <w:left w:val="none" w:sz="0" w:space="0" w:color="auto"/>
        <w:bottom w:val="none" w:sz="0" w:space="0" w:color="auto"/>
        <w:right w:val="none" w:sz="0" w:space="0" w:color="auto"/>
      </w:divBdr>
    </w:div>
    <w:div w:id="1785687082">
      <w:bodyDiv w:val="1"/>
      <w:marLeft w:val="0"/>
      <w:marRight w:val="0"/>
      <w:marTop w:val="0"/>
      <w:marBottom w:val="0"/>
      <w:divBdr>
        <w:top w:val="none" w:sz="0" w:space="0" w:color="auto"/>
        <w:left w:val="none" w:sz="0" w:space="0" w:color="auto"/>
        <w:bottom w:val="none" w:sz="0" w:space="0" w:color="auto"/>
        <w:right w:val="none" w:sz="0" w:space="0" w:color="auto"/>
      </w:divBdr>
    </w:div>
    <w:div w:id="1785691390">
      <w:bodyDiv w:val="1"/>
      <w:marLeft w:val="0"/>
      <w:marRight w:val="0"/>
      <w:marTop w:val="0"/>
      <w:marBottom w:val="0"/>
      <w:divBdr>
        <w:top w:val="none" w:sz="0" w:space="0" w:color="auto"/>
        <w:left w:val="none" w:sz="0" w:space="0" w:color="auto"/>
        <w:bottom w:val="none" w:sz="0" w:space="0" w:color="auto"/>
        <w:right w:val="none" w:sz="0" w:space="0" w:color="auto"/>
      </w:divBdr>
    </w:div>
    <w:div w:id="1785726718">
      <w:bodyDiv w:val="1"/>
      <w:marLeft w:val="0"/>
      <w:marRight w:val="0"/>
      <w:marTop w:val="0"/>
      <w:marBottom w:val="0"/>
      <w:divBdr>
        <w:top w:val="none" w:sz="0" w:space="0" w:color="auto"/>
        <w:left w:val="none" w:sz="0" w:space="0" w:color="auto"/>
        <w:bottom w:val="none" w:sz="0" w:space="0" w:color="auto"/>
        <w:right w:val="none" w:sz="0" w:space="0" w:color="auto"/>
      </w:divBdr>
    </w:div>
    <w:div w:id="1785731152">
      <w:bodyDiv w:val="1"/>
      <w:marLeft w:val="0"/>
      <w:marRight w:val="0"/>
      <w:marTop w:val="0"/>
      <w:marBottom w:val="0"/>
      <w:divBdr>
        <w:top w:val="none" w:sz="0" w:space="0" w:color="auto"/>
        <w:left w:val="none" w:sz="0" w:space="0" w:color="auto"/>
        <w:bottom w:val="none" w:sz="0" w:space="0" w:color="auto"/>
        <w:right w:val="none" w:sz="0" w:space="0" w:color="auto"/>
      </w:divBdr>
    </w:div>
    <w:div w:id="1785735105">
      <w:bodyDiv w:val="1"/>
      <w:marLeft w:val="0"/>
      <w:marRight w:val="0"/>
      <w:marTop w:val="0"/>
      <w:marBottom w:val="0"/>
      <w:divBdr>
        <w:top w:val="none" w:sz="0" w:space="0" w:color="auto"/>
        <w:left w:val="none" w:sz="0" w:space="0" w:color="auto"/>
        <w:bottom w:val="none" w:sz="0" w:space="0" w:color="auto"/>
        <w:right w:val="none" w:sz="0" w:space="0" w:color="auto"/>
      </w:divBdr>
    </w:div>
    <w:div w:id="1786000102">
      <w:bodyDiv w:val="1"/>
      <w:marLeft w:val="0"/>
      <w:marRight w:val="0"/>
      <w:marTop w:val="0"/>
      <w:marBottom w:val="0"/>
      <w:divBdr>
        <w:top w:val="none" w:sz="0" w:space="0" w:color="auto"/>
        <w:left w:val="none" w:sz="0" w:space="0" w:color="auto"/>
        <w:bottom w:val="none" w:sz="0" w:space="0" w:color="auto"/>
        <w:right w:val="none" w:sz="0" w:space="0" w:color="auto"/>
      </w:divBdr>
    </w:div>
    <w:div w:id="1786120239">
      <w:bodyDiv w:val="1"/>
      <w:marLeft w:val="0"/>
      <w:marRight w:val="0"/>
      <w:marTop w:val="0"/>
      <w:marBottom w:val="0"/>
      <w:divBdr>
        <w:top w:val="none" w:sz="0" w:space="0" w:color="auto"/>
        <w:left w:val="none" w:sz="0" w:space="0" w:color="auto"/>
        <w:bottom w:val="none" w:sz="0" w:space="0" w:color="auto"/>
        <w:right w:val="none" w:sz="0" w:space="0" w:color="auto"/>
      </w:divBdr>
    </w:div>
    <w:div w:id="1786314901">
      <w:bodyDiv w:val="1"/>
      <w:marLeft w:val="0"/>
      <w:marRight w:val="0"/>
      <w:marTop w:val="0"/>
      <w:marBottom w:val="0"/>
      <w:divBdr>
        <w:top w:val="none" w:sz="0" w:space="0" w:color="auto"/>
        <w:left w:val="none" w:sz="0" w:space="0" w:color="auto"/>
        <w:bottom w:val="none" w:sz="0" w:space="0" w:color="auto"/>
        <w:right w:val="none" w:sz="0" w:space="0" w:color="auto"/>
      </w:divBdr>
    </w:div>
    <w:div w:id="1786460461">
      <w:bodyDiv w:val="1"/>
      <w:marLeft w:val="0"/>
      <w:marRight w:val="0"/>
      <w:marTop w:val="0"/>
      <w:marBottom w:val="0"/>
      <w:divBdr>
        <w:top w:val="none" w:sz="0" w:space="0" w:color="auto"/>
        <w:left w:val="none" w:sz="0" w:space="0" w:color="auto"/>
        <w:bottom w:val="none" w:sz="0" w:space="0" w:color="auto"/>
        <w:right w:val="none" w:sz="0" w:space="0" w:color="auto"/>
      </w:divBdr>
    </w:div>
    <w:div w:id="1786541148">
      <w:bodyDiv w:val="1"/>
      <w:marLeft w:val="0"/>
      <w:marRight w:val="0"/>
      <w:marTop w:val="0"/>
      <w:marBottom w:val="0"/>
      <w:divBdr>
        <w:top w:val="none" w:sz="0" w:space="0" w:color="auto"/>
        <w:left w:val="none" w:sz="0" w:space="0" w:color="auto"/>
        <w:bottom w:val="none" w:sz="0" w:space="0" w:color="auto"/>
        <w:right w:val="none" w:sz="0" w:space="0" w:color="auto"/>
      </w:divBdr>
    </w:div>
    <w:div w:id="1786581671">
      <w:bodyDiv w:val="1"/>
      <w:marLeft w:val="0"/>
      <w:marRight w:val="0"/>
      <w:marTop w:val="0"/>
      <w:marBottom w:val="0"/>
      <w:divBdr>
        <w:top w:val="none" w:sz="0" w:space="0" w:color="auto"/>
        <w:left w:val="none" w:sz="0" w:space="0" w:color="auto"/>
        <w:bottom w:val="none" w:sz="0" w:space="0" w:color="auto"/>
        <w:right w:val="none" w:sz="0" w:space="0" w:color="auto"/>
      </w:divBdr>
    </w:div>
    <w:div w:id="1786733354">
      <w:bodyDiv w:val="1"/>
      <w:marLeft w:val="0"/>
      <w:marRight w:val="0"/>
      <w:marTop w:val="0"/>
      <w:marBottom w:val="0"/>
      <w:divBdr>
        <w:top w:val="none" w:sz="0" w:space="0" w:color="auto"/>
        <w:left w:val="none" w:sz="0" w:space="0" w:color="auto"/>
        <w:bottom w:val="none" w:sz="0" w:space="0" w:color="auto"/>
        <w:right w:val="none" w:sz="0" w:space="0" w:color="auto"/>
      </w:divBdr>
    </w:div>
    <w:div w:id="1786848698">
      <w:bodyDiv w:val="1"/>
      <w:marLeft w:val="0"/>
      <w:marRight w:val="0"/>
      <w:marTop w:val="0"/>
      <w:marBottom w:val="0"/>
      <w:divBdr>
        <w:top w:val="none" w:sz="0" w:space="0" w:color="auto"/>
        <w:left w:val="none" w:sz="0" w:space="0" w:color="auto"/>
        <w:bottom w:val="none" w:sz="0" w:space="0" w:color="auto"/>
        <w:right w:val="none" w:sz="0" w:space="0" w:color="auto"/>
      </w:divBdr>
    </w:div>
    <w:div w:id="1787700780">
      <w:bodyDiv w:val="1"/>
      <w:marLeft w:val="0"/>
      <w:marRight w:val="0"/>
      <w:marTop w:val="0"/>
      <w:marBottom w:val="0"/>
      <w:divBdr>
        <w:top w:val="none" w:sz="0" w:space="0" w:color="auto"/>
        <w:left w:val="none" w:sz="0" w:space="0" w:color="auto"/>
        <w:bottom w:val="none" w:sz="0" w:space="0" w:color="auto"/>
        <w:right w:val="none" w:sz="0" w:space="0" w:color="auto"/>
      </w:divBdr>
    </w:div>
    <w:div w:id="1787769731">
      <w:bodyDiv w:val="1"/>
      <w:marLeft w:val="0"/>
      <w:marRight w:val="0"/>
      <w:marTop w:val="0"/>
      <w:marBottom w:val="0"/>
      <w:divBdr>
        <w:top w:val="none" w:sz="0" w:space="0" w:color="auto"/>
        <w:left w:val="none" w:sz="0" w:space="0" w:color="auto"/>
        <w:bottom w:val="none" w:sz="0" w:space="0" w:color="auto"/>
        <w:right w:val="none" w:sz="0" w:space="0" w:color="auto"/>
      </w:divBdr>
    </w:div>
    <w:div w:id="1788423953">
      <w:bodyDiv w:val="1"/>
      <w:marLeft w:val="0"/>
      <w:marRight w:val="0"/>
      <w:marTop w:val="0"/>
      <w:marBottom w:val="0"/>
      <w:divBdr>
        <w:top w:val="none" w:sz="0" w:space="0" w:color="auto"/>
        <w:left w:val="none" w:sz="0" w:space="0" w:color="auto"/>
        <w:bottom w:val="none" w:sz="0" w:space="0" w:color="auto"/>
        <w:right w:val="none" w:sz="0" w:space="0" w:color="auto"/>
      </w:divBdr>
    </w:div>
    <w:div w:id="1788430708">
      <w:bodyDiv w:val="1"/>
      <w:marLeft w:val="0"/>
      <w:marRight w:val="0"/>
      <w:marTop w:val="0"/>
      <w:marBottom w:val="0"/>
      <w:divBdr>
        <w:top w:val="none" w:sz="0" w:space="0" w:color="auto"/>
        <w:left w:val="none" w:sz="0" w:space="0" w:color="auto"/>
        <w:bottom w:val="none" w:sz="0" w:space="0" w:color="auto"/>
        <w:right w:val="none" w:sz="0" w:space="0" w:color="auto"/>
      </w:divBdr>
    </w:div>
    <w:div w:id="1788574351">
      <w:bodyDiv w:val="1"/>
      <w:marLeft w:val="0"/>
      <w:marRight w:val="0"/>
      <w:marTop w:val="0"/>
      <w:marBottom w:val="0"/>
      <w:divBdr>
        <w:top w:val="none" w:sz="0" w:space="0" w:color="auto"/>
        <w:left w:val="none" w:sz="0" w:space="0" w:color="auto"/>
        <w:bottom w:val="none" w:sz="0" w:space="0" w:color="auto"/>
        <w:right w:val="none" w:sz="0" w:space="0" w:color="auto"/>
      </w:divBdr>
    </w:div>
    <w:div w:id="1788887703">
      <w:bodyDiv w:val="1"/>
      <w:marLeft w:val="0"/>
      <w:marRight w:val="0"/>
      <w:marTop w:val="0"/>
      <w:marBottom w:val="0"/>
      <w:divBdr>
        <w:top w:val="none" w:sz="0" w:space="0" w:color="auto"/>
        <w:left w:val="none" w:sz="0" w:space="0" w:color="auto"/>
        <w:bottom w:val="none" w:sz="0" w:space="0" w:color="auto"/>
        <w:right w:val="none" w:sz="0" w:space="0" w:color="auto"/>
      </w:divBdr>
    </w:div>
    <w:div w:id="1788967507">
      <w:bodyDiv w:val="1"/>
      <w:marLeft w:val="0"/>
      <w:marRight w:val="0"/>
      <w:marTop w:val="0"/>
      <w:marBottom w:val="0"/>
      <w:divBdr>
        <w:top w:val="none" w:sz="0" w:space="0" w:color="auto"/>
        <w:left w:val="none" w:sz="0" w:space="0" w:color="auto"/>
        <w:bottom w:val="none" w:sz="0" w:space="0" w:color="auto"/>
        <w:right w:val="none" w:sz="0" w:space="0" w:color="auto"/>
      </w:divBdr>
    </w:div>
    <w:div w:id="1789348428">
      <w:bodyDiv w:val="1"/>
      <w:marLeft w:val="0"/>
      <w:marRight w:val="0"/>
      <w:marTop w:val="0"/>
      <w:marBottom w:val="0"/>
      <w:divBdr>
        <w:top w:val="none" w:sz="0" w:space="0" w:color="auto"/>
        <w:left w:val="none" w:sz="0" w:space="0" w:color="auto"/>
        <w:bottom w:val="none" w:sz="0" w:space="0" w:color="auto"/>
        <w:right w:val="none" w:sz="0" w:space="0" w:color="auto"/>
      </w:divBdr>
    </w:div>
    <w:div w:id="1789423739">
      <w:bodyDiv w:val="1"/>
      <w:marLeft w:val="0"/>
      <w:marRight w:val="0"/>
      <w:marTop w:val="0"/>
      <w:marBottom w:val="0"/>
      <w:divBdr>
        <w:top w:val="none" w:sz="0" w:space="0" w:color="auto"/>
        <w:left w:val="none" w:sz="0" w:space="0" w:color="auto"/>
        <w:bottom w:val="none" w:sz="0" w:space="0" w:color="auto"/>
        <w:right w:val="none" w:sz="0" w:space="0" w:color="auto"/>
      </w:divBdr>
    </w:div>
    <w:div w:id="1789472731">
      <w:bodyDiv w:val="1"/>
      <w:marLeft w:val="0"/>
      <w:marRight w:val="0"/>
      <w:marTop w:val="0"/>
      <w:marBottom w:val="0"/>
      <w:divBdr>
        <w:top w:val="none" w:sz="0" w:space="0" w:color="auto"/>
        <w:left w:val="none" w:sz="0" w:space="0" w:color="auto"/>
        <w:bottom w:val="none" w:sz="0" w:space="0" w:color="auto"/>
        <w:right w:val="none" w:sz="0" w:space="0" w:color="auto"/>
      </w:divBdr>
    </w:div>
    <w:div w:id="1789548405">
      <w:bodyDiv w:val="1"/>
      <w:marLeft w:val="0"/>
      <w:marRight w:val="0"/>
      <w:marTop w:val="0"/>
      <w:marBottom w:val="0"/>
      <w:divBdr>
        <w:top w:val="none" w:sz="0" w:space="0" w:color="auto"/>
        <w:left w:val="none" w:sz="0" w:space="0" w:color="auto"/>
        <w:bottom w:val="none" w:sz="0" w:space="0" w:color="auto"/>
        <w:right w:val="none" w:sz="0" w:space="0" w:color="auto"/>
      </w:divBdr>
    </w:div>
    <w:div w:id="1789813348">
      <w:bodyDiv w:val="1"/>
      <w:marLeft w:val="0"/>
      <w:marRight w:val="0"/>
      <w:marTop w:val="0"/>
      <w:marBottom w:val="0"/>
      <w:divBdr>
        <w:top w:val="none" w:sz="0" w:space="0" w:color="auto"/>
        <w:left w:val="none" w:sz="0" w:space="0" w:color="auto"/>
        <w:bottom w:val="none" w:sz="0" w:space="0" w:color="auto"/>
        <w:right w:val="none" w:sz="0" w:space="0" w:color="auto"/>
      </w:divBdr>
    </w:div>
    <w:div w:id="1789854635">
      <w:bodyDiv w:val="1"/>
      <w:marLeft w:val="0"/>
      <w:marRight w:val="0"/>
      <w:marTop w:val="0"/>
      <w:marBottom w:val="0"/>
      <w:divBdr>
        <w:top w:val="none" w:sz="0" w:space="0" w:color="auto"/>
        <w:left w:val="none" w:sz="0" w:space="0" w:color="auto"/>
        <w:bottom w:val="none" w:sz="0" w:space="0" w:color="auto"/>
        <w:right w:val="none" w:sz="0" w:space="0" w:color="auto"/>
      </w:divBdr>
    </w:div>
    <w:div w:id="1790011574">
      <w:bodyDiv w:val="1"/>
      <w:marLeft w:val="0"/>
      <w:marRight w:val="0"/>
      <w:marTop w:val="0"/>
      <w:marBottom w:val="0"/>
      <w:divBdr>
        <w:top w:val="none" w:sz="0" w:space="0" w:color="auto"/>
        <w:left w:val="none" w:sz="0" w:space="0" w:color="auto"/>
        <w:bottom w:val="none" w:sz="0" w:space="0" w:color="auto"/>
        <w:right w:val="none" w:sz="0" w:space="0" w:color="auto"/>
      </w:divBdr>
    </w:div>
    <w:div w:id="1790078630">
      <w:bodyDiv w:val="1"/>
      <w:marLeft w:val="0"/>
      <w:marRight w:val="0"/>
      <w:marTop w:val="0"/>
      <w:marBottom w:val="0"/>
      <w:divBdr>
        <w:top w:val="none" w:sz="0" w:space="0" w:color="auto"/>
        <w:left w:val="none" w:sz="0" w:space="0" w:color="auto"/>
        <w:bottom w:val="none" w:sz="0" w:space="0" w:color="auto"/>
        <w:right w:val="none" w:sz="0" w:space="0" w:color="auto"/>
      </w:divBdr>
    </w:div>
    <w:div w:id="1790122555">
      <w:bodyDiv w:val="1"/>
      <w:marLeft w:val="0"/>
      <w:marRight w:val="0"/>
      <w:marTop w:val="0"/>
      <w:marBottom w:val="0"/>
      <w:divBdr>
        <w:top w:val="none" w:sz="0" w:space="0" w:color="auto"/>
        <w:left w:val="none" w:sz="0" w:space="0" w:color="auto"/>
        <w:bottom w:val="none" w:sz="0" w:space="0" w:color="auto"/>
        <w:right w:val="none" w:sz="0" w:space="0" w:color="auto"/>
      </w:divBdr>
    </w:div>
    <w:div w:id="1790247458">
      <w:bodyDiv w:val="1"/>
      <w:marLeft w:val="0"/>
      <w:marRight w:val="0"/>
      <w:marTop w:val="0"/>
      <w:marBottom w:val="0"/>
      <w:divBdr>
        <w:top w:val="none" w:sz="0" w:space="0" w:color="auto"/>
        <w:left w:val="none" w:sz="0" w:space="0" w:color="auto"/>
        <w:bottom w:val="none" w:sz="0" w:space="0" w:color="auto"/>
        <w:right w:val="none" w:sz="0" w:space="0" w:color="auto"/>
      </w:divBdr>
    </w:div>
    <w:div w:id="1790512132">
      <w:bodyDiv w:val="1"/>
      <w:marLeft w:val="0"/>
      <w:marRight w:val="0"/>
      <w:marTop w:val="0"/>
      <w:marBottom w:val="0"/>
      <w:divBdr>
        <w:top w:val="none" w:sz="0" w:space="0" w:color="auto"/>
        <w:left w:val="none" w:sz="0" w:space="0" w:color="auto"/>
        <w:bottom w:val="none" w:sz="0" w:space="0" w:color="auto"/>
        <w:right w:val="none" w:sz="0" w:space="0" w:color="auto"/>
      </w:divBdr>
    </w:div>
    <w:div w:id="1790661365">
      <w:bodyDiv w:val="1"/>
      <w:marLeft w:val="0"/>
      <w:marRight w:val="0"/>
      <w:marTop w:val="0"/>
      <w:marBottom w:val="0"/>
      <w:divBdr>
        <w:top w:val="none" w:sz="0" w:space="0" w:color="auto"/>
        <w:left w:val="none" w:sz="0" w:space="0" w:color="auto"/>
        <w:bottom w:val="none" w:sz="0" w:space="0" w:color="auto"/>
        <w:right w:val="none" w:sz="0" w:space="0" w:color="auto"/>
      </w:divBdr>
    </w:div>
    <w:div w:id="1790857551">
      <w:bodyDiv w:val="1"/>
      <w:marLeft w:val="0"/>
      <w:marRight w:val="0"/>
      <w:marTop w:val="0"/>
      <w:marBottom w:val="0"/>
      <w:divBdr>
        <w:top w:val="none" w:sz="0" w:space="0" w:color="auto"/>
        <w:left w:val="none" w:sz="0" w:space="0" w:color="auto"/>
        <w:bottom w:val="none" w:sz="0" w:space="0" w:color="auto"/>
        <w:right w:val="none" w:sz="0" w:space="0" w:color="auto"/>
      </w:divBdr>
    </w:div>
    <w:div w:id="1791583402">
      <w:bodyDiv w:val="1"/>
      <w:marLeft w:val="0"/>
      <w:marRight w:val="0"/>
      <w:marTop w:val="0"/>
      <w:marBottom w:val="0"/>
      <w:divBdr>
        <w:top w:val="none" w:sz="0" w:space="0" w:color="auto"/>
        <w:left w:val="none" w:sz="0" w:space="0" w:color="auto"/>
        <w:bottom w:val="none" w:sz="0" w:space="0" w:color="auto"/>
        <w:right w:val="none" w:sz="0" w:space="0" w:color="auto"/>
      </w:divBdr>
    </w:div>
    <w:div w:id="1791706732">
      <w:bodyDiv w:val="1"/>
      <w:marLeft w:val="0"/>
      <w:marRight w:val="0"/>
      <w:marTop w:val="0"/>
      <w:marBottom w:val="0"/>
      <w:divBdr>
        <w:top w:val="none" w:sz="0" w:space="0" w:color="auto"/>
        <w:left w:val="none" w:sz="0" w:space="0" w:color="auto"/>
        <w:bottom w:val="none" w:sz="0" w:space="0" w:color="auto"/>
        <w:right w:val="none" w:sz="0" w:space="0" w:color="auto"/>
      </w:divBdr>
    </w:div>
    <w:div w:id="1791822479">
      <w:bodyDiv w:val="1"/>
      <w:marLeft w:val="0"/>
      <w:marRight w:val="0"/>
      <w:marTop w:val="0"/>
      <w:marBottom w:val="0"/>
      <w:divBdr>
        <w:top w:val="none" w:sz="0" w:space="0" w:color="auto"/>
        <w:left w:val="none" w:sz="0" w:space="0" w:color="auto"/>
        <w:bottom w:val="none" w:sz="0" w:space="0" w:color="auto"/>
        <w:right w:val="none" w:sz="0" w:space="0" w:color="auto"/>
      </w:divBdr>
    </w:div>
    <w:div w:id="1791969392">
      <w:bodyDiv w:val="1"/>
      <w:marLeft w:val="0"/>
      <w:marRight w:val="0"/>
      <w:marTop w:val="0"/>
      <w:marBottom w:val="0"/>
      <w:divBdr>
        <w:top w:val="none" w:sz="0" w:space="0" w:color="auto"/>
        <w:left w:val="none" w:sz="0" w:space="0" w:color="auto"/>
        <w:bottom w:val="none" w:sz="0" w:space="0" w:color="auto"/>
        <w:right w:val="none" w:sz="0" w:space="0" w:color="auto"/>
      </w:divBdr>
    </w:div>
    <w:div w:id="1791974878">
      <w:bodyDiv w:val="1"/>
      <w:marLeft w:val="0"/>
      <w:marRight w:val="0"/>
      <w:marTop w:val="0"/>
      <w:marBottom w:val="0"/>
      <w:divBdr>
        <w:top w:val="none" w:sz="0" w:space="0" w:color="auto"/>
        <w:left w:val="none" w:sz="0" w:space="0" w:color="auto"/>
        <w:bottom w:val="none" w:sz="0" w:space="0" w:color="auto"/>
        <w:right w:val="none" w:sz="0" w:space="0" w:color="auto"/>
      </w:divBdr>
    </w:div>
    <w:div w:id="1792089530">
      <w:bodyDiv w:val="1"/>
      <w:marLeft w:val="0"/>
      <w:marRight w:val="0"/>
      <w:marTop w:val="0"/>
      <w:marBottom w:val="0"/>
      <w:divBdr>
        <w:top w:val="none" w:sz="0" w:space="0" w:color="auto"/>
        <w:left w:val="none" w:sz="0" w:space="0" w:color="auto"/>
        <w:bottom w:val="none" w:sz="0" w:space="0" w:color="auto"/>
        <w:right w:val="none" w:sz="0" w:space="0" w:color="auto"/>
      </w:divBdr>
    </w:div>
    <w:div w:id="1792243612">
      <w:bodyDiv w:val="1"/>
      <w:marLeft w:val="0"/>
      <w:marRight w:val="0"/>
      <w:marTop w:val="0"/>
      <w:marBottom w:val="0"/>
      <w:divBdr>
        <w:top w:val="none" w:sz="0" w:space="0" w:color="auto"/>
        <w:left w:val="none" w:sz="0" w:space="0" w:color="auto"/>
        <w:bottom w:val="none" w:sz="0" w:space="0" w:color="auto"/>
        <w:right w:val="none" w:sz="0" w:space="0" w:color="auto"/>
      </w:divBdr>
    </w:div>
    <w:div w:id="1792244225">
      <w:bodyDiv w:val="1"/>
      <w:marLeft w:val="0"/>
      <w:marRight w:val="0"/>
      <w:marTop w:val="0"/>
      <w:marBottom w:val="0"/>
      <w:divBdr>
        <w:top w:val="none" w:sz="0" w:space="0" w:color="auto"/>
        <w:left w:val="none" w:sz="0" w:space="0" w:color="auto"/>
        <w:bottom w:val="none" w:sz="0" w:space="0" w:color="auto"/>
        <w:right w:val="none" w:sz="0" w:space="0" w:color="auto"/>
      </w:divBdr>
    </w:div>
    <w:div w:id="1792434979">
      <w:bodyDiv w:val="1"/>
      <w:marLeft w:val="0"/>
      <w:marRight w:val="0"/>
      <w:marTop w:val="0"/>
      <w:marBottom w:val="0"/>
      <w:divBdr>
        <w:top w:val="none" w:sz="0" w:space="0" w:color="auto"/>
        <w:left w:val="none" w:sz="0" w:space="0" w:color="auto"/>
        <w:bottom w:val="none" w:sz="0" w:space="0" w:color="auto"/>
        <w:right w:val="none" w:sz="0" w:space="0" w:color="auto"/>
      </w:divBdr>
    </w:div>
    <w:div w:id="1792550100">
      <w:bodyDiv w:val="1"/>
      <w:marLeft w:val="0"/>
      <w:marRight w:val="0"/>
      <w:marTop w:val="0"/>
      <w:marBottom w:val="0"/>
      <w:divBdr>
        <w:top w:val="none" w:sz="0" w:space="0" w:color="auto"/>
        <w:left w:val="none" w:sz="0" w:space="0" w:color="auto"/>
        <w:bottom w:val="none" w:sz="0" w:space="0" w:color="auto"/>
        <w:right w:val="none" w:sz="0" w:space="0" w:color="auto"/>
      </w:divBdr>
    </w:div>
    <w:div w:id="1792704180">
      <w:bodyDiv w:val="1"/>
      <w:marLeft w:val="0"/>
      <w:marRight w:val="0"/>
      <w:marTop w:val="0"/>
      <w:marBottom w:val="0"/>
      <w:divBdr>
        <w:top w:val="none" w:sz="0" w:space="0" w:color="auto"/>
        <w:left w:val="none" w:sz="0" w:space="0" w:color="auto"/>
        <w:bottom w:val="none" w:sz="0" w:space="0" w:color="auto"/>
        <w:right w:val="none" w:sz="0" w:space="0" w:color="auto"/>
      </w:divBdr>
    </w:div>
    <w:div w:id="1792749393">
      <w:bodyDiv w:val="1"/>
      <w:marLeft w:val="0"/>
      <w:marRight w:val="0"/>
      <w:marTop w:val="0"/>
      <w:marBottom w:val="0"/>
      <w:divBdr>
        <w:top w:val="none" w:sz="0" w:space="0" w:color="auto"/>
        <w:left w:val="none" w:sz="0" w:space="0" w:color="auto"/>
        <w:bottom w:val="none" w:sz="0" w:space="0" w:color="auto"/>
        <w:right w:val="none" w:sz="0" w:space="0" w:color="auto"/>
      </w:divBdr>
    </w:div>
    <w:div w:id="1793205103">
      <w:bodyDiv w:val="1"/>
      <w:marLeft w:val="0"/>
      <w:marRight w:val="0"/>
      <w:marTop w:val="0"/>
      <w:marBottom w:val="0"/>
      <w:divBdr>
        <w:top w:val="none" w:sz="0" w:space="0" w:color="auto"/>
        <w:left w:val="none" w:sz="0" w:space="0" w:color="auto"/>
        <w:bottom w:val="none" w:sz="0" w:space="0" w:color="auto"/>
        <w:right w:val="none" w:sz="0" w:space="0" w:color="auto"/>
      </w:divBdr>
    </w:div>
    <w:div w:id="1793279105">
      <w:bodyDiv w:val="1"/>
      <w:marLeft w:val="0"/>
      <w:marRight w:val="0"/>
      <w:marTop w:val="0"/>
      <w:marBottom w:val="0"/>
      <w:divBdr>
        <w:top w:val="none" w:sz="0" w:space="0" w:color="auto"/>
        <w:left w:val="none" w:sz="0" w:space="0" w:color="auto"/>
        <w:bottom w:val="none" w:sz="0" w:space="0" w:color="auto"/>
        <w:right w:val="none" w:sz="0" w:space="0" w:color="auto"/>
      </w:divBdr>
    </w:div>
    <w:div w:id="1793356180">
      <w:bodyDiv w:val="1"/>
      <w:marLeft w:val="0"/>
      <w:marRight w:val="0"/>
      <w:marTop w:val="0"/>
      <w:marBottom w:val="0"/>
      <w:divBdr>
        <w:top w:val="none" w:sz="0" w:space="0" w:color="auto"/>
        <w:left w:val="none" w:sz="0" w:space="0" w:color="auto"/>
        <w:bottom w:val="none" w:sz="0" w:space="0" w:color="auto"/>
        <w:right w:val="none" w:sz="0" w:space="0" w:color="auto"/>
      </w:divBdr>
    </w:div>
    <w:div w:id="1793358517">
      <w:bodyDiv w:val="1"/>
      <w:marLeft w:val="0"/>
      <w:marRight w:val="0"/>
      <w:marTop w:val="0"/>
      <w:marBottom w:val="0"/>
      <w:divBdr>
        <w:top w:val="none" w:sz="0" w:space="0" w:color="auto"/>
        <w:left w:val="none" w:sz="0" w:space="0" w:color="auto"/>
        <w:bottom w:val="none" w:sz="0" w:space="0" w:color="auto"/>
        <w:right w:val="none" w:sz="0" w:space="0" w:color="auto"/>
      </w:divBdr>
    </w:div>
    <w:div w:id="1793596792">
      <w:bodyDiv w:val="1"/>
      <w:marLeft w:val="0"/>
      <w:marRight w:val="0"/>
      <w:marTop w:val="0"/>
      <w:marBottom w:val="0"/>
      <w:divBdr>
        <w:top w:val="none" w:sz="0" w:space="0" w:color="auto"/>
        <w:left w:val="none" w:sz="0" w:space="0" w:color="auto"/>
        <w:bottom w:val="none" w:sz="0" w:space="0" w:color="auto"/>
        <w:right w:val="none" w:sz="0" w:space="0" w:color="auto"/>
      </w:divBdr>
    </w:div>
    <w:div w:id="1793742221">
      <w:bodyDiv w:val="1"/>
      <w:marLeft w:val="0"/>
      <w:marRight w:val="0"/>
      <w:marTop w:val="0"/>
      <w:marBottom w:val="0"/>
      <w:divBdr>
        <w:top w:val="none" w:sz="0" w:space="0" w:color="auto"/>
        <w:left w:val="none" w:sz="0" w:space="0" w:color="auto"/>
        <w:bottom w:val="none" w:sz="0" w:space="0" w:color="auto"/>
        <w:right w:val="none" w:sz="0" w:space="0" w:color="auto"/>
      </w:divBdr>
    </w:div>
    <w:div w:id="1794206677">
      <w:bodyDiv w:val="1"/>
      <w:marLeft w:val="0"/>
      <w:marRight w:val="0"/>
      <w:marTop w:val="0"/>
      <w:marBottom w:val="0"/>
      <w:divBdr>
        <w:top w:val="none" w:sz="0" w:space="0" w:color="auto"/>
        <w:left w:val="none" w:sz="0" w:space="0" w:color="auto"/>
        <w:bottom w:val="none" w:sz="0" w:space="0" w:color="auto"/>
        <w:right w:val="none" w:sz="0" w:space="0" w:color="auto"/>
      </w:divBdr>
    </w:div>
    <w:div w:id="1794246159">
      <w:bodyDiv w:val="1"/>
      <w:marLeft w:val="0"/>
      <w:marRight w:val="0"/>
      <w:marTop w:val="0"/>
      <w:marBottom w:val="0"/>
      <w:divBdr>
        <w:top w:val="none" w:sz="0" w:space="0" w:color="auto"/>
        <w:left w:val="none" w:sz="0" w:space="0" w:color="auto"/>
        <w:bottom w:val="none" w:sz="0" w:space="0" w:color="auto"/>
        <w:right w:val="none" w:sz="0" w:space="0" w:color="auto"/>
      </w:divBdr>
    </w:div>
    <w:div w:id="1794441423">
      <w:bodyDiv w:val="1"/>
      <w:marLeft w:val="0"/>
      <w:marRight w:val="0"/>
      <w:marTop w:val="0"/>
      <w:marBottom w:val="0"/>
      <w:divBdr>
        <w:top w:val="none" w:sz="0" w:space="0" w:color="auto"/>
        <w:left w:val="none" w:sz="0" w:space="0" w:color="auto"/>
        <w:bottom w:val="none" w:sz="0" w:space="0" w:color="auto"/>
        <w:right w:val="none" w:sz="0" w:space="0" w:color="auto"/>
      </w:divBdr>
    </w:div>
    <w:div w:id="1794523149">
      <w:bodyDiv w:val="1"/>
      <w:marLeft w:val="0"/>
      <w:marRight w:val="0"/>
      <w:marTop w:val="0"/>
      <w:marBottom w:val="0"/>
      <w:divBdr>
        <w:top w:val="none" w:sz="0" w:space="0" w:color="auto"/>
        <w:left w:val="none" w:sz="0" w:space="0" w:color="auto"/>
        <w:bottom w:val="none" w:sz="0" w:space="0" w:color="auto"/>
        <w:right w:val="none" w:sz="0" w:space="0" w:color="auto"/>
      </w:divBdr>
    </w:div>
    <w:div w:id="1794595756">
      <w:bodyDiv w:val="1"/>
      <w:marLeft w:val="0"/>
      <w:marRight w:val="0"/>
      <w:marTop w:val="0"/>
      <w:marBottom w:val="0"/>
      <w:divBdr>
        <w:top w:val="none" w:sz="0" w:space="0" w:color="auto"/>
        <w:left w:val="none" w:sz="0" w:space="0" w:color="auto"/>
        <w:bottom w:val="none" w:sz="0" w:space="0" w:color="auto"/>
        <w:right w:val="none" w:sz="0" w:space="0" w:color="auto"/>
      </w:divBdr>
    </w:div>
    <w:div w:id="1794666001">
      <w:bodyDiv w:val="1"/>
      <w:marLeft w:val="0"/>
      <w:marRight w:val="0"/>
      <w:marTop w:val="0"/>
      <w:marBottom w:val="0"/>
      <w:divBdr>
        <w:top w:val="none" w:sz="0" w:space="0" w:color="auto"/>
        <w:left w:val="none" w:sz="0" w:space="0" w:color="auto"/>
        <w:bottom w:val="none" w:sz="0" w:space="0" w:color="auto"/>
        <w:right w:val="none" w:sz="0" w:space="0" w:color="auto"/>
      </w:divBdr>
    </w:div>
    <w:div w:id="1794789851">
      <w:bodyDiv w:val="1"/>
      <w:marLeft w:val="0"/>
      <w:marRight w:val="0"/>
      <w:marTop w:val="0"/>
      <w:marBottom w:val="0"/>
      <w:divBdr>
        <w:top w:val="none" w:sz="0" w:space="0" w:color="auto"/>
        <w:left w:val="none" w:sz="0" w:space="0" w:color="auto"/>
        <w:bottom w:val="none" w:sz="0" w:space="0" w:color="auto"/>
        <w:right w:val="none" w:sz="0" w:space="0" w:color="auto"/>
      </w:divBdr>
    </w:div>
    <w:div w:id="1794834536">
      <w:bodyDiv w:val="1"/>
      <w:marLeft w:val="0"/>
      <w:marRight w:val="0"/>
      <w:marTop w:val="0"/>
      <w:marBottom w:val="0"/>
      <w:divBdr>
        <w:top w:val="none" w:sz="0" w:space="0" w:color="auto"/>
        <w:left w:val="none" w:sz="0" w:space="0" w:color="auto"/>
        <w:bottom w:val="none" w:sz="0" w:space="0" w:color="auto"/>
        <w:right w:val="none" w:sz="0" w:space="0" w:color="auto"/>
      </w:divBdr>
    </w:div>
    <w:div w:id="1795246109">
      <w:bodyDiv w:val="1"/>
      <w:marLeft w:val="0"/>
      <w:marRight w:val="0"/>
      <w:marTop w:val="0"/>
      <w:marBottom w:val="0"/>
      <w:divBdr>
        <w:top w:val="none" w:sz="0" w:space="0" w:color="auto"/>
        <w:left w:val="none" w:sz="0" w:space="0" w:color="auto"/>
        <w:bottom w:val="none" w:sz="0" w:space="0" w:color="auto"/>
        <w:right w:val="none" w:sz="0" w:space="0" w:color="auto"/>
      </w:divBdr>
    </w:div>
    <w:div w:id="1795556257">
      <w:bodyDiv w:val="1"/>
      <w:marLeft w:val="0"/>
      <w:marRight w:val="0"/>
      <w:marTop w:val="0"/>
      <w:marBottom w:val="0"/>
      <w:divBdr>
        <w:top w:val="none" w:sz="0" w:space="0" w:color="auto"/>
        <w:left w:val="none" w:sz="0" w:space="0" w:color="auto"/>
        <w:bottom w:val="none" w:sz="0" w:space="0" w:color="auto"/>
        <w:right w:val="none" w:sz="0" w:space="0" w:color="auto"/>
      </w:divBdr>
    </w:div>
    <w:div w:id="1796170737">
      <w:bodyDiv w:val="1"/>
      <w:marLeft w:val="0"/>
      <w:marRight w:val="0"/>
      <w:marTop w:val="0"/>
      <w:marBottom w:val="0"/>
      <w:divBdr>
        <w:top w:val="none" w:sz="0" w:space="0" w:color="auto"/>
        <w:left w:val="none" w:sz="0" w:space="0" w:color="auto"/>
        <w:bottom w:val="none" w:sz="0" w:space="0" w:color="auto"/>
        <w:right w:val="none" w:sz="0" w:space="0" w:color="auto"/>
      </w:divBdr>
    </w:div>
    <w:div w:id="1796681522">
      <w:bodyDiv w:val="1"/>
      <w:marLeft w:val="0"/>
      <w:marRight w:val="0"/>
      <w:marTop w:val="0"/>
      <w:marBottom w:val="0"/>
      <w:divBdr>
        <w:top w:val="none" w:sz="0" w:space="0" w:color="auto"/>
        <w:left w:val="none" w:sz="0" w:space="0" w:color="auto"/>
        <w:bottom w:val="none" w:sz="0" w:space="0" w:color="auto"/>
        <w:right w:val="none" w:sz="0" w:space="0" w:color="auto"/>
      </w:divBdr>
    </w:div>
    <w:div w:id="1797328194">
      <w:bodyDiv w:val="1"/>
      <w:marLeft w:val="0"/>
      <w:marRight w:val="0"/>
      <w:marTop w:val="0"/>
      <w:marBottom w:val="0"/>
      <w:divBdr>
        <w:top w:val="none" w:sz="0" w:space="0" w:color="auto"/>
        <w:left w:val="none" w:sz="0" w:space="0" w:color="auto"/>
        <w:bottom w:val="none" w:sz="0" w:space="0" w:color="auto"/>
        <w:right w:val="none" w:sz="0" w:space="0" w:color="auto"/>
      </w:divBdr>
    </w:div>
    <w:div w:id="1797328781">
      <w:bodyDiv w:val="1"/>
      <w:marLeft w:val="0"/>
      <w:marRight w:val="0"/>
      <w:marTop w:val="0"/>
      <w:marBottom w:val="0"/>
      <w:divBdr>
        <w:top w:val="none" w:sz="0" w:space="0" w:color="auto"/>
        <w:left w:val="none" w:sz="0" w:space="0" w:color="auto"/>
        <w:bottom w:val="none" w:sz="0" w:space="0" w:color="auto"/>
        <w:right w:val="none" w:sz="0" w:space="0" w:color="auto"/>
      </w:divBdr>
    </w:div>
    <w:div w:id="1797335074">
      <w:bodyDiv w:val="1"/>
      <w:marLeft w:val="0"/>
      <w:marRight w:val="0"/>
      <w:marTop w:val="0"/>
      <w:marBottom w:val="0"/>
      <w:divBdr>
        <w:top w:val="none" w:sz="0" w:space="0" w:color="auto"/>
        <w:left w:val="none" w:sz="0" w:space="0" w:color="auto"/>
        <w:bottom w:val="none" w:sz="0" w:space="0" w:color="auto"/>
        <w:right w:val="none" w:sz="0" w:space="0" w:color="auto"/>
      </w:divBdr>
    </w:div>
    <w:div w:id="1797406532">
      <w:bodyDiv w:val="1"/>
      <w:marLeft w:val="0"/>
      <w:marRight w:val="0"/>
      <w:marTop w:val="0"/>
      <w:marBottom w:val="0"/>
      <w:divBdr>
        <w:top w:val="none" w:sz="0" w:space="0" w:color="auto"/>
        <w:left w:val="none" w:sz="0" w:space="0" w:color="auto"/>
        <w:bottom w:val="none" w:sz="0" w:space="0" w:color="auto"/>
        <w:right w:val="none" w:sz="0" w:space="0" w:color="auto"/>
      </w:divBdr>
    </w:div>
    <w:div w:id="1797521696">
      <w:bodyDiv w:val="1"/>
      <w:marLeft w:val="0"/>
      <w:marRight w:val="0"/>
      <w:marTop w:val="0"/>
      <w:marBottom w:val="0"/>
      <w:divBdr>
        <w:top w:val="none" w:sz="0" w:space="0" w:color="auto"/>
        <w:left w:val="none" w:sz="0" w:space="0" w:color="auto"/>
        <w:bottom w:val="none" w:sz="0" w:space="0" w:color="auto"/>
        <w:right w:val="none" w:sz="0" w:space="0" w:color="auto"/>
      </w:divBdr>
    </w:div>
    <w:div w:id="1797719467">
      <w:bodyDiv w:val="1"/>
      <w:marLeft w:val="0"/>
      <w:marRight w:val="0"/>
      <w:marTop w:val="0"/>
      <w:marBottom w:val="0"/>
      <w:divBdr>
        <w:top w:val="none" w:sz="0" w:space="0" w:color="auto"/>
        <w:left w:val="none" w:sz="0" w:space="0" w:color="auto"/>
        <w:bottom w:val="none" w:sz="0" w:space="0" w:color="auto"/>
        <w:right w:val="none" w:sz="0" w:space="0" w:color="auto"/>
      </w:divBdr>
    </w:div>
    <w:div w:id="1797719784">
      <w:bodyDiv w:val="1"/>
      <w:marLeft w:val="0"/>
      <w:marRight w:val="0"/>
      <w:marTop w:val="0"/>
      <w:marBottom w:val="0"/>
      <w:divBdr>
        <w:top w:val="none" w:sz="0" w:space="0" w:color="auto"/>
        <w:left w:val="none" w:sz="0" w:space="0" w:color="auto"/>
        <w:bottom w:val="none" w:sz="0" w:space="0" w:color="auto"/>
        <w:right w:val="none" w:sz="0" w:space="0" w:color="auto"/>
      </w:divBdr>
    </w:div>
    <w:div w:id="1797792452">
      <w:bodyDiv w:val="1"/>
      <w:marLeft w:val="0"/>
      <w:marRight w:val="0"/>
      <w:marTop w:val="0"/>
      <w:marBottom w:val="0"/>
      <w:divBdr>
        <w:top w:val="none" w:sz="0" w:space="0" w:color="auto"/>
        <w:left w:val="none" w:sz="0" w:space="0" w:color="auto"/>
        <w:bottom w:val="none" w:sz="0" w:space="0" w:color="auto"/>
        <w:right w:val="none" w:sz="0" w:space="0" w:color="auto"/>
      </w:divBdr>
    </w:div>
    <w:div w:id="1797943380">
      <w:bodyDiv w:val="1"/>
      <w:marLeft w:val="0"/>
      <w:marRight w:val="0"/>
      <w:marTop w:val="0"/>
      <w:marBottom w:val="0"/>
      <w:divBdr>
        <w:top w:val="none" w:sz="0" w:space="0" w:color="auto"/>
        <w:left w:val="none" w:sz="0" w:space="0" w:color="auto"/>
        <w:bottom w:val="none" w:sz="0" w:space="0" w:color="auto"/>
        <w:right w:val="none" w:sz="0" w:space="0" w:color="auto"/>
      </w:divBdr>
    </w:div>
    <w:div w:id="1798065087">
      <w:bodyDiv w:val="1"/>
      <w:marLeft w:val="0"/>
      <w:marRight w:val="0"/>
      <w:marTop w:val="0"/>
      <w:marBottom w:val="0"/>
      <w:divBdr>
        <w:top w:val="none" w:sz="0" w:space="0" w:color="auto"/>
        <w:left w:val="none" w:sz="0" w:space="0" w:color="auto"/>
        <w:bottom w:val="none" w:sz="0" w:space="0" w:color="auto"/>
        <w:right w:val="none" w:sz="0" w:space="0" w:color="auto"/>
      </w:divBdr>
    </w:div>
    <w:div w:id="1798182081">
      <w:bodyDiv w:val="1"/>
      <w:marLeft w:val="0"/>
      <w:marRight w:val="0"/>
      <w:marTop w:val="0"/>
      <w:marBottom w:val="0"/>
      <w:divBdr>
        <w:top w:val="none" w:sz="0" w:space="0" w:color="auto"/>
        <w:left w:val="none" w:sz="0" w:space="0" w:color="auto"/>
        <w:bottom w:val="none" w:sz="0" w:space="0" w:color="auto"/>
        <w:right w:val="none" w:sz="0" w:space="0" w:color="auto"/>
      </w:divBdr>
    </w:div>
    <w:div w:id="1798598040">
      <w:bodyDiv w:val="1"/>
      <w:marLeft w:val="0"/>
      <w:marRight w:val="0"/>
      <w:marTop w:val="0"/>
      <w:marBottom w:val="0"/>
      <w:divBdr>
        <w:top w:val="none" w:sz="0" w:space="0" w:color="auto"/>
        <w:left w:val="none" w:sz="0" w:space="0" w:color="auto"/>
        <w:bottom w:val="none" w:sz="0" w:space="0" w:color="auto"/>
        <w:right w:val="none" w:sz="0" w:space="0" w:color="auto"/>
      </w:divBdr>
    </w:div>
    <w:div w:id="1798642837">
      <w:bodyDiv w:val="1"/>
      <w:marLeft w:val="0"/>
      <w:marRight w:val="0"/>
      <w:marTop w:val="0"/>
      <w:marBottom w:val="0"/>
      <w:divBdr>
        <w:top w:val="none" w:sz="0" w:space="0" w:color="auto"/>
        <w:left w:val="none" w:sz="0" w:space="0" w:color="auto"/>
        <w:bottom w:val="none" w:sz="0" w:space="0" w:color="auto"/>
        <w:right w:val="none" w:sz="0" w:space="0" w:color="auto"/>
      </w:divBdr>
    </w:div>
    <w:div w:id="1798834927">
      <w:bodyDiv w:val="1"/>
      <w:marLeft w:val="0"/>
      <w:marRight w:val="0"/>
      <w:marTop w:val="0"/>
      <w:marBottom w:val="0"/>
      <w:divBdr>
        <w:top w:val="none" w:sz="0" w:space="0" w:color="auto"/>
        <w:left w:val="none" w:sz="0" w:space="0" w:color="auto"/>
        <w:bottom w:val="none" w:sz="0" w:space="0" w:color="auto"/>
        <w:right w:val="none" w:sz="0" w:space="0" w:color="auto"/>
      </w:divBdr>
    </w:div>
    <w:div w:id="1798911261">
      <w:bodyDiv w:val="1"/>
      <w:marLeft w:val="0"/>
      <w:marRight w:val="0"/>
      <w:marTop w:val="0"/>
      <w:marBottom w:val="0"/>
      <w:divBdr>
        <w:top w:val="none" w:sz="0" w:space="0" w:color="auto"/>
        <w:left w:val="none" w:sz="0" w:space="0" w:color="auto"/>
        <w:bottom w:val="none" w:sz="0" w:space="0" w:color="auto"/>
        <w:right w:val="none" w:sz="0" w:space="0" w:color="auto"/>
      </w:divBdr>
    </w:div>
    <w:div w:id="1799447000">
      <w:bodyDiv w:val="1"/>
      <w:marLeft w:val="0"/>
      <w:marRight w:val="0"/>
      <w:marTop w:val="0"/>
      <w:marBottom w:val="0"/>
      <w:divBdr>
        <w:top w:val="none" w:sz="0" w:space="0" w:color="auto"/>
        <w:left w:val="none" w:sz="0" w:space="0" w:color="auto"/>
        <w:bottom w:val="none" w:sz="0" w:space="0" w:color="auto"/>
        <w:right w:val="none" w:sz="0" w:space="0" w:color="auto"/>
      </w:divBdr>
    </w:div>
    <w:div w:id="1799562575">
      <w:bodyDiv w:val="1"/>
      <w:marLeft w:val="0"/>
      <w:marRight w:val="0"/>
      <w:marTop w:val="0"/>
      <w:marBottom w:val="0"/>
      <w:divBdr>
        <w:top w:val="none" w:sz="0" w:space="0" w:color="auto"/>
        <w:left w:val="none" w:sz="0" w:space="0" w:color="auto"/>
        <w:bottom w:val="none" w:sz="0" w:space="0" w:color="auto"/>
        <w:right w:val="none" w:sz="0" w:space="0" w:color="auto"/>
      </w:divBdr>
    </w:div>
    <w:div w:id="1799644254">
      <w:bodyDiv w:val="1"/>
      <w:marLeft w:val="0"/>
      <w:marRight w:val="0"/>
      <w:marTop w:val="0"/>
      <w:marBottom w:val="0"/>
      <w:divBdr>
        <w:top w:val="none" w:sz="0" w:space="0" w:color="auto"/>
        <w:left w:val="none" w:sz="0" w:space="0" w:color="auto"/>
        <w:bottom w:val="none" w:sz="0" w:space="0" w:color="auto"/>
        <w:right w:val="none" w:sz="0" w:space="0" w:color="auto"/>
      </w:divBdr>
    </w:div>
    <w:div w:id="1799646416">
      <w:bodyDiv w:val="1"/>
      <w:marLeft w:val="0"/>
      <w:marRight w:val="0"/>
      <w:marTop w:val="0"/>
      <w:marBottom w:val="0"/>
      <w:divBdr>
        <w:top w:val="none" w:sz="0" w:space="0" w:color="auto"/>
        <w:left w:val="none" w:sz="0" w:space="0" w:color="auto"/>
        <w:bottom w:val="none" w:sz="0" w:space="0" w:color="auto"/>
        <w:right w:val="none" w:sz="0" w:space="0" w:color="auto"/>
      </w:divBdr>
    </w:div>
    <w:div w:id="1799763106">
      <w:bodyDiv w:val="1"/>
      <w:marLeft w:val="0"/>
      <w:marRight w:val="0"/>
      <w:marTop w:val="0"/>
      <w:marBottom w:val="0"/>
      <w:divBdr>
        <w:top w:val="none" w:sz="0" w:space="0" w:color="auto"/>
        <w:left w:val="none" w:sz="0" w:space="0" w:color="auto"/>
        <w:bottom w:val="none" w:sz="0" w:space="0" w:color="auto"/>
        <w:right w:val="none" w:sz="0" w:space="0" w:color="auto"/>
      </w:divBdr>
    </w:div>
    <w:div w:id="1799833005">
      <w:bodyDiv w:val="1"/>
      <w:marLeft w:val="0"/>
      <w:marRight w:val="0"/>
      <w:marTop w:val="0"/>
      <w:marBottom w:val="0"/>
      <w:divBdr>
        <w:top w:val="none" w:sz="0" w:space="0" w:color="auto"/>
        <w:left w:val="none" w:sz="0" w:space="0" w:color="auto"/>
        <w:bottom w:val="none" w:sz="0" w:space="0" w:color="auto"/>
        <w:right w:val="none" w:sz="0" w:space="0" w:color="auto"/>
      </w:divBdr>
    </w:div>
    <w:div w:id="1799909003">
      <w:bodyDiv w:val="1"/>
      <w:marLeft w:val="0"/>
      <w:marRight w:val="0"/>
      <w:marTop w:val="0"/>
      <w:marBottom w:val="0"/>
      <w:divBdr>
        <w:top w:val="none" w:sz="0" w:space="0" w:color="auto"/>
        <w:left w:val="none" w:sz="0" w:space="0" w:color="auto"/>
        <w:bottom w:val="none" w:sz="0" w:space="0" w:color="auto"/>
        <w:right w:val="none" w:sz="0" w:space="0" w:color="auto"/>
      </w:divBdr>
    </w:div>
    <w:div w:id="1800218082">
      <w:bodyDiv w:val="1"/>
      <w:marLeft w:val="0"/>
      <w:marRight w:val="0"/>
      <w:marTop w:val="0"/>
      <w:marBottom w:val="0"/>
      <w:divBdr>
        <w:top w:val="none" w:sz="0" w:space="0" w:color="auto"/>
        <w:left w:val="none" w:sz="0" w:space="0" w:color="auto"/>
        <w:bottom w:val="none" w:sz="0" w:space="0" w:color="auto"/>
        <w:right w:val="none" w:sz="0" w:space="0" w:color="auto"/>
      </w:divBdr>
    </w:div>
    <w:div w:id="1800227408">
      <w:bodyDiv w:val="1"/>
      <w:marLeft w:val="0"/>
      <w:marRight w:val="0"/>
      <w:marTop w:val="0"/>
      <w:marBottom w:val="0"/>
      <w:divBdr>
        <w:top w:val="none" w:sz="0" w:space="0" w:color="auto"/>
        <w:left w:val="none" w:sz="0" w:space="0" w:color="auto"/>
        <w:bottom w:val="none" w:sz="0" w:space="0" w:color="auto"/>
        <w:right w:val="none" w:sz="0" w:space="0" w:color="auto"/>
      </w:divBdr>
    </w:div>
    <w:div w:id="1800486558">
      <w:bodyDiv w:val="1"/>
      <w:marLeft w:val="0"/>
      <w:marRight w:val="0"/>
      <w:marTop w:val="0"/>
      <w:marBottom w:val="0"/>
      <w:divBdr>
        <w:top w:val="none" w:sz="0" w:space="0" w:color="auto"/>
        <w:left w:val="none" w:sz="0" w:space="0" w:color="auto"/>
        <w:bottom w:val="none" w:sz="0" w:space="0" w:color="auto"/>
        <w:right w:val="none" w:sz="0" w:space="0" w:color="auto"/>
      </w:divBdr>
    </w:div>
    <w:div w:id="1800494391">
      <w:bodyDiv w:val="1"/>
      <w:marLeft w:val="0"/>
      <w:marRight w:val="0"/>
      <w:marTop w:val="0"/>
      <w:marBottom w:val="0"/>
      <w:divBdr>
        <w:top w:val="none" w:sz="0" w:space="0" w:color="auto"/>
        <w:left w:val="none" w:sz="0" w:space="0" w:color="auto"/>
        <w:bottom w:val="none" w:sz="0" w:space="0" w:color="auto"/>
        <w:right w:val="none" w:sz="0" w:space="0" w:color="auto"/>
      </w:divBdr>
    </w:div>
    <w:div w:id="1800881660">
      <w:bodyDiv w:val="1"/>
      <w:marLeft w:val="0"/>
      <w:marRight w:val="0"/>
      <w:marTop w:val="0"/>
      <w:marBottom w:val="0"/>
      <w:divBdr>
        <w:top w:val="none" w:sz="0" w:space="0" w:color="auto"/>
        <w:left w:val="none" w:sz="0" w:space="0" w:color="auto"/>
        <w:bottom w:val="none" w:sz="0" w:space="0" w:color="auto"/>
        <w:right w:val="none" w:sz="0" w:space="0" w:color="auto"/>
      </w:divBdr>
    </w:div>
    <w:div w:id="1800995831">
      <w:bodyDiv w:val="1"/>
      <w:marLeft w:val="0"/>
      <w:marRight w:val="0"/>
      <w:marTop w:val="0"/>
      <w:marBottom w:val="0"/>
      <w:divBdr>
        <w:top w:val="none" w:sz="0" w:space="0" w:color="auto"/>
        <w:left w:val="none" w:sz="0" w:space="0" w:color="auto"/>
        <w:bottom w:val="none" w:sz="0" w:space="0" w:color="auto"/>
        <w:right w:val="none" w:sz="0" w:space="0" w:color="auto"/>
      </w:divBdr>
    </w:div>
    <w:div w:id="1801221228">
      <w:bodyDiv w:val="1"/>
      <w:marLeft w:val="0"/>
      <w:marRight w:val="0"/>
      <w:marTop w:val="0"/>
      <w:marBottom w:val="0"/>
      <w:divBdr>
        <w:top w:val="none" w:sz="0" w:space="0" w:color="auto"/>
        <w:left w:val="none" w:sz="0" w:space="0" w:color="auto"/>
        <w:bottom w:val="none" w:sz="0" w:space="0" w:color="auto"/>
        <w:right w:val="none" w:sz="0" w:space="0" w:color="auto"/>
      </w:divBdr>
    </w:div>
    <w:div w:id="1801458004">
      <w:bodyDiv w:val="1"/>
      <w:marLeft w:val="0"/>
      <w:marRight w:val="0"/>
      <w:marTop w:val="0"/>
      <w:marBottom w:val="0"/>
      <w:divBdr>
        <w:top w:val="none" w:sz="0" w:space="0" w:color="auto"/>
        <w:left w:val="none" w:sz="0" w:space="0" w:color="auto"/>
        <w:bottom w:val="none" w:sz="0" w:space="0" w:color="auto"/>
        <w:right w:val="none" w:sz="0" w:space="0" w:color="auto"/>
      </w:divBdr>
    </w:div>
    <w:div w:id="1801528360">
      <w:bodyDiv w:val="1"/>
      <w:marLeft w:val="0"/>
      <w:marRight w:val="0"/>
      <w:marTop w:val="0"/>
      <w:marBottom w:val="0"/>
      <w:divBdr>
        <w:top w:val="none" w:sz="0" w:space="0" w:color="auto"/>
        <w:left w:val="none" w:sz="0" w:space="0" w:color="auto"/>
        <w:bottom w:val="none" w:sz="0" w:space="0" w:color="auto"/>
        <w:right w:val="none" w:sz="0" w:space="0" w:color="auto"/>
      </w:divBdr>
    </w:div>
    <w:div w:id="1801609361">
      <w:bodyDiv w:val="1"/>
      <w:marLeft w:val="0"/>
      <w:marRight w:val="0"/>
      <w:marTop w:val="0"/>
      <w:marBottom w:val="0"/>
      <w:divBdr>
        <w:top w:val="none" w:sz="0" w:space="0" w:color="auto"/>
        <w:left w:val="none" w:sz="0" w:space="0" w:color="auto"/>
        <w:bottom w:val="none" w:sz="0" w:space="0" w:color="auto"/>
        <w:right w:val="none" w:sz="0" w:space="0" w:color="auto"/>
      </w:divBdr>
    </w:div>
    <w:div w:id="1801919528">
      <w:bodyDiv w:val="1"/>
      <w:marLeft w:val="0"/>
      <w:marRight w:val="0"/>
      <w:marTop w:val="0"/>
      <w:marBottom w:val="0"/>
      <w:divBdr>
        <w:top w:val="none" w:sz="0" w:space="0" w:color="auto"/>
        <w:left w:val="none" w:sz="0" w:space="0" w:color="auto"/>
        <w:bottom w:val="none" w:sz="0" w:space="0" w:color="auto"/>
        <w:right w:val="none" w:sz="0" w:space="0" w:color="auto"/>
      </w:divBdr>
    </w:div>
    <w:div w:id="1801997446">
      <w:bodyDiv w:val="1"/>
      <w:marLeft w:val="0"/>
      <w:marRight w:val="0"/>
      <w:marTop w:val="0"/>
      <w:marBottom w:val="0"/>
      <w:divBdr>
        <w:top w:val="none" w:sz="0" w:space="0" w:color="auto"/>
        <w:left w:val="none" w:sz="0" w:space="0" w:color="auto"/>
        <w:bottom w:val="none" w:sz="0" w:space="0" w:color="auto"/>
        <w:right w:val="none" w:sz="0" w:space="0" w:color="auto"/>
      </w:divBdr>
    </w:div>
    <w:div w:id="1802114621">
      <w:bodyDiv w:val="1"/>
      <w:marLeft w:val="0"/>
      <w:marRight w:val="0"/>
      <w:marTop w:val="0"/>
      <w:marBottom w:val="0"/>
      <w:divBdr>
        <w:top w:val="none" w:sz="0" w:space="0" w:color="auto"/>
        <w:left w:val="none" w:sz="0" w:space="0" w:color="auto"/>
        <w:bottom w:val="none" w:sz="0" w:space="0" w:color="auto"/>
        <w:right w:val="none" w:sz="0" w:space="0" w:color="auto"/>
      </w:divBdr>
    </w:div>
    <w:div w:id="1802453586">
      <w:bodyDiv w:val="1"/>
      <w:marLeft w:val="0"/>
      <w:marRight w:val="0"/>
      <w:marTop w:val="0"/>
      <w:marBottom w:val="0"/>
      <w:divBdr>
        <w:top w:val="none" w:sz="0" w:space="0" w:color="auto"/>
        <w:left w:val="none" w:sz="0" w:space="0" w:color="auto"/>
        <w:bottom w:val="none" w:sz="0" w:space="0" w:color="auto"/>
        <w:right w:val="none" w:sz="0" w:space="0" w:color="auto"/>
      </w:divBdr>
    </w:div>
    <w:div w:id="1802728788">
      <w:bodyDiv w:val="1"/>
      <w:marLeft w:val="0"/>
      <w:marRight w:val="0"/>
      <w:marTop w:val="0"/>
      <w:marBottom w:val="0"/>
      <w:divBdr>
        <w:top w:val="none" w:sz="0" w:space="0" w:color="auto"/>
        <w:left w:val="none" w:sz="0" w:space="0" w:color="auto"/>
        <w:bottom w:val="none" w:sz="0" w:space="0" w:color="auto"/>
        <w:right w:val="none" w:sz="0" w:space="0" w:color="auto"/>
      </w:divBdr>
    </w:div>
    <w:div w:id="1802841449">
      <w:bodyDiv w:val="1"/>
      <w:marLeft w:val="0"/>
      <w:marRight w:val="0"/>
      <w:marTop w:val="0"/>
      <w:marBottom w:val="0"/>
      <w:divBdr>
        <w:top w:val="none" w:sz="0" w:space="0" w:color="auto"/>
        <w:left w:val="none" w:sz="0" w:space="0" w:color="auto"/>
        <w:bottom w:val="none" w:sz="0" w:space="0" w:color="auto"/>
        <w:right w:val="none" w:sz="0" w:space="0" w:color="auto"/>
      </w:divBdr>
    </w:div>
    <w:div w:id="1802992022">
      <w:bodyDiv w:val="1"/>
      <w:marLeft w:val="0"/>
      <w:marRight w:val="0"/>
      <w:marTop w:val="0"/>
      <w:marBottom w:val="0"/>
      <w:divBdr>
        <w:top w:val="none" w:sz="0" w:space="0" w:color="auto"/>
        <w:left w:val="none" w:sz="0" w:space="0" w:color="auto"/>
        <w:bottom w:val="none" w:sz="0" w:space="0" w:color="auto"/>
        <w:right w:val="none" w:sz="0" w:space="0" w:color="auto"/>
      </w:divBdr>
    </w:div>
    <w:div w:id="1803235046">
      <w:bodyDiv w:val="1"/>
      <w:marLeft w:val="0"/>
      <w:marRight w:val="0"/>
      <w:marTop w:val="0"/>
      <w:marBottom w:val="0"/>
      <w:divBdr>
        <w:top w:val="none" w:sz="0" w:space="0" w:color="auto"/>
        <w:left w:val="none" w:sz="0" w:space="0" w:color="auto"/>
        <w:bottom w:val="none" w:sz="0" w:space="0" w:color="auto"/>
        <w:right w:val="none" w:sz="0" w:space="0" w:color="auto"/>
      </w:divBdr>
    </w:div>
    <w:div w:id="1803377453">
      <w:bodyDiv w:val="1"/>
      <w:marLeft w:val="0"/>
      <w:marRight w:val="0"/>
      <w:marTop w:val="0"/>
      <w:marBottom w:val="0"/>
      <w:divBdr>
        <w:top w:val="none" w:sz="0" w:space="0" w:color="auto"/>
        <w:left w:val="none" w:sz="0" w:space="0" w:color="auto"/>
        <w:bottom w:val="none" w:sz="0" w:space="0" w:color="auto"/>
        <w:right w:val="none" w:sz="0" w:space="0" w:color="auto"/>
      </w:divBdr>
    </w:div>
    <w:div w:id="1803420565">
      <w:bodyDiv w:val="1"/>
      <w:marLeft w:val="0"/>
      <w:marRight w:val="0"/>
      <w:marTop w:val="0"/>
      <w:marBottom w:val="0"/>
      <w:divBdr>
        <w:top w:val="none" w:sz="0" w:space="0" w:color="auto"/>
        <w:left w:val="none" w:sz="0" w:space="0" w:color="auto"/>
        <w:bottom w:val="none" w:sz="0" w:space="0" w:color="auto"/>
        <w:right w:val="none" w:sz="0" w:space="0" w:color="auto"/>
      </w:divBdr>
    </w:div>
    <w:div w:id="1803501138">
      <w:bodyDiv w:val="1"/>
      <w:marLeft w:val="0"/>
      <w:marRight w:val="0"/>
      <w:marTop w:val="0"/>
      <w:marBottom w:val="0"/>
      <w:divBdr>
        <w:top w:val="none" w:sz="0" w:space="0" w:color="auto"/>
        <w:left w:val="none" w:sz="0" w:space="0" w:color="auto"/>
        <w:bottom w:val="none" w:sz="0" w:space="0" w:color="auto"/>
        <w:right w:val="none" w:sz="0" w:space="0" w:color="auto"/>
      </w:divBdr>
    </w:div>
    <w:div w:id="1803768392">
      <w:bodyDiv w:val="1"/>
      <w:marLeft w:val="0"/>
      <w:marRight w:val="0"/>
      <w:marTop w:val="0"/>
      <w:marBottom w:val="0"/>
      <w:divBdr>
        <w:top w:val="none" w:sz="0" w:space="0" w:color="auto"/>
        <w:left w:val="none" w:sz="0" w:space="0" w:color="auto"/>
        <w:bottom w:val="none" w:sz="0" w:space="0" w:color="auto"/>
        <w:right w:val="none" w:sz="0" w:space="0" w:color="auto"/>
      </w:divBdr>
    </w:div>
    <w:div w:id="1803963348">
      <w:bodyDiv w:val="1"/>
      <w:marLeft w:val="0"/>
      <w:marRight w:val="0"/>
      <w:marTop w:val="0"/>
      <w:marBottom w:val="0"/>
      <w:divBdr>
        <w:top w:val="none" w:sz="0" w:space="0" w:color="auto"/>
        <w:left w:val="none" w:sz="0" w:space="0" w:color="auto"/>
        <w:bottom w:val="none" w:sz="0" w:space="0" w:color="auto"/>
        <w:right w:val="none" w:sz="0" w:space="0" w:color="auto"/>
      </w:divBdr>
    </w:div>
    <w:div w:id="1804034995">
      <w:bodyDiv w:val="1"/>
      <w:marLeft w:val="0"/>
      <w:marRight w:val="0"/>
      <w:marTop w:val="0"/>
      <w:marBottom w:val="0"/>
      <w:divBdr>
        <w:top w:val="none" w:sz="0" w:space="0" w:color="auto"/>
        <w:left w:val="none" w:sz="0" w:space="0" w:color="auto"/>
        <w:bottom w:val="none" w:sz="0" w:space="0" w:color="auto"/>
        <w:right w:val="none" w:sz="0" w:space="0" w:color="auto"/>
      </w:divBdr>
    </w:div>
    <w:div w:id="1804075748">
      <w:bodyDiv w:val="1"/>
      <w:marLeft w:val="0"/>
      <w:marRight w:val="0"/>
      <w:marTop w:val="0"/>
      <w:marBottom w:val="0"/>
      <w:divBdr>
        <w:top w:val="none" w:sz="0" w:space="0" w:color="auto"/>
        <w:left w:val="none" w:sz="0" w:space="0" w:color="auto"/>
        <w:bottom w:val="none" w:sz="0" w:space="0" w:color="auto"/>
        <w:right w:val="none" w:sz="0" w:space="0" w:color="auto"/>
      </w:divBdr>
    </w:div>
    <w:div w:id="1804158106">
      <w:bodyDiv w:val="1"/>
      <w:marLeft w:val="0"/>
      <w:marRight w:val="0"/>
      <w:marTop w:val="0"/>
      <w:marBottom w:val="0"/>
      <w:divBdr>
        <w:top w:val="none" w:sz="0" w:space="0" w:color="auto"/>
        <w:left w:val="none" w:sz="0" w:space="0" w:color="auto"/>
        <w:bottom w:val="none" w:sz="0" w:space="0" w:color="auto"/>
        <w:right w:val="none" w:sz="0" w:space="0" w:color="auto"/>
      </w:divBdr>
    </w:div>
    <w:div w:id="1804301027">
      <w:bodyDiv w:val="1"/>
      <w:marLeft w:val="0"/>
      <w:marRight w:val="0"/>
      <w:marTop w:val="0"/>
      <w:marBottom w:val="0"/>
      <w:divBdr>
        <w:top w:val="none" w:sz="0" w:space="0" w:color="auto"/>
        <w:left w:val="none" w:sz="0" w:space="0" w:color="auto"/>
        <w:bottom w:val="none" w:sz="0" w:space="0" w:color="auto"/>
        <w:right w:val="none" w:sz="0" w:space="0" w:color="auto"/>
      </w:divBdr>
    </w:div>
    <w:div w:id="1804422935">
      <w:bodyDiv w:val="1"/>
      <w:marLeft w:val="0"/>
      <w:marRight w:val="0"/>
      <w:marTop w:val="0"/>
      <w:marBottom w:val="0"/>
      <w:divBdr>
        <w:top w:val="none" w:sz="0" w:space="0" w:color="auto"/>
        <w:left w:val="none" w:sz="0" w:space="0" w:color="auto"/>
        <w:bottom w:val="none" w:sz="0" w:space="0" w:color="auto"/>
        <w:right w:val="none" w:sz="0" w:space="0" w:color="auto"/>
      </w:divBdr>
    </w:div>
    <w:div w:id="1804468669">
      <w:bodyDiv w:val="1"/>
      <w:marLeft w:val="0"/>
      <w:marRight w:val="0"/>
      <w:marTop w:val="0"/>
      <w:marBottom w:val="0"/>
      <w:divBdr>
        <w:top w:val="none" w:sz="0" w:space="0" w:color="auto"/>
        <w:left w:val="none" w:sz="0" w:space="0" w:color="auto"/>
        <w:bottom w:val="none" w:sz="0" w:space="0" w:color="auto"/>
        <w:right w:val="none" w:sz="0" w:space="0" w:color="auto"/>
      </w:divBdr>
    </w:div>
    <w:div w:id="1804498358">
      <w:bodyDiv w:val="1"/>
      <w:marLeft w:val="0"/>
      <w:marRight w:val="0"/>
      <w:marTop w:val="0"/>
      <w:marBottom w:val="0"/>
      <w:divBdr>
        <w:top w:val="none" w:sz="0" w:space="0" w:color="auto"/>
        <w:left w:val="none" w:sz="0" w:space="0" w:color="auto"/>
        <w:bottom w:val="none" w:sz="0" w:space="0" w:color="auto"/>
        <w:right w:val="none" w:sz="0" w:space="0" w:color="auto"/>
      </w:divBdr>
    </w:div>
    <w:div w:id="1804810817">
      <w:bodyDiv w:val="1"/>
      <w:marLeft w:val="0"/>
      <w:marRight w:val="0"/>
      <w:marTop w:val="0"/>
      <w:marBottom w:val="0"/>
      <w:divBdr>
        <w:top w:val="none" w:sz="0" w:space="0" w:color="auto"/>
        <w:left w:val="none" w:sz="0" w:space="0" w:color="auto"/>
        <w:bottom w:val="none" w:sz="0" w:space="0" w:color="auto"/>
        <w:right w:val="none" w:sz="0" w:space="0" w:color="auto"/>
      </w:divBdr>
    </w:div>
    <w:div w:id="1804884973">
      <w:bodyDiv w:val="1"/>
      <w:marLeft w:val="0"/>
      <w:marRight w:val="0"/>
      <w:marTop w:val="0"/>
      <w:marBottom w:val="0"/>
      <w:divBdr>
        <w:top w:val="none" w:sz="0" w:space="0" w:color="auto"/>
        <w:left w:val="none" w:sz="0" w:space="0" w:color="auto"/>
        <w:bottom w:val="none" w:sz="0" w:space="0" w:color="auto"/>
        <w:right w:val="none" w:sz="0" w:space="0" w:color="auto"/>
      </w:divBdr>
    </w:div>
    <w:div w:id="1804955484">
      <w:bodyDiv w:val="1"/>
      <w:marLeft w:val="0"/>
      <w:marRight w:val="0"/>
      <w:marTop w:val="0"/>
      <w:marBottom w:val="0"/>
      <w:divBdr>
        <w:top w:val="none" w:sz="0" w:space="0" w:color="auto"/>
        <w:left w:val="none" w:sz="0" w:space="0" w:color="auto"/>
        <w:bottom w:val="none" w:sz="0" w:space="0" w:color="auto"/>
        <w:right w:val="none" w:sz="0" w:space="0" w:color="auto"/>
      </w:divBdr>
    </w:div>
    <w:div w:id="1805198251">
      <w:bodyDiv w:val="1"/>
      <w:marLeft w:val="0"/>
      <w:marRight w:val="0"/>
      <w:marTop w:val="0"/>
      <w:marBottom w:val="0"/>
      <w:divBdr>
        <w:top w:val="none" w:sz="0" w:space="0" w:color="auto"/>
        <w:left w:val="none" w:sz="0" w:space="0" w:color="auto"/>
        <w:bottom w:val="none" w:sz="0" w:space="0" w:color="auto"/>
        <w:right w:val="none" w:sz="0" w:space="0" w:color="auto"/>
      </w:divBdr>
    </w:div>
    <w:div w:id="1805348419">
      <w:bodyDiv w:val="1"/>
      <w:marLeft w:val="0"/>
      <w:marRight w:val="0"/>
      <w:marTop w:val="0"/>
      <w:marBottom w:val="0"/>
      <w:divBdr>
        <w:top w:val="none" w:sz="0" w:space="0" w:color="auto"/>
        <w:left w:val="none" w:sz="0" w:space="0" w:color="auto"/>
        <w:bottom w:val="none" w:sz="0" w:space="0" w:color="auto"/>
        <w:right w:val="none" w:sz="0" w:space="0" w:color="auto"/>
      </w:divBdr>
    </w:div>
    <w:div w:id="1805734175">
      <w:bodyDiv w:val="1"/>
      <w:marLeft w:val="0"/>
      <w:marRight w:val="0"/>
      <w:marTop w:val="0"/>
      <w:marBottom w:val="0"/>
      <w:divBdr>
        <w:top w:val="none" w:sz="0" w:space="0" w:color="auto"/>
        <w:left w:val="none" w:sz="0" w:space="0" w:color="auto"/>
        <w:bottom w:val="none" w:sz="0" w:space="0" w:color="auto"/>
        <w:right w:val="none" w:sz="0" w:space="0" w:color="auto"/>
      </w:divBdr>
    </w:div>
    <w:div w:id="1805924107">
      <w:bodyDiv w:val="1"/>
      <w:marLeft w:val="0"/>
      <w:marRight w:val="0"/>
      <w:marTop w:val="0"/>
      <w:marBottom w:val="0"/>
      <w:divBdr>
        <w:top w:val="none" w:sz="0" w:space="0" w:color="auto"/>
        <w:left w:val="none" w:sz="0" w:space="0" w:color="auto"/>
        <w:bottom w:val="none" w:sz="0" w:space="0" w:color="auto"/>
        <w:right w:val="none" w:sz="0" w:space="0" w:color="auto"/>
      </w:divBdr>
    </w:div>
    <w:div w:id="1805997578">
      <w:bodyDiv w:val="1"/>
      <w:marLeft w:val="0"/>
      <w:marRight w:val="0"/>
      <w:marTop w:val="0"/>
      <w:marBottom w:val="0"/>
      <w:divBdr>
        <w:top w:val="none" w:sz="0" w:space="0" w:color="auto"/>
        <w:left w:val="none" w:sz="0" w:space="0" w:color="auto"/>
        <w:bottom w:val="none" w:sz="0" w:space="0" w:color="auto"/>
        <w:right w:val="none" w:sz="0" w:space="0" w:color="auto"/>
      </w:divBdr>
    </w:div>
    <w:div w:id="1806123279">
      <w:bodyDiv w:val="1"/>
      <w:marLeft w:val="0"/>
      <w:marRight w:val="0"/>
      <w:marTop w:val="0"/>
      <w:marBottom w:val="0"/>
      <w:divBdr>
        <w:top w:val="none" w:sz="0" w:space="0" w:color="auto"/>
        <w:left w:val="none" w:sz="0" w:space="0" w:color="auto"/>
        <w:bottom w:val="none" w:sz="0" w:space="0" w:color="auto"/>
        <w:right w:val="none" w:sz="0" w:space="0" w:color="auto"/>
      </w:divBdr>
    </w:div>
    <w:div w:id="1806894324">
      <w:bodyDiv w:val="1"/>
      <w:marLeft w:val="0"/>
      <w:marRight w:val="0"/>
      <w:marTop w:val="0"/>
      <w:marBottom w:val="0"/>
      <w:divBdr>
        <w:top w:val="none" w:sz="0" w:space="0" w:color="auto"/>
        <w:left w:val="none" w:sz="0" w:space="0" w:color="auto"/>
        <w:bottom w:val="none" w:sz="0" w:space="0" w:color="auto"/>
        <w:right w:val="none" w:sz="0" w:space="0" w:color="auto"/>
      </w:divBdr>
    </w:div>
    <w:div w:id="1806964375">
      <w:bodyDiv w:val="1"/>
      <w:marLeft w:val="0"/>
      <w:marRight w:val="0"/>
      <w:marTop w:val="0"/>
      <w:marBottom w:val="0"/>
      <w:divBdr>
        <w:top w:val="none" w:sz="0" w:space="0" w:color="auto"/>
        <w:left w:val="none" w:sz="0" w:space="0" w:color="auto"/>
        <w:bottom w:val="none" w:sz="0" w:space="0" w:color="auto"/>
        <w:right w:val="none" w:sz="0" w:space="0" w:color="auto"/>
      </w:divBdr>
    </w:div>
    <w:div w:id="1807433121">
      <w:bodyDiv w:val="1"/>
      <w:marLeft w:val="0"/>
      <w:marRight w:val="0"/>
      <w:marTop w:val="0"/>
      <w:marBottom w:val="0"/>
      <w:divBdr>
        <w:top w:val="none" w:sz="0" w:space="0" w:color="auto"/>
        <w:left w:val="none" w:sz="0" w:space="0" w:color="auto"/>
        <w:bottom w:val="none" w:sz="0" w:space="0" w:color="auto"/>
        <w:right w:val="none" w:sz="0" w:space="0" w:color="auto"/>
      </w:divBdr>
    </w:div>
    <w:div w:id="1807501066">
      <w:bodyDiv w:val="1"/>
      <w:marLeft w:val="0"/>
      <w:marRight w:val="0"/>
      <w:marTop w:val="0"/>
      <w:marBottom w:val="0"/>
      <w:divBdr>
        <w:top w:val="none" w:sz="0" w:space="0" w:color="auto"/>
        <w:left w:val="none" w:sz="0" w:space="0" w:color="auto"/>
        <w:bottom w:val="none" w:sz="0" w:space="0" w:color="auto"/>
        <w:right w:val="none" w:sz="0" w:space="0" w:color="auto"/>
      </w:divBdr>
    </w:div>
    <w:div w:id="1807504934">
      <w:bodyDiv w:val="1"/>
      <w:marLeft w:val="0"/>
      <w:marRight w:val="0"/>
      <w:marTop w:val="0"/>
      <w:marBottom w:val="0"/>
      <w:divBdr>
        <w:top w:val="none" w:sz="0" w:space="0" w:color="auto"/>
        <w:left w:val="none" w:sz="0" w:space="0" w:color="auto"/>
        <w:bottom w:val="none" w:sz="0" w:space="0" w:color="auto"/>
        <w:right w:val="none" w:sz="0" w:space="0" w:color="auto"/>
      </w:divBdr>
    </w:div>
    <w:div w:id="1807506478">
      <w:bodyDiv w:val="1"/>
      <w:marLeft w:val="0"/>
      <w:marRight w:val="0"/>
      <w:marTop w:val="0"/>
      <w:marBottom w:val="0"/>
      <w:divBdr>
        <w:top w:val="none" w:sz="0" w:space="0" w:color="auto"/>
        <w:left w:val="none" w:sz="0" w:space="0" w:color="auto"/>
        <w:bottom w:val="none" w:sz="0" w:space="0" w:color="auto"/>
        <w:right w:val="none" w:sz="0" w:space="0" w:color="auto"/>
      </w:divBdr>
    </w:div>
    <w:div w:id="1808039322">
      <w:bodyDiv w:val="1"/>
      <w:marLeft w:val="0"/>
      <w:marRight w:val="0"/>
      <w:marTop w:val="0"/>
      <w:marBottom w:val="0"/>
      <w:divBdr>
        <w:top w:val="none" w:sz="0" w:space="0" w:color="auto"/>
        <w:left w:val="none" w:sz="0" w:space="0" w:color="auto"/>
        <w:bottom w:val="none" w:sz="0" w:space="0" w:color="auto"/>
        <w:right w:val="none" w:sz="0" w:space="0" w:color="auto"/>
      </w:divBdr>
    </w:div>
    <w:div w:id="1808165414">
      <w:bodyDiv w:val="1"/>
      <w:marLeft w:val="0"/>
      <w:marRight w:val="0"/>
      <w:marTop w:val="0"/>
      <w:marBottom w:val="0"/>
      <w:divBdr>
        <w:top w:val="none" w:sz="0" w:space="0" w:color="auto"/>
        <w:left w:val="none" w:sz="0" w:space="0" w:color="auto"/>
        <w:bottom w:val="none" w:sz="0" w:space="0" w:color="auto"/>
        <w:right w:val="none" w:sz="0" w:space="0" w:color="auto"/>
      </w:divBdr>
    </w:div>
    <w:div w:id="1808401056">
      <w:bodyDiv w:val="1"/>
      <w:marLeft w:val="0"/>
      <w:marRight w:val="0"/>
      <w:marTop w:val="0"/>
      <w:marBottom w:val="0"/>
      <w:divBdr>
        <w:top w:val="none" w:sz="0" w:space="0" w:color="auto"/>
        <w:left w:val="none" w:sz="0" w:space="0" w:color="auto"/>
        <w:bottom w:val="none" w:sz="0" w:space="0" w:color="auto"/>
        <w:right w:val="none" w:sz="0" w:space="0" w:color="auto"/>
      </w:divBdr>
    </w:div>
    <w:div w:id="1808430702">
      <w:bodyDiv w:val="1"/>
      <w:marLeft w:val="0"/>
      <w:marRight w:val="0"/>
      <w:marTop w:val="0"/>
      <w:marBottom w:val="0"/>
      <w:divBdr>
        <w:top w:val="none" w:sz="0" w:space="0" w:color="auto"/>
        <w:left w:val="none" w:sz="0" w:space="0" w:color="auto"/>
        <w:bottom w:val="none" w:sz="0" w:space="0" w:color="auto"/>
        <w:right w:val="none" w:sz="0" w:space="0" w:color="auto"/>
      </w:divBdr>
    </w:div>
    <w:div w:id="1808469653">
      <w:bodyDiv w:val="1"/>
      <w:marLeft w:val="0"/>
      <w:marRight w:val="0"/>
      <w:marTop w:val="0"/>
      <w:marBottom w:val="0"/>
      <w:divBdr>
        <w:top w:val="none" w:sz="0" w:space="0" w:color="auto"/>
        <w:left w:val="none" w:sz="0" w:space="0" w:color="auto"/>
        <w:bottom w:val="none" w:sz="0" w:space="0" w:color="auto"/>
        <w:right w:val="none" w:sz="0" w:space="0" w:color="auto"/>
      </w:divBdr>
    </w:div>
    <w:div w:id="1808738873">
      <w:bodyDiv w:val="1"/>
      <w:marLeft w:val="0"/>
      <w:marRight w:val="0"/>
      <w:marTop w:val="0"/>
      <w:marBottom w:val="0"/>
      <w:divBdr>
        <w:top w:val="none" w:sz="0" w:space="0" w:color="auto"/>
        <w:left w:val="none" w:sz="0" w:space="0" w:color="auto"/>
        <w:bottom w:val="none" w:sz="0" w:space="0" w:color="auto"/>
        <w:right w:val="none" w:sz="0" w:space="0" w:color="auto"/>
      </w:divBdr>
    </w:div>
    <w:div w:id="1808741111">
      <w:bodyDiv w:val="1"/>
      <w:marLeft w:val="0"/>
      <w:marRight w:val="0"/>
      <w:marTop w:val="0"/>
      <w:marBottom w:val="0"/>
      <w:divBdr>
        <w:top w:val="none" w:sz="0" w:space="0" w:color="auto"/>
        <w:left w:val="none" w:sz="0" w:space="0" w:color="auto"/>
        <w:bottom w:val="none" w:sz="0" w:space="0" w:color="auto"/>
        <w:right w:val="none" w:sz="0" w:space="0" w:color="auto"/>
      </w:divBdr>
    </w:div>
    <w:div w:id="1809472311">
      <w:bodyDiv w:val="1"/>
      <w:marLeft w:val="0"/>
      <w:marRight w:val="0"/>
      <w:marTop w:val="0"/>
      <w:marBottom w:val="0"/>
      <w:divBdr>
        <w:top w:val="none" w:sz="0" w:space="0" w:color="auto"/>
        <w:left w:val="none" w:sz="0" w:space="0" w:color="auto"/>
        <w:bottom w:val="none" w:sz="0" w:space="0" w:color="auto"/>
        <w:right w:val="none" w:sz="0" w:space="0" w:color="auto"/>
      </w:divBdr>
    </w:div>
    <w:div w:id="1809588001">
      <w:bodyDiv w:val="1"/>
      <w:marLeft w:val="0"/>
      <w:marRight w:val="0"/>
      <w:marTop w:val="0"/>
      <w:marBottom w:val="0"/>
      <w:divBdr>
        <w:top w:val="none" w:sz="0" w:space="0" w:color="auto"/>
        <w:left w:val="none" w:sz="0" w:space="0" w:color="auto"/>
        <w:bottom w:val="none" w:sz="0" w:space="0" w:color="auto"/>
        <w:right w:val="none" w:sz="0" w:space="0" w:color="auto"/>
      </w:divBdr>
    </w:div>
    <w:div w:id="1810172693">
      <w:bodyDiv w:val="1"/>
      <w:marLeft w:val="0"/>
      <w:marRight w:val="0"/>
      <w:marTop w:val="0"/>
      <w:marBottom w:val="0"/>
      <w:divBdr>
        <w:top w:val="none" w:sz="0" w:space="0" w:color="auto"/>
        <w:left w:val="none" w:sz="0" w:space="0" w:color="auto"/>
        <w:bottom w:val="none" w:sz="0" w:space="0" w:color="auto"/>
        <w:right w:val="none" w:sz="0" w:space="0" w:color="auto"/>
      </w:divBdr>
    </w:div>
    <w:div w:id="1810202192">
      <w:bodyDiv w:val="1"/>
      <w:marLeft w:val="0"/>
      <w:marRight w:val="0"/>
      <w:marTop w:val="0"/>
      <w:marBottom w:val="0"/>
      <w:divBdr>
        <w:top w:val="none" w:sz="0" w:space="0" w:color="auto"/>
        <w:left w:val="none" w:sz="0" w:space="0" w:color="auto"/>
        <w:bottom w:val="none" w:sz="0" w:space="0" w:color="auto"/>
        <w:right w:val="none" w:sz="0" w:space="0" w:color="auto"/>
      </w:divBdr>
    </w:div>
    <w:div w:id="1810366664">
      <w:bodyDiv w:val="1"/>
      <w:marLeft w:val="0"/>
      <w:marRight w:val="0"/>
      <w:marTop w:val="0"/>
      <w:marBottom w:val="0"/>
      <w:divBdr>
        <w:top w:val="none" w:sz="0" w:space="0" w:color="auto"/>
        <w:left w:val="none" w:sz="0" w:space="0" w:color="auto"/>
        <w:bottom w:val="none" w:sz="0" w:space="0" w:color="auto"/>
        <w:right w:val="none" w:sz="0" w:space="0" w:color="auto"/>
      </w:divBdr>
    </w:div>
    <w:div w:id="1810395756">
      <w:bodyDiv w:val="1"/>
      <w:marLeft w:val="0"/>
      <w:marRight w:val="0"/>
      <w:marTop w:val="0"/>
      <w:marBottom w:val="0"/>
      <w:divBdr>
        <w:top w:val="none" w:sz="0" w:space="0" w:color="auto"/>
        <w:left w:val="none" w:sz="0" w:space="0" w:color="auto"/>
        <w:bottom w:val="none" w:sz="0" w:space="0" w:color="auto"/>
        <w:right w:val="none" w:sz="0" w:space="0" w:color="auto"/>
      </w:divBdr>
    </w:div>
    <w:div w:id="1810585174">
      <w:bodyDiv w:val="1"/>
      <w:marLeft w:val="0"/>
      <w:marRight w:val="0"/>
      <w:marTop w:val="0"/>
      <w:marBottom w:val="0"/>
      <w:divBdr>
        <w:top w:val="none" w:sz="0" w:space="0" w:color="auto"/>
        <w:left w:val="none" w:sz="0" w:space="0" w:color="auto"/>
        <w:bottom w:val="none" w:sz="0" w:space="0" w:color="auto"/>
        <w:right w:val="none" w:sz="0" w:space="0" w:color="auto"/>
      </w:divBdr>
    </w:div>
    <w:div w:id="1810588110">
      <w:bodyDiv w:val="1"/>
      <w:marLeft w:val="0"/>
      <w:marRight w:val="0"/>
      <w:marTop w:val="0"/>
      <w:marBottom w:val="0"/>
      <w:divBdr>
        <w:top w:val="none" w:sz="0" w:space="0" w:color="auto"/>
        <w:left w:val="none" w:sz="0" w:space="0" w:color="auto"/>
        <w:bottom w:val="none" w:sz="0" w:space="0" w:color="auto"/>
        <w:right w:val="none" w:sz="0" w:space="0" w:color="auto"/>
      </w:divBdr>
    </w:div>
    <w:div w:id="1810706759">
      <w:bodyDiv w:val="1"/>
      <w:marLeft w:val="0"/>
      <w:marRight w:val="0"/>
      <w:marTop w:val="0"/>
      <w:marBottom w:val="0"/>
      <w:divBdr>
        <w:top w:val="none" w:sz="0" w:space="0" w:color="auto"/>
        <w:left w:val="none" w:sz="0" w:space="0" w:color="auto"/>
        <w:bottom w:val="none" w:sz="0" w:space="0" w:color="auto"/>
        <w:right w:val="none" w:sz="0" w:space="0" w:color="auto"/>
      </w:divBdr>
    </w:div>
    <w:div w:id="1810706958">
      <w:bodyDiv w:val="1"/>
      <w:marLeft w:val="0"/>
      <w:marRight w:val="0"/>
      <w:marTop w:val="0"/>
      <w:marBottom w:val="0"/>
      <w:divBdr>
        <w:top w:val="none" w:sz="0" w:space="0" w:color="auto"/>
        <w:left w:val="none" w:sz="0" w:space="0" w:color="auto"/>
        <w:bottom w:val="none" w:sz="0" w:space="0" w:color="auto"/>
        <w:right w:val="none" w:sz="0" w:space="0" w:color="auto"/>
      </w:divBdr>
    </w:div>
    <w:div w:id="1810710136">
      <w:bodyDiv w:val="1"/>
      <w:marLeft w:val="0"/>
      <w:marRight w:val="0"/>
      <w:marTop w:val="0"/>
      <w:marBottom w:val="0"/>
      <w:divBdr>
        <w:top w:val="none" w:sz="0" w:space="0" w:color="auto"/>
        <w:left w:val="none" w:sz="0" w:space="0" w:color="auto"/>
        <w:bottom w:val="none" w:sz="0" w:space="0" w:color="auto"/>
        <w:right w:val="none" w:sz="0" w:space="0" w:color="auto"/>
      </w:divBdr>
    </w:div>
    <w:div w:id="1810779332">
      <w:bodyDiv w:val="1"/>
      <w:marLeft w:val="0"/>
      <w:marRight w:val="0"/>
      <w:marTop w:val="0"/>
      <w:marBottom w:val="0"/>
      <w:divBdr>
        <w:top w:val="none" w:sz="0" w:space="0" w:color="auto"/>
        <w:left w:val="none" w:sz="0" w:space="0" w:color="auto"/>
        <w:bottom w:val="none" w:sz="0" w:space="0" w:color="auto"/>
        <w:right w:val="none" w:sz="0" w:space="0" w:color="auto"/>
      </w:divBdr>
    </w:div>
    <w:div w:id="1810856065">
      <w:bodyDiv w:val="1"/>
      <w:marLeft w:val="0"/>
      <w:marRight w:val="0"/>
      <w:marTop w:val="0"/>
      <w:marBottom w:val="0"/>
      <w:divBdr>
        <w:top w:val="none" w:sz="0" w:space="0" w:color="auto"/>
        <w:left w:val="none" w:sz="0" w:space="0" w:color="auto"/>
        <w:bottom w:val="none" w:sz="0" w:space="0" w:color="auto"/>
        <w:right w:val="none" w:sz="0" w:space="0" w:color="auto"/>
      </w:divBdr>
    </w:div>
    <w:div w:id="1810897251">
      <w:bodyDiv w:val="1"/>
      <w:marLeft w:val="0"/>
      <w:marRight w:val="0"/>
      <w:marTop w:val="0"/>
      <w:marBottom w:val="0"/>
      <w:divBdr>
        <w:top w:val="none" w:sz="0" w:space="0" w:color="auto"/>
        <w:left w:val="none" w:sz="0" w:space="0" w:color="auto"/>
        <w:bottom w:val="none" w:sz="0" w:space="0" w:color="auto"/>
        <w:right w:val="none" w:sz="0" w:space="0" w:color="auto"/>
      </w:divBdr>
    </w:div>
    <w:div w:id="1811047974">
      <w:bodyDiv w:val="1"/>
      <w:marLeft w:val="0"/>
      <w:marRight w:val="0"/>
      <w:marTop w:val="0"/>
      <w:marBottom w:val="0"/>
      <w:divBdr>
        <w:top w:val="none" w:sz="0" w:space="0" w:color="auto"/>
        <w:left w:val="none" w:sz="0" w:space="0" w:color="auto"/>
        <w:bottom w:val="none" w:sz="0" w:space="0" w:color="auto"/>
        <w:right w:val="none" w:sz="0" w:space="0" w:color="auto"/>
      </w:divBdr>
    </w:div>
    <w:div w:id="1811248798">
      <w:bodyDiv w:val="1"/>
      <w:marLeft w:val="0"/>
      <w:marRight w:val="0"/>
      <w:marTop w:val="0"/>
      <w:marBottom w:val="0"/>
      <w:divBdr>
        <w:top w:val="none" w:sz="0" w:space="0" w:color="auto"/>
        <w:left w:val="none" w:sz="0" w:space="0" w:color="auto"/>
        <w:bottom w:val="none" w:sz="0" w:space="0" w:color="auto"/>
        <w:right w:val="none" w:sz="0" w:space="0" w:color="auto"/>
      </w:divBdr>
    </w:div>
    <w:div w:id="1811483367">
      <w:bodyDiv w:val="1"/>
      <w:marLeft w:val="0"/>
      <w:marRight w:val="0"/>
      <w:marTop w:val="0"/>
      <w:marBottom w:val="0"/>
      <w:divBdr>
        <w:top w:val="none" w:sz="0" w:space="0" w:color="auto"/>
        <w:left w:val="none" w:sz="0" w:space="0" w:color="auto"/>
        <w:bottom w:val="none" w:sz="0" w:space="0" w:color="auto"/>
        <w:right w:val="none" w:sz="0" w:space="0" w:color="auto"/>
      </w:divBdr>
    </w:div>
    <w:div w:id="1811510363">
      <w:bodyDiv w:val="1"/>
      <w:marLeft w:val="0"/>
      <w:marRight w:val="0"/>
      <w:marTop w:val="0"/>
      <w:marBottom w:val="0"/>
      <w:divBdr>
        <w:top w:val="none" w:sz="0" w:space="0" w:color="auto"/>
        <w:left w:val="none" w:sz="0" w:space="0" w:color="auto"/>
        <w:bottom w:val="none" w:sz="0" w:space="0" w:color="auto"/>
        <w:right w:val="none" w:sz="0" w:space="0" w:color="auto"/>
      </w:divBdr>
    </w:div>
    <w:div w:id="1811749047">
      <w:bodyDiv w:val="1"/>
      <w:marLeft w:val="0"/>
      <w:marRight w:val="0"/>
      <w:marTop w:val="0"/>
      <w:marBottom w:val="0"/>
      <w:divBdr>
        <w:top w:val="none" w:sz="0" w:space="0" w:color="auto"/>
        <w:left w:val="none" w:sz="0" w:space="0" w:color="auto"/>
        <w:bottom w:val="none" w:sz="0" w:space="0" w:color="auto"/>
        <w:right w:val="none" w:sz="0" w:space="0" w:color="auto"/>
      </w:divBdr>
    </w:div>
    <w:div w:id="1811823834">
      <w:bodyDiv w:val="1"/>
      <w:marLeft w:val="0"/>
      <w:marRight w:val="0"/>
      <w:marTop w:val="0"/>
      <w:marBottom w:val="0"/>
      <w:divBdr>
        <w:top w:val="none" w:sz="0" w:space="0" w:color="auto"/>
        <w:left w:val="none" w:sz="0" w:space="0" w:color="auto"/>
        <w:bottom w:val="none" w:sz="0" w:space="0" w:color="auto"/>
        <w:right w:val="none" w:sz="0" w:space="0" w:color="auto"/>
      </w:divBdr>
    </w:div>
    <w:div w:id="1812138319">
      <w:bodyDiv w:val="1"/>
      <w:marLeft w:val="0"/>
      <w:marRight w:val="0"/>
      <w:marTop w:val="0"/>
      <w:marBottom w:val="0"/>
      <w:divBdr>
        <w:top w:val="none" w:sz="0" w:space="0" w:color="auto"/>
        <w:left w:val="none" w:sz="0" w:space="0" w:color="auto"/>
        <w:bottom w:val="none" w:sz="0" w:space="0" w:color="auto"/>
        <w:right w:val="none" w:sz="0" w:space="0" w:color="auto"/>
      </w:divBdr>
    </w:div>
    <w:div w:id="1812284694">
      <w:bodyDiv w:val="1"/>
      <w:marLeft w:val="0"/>
      <w:marRight w:val="0"/>
      <w:marTop w:val="0"/>
      <w:marBottom w:val="0"/>
      <w:divBdr>
        <w:top w:val="none" w:sz="0" w:space="0" w:color="auto"/>
        <w:left w:val="none" w:sz="0" w:space="0" w:color="auto"/>
        <w:bottom w:val="none" w:sz="0" w:space="0" w:color="auto"/>
        <w:right w:val="none" w:sz="0" w:space="0" w:color="auto"/>
      </w:divBdr>
    </w:div>
    <w:div w:id="1812557698">
      <w:bodyDiv w:val="1"/>
      <w:marLeft w:val="0"/>
      <w:marRight w:val="0"/>
      <w:marTop w:val="0"/>
      <w:marBottom w:val="0"/>
      <w:divBdr>
        <w:top w:val="none" w:sz="0" w:space="0" w:color="auto"/>
        <w:left w:val="none" w:sz="0" w:space="0" w:color="auto"/>
        <w:bottom w:val="none" w:sz="0" w:space="0" w:color="auto"/>
        <w:right w:val="none" w:sz="0" w:space="0" w:color="auto"/>
      </w:divBdr>
    </w:div>
    <w:div w:id="1812626753">
      <w:bodyDiv w:val="1"/>
      <w:marLeft w:val="0"/>
      <w:marRight w:val="0"/>
      <w:marTop w:val="0"/>
      <w:marBottom w:val="0"/>
      <w:divBdr>
        <w:top w:val="none" w:sz="0" w:space="0" w:color="auto"/>
        <w:left w:val="none" w:sz="0" w:space="0" w:color="auto"/>
        <w:bottom w:val="none" w:sz="0" w:space="0" w:color="auto"/>
        <w:right w:val="none" w:sz="0" w:space="0" w:color="auto"/>
      </w:divBdr>
    </w:div>
    <w:div w:id="1812868120">
      <w:bodyDiv w:val="1"/>
      <w:marLeft w:val="0"/>
      <w:marRight w:val="0"/>
      <w:marTop w:val="0"/>
      <w:marBottom w:val="0"/>
      <w:divBdr>
        <w:top w:val="none" w:sz="0" w:space="0" w:color="auto"/>
        <w:left w:val="none" w:sz="0" w:space="0" w:color="auto"/>
        <w:bottom w:val="none" w:sz="0" w:space="0" w:color="auto"/>
        <w:right w:val="none" w:sz="0" w:space="0" w:color="auto"/>
      </w:divBdr>
    </w:div>
    <w:div w:id="1812870880">
      <w:bodyDiv w:val="1"/>
      <w:marLeft w:val="0"/>
      <w:marRight w:val="0"/>
      <w:marTop w:val="0"/>
      <w:marBottom w:val="0"/>
      <w:divBdr>
        <w:top w:val="none" w:sz="0" w:space="0" w:color="auto"/>
        <w:left w:val="none" w:sz="0" w:space="0" w:color="auto"/>
        <w:bottom w:val="none" w:sz="0" w:space="0" w:color="auto"/>
        <w:right w:val="none" w:sz="0" w:space="0" w:color="auto"/>
      </w:divBdr>
    </w:div>
    <w:div w:id="1812942888">
      <w:bodyDiv w:val="1"/>
      <w:marLeft w:val="0"/>
      <w:marRight w:val="0"/>
      <w:marTop w:val="0"/>
      <w:marBottom w:val="0"/>
      <w:divBdr>
        <w:top w:val="none" w:sz="0" w:space="0" w:color="auto"/>
        <w:left w:val="none" w:sz="0" w:space="0" w:color="auto"/>
        <w:bottom w:val="none" w:sz="0" w:space="0" w:color="auto"/>
        <w:right w:val="none" w:sz="0" w:space="0" w:color="auto"/>
      </w:divBdr>
    </w:div>
    <w:div w:id="1812945767">
      <w:bodyDiv w:val="1"/>
      <w:marLeft w:val="0"/>
      <w:marRight w:val="0"/>
      <w:marTop w:val="0"/>
      <w:marBottom w:val="0"/>
      <w:divBdr>
        <w:top w:val="none" w:sz="0" w:space="0" w:color="auto"/>
        <w:left w:val="none" w:sz="0" w:space="0" w:color="auto"/>
        <w:bottom w:val="none" w:sz="0" w:space="0" w:color="auto"/>
        <w:right w:val="none" w:sz="0" w:space="0" w:color="auto"/>
      </w:divBdr>
    </w:div>
    <w:div w:id="1813056465">
      <w:bodyDiv w:val="1"/>
      <w:marLeft w:val="0"/>
      <w:marRight w:val="0"/>
      <w:marTop w:val="0"/>
      <w:marBottom w:val="0"/>
      <w:divBdr>
        <w:top w:val="none" w:sz="0" w:space="0" w:color="auto"/>
        <w:left w:val="none" w:sz="0" w:space="0" w:color="auto"/>
        <w:bottom w:val="none" w:sz="0" w:space="0" w:color="auto"/>
        <w:right w:val="none" w:sz="0" w:space="0" w:color="auto"/>
      </w:divBdr>
    </w:div>
    <w:div w:id="1813059193">
      <w:bodyDiv w:val="1"/>
      <w:marLeft w:val="0"/>
      <w:marRight w:val="0"/>
      <w:marTop w:val="0"/>
      <w:marBottom w:val="0"/>
      <w:divBdr>
        <w:top w:val="none" w:sz="0" w:space="0" w:color="auto"/>
        <w:left w:val="none" w:sz="0" w:space="0" w:color="auto"/>
        <w:bottom w:val="none" w:sz="0" w:space="0" w:color="auto"/>
        <w:right w:val="none" w:sz="0" w:space="0" w:color="auto"/>
      </w:divBdr>
    </w:div>
    <w:div w:id="1813130076">
      <w:bodyDiv w:val="1"/>
      <w:marLeft w:val="0"/>
      <w:marRight w:val="0"/>
      <w:marTop w:val="0"/>
      <w:marBottom w:val="0"/>
      <w:divBdr>
        <w:top w:val="none" w:sz="0" w:space="0" w:color="auto"/>
        <w:left w:val="none" w:sz="0" w:space="0" w:color="auto"/>
        <w:bottom w:val="none" w:sz="0" w:space="0" w:color="auto"/>
        <w:right w:val="none" w:sz="0" w:space="0" w:color="auto"/>
      </w:divBdr>
    </w:div>
    <w:div w:id="1813211013">
      <w:bodyDiv w:val="1"/>
      <w:marLeft w:val="0"/>
      <w:marRight w:val="0"/>
      <w:marTop w:val="0"/>
      <w:marBottom w:val="0"/>
      <w:divBdr>
        <w:top w:val="none" w:sz="0" w:space="0" w:color="auto"/>
        <w:left w:val="none" w:sz="0" w:space="0" w:color="auto"/>
        <w:bottom w:val="none" w:sz="0" w:space="0" w:color="auto"/>
        <w:right w:val="none" w:sz="0" w:space="0" w:color="auto"/>
      </w:divBdr>
    </w:div>
    <w:div w:id="1813250628">
      <w:bodyDiv w:val="1"/>
      <w:marLeft w:val="0"/>
      <w:marRight w:val="0"/>
      <w:marTop w:val="0"/>
      <w:marBottom w:val="0"/>
      <w:divBdr>
        <w:top w:val="none" w:sz="0" w:space="0" w:color="auto"/>
        <w:left w:val="none" w:sz="0" w:space="0" w:color="auto"/>
        <w:bottom w:val="none" w:sz="0" w:space="0" w:color="auto"/>
        <w:right w:val="none" w:sz="0" w:space="0" w:color="auto"/>
      </w:divBdr>
    </w:div>
    <w:div w:id="1813450187">
      <w:bodyDiv w:val="1"/>
      <w:marLeft w:val="0"/>
      <w:marRight w:val="0"/>
      <w:marTop w:val="0"/>
      <w:marBottom w:val="0"/>
      <w:divBdr>
        <w:top w:val="none" w:sz="0" w:space="0" w:color="auto"/>
        <w:left w:val="none" w:sz="0" w:space="0" w:color="auto"/>
        <w:bottom w:val="none" w:sz="0" w:space="0" w:color="auto"/>
        <w:right w:val="none" w:sz="0" w:space="0" w:color="auto"/>
      </w:divBdr>
    </w:div>
    <w:div w:id="1813475351">
      <w:bodyDiv w:val="1"/>
      <w:marLeft w:val="0"/>
      <w:marRight w:val="0"/>
      <w:marTop w:val="0"/>
      <w:marBottom w:val="0"/>
      <w:divBdr>
        <w:top w:val="none" w:sz="0" w:space="0" w:color="auto"/>
        <w:left w:val="none" w:sz="0" w:space="0" w:color="auto"/>
        <w:bottom w:val="none" w:sz="0" w:space="0" w:color="auto"/>
        <w:right w:val="none" w:sz="0" w:space="0" w:color="auto"/>
      </w:divBdr>
    </w:div>
    <w:div w:id="1813523762">
      <w:bodyDiv w:val="1"/>
      <w:marLeft w:val="0"/>
      <w:marRight w:val="0"/>
      <w:marTop w:val="0"/>
      <w:marBottom w:val="0"/>
      <w:divBdr>
        <w:top w:val="none" w:sz="0" w:space="0" w:color="auto"/>
        <w:left w:val="none" w:sz="0" w:space="0" w:color="auto"/>
        <w:bottom w:val="none" w:sz="0" w:space="0" w:color="auto"/>
        <w:right w:val="none" w:sz="0" w:space="0" w:color="auto"/>
      </w:divBdr>
    </w:div>
    <w:div w:id="1813591799">
      <w:bodyDiv w:val="1"/>
      <w:marLeft w:val="0"/>
      <w:marRight w:val="0"/>
      <w:marTop w:val="0"/>
      <w:marBottom w:val="0"/>
      <w:divBdr>
        <w:top w:val="none" w:sz="0" w:space="0" w:color="auto"/>
        <w:left w:val="none" w:sz="0" w:space="0" w:color="auto"/>
        <w:bottom w:val="none" w:sz="0" w:space="0" w:color="auto"/>
        <w:right w:val="none" w:sz="0" w:space="0" w:color="auto"/>
      </w:divBdr>
    </w:div>
    <w:div w:id="1813912117">
      <w:bodyDiv w:val="1"/>
      <w:marLeft w:val="0"/>
      <w:marRight w:val="0"/>
      <w:marTop w:val="0"/>
      <w:marBottom w:val="0"/>
      <w:divBdr>
        <w:top w:val="none" w:sz="0" w:space="0" w:color="auto"/>
        <w:left w:val="none" w:sz="0" w:space="0" w:color="auto"/>
        <w:bottom w:val="none" w:sz="0" w:space="0" w:color="auto"/>
        <w:right w:val="none" w:sz="0" w:space="0" w:color="auto"/>
      </w:divBdr>
    </w:div>
    <w:div w:id="1814253744">
      <w:bodyDiv w:val="1"/>
      <w:marLeft w:val="0"/>
      <w:marRight w:val="0"/>
      <w:marTop w:val="0"/>
      <w:marBottom w:val="0"/>
      <w:divBdr>
        <w:top w:val="none" w:sz="0" w:space="0" w:color="auto"/>
        <w:left w:val="none" w:sz="0" w:space="0" w:color="auto"/>
        <w:bottom w:val="none" w:sz="0" w:space="0" w:color="auto"/>
        <w:right w:val="none" w:sz="0" w:space="0" w:color="auto"/>
      </w:divBdr>
    </w:div>
    <w:div w:id="1814372896">
      <w:bodyDiv w:val="1"/>
      <w:marLeft w:val="0"/>
      <w:marRight w:val="0"/>
      <w:marTop w:val="0"/>
      <w:marBottom w:val="0"/>
      <w:divBdr>
        <w:top w:val="none" w:sz="0" w:space="0" w:color="auto"/>
        <w:left w:val="none" w:sz="0" w:space="0" w:color="auto"/>
        <w:bottom w:val="none" w:sz="0" w:space="0" w:color="auto"/>
        <w:right w:val="none" w:sz="0" w:space="0" w:color="auto"/>
      </w:divBdr>
    </w:div>
    <w:div w:id="1814517788">
      <w:bodyDiv w:val="1"/>
      <w:marLeft w:val="0"/>
      <w:marRight w:val="0"/>
      <w:marTop w:val="0"/>
      <w:marBottom w:val="0"/>
      <w:divBdr>
        <w:top w:val="none" w:sz="0" w:space="0" w:color="auto"/>
        <w:left w:val="none" w:sz="0" w:space="0" w:color="auto"/>
        <w:bottom w:val="none" w:sz="0" w:space="0" w:color="auto"/>
        <w:right w:val="none" w:sz="0" w:space="0" w:color="auto"/>
      </w:divBdr>
    </w:div>
    <w:div w:id="1814520021">
      <w:bodyDiv w:val="1"/>
      <w:marLeft w:val="0"/>
      <w:marRight w:val="0"/>
      <w:marTop w:val="0"/>
      <w:marBottom w:val="0"/>
      <w:divBdr>
        <w:top w:val="none" w:sz="0" w:space="0" w:color="auto"/>
        <w:left w:val="none" w:sz="0" w:space="0" w:color="auto"/>
        <w:bottom w:val="none" w:sz="0" w:space="0" w:color="auto"/>
        <w:right w:val="none" w:sz="0" w:space="0" w:color="auto"/>
      </w:divBdr>
    </w:div>
    <w:div w:id="1814562898">
      <w:bodyDiv w:val="1"/>
      <w:marLeft w:val="0"/>
      <w:marRight w:val="0"/>
      <w:marTop w:val="0"/>
      <w:marBottom w:val="0"/>
      <w:divBdr>
        <w:top w:val="none" w:sz="0" w:space="0" w:color="auto"/>
        <w:left w:val="none" w:sz="0" w:space="0" w:color="auto"/>
        <w:bottom w:val="none" w:sz="0" w:space="0" w:color="auto"/>
        <w:right w:val="none" w:sz="0" w:space="0" w:color="auto"/>
      </w:divBdr>
    </w:div>
    <w:div w:id="1814833664">
      <w:bodyDiv w:val="1"/>
      <w:marLeft w:val="0"/>
      <w:marRight w:val="0"/>
      <w:marTop w:val="0"/>
      <w:marBottom w:val="0"/>
      <w:divBdr>
        <w:top w:val="none" w:sz="0" w:space="0" w:color="auto"/>
        <w:left w:val="none" w:sz="0" w:space="0" w:color="auto"/>
        <w:bottom w:val="none" w:sz="0" w:space="0" w:color="auto"/>
        <w:right w:val="none" w:sz="0" w:space="0" w:color="auto"/>
      </w:divBdr>
    </w:div>
    <w:div w:id="1815222095">
      <w:bodyDiv w:val="1"/>
      <w:marLeft w:val="0"/>
      <w:marRight w:val="0"/>
      <w:marTop w:val="0"/>
      <w:marBottom w:val="0"/>
      <w:divBdr>
        <w:top w:val="none" w:sz="0" w:space="0" w:color="auto"/>
        <w:left w:val="none" w:sz="0" w:space="0" w:color="auto"/>
        <w:bottom w:val="none" w:sz="0" w:space="0" w:color="auto"/>
        <w:right w:val="none" w:sz="0" w:space="0" w:color="auto"/>
      </w:divBdr>
    </w:div>
    <w:div w:id="1815484298">
      <w:bodyDiv w:val="1"/>
      <w:marLeft w:val="0"/>
      <w:marRight w:val="0"/>
      <w:marTop w:val="0"/>
      <w:marBottom w:val="0"/>
      <w:divBdr>
        <w:top w:val="none" w:sz="0" w:space="0" w:color="auto"/>
        <w:left w:val="none" w:sz="0" w:space="0" w:color="auto"/>
        <w:bottom w:val="none" w:sz="0" w:space="0" w:color="auto"/>
        <w:right w:val="none" w:sz="0" w:space="0" w:color="auto"/>
      </w:divBdr>
    </w:div>
    <w:div w:id="1816025135">
      <w:bodyDiv w:val="1"/>
      <w:marLeft w:val="0"/>
      <w:marRight w:val="0"/>
      <w:marTop w:val="0"/>
      <w:marBottom w:val="0"/>
      <w:divBdr>
        <w:top w:val="none" w:sz="0" w:space="0" w:color="auto"/>
        <w:left w:val="none" w:sz="0" w:space="0" w:color="auto"/>
        <w:bottom w:val="none" w:sz="0" w:space="0" w:color="auto"/>
        <w:right w:val="none" w:sz="0" w:space="0" w:color="auto"/>
      </w:divBdr>
    </w:div>
    <w:div w:id="1816138457">
      <w:bodyDiv w:val="1"/>
      <w:marLeft w:val="0"/>
      <w:marRight w:val="0"/>
      <w:marTop w:val="0"/>
      <w:marBottom w:val="0"/>
      <w:divBdr>
        <w:top w:val="none" w:sz="0" w:space="0" w:color="auto"/>
        <w:left w:val="none" w:sz="0" w:space="0" w:color="auto"/>
        <w:bottom w:val="none" w:sz="0" w:space="0" w:color="auto"/>
        <w:right w:val="none" w:sz="0" w:space="0" w:color="auto"/>
      </w:divBdr>
    </w:div>
    <w:div w:id="1816331526">
      <w:bodyDiv w:val="1"/>
      <w:marLeft w:val="0"/>
      <w:marRight w:val="0"/>
      <w:marTop w:val="0"/>
      <w:marBottom w:val="0"/>
      <w:divBdr>
        <w:top w:val="none" w:sz="0" w:space="0" w:color="auto"/>
        <w:left w:val="none" w:sz="0" w:space="0" w:color="auto"/>
        <w:bottom w:val="none" w:sz="0" w:space="0" w:color="auto"/>
        <w:right w:val="none" w:sz="0" w:space="0" w:color="auto"/>
      </w:divBdr>
    </w:div>
    <w:div w:id="1816527400">
      <w:bodyDiv w:val="1"/>
      <w:marLeft w:val="0"/>
      <w:marRight w:val="0"/>
      <w:marTop w:val="0"/>
      <w:marBottom w:val="0"/>
      <w:divBdr>
        <w:top w:val="none" w:sz="0" w:space="0" w:color="auto"/>
        <w:left w:val="none" w:sz="0" w:space="0" w:color="auto"/>
        <w:bottom w:val="none" w:sz="0" w:space="0" w:color="auto"/>
        <w:right w:val="none" w:sz="0" w:space="0" w:color="auto"/>
      </w:divBdr>
    </w:div>
    <w:div w:id="1816795108">
      <w:bodyDiv w:val="1"/>
      <w:marLeft w:val="0"/>
      <w:marRight w:val="0"/>
      <w:marTop w:val="0"/>
      <w:marBottom w:val="0"/>
      <w:divBdr>
        <w:top w:val="none" w:sz="0" w:space="0" w:color="auto"/>
        <w:left w:val="none" w:sz="0" w:space="0" w:color="auto"/>
        <w:bottom w:val="none" w:sz="0" w:space="0" w:color="auto"/>
        <w:right w:val="none" w:sz="0" w:space="0" w:color="auto"/>
      </w:divBdr>
    </w:div>
    <w:div w:id="1816870904">
      <w:bodyDiv w:val="1"/>
      <w:marLeft w:val="0"/>
      <w:marRight w:val="0"/>
      <w:marTop w:val="0"/>
      <w:marBottom w:val="0"/>
      <w:divBdr>
        <w:top w:val="none" w:sz="0" w:space="0" w:color="auto"/>
        <w:left w:val="none" w:sz="0" w:space="0" w:color="auto"/>
        <w:bottom w:val="none" w:sz="0" w:space="0" w:color="auto"/>
        <w:right w:val="none" w:sz="0" w:space="0" w:color="auto"/>
      </w:divBdr>
    </w:div>
    <w:div w:id="1816949115">
      <w:bodyDiv w:val="1"/>
      <w:marLeft w:val="0"/>
      <w:marRight w:val="0"/>
      <w:marTop w:val="0"/>
      <w:marBottom w:val="0"/>
      <w:divBdr>
        <w:top w:val="none" w:sz="0" w:space="0" w:color="auto"/>
        <w:left w:val="none" w:sz="0" w:space="0" w:color="auto"/>
        <w:bottom w:val="none" w:sz="0" w:space="0" w:color="auto"/>
        <w:right w:val="none" w:sz="0" w:space="0" w:color="auto"/>
      </w:divBdr>
    </w:div>
    <w:div w:id="1816986523">
      <w:bodyDiv w:val="1"/>
      <w:marLeft w:val="0"/>
      <w:marRight w:val="0"/>
      <w:marTop w:val="0"/>
      <w:marBottom w:val="0"/>
      <w:divBdr>
        <w:top w:val="none" w:sz="0" w:space="0" w:color="auto"/>
        <w:left w:val="none" w:sz="0" w:space="0" w:color="auto"/>
        <w:bottom w:val="none" w:sz="0" w:space="0" w:color="auto"/>
        <w:right w:val="none" w:sz="0" w:space="0" w:color="auto"/>
      </w:divBdr>
    </w:div>
    <w:div w:id="1817066957">
      <w:bodyDiv w:val="1"/>
      <w:marLeft w:val="0"/>
      <w:marRight w:val="0"/>
      <w:marTop w:val="0"/>
      <w:marBottom w:val="0"/>
      <w:divBdr>
        <w:top w:val="none" w:sz="0" w:space="0" w:color="auto"/>
        <w:left w:val="none" w:sz="0" w:space="0" w:color="auto"/>
        <w:bottom w:val="none" w:sz="0" w:space="0" w:color="auto"/>
        <w:right w:val="none" w:sz="0" w:space="0" w:color="auto"/>
      </w:divBdr>
    </w:div>
    <w:div w:id="1817145479">
      <w:bodyDiv w:val="1"/>
      <w:marLeft w:val="0"/>
      <w:marRight w:val="0"/>
      <w:marTop w:val="0"/>
      <w:marBottom w:val="0"/>
      <w:divBdr>
        <w:top w:val="none" w:sz="0" w:space="0" w:color="auto"/>
        <w:left w:val="none" w:sz="0" w:space="0" w:color="auto"/>
        <w:bottom w:val="none" w:sz="0" w:space="0" w:color="auto"/>
        <w:right w:val="none" w:sz="0" w:space="0" w:color="auto"/>
      </w:divBdr>
    </w:div>
    <w:div w:id="1817186426">
      <w:bodyDiv w:val="1"/>
      <w:marLeft w:val="0"/>
      <w:marRight w:val="0"/>
      <w:marTop w:val="0"/>
      <w:marBottom w:val="0"/>
      <w:divBdr>
        <w:top w:val="none" w:sz="0" w:space="0" w:color="auto"/>
        <w:left w:val="none" w:sz="0" w:space="0" w:color="auto"/>
        <w:bottom w:val="none" w:sz="0" w:space="0" w:color="auto"/>
        <w:right w:val="none" w:sz="0" w:space="0" w:color="auto"/>
      </w:divBdr>
    </w:div>
    <w:div w:id="1817331265">
      <w:bodyDiv w:val="1"/>
      <w:marLeft w:val="0"/>
      <w:marRight w:val="0"/>
      <w:marTop w:val="0"/>
      <w:marBottom w:val="0"/>
      <w:divBdr>
        <w:top w:val="none" w:sz="0" w:space="0" w:color="auto"/>
        <w:left w:val="none" w:sz="0" w:space="0" w:color="auto"/>
        <w:bottom w:val="none" w:sz="0" w:space="0" w:color="auto"/>
        <w:right w:val="none" w:sz="0" w:space="0" w:color="auto"/>
      </w:divBdr>
    </w:div>
    <w:div w:id="1817332046">
      <w:bodyDiv w:val="1"/>
      <w:marLeft w:val="0"/>
      <w:marRight w:val="0"/>
      <w:marTop w:val="0"/>
      <w:marBottom w:val="0"/>
      <w:divBdr>
        <w:top w:val="none" w:sz="0" w:space="0" w:color="auto"/>
        <w:left w:val="none" w:sz="0" w:space="0" w:color="auto"/>
        <w:bottom w:val="none" w:sz="0" w:space="0" w:color="auto"/>
        <w:right w:val="none" w:sz="0" w:space="0" w:color="auto"/>
      </w:divBdr>
    </w:div>
    <w:div w:id="1817334577">
      <w:bodyDiv w:val="1"/>
      <w:marLeft w:val="0"/>
      <w:marRight w:val="0"/>
      <w:marTop w:val="0"/>
      <w:marBottom w:val="0"/>
      <w:divBdr>
        <w:top w:val="none" w:sz="0" w:space="0" w:color="auto"/>
        <w:left w:val="none" w:sz="0" w:space="0" w:color="auto"/>
        <w:bottom w:val="none" w:sz="0" w:space="0" w:color="auto"/>
        <w:right w:val="none" w:sz="0" w:space="0" w:color="auto"/>
      </w:divBdr>
    </w:div>
    <w:div w:id="1817454911">
      <w:bodyDiv w:val="1"/>
      <w:marLeft w:val="0"/>
      <w:marRight w:val="0"/>
      <w:marTop w:val="0"/>
      <w:marBottom w:val="0"/>
      <w:divBdr>
        <w:top w:val="none" w:sz="0" w:space="0" w:color="auto"/>
        <w:left w:val="none" w:sz="0" w:space="0" w:color="auto"/>
        <w:bottom w:val="none" w:sz="0" w:space="0" w:color="auto"/>
        <w:right w:val="none" w:sz="0" w:space="0" w:color="auto"/>
      </w:divBdr>
    </w:div>
    <w:div w:id="1817456902">
      <w:bodyDiv w:val="1"/>
      <w:marLeft w:val="0"/>
      <w:marRight w:val="0"/>
      <w:marTop w:val="0"/>
      <w:marBottom w:val="0"/>
      <w:divBdr>
        <w:top w:val="none" w:sz="0" w:space="0" w:color="auto"/>
        <w:left w:val="none" w:sz="0" w:space="0" w:color="auto"/>
        <w:bottom w:val="none" w:sz="0" w:space="0" w:color="auto"/>
        <w:right w:val="none" w:sz="0" w:space="0" w:color="auto"/>
      </w:divBdr>
    </w:div>
    <w:div w:id="1817456997">
      <w:bodyDiv w:val="1"/>
      <w:marLeft w:val="0"/>
      <w:marRight w:val="0"/>
      <w:marTop w:val="0"/>
      <w:marBottom w:val="0"/>
      <w:divBdr>
        <w:top w:val="none" w:sz="0" w:space="0" w:color="auto"/>
        <w:left w:val="none" w:sz="0" w:space="0" w:color="auto"/>
        <w:bottom w:val="none" w:sz="0" w:space="0" w:color="auto"/>
        <w:right w:val="none" w:sz="0" w:space="0" w:color="auto"/>
      </w:divBdr>
    </w:div>
    <w:div w:id="1817600868">
      <w:bodyDiv w:val="1"/>
      <w:marLeft w:val="0"/>
      <w:marRight w:val="0"/>
      <w:marTop w:val="0"/>
      <w:marBottom w:val="0"/>
      <w:divBdr>
        <w:top w:val="none" w:sz="0" w:space="0" w:color="auto"/>
        <w:left w:val="none" w:sz="0" w:space="0" w:color="auto"/>
        <w:bottom w:val="none" w:sz="0" w:space="0" w:color="auto"/>
        <w:right w:val="none" w:sz="0" w:space="0" w:color="auto"/>
      </w:divBdr>
    </w:div>
    <w:div w:id="1817649327">
      <w:bodyDiv w:val="1"/>
      <w:marLeft w:val="0"/>
      <w:marRight w:val="0"/>
      <w:marTop w:val="0"/>
      <w:marBottom w:val="0"/>
      <w:divBdr>
        <w:top w:val="none" w:sz="0" w:space="0" w:color="auto"/>
        <w:left w:val="none" w:sz="0" w:space="0" w:color="auto"/>
        <w:bottom w:val="none" w:sz="0" w:space="0" w:color="auto"/>
        <w:right w:val="none" w:sz="0" w:space="0" w:color="auto"/>
      </w:divBdr>
    </w:div>
    <w:div w:id="1817838885">
      <w:bodyDiv w:val="1"/>
      <w:marLeft w:val="0"/>
      <w:marRight w:val="0"/>
      <w:marTop w:val="0"/>
      <w:marBottom w:val="0"/>
      <w:divBdr>
        <w:top w:val="none" w:sz="0" w:space="0" w:color="auto"/>
        <w:left w:val="none" w:sz="0" w:space="0" w:color="auto"/>
        <w:bottom w:val="none" w:sz="0" w:space="0" w:color="auto"/>
        <w:right w:val="none" w:sz="0" w:space="0" w:color="auto"/>
      </w:divBdr>
    </w:div>
    <w:div w:id="1817987301">
      <w:bodyDiv w:val="1"/>
      <w:marLeft w:val="0"/>
      <w:marRight w:val="0"/>
      <w:marTop w:val="0"/>
      <w:marBottom w:val="0"/>
      <w:divBdr>
        <w:top w:val="none" w:sz="0" w:space="0" w:color="auto"/>
        <w:left w:val="none" w:sz="0" w:space="0" w:color="auto"/>
        <w:bottom w:val="none" w:sz="0" w:space="0" w:color="auto"/>
        <w:right w:val="none" w:sz="0" w:space="0" w:color="auto"/>
      </w:divBdr>
    </w:div>
    <w:div w:id="1818258796">
      <w:bodyDiv w:val="1"/>
      <w:marLeft w:val="0"/>
      <w:marRight w:val="0"/>
      <w:marTop w:val="0"/>
      <w:marBottom w:val="0"/>
      <w:divBdr>
        <w:top w:val="none" w:sz="0" w:space="0" w:color="auto"/>
        <w:left w:val="none" w:sz="0" w:space="0" w:color="auto"/>
        <w:bottom w:val="none" w:sz="0" w:space="0" w:color="auto"/>
        <w:right w:val="none" w:sz="0" w:space="0" w:color="auto"/>
      </w:divBdr>
    </w:div>
    <w:div w:id="1818380638">
      <w:bodyDiv w:val="1"/>
      <w:marLeft w:val="0"/>
      <w:marRight w:val="0"/>
      <w:marTop w:val="0"/>
      <w:marBottom w:val="0"/>
      <w:divBdr>
        <w:top w:val="none" w:sz="0" w:space="0" w:color="auto"/>
        <w:left w:val="none" w:sz="0" w:space="0" w:color="auto"/>
        <w:bottom w:val="none" w:sz="0" w:space="0" w:color="auto"/>
        <w:right w:val="none" w:sz="0" w:space="0" w:color="auto"/>
      </w:divBdr>
    </w:div>
    <w:div w:id="1818835187">
      <w:bodyDiv w:val="1"/>
      <w:marLeft w:val="0"/>
      <w:marRight w:val="0"/>
      <w:marTop w:val="0"/>
      <w:marBottom w:val="0"/>
      <w:divBdr>
        <w:top w:val="none" w:sz="0" w:space="0" w:color="auto"/>
        <w:left w:val="none" w:sz="0" w:space="0" w:color="auto"/>
        <w:bottom w:val="none" w:sz="0" w:space="0" w:color="auto"/>
        <w:right w:val="none" w:sz="0" w:space="0" w:color="auto"/>
      </w:divBdr>
    </w:div>
    <w:div w:id="1818911669">
      <w:bodyDiv w:val="1"/>
      <w:marLeft w:val="0"/>
      <w:marRight w:val="0"/>
      <w:marTop w:val="0"/>
      <w:marBottom w:val="0"/>
      <w:divBdr>
        <w:top w:val="none" w:sz="0" w:space="0" w:color="auto"/>
        <w:left w:val="none" w:sz="0" w:space="0" w:color="auto"/>
        <w:bottom w:val="none" w:sz="0" w:space="0" w:color="auto"/>
        <w:right w:val="none" w:sz="0" w:space="0" w:color="auto"/>
      </w:divBdr>
    </w:div>
    <w:div w:id="1818914357">
      <w:bodyDiv w:val="1"/>
      <w:marLeft w:val="0"/>
      <w:marRight w:val="0"/>
      <w:marTop w:val="0"/>
      <w:marBottom w:val="0"/>
      <w:divBdr>
        <w:top w:val="none" w:sz="0" w:space="0" w:color="auto"/>
        <w:left w:val="none" w:sz="0" w:space="0" w:color="auto"/>
        <w:bottom w:val="none" w:sz="0" w:space="0" w:color="auto"/>
        <w:right w:val="none" w:sz="0" w:space="0" w:color="auto"/>
      </w:divBdr>
    </w:div>
    <w:div w:id="1819224530">
      <w:bodyDiv w:val="1"/>
      <w:marLeft w:val="0"/>
      <w:marRight w:val="0"/>
      <w:marTop w:val="0"/>
      <w:marBottom w:val="0"/>
      <w:divBdr>
        <w:top w:val="none" w:sz="0" w:space="0" w:color="auto"/>
        <w:left w:val="none" w:sz="0" w:space="0" w:color="auto"/>
        <w:bottom w:val="none" w:sz="0" w:space="0" w:color="auto"/>
        <w:right w:val="none" w:sz="0" w:space="0" w:color="auto"/>
      </w:divBdr>
    </w:div>
    <w:div w:id="1819347632">
      <w:bodyDiv w:val="1"/>
      <w:marLeft w:val="0"/>
      <w:marRight w:val="0"/>
      <w:marTop w:val="0"/>
      <w:marBottom w:val="0"/>
      <w:divBdr>
        <w:top w:val="none" w:sz="0" w:space="0" w:color="auto"/>
        <w:left w:val="none" w:sz="0" w:space="0" w:color="auto"/>
        <w:bottom w:val="none" w:sz="0" w:space="0" w:color="auto"/>
        <w:right w:val="none" w:sz="0" w:space="0" w:color="auto"/>
      </w:divBdr>
    </w:div>
    <w:div w:id="1819875916">
      <w:bodyDiv w:val="1"/>
      <w:marLeft w:val="0"/>
      <w:marRight w:val="0"/>
      <w:marTop w:val="0"/>
      <w:marBottom w:val="0"/>
      <w:divBdr>
        <w:top w:val="none" w:sz="0" w:space="0" w:color="auto"/>
        <w:left w:val="none" w:sz="0" w:space="0" w:color="auto"/>
        <w:bottom w:val="none" w:sz="0" w:space="0" w:color="auto"/>
        <w:right w:val="none" w:sz="0" w:space="0" w:color="auto"/>
      </w:divBdr>
    </w:div>
    <w:div w:id="1819882586">
      <w:bodyDiv w:val="1"/>
      <w:marLeft w:val="0"/>
      <w:marRight w:val="0"/>
      <w:marTop w:val="0"/>
      <w:marBottom w:val="0"/>
      <w:divBdr>
        <w:top w:val="none" w:sz="0" w:space="0" w:color="auto"/>
        <w:left w:val="none" w:sz="0" w:space="0" w:color="auto"/>
        <w:bottom w:val="none" w:sz="0" w:space="0" w:color="auto"/>
        <w:right w:val="none" w:sz="0" w:space="0" w:color="auto"/>
      </w:divBdr>
    </w:div>
    <w:div w:id="1820001662">
      <w:bodyDiv w:val="1"/>
      <w:marLeft w:val="0"/>
      <w:marRight w:val="0"/>
      <w:marTop w:val="0"/>
      <w:marBottom w:val="0"/>
      <w:divBdr>
        <w:top w:val="none" w:sz="0" w:space="0" w:color="auto"/>
        <w:left w:val="none" w:sz="0" w:space="0" w:color="auto"/>
        <w:bottom w:val="none" w:sz="0" w:space="0" w:color="auto"/>
        <w:right w:val="none" w:sz="0" w:space="0" w:color="auto"/>
      </w:divBdr>
    </w:div>
    <w:div w:id="1820026600">
      <w:bodyDiv w:val="1"/>
      <w:marLeft w:val="0"/>
      <w:marRight w:val="0"/>
      <w:marTop w:val="0"/>
      <w:marBottom w:val="0"/>
      <w:divBdr>
        <w:top w:val="none" w:sz="0" w:space="0" w:color="auto"/>
        <w:left w:val="none" w:sz="0" w:space="0" w:color="auto"/>
        <w:bottom w:val="none" w:sz="0" w:space="0" w:color="auto"/>
        <w:right w:val="none" w:sz="0" w:space="0" w:color="auto"/>
      </w:divBdr>
    </w:div>
    <w:div w:id="1820608810">
      <w:bodyDiv w:val="1"/>
      <w:marLeft w:val="0"/>
      <w:marRight w:val="0"/>
      <w:marTop w:val="0"/>
      <w:marBottom w:val="0"/>
      <w:divBdr>
        <w:top w:val="none" w:sz="0" w:space="0" w:color="auto"/>
        <w:left w:val="none" w:sz="0" w:space="0" w:color="auto"/>
        <w:bottom w:val="none" w:sz="0" w:space="0" w:color="auto"/>
        <w:right w:val="none" w:sz="0" w:space="0" w:color="auto"/>
      </w:divBdr>
    </w:div>
    <w:div w:id="1820994686">
      <w:bodyDiv w:val="1"/>
      <w:marLeft w:val="0"/>
      <w:marRight w:val="0"/>
      <w:marTop w:val="0"/>
      <w:marBottom w:val="0"/>
      <w:divBdr>
        <w:top w:val="none" w:sz="0" w:space="0" w:color="auto"/>
        <w:left w:val="none" w:sz="0" w:space="0" w:color="auto"/>
        <w:bottom w:val="none" w:sz="0" w:space="0" w:color="auto"/>
        <w:right w:val="none" w:sz="0" w:space="0" w:color="auto"/>
      </w:divBdr>
    </w:div>
    <w:div w:id="1821002035">
      <w:bodyDiv w:val="1"/>
      <w:marLeft w:val="0"/>
      <w:marRight w:val="0"/>
      <w:marTop w:val="0"/>
      <w:marBottom w:val="0"/>
      <w:divBdr>
        <w:top w:val="none" w:sz="0" w:space="0" w:color="auto"/>
        <w:left w:val="none" w:sz="0" w:space="0" w:color="auto"/>
        <w:bottom w:val="none" w:sz="0" w:space="0" w:color="auto"/>
        <w:right w:val="none" w:sz="0" w:space="0" w:color="auto"/>
      </w:divBdr>
    </w:div>
    <w:div w:id="1821189096">
      <w:bodyDiv w:val="1"/>
      <w:marLeft w:val="0"/>
      <w:marRight w:val="0"/>
      <w:marTop w:val="0"/>
      <w:marBottom w:val="0"/>
      <w:divBdr>
        <w:top w:val="none" w:sz="0" w:space="0" w:color="auto"/>
        <w:left w:val="none" w:sz="0" w:space="0" w:color="auto"/>
        <w:bottom w:val="none" w:sz="0" w:space="0" w:color="auto"/>
        <w:right w:val="none" w:sz="0" w:space="0" w:color="auto"/>
      </w:divBdr>
    </w:div>
    <w:div w:id="1821190152">
      <w:bodyDiv w:val="1"/>
      <w:marLeft w:val="0"/>
      <w:marRight w:val="0"/>
      <w:marTop w:val="0"/>
      <w:marBottom w:val="0"/>
      <w:divBdr>
        <w:top w:val="none" w:sz="0" w:space="0" w:color="auto"/>
        <w:left w:val="none" w:sz="0" w:space="0" w:color="auto"/>
        <w:bottom w:val="none" w:sz="0" w:space="0" w:color="auto"/>
        <w:right w:val="none" w:sz="0" w:space="0" w:color="auto"/>
      </w:divBdr>
    </w:div>
    <w:div w:id="1821265571">
      <w:bodyDiv w:val="1"/>
      <w:marLeft w:val="0"/>
      <w:marRight w:val="0"/>
      <w:marTop w:val="0"/>
      <w:marBottom w:val="0"/>
      <w:divBdr>
        <w:top w:val="none" w:sz="0" w:space="0" w:color="auto"/>
        <w:left w:val="none" w:sz="0" w:space="0" w:color="auto"/>
        <w:bottom w:val="none" w:sz="0" w:space="0" w:color="auto"/>
        <w:right w:val="none" w:sz="0" w:space="0" w:color="auto"/>
      </w:divBdr>
    </w:div>
    <w:div w:id="1821530376">
      <w:bodyDiv w:val="1"/>
      <w:marLeft w:val="0"/>
      <w:marRight w:val="0"/>
      <w:marTop w:val="0"/>
      <w:marBottom w:val="0"/>
      <w:divBdr>
        <w:top w:val="none" w:sz="0" w:space="0" w:color="auto"/>
        <w:left w:val="none" w:sz="0" w:space="0" w:color="auto"/>
        <w:bottom w:val="none" w:sz="0" w:space="0" w:color="auto"/>
        <w:right w:val="none" w:sz="0" w:space="0" w:color="auto"/>
      </w:divBdr>
    </w:div>
    <w:div w:id="1821537673">
      <w:bodyDiv w:val="1"/>
      <w:marLeft w:val="0"/>
      <w:marRight w:val="0"/>
      <w:marTop w:val="0"/>
      <w:marBottom w:val="0"/>
      <w:divBdr>
        <w:top w:val="none" w:sz="0" w:space="0" w:color="auto"/>
        <w:left w:val="none" w:sz="0" w:space="0" w:color="auto"/>
        <w:bottom w:val="none" w:sz="0" w:space="0" w:color="auto"/>
        <w:right w:val="none" w:sz="0" w:space="0" w:color="auto"/>
      </w:divBdr>
    </w:div>
    <w:div w:id="1821574442">
      <w:bodyDiv w:val="1"/>
      <w:marLeft w:val="0"/>
      <w:marRight w:val="0"/>
      <w:marTop w:val="0"/>
      <w:marBottom w:val="0"/>
      <w:divBdr>
        <w:top w:val="none" w:sz="0" w:space="0" w:color="auto"/>
        <w:left w:val="none" w:sz="0" w:space="0" w:color="auto"/>
        <w:bottom w:val="none" w:sz="0" w:space="0" w:color="auto"/>
        <w:right w:val="none" w:sz="0" w:space="0" w:color="auto"/>
      </w:divBdr>
    </w:div>
    <w:div w:id="1821577260">
      <w:bodyDiv w:val="1"/>
      <w:marLeft w:val="0"/>
      <w:marRight w:val="0"/>
      <w:marTop w:val="0"/>
      <w:marBottom w:val="0"/>
      <w:divBdr>
        <w:top w:val="none" w:sz="0" w:space="0" w:color="auto"/>
        <w:left w:val="none" w:sz="0" w:space="0" w:color="auto"/>
        <w:bottom w:val="none" w:sz="0" w:space="0" w:color="auto"/>
        <w:right w:val="none" w:sz="0" w:space="0" w:color="auto"/>
      </w:divBdr>
    </w:div>
    <w:div w:id="1822113620">
      <w:bodyDiv w:val="1"/>
      <w:marLeft w:val="0"/>
      <w:marRight w:val="0"/>
      <w:marTop w:val="0"/>
      <w:marBottom w:val="0"/>
      <w:divBdr>
        <w:top w:val="none" w:sz="0" w:space="0" w:color="auto"/>
        <w:left w:val="none" w:sz="0" w:space="0" w:color="auto"/>
        <w:bottom w:val="none" w:sz="0" w:space="0" w:color="auto"/>
        <w:right w:val="none" w:sz="0" w:space="0" w:color="auto"/>
      </w:divBdr>
    </w:div>
    <w:div w:id="1822186246">
      <w:bodyDiv w:val="1"/>
      <w:marLeft w:val="0"/>
      <w:marRight w:val="0"/>
      <w:marTop w:val="0"/>
      <w:marBottom w:val="0"/>
      <w:divBdr>
        <w:top w:val="none" w:sz="0" w:space="0" w:color="auto"/>
        <w:left w:val="none" w:sz="0" w:space="0" w:color="auto"/>
        <w:bottom w:val="none" w:sz="0" w:space="0" w:color="auto"/>
        <w:right w:val="none" w:sz="0" w:space="0" w:color="auto"/>
      </w:divBdr>
    </w:div>
    <w:div w:id="1822190629">
      <w:bodyDiv w:val="1"/>
      <w:marLeft w:val="0"/>
      <w:marRight w:val="0"/>
      <w:marTop w:val="0"/>
      <w:marBottom w:val="0"/>
      <w:divBdr>
        <w:top w:val="none" w:sz="0" w:space="0" w:color="auto"/>
        <w:left w:val="none" w:sz="0" w:space="0" w:color="auto"/>
        <w:bottom w:val="none" w:sz="0" w:space="0" w:color="auto"/>
        <w:right w:val="none" w:sz="0" w:space="0" w:color="auto"/>
      </w:divBdr>
    </w:div>
    <w:div w:id="1822454345">
      <w:bodyDiv w:val="1"/>
      <w:marLeft w:val="0"/>
      <w:marRight w:val="0"/>
      <w:marTop w:val="0"/>
      <w:marBottom w:val="0"/>
      <w:divBdr>
        <w:top w:val="none" w:sz="0" w:space="0" w:color="auto"/>
        <w:left w:val="none" w:sz="0" w:space="0" w:color="auto"/>
        <w:bottom w:val="none" w:sz="0" w:space="0" w:color="auto"/>
        <w:right w:val="none" w:sz="0" w:space="0" w:color="auto"/>
      </w:divBdr>
    </w:div>
    <w:div w:id="1822574232">
      <w:bodyDiv w:val="1"/>
      <w:marLeft w:val="0"/>
      <w:marRight w:val="0"/>
      <w:marTop w:val="0"/>
      <w:marBottom w:val="0"/>
      <w:divBdr>
        <w:top w:val="none" w:sz="0" w:space="0" w:color="auto"/>
        <w:left w:val="none" w:sz="0" w:space="0" w:color="auto"/>
        <w:bottom w:val="none" w:sz="0" w:space="0" w:color="auto"/>
        <w:right w:val="none" w:sz="0" w:space="0" w:color="auto"/>
      </w:divBdr>
    </w:div>
    <w:div w:id="1822697154">
      <w:bodyDiv w:val="1"/>
      <w:marLeft w:val="0"/>
      <w:marRight w:val="0"/>
      <w:marTop w:val="0"/>
      <w:marBottom w:val="0"/>
      <w:divBdr>
        <w:top w:val="none" w:sz="0" w:space="0" w:color="auto"/>
        <w:left w:val="none" w:sz="0" w:space="0" w:color="auto"/>
        <w:bottom w:val="none" w:sz="0" w:space="0" w:color="auto"/>
        <w:right w:val="none" w:sz="0" w:space="0" w:color="auto"/>
      </w:divBdr>
    </w:div>
    <w:div w:id="1822697341">
      <w:bodyDiv w:val="1"/>
      <w:marLeft w:val="0"/>
      <w:marRight w:val="0"/>
      <w:marTop w:val="0"/>
      <w:marBottom w:val="0"/>
      <w:divBdr>
        <w:top w:val="none" w:sz="0" w:space="0" w:color="auto"/>
        <w:left w:val="none" w:sz="0" w:space="0" w:color="auto"/>
        <w:bottom w:val="none" w:sz="0" w:space="0" w:color="auto"/>
        <w:right w:val="none" w:sz="0" w:space="0" w:color="auto"/>
      </w:divBdr>
    </w:div>
    <w:div w:id="1822843899">
      <w:bodyDiv w:val="1"/>
      <w:marLeft w:val="0"/>
      <w:marRight w:val="0"/>
      <w:marTop w:val="0"/>
      <w:marBottom w:val="0"/>
      <w:divBdr>
        <w:top w:val="none" w:sz="0" w:space="0" w:color="auto"/>
        <w:left w:val="none" w:sz="0" w:space="0" w:color="auto"/>
        <w:bottom w:val="none" w:sz="0" w:space="0" w:color="auto"/>
        <w:right w:val="none" w:sz="0" w:space="0" w:color="auto"/>
      </w:divBdr>
    </w:div>
    <w:div w:id="1822885409">
      <w:bodyDiv w:val="1"/>
      <w:marLeft w:val="0"/>
      <w:marRight w:val="0"/>
      <w:marTop w:val="0"/>
      <w:marBottom w:val="0"/>
      <w:divBdr>
        <w:top w:val="none" w:sz="0" w:space="0" w:color="auto"/>
        <w:left w:val="none" w:sz="0" w:space="0" w:color="auto"/>
        <w:bottom w:val="none" w:sz="0" w:space="0" w:color="auto"/>
        <w:right w:val="none" w:sz="0" w:space="0" w:color="auto"/>
      </w:divBdr>
    </w:div>
    <w:div w:id="1823113129">
      <w:bodyDiv w:val="1"/>
      <w:marLeft w:val="0"/>
      <w:marRight w:val="0"/>
      <w:marTop w:val="0"/>
      <w:marBottom w:val="0"/>
      <w:divBdr>
        <w:top w:val="none" w:sz="0" w:space="0" w:color="auto"/>
        <w:left w:val="none" w:sz="0" w:space="0" w:color="auto"/>
        <w:bottom w:val="none" w:sz="0" w:space="0" w:color="auto"/>
        <w:right w:val="none" w:sz="0" w:space="0" w:color="auto"/>
      </w:divBdr>
    </w:div>
    <w:div w:id="1823154443">
      <w:bodyDiv w:val="1"/>
      <w:marLeft w:val="0"/>
      <w:marRight w:val="0"/>
      <w:marTop w:val="0"/>
      <w:marBottom w:val="0"/>
      <w:divBdr>
        <w:top w:val="none" w:sz="0" w:space="0" w:color="auto"/>
        <w:left w:val="none" w:sz="0" w:space="0" w:color="auto"/>
        <w:bottom w:val="none" w:sz="0" w:space="0" w:color="auto"/>
        <w:right w:val="none" w:sz="0" w:space="0" w:color="auto"/>
      </w:divBdr>
    </w:div>
    <w:div w:id="1823428733">
      <w:bodyDiv w:val="1"/>
      <w:marLeft w:val="0"/>
      <w:marRight w:val="0"/>
      <w:marTop w:val="0"/>
      <w:marBottom w:val="0"/>
      <w:divBdr>
        <w:top w:val="none" w:sz="0" w:space="0" w:color="auto"/>
        <w:left w:val="none" w:sz="0" w:space="0" w:color="auto"/>
        <w:bottom w:val="none" w:sz="0" w:space="0" w:color="auto"/>
        <w:right w:val="none" w:sz="0" w:space="0" w:color="auto"/>
      </w:divBdr>
    </w:div>
    <w:div w:id="1823504995">
      <w:bodyDiv w:val="1"/>
      <w:marLeft w:val="0"/>
      <w:marRight w:val="0"/>
      <w:marTop w:val="0"/>
      <w:marBottom w:val="0"/>
      <w:divBdr>
        <w:top w:val="none" w:sz="0" w:space="0" w:color="auto"/>
        <w:left w:val="none" w:sz="0" w:space="0" w:color="auto"/>
        <w:bottom w:val="none" w:sz="0" w:space="0" w:color="auto"/>
        <w:right w:val="none" w:sz="0" w:space="0" w:color="auto"/>
      </w:divBdr>
    </w:div>
    <w:div w:id="1823765463">
      <w:bodyDiv w:val="1"/>
      <w:marLeft w:val="0"/>
      <w:marRight w:val="0"/>
      <w:marTop w:val="0"/>
      <w:marBottom w:val="0"/>
      <w:divBdr>
        <w:top w:val="none" w:sz="0" w:space="0" w:color="auto"/>
        <w:left w:val="none" w:sz="0" w:space="0" w:color="auto"/>
        <w:bottom w:val="none" w:sz="0" w:space="0" w:color="auto"/>
        <w:right w:val="none" w:sz="0" w:space="0" w:color="auto"/>
      </w:divBdr>
    </w:div>
    <w:div w:id="1823887895">
      <w:bodyDiv w:val="1"/>
      <w:marLeft w:val="0"/>
      <w:marRight w:val="0"/>
      <w:marTop w:val="0"/>
      <w:marBottom w:val="0"/>
      <w:divBdr>
        <w:top w:val="none" w:sz="0" w:space="0" w:color="auto"/>
        <w:left w:val="none" w:sz="0" w:space="0" w:color="auto"/>
        <w:bottom w:val="none" w:sz="0" w:space="0" w:color="auto"/>
        <w:right w:val="none" w:sz="0" w:space="0" w:color="auto"/>
      </w:divBdr>
    </w:div>
    <w:div w:id="1823933683">
      <w:bodyDiv w:val="1"/>
      <w:marLeft w:val="0"/>
      <w:marRight w:val="0"/>
      <w:marTop w:val="0"/>
      <w:marBottom w:val="0"/>
      <w:divBdr>
        <w:top w:val="none" w:sz="0" w:space="0" w:color="auto"/>
        <w:left w:val="none" w:sz="0" w:space="0" w:color="auto"/>
        <w:bottom w:val="none" w:sz="0" w:space="0" w:color="auto"/>
        <w:right w:val="none" w:sz="0" w:space="0" w:color="auto"/>
      </w:divBdr>
    </w:div>
    <w:div w:id="1824005178">
      <w:bodyDiv w:val="1"/>
      <w:marLeft w:val="0"/>
      <w:marRight w:val="0"/>
      <w:marTop w:val="0"/>
      <w:marBottom w:val="0"/>
      <w:divBdr>
        <w:top w:val="none" w:sz="0" w:space="0" w:color="auto"/>
        <w:left w:val="none" w:sz="0" w:space="0" w:color="auto"/>
        <w:bottom w:val="none" w:sz="0" w:space="0" w:color="auto"/>
        <w:right w:val="none" w:sz="0" w:space="0" w:color="auto"/>
      </w:divBdr>
    </w:div>
    <w:div w:id="1824194910">
      <w:bodyDiv w:val="1"/>
      <w:marLeft w:val="0"/>
      <w:marRight w:val="0"/>
      <w:marTop w:val="0"/>
      <w:marBottom w:val="0"/>
      <w:divBdr>
        <w:top w:val="none" w:sz="0" w:space="0" w:color="auto"/>
        <w:left w:val="none" w:sz="0" w:space="0" w:color="auto"/>
        <w:bottom w:val="none" w:sz="0" w:space="0" w:color="auto"/>
        <w:right w:val="none" w:sz="0" w:space="0" w:color="auto"/>
      </w:divBdr>
    </w:div>
    <w:div w:id="1824271929">
      <w:bodyDiv w:val="1"/>
      <w:marLeft w:val="0"/>
      <w:marRight w:val="0"/>
      <w:marTop w:val="0"/>
      <w:marBottom w:val="0"/>
      <w:divBdr>
        <w:top w:val="none" w:sz="0" w:space="0" w:color="auto"/>
        <w:left w:val="none" w:sz="0" w:space="0" w:color="auto"/>
        <w:bottom w:val="none" w:sz="0" w:space="0" w:color="auto"/>
        <w:right w:val="none" w:sz="0" w:space="0" w:color="auto"/>
      </w:divBdr>
    </w:div>
    <w:div w:id="1824345748">
      <w:bodyDiv w:val="1"/>
      <w:marLeft w:val="0"/>
      <w:marRight w:val="0"/>
      <w:marTop w:val="0"/>
      <w:marBottom w:val="0"/>
      <w:divBdr>
        <w:top w:val="none" w:sz="0" w:space="0" w:color="auto"/>
        <w:left w:val="none" w:sz="0" w:space="0" w:color="auto"/>
        <w:bottom w:val="none" w:sz="0" w:space="0" w:color="auto"/>
        <w:right w:val="none" w:sz="0" w:space="0" w:color="auto"/>
      </w:divBdr>
    </w:div>
    <w:div w:id="1824350534">
      <w:bodyDiv w:val="1"/>
      <w:marLeft w:val="0"/>
      <w:marRight w:val="0"/>
      <w:marTop w:val="0"/>
      <w:marBottom w:val="0"/>
      <w:divBdr>
        <w:top w:val="none" w:sz="0" w:space="0" w:color="auto"/>
        <w:left w:val="none" w:sz="0" w:space="0" w:color="auto"/>
        <w:bottom w:val="none" w:sz="0" w:space="0" w:color="auto"/>
        <w:right w:val="none" w:sz="0" w:space="0" w:color="auto"/>
      </w:divBdr>
    </w:div>
    <w:div w:id="1824391816">
      <w:bodyDiv w:val="1"/>
      <w:marLeft w:val="0"/>
      <w:marRight w:val="0"/>
      <w:marTop w:val="0"/>
      <w:marBottom w:val="0"/>
      <w:divBdr>
        <w:top w:val="none" w:sz="0" w:space="0" w:color="auto"/>
        <w:left w:val="none" w:sz="0" w:space="0" w:color="auto"/>
        <w:bottom w:val="none" w:sz="0" w:space="0" w:color="auto"/>
        <w:right w:val="none" w:sz="0" w:space="0" w:color="auto"/>
      </w:divBdr>
    </w:div>
    <w:div w:id="1824547406">
      <w:bodyDiv w:val="1"/>
      <w:marLeft w:val="0"/>
      <w:marRight w:val="0"/>
      <w:marTop w:val="0"/>
      <w:marBottom w:val="0"/>
      <w:divBdr>
        <w:top w:val="none" w:sz="0" w:space="0" w:color="auto"/>
        <w:left w:val="none" w:sz="0" w:space="0" w:color="auto"/>
        <w:bottom w:val="none" w:sz="0" w:space="0" w:color="auto"/>
        <w:right w:val="none" w:sz="0" w:space="0" w:color="auto"/>
      </w:divBdr>
    </w:div>
    <w:div w:id="1824659475">
      <w:bodyDiv w:val="1"/>
      <w:marLeft w:val="0"/>
      <w:marRight w:val="0"/>
      <w:marTop w:val="0"/>
      <w:marBottom w:val="0"/>
      <w:divBdr>
        <w:top w:val="none" w:sz="0" w:space="0" w:color="auto"/>
        <w:left w:val="none" w:sz="0" w:space="0" w:color="auto"/>
        <w:bottom w:val="none" w:sz="0" w:space="0" w:color="auto"/>
        <w:right w:val="none" w:sz="0" w:space="0" w:color="auto"/>
      </w:divBdr>
    </w:div>
    <w:div w:id="1824808968">
      <w:bodyDiv w:val="1"/>
      <w:marLeft w:val="0"/>
      <w:marRight w:val="0"/>
      <w:marTop w:val="0"/>
      <w:marBottom w:val="0"/>
      <w:divBdr>
        <w:top w:val="none" w:sz="0" w:space="0" w:color="auto"/>
        <w:left w:val="none" w:sz="0" w:space="0" w:color="auto"/>
        <w:bottom w:val="none" w:sz="0" w:space="0" w:color="auto"/>
        <w:right w:val="none" w:sz="0" w:space="0" w:color="auto"/>
      </w:divBdr>
    </w:div>
    <w:div w:id="1824854348">
      <w:bodyDiv w:val="1"/>
      <w:marLeft w:val="0"/>
      <w:marRight w:val="0"/>
      <w:marTop w:val="0"/>
      <w:marBottom w:val="0"/>
      <w:divBdr>
        <w:top w:val="none" w:sz="0" w:space="0" w:color="auto"/>
        <w:left w:val="none" w:sz="0" w:space="0" w:color="auto"/>
        <w:bottom w:val="none" w:sz="0" w:space="0" w:color="auto"/>
        <w:right w:val="none" w:sz="0" w:space="0" w:color="auto"/>
      </w:divBdr>
    </w:div>
    <w:div w:id="1824858112">
      <w:bodyDiv w:val="1"/>
      <w:marLeft w:val="0"/>
      <w:marRight w:val="0"/>
      <w:marTop w:val="0"/>
      <w:marBottom w:val="0"/>
      <w:divBdr>
        <w:top w:val="none" w:sz="0" w:space="0" w:color="auto"/>
        <w:left w:val="none" w:sz="0" w:space="0" w:color="auto"/>
        <w:bottom w:val="none" w:sz="0" w:space="0" w:color="auto"/>
        <w:right w:val="none" w:sz="0" w:space="0" w:color="auto"/>
      </w:divBdr>
    </w:div>
    <w:div w:id="1825194388">
      <w:bodyDiv w:val="1"/>
      <w:marLeft w:val="0"/>
      <w:marRight w:val="0"/>
      <w:marTop w:val="0"/>
      <w:marBottom w:val="0"/>
      <w:divBdr>
        <w:top w:val="none" w:sz="0" w:space="0" w:color="auto"/>
        <w:left w:val="none" w:sz="0" w:space="0" w:color="auto"/>
        <w:bottom w:val="none" w:sz="0" w:space="0" w:color="auto"/>
        <w:right w:val="none" w:sz="0" w:space="0" w:color="auto"/>
      </w:divBdr>
    </w:div>
    <w:div w:id="1825311431">
      <w:bodyDiv w:val="1"/>
      <w:marLeft w:val="0"/>
      <w:marRight w:val="0"/>
      <w:marTop w:val="0"/>
      <w:marBottom w:val="0"/>
      <w:divBdr>
        <w:top w:val="none" w:sz="0" w:space="0" w:color="auto"/>
        <w:left w:val="none" w:sz="0" w:space="0" w:color="auto"/>
        <w:bottom w:val="none" w:sz="0" w:space="0" w:color="auto"/>
        <w:right w:val="none" w:sz="0" w:space="0" w:color="auto"/>
      </w:divBdr>
    </w:div>
    <w:div w:id="1825311749">
      <w:bodyDiv w:val="1"/>
      <w:marLeft w:val="0"/>
      <w:marRight w:val="0"/>
      <w:marTop w:val="0"/>
      <w:marBottom w:val="0"/>
      <w:divBdr>
        <w:top w:val="none" w:sz="0" w:space="0" w:color="auto"/>
        <w:left w:val="none" w:sz="0" w:space="0" w:color="auto"/>
        <w:bottom w:val="none" w:sz="0" w:space="0" w:color="auto"/>
        <w:right w:val="none" w:sz="0" w:space="0" w:color="auto"/>
      </w:divBdr>
    </w:div>
    <w:div w:id="1825394537">
      <w:bodyDiv w:val="1"/>
      <w:marLeft w:val="0"/>
      <w:marRight w:val="0"/>
      <w:marTop w:val="0"/>
      <w:marBottom w:val="0"/>
      <w:divBdr>
        <w:top w:val="none" w:sz="0" w:space="0" w:color="auto"/>
        <w:left w:val="none" w:sz="0" w:space="0" w:color="auto"/>
        <w:bottom w:val="none" w:sz="0" w:space="0" w:color="auto"/>
        <w:right w:val="none" w:sz="0" w:space="0" w:color="auto"/>
      </w:divBdr>
    </w:div>
    <w:div w:id="1825510228">
      <w:bodyDiv w:val="1"/>
      <w:marLeft w:val="0"/>
      <w:marRight w:val="0"/>
      <w:marTop w:val="0"/>
      <w:marBottom w:val="0"/>
      <w:divBdr>
        <w:top w:val="none" w:sz="0" w:space="0" w:color="auto"/>
        <w:left w:val="none" w:sz="0" w:space="0" w:color="auto"/>
        <w:bottom w:val="none" w:sz="0" w:space="0" w:color="auto"/>
        <w:right w:val="none" w:sz="0" w:space="0" w:color="auto"/>
      </w:divBdr>
    </w:div>
    <w:div w:id="1825776563">
      <w:bodyDiv w:val="1"/>
      <w:marLeft w:val="0"/>
      <w:marRight w:val="0"/>
      <w:marTop w:val="0"/>
      <w:marBottom w:val="0"/>
      <w:divBdr>
        <w:top w:val="none" w:sz="0" w:space="0" w:color="auto"/>
        <w:left w:val="none" w:sz="0" w:space="0" w:color="auto"/>
        <w:bottom w:val="none" w:sz="0" w:space="0" w:color="auto"/>
        <w:right w:val="none" w:sz="0" w:space="0" w:color="auto"/>
      </w:divBdr>
    </w:div>
    <w:div w:id="1826042025">
      <w:bodyDiv w:val="1"/>
      <w:marLeft w:val="0"/>
      <w:marRight w:val="0"/>
      <w:marTop w:val="0"/>
      <w:marBottom w:val="0"/>
      <w:divBdr>
        <w:top w:val="none" w:sz="0" w:space="0" w:color="auto"/>
        <w:left w:val="none" w:sz="0" w:space="0" w:color="auto"/>
        <w:bottom w:val="none" w:sz="0" w:space="0" w:color="auto"/>
        <w:right w:val="none" w:sz="0" w:space="0" w:color="auto"/>
      </w:divBdr>
    </w:div>
    <w:div w:id="1826166524">
      <w:bodyDiv w:val="1"/>
      <w:marLeft w:val="0"/>
      <w:marRight w:val="0"/>
      <w:marTop w:val="0"/>
      <w:marBottom w:val="0"/>
      <w:divBdr>
        <w:top w:val="none" w:sz="0" w:space="0" w:color="auto"/>
        <w:left w:val="none" w:sz="0" w:space="0" w:color="auto"/>
        <w:bottom w:val="none" w:sz="0" w:space="0" w:color="auto"/>
        <w:right w:val="none" w:sz="0" w:space="0" w:color="auto"/>
      </w:divBdr>
    </w:div>
    <w:div w:id="1826361292">
      <w:bodyDiv w:val="1"/>
      <w:marLeft w:val="0"/>
      <w:marRight w:val="0"/>
      <w:marTop w:val="0"/>
      <w:marBottom w:val="0"/>
      <w:divBdr>
        <w:top w:val="none" w:sz="0" w:space="0" w:color="auto"/>
        <w:left w:val="none" w:sz="0" w:space="0" w:color="auto"/>
        <w:bottom w:val="none" w:sz="0" w:space="0" w:color="auto"/>
        <w:right w:val="none" w:sz="0" w:space="0" w:color="auto"/>
      </w:divBdr>
    </w:div>
    <w:div w:id="1826429545">
      <w:bodyDiv w:val="1"/>
      <w:marLeft w:val="0"/>
      <w:marRight w:val="0"/>
      <w:marTop w:val="0"/>
      <w:marBottom w:val="0"/>
      <w:divBdr>
        <w:top w:val="none" w:sz="0" w:space="0" w:color="auto"/>
        <w:left w:val="none" w:sz="0" w:space="0" w:color="auto"/>
        <w:bottom w:val="none" w:sz="0" w:space="0" w:color="auto"/>
        <w:right w:val="none" w:sz="0" w:space="0" w:color="auto"/>
      </w:divBdr>
    </w:div>
    <w:div w:id="1826434806">
      <w:bodyDiv w:val="1"/>
      <w:marLeft w:val="0"/>
      <w:marRight w:val="0"/>
      <w:marTop w:val="0"/>
      <w:marBottom w:val="0"/>
      <w:divBdr>
        <w:top w:val="none" w:sz="0" w:space="0" w:color="auto"/>
        <w:left w:val="none" w:sz="0" w:space="0" w:color="auto"/>
        <w:bottom w:val="none" w:sz="0" w:space="0" w:color="auto"/>
        <w:right w:val="none" w:sz="0" w:space="0" w:color="auto"/>
      </w:divBdr>
    </w:div>
    <w:div w:id="1827160187">
      <w:bodyDiv w:val="1"/>
      <w:marLeft w:val="0"/>
      <w:marRight w:val="0"/>
      <w:marTop w:val="0"/>
      <w:marBottom w:val="0"/>
      <w:divBdr>
        <w:top w:val="none" w:sz="0" w:space="0" w:color="auto"/>
        <w:left w:val="none" w:sz="0" w:space="0" w:color="auto"/>
        <w:bottom w:val="none" w:sz="0" w:space="0" w:color="auto"/>
        <w:right w:val="none" w:sz="0" w:space="0" w:color="auto"/>
      </w:divBdr>
    </w:div>
    <w:div w:id="1827161608">
      <w:bodyDiv w:val="1"/>
      <w:marLeft w:val="0"/>
      <w:marRight w:val="0"/>
      <w:marTop w:val="0"/>
      <w:marBottom w:val="0"/>
      <w:divBdr>
        <w:top w:val="none" w:sz="0" w:space="0" w:color="auto"/>
        <w:left w:val="none" w:sz="0" w:space="0" w:color="auto"/>
        <w:bottom w:val="none" w:sz="0" w:space="0" w:color="auto"/>
        <w:right w:val="none" w:sz="0" w:space="0" w:color="auto"/>
      </w:divBdr>
    </w:div>
    <w:div w:id="1827165694">
      <w:bodyDiv w:val="1"/>
      <w:marLeft w:val="0"/>
      <w:marRight w:val="0"/>
      <w:marTop w:val="0"/>
      <w:marBottom w:val="0"/>
      <w:divBdr>
        <w:top w:val="none" w:sz="0" w:space="0" w:color="auto"/>
        <w:left w:val="none" w:sz="0" w:space="0" w:color="auto"/>
        <w:bottom w:val="none" w:sz="0" w:space="0" w:color="auto"/>
        <w:right w:val="none" w:sz="0" w:space="0" w:color="auto"/>
      </w:divBdr>
    </w:div>
    <w:div w:id="1827479890">
      <w:bodyDiv w:val="1"/>
      <w:marLeft w:val="0"/>
      <w:marRight w:val="0"/>
      <w:marTop w:val="0"/>
      <w:marBottom w:val="0"/>
      <w:divBdr>
        <w:top w:val="none" w:sz="0" w:space="0" w:color="auto"/>
        <w:left w:val="none" w:sz="0" w:space="0" w:color="auto"/>
        <w:bottom w:val="none" w:sz="0" w:space="0" w:color="auto"/>
        <w:right w:val="none" w:sz="0" w:space="0" w:color="auto"/>
      </w:divBdr>
    </w:div>
    <w:div w:id="1827700545">
      <w:bodyDiv w:val="1"/>
      <w:marLeft w:val="0"/>
      <w:marRight w:val="0"/>
      <w:marTop w:val="0"/>
      <w:marBottom w:val="0"/>
      <w:divBdr>
        <w:top w:val="none" w:sz="0" w:space="0" w:color="auto"/>
        <w:left w:val="none" w:sz="0" w:space="0" w:color="auto"/>
        <w:bottom w:val="none" w:sz="0" w:space="0" w:color="auto"/>
        <w:right w:val="none" w:sz="0" w:space="0" w:color="auto"/>
      </w:divBdr>
    </w:div>
    <w:div w:id="1827893789">
      <w:bodyDiv w:val="1"/>
      <w:marLeft w:val="0"/>
      <w:marRight w:val="0"/>
      <w:marTop w:val="0"/>
      <w:marBottom w:val="0"/>
      <w:divBdr>
        <w:top w:val="none" w:sz="0" w:space="0" w:color="auto"/>
        <w:left w:val="none" w:sz="0" w:space="0" w:color="auto"/>
        <w:bottom w:val="none" w:sz="0" w:space="0" w:color="auto"/>
        <w:right w:val="none" w:sz="0" w:space="0" w:color="auto"/>
      </w:divBdr>
    </w:div>
    <w:div w:id="1828090951">
      <w:bodyDiv w:val="1"/>
      <w:marLeft w:val="0"/>
      <w:marRight w:val="0"/>
      <w:marTop w:val="0"/>
      <w:marBottom w:val="0"/>
      <w:divBdr>
        <w:top w:val="none" w:sz="0" w:space="0" w:color="auto"/>
        <w:left w:val="none" w:sz="0" w:space="0" w:color="auto"/>
        <w:bottom w:val="none" w:sz="0" w:space="0" w:color="auto"/>
        <w:right w:val="none" w:sz="0" w:space="0" w:color="auto"/>
      </w:divBdr>
    </w:div>
    <w:div w:id="1828128253">
      <w:bodyDiv w:val="1"/>
      <w:marLeft w:val="0"/>
      <w:marRight w:val="0"/>
      <w:marTop w:val="0"/>
      <w:marBottom w:val="0"/>
      <w:divBdr>
        <w:top w:val="none" w:sz="0" w:space="0" w:color="auto"/>
        <w:left w:val="none" w:sz="0" w:space="0" w:color="auto"/>
        <w:bottom w:val="none" w:sz="0" w:space="0" w:color="auto"/>
        <w:right w:val="none" w:sz="0" w:space="0" w:color="auto"/>
      </w:divBdr>
    </w:div>
    <w:div w:id="1828132436">
      <w:bodyDiv w:val="1"/>
      <w:marLeft w:val="0"/>
      <w:marRight w:val="0"/>
      <w:marTop w:val="0"/>
      <w:marBottom w:val="0"/>
      <w:divBdr>
        <w:top w:val="none" w:sz="0" w:space="0" w:color="auto"/>
        <w:left w:val="none" w:sz="0" w:space="0" w:color="auto"/>
        <w:bottom w:val="none" w:sz="0" w:space="0" w:color="auto"/>
        <w:right w:val="none" w:sz="0" w:space="0" w:color="auto"/>
      </w:divBdr>
    </w:div>
    <w:div w:id="1828202869">
      <w:bodyDiv w:val="1"/>
      <w:marLeft w:val="0"/>
      <w:marRight w:val="0"/>
      <w:marTop w:val="0"/>
      <w:marBottom w:val="0"/>
      <w:divBdr>
        <w:top w:val="none" w:sz="0" w:space="0" w:color="auto"/>
        <w:left w:val="none" w:sz="0" w:space="0" w:color="auto"/>
        <w:bottom w:val="none" w:sz="0" w:space="0" w:color="auto"/>
        <w:right w:val="none" w:sz="0" w:space="0" w:color="auto"/>
      </w:divBdr>
    </w:div>
    <w:div w:id="1828326467">
      <w:bodyDiv w:val="1"/>
      <w:marLeft w:val="0"/>
      <w:marRight w:val="0"/>
      <w:marTop w:val="0"/>
      <w:marBottom w:val="0"/>
      <w:divBdr>
        <w:top w:val="none" w:sz="0" w:space="0" w:color="auto"/>
        <w:left w:val="none" w:sz="0" w:space="0" w:color="auto"/>
        <w:bottom w:val="none" w:sz="0" w:space="0" w:color="auto"/>
        <w:right w:val="none" w:sz="0" w:space="0" w:color="auto"/>
      </w:divBdr>
    </w:div>
    <w:div w:id="1828354485">
      <w:bodyDiv w:val="1"/>
      <w:marLeft w:val="0"/>
      <w:marRight w:val="0"/>
      <w:marTop w:val="0"/>
      <w:marBottom w:val="0"/>
      <w:divBdr>
        <w:top w:val="none" w:sz="0" w:space="0" w:color="auto"/>
        <w:left w:val="none" w:sz="0" w:space="0" w:color="auto"/>
        <w:bottom w:val="none" w:sz="0" w:space="0" w:color="auto"/>
        <w:right w:val="none" w:sz="0" w:space="0" w:color="auto"/>
      </w:divBdr>
    </w:div>
    <w:div w:id="1828664948">
      <w:bodyDiv w:val="1"/>
      <w:marLeft w:val="0"/>
      <w:marRight w:val="0"/>
      <w:marTop w:val="0"/>
      <w:marBottom w:val="0"/>
      <w:divBdr>
        <w:top w:val="none" w:sz="0" w:space="0" w:color="auto"/>
        <w:left w:val="none" w:sz="0" w:space="0" w:color="auto"/>
        <w:bottom w:val="none" w:sz="0" w:space="0" w:color="auto"/>
        <w:right w:val="none" w:sz="0" w:space="0" w:color="auto"/>
      </w:divBdr>
    </w:div>
    <w:div w:id="1828670730">
      <w:bodyDiv w:val="1"/>
      <w:marLeft w:val="0"/>
      <w:marRight w:val="0"/>
      <w:marTop w:val="0"/>
      <w:marBottom w:val="0"/>
      <w:divBdr>
        <w:top w:val="none" w:sz="0" w:space="0" w:color="auto"/>
        <w:left w:val="none" w:sz="0" w:space="0" w:color="auto"/>
        <w:bottom w:val="none" w:sz="0" w:space="0" w:color="auto"/>
        <w:right w:val="none" w:sz="0" w:space="0" w:color="auto"/>
      </w:divBdr>
    </w:div>
    <w:div w:id="1828741415">
      <w:bodyDiv w:val="1"/>
      <w:marLeft w:val="0"/>
      <w:marRight w:val="0"/>
      <w:marTop w:val="0"/>
      <w:marBottom w:val="0"/>
      <w:divBdr>
        <w:top w:val="none" w:sz="0" w:space="0" w:color="auto"/>
        <w:left w:val="none" w:sz="0" w:space="0" w:color="auto"/>
        <w:bottom w:val="none" w:sz="0" w:space="0" w:color="auto"/>
        <w:right w:val="none" w:sz="0" w:space="0" w:color="auto"/>
      </w:divBdr>
    </w:div>
    <w:div w:id="1829055368">
      <w:bodyDiv w:val="1"/>
      <w:marLeft w:val="0"/>
      <w:marRight w:val="0"/>
      <w:marTop w:val="0"/>
      <w:marBottom w:val="0"/>
      <w:divBdr>
        <w:top w:val="none" w:sz="0" w:space="0" w:color="auto"/>
        <w:left w:val="none" w:sz="0" w:space="0" w:color="auto"/>
        <w:bottom w:val="none" w:sz="0" w:space="0" w:color="auto"/>
        <w:right w:val="none" w:sz="0" w:space="0" w:color="auto"/>
      </w:divBdr>
    </w:div>
    <w:div w:id="1829057543">
      <w:bodyDiv w:val="1"/>
      <w:marLeft w:val="0"/>
      <w:marRight w:val="0"/>
      <w:marTop w:val="0"/>
      <w:marBottom w:val="0"/>
      <w:divBdr>
        <w:top w:val="none" w:sz="0" w:space="0" w:color="auto"/>
        <w:left w:val="none" w:sz="0" w:space="0" w:color="auto"/>
        <w:bottom w:val="none" w:sz="0" w:space="0" w:color="auto"/>
        <w:right w:val="none" w:sz="0" w:space="0" w:color="auto"/>
      </w:divBdr>
    </w:div>
    <w:div w:id="1829250067">
      <w:bodyDiv w:val="1"/>
      <w:marLeft w:val="0"/>
      <w:marRight w:val="0"/>
      <w:marTop w:val="0"/>
      <w:marBottom w:val="0"/>
      <w:divBdr>
        <w:top w:val="none" w:sz="0" w:space="0" w:color="auto"/>
        <w:left w:val="none" w:sz="0" w:space="0" w:color="auto"/>
        <w:bottom w:val="none" w:sz="0" w:space="0" w:color="auto"/>
        <w:right w:val="none" w:sz="0" w:space="0" w:color="auto"/>
      </w:divBdr>
    </w:div>
    <w:div w:id="1829250352">
      <w:bodyDiv w:val="1"/>
      <w:marLeft w:val="0"/>
      <w:marRight w:val="0"/>
      <w:marTop w:val="0"/>
      <w:marBottom w:val="0"/>
      <w:divBdr>
        <w:top w:val="none" w:sz="0" w:space="0" w:color="auto"/>
        <w:left w:val="none" w:sz="0" w:space="0" w:color="auto"/>
        <w:bottom w:val="none" w:sz="0" w:space="0" w:color="auto"/>
        <w:right w:val="none" w:sz="0" w:space="0" w:color="auto"/>
      </w:divBdr>
    </w:div>
    <w:div w:id="1829513284">
      <w:bodyDiv w:val="1"/>
      <w:marLeft w:val="0"/>
      <w:marRight w:val="0"/>
      <w:marTop w:val="0"/>
      <w:marBottom w:val="0"/>
      <w:divBdr>
        <w:top w:val="none" w:sz="0" w:space="0" w:color="auto"/>
        <w:left w:val="none" w:sz="0" w:space="0" w:color="auto"/>
        <w:bottom w:val="none" w:sz="0" w:space="0" w:color="auto"/>
        <w:right w:val="none" w:sz="0" w:space="0" w:color="auto"/>
      </w:divBdr>
    </w:div>
    <w:div w:id="1829663685">
      <w:bodyDiv w:val="1"/>
      <w:marLeft w:val="0"/>
      <w:marRight w:val="0"/>
      <w:marTop w:val="0"/>
      <w:marBottom w:val="0"/>
      <w:divBdr>
        <w:top w:val="none" w:sz="0" w:space="0" w:color="auto"/>
        <w:left w:val="none" w:sz="0" w:space="0" w:color="auto"/>
        <w:bottom w:val="none" w:sz="0" w:space="0" w:color="auto"/>
        <w:right w:val="none" w:sz="0" w:space="0" w:color="auto"/>
      </w:divBdr>
    </w:div>
    <w:div w:id="1829786890">
      <w:bodyDiv w:val="1"/>
      <w:marLeft w:val="0"/>
      <w:marRight w:val="0"/>
      <w:marTop w:val="0"/>
      <w:marBottom w:val="0"/>
      <w:divBdr>
        <w:top w:val="none" w:sz="0" w:space="0" w:color="auto"/>
        <w:left w:val="none" w:sz="0" w:space="0" w:color="auto"/>
        <w:bottom w:val="none" w:sz="0" w:space="0" w:color="auto"/>
        <w:right w:val="none" w:sz="0" w:space="0" w:color="auto"/>
      </w:divBdr>
    </w:div>
    <w:div w:id="1829856429">
      <w:bodyDiv w:val="1"/>
      <w:marLeft w:val="0"/>
      <w:marRight w:val="0"/>
      <w:marTop w:val="0"/>
      <w:marBottom w:val="0"/>
      <w:divBdr>
        <w:top w:val="none" w:sz="0" w:space="0" w:color="auto"/>
        <w:left w:val="none" w:sz="0" w:space="0" w:color="auto"/>
        <w:bottom w:val="none" w:sz="0" w:space="0" w:color="auto"/>
        <w:right w:val="none" w:sz="0" w:space="0" w:color="auto"/>
      </w:divBdr>
    </w:div>
    <w:div w:id="1830055437">
      <w:bodyDiv w:val="1"/>
      <w:marLeft w:val="0"/>
      <w:marRight w:val="0"/>
      <w:marTop w:val="0"/>
      <w:marBottom w:val="0"/>
      <w:divBdr>
        <w:top w:val="none" w:sz="0" w:space="0" w:color="auto"/>
        <w:left w:val="none" w:sz="0" w:space="0" w:color="auto"/>
        <w:bottom w:val="none" w:sz="0" w:space="0" w:color="auto"/>
        <w:right w:val="none" w:sz="0" w:space="0" w:color="auto"/>
      </w:divBdr>
    </w:div>
    <w:div w:id="1830242423">
      <w:bodyDiv w:val="1"/>
      <w:marLeft w:val="0"/>
      <w:marRight w:val="0"/>
      <w:marTop w:val="0"/>
      <w:marBottom w:val="0"/>
      <w:divBdr>
        <w:top w:val="none" w:sz="0" w:space="0" w:color="auto"/>
        <w:left w:val="none" w:sz="0" w:space="0" w:color="auto"/>
        <w:bottom w:val="none" w:sz="0" w:space="0" w:color="auto"/>
        <w:right w:val="none" w:sz="0" w:space="0" w:color="auto"/>
      </w:divBdr>
    </w:div>
    <w:div w:id="1830558712">
      <w:bodyDiv w:val="1"/>
      <w:marLeft w:val="0"/>
      <w:marRight w:val="0"/>
      <w:marTop w:val="0"/>
      <w:marBottom w:val="0"/>
      <w:divBdr>
        <w:top w:val="none" w:sz="0" w:space="0" w:color="auto"/>
        <w:left w:val="none" w:sz="0" w:space="0" w:color="auto"/>
        <w:bottom w:val="none" w:sz="0" w:space="0" w:color="auto"/>
        <w:right w:val="none" w:sz="0" w:space="0" w:color="auto"/>
      </w:divBdr>
    </w:div>
    <w:div w:id="1830902863">
      <w:bodyDiv w:val="1"/>
      <w:marLeft w:val="0"/>
      <w:marRight w:val="0"/>
      <w:marTop w:val="0"/>
      <w:marBottom w:val="0"/>
      <w:divBdr>
        <w:top w:val="none" w:sz="0" w:space="0" w:color="auto"/>
        <w:left w:val="none" w:sz="0" w:space="0" w:color="auto"/>
        <w:bottom w:val="none" w:sz="0" w:space="0" w:color="auto"/>
        <w:right w:val="none" w:sz="0" w:space="0" w:color="auto"/>
      </w:divBdr>
    </w:div>
    <w:div w:id="1830906643">
      <w:bodyDiv w:val="1"/>
      <w:marLeft w:val="0"/>
      <w:marRight w:val="0"/>
      <w:marTop w:val="0"/>
      <w:marBottom w:val="0"/>
      <w:divBdr>
        <w:top w:val="none" w:sz="0" w:space="0" w:color="auto"/>
        <w:left w:val="none" w:sz="0" w:space="0" w:color="auto"/>
        <w:bottom w:val="none" w:sz="0" w:space="0" w:color="auto"/>
        <w:right w:val="none" w:sz="0" w:space="0" w:color="auto"/>
      </w:divBdr>
    </w:div>
    <w:div w:id="1830973754">
      <w:bodyDiv w:val="1"/>
      <w:marLeft w:val="0"/>
      <w:marRight w:val="0"/>
      <w:marTop w:val="0"/>
      <w:marBottom w:val="0"/>
      <w:divBdr>
        <w:top w:val="none" w:sz="0" w:space="0" w:color="auto"/>
        <w:left w:val="none" w:sz="0" w:space="0" w:color="auto"/>
        <w:bottom w:val="none" w:sz="0" w:space="0" w:color="auto"/>
        <w:right w:val="none" w:sz="0" w:space="0" w:color="auto"/>
      </w:divBdr>
    </w:div>
    <w:div w:id="1831016833">
      <w:bodyDiv w:val="1"/>
      <w:marLeft w:val="0"/>
      <w:marRight w:val="0"/>
      <w:marTop w:val="0"/>
      <w:marBottom w:val="0"/>
      <w:divBdr>
        <w:top w:val="none" w:sz="0" w:space="0" w:color="auto"/>
        <w:left w:val="none" w:sz="0" w:space="0" w:color="auto"/>
        <w:bottom w:val="none" w:sz="0" w:space="0" w:color="auto"/>
        <w:right w:val="none" w:sz="0" w:space="0" w:color="auto"/>
      </w:divBdr>
    </w:div>
    <w:div w:id="1831170564">
      <w:bodyDiv w:val="1"/>
      <w:marLeft w:val="0"/>
      <w:marRight w:val="0"/>
      <w:marTop w:val="0"/>
      <w:marBottom w:val="0"/>
      <w:divBdr>
        <w:top w:val="none" w:sz="0" w:space="0" w:color="auto"/>
        <w:left w:val="none" w:sz="0" w:space="0" w:color="auto"/>
        <w:bottom w:val="none" w:sz="0" w:space="0" w:color="auto"/>
        <w:right w:val="none" w:sz="0" w:space="0" w:color="auto"/>
      </w:divBdr>
    </w:div>
    <w:div w:id="1831364806">
      <w:bodyDiv w:val="1"/>
      <w:marLeft w:val="0"/>
      <w:marRight w:val="0"/>
      <w:marTop w:val="0"/>
      <w:marBottom w:val="0"/>
      <w:divBdr>
        <w:top w:val="none" w:sz="0" w:space="0" w:color="auto"/>
        <w:left w:val="none" w:sz="0" w:space="0" w:color="auto"/>
        <w:bottom w:val="none" w:sz="0" w:space="0" w:color="auto"/>
        <w:right w:val="none" w:sz="0" w:space="0" w:color="auto"/>
      </w:divBdr>
    </w:div>
    <w:div w:id="1831749705">
      <w:bodyDiv w:val="1"/>
      <w:marLeft w:val="0"/>
      <w:marRight w:val="0"/>
      <w:marTop w:val="0"/>
      <w:marBottom w:val="0"/>
      <w:divBdr>
        <w:top w:val="none" w:sz="0" w:space="0" w:color="auto"/>
        <w:left w:val="none" w:sz="0" w:space="0" w:color="auto"/>
        <w:bottom w:val="none" w:sz="0" w:space="0" w:color="auto"/>
        <w:right w:val="none" w:sz="0" w:space="0" w:color="auto"/>
      </w:divBdr>
    </w:div>
    <w:div w:id="1831942362">
      <w:bodyDiv w:val="1"/>
      <w:marLeft w:val="0"/>
      <w:marRight w:val="0"/>
      <w:marTop w:val="0"/>
      <w:marBottom w:val="0"/>
      <w:divBdr>
        <w:top w:val="none" w:sz="0" w:space="0" w:color="auto"/>
        <w:left w:val="none" w:sz="0" w:space="0" w:color="auto"/>
        <w:bottom w:val="none" w:sz="0" w:space="0" w:color="auto"/>
        <w:right w:val="none" w:sz="0" w:space="0" w:color="auto"/>
      </w:divBdr>
    </w:div>
    <w:div w:id="1832062175">
      <w:bodyDiv w:val="1"/>
      <w:marLeft w:val="0"/>
      <w:marRight w:val="0"/>
      <w:marTop w:val="0"/>
      <w:marBottom w:val="0"/>
      <w:divBdr>
        <w:top w:val="none" w:sz="0" w:space="0" w:color="auto"/>
        <w:left w:val="none" w:sz="0" w:space="0" w:color="auto"/>
        <w:bottom w:val="none" w:sz="0" w:space="0" w:color="auto"/>
        <w:right w:val="none" w:sz="0" w:space="0" w:color="auto"/>
      </w:divBdr>
    </w:div>
    <w:div w:id="1832410673">
      <w:bodyDiv w:val="1"/>
      <w:marLeft w:val="0"/>
      <w:marRight w:val="0"/>
      <w:marTop w:val="0"/>
      <w:marBottom w:val="0"/>
      <w:divBdr>
        <w:top w:val="none" w:sz="0" w:space="0" w:color="auto"/>
        <w:left w:val="none" w:sz="0" w:space="0" w:color="auto"/>
        <w:bottom w:val="none" w:sz="0" w:space="0" w:color="auto"/>
        <w:right w:val="none" w:sz="0" w:space="0" w:color="auto"/>
      </w:divBdr>
    </w:div>
    <w:div w:id="1832526901">
      <w:bodyDiv w:val="1"/>
      <w:marLeft w:val="0"/>
      <w:marRight w:val="0"/>
      <w:marTop w:val="0"/>
      <w:marBottom w:val="0"/>
      <w:divBdr>
        <w:top w:val="none" w:sz="0" w:space="0" w:color="auto"/>
        <w:left w:val="none" w:sz="0" w:space="0" w:color="auto"/>
        <w:bottom w:val="none" w:sz="0" w:space="0" w:color="auto"/>
        <w:right w:val="none" w:sz="0" w:space="0" w:color="auto"/>
      </w:divBdr>
    </w:div>
    <w:div w:id="1832526919">
      <w:bodyDiv w:val="1"/>
      <w:marLeft w:val="0"/>
      <w:marRight w:val="0"/>
      <w:marTop w:val="0"/>
      <w:marBottom w:val="0"/>
      <w:divBdr>
        <w:top w:val="none" w:sz="0" w:space="0" w:color="auto"/>
        <w:left w:val="none" w:sz="0" w:space="0" w:color="auto"/>
        <w:bottom w:val="none" w:sz="0" w:space="0" w:color="auto"/>
        <w:right w:val="none" w:sz="0" w:space="0" w:color="auto"/>
      </w:divBdr>
    </w:div>
    <w:div w:id="1832864252">
      <w:bodyDiv w:val="1"/>
      <w:marLeft w:val="0"/>
      <w:marRight w:val="0"/>
      <w:marTop w:val="0"/>
      <w:marBottom w:val="0"/>
      <w:divBdr>
        <w:top w:val="none" w:sz="0" w:space="0" w:color="auto"/>
        <w:left w:val="none" w:sz="0" w:space="0" w:color="auto"/>
        <w:bottom w:val="none" w:sz="0" w:space="0" w:color="auto"/>
        <w:right w:val="none" w:sz="0" w:space="0" w:color="auto"/>
      </w:divBdr>
    </w:div>
    <w:div w:id="1832940565">
      <w:bodyDiv w:val="1"/>
      <w:marLeft w:val="0"/>
      <w:marRight w:val="0"/>
      <w:marTop w:val="0"/>
      <w:marBottom w:val="0"/>
      <w:divBdr>
        <w:top w:val="none" w:sz="0" w:space="0" w:color="auto"/>
        <w:left w:val="none" w:sz="0" w:space="0" w:color="auto"/>
        <w:bottom w:val="none" w:sz="0" w:space="0" w:color="auto"/>
        <w:right w:val="none" w:sz="0" w:space="0" w:color="auto"/>
      </w:divBdr>
    </w:div>
    <w:div w:id="1832940636">
      <w:bodyDiv w:val="1"/>
      <w:marLeft w:val="0"/>
      <w:marRight w:val="0"/>
      <w:marTop w:val="0"/>
      <w:marBottom w:val="0"/>
      <w:divBdr>
        <w:top w:val="none" w:sz="0" w:space="0" w:color="auto"/>
        <w:left w:val="none" w:sz="0" w:space="0" w:color="auto"/>
        <w:bottom w:val="none" w:sz="0" w:space="0" w:color="auto"/>
        <w:right w:val="none" w:sz="0" w:space="0" w:color="auto"/>
      </w:divBdr>
    </w:div>
    <w:div w:id="1833063906">
      <w:bodyDiv w:val="1"/>
      <w:marLeft w:val="0"/>
      <w:marRight w:val="0"/>
      <w:marTop w:val="0"/>
      <w:marBottom w:val="0"/>
      <w:divBdr>
        <w:top w:val="none" w:sz="0" w:space="0" w:color="auto"/>
        <w:left w:val="none" w:sz="0" w:space="0" w:color="auto"/>
        <w:bottom w:val="none" w:sz="0" w:space="0" w:color="auto"/>
        <w:right w:val="none" w:sz="0" w:space="0" w:color="auto"/>
      </w:divBdr>
    </w:div>
    <w:div w:id="1833065316">
      <w:bodyDiv w:val="1"/>
      <w:marLeft w:val="0"/>
      <w:marRight w:val="0"/>
      <w:marTop w:val="0"/>
      <w:marBottom w:val="0"/>
      <w:divBdr>
        <w:top w:val="none" w:sz="0" w:space="0" w:color="auto"/>
        <w:left w:val="none" w:sz="0" w:space="0" w:color="auto"/>
        <w:bottom w:val="none" w:sz="0" w:space="0" w:color="auto"/>
        <w:right w:val="none" w:sz="0" w:space="0" w:color="auto"/>
      </w:divBdr>
    </w:div>
    <w:div w:id="1833137255">
      <w:bodyDiv w:val="1"/>
      <w:marLeft w:val="0"/>
      <w:marRight w:val="0"/>
      <w:marTop w:val="0"/>
      <w:marBottom w:val="0"/>
      <w:divBdr>
        <w:top w:val="none" w:sz="0" w:space="0" w:color="auto"/>
        <w:left w:val="none" w:sz="0" w:space="0" w:color="auto"/>
        <w:bottom w:val="none" w:sz="0" w:space="0" w:color="auto"/>
        <w:right w:val="none" w:sz="0" w:space="0" w:color="auto"/>
      </w:divBdr>
    </w:div>
    <w:div w:id="1833251785">
      <w:bodyDiv w:val="1"/>
      <w:marLeft w:val="0"/>
      <w:marRight w:val="0"/>
      <w:marTop w:val="0"/>
      <w:marBottom w:val="0"/>
      <w:divBdr>
        <w:top w:val="none" w:sz="0" w:space="0" w:color="auto"/>
        <w:left w:val="none" w:sz="0" w:space="0" w:color="auto"/>
        <w:bottom w:val="none" w:sz="0" w:space="0" w:color="auto"/>
        <w:right w:val="none" w:sz="0" w:space="0" w:color="auto"/>
      </w:divBdr>
    </w:div>
    <w:div w:id="1833595627">
      <w:bodyDiv w:val="1"/>
      <w:marLeft w:val="0"/>
      <w:marRight w:val="0"/>
      <w:marTop w:val="0"/>
      <w:marBottom w:val="0"/>
      <w:divBdr>
        <w:top w:val="none" w:sz="0" w:space="0" w:color="auto"/>
        <w:left w:val="none" w:sz="0" w:space="0" w:color="auto"/>
        <w:bottom w:val="none" w:sz="0" w:space="0" w:color="auto"/>
        <w:right w:val="none" w:sz="0" w:space="0" w:color="auto"/>
      </w:divBdr>
    </w:div>
    <w:div w:id="1833639630">
      <w:bodyDiv w:val="1"/>
      <w:marLeft w:val="0"/>
      <w:marRight w:val="0"/>
      <w:marTop w:val="0"/>
      <w:marBottom w:val="0"/>
      <w:divBdr>
        <w:top w:val="none" w:sz="0" w:space="0" w:color="auto"/>
        <w:left w:val="none" w:sz="0" w:space="0" w:color="auto"/>
        <w:bottom w:val="none" w:sz="0" w:space="0" w:color="auto"/>
        <w:right w:val="none" w:sz="0" w:space="0" w:color="auto"/>
      </w:divBdr>
    </w:div>
    <w:div w:id="1833717133">
      <w:bodyDiv w:val="1"/>
      <w:marLeft w:val="0"/>
      <w:marRight w:val="0"/>
      <w:marTop w:val="0"/>
      <w:marBottom w:val="0"/>
      <w:divBdr>
        <w:top w:val="none" w:sz="0" w:space="0" w:color="auto"/>
        <w:left w:val="none" w:sz="0" w:space="0" w:color="auto"/>
        <w:bottom w:val="none" w:sz="0" w:space="0" w:color="auto"/>
        <w:right w:val="none" w:sz="0" w:space="0" w:color="auto"/>
      </w:divBdr>
    </w:div>
    <w:div w:id="1833791225">
      <w:bodyDiv w:val="1"/>
      <w:marLeft w:val="0"/>
      <w:marRight w:val="0"/>
      <w:marTop w:val="0"/>
      <w:marBottom w:val="0"/>
      <w:divBdr>
        <w:top w:val="none" w:sz="0" w:space="0" w:color="auto"/>
        <w:left w:val="none" w:sz="0" w:space="0" w:color="auto"/>
        <w:bottom w:val="none" w:sz="0" w:space="0" w:color="auto"/>
        <w:right w:val="none" w:sz="0" w:space="0" w:color="auto"/>
      </w:divBdr>
    </w:div>
    <w:div w:id="1833911461">
      <w:bodyDiv w:val="1"/>
      <w:marLeft w:val="0"/>
      <w:marRight w:val="0"/>
      <w:marTop w:val="0"/>
      <w:marBottom w:val="0"/>
      <w:divBdr>
        <w:top w:val="none" w:sz="0" w:space="0" w:color="auto"/>
        <w:left w:val="none" w:sz="0" w:space="0" w:color="auto"/>
        <w:bottom w:val="none" w:sz="0" w:space="0" w:color="auto"/>
        <w:right w:val="none" w:sz="0" w:space="0" w:color="auto"/>
      </w:divBdr>
    </w:div>
    <w:div w:id="1834177982">
      <w:bodyDiv w:val="1"/>
      <w:marLeft w:val="0"/>
      <w:marRight w:val="0"/>
      <w:marTop w:val="0"/>
      <w:marBottom w:val="0"/>
      <w:divBdr>
        <w:top w:val="none" w:sz="0" w:space="0" w:color="auto"/>
        <w:left w:val="none" w:sz="0" w:space="0" w:color="auto"/>
        <w:bottom w:val="none" w:sz="0" w:space="0" w:color="auto"/>
        <w:right w:val="none" w:sz="0" w:space="0" w:color="auto"/>
      </w:divBdr>
    </w:div>
    <w:div w:id="1834566128">
      <w:bodyDiv w:val="1"/>
      <w:marLeft w:val="0"/>
      <w:marRight w:val="0"/>
      <w:marTop w:val="0"/>
      <w:marBottom w:val="0"/>
      <w:divBdr>
        <w:top w:val="none" w:sz="0" w:space="0" w:color="auto"/>
        <w:left w:val="none" w:sz="0" w:space="0" w:color="auto"/>
        <w:bottom w:val="none" w:sz="0" w:space="0" w:color="auto"/>
        <w:right w:val="none" w:sz="0" w:space="0" w:color="auto"/>
      </w:divBdr>
    </w:div>
    <w:div w:id="1834680674">
      <w:bodyDiv w:val="1"/>
      <w:marLeft w:val="0"/>
      <w:marRight w:val="0"/>
      <w:marTop w:val="0"/>
      <w:marBottom w:val="0"/>
      <w:divBdr>
        <w:top w:val="none" w:sz="0" w:space="0" w:color="auto"/>
        <w:left w:val="none" w:sz="0" w:space="0" w:color="auto"/>
        <w:bottom w:val="none" w:sz="0" w:space="0" w:color="auto"/>
        <w:right w:val="none" w:sz="0" w:space="0" w:color="auto"/>
      </w:divBdr>
    </w:div>
    <w:div w:id="1834684420">
      <w:bodyDiv w:val="1"/>
      <w:marLeft w:val="0"/>
      <w:marRight w:val="0"/>
      <w:marTop w:val="0"/>
      <w:marBottom w:val="0"/>
      <w:divBdr>
        <w:top w:val="none" w:sz="0" w:space="0" w:color="auto"/>
        <w:left w:val="none" w:sz="0" w:space="0" w:color="auto"/>
        <w:bottom w:val="none" w:sz="0" w:space="0" w:color="auto"/>
        <w:right w:val="none" w:sz="0" w:space="0" w:color="auto"/>
      </w:divBdr>
    </w:div>
    <w:div w:id="1834712865">
      <w:bodyDiv w:val="1"/>
      <w:marLeft w:val="0"/>
      <w:marRight w:val="0"/>
      <w:marTop w:val="0"/>
      <w:marBottom w:val="0"/>
      <w:divBdr>
        <w:top w:val="none" w:sz="0" w:space="0" w:color="auto"/>
        <w:left w:val="none" w:sz="0" w:space="0" w:color="auto"/>
        <w:bottom w:val="none" w:sz="0" w:space="0" w:color="auto"/>
        <w:right w:val="none" w:sz="0" w:space="0" w:color="auto"/>
      </w:divBdr>
    </w:div>
    <w:div w:id="1834759283">
      <w:bodyDiv w:val="1"/>
      <w:marLeft w:val="0"/>
      <w:marRight w:val="0"/>
      <w:marTop w:val="0"/>
      <w:marBottom w:val="0"/>
      <w:divBdr>
        <w:top w:val="none" w:sz="0" w:space="0" w:color="auto"/>
        <w:left w:val="none" w:sz="0" w:space="0" w:color="auto"/>
        <w:bottom w:val="none" w:sz="0" w:space="0" w:color="auto"/>
        <w:right w:val="none" w:sz="0" w:space="0" w:color="auto"/>
      </w:divBdr>
    </w:div>
    <w:div w:id="1835025282">
      <w:bodyDiv w:val="1"/>
      <w:marLeft w:val="0"/>
      <w:marRight w:val="0"/>
      <w:marTop w:val="0"/>
      <w:marBottom w:val="0"/>
      <w:divBdr>
        <w:top w:val="none" w:sz="0" w:space="0" w:color="auto"/>
        <w:left w:val="none" w:sz="0" w:space="0" w:color="auto"/>
        <w:bottom w:val="none" w:sz="0" w:space="0" w:color="auto"/>
        <w:right w:val="none" w:sz="0" w:space="0" w:color="auto"/>
      </w:divBdr>
    </w:div>
    <w:div w:id="1835030280">
      <w:bodyDiv w:val="1"/>
      <w:marLeft w:val="0"/>
      <w:marRight w:val="0"/>
      <w:marTop w:val="0"/>
      <w:marBottom w:val="0"/>
      <w:divBdr>
        <w:top w:val="none" w:sz="0" w:space="0" w:color="auto"/>
        <w:left w:val="none" w:sz="0" w:space="0" w:color="auto"/>
        <w:bottom w:val="none" w:sz="0" w:space="0" w:color="auto"/>
        <w:right w:val="none" w:sz="0" w:space="0" w:color="auto"/>
      </w:divBdr>
    </w:div>
    <w:div w:id="1835291827">
      <w:bodyDiv w:val="1"/>
      <w:marLeft w:val="0"/>
      <w:marRight w:val="0"/>
      <w:marTop w:val="0"/>
      <w:marBottom w:val="0"/>
      <w:divBdr>
        <w:top w:val="none" w:sz="0" w:space="0" w:color="auto"/>
        <w:left w:val="none" w:sz="0" w:space="0" w:color="auto"/>
        <w:bottom w:val="none" w:sz="0" w:space="0" w:color="auto"/>
        <w:right w:val="none" w:sz="0" w:space="0" w:color="auto"/>
      </w:divBdr>
    </w:div>
    <w:div w:id="1835606368">
      <w:bodyDiv w:val="1"/>
      <w:marLeft w:val="0"/>
      <w:marRight w:val="0"/>
      <w:marTop w:val="0"/>
      <w:marBottom w:val="0"/>
      <w:divBdr>
        <w:top w:val="none" w:sz="0" w:space="0" w:color="auto"/>
        <w:left w:val="none" w:sz="0" w:space="0" w:color="auto"/>
        <w:bottom w:val="none" w:sz="0" w:space="0" w:color="auto"/>
        <w:right w:val="none" w:sz="0" w:space="0" w:color="auto"/>
      </w:divBdr>
    </w:div>
    <w:div w:id="1835683049">
      <w:bodyDiv w:val="1"/>
      <w:marLeft w:val="0"/>
      <w:marRight w:val="0"/>
      <w:marTop w:val="0"/>
      <w:marBottom w:val="0"/>
      <w:divBdr>
        <w:top w:val="none" w:sz="0" w:space="0" w:color="auto"/>
        <w:left w:val="none" w:sz="0" w:space="0" w:color="auto"/>
        <w:bottom w:val="none" w:sz="0" w:space="0" w:color="auto"/>
        <w:right w:val="none" w:sz="0" w:space="0" w:color="auto"/>
      </w:divBdr>
    </w:div>
    <w:div w:id="1836141777">
      <w:bodyDiv w:val="1"/>
      <w:marLeft w:val="0"/>
      <w:marRight w:val="0"/>
      <w:marTop w:val="0"/>
      <w:marBottom w:val="0"/>
      <w:divBdr>
        <w:top w:val="none" w:sz="0" w:space="0" w:color="auto"/>
        <w:left w:val="none" w:sz="0" w:space="0" w:color="auto"/>
        <w:bottom w:val="none" w:sz="0" w:space="0" w:color="auto"/>
        <w:right w:val="none" w:sz="0" w:space="0" w:color="auto"/>
      </w:divBdr>
    </w:div>
    <w:div w:id="1836336559">
      <w:bodyDiv w:val="1"/>
      <w:marLeft w:val="0"/>
      <w:marRight w:val="0"/>
      <w:marTop w:val="0"/>
      <w:marBottom w:val="0"/>
      <w:divBdr>
        <w:top w:val="none" w:sz="0" w:space="0" w:color="auto"/>
        <w:left w:val="none" w:sz="0" w:space="0" w:color="auto"/>
        <w:bottom w:val="none" w:sz="0" w:space="0" w:color="auto"/>
        <w:right w:val="none" w:sz="0" w:space="0" w:color="auto"/>
      </w:divBdr>
    </w:div>
    <w:div w:id="1836410657">
      <w:bodyDiv w:val="1"/>
      <w:marLeft w:val="0"/>
      <w:marRight w:val="0"/>
      <w:marTop w:val="0"/>
      <w:marBottom w:val="0"/>
      <w:divBdr>
        <w:top w:val="none" w:sz="0" w:space="0" w:color="auto"/>
        <w:left w:val="none" w:sz="0" w:space="0" w:color="auto"/>
        <w:bottom w:val="none" w:sz="0" w:space="0" w:color="auto"/>
        <w:right w:val="none" w:sz="0" w:space="0" w:color="auto"/>
      </w:divBdr>
    </w:div>
    <w:div w:id="1836602281">
      <w:bodyDiv w:val="1"/>
      <w:marLeft w:val="0"/>
      <w:marRight w:val="0"/>
      <w:marTop w:val="0"/>
      <w:marBottom w:val="0"/>
      <w:divBdr>
        <w:top w:val="none" w:sz="0" w:space="0" w:color="auto"/>
        <w:left w:val="none" w:sz="0" w:space="0" w:color="auto"/>
        <w:bottom w:val="none" w:sz="0" w:space="0" w:color="auto"/>
        <w:right w:val="none" w:sz="0" w:space="0" w:color="auto"/>
      </w:divBdr>
    </w:div>
    <w:div w:id="1836799678">
      <w:bodyDiv w:val="1"/>
      <w:marLeft w:val="0"/>
      <w:marRight w:val="0"/>
      <w:marTop w:val="0"/>
      <w:marBottom w:val="0"/>
      <w:divBdr>
        <w:top w:val="none" w:sz="0" w:space="0" w:color="auto"/>
        <w:left w:val="none" w:sz="0" w:space="0" w:color="auto"/>
        <w:bottom w:val="none" w:sz="0" w:space="0" w:color="auto"/>
        <w:right w:val="none" w:sz="0" w:space="0" w:color="auto"/>
      </w:divBdr>
    </w:div>
    <w:div w:id="1837189943">
      <w:bodyDiv w:val="1"/>
      <w:marLeft w:val="0"/>
      <w:marRight w:val="0"/>
      <w:marTop w:val="0"/>
      <w:marBottom w:val="0"/>
      <w:divBdr>
        <w:top w:val="none" w:sz="0" w:space="0" w:color="auto"/>
        <w:left w:val="none" w:sz="0" w:space="0" w:color="auto"/>
        <w:bottom w:val="none" w:sz="0" w:space="0" w:color="auto"/>
        <w:right w:val="none" w:sz="0" w:space="0" w:color="auto"/>
      </w:divBdr>
    </w:div>
    <w:div w:id="1837451782">
      <w:bodyDiv w:val="1"/>
      <w:marLeft w:val="0"/>
      <w:marRight w:val="0"/>
      <w:marTop w:val="0"/>
      <w:marBottom w:val="0"/>
      <w:divBdr>
        <w:top w:val="none" w:sz="0" w:space="0" w:color="auto"/>
        <w:left w:val="none" w:sz="0" w:space="0" w:color="auto"/>
        <w:bottom w:val="none" w:sz="0" w:space="0" w:color="auto"/>
        <w:right w:val="none" w:sz="0" w:space="0" w:color="auto"/>
      </w:divBdr>
    </w:div>
    <w:div w:id="1837525666">
      <w:bodyDiv w:val="1"/>
      <w:marLeft w:val="0"/>
      <w:marRight w:val="0"/>
      <w:marTop w:val="0"/>
      <w:marBottom w:val="0"/>
      <w:divBdr>
        <w:top w:val="none" w:sz="0" w:space="0" w:color="auto"/>
        <w:left w:val="none" w:sz="0" w:space="0" w:color="auto"/>
        <w:bottom w:val="none" w:sz="0" w:space="0" w:color="auto"/>
        <w:right w:val="none" w:sz="0" w:space="0" w:color="auto"/>
      </w:divBdr>
    </w:div>
    <w:div w:id="1838107524">
      <w:bodyDiv w:val="1"/>
      <w:marLeft w:val="0"/>
      <w:marRight w:val="0"/>
      <w:marTop w:val="0"/>
      <w:marBottom w:val="0"/>
      <w:divBdr>
        <w:top w:val="none" w:sz="0" w:space="0" w:color="auto"/>
        <w:left w:val="none" w:sz="0" w:space="0" w:color="auto"/>
        <w:bottom w:val="none" w:sz="0" w:space="0" w:color="auto"/>
        <w:right w:val="none" w:sz="0" w:space="0" w:color="auto"/>
      </w:divBdr>
    </w:div>
    <w:div w:id="1838111227">
      <w:bodyDiv w:val="1"/>
      <w:marLeft w:val="0"/>
      <w:marRight w:val="0"/>
      <w:marTop w:val="0"/>
      <w:marBottom w:val="0"/>
      <w:divBdr>
        <w:top w:val="none" w:sz="0" w:space="0" w:color="auto"/>
        <w:left w:val="none" w:sz="0" w:space="0" w:color="auto"/>
        <w:bottom w:val="none" w:sz="0" w:space="0" w:color="auto"/>
        <w:right w:val="none" w:sz="0" w:space="0" w:color="auto"/>
      </w:divBdr>
    </w:div>
    <w:div w:id="1838111303">
      <w:bodyDiv w:val="1"/>
      <w:marLeft w:val="0"/>
      <w:marRight w:val="0"/>
      <w:marTop w:val="0"/>
      <w:marBottom w:val="0"/>
      <w:divBdr>
        <w:top w:val="none" w:sz="0" w:space="0" w:color="auto"/>
        <w:left w:val="none" w:sz="0" w:space="0" w:color="auto"/>
        <w:bottom w:val="none" w:sz="0" w:space="0" w:color="auto"/>
        <w:right w:val="none" w:sz="0" w:space="0" w:color="auto"/>
      </w:divBdr>
    </w:div>
    <w:div w:id="1838226377">
      <w:bodyDiv w:val="1"/>
      <w:marLeft w:val="0"/>
      <w:marRight w:val="0"/>
      <w:marTop w:val="0"/>
      <w:marBottom w:val="0"/>
      <w:divBdr>
        <w:top w:val="none" w:sz="0" w:space="0" w:color="auto"/>
        <w:left w:val="none" w:sz="0" w:space="0" w:color="auto"/>
        <w:bottom w:val="none" w:sz="0" w:space="0" w:color="auto"/>
        <w:right w:val="none" w:sz="0" w:space="0" w:color="auto"/>
      </w:divBdr>
    </w:div>
    <w:div w:id="1838305650">
      <w:bodyDiv w:val="1"/>
      <w:marLeft w:val="0"/>
      <w:marRight w:val="0"/>
      <w:marTop w:val="0"/>
      <w:marBottom w:val="0"/>
      <w:divBdr>
        <w:top w:val="none" w:sz="0" w:space="0" w:color="auto"/>
        <w:left w:val="none" w:sz="0" w:space="0" w:color="auto"/>
        <w:bottom w:val="none" w:sz="0" w:space="0" w:color="auto"/>
        <w:right w:val="none" w:sz="0" w:space="0" w:color="auto"/>
      </w:divBdr>
    </w:div>
    <w:div w:id="1838378959">
      <w:bodyDiv w:val="1"/>
      <w:marLeft w:val="0"/>
      <w:marRight w:val="0"/>
      <w:marTop w:val="0"/>
      <w:marBottom w:val="0"/>
      <w:divBdr>
        <w:top w:val="none" w:sz="0" w:space="0" w:color="auto"/>
        <w:left w:val="none" w:sz="0" w:space="0" w:color="auto"/>
        <w:bottom w:val="none" w:sz="0" w:space="0" w:color="auto"/>
        <w:right w:val="none" w:sz="0" w:space="0" w:color="auto"/>
      </w:divBdr>
    </w:div>
    <w:div w:id="1838500604">
      <w:bodyDiv w:val="1"/>
      <w:marLeft w:val="0"/>
      <w:marRight w:val="0"/>
      <w:marTop w:val="0"/>
      <w:marBottom w:val="0"/>
      <w:divBdr>
        <w:top w:val="none" w:sz="0" w:space="0" w:color="auto"/>
        <w:left w:val="none" w:sz="0" w:space="0" w:color="auto"/>
        <w:bottom w:val="none" w:sz="0" w:space="0" w:color="auto"/>
        <w:right w:val="none" w:sz="0" w:space="0" w:color="auto"/>
      </w:divBdr>
    </w:div>
    <w:div w:id="1838960527">
      <w:bodyDiv w:val="1"/>
      <w:marLeft w:val="0"/>
      <w:marRight w:val="0"/>
      <w:marTop w:val="0"/>
      <w:marBottom w:val="0"/>
      <w:divBdr>
        <w:top w:val="none" w:sz="0" w:space="0" w:color="auto"/>
        <w:left w:val="none" w:sz="0" w:space="0" w:color="auto"/>
        <w:bottom w:val="none" w:sz="0" w:space="0" w:color="auto"/>
        <w:right w:val="none" w:sz="0" w:space="0" w:color="auto"/>
      </w:divBdr>
    </w:div>
    <w:div w:id="1839076825">
      <w:bodyDiv w:val="1"/>
      <w:marLeft w:val="0"/>
      <w:marRight w:val="0"/>
      <w:marTop w:val="0"/>
      <w:marBottom w:val="0"/>
      <w:divBdr>
        <w:top w:val="none" w:sz="0" w:space="0" w:color="auto"/>
        <w:left w:val="none" w:sz="0" w:space="0" w:color="auto"/>
        <w:bottom w:val="none" w:sz="0" w:space="0" w:color="auto"/>
        <w:right w:val="none" w:sz="0" w:space="0" w:color="auto"/>
      </w:divBdr>
    </w:div>
    <w:div w:id="1839227681">
      <w:bodyDiv w:val="1"/>
      <w:marLeft w:val="0"/>
      <w:marRight w:val="0"/>
      <w:marTop w:val="0"/>
      <w:marBottom w:val="0"/>
      <w:divBdr>
        <w:top w:val="none" w:sz="0" w:space="0" w:color="auto"/>
        <w:left w:val="none" w:sz="0" w:space="0" w:color="auto"/>
        <w:bottom w:val="none" w:sz="0" w:space="0" w:color="auto"/>
        <w:right w:val="none" w:sz="0" w:space="0" w:color="auto"/>
      </w:divBdr>
    </w:div>
    <w:div w:id="1839270274">
      <w:bodyDiv w:val="1"/>
      <w:marLeft w:val="0"/>
      <w:marRight w:val="0"/>
      <w:marTop w:val="0"/>
      <w:marBottom w:val="0"/>
      <w:divBdr>
        <w:top w:val="none" w:sz="0" w:space="0" w:color="auto"/>
        <w:left w:val="none" w:sz="0" w:space="0" w:color="auto"/>
        <w:bottom w:val="none" w:sz="0" w:space="0" w:color="auto"/>
        <w:right w:val="none" w:sz="0" w:space="0" w:color="auto"/>
      </w:divBdr>
    </w:div>
    <w:div w:id="1839349022">
      <w:bodyDiv w:val="1"/>
      <w:marLeft w:val="0"/>
      <w:marRight w:val="0"/>
      <w:marTop w:val="0"/>
      <w:marBottom w:val="0"/>
      <w:divBdr>
        <w:top w:val="none" w:sz="0" w:space="0" w:color="auto"/>
        <w:left w:val="none" w:sz="0" w:space="0" w:color="auto"/>
        <w:bottom w:val="none" w:sz="0" w:space="0" w:color="auto"/>
        <w:right w:val="none" w:sz="0" w:space="0" w:color="auto"/>
      </w:divBdr>
    </w:div>
    <w:div w:id="1839349818">
      <w:bodyDiv w:val="1"/>
      <w:marLeft w:val="0"/>
      <w:marRight w:val="0"/>
      <w:marTop w:val="0"/>
      <w:marBottom w:val="0"/>
      <w:divBdr>
        <w:top w:val="none" w:sz="0" w:space="0" w:color="auto"/>
        <w:left w:val="none" w:sz="0" w:space="0" w:color="auto"/>
        <w:bottom w:val="none" w:sz="0" w:space="0" w:color="auto"/>
        <w:right w:val="none" w:sz="0" w:space="0" w:color="auto"/>
      </w:divBdr>
    </w:div>
    <w:div w:id="1839881175">
      <w:bodyDiv w:val="1"/>
      <w:marLeft w:val="0"/>
      <w:marRight w:val="0"/>
      <w:marTop w:val="0"/>
      <w:marBottom w:val="0"/>
      <w:divBdr>
        <w:top w:val="none" w:sz="0" w:space="0" w:color="auto"/>
        <w:left w:val="none" w:sz="0" w:space="0" w:color="auto"/>
        <w:bottom w:val="none" w:sz="0" w:space="0" w:color="auto"/>
        <w:right w:val="none" w:sz="0" w:space="0" w:color="auto"/>
      </w:divBdr>
    </w:div>
    <w:div w:id="1839996623">
      <w:bodyDiv w:val="1"/>
      <w:marLeft w:val="0"/>
      <w:marRight w:val="0"/>
      <w:marTop w:val="0"/>
      <w:marBottom w:val="0"/>
      <w:divBdr>
        <w:top w:val="none" w:sz="0" w:space="0" w:color="auto"/>
        <w:left w:val="none" w:sz="0" w:space="0" w:color="auto"/>
        <w:bottom w:val="none" w:sz="0" w:space="0" w:color="auto"/>
        <w:right w:val="none" w:sz="0" w:space="0" w:color="auto"/>
      </w:divBdr>
    </w:div>
    <w:div w:id="1840123387">
      <w:bodyDiv w:val="1"/>
      <w:marLeft w:val="0"/>
      <w:marRight w:val="0"/>
      <w:marTop w:val="0"/>
      <w:marBottom w:val="0"/>
      <w:divBdr>
        <w:top w:val="none" w:sz="0" w:space="0" w:color="auto"/>
        <w:left w:val="none" w:sz="0" w:space="0" w:color="auto"/>
        <w:bottom w:val="none" w:sz="0" w:space="0" w:color="auto"/>
        <w:right w:val="none" w:sz="0" w:space="0" w:color="auto"/>
      </w:divBdr>
    </w:div>
    <w:div w:id="1840152525">
      <w:bodyDiv w:val="1"/>
      <w:marLeft w:val="0"/>
      <w:marRight w:val="0"/>
      <w:marTop w:val="0"/>
      <w:marBottom w:val="0"/>
      <w:divBdr>
        <w:top w:val="none" w:sz="0" w:space="0" w:color="auto"/>
        <w:left w:val="none" w:sz="0" w:space="0" w:color="auto"/>
        <w:bottom w:val="none" w:sz="0" w:space="0" w:color="auto"/>
        <w:right w:val="none" w:sz="0" w:space="0" w:color="auto"/>
      </w:divBdr>
    </w:div>
    <w:div w:id="1840389699">
      <w:bodyDiv w:val="1"/>
      <w:marLeft w:val="0"/>
      <w:marRight w:val="0"/>
      <w:marTop w:val="0"/>
      <w:marBottom w:val="0"/>
      <w:divBdr>
        <w:top w:val="none" w:sz="0" w:space="0" w:color="auto"/>
        <w:left w:val="none" w:sz="0" w:space="0" w:color="auto"/>
        <w:bottom w:val="none" w:sz="0" w:space="0" w:color="auto"/>
        <w:right w:val="none" w:sz="0" w:space="0" w:color="auto"/>
      </w:divBdr>
    </w:div>
    <w:div w:id="1840390866">
      <w:bodyDiv w:val="1"/>
      <w:marLeft w:val="0"/>
      <w:marRight w:val="0"/>
      <w:marTop w:val="0"/>
      <w:marBottom w:val="0"/>
      <w:divBdr>
        <w:top w:val="none" w:sz="0" w:space="0" w:color="auto"/>
        <w:left w:val="none" w:sz="0" w:space="0" w:color="auto"/>
        <w:bottom w:val="none" w:sz="0" w:space="0" w:color="auto"/>
        <w:right w:val="none" w:sz="0" w:space="0" w:color="auto"/>
      </w:divBdr>
    </w:div>
    <w:div w:id="1840580458">
      <w:bodyDiv w:val="1"/>
      <w:marLeft w:val="0"/>
      <w:marRight w:val="0"/>
      <w:marTop w:val="0"/>
      <w:marBottom w:val="0"/>
      <w:divBdr>
        <w:top w:val="none" w:sz="0" w:space="0" w:color="auto"/>
        <w:left w:val="none" w:sz="0" w:space="0" w:color="auto"/>
        <w:bottom w:val="none" w:sz="0" w:space="0" w:color="auto"/>
        <w:right w:val="none" w:sz="0" w:space="0" w:color="auto"/>
      </w:divBdr>
    </w:div>
    <w:div w:id="1840658523">
      <w:bodyDiv w:val="1"/>
      <w:marLeft w:val="0"/>
      <w:marRight w:val="0"/>
      <w:marTop w:val="0"/>
      <w:marBottom w:val="0"/>
      <w:divBdr>
        <w:top w:val="none" w:sz="0" w:space="0" w:color="auto"/>
        <w:left w:val="none" w:sz="0" w:space="0" w:color="auto"/>
        <w:bottom w:val="none" w:sz="0" w:space="0" w:color="auto"/>
        <w:right w:val="none" w:sz="0" w:space="0" w:color="auto"/>
      </w:divBdr>
    </w:div>
    <w:div w:id="1841113605">
      <w:bodyDiv w:val="1"/>
      <w:marLeft w:val="0"/>
      <w:marRight w:val="0"/>
      <w:marTop w:val="0"/>
      <w:marBottom w:val="0"/>
      <w:divBdr>
        <w:top w:val="none" w:sz="0" w:space="0" w:color="auto"/>
        <w:left w:val="none" w:sz="0" w:space="0" w:color="auto"/>
        <w:bottom w:val="none" w:sz="0" w:space="0" w:color="auto"/>
        <w:right w:val="none" w:sz="0" w:space="0" w:color="auto"/>
      </w:divBdr>
    </w:div>
    <w:div w:id="1841433024">
      <w:bodyDiv w:val="1"/>
      <w:marLeft w:val="0"/>
      <w:marRight w:val="0"/>
      <w:marTop w:val="0"/>
      <w:marBottom w:val="0"/>
      <w:divBdr>
        <w:top w:val="none" w:sz="0" w:space="0" w:color="auto"/>
        <w:left w:val="none" w:sz="0" w:space="0" w:color="auto"/>
        <w:bottom w:val="none" w:sz="0" w:space="0" w:color="auto"/>
        <w:right w:val="none" w:sz="0" w:space="0" w:color="auto"/>
      </w:divBdr>
    </w:div>
    <w:div w:id="1841433410">
      <w:bodyDiv w:val="1"/>
      <w:marLeft w:val="0"/>
      <w:marRight w:val="0"/>
      <w:marTop w:val="0"/>
      <w:marBottom w:val="0"/>
      <w:divBdr>
        <w:top w:val="none" w:sz="0" w:space="0" w:color="auto"/>
        <w:left w:val="none" w:sz="0" w:space="0" w:color="auto"/>
        <w:bottom w:val="none" w:sz="0" w:space="0" w:color="auto"/>
        <w:right w:val="none" w:sz="0" w:space="0" w:color="auto"/>
      </w:divBdr>
    </w:div>
    <w:div w:id="1841580354">
      <w:bodyDiv w:val="1"/>
      <w:marLeft w:val="0"/>
      <w:marRight w:val="0"/>
      <w:marTop w:val="0"/>
      <w:marBottom w:val="0"/>
      <w:divBdr>
        <w:top w:val="none" w:sz="0" w:space="0" w:color="auto"/>
        <w:left w:val="none" w:sz="0" w:space="0" w:color="auto"/>
        <w:bottom w:val="none" w:sz="0" w:space="0" w:color="auto"/>
        <w:right w:val="none" w:sz="0" w:space="0" w:color="auto"/>
      </w:divBdr>
    </w:div>
    <w:div w:id="1841852675">
      <w:bodyDiv w:val="1"/>
      <w:marLeft w:val="0"/>
      <w:marRight w:val="0"/>
      <w:marTop w:val="0"/>
      <w:marBottom w:val="0"/>
      <w:divBdr>
        <w:top w:val="none" w:sz="0" w:space="0" w:color="auto"/>
        <w:left w:val="none" w:sz="0" w:space="0" w:color="auto"/>
        <w:bottom w:val="none" w:sz="0" w:space="0" w:color="auto"/>
        <w:right w:val="none" w:sz="0" w:space="0" w:color="auto"/>
      </w:divBdr>
    </w:div>
    <w:div w:id="1841919266">
      <w:bodyDiv w:val="1"/>
      <w:marLeft w:val="0"/>
      <w:marRight w:val="0"/>
      <w:marTop w:val="0"/>
      <w:marBottom w:val="0"/>
      <w:divBdr>
        <w:top w:val="none" w:sz="0" w:space="0" w:color="auto"/>
        <w:left w:val="none" w:sz="0" w:space="0" w:color="auto"/>
        <w:bottom w:val="none" w:sz="0" w:space="0" w:color="auto"/>
        <w:right w:val="none" w:sz="0" w:space="0" w:color="auto"/>
      </w:divBdr>
    </w:div>
    <w:div w:id="1842044107">
      <w:bodyDiv w:val="1"/>
      <w:marLeft w:val="0"/>
      <w:marRight w:val="0"/>
      <w:marTop w:val="0"/>
      <w:marBottom w:val="0"/>
      <w:divBdr>
        <w:top w:val="none" w:sz="0" w:space="0" w:color="auto"/>
        <w:left w:val="none" w:sz="0" w:space="0" w:color="auto"/>
        <w:bottom w:val="none" w:sz="0" w:space="0" w:color="auto"/>
        <w:right w:val="none" w:sz="0" w:space="0" w:color="auto"/>
      </w:divBdr>
    </w:div>
    <w:div w:id="1842351298">
      <w:bodyDiv w:val="1"/>
      <w:marLeft w:val="0"/>
      <w:marRight w:val="0"/>
      <w:marTop w:val="0"/>
      <w:marBottom w:val="0"/>
      <w:divBdr>
        <w:top w:val="none" w:sz="0" w:space="0" w:color="auto"/>
        <w:left w:val="none" w:sz="0" w:space="0" w:color="auto"/>
        <w:bottom w:val="none" w:sz="0" w:space="0" w:color="auto"/>
        <w:right w:val="none" w:sz="0" w:space="0" w:color="auto"/>
      </w:divBdr>
    </w:div>
    <w:div w:id="1842550308">
      <w:bodyDiv w:val="1"/>
      <w:marLeft w:val="0"/>
      <w:marRight w:val="0"/>
      <w:marTop w:val="0"/>
      <w:marBottom w:val="0"/>
      <w:divBdr>
        <w:top w:val="none" w:sz="0" w:space="0" w:color="auto"/>
        <w:left w:val="none" w:sz="0" w:space="0" w:color="auto"/>
        <w:bottom w:val="none" w:sz="0" w:space="0" w:color="auto"/>
        <w:right w:val="none" w:sz="0" w:space="0" w:color="auto"/>
      </w:divBdr>
    </w:div>
    <w:div w:id="1842695186">
      <w:bodyDiv w:val="1"/>
      <w:marLeft w:val="0"/>
      <w:marRight w:val="0"/>
      <w:marTop w:val="0"/>
      <w:marBottom w:val="0"/>
      <w:divBdr>
        <w:top w:val="none" w:sz="0" w:space="0" w:color="auto"/>
        <w:left w:val="none" w:sz="0" w:space="0" w:color="auto"/>
        <w:bottom w:val="none" w:sz="0" w:space="0" w:color="auto"/>
        <w:right w:val="none" w:sz="0" w:space="0" w:color="auto"/>
      </w:divBdr>
    </w:div>
    <w:div w:id="1842891610">
      <w:bodyDiv w:val="1"/>
      <w:marLeft w:val="0"/>
      <w:marRight w:val="0"/>
      <w:marTop w:val="0"/>
      <w:marBottom w:val="0"/>
      <w:divBdr>
        <w:top w:val="none" w:sz="0" w:space="0" w:color="auto"/>
        <w:left w:val="none" w:sz="0" w:space="0" w:color="auto"/>
        <w:bottom w:val="none" w:sz="0" w:space="0" w:color="auto"/>
        <w:right w:val="none" w:sz="0" w:space="0" w:color="auto"/>
      </w:divBdr>
    </w:div>
    <w:div w:id="1842965885">
      <w:bodyDiv w:val="1"/>
      <w:marLeft w:val="0"/>
      <w:marRight w:val="0"/>
      <w:marTop w:val="0"/>
      <w:marBottom w:val="0"/>
      <w:divBdr>
        <w:top w:val="none" w:sz="0" w:space="0" w:color="auto"/>
        <w:left w:val="none" w:sz="0" w:space="0" w:color="auto"/>
        <w:bottom w:val="none" w:sz="0" w:space="0" w:color="auto"/>
        <w:right w:val="none" w:sz="0" w:space="0" w:color="auto"/>
      </w:divBdr>
    </w:div>
    <w:div w:id="1843003741">
      <w:bodyDiv w:val="1"/>
      <w:marLeft w:val="0"/>
      <w:marRight w:val="0"/>
      <w:marTop w:val="0"/>
      <w:marBottom w:val="0"/>
      <w:divBdr>
        <w:top w:val="none" w:sz="0" w:space="0" w:color="auto"/>
        <w:left w:val="none" w:sz="0" w:space="0" w:color="auto"/>
        <w:bottom w:val="none" w:sz="0" w:space="0" w:color="auto"/>
        <w:right w:val="none" w:sz="0" w:space="0" w:color="auto"/>
      </w:divBdr>
    </w:div>
    <w:div w:id="1843005541">
      <w:bodyDiv w:val="1"/>
      <w:marLeft w:val="0"/>
      <w:marRight w:val="0"/>
      <w:marTop w:val="0"/>
      <w:marBottom w:val="0"/>
      <w:divBdr>
        <w:top w:val="none" w:sz="0" w:space="0" w:color="auto"/>
        <w:left w:val="none" w:sz="0" w:space="0" w:color="auto"/>
        <w:bottom w:val="none" w:sz="0" w:space="0" w:color="auto"/>
        <w:right w:val="none" w:sz="0" w:space="0" w:color="auto"/>
      </w:divBdr>
    </w:div>
    <w:div w:id="1843010011">
      <w:bodyDiv w:val="1"/>
      <w:marLeft w:val="0"/>
      <w:marRight w:val="0"/>
      <w:marTop w:val="0"/>
      <w:marBottom w:val="0"/>
      <w:divBdr>
        <w:top w:val="none" w:sz="0" w:space="0" w:color="auto"/>
        <w:left w:val="none" w:sz="0" w:space="0" w:color="auto"/>
        <w:bottom w:val="none" w:sz="0" w:space="0" w:color="auto"/>
        <w:right w:val="none" w:sz="0" w:space="0" w:color="auto"/>
      </w:divBdr>
    </w:div>
    <w:div w:id="1843275431">
      <w:bodyDiv w:val="1"/>
      <w:marLeft w:val="0"/>
      <w:marRight w:val="0"/>
      <w:marTop w:val="0"/>
      <w:marBottom w:val="0"/>
      <w:divBdr>
        <w:top w:val="none" w:sz="0" w:space="0" w:color="auto"/>
        <w:left w:val="none" w:sz="0" w:space="0" w:color="auto"/>
        <w:bottom w:val="none" w:sz="0" w:space="0" w:color="auto"/>
        <w:right w:val="none" w:sz="0" w:space="0" w:color="auto"/>
      </w:divBdr>
    </w:div>
    <w:div w:id="1843350005">
      <w:bodyDiv w:val="1"/>
      <w:marLeft w:val="0"/>
      <w:marRight w:val="0"/>
      <w:marTop w:val="0"/>
      <w:marBottom w:val="0"/>
      <w:divBdr>
        <w:top w:val="none" w:sz="0" w:space="0" w:color="auto"/>
        <w:left w:val="none" w:sz="0" w:space="0" w:color="auto"/>
        <w:bottom w:val="none" w:sz="0" w:space="0" w:color="auto"/>
        <w:right w:val="none" w:sz="0" w:space="0" w:color="auto"/>
      </w:divBdr>
    </w:div>
    <w:div w:id="1843398152">
      <w:bodyDiv w:val="1"/>
      <w:marLeft w:val="0"/>
      <w:marRight w:val="0"/>
      <w:marTop w:val="0"/>
      <w:marBottom w:val="0"/>
      <w:divBdr>
        <w:top w:val="none" w:sz="0" w:space="0" w:color="auto"/>
        <w:left w:val="none" w:sz="0" w:space="0" w:color="auto"/>
        <w:bottom w:val="none" w:sz="0" w:space="0" w:color="auto"/>
        <w:right w:val="none" w:sz="0" w:space="0" w:color="auto"/>
      </w:divBdr>
    </w:div>
    <w:div w:id="1843544977">
      <w:bodyDiv w:val="1"/>
      <w:marLeft w:val="0"/>
      <w:marRight w:val="0"/>
      <w:marTop w:val="0"/>
      <w:marBottom w:val="0"/>
      <w:divBdr>
        <w:top w:val="none" w:sz="0" w:space="0" w:color="auto"/>
        <w:left w:val="none" w:sz="0" w:space="0" w:color="auto"/>
        <w:bottom w:val="none" w:sz="0" w:space="0" w:color="auto"/>
        <w:right w:val="none" w:sz="0" w:space="0" w:color="auto"/>
      </w:divBdr>
    </w:div>
    <w:div w:id="1843619424">
      <w:bodyDiv w:val="1"/>
      <w:marLeft w:val="0"/>
      <w:marRight w:val="0"/>
      <w:marTop w:val="0"/>
      <w:marBottom w:val="0"/>
      <w:divBdr>
        <w:top w:val="none" w:sz="0" w:space="0" w:color="auto"/>
        <w:left w:val="none" w:sz="0" w:space="0" w:color="auto"/>
        <w:bottom w:val="none" w:sz="0" w:space="0" w:color="auto"/>
        <w:right w:val="none" w:sz="0" w:space="0" w:color="auto"/>
      </w:divBdr>
    </w:div>
    <w:div w:id="1843623607">
      <w:bodyDiv w:val="1"/>
      <w:marLeft w:val="0"/>
      <w:marRight w:val="0"/>
      <w:marTop w:val="0"/>
      <w:marBottom w:val="0"/>
      <w:divBdr>
        <w:top w:val="none" w:sz="0" w:space="0" w:color="auto"/>
        <w:left w:val="none" w:sz="0" w:space="0" w:color="auto"/>
        <w:bottom w:val="none" w:sz="0" w:space="0" w:color="auto"/>
        <w:right w:val="none" w:sz="0" w:space="0" w:color="auto"/>
      </w:divBdr>
    </w:div>
    <w:div w:id="1843818617">
      <w:bodyDiv w:val="1"/>
      <w:marLeft w:val="0"/>
      <w:marRight w:val="0"/>
      <w:marTop w:val="0"/>
      <w:marBottom w:val="0"/>
      <w:divBdr>
        <w:top w:val="none" w:sz="0" w:space="0" w:color="auto"/>
        <w:left w:val="none" w:sz="0" w:space="0" w:color="auto"/>
        <w:bottom w:val="none" w:sz="0" w:space="0" w:color="auto"/>
        <w:right w:val="none" w:sz="0" w:space="0" w:color="auto"/>
      </w:divBdr>
    </w:div>
    <w:div w:id="1844323115">
      <w:bodyDiv w:val="1"/>
      <w:marLeft w:val="0"/>
      <w:marRight w:val="0"/>
      <w:marTop w:val="0"/>
      <w:marBottom w:val="0"/>
      <w:divBdr>
        <w:top w:val="none" w:sz="0" w:space="0" w:color="auto"/>
        <w:left w:val="none" w:sz="0" w:space="0" w:color="auto"/>
        <w:bottom w:val="none" w:sz="0" w:space="0" w:color="auto"/>
        <w:right w:val="none" w:sz="0" w:space="0" w:color="auto"/>
      </w:divBdr>
    </w:div>
    <w:div w:id="1844470197">
      <w:bodyDiv w:val="1"/>
      <w:marLeft w:val="0"/>
      <w:marRight w:val="0"/>
      <w:marTop w:val="0"/>
      <w:marBottom w:val="0"/>
      <w:divBdr>
        <w:top w:val="none" w:sz="0" w:space="0" w:color="auto"/>
        <w:left w:val="none" w:sz="0" w:space="0" w:color="auto"/>
        <w:bottom w:val="none" w:sz="0" w:space="0" w:color="auto"/>
        <w:right w:val="none" w:sz="0" w:space="0" w:color="auto"/>
      </w:divBdr>
    </w:div>
    <w:div w:id="1844776527">
      <w:bodyDiv w:val="1"/>
      <w:marLeft w:val="0"/>
      <w:marRight w:val="0"/>
      <w:marTop w:val="0"/>
      <w:marBottom w:val="0"/>
      <w:divBdr>
        <w:top w:val="none" w:sz="0" w:space="0" w:color="auto"/>
        <w:left w:val="none" w:sz="0" w:space="0" w:color="auto"/>
        <w:bottom w:val="none" w:sz="0" w:space="0" w:color="auto"/>
        <w:right w:val="none" w:sz="0" w:space="0" w:color="auto"/>
      </w:divBdr>
    </w:div>
    <w:div w:id="1844934557">
      <w:bodyDiv w:val="1"/>
      <w:marLeft w:val="0"/>
      <w:marRight w:val="0"/>
      <w:marTop w:val="0"/>
      <w:marBottom w:val="0"/>
      <w:divBdr>
        <w:top w:val="none" w:sz="0" w:space="0" w:color="auto"/>
        <w:left w:val="none" w:sz="0" w:space="0" w:color="auto"/>
        <w:bottom w:val="none" w:sz="0" w:space="0" w:color="auto"/>
        <w:right w:val="none" w:sz="0" w:space="0" w:color="auto"/>
      </w:divBdr>
    </w:div>
    <w:div w:id="1844935735">
      <w:bodyDiv w:val="1"/>
      <w:marLeft w:val="0"/>
      <w:marRight w:val="0"/>
      <w:marTop w:val="0"/>
      <w:marBottom w:val="0"/>
      <w:divBdr>
        <w:top w:val="none" w:sz="0" w:space="0" w:color="auto"/>
        <w:left w:val="none" w:sz="0" w:space="0" w:color="auto"/>
        <w:bottom w:val="none" w:sz="0" w:space="0" w:color="auto"/>
        <w:right w:val="none" w:sz="0" w:space="0" w:color="auto"/>
      </w:divBdr>
    </w:div>
    <w:div w:id="1844972670">
      <w:bodyDiv w:val="1"/>
      <w:marLeft w:val="0"/>
      <w:marRight w:val="0"/>
      <w:marTop w:val="0"/>
      <w:marBottom w:val="0"/>
      <w:divBdr>
        <w:top w:val="none" w:sz="0" w:space="0" w:color="auto"/>
        <w:left w:val="none" w:sz="0" w:space="0" w:color="auto"/>
        <w:bottom w:val="none" w:sz="0" w:space="0" w:color="auto"/>
        <w:right w:val="none" w:sz="0" w:space="0" w:color="auto"/>
      </w:divBdr>
    </w:div>
    <w:div w:id="1844977013">
      <w:bodyDiv w:val="1"/>
      <w:marLeft w:val="0"/>
      <w:marRight w:val="0"/>
      <w:marTop w:val="0"/>
      <w:marBottom w:val="0"/>
      <w:divBdr>
        <w:top w:val="none" w:sz="0" w:space="0" w:color="auto"/>
        <w:left w:val="none" w:sz="0" w:space="0" w:color="auto"/>
        <w:bottom w:val="none" w:sz="0" w:space="0" w:color="auto"/>
        <w:right w:val="none" w:sz="0" w:space="0" w:color="auto"/>
      </w:divBdr>
    </w:div>
    <w:div w:id="1845168164">
      <w:bodyDiv w:val="1"/>
      <w:marLeft w:val="0"/>
      <w:marRight w:val="0"/>
      <w:marTop w:val="0"/>
      <w:marBottom w:val="0"/>
      <w:divBdr>
        <w:top w:val="none" w:sz="0" w:space="0" w:color="auto"/>
        <w:left w:val="none" w:sz="0" w:space="0" w:color="auto"/>
        <w:bottom w:val="none" w:sz="0" w:space="0" w:color="auto"/>
        <w:right w:val="none" w:sz="0" w:space="0" w:color="auto"/>
      </w:divBdr>
    </w:div>
    <w:div w:id="1845508174">
      <w:bodyDiv w:val="1"/>
      <w:marLeft w:val="0"/>
      <w:marRight w:val="0"/>
      <w:marTop w:val="0"/>
      <w:marBottom w:val="0"/>
      <w:divBdr>
        <w:top w:val="none" w:sz="0" w:space="0" w:color="auto"/>
        <w:left w:val="none" w:sz="0" w:space="0" w:color="auto"/>
        <w:bottom w:val="none" w:sz="0" w:space="0" w:color="auto"/>
        <w:right w:val="none" w:sz="0" w:space="0" w:color="auto"/>
      </w:divBdr>
    </w:div>
    <w:div w:id="1845629095">
      <w:bodyDiv w:val="1"/>
      <w:marLeft w:val="0"/>
      <w:marRight w:val="0"/>
      <w:marTop w:val="0"/>
      <w:marBottom w:val="0"/>
      <w:divBdr>
        <w:top w:val="none" w:sz="0" w:space="0" w:color="auto"/>
        <w:left w:val="none" w:sz="0" w:space="0" w:color="auto"/>
        <w:bottom w:val="none" w:sz="0" w:space="0" w:color="auto"/>
        <w:right w:val="none" w:sz="0" w:space="0" w:color="auto"/>
      </w:divBdr>
    </w:div>
    <w:div w:id="1845824086">
      <w:bodyDiv w:val="1"/>
      <w:marLeft w:val="0"/>
      <w:marRight w:val="0"/>
      <w:marTop w:val="0"/>
      <w:marBottom w:val="0"/>
      <w:divBdr>
        <w:top w:val="none" w:sz="0" w:space="0" w:color="auto"/>
        <w:left w:val="none" w:sz="0" w:space="0" w:color="auto"/>
        <w:bottom w:val="none" w:sz="0" w:space="0" w:color="auto"/>
        <w:right w:val="none" w:sz="0" w:space="0" w:color="auto"/>
      </w:divBdr>
    </w:div>
    <w:div w:id="1846091079">
      <w:bodyDiv w:val="1"/>
      <w:marLeft w:val="0"/>
      <w:marRight w:val="0"/>
      <w:marTop w:val="0"/>
      <w:marBottom w:val="0"/>
      <w:divBdr>
        <w:top w:val="none" w:sz="0" w:space="0" w:color="auto"/>
        <w:left w:val="none" w:sz="0" w:space="0" w:color="auto"/>
        <w:bottom w:val="none" w:sz="0" w:space="0" w:color="auto"/>
        <w:right w:val="none" w:sz="0" w:space="0" w:color="auto"/>
      </w:divBdr>
    </w:div>
    <w:div w:id="1846166920">
      <w:bodyDiv w:val="1"/>
      <w:marLeft w:val="0"/>
      <w:marRight w:val="0"/>
      <w:marTop w:val="0"/>
      <w:marBottom w:val="0"/>
      <w:divBdr>
        <w:top w:val="none" w:sz="0" w:space="0" w:color="auto"/>
        <w:left w:val="none" w:sz="0" w:space="0" w:color="auto"/>
        <w:bottom w:val="none" w:sz="0" w:space="0" w:color="auto"/>
        <w:right w:val="none" w:sz="0" w:space="0" w:color="auto"/>
      </w:divBdr>
    </w:div>
    <w:div w:id="1846480127">
      <w:bodyDiv w:val="1"/>
      <w:marLeft w:val="0"/>
      <w:marRight w:val="0"/>
      <w:marTop w:val="0"/>
      <w:marBottom w:val="0"/>
      <w:divBdr>
        <w:top w:val="none" w:sz="0" w:space="0" w:color="auto"/>
        <w:left w:val="none" w:sz="0" w:space="0" w:color="auto"/>
        <w:bottom w:val="none" w:sz="0" w:space="0" w:color="auto"/>
        <w:right w:val="none" w:sz="0" w:space="0" w:color="auto"/>
      </w:divBdr>
    </w:div>
    <w:div w:id="1846624144">
      <w:bodyDiv w:val="1"/>
      <w:marLeft w:val="0"/>
      <w:marRight w:val="0"/>
      <w:marTop w:val="0"/>
      <w:marBottom w:val="0"/>
      <w:divBdr>
        <w:top w:val="none" w:sz="0" w:space="0" w:color="auto"/>
        <w:left w:val="none" w:sz="0" w:space="0" w:color="auto"/>
        <w:bottom w:val="none" w:sz="0" w:space="0" w:color="auto"/>
        <w:right w:val="none" w:sz="0" w:space="0" w:color="auto"/>
      </w:divBdr>
    </w:div>
    <w:div w:id="1846632713">
      <w:bodyDiv w:val="1"/>
      <w:marLeft w:val="0"/>
      <w:marRight w:val="0"/>
      <w:marTop w:val="0"/>
      <w:marBottom w:val="0"/>
      <w:divBdr>
        <w:top w:val="none" w:sz="0" w:space="0" w:color="auto"/>
        <w:left w:val="none" w:sz="0" w:space="0" w:color="auto"/>
        <w:bottom w:val="none" w:sz="0" w:space="0" w:color="auto"/>
        <w:right w:val="none" w:sz="0" w:space="0" w:color="auto"/>
      </w:divBdr>
    </w:div>
    <w:div w:id="1846743301">
      <w:bodyDiv w:val="1"/>
      <w:marLeft w:val="0"/>
      <w:marRight w:val="0"/>
      <w:marTop w:val="0"/>
      <w:marBottom w:val="0"/>
      <w:divBdr>
        <w:top w:val="none" w:sz="0" w:space="0" w:color="auto"/>
        <w:left w:val="none" w:sz="0" w:space="0" w:color="auto"/>
        <w:bottom w:val="none" w:sz="0" w:space="0" w:color="auto"/>
        <w:right w:val="none" w:sz="0" w:space="0" w:color="auto"/>
      </w:divBdr>
    </w:div>
    <w:div w:id="1847090682">
      <w:bodyDiv w:val="1"/>
      <w:marLeft w:val="0"/>
      <w:marRight w:val="0"/>
      <w:marTop w:val="0"/>
      <w:marBottom w:val="0"/>
      <w:divBdr>
        <w:top w:val="none" w:sz="0" w:space="0" w:color="auto"/>
        <w:left w:val="none" w:sz="0" w:space="0" w:color="auto"/>
        <w:bottom w:val="none" w:sz="0" w:space="0" w:color="auto"/>
        <w:right w:val="none" w:sz="0" w:space="0" w:color="auto"/>
      </w:divBdr>
    </w:div>
    <w:div w:id="1848255237">
      <w:bodyDiv w:val="1"/>
      <w:marLeft w:val="0"/>
      <w:marRight w:val="0"/>
      <w:marTop w:val="0"/>
      <w:marBottom w:val="0"/>
      <w:divBdr>
        <w:top w:val="none" w:sz="0" w:space="0" w:color="auto"/>
        <w:left w:val="none" w:sz="0" w:space="0" w:color="auto"/>
        <w:bottom w:val="none" w:sz="0" w:space="0" w:color="auto"/>
        <w:right w:val="none" w:sz="0" w:space="0" w:color="auto"/>
      </w:divBdr>
    </w:div>
    <w:div w:id="1848783035">
      <w:bodyDiv w:val="1"/>
      <w:marLeft w:val="0"/>
      <w:marRight w:val="0"/>
      <w:marTop w:val="0"/>
      <w:marBottom w:val="0"/>
      <w:divBdr>
        <w:top w:val="none" w:sz="0" w:space="0" w:color="auto"/>
        <w:left w:val="none" w:sz="0" w:space="0" w:color="auto"/>
        <w:bottom w:val="none" w:sz="0" w:space="0" w:color="auto"/>
        <w:right w:val="none" w:sz="0" w:space="0" w:color="auto"/>
      </w:divBdr>
    </w:div>
    <w:div w:id="1849103883">
      <w:bodyDiv w:val="1"/>
      <w:marLeft w:val="0"/>
      <w:marRight w:val="0"/>
      <w:marTop w:val="0"/>
      <w:marBottom w:val="0"/>
      <w:divBdr>
        <w:top w:val="none" w:sz="0" w:space="0" w:color="auto"/>
        <w:left w:val="none" w:sz="0" w:space="0" w:color="auto"/>
        <w:bottom w:val="none" w:sz="0" w:space="0" w:color="auto"/>
        <w:right w:val="none" w:sz="0" w:space="0" w:color="auto"/>
      </w:divBdr>
    </w:div>
    <w:div w:id="1849177896">
      <w:bodyDiv w:val="1"/>
      <w:marLeft w:val="0"/>
      <w:marRight w:val="0"/>
      <w:marTop w:val="0"/>
      <w:marBottom w:val="0"/>
      <w:divBdr>
        <w:top w:val="none" w:sz="0" w:space="0" w:color="auto"/>
        <w:left w:val="none" w:sz="0" w:space="0" w:color="auto"/>
        <w:bottom w:val="none" w:sz="0" w:space="0" w:color="auto"/>
        <w:right w:val="none" w:sz="0" w:space="0" w:color="auto"/>
      </w:divBdr>
    </w:div>
    <w:div w:id="1849516993">
      <w:bodyDiv w:val="1"/>
      <w:marLeft w:val="0"/>
      <w:marRight w:val="0"/>
      <w:marTop w:val="0"/>
      <w:marBottom w:val="0"/>
      <w:divBdr>
        <w:top w:val="none" w:sz="0" w:space="0" w:color="auto"/>
        <w:left w:val="none" w:sz="0" w:space="0" w:color="auto"/>
        <w:bottom w:val="none" w:sz="0" w:space="0" w:color="auto"/>
        <w:right w:val="none" w:sz="0" w:space="0" w:color="auto"/>
      </w:divBdr>
    </w:div>
    <w:div w:id="1849826235">
      <w:bodyDiv w:val="1"/>
      <w:marLeft w:val="0"/>
      <w:marRight w:val="0"/>
      <w:marTop w:val="0"/>
      <w:marBottom w:val="0"/>
      <w:divBdr>
        <w:top w:val="none" w:sz="0" w:space="0" w:color="auto"/>
        <w:left w:val="none" w:sz="0" w:space="0" w:color="auto"/>
        <w:bottom w:val="none" w:sz="0" w:space="0" w:color="auto"/>
        <w:right w:val="none" w:sz="0" w:space="0" w:color="auto"/>
      </w:divBdr>
    </w:div>
    <w:div w:id="1849900508">
      <w:bodyDiv w:val="1"/>
      <w:marLeft w:val="0"/>
      <w:marRight w:val="0"/>
      <w:marTop w:val="0"/>
      <w:marBottom w:val="0"/>
      <w:divBdr>
        <w:top w:val="none" w:sz="0" w:space="0" w:color="auto"/>
        <w:left w:val="none" w:sz="0" w:space="0" w:color="auto"/>
        <w:bottom w:val="none" w:sz="0" w:space="0" w:color="auto"/>
        <w:right w:val="none" w:sz="0" w:space="0" w:color="auto"/>
      </w:divBdr>
    </w:div>
    <w:div w:id="1849903065">
      <w:bodyDiv w:val="1"/>
      <w:marLeft w:val="0"/>
      <w:marRight w:val="0"/>
      <w:marTop w:val="0"/>
      <w:marBottom w:val="0"/>
      <w:divBdr>
        <w:top w:val="none" w:sz="0" w:space="0" w:color="auto"/>
        <w:left w:val="none" w:sz="0" w:space="0" w:color="auto"/>
        <w:bottom w:val="none" w:sz="0" w:space="0" w:color="auto"/>
        <w:right w:val="none" w:sz="0" w:space="0" w:color="auto"/>
      </w:divBdr>
    </w:div>
    <w:div w:id="1849979192">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74060">
      <w:bodyDiv w:val="1"/>
      <w:marLeft w:val="0"/>
      <w:marRight w:val="0"/>
      <w:marTop w:val="0"/>
      <w:marBottom w:val="0"/>
      <w:divBdr>
        <w:top w:val="none" w:sz="0" w:space="0" w:color="auto"/>
        <w:left w:val="none" w:sz="0" w:space="0" w:color="auto"/>
        <w:bottom w:val="none" w:sz="0" w:space="0" w:color="auto"/>
        <w:right w:val="none" w:sz="0" w:space="0" w:color="auto"/>
      </w:divBdr>
    </w:div>
    <w:div w:id="1850413717">
      <w:bodyDiv w:val="1"/>
      <w:marLeft w:val="0"/>
      <w:marRight w:val="0"/>
      <w:marTop w:val="0"/>
      <w:marBottom w:val="0"/>
      <w:divBdr>
        <w:top w:val="none" w:sz="0" w:space="0" w:color="auto"/>
        <w:left w:val="none" w:sz="0" w:space="0" w:color="auto"/>
        <w:bottom w:val="none" w:sz="0" w:space="0" w:color="auto"/>
        <w:right w:val="none" w:sz="0" w:space="0" w:color="auto"/>
      </w:divBdr>
    </w:div>
    <w:div w:id="1850487678">
      <w:bodyDiv w:val="1"/>
      <w:marLeft w:val="0"/>
      <w:marRight w:val="0"/>
      <w:marTop w:val="0"/>
      <w:marBottom w:val="0"/>
      <w:divBdr>
        <w:top w:val="none" w:sz="0" w:space="0" w:color="auto"/>
        <w:left w:val="none" w:sz="0" w:space="0" w:color="auto"/>
        <w:bottom w:val="none" w:sz="0" w:space="0" w:color="auto"/>
        <w:right w:val="none" w:sz="0" w:space="0" w:color="auto"/>
      </w:divBdr>
    </w:div>
    <w:div w:id="1850631824">
      <w:bodyDiv w:val="1"/>
      <w:marLeft w:val="0"/>
      <w:marRight w:val="0"/>
      <w:marTop w:val="0"/>
      <w:marBottom w:val="0"/>
      <w:divBdr>
        <w:top w:val="none" w:sz="0" w:space="0" w:color="auto"/>
        <w:left w:val="none" w:sz="0" w:space="0" w:color="auto"/>
        <w:bottom w:val="none" w:sz="0" w:space="0" w:color="auto"/>
        <w:right w:val="none" w:sz="0" w:space="0" w:color="auto"/>
      </w:divBdr>
    </w:div>
    <w:div w:id="1850637744">
      <w:bodyDiv w:val="1"/>
      <w:marLeft w:val="0"/>
      <w:marRight w:val="0"/>
      <w:marTop w:val="0"/>
      <w:marBottom w:val="0"/>
      <w:divBdr>
        <w:top w:val="none" w:sz="0" w:space="0" w:color="auto"/>
        <w:left w:val="none" w:sz="0" w:space="0" w:color="auto"/>
        <w:bottom w:val="none" w:sz="0" w:space="0" w:color="auto"/>
        <w:right w:val="none" w:sz="0" w:space="0" w:color="auto"/>
      </w:divBdr>
    </w:div>
    <w:div w:id="1850679210">
      <w:bodyDiv w:val="1"/>
      <w:marLeft w:val="0"/>
      <w:marRight w:val="0"/>
      <w:marTop w:val="0"/>
      <w:marBottom w:val="0"/>
      <w:divBdr>
        <w:top w:val="none" w:sz="0" w:space="0" w:color="auto"/>
        <w:left w:val="none" w:sz="0" w:space="0" w:color="auto"/>
        <w:bottom w:val="none" w:sz="0" w:space="0" w:color="auto"/>
        <w:right w:val="none" w:sz="0" w:space="0" w:color="auto"/>
      </w:divBdr>
    </w:div>
    <w:div w:id="1851064802">
      <w:bodyDiv w:val="1"/>
      <w:marLeft w:val="0"/>
      <w:marRight w:val="0"/>
      <w:marTop w:val="0"/>
      <w:marBottom w:val="0"/>
      <w:divBdr>
        <w:top w:val="none" w:sz="0" w:space="0" w:color="auto"/>
        <w:left w:val="none" w:sz="0" w:space="0" w:color="auto"/>
        <w:bottom w:val="none" w:sz="0" w:space="0" w:color="auto"/>
        <w:right w:val="none" w:sz="0" w:space="0" w:color="auto"/>
      </w:divBdr>
    </w:div>
    <w:div w:id="1851066562">
      <w:bodyDiv w:val="1"/>
      <w:marLeft w:val="0"/>
      <w:marRight w:val="0"/>
      <w:marTop w:val="0"/>
      <w:marBottom w:val="0"/>
      <w:divBdr>
        <w:top w:val="none" w:sz="0" w:space="0" w:color="auto"/>
        <w:left w:val="none" w:sz="0" w:space="0" w:color="auto"/>
        <w:bottom w:val="none" w:sz="0" w:space="0" w:color="auto"/>
        <w:right w:val="none" w:sz="0" w:space="0" w:color="auto"/>
      </w:divBdr>
    </w:div>
    <w:div w:id="1851092750">
      <w:bodyDiv w:val="1"/>
      <w:marLeft w:val="0"/>
      <w:marRight w:val="0"/>
      <w:marTop w:val="0"/>
      <w:marBottom w:val="0"/>
      <w:divBdr>
        <w:top w:val="none" w:sz="0" w:space="0" w:color="auto"/>
        <w:left w:val="none" w:sz="0" w:space="0" w:color="auto"/>
        <w:bottom w:val="none" w:sz="0" w:space="0" w:color="auto"/>
        <w:right w:val="none" w:sz="0" w:space="0" w:color="auto"/>
      </w:divBdr>
    </w:div>
    <w:div w:id="1851136531">
      <w:bodyDiv w:val="1"/>
      <w:marLeft w:val="0"/>
      <w:marRight w:val="0"/>
      <w:marTop w:val="0"/>
      <w:marBottom w:val="0"/>
      <w:divBdr>
        <w:top w:val="none" w:sz="0" w:space="0" w:color="auto"/>
        <w:left w:val="none" w:sz="0" w:space="0" w:color="auto"/>
        <w:bottom w:val="none" w:sz="0" w:space="0" w:color="auto"/>
        <w:right w:val="none" w:sz="0" w:space="0" w:color="auto"/>
      </w:divBdr>
    </w:div>
    <w:div w:id="1851213582">
      <w:bodyDiv w:val="1"/>
      <w:marLeft w:val="0"/>
      <w:marRight w:val="0"/>
      <w:marTop w:val="0"/>
      <w:marBottom w:val="0"/>
      <w:divBdr>
        <w:top w:val="none" w:sz="0" w:space="0" w:color="auto"/>
        <w:left w:val="none" w:sz="0" w:space="0" w:color="auto"/>
        <w:bottom w:val="none" w:sz="0" w:space="0" w:color="auto"/>
        <w:right w:val="none" w:sz="0" w:space="0" w:color="auto"/>
      </w:divBdr>
    </w:div>
    <w:div w:id="1851479406">
      <w:bodyDiv w:val="1"/>
      <w:marLeft w:val="0"/>
      <w:marRight w:val="0"/>
      <w:marTop w:val="0"/>
      <w:marBottom w:val="0"/>
      <w:divBdr>
        <w:top w:val="none" w:sz="0" w:space="0" w:color="auto"/>
        <w:left w:val="none" w:sz="0" w:space="0" w:color="auto"/>
        <w:bottom w:val="none" w:sz="0" w:space="0" w:color="auto"/>
        <w:right w:val="none" w:sz="0" w:space="0" w:color="auto"/>
      </w:divBdr>
    </w:div>
    <w:div w:id="1851531554">
      <w:bodyDiv w:val="1"/>
      <w:marLeft w:val="0"/>
      <w:marRight w:val="0"/>
      <w:marTop w:val="0"/>
      <w:marBottom w:val="0"/>
      <w:divBdr>
        <w:top w:val="none" w:sz="0" w:space="0" w:color="auto"/>
        <w:left w:val="none" w:sz="0" w:space="0" w:color="auto"/>
        <w:bottom w:val="none" w:sz="0" w:space="0" w:color="auto"/>
        <w:right w:val="none" w:sz="0" w:space="0" w:color="auto"/>
      </w:divBdr>
    </w:div>
    <w:div w:id="1851719891">
      <w:bodyDiv w:val="1"/>
      <w:marLeft w:val="0"/>
      <w:marRight w:val="0"/>
      <w:marTop w:val="0"/>
      <w:marBottom w:val="0"/>
      <w:divBdr>
        <w:top w:val="none" w:sz="0" w:space="0" w:color="auto"/>
        <w:left w:val="none" w:sz="0" w:space="0" w:color="auto"/>
        <w:bottom w:val="none" w:sz="0" w:space="0" w:color="auto"/>
        <w:right w:val="none" w:sz="0" w:space="0" w:color="auto"/>
      </w:divBdr>
    </w:div>
    <w:div w:id="1851751977">
      <w:bodyDiv w:val="1"/>
      <w:marLeft w:val="0"/>
      <w:marRight w:val="0"/>
      <w:marTop w:val="0"/>
      <w:marBottom w:val="0"/>
      <w:divBdr>
        <w:top w:val="none" w:sz="0" w:space="0" w:color="auto"/>
        <w:left w:val="none" w:sz="0" w:space="0" w:color="auto"/>
        <w:bottom w:val="none" w:sz="0" w:space="0" w:color="auto"/>
        <w:right w:val="none" w:sz="0" w:space="0" w:color="auto"/>
      </w:divBdr>
    </w:div>
    <w:div w:id="1851871385">
      <w:bodyDiv w:val="1"/>
      <w:marLeft w:val="0"/>
      <w:marRight w:val="0"/>
      <w:marTop w:val="0"/>
      <w:marBottom w:val="0"/>
      <w:divBdr>
        <w:top w:val="none" w:sz="0" w:space="0" w:color="auto"/>
        <w:left w:val="none" w:sz="0" w:space="0" w:color="auto"/>
        <w:bottom w:val="none" w:sz="0" w:space="0" w:color="auto"/>
        <w:right w:val="none" w:sz="0" w:space="0" w:color="auto"/>
      </w:divBdr>
    </w:div>
    <w:div w:id="1852449715">
      <w:bodyDiv w:val="1"/>
      <w:marLeft w:val="0"/>
      <w:marRight w:val="0"/>
      <w:marTop w:val="0"/>
      <w:marBottom w:val="0"/>
      <w:divBdr>
        <w:top w:val="none" w:sz="0" w:space="0" w:color="auto"/>
        <w:left w:val="none" w:sz="0" w:space="0" w:color="auto"/>
        <w:bottom w:val="none" w:sz="0" w:space="0" w:color="auto"/>
        <w:right w:val="none" w:sz="0" w:space="0" w:color="auto"/>
      </w:divBdr>
    </w:div>
    <w:div w:id="1852836791">
      <w:bodyDiv w:val="1"/>
      <w:marLeft w:val="0"/>
      <w:marRight w:val="0"/>
      <w:marTop w:val="0"/>
      <w:marBottom w:val="0"/>
      <w:divBdr>
        <w:top w:val="none" w:sz="0" w:space="0" w:color="auto"/>
        <w:left w:val="none" w:sz="0" w:space="0" w:color="auto"/>
        <w:bottom w:val="none" w:sz="0" w:space="0" w:color="auto"/>
        <w:right w:val="none" w:sz="0" w:space="0" w:color="auto"/>
      </w:divBdr>
    </w:div>
    <w:div w:id="1852839630">
      <w:bodyDiv w:val="1"/>
      <w:marLeft w:val="0"/>
      <w:marRight w:val="0"/>
      <w:marTop w:val="0"/>
      <w:marBottom w:val="0"/>
      <w:divBdr>
        <w:top w:val="none" w:sz="0" w:space="0" w:color="auto"/>
        <w:left w:val="none" w:sz="0" w:space="0" w:color="auto"/>
        <w:bottom w:val="none" w:sz="0" w:space="0" w:color="auto"/>
        <w:right w:val="none" w:sz="0" w:space="0" w:color="auto"/>
      </w:divBdr>
    </w:div>
    <w:div w:id="1852841918">
      <w:bodyDiv w:val="1"/>
      <w:marLeft w:val="0"/>
      <w:marRight w:val="0"/>
      <w:marTop w:val="0"/>
      <w:marBottom w:val="0"/>
      <w:divBdr>
        <w:top w:val="none" w:sz="0" w:space="0" w:color="auto"/>
        <w:left w:val="none" w:sz="0" w:space="0" w:color="auto"/>
        <w:bottom w:val="none" w:sz="0" w:space="0" w:color="auto"/>
        <w:right w:val="none" w:sz="0" w:space="0" w:color="auto"/>
      </w:divBdr>
    </w:div>
    <w:div w:id="1853108148">
      <w:bodyDiv w:val="1"/>
      <w:marLeft w:val="0"/>
      <w:marRight w:val="0"/>
      <w:marTop w:val="0"/>
      <w:marBottom w:val="0"/>
      <w:divBdr>
        <w:top w:val="none" w:sz="0" w:space="0" w:color="auto"/>
        <w:left w:val="none" w:sz="0" w:space="0" w:color="auto"/>
        <w:bottom w:val="none" w:sz="0" w:space="0" w:color="auto"/>
        <w:right w:val="none" w:sz="0" w:space="0" w:color="auto"/>
      </w:divBdr>
    </w:div>
    <w:div w:id="1853182179">
      <w:bodyDiv w:val="1"/>
      <w:marLeft w:val="0"/>
      <w:marRight w:val="0"/>
      <w:marTop w:val="0"/>
      <w:marBottom w:val="0"/>
      <w:divBdr>
        <w:top w:val="none" w:sz="0" w:space="0" w:color="auto"/>
        <w:left w:val="none" w:sz="0" w:space="0" w:color="auto"/>
        <w:bottom w:val="none" w:sz="0" w:space="0" w:color="auto"/>
        <w:right w:val="none" w:sz="0" w:space="0" w:color="auto"/>
      </w:divBdr>
    </w:div>
    <w:div w:id="1853227601">
      <w:bodyDiv w:val="1"/>
      <w:marLeft w:val="0"/>
      <w:marRight w:val="0"/>
      <w:marTop w:val="0"/>
      <w:marBottom w:val="0"/>
      <w:divBdr>
        <w:top w:val="none" w:sz="0" w:space="0" w:color="auto"/>
        <w:left w:val="none" w:sz="0" w:space="0" w:color="auto"/>
        <w:bottom w:val="none" w:sz="0" w:space="0" w:color="auto"/>
        <w:right w:val="none" w:sz="0" w:space="0" w:color="auto"/>
      </w:divBdr>
    </w:div>
    <w:div w:id="1853374778">
      <w:bodyDiv w:val="1"/>
      <w:marLeft w:val="0"/>
      <w:marRight w:val="0"/>
      <w:marTop w:val="0"/>
      <w:marBottom w:val="0"/>
      <w:divBdr>
        <w:top w:val="none" w:sz="0" w:space="0" w:color="auto"/>
        <w:left w:val="none" w:sz="0" w:space="0" w:color="auto"/>
        <w:bottom w:val="none" w:sz="0" w:space="0" w:color="auto"/>
        <w:right w:val="none" w:sz="0" w:space="0" w:color="auto"/>
      </w:divBdr>
    </w:div>
    <w:div w:id="1853377588">
      <w:bodyDiv w:val="1"/>
      <w:marLeft w:val="0"/>
      <w:marRight w:val="0"/>
      <w:marTop w:val="0"/>
      <w:marBottom w:val="0"/>
      <w:divBdr>
        <w:top w:val="none" w:sz="0" w:space="0" w:color="auto"/>
        <w:left w:val="none" w:sz="0" w:space="0" w:color="auto"/>
        <w:bottom w:val="none" w:sz="0" w:space="0" w:color="auto"/>
        <w:right w:val="none" w:sz="0" w:space="0" w:color="auto"/>
      </w:divBdr>
    </w:div>
    <w:div w:id="1853378771">
      <w:bodyDiv w:val="1"/>
      <w:marLeft w:val="0"/>
      <w:marRight w:val="0"/>
      <w:marTop w:val="0"/>
      <w:marBottom w:val="0"/>
      <w:divBdr>
        <w:top w:val="none" w:sz="0" w:space="0" w:color="auto"/>
        <w:left w:val="none" w:sz="0" w:space="0" w:color="auto"/>
        <w:bottom w:val="none" w:sz="0" w:space="0" w:color="auto"/>
        <w:right w:val="none" w:sz="0" w:space="0" w:color="auto"/>
      </w:divBdr>
    </w:div>
    <w:div w:id="1853448229">
      <w:bodyDiv w:val="1"/>
      <w:marLeft w:val="0"/>
      <w:marRight w:val="0"/>
      <w:marTop w:val="0"/>
      <w:marBottom w:val="0"/>
      <w:divBdr>
        <w:top w:val="none" w:sz="0" w:space="0" w:color="auto"/>
        <w:left w:val="none" w:sz="0" w:space="0" w:color="auto"/>
        <w:bottom w:val="none" w:sz="0" w:space="0" w:color="auto"/>
        <w:right w:val="none" w:sz="0" w:space="0" w:color="auto"/>
      </w:divBdr>
    </w:div>
    <w:div w:id="1853454109">
      <w:bodyDiv w:val="1"/>
      <w:marLeft w:val="0"/>
      <w:marRight w:val="0"/>
      <w:marTop w:val="0"/>
      <w:marBottom w:val="0"/>
      <w:divBdr>
        <w:top w:val="none" w:sz="0" w:space="0" w:color="auto"/>
        <w:left w:val="none" w:sz="0" w:space="0" w:color="auto"/>
        <w:bottom w:val="none" w:sz="0" w:space="0" w:color="auto"/>
        <w:right w:val="none" w:sz="0" w:space="0" w:color="auto"/>
      </w:divBdr>
    </w:div>
    <w:div w:id="1853493863">
      <w:bodyDiv w:val="1"/>
      <w:marLeft w:val="0"/>
      <w:marRight w:val="0"/>
      <w:marTop w:val="0"/>
      <w:marBottom w:val="0"/>
      <w:divBdr>
        <w:top w:val="none" w:sz="0" w:space="0" w:color="auto"/>
        <w:left w:val="none" w:sz="0" w:space="0" w:color="auto"/>
        <w:bottom w:val="none" w:sz="0" w:space="0" w:color="auto"/>
        <w:right w:val="none" w:sz="0" w:space="0" w:color="auto"/>
      </w:divBdr>
    </w:div>
    <w:div w:id="1853645320">
      <w:bodyDiv w:val="1"/>
      <w:marLeft w:val="0"/>
      <w:marRight w:val="0"/>
      <w:marTop w:val="0"/>
      <w:marBottom w:val="0"/>
      <w:divBdr>
        <w:top w:val="none" w:sz="0" w:space="0" w:color="auto"/>
        <w:left w:val="none" w:sz="0" w:space="0" w:color="auto"/>
        <w:bottom w:val="none" w:sz="0" w:space="0" w:color="auto"/>
        <w:right w:val="none" w:sz="0" w:space="0" w:color="auto"/>
      </w:divBdr>
    </w:div>
    <w:div w:id="1853957966">
      <w:bodyDiv w:val="1"/>
      <w:marLeft w:val="0"/>
      <w:marRight w:val="0"/>
      <w:marTop w:val="0"/>
      <w:marBottom w:val="0"/>
      <w:divBdr>
        <w:top w:val="none" w:sz="0" w:space="0" w:color="auto"/>
        <w:left w:val="none" w:sz="0" w:space="0" w:color="auto"/>
        <w:bottom w:val="none" w:sz="0" w:space="0" w:color="auto"/>
        <w:right w:val="none" w:sz="0" w:space="0" w:color="auto"/>
      </w:divBdr>
    </w:div>
    <w:div w:id="1854103497">
      <w:bodyDiv w:val="1"/>
      <w:marLeft w:val="0"/>
      <w:marRight w:val="0"/>
      <w:marTop w:val="0"/>
      <w:marBottom w:val="0"/>
      <w:divBdr>
        <w:top w:val="none" w:sz="0" w:space="0" w:color="auto"/>
        <w:left w:val="none" w:sz="0" w:space="0" w:color="auto"/>
        <w:bottom w:val="none" w:sz="0" w:space="0" w:color="auto"/>
        <w:right w:val="none" w:sz="0" w:space="0" w:color="auto"/>
      </w:divBdr>
    </w:div>
    <w:div w:id="1854342419">
      <w:bodyDiv w:val="1"/>
      <w:marLeft w:val="0"/>
      <w:marRight w:val="0"/>
      <w:marTop w:val="0"/>
      <w:marBottom w:val="0"/>
      <w:divBdr>
        <w:top w:val="none" w:sz="0" w:space="0" w:color="auto"/>
        <w:left w:val="none" w:sz="0" w:space="0" w:color="auto"/>
        <w:bottom w:val="none" w:sz="0" w:space="0" w:color="auto"/>
        <w:right w:val="none" w:sz="0" w:space="0" w:color="auto"/>
      </w:divBdr>
    </w:div>
    <w:div w:id="1854495400">
      <w:bodyDiv w:val="1"/>
      <w:marLeft w:val="0"/>
      <w:marRight w:val="0"/>
      <w:marTop w:val="0"/>
      <w:marBottom w:val="0"/>
      <w:divBdr>
        <w:top w:val="none" w:sz="0" w:space="0" w:color="auto"/>
        <w:left w:val="none" w:sz="0" w:space="0" w:color="auto"/>
        <w:bottom w:val="none" w:sz="0" w:space="0" w:color="auto"/>
        <w:right w:val="none" w:sz="0" w:space="0" w:color="auto"/>
      </w:divBdr>
    </w:div>
    <w:div w:id="1854874960">
      <w:bodyDiv w:val="1"/>
      <w:marLeft w:val="0"/>
      <w:marRight w:val="0"/>
      <w:marTop w:val="0"/>
      <w:marBottom w:val="0"/>
      <w:divBdr>
        <w:top w:val="none" w:sz="0" w:space="0" w:color="auto"/>
        <w:left w:val="none" w:sz="0" w:space="0" w:color="auto"/>
        <w:bottom w:val="none" w:sz="0" w:space="0" w:color="auto"/>
        <w:right w:val="none" w:sz="0" w:space="0" w:color="auto"/>
      </w:divBdr>
    </w:div>
    <w:div w:id="1855028135">
      <w:bodyDiv w:val="1"/>
      <w:marLeft w:val="0"/>
      <w:marRight w:val="0"/>
      <w:marTop w:val="0"/>
      <w:marBottom w:val="0"/>
      <w:divBdr>
        <w:top w:val="none" w:sz="0" w:space="0" w:color="auto"/>
        <w:left w:val="none" w:sz="0" w:space="0" w:color="auto"/>
        <w:bottom w:val="none" w:sz="0" w:space="0" w:color="auto"/>
        <w:right w:val="none" w:sz="0" w:space="0" w:color="auto"/>
      </w:divBdr>
    </w:div>
    <w:div w:id="1855146961">
      <w:bodyDiv w:val="1"/>
      <w:marLeft w:val="0"/>
      <w:marRight w:val="0"/>
      <w:marTop w:val="0"/>
      <w:marBottom w:val="0"/>
      <w:divBdr>
        <w:top w:val="none" w:sz="0" w:space="0" w:color="auto"/>
        <w:left w:val="none" w:sz="0" w:space="0" w:color="auto"/>
        <w:bottom w:val="none" w:sz="0" w:space="0" w:color="auto"/>
        <w:right w:val="none" w:sz="0" w:space="0" w:color="auto"/>
      </w:divBdr>
    </w:div>
    <w:div w:id="1855193977">
      <w:bodyDiv w:val="1"/>
      <w:marLeft w:val="0"/>
      <w:marRight w:val="0"/>
      <w:marTop w:val="0"/>
      <w:marBottom w:val="0"/>
      <w:divBdr>
        <w:top w:val="none" w:sz="0" w:space="0" w:color="auto"/>
        <w:left w:val="none" w:sz="0" w:space="0" w:color="auto"/>
        <w:bottom w:val="none" w:sz="0" w:space="0" w:color="auto"/>
        <w:right w:val="none" w:sz="0" w:space="0" w:color="auto"/>
      </w:divBdr>
    </w:div>
    <w:div w:id="1855418043">
      <w:bodyDiv w:val="1"/>
      <w:marLeft w:val="0"/>
      <w:marRight w:val="0"/>
      <w:marTop w:val="0"/>
      <w:marBottom w:val="0"/>
      <w:divBdr>
        <w:top w:val="none" w:sz="0" w:space="0" w:color="auto"/>
        <w:left w:val="none" w:sz="0" w:space="0" w:color="auto"/>
        <w:bottom w:val="none" w:sz="0" w:space="0" w:color="auto"/>
        <w:right w:val="none" w:sz="0" w:space="0" w:color="auto"/>
      </w:divBdr>
    </w:div>
    <w:div w:id="1855458302">
      <w:bodyDiv w:val="1"/>
      <w:marLeft w:val="0"/>
      <w:marRight w:val="0"/>
      <w:marTop w:val="0"/>
      <w:marBottom w:val="0"/>
      <w:divBdr>
        <w:top w:val="none" w:sz="0" w:space="0" w:color="auto"/>
        <w:left w:val="none" w:sz="0" w:space="0" w:color="auto"/>
        <w:bottom w:val="none" w:sz="0" w:space="0" w:color="auto"/>
        <w:right w:val="none" w:sz="0" w:space="0" w:color="auto"/>
      </w:divBdr>
    </w:div>
    <w:div w:id="1855458905">
      <w:bodyDiv w:val="1"/>
      <w:marLeft w:val="0"/>
      <w:marRight w:val="0"/>
      <w:marTop w:val="0"/>
      <w:marBottom w:val="0"/>
      <w:divBdr>
        <w:top w:val="none" w:sz="0" w:space="0" w:color="auto"/>
        <w:left w:val="none" w:sz="0" w:space="0" w:color="auto"/>
        <w:bottom w:val="none" w:sz="0" w:space="0" w:color="auto"/>
        <w:right w:val="none" w:sz="0" w:space="0" w:color="auto"/>
      </w:divBdr>
    </w:div>
    <w:div w:id="1855653496">
      <w:bodyDiv w:val="1"/>
      <w:marLeft w:val="0"/>
      <w:marRight w:val="0"/>
      <w:marTop w:val="0"/>
      <w:marBottom w:val="0"/>
      <w:divBdr>
        <w:top w:val="none" w:sz="0" w:space="0" w:color="auto"/>
        <w:left w:val="none" w:sz="0" w:space="0" w:color="auto"/>
        <w:bottom w:val="none" w:sz="0" w:space="0" w:color="auto"/>
        <w:right w:val="none" w:sz="0" w:space="0" w:color="auto"/>
      </w:divBdr>
    </w:div>
    <w:div w:id="1855724656">
      <w:bodyDiv w:val="1"/>
      <w:marLeft w:val="0"/>
      <w:marRight w:val="0"/>
      <w:marTop w:val="0"/>
      <w:marBottom w:val="0"/>
      <w:divBdr>
        <w:top w:val="none" w:sz="0" w:space="0" w:color="auto"/>
        <w:left w:val="none" w:sz="0" w:space="0" w:color="auto"/>
        <w:bottom w:val="none" w:sz="0" w:space="0" w:color="auto"/>
        <w:right w:val="none" w:sz="0" w:space="0" w:color="auto"/>
      </w:divBdr>
    </w:div>
    <w:div w:id="1855995160">
      <w:bodyDiv w:val="1"/>
      <w:marLeft w:val="0"/>
      <w:marRight w:val="0"/>
      <w:marTop w:val="0"/>
      <w:marBottom w:val="0"/>
      <w:divBdr>
        <w:top w:val="none" w:sz="0" w:space="0" w:color="auto"/>
        <w:left w:val="none" w:sz="0" w:space="0" w:color="auto"/>
        <w:bottom w:val="none" w:sz="0" w:space="0" w:color="auto"/>
        <w:right w:val="none" w:sz="0" w:space="0" w:color="auto"/>
      </w:divBdr>
    </w:div>
    <w:div w:id="1856337979">
      <w:bodyDiv w:val="1"/>
      <w:marLeft w:val="0"/>
      <w:marRight w:val="0"/>
      <w:marTop w:val="0"/>
      <w:marBottom w:val="0"/>
      <w:divBdr>
        <w:top w:val="none" w:sz="0" w:space="0" w:color="auto"/>
        <w:left w:val="none" w:sz="0" w:space="0" w:color="auto"/>
        <w:bottom w:val="none" w:sz="0" w:space="0" w:color="auto"/>
        <w:right w:val="none" w:sz="0" w:space="0" w:color="auto"/>
      </w:divBdr>
    </w:div>
    <w:div w:id="1856378944">
      <w:bodyDiv w:val="1"/>
      <w:marLeft w:val="0"/>
      <w:marRight w:val="0"/>
      <w:marTop w:val="0"/>
      <w:marBottom w:val="0"/>
      <w:divBdr>
        <w:top w:val="none" w:sz="0" w:space="0" w:color="auto"/>
        <w:left w:val="none" w:sz="0" w:space="0" w:color="auto"/>
        <w:bottom w:val="none" w:sz="0" w:space="0" w:color="auto"/>
        <w:right w:val="none" w:sz="0" w:space="0" w:color="auto"/>
      </w:divBdr>
    </w:div>
    <w:div w:id="1856994937">
      <w:bodyDiv w:val="1"/>
      <w:marLeft w:val="0"/>
      <w:marRight w:val="0"/>
      <w:marTop w:val="0"/>
      <w:marBottom w:val="0"/>
      <w:divBdr>
        <w:top w:val="none" w:sz="0" w:space="0" w:color="auto"/>
        <w:left w:val="none" w:sz="0" w:space="0" w:color="auto"/>
        <w:bottom w:val="none" w:sz="0" w:space="0" w:color="auto"/>
        <w:right w:val="none" w:sz="0" w:space="0" w:color="auto"/>
      </w:divBdr>
    </w:div>
    <w:div w:id="1857042118">
      <w:bodyDiv w:val="1"/>
      <w:marLeft w:val="0"/>
      <w:marRight w:val="0"/>
      <w:marTop w:val="0"/>
      <w:marBottom w:val="0"/>
      <w:divBdr>
        <w:top w:val="none" w:sz="0" w:space="0" w:color="auto"/>
        <w:left w:val="none" w:sz="0" w:space="0" w:color="auto"/>
        <w:bottom w:val="none" w:sz="0" w:space="0" w:color="auto"/>
        <w:right w:val="none" w:sz="0" w:space="0" w:color="auto"/>
      </w:divBdr>
    </w:div>
    <w:div w:id="1857691035">
      <w:bodyDiv w:val="1"/>
      <w:marLeft w:val="0"/>
      <w:marRight w:val="0"/>
      <w:marTop w:val="0"/>
      <w:marBottom w:val="0"/>
      <w:divBdr>
        <w:top w:val="none" w:sz="0" w:space="0" w:color="auto"/>
        <w:left w:val="none" w:sz="0" w:space="0" w:color="auto"/>
        <w:bottom w:val="none" w:sz="0" w:space="0" w:color="auto"/>
        <w:right w:val="none" w:sz="0" w:space="0" w:color="auto"/>
      </w:divBdr>
    </w:div>
    <w:div w:id="1857693289">
      <w:bodyDiv w:val="1"/>
      <w:marLeft w:val="0"/>
      <w:marRight w:val="0"/>
      <w:marTop w:val="0"/>
      <w:marBottom w:val="0"/>
      <w:divBdr>
        <w:top w:val="none" w:sz="0" w:space="0" w:color="auto"/>
        <w:left w:val="none" w:sz="0" w:space="0" w:color="auto"/>
        <w:bottom w:val="none" w:sz="0" w:space="0" w:color="auto"/>
        <w:right w:val="none" w:sz="0" w:space="0" w:color="auto"/>
      </w:divBdr>
    </w:div>
    <w:div w:id="1857957491">
      <w:bodyDiv w:val="1"/>
      <w:marLeft w:val="0"/>
      <w:marRight w:val="0"/>
      <w:marTop w:val="0"/>
      <w:marBottom w:val="0"/>
      <w:divBdr>
        <w:top w:val="none" w:sz="0" w:space="0" w:color="auto"/>
        <w:left w:val="none" w:sz="0" w:space="0" w:color="auto"/>
        <w:bottom w:val="none" w:sz="0" w:space="0" w:color="auto"/>
        <w:right w:val="none" w:sz="0" w:space="0" w:color="auto"/>
      </w:divBdr>
    </w:div>
    <w:div w:id="1858082398">
      <w:bodyDiv w:val="1"/>
      <w:marLeft w:val="0"/>
      <w:marRight w:val="0"/>
      <w:marTop w:val="0"/>
      <w:marBottom w:val="0"/>
      <w:divBdr>
        <w:top w:val="none" w:sz="0" w:space="0" w:color="auto"/>
        <w:left w:val="none" w:sz="0" w:space="0" w:color="auto"/>
        <w:bottom w:val="none" w:sz="0" w:space="0" w:color="auto"/>
        <w:right w:val="none" w:sz="0" w:space="0" w:color="auto"/>
      </w:divBdr>
    </w:div>
    <w:div w:id="1858107528">
      <w:bodyDiv w:val="1"/>
      <w:marLeft w:val="0"/>
      <w:marRight w:val="0"/>
      <w:marTop w:val="0"/>
      <w:marBottom w:val="0"/>
      <w:divBdr>
        <w:top w:val="none" w:sz="0" w:space="0" w:color="auto"/>
        <w:left w:val="none" w:sz="0" w:space="0" w:color="auto"/>
        <w:bottom w:val="none" w:sz="0" w:space="0" w:color="auto"/>
        <w:right w:val="none" w:sz="0" w:space="0" w:color="auto"/>
      </w:divBdr>
    </w:div>
    <w:div w:id="1858153276">
      <w:bodyDiv w:val="1"/>
      <w:marLeft w:val="0"/>
      <w:marRight w:val="0"/>
      <w:marTop w:val="0"/>
      <w:marBottom w:val="0"/>
      <w:divBdr>
        <w:top w:val="none" w:sz="0" w:space="0" w:color="auto"/>
        <w:left w:val="none" w:sz="0" w:space="0" w:color="auto"/>
        <w:bottom w:val="none" w:sz="0" w:space="0" w:color="auto"/>
        <w:right w:val="none" w:sz="0" w:space="0" w:color="auto"/>
      </w:divBdr>
    </w:div>
    <w:div w:id="1858502494">
      <w:bodyDiv w:val="1"/>
      <w:marLeft w:val="0"/>
      <w:marRight w:val="0"/>
      <w:marTop w:val="0"/>
      <w:marBottom w:val="0"/>
      <w:divBdr>
        <w:top w:val="none" w:sz="0" w:space="0" w:color="auto"/>
        <w:left w:val="none" w:sz="0" w:space="0" w:color="auto"/>
        <w:bottom w:val="none" w:sz="0" w:space="0" w:color="auto"/>
        <w:right w:val="none" w:sz="0" w:space="0" w:color="auto"/>
      </w:divBdr>
    </w:div>
    <w:div w:id="1858546026">
      <w:bodyDiv w:val="1"/>
      <w:marLeft w:val="0"/>
      <w:marRight w:val="0"/>
      <w:marTop w:val="0"/>
      <w:marBottom w:val="0"/>
      <w:divBdr>
        <w:top w:val="none" w:sz="0" w:space="0" w:color="auto"/>
        <w:left w:val="none" w:sz="0" w:space="0" w:color="auto"/>
        <w:bottom w:val="none" w:sz="0" w:space="0" w:color="auto"/>
        <w:right w:val="none" w:sz="0" w:space="0" w:color="auto"/>
      </w:divBdr>
    </w:div>
    <w:div w:id="1858696574">
      <w:bodyDiv w:val="1"/>
      <w:marLeft w:val="0"/>
      <w:marRight w:val="0"/>
      <w:marTop w:val="0"/>
      <w:marBottom w:val="0"/>
      <w:divBdr>
        <w:top w:val="none" w:sz="0" w:space="0" w:color="auto"/>
        <w:left w:val="none" w:sz="0" w:space="0" w:color="auto"/>
        <w:bottom w:val="none" w:sz="0" w:space="0" w:color="auto"/>
        <w:right w:val="none" w:sz="0" w:space="0" w:color="auto"/>
      </w:divBdr>
    </w:div>
    <w:div w:id="1858764679">
      <w:bodyDiv w:val="1"/>
      <w:marLeft w:val="0"/>
      <w:marRight w:val="0"/>
      <w:marTop w:val="0"/>
      <w:marBottom w:val="0"/>
      <w:divBdr>
        <w:top w:val="none" w:sz="0" w:space="0" w:color="auto"/>
        <w:left w:val="none" w:sz="0" w:space="0" w:color="auto"/>
        <w:bottom w:val="none" w:sz="0" w:space="0" w:color="auto"/>
        <w:right w:val="none" w:sz="0" w:space="0" w:color="auto"/>
      </w:divBdr>
    </w:div>
    <w:div w:id="1858807912">
      <w:bodyDiv w:val="1"/>
      <w:marLeft w:val="0"/>
      <w:marRight w:val="0"/>
      <w:marTop w:val="0"/>
      <w:marBottom w:val="0"/>
      <w:divBdr>
        <w:top w:val="none" w:sz="0" w:space="0" w:color="auto"/>
        <w:left w:val="none" w:sz="0" w:space="0" w:color="auto"/>
        <w:bottom w:val="none" w:sz="0" w:space="0" w:color="auto"/>
        <w:right w:val="none" w:sz="0" w:space="0" w:color="auto"/>
      </w:divBdr>
    </w:div>
    <w:div w:id="1858883481">
      <w:bodyDiv w:val="1"/>
      <w:marLeft w:val="0"/>
      <w:marRight w:val="0"/>
      <w:marTop w:val="0"/>
      <w:marBottom w:val="0"/>
      <w:divBdr>
        <w:top w:val="none" w:sz="0" w:space="0" w:color="auto"/>
        <w:left w:val="none" w:sz="0" w:space="0" w:color="auto"/>
        <w:bottom w:val="none" w:sz="0" w:space="0" w:color="auto"/>
        <w:right w:val="none" w:sz="0" w:space="0" w:color="auto"/>
      </w:divBdr>
    </w:div>
    <w:div w:id="1858884462">
      <w:bodyDiv w:val="1"/>
      <w:marLeft w:val="0"/>
      <w:marRight w:val="0"/>
      <w:marTop w:val="0"/>
      <w:marBottom w:val="0"/>
      <w:divBdr>
        <w:top w:val="none" w:sz="0" w:space="0" w:color="auto"/>
        <w:left w:val="none" w:sz="0" w:space="0" w:color="auto"/>
        <w:bottom w:val="none" w:sz="0" w:space="0" w:color="auto"/>
        <w:right w:val="none" w:sz="0" w:space="0" w:color="auto"/>
      </w:divBdr>
    </w:div>
    <w:div w:id="1859002291">
      <w:bodyDiv w:val="1"/>
      <w:marLeft w:val="0"/>
      <w:marRight w:val="0"/>
      <w:marTop w:val="0"/>
      <w:marBottom w:val="0"/>
      <w:divBdr>
        <w:top w:val="none" w:sz="0" w:space="0" w:color="auto"/>
        <w:left w:val="none" w:sz="0" w:space="0" w:color="auto"/>
        <w:bottom w:val="none" w:sz="0" w:space="0" w:color="auto"/>
        <w:right w:val="none" w:sz="0" w:space="0" w:color="auto"/>
      </w:divBdr>
    </w:div>
    <w:div w:id="1859074716">
      <w:bodyDiv w:val="1"/>
      <w:marLeft w:val="0"/>
      <w:marRight w:val="0"/>
      <w:marTop w:val="0"/>
      <w:marBottom w:val="0"/>
      <w:divBdr>
        <w:top w:val="none" w:sz="0" w:space="0" w:color="auto"/>
        <w:left w:val="none" w:sz="0" w:space="0" w:color="auto"/>
        <w:bottom w:val="none" w:sz="0" w:space="0" w:color="auto"/>
        <w:right w:val="none" w:sz="0" w:space="0" w:color="auto"/>
      </w:divBdr>
    </w:div>
    <w:div w:id="1859078624">
      <w:bodyDiv w:val="1"/>
      <w:marLeft w:val="0"/>
      <w:marRight w:val="0"/>
      <w:marTop w:val="0"/>
      <w:marBottom w:val="0"/>
      <w:divBdr>
        <w:top w:val="none" w:sz="0" w:space="0" w:color="auto"/>
        <w:left w:val="none" w:sz="0" w:space="0" w:color="auto"/>
        <w:bottom w:val="none" w:sz="0" w:space="0" w:color="auto"/>
        <w:right w:val="none" w:sz="0" w:space="0" w:color="auto"/>
      </w:divBdr>
    </w:div>
    <w:div w:id="1859195694">
      <w:bodyDiv w:val="1"/>
      <w:marLeft w:val="0"/>
      <w:marRight w:val="0"/>
      <w:marTop w:val="0"/>
      <w:marBottom w:val="0"/>
      <w:divBdr>
        <w:top w:val="none" w:sz="0" w:space="0" w:color="auto"/>
        <w:left w:val="none" w:sz="0" w:space="0" w:color="auto"/>
        <w:bottom w:val="none" w:sz="0" w:space="0" w:color="auto"/>
        <w:right w:val="none" w:sz="0" w:space="0" w:color="auto"/>
      </w:divBdr>
    </w:div>
    <w:div w:id="1859391785">
      <w:bodyDiv w:val="1"/>
      <w:marLeft w:val="0"/>
      <w:marRight w:val="0"/>
      <w:marTop w:val="0"/>
      <w:marBottom w:val="0"/>
      <w:divBdr>
        <w:top w:val="none" w:sz="0" w:space="0" w:color="auto"/>
        <w:left w:val="none" w:sz="0" w:space="0" w:color="auto"/>
        <w:bottom w:val="none" w:sz="0" w:space="0" w:color="auto"/>
        <w:right w:val="none" w:sz="0" w:space="0" w:color="auto"/>
      </w:divBdr>
    </w:div>
    <w:div w:id="1859465124">
      <w:bodyDiv w:val="1"/>
      <w:marLeft w:val="0"/>
      <w:marRight w:val="0"/>
      <w:marTop w:val="0"/>
      <w:marBottom w:val="0"/>
      <w:divBdr>
        <w:top w:val="none" w:sz="0" w:space="0" w:color="auto"/>
        <w:left w:val="none" w:sz="0" w:space="0" w:color="auto"/>
        <w:bottom w:val="none" w:sz="0" w:space="0" w:color="auto"/>
        <w:right w:val="none" w:sz="0" w:space="0" w:color="auto"/>
      </w:divBdr>
    </w:div>
    <w:div w:id="1859613256">
      <w:bodyDiv w:val="1"/>
      <w:marLeft w:val="0"/>
      <w:marRight w:val="0"/>
      <w:marTop w:val="0"/>
      <w:marBottom w:val="0"/>
      <w:divBdr>
        <w:top w:val="none" w:sz="0" w:space="0" w:color="auto"/>
        <w:left w:val="none" w:sz="0" w:space="0" w:color="auto"/>
        <w:bottom w:val="none" w:sz="0" w:space="0" w:color="auto"/>
        <w:right w:val="none" w:sz="0" w:space="0" w:color="auto"/>
      </w:divBdr>
    </w:div>
    <w:div w:id="1859658653">
      <w:bodyDiv w:val="1"/>
      <w:marLeft w:val="0"/>
      <w:marRight w:val="0"/>
      <w:marTop w:val="0"/>
      <w:marBottom w:val="0"/>
      <w:divBdr>
        <w:top w:val="none" w:sz="0" w:space="0" w:color="auto"/>
        <w:left w:val="none" w:sz="0" w:space="0" w:color="auto"/>
        <w:bottom w:val="none" w:sz="0" w:space="0" w:color="auto"/>
        <w:right w:val="none" w:sz="0" w:space="0" w:color="auto"/>
      </w:divBdr>
    </w:div>
    <w:div w:id="1860001384">
      <w:bodyDiv w:val="1"/>
      <w:marLeft w:val="0"/>
      <w:marRight w:val="0"/>
      <w:marTop w:val="0"/>
      <w:marBottom w:val="0"/>
      <w:divBdr>
        <w:top w:val="none" w:sz="0" w:space="0" w:color="auto"/>
        <w:left w:val="none" w:sz="0" w:space="0" w:color="auto"/>
        <w:bottom w:val="none" w:sz="0" w:space="0" w:color="auto"/>
        <w:right w:val="none" w:sz="0" w:space="0" w:color="auto"/>
      </w:divBdr>
    </w:div>
    <w:div w:id="1860310137">
      <w:bodyDiv w:val="1"/>
      <w:marLeft w:val="0"/>
      <w:marRight w:val="0"/>
      <w:marTop w:val="0"/>
      <w:marBottom w:val="0"/>
      <w:divBdr>
        <w:top w:val="none" w:sz="0" w:space="0" w:color="auto"/>
        <w:left w:val="none" w:sz="0" w:space="0" w:color="auto"/>
        <w:bottom w:val="none" w:sz="0" w:space="0" w:color="auto"/>
        <w:right w:val="none" w:sz="0" w:space="0" w:color="auto"/>
      </w:divBdr>
    </w:div>
    <w:div w:id="1860506759">
      <w:bodyDiv w:val="1"/>
      <w:marLeft w:val="0"/>
      <w:marRight w:val="0"/>
      <w:marTop w:val="0"/>
      <w:marBottom w:val="0"/>
      <w:divBdr>
        <w:top w:val="none" w:sz="0" w:space="0" w:color="auto"/>
        <w:left w:val="none" w:sz="0" w:space="0" w:color="auto"/>
        <w:bottom w:val="none" w:sz="0" w:space="0" w:color="auto"/>
        <w:right w:val="none" w:sz="0" w:space="0" w:color="auto"/>
      </w:divBdr>
    </w:div>
    <w:div w:id="1860773496">
      <w:bodyDiv w:val="1"/>
      <w:marLeft w:val="0"/>
      <w:marRight w:val="0"/>
      <w:marTop w:val="0"/>
      <w:marBottom w:val="0"/>
      <w:divBdr>
        <w:top w:val="none" w:sz="0" w:space="0" w:color="auto"/>
        <w:left w:val="none" w:sz="0" w:space="0" w:color="auto"/>
        <w:bottom w:val="none" w:sz="0" w:space="0" w:color="auto"/>
        <w:right w:val="none" w:sz="0" w:space="0" w:color="auto"/>
      </w:divBdr>
    </w:div>
    <w:div w:id="1860778417">
      <w:bodyDiv w:val="1"/>
      <w:marLeft w:val="0"/>
      <w:marRight w:val="0"/>
      <w:marTop w:val="0"/>
      <w:marBottom w:val="0"/>
      <w:divBdr>
        <w:top w:val="none" w:sz="0" w:space="0" w:color="auto"/>
        <w:left w:val="none" w:sz="0" w:space="0" w:color="auto"/>
        <w:bottom w:val="none" w:sz="0" w:space="0" w:color="auto"/>
        <w:right w:val="none" w:sz="0" w:space="0" w:color="auto"/>
      </w:divBdr>
    </w:div>
    <w:div w:id="1860924775">
      <w:bodyDiv w:val="1"/>
      <w:marLeft w:val="0"/>
      <w:marRight w:val="0"/>
      <w:marTop w:val="0"/>
      <w:marBottom w:val="0"/>
      <w:divBdr>
        <w:top w:val="none" w:sz="0" w:space="0" w:color="auto"/>
        <w:left w:val="none" w:sz="0" w:space="0" w:color="auto"/>
        <w:bottom w:val="none" w:sz="0" w:space="0" w:color="auto"/>
        <w:right w:val="none" w:sz="0" w:space="0" w:color="auto"/>
      </w:divBdr>
    </w:div>
    <w:div w:id="1861356045">
      <w:bodyDiv w:val="1"/>
      <w:marLeft w:val="0"/>
      <w:marRight w:val="0"/>
      <w:marTop w:val="0"/>
      <w:marBottom w:val="0"/>
      <w:divBdr>
        <w:top w:val="none" w:sz="0" w:space="0" w:color="auto"/>
        <w:left w:val="none" w:sz="0" w:space="0" w:color="auto"/>
        <w:bottom w:val="none" w:sz="0" w:space="0" w:color="auto"/>
        <w:right w:val="none" w:sz="0" w:space="0" w:color="auto"/>
      </w:divBdr>
    </w:div>
    <w:div w:id="1861431443">
      <w:bodyDiv w:val="1"/>
      <w:marLeft w:val="0"/>
      <w:marRight w:val="0"/>
      <w:marTop w:val="0"/>
      <w:marBottom w:val="0"/>
      <w:divBdr>
        <w:top w:val="none" w:sz="0" w:space="0" w:color="auto"/>
        <w:left w:val="none" w:sz="0" w:space="0" w:color="auto"/>
        <w:bottom w:val="none" w:sz="0" w:space="0" w:color="auto"/>
        <w:right w:val="none" w:sz="0" w:space="0" w:color="auto"/>
      </w:divBdr>
    </w:div>
    <w:div w:id="1861507076">
      <w:bodyDiv w:val="1"/>
      <w:marLeft w:val="0"/>
      <w:marRight w:val="0"/>
      <w:marTop w:val="0"/>
      <w:marBottom w:val="0"/>
      <w:divBdr>
        <w:top w:val="none" w:sz="0" w:space="0" w:color="auto"/>
        <w:left w:val="none" w:sz="0" w:space="0" w:color="auto"/>
        <w:bottom w:val="none" w:sz="0" w:space="0" w:color="auto"/>
        <w:right w:val="none" w:sz="0" w:space="0" w:color="auto"/>
      </w:divBdr>
    </w:div>
    <w:div w:id="1861550350">
      <w:bodyDiv w:val="1"/>
      <w:marLeft w:val="0"/>
      <w:marRight w:val="0"/>
      <w:marTop w:val="0"/>
      <w:marBottom w:val="0"/>
      <w:divBdr>
        <w:top w:val="none" w:sz="0" w:space="0" w:color="auto"/>
        <w:left w:val="none" w:sz="0" w:space="0" w:color="auto"/>
        <w:bottom w:val="none" w:sz="0" w:space="0" w:color="auto"/>
        <w:right w:val="none" w:sz="0" w:space="0" w:color="auto"/>
      </w:divBdr>
    </w:div>
    <w:div w:id="1861701200">
      <w:bodyDiv w:val="1"/>
      <w:marLeft w:val="0"/>
      <w:marRight w:val="0"/>
      <w:marTop w:val="0"/>
      <w:marBottom w:val="0"/>
      <w:divBdr>
        <w:top w:val="none" w:sz="0" w:space="0" w:color="auto"/>
        <w:left w:val="none" w:sz="0" w:space="0" w:color="auto"/>
        <w:bottom w:val="none" w:sz="0" w:space="0" w:color="auto"/>
        <w:right w:val="none" w:sz="0" w:space="0" w:color="auto"/>
      </w:divBdr>
    </w:div>
    <w:div w:id="1861896832">
      <w:bodyDiv w:val="1"/>
      <w:marLeft w:val="0"/>
      <w:marRight w:val="0"/>
      <w:marTop w:val="0"/>
      <w:marBottom w:val="0"/>
      <w:divBdr>
        <w:top w:val="none" w:sz="0" w:space="0" w:color="auto"/>
        <w:left w:val="none" w:sz="0" w:space="0" w:color="auto"/>
        <w:bottom w:val="none" w:sz="0" w:space="0" w:color="auto"/>
        <w:right w:val="none" w:sz="0" w:space="0" w:color="auto"/>
      </w:divBdr>
    </w:div>
    <w:div w:id="1861968831">
      <w:bodyDiv w:val="1"/>
      <w:marLeft w:val="0"/>
      <w:marRight w:val="0"/>
      <w:marTop w:val="0"/>
      <w:marBottom w:val="0"/>
      <w:divBdr>
        <w:top w:val="none" w:sz="0" w:space="0" w:color="auto"/>
        <w:left w:val="none" w:sz="0" w:space="0" w:color="auto"/>
        <w:bottom w:val="none" w:sz="0" w:space="0" w:color="auto"/>
        <w:right w:val="none" w:sz="0" w:space="0" w:color="auto"/>
      </w:divBdr>
    </w:div>
    <w:div w:id="1861971862">
      <w:bodyDiv w:val="1"/>
      <w:marLeft w:val="0"/>
      <w:marRight w:val="0"/>
      <w:marTop w:val="0"/>
      <w:marBottom w:val="0"/>
      <w:divBdr>
        <w:top w:val="none" w:sz="0" w:space="0" w:color="auto"/>
        <w:left w:val="none" w:sz="0" w:space="0" w:color="auto"/>
        <w:bottom w:val="none" w:sz="0" w:space="0" w:color="auto"/>
        <w:right w:val="none" w:sz="0" w:space="0" w:color="auto"/>
      </w:divBdr>
    </w:div>
    <w:div w:id="1862088456">
      <w:bodyDiv w:val="1"/>
      <w:marLeft w:val="0"/>
      <w:marRight w:val="0"/>
      <w:marTop w:val="0"/>
      <w:marBottom w:val="0"/>
      <w:divBdr>
        <w:top w:val="none" w:sz="0" w:space="0" w:color="auto"/>
        <w:left w:val="none" w:sz="0" w:space="0" w:color="auto"/>
        <w:bottom w:val="none" w:sz="0" w:space="0" w:color="auto"/>
        <w:right w:val="none" w:sz="0" w:space="0" w:color="auto"/>
      </w:divBdr>
    </w:div>
    <w:div w:id="1862355270">
      <w:bodyDiv w:val="1"/>
      <w:marLeft w:val="0"/>
      <w:marRight w:val="0"/>
      <w:marTop w:val="0"/>
      <w:marBottom w:val="0"/>
      <w:divBdr>
        <w:top w:val="none" w:sz="0" w:space="0" w:color="auto"/>
        <w:left w:val="none" w:sz="0" w:space="0" w:color="auto"/>
        <w:bottom w:val="none" w:sz="0" w:space="0" w:color="auto"/>
        <w:right w:val="none" w:sz="0" w:space="0" w:color="auto"/>
      </w:divBdr>
    </w:div>
    <w:div w:id="1862433958">
      <w:bodyDiv w:val="1"/>
      <w:marLeft w:val="0"/>
      <w:marRight w:val="0"/>
      <w:marTop w:val="0"/>
      <w:marBottom w:val="0"/>
      <w:divBdr>
        <w:top w:val="none" w:sz="0" w:space="0" w:color="auto"/>
        <w:left w:val="none" w:sz="0" w:space="0" w:color="auto"/>
        <w:bottom w:val="none" w:sz="0" w:space="0" w:color="auto"/>
        <w:right w:val="none" w:sz="0" w:space="0" w:color="auto"/>
      </w:divBdr>
    </w:div>
    <w:div w:id="1862625365">
      <w:bodyDiv w:val="1"/>
      <w:marLeft w:val="0"/>
      <w:marRight w:val="0"/>
      <w:marTop w:val="0"/>
      <w:marBottom w:val="0"/>
      <w:divBdr>
        <w:top w:val="none" w:sz="0" w:space="0" w:color="auto"/>
        <w:left w:val="none" w:sz="0" w:space="0" w:color="auto"/>
        <w:bottom w:val="none" w:sz="0" w:space="0" w:color="auto"/>
        <w:right w:val="none" w:sz="0" w:space="0" w:color="auto"/>
      </w:divBdr>
    </w:div>
    <w:div w:id="1862893010">
      <w:bodyDiv w:val="1"/>
      <w:marLeft w:val="0"/>
      <w:marRight w:val="0"/>
      <w:marTop w:val="0"/>
      <w:marBottom w:val="0"/>
      <w:divBdr>
        <w:top w:val="none" w:sz="0" w:space="0" w:color="auto"/>
        <w:left w:val="none" w:sz="0" w:space="0" w:color="auto"/>
        <w:bottom w:val="none" w:sz="0" w:space="0" w:color="auto"/>
        <w:right w:val="none" w:sz="0" w:space="0" w:color="auto"/>
      </w:divBdr>
    </w:div>
    <w:div w:id="1862931148">
      <w:bodyDiv w:val="1"/>
      <w:marLeft w:val="0"/>
      <w:marRight w:val="0"/>
      <w:marTop w:val="0"/>
      <w:marBottom w:val="0"/>
      <w:divBdr>
        <w:top w:val="none" w:sz="0" w:space="0" w:color="auto"/>
        <w:left w:val="none" w:sz="0" w:space="0" w:color="auto"/>
        <w:bottom w:val="none" w:sz="0" w:space="0" w:color="auto"/>
        <w:right w:val="none" w:sz="0" w:space="0" w:color="auto"/>
      </w:divBdr>
    </w:div>
    <w:div w:id="1863005709">
      <w:bodyDiv w:val="1"/>
      <w:marLeft w:val="0"/>
      <w:marRight w:val="0"/>
      <w:marTop w:val="0"/>
      <w:marBottom w:val="0"/>
      <w:divBdr>
        <w:top w:val="none" w:sz="0" w:space="0" w:color="auto"/>
        <w:left w:val="none" w:sz="0" w:space="0" w:color="auto"/>
        <w:bottom w:val="none" w:sz="0" w:space="0" w:color="auto"/>
        <w:right w:val="none" w:sz="0" w:space="0" w:color="auto"/>
      </w:divBdr>
    </w:div>
    <w:div w:id="1863010636">
      <w:bodyDiv w:val="1"/>
      <w:marLeft w:val="0"/>
      <w:marRight w:val="0"/>
      <w:marTop w:val="0"/>
      <w:marBottom w:val="0"/>
      <w:divBdr>
        <w:top w:val="none" w:sz="0" w:space="0" w:color="auto"/>
        <w:left w:val="none" w:sz="0" w:space="0" w:color="auto"/>
        <w:bottom w:val="none" w:sz="0" w:space="0" w:color="auto"/>
        <w:right w:val="none" w:sz="0" w:space="0" w:color="auto"/>
      </w:divBdr>
    </w:div>
    <w:div w:id="1863012975">
      <w:bodyDiv w:val="1"/>
      <w:marLeft w:val="0"/>
      <w:marRight w:val="0"/>
      <w:marTop w:val="0"/>
      <w:marBottom w:val="0"/>
      <w:divBdr>
        <w:top w:val="none" w:sz="0" w:space="0" w:color="auto"/>
        <w:left w:val="none" w:sz="0" w:space="0" w:color="auto"/>
        <w:bottom w:val="none" w:sz="0" w:space="0" w:color="auto"/>
        <w:right w:val="none" w:sz="0" w:space="0" w:color="auto"/>
      </w:divBdr>
    </w:div>
    <w:div w:id="1863126538">
      <w:bodyDiv w:val="1"/>
      <w:marLeft w:val="0"/>
      <w:marRight w:val="0"/>
      <w:marTop w:val="0"/>
      <w:marBottom w:val="0"/>
      <w:divBdr>
        <w:top w:val="none" w:sz="0" w:space="0" w:color="auto"/>
        <w:left w:val="none" w:sz="0" w:space="0" w:color="auto"/>
        <w:bottom w:val="none" w:sz="0" w:space="0" w:color="auto"/>
        <w:right w:val="none" w:sz="0" w:space="0" w:color="auto"/>
      </w:divBdr>
    </w:div>
    <w:div w:id="1863207148">
      <w:bodyDiv w:val="1"/>
      <w:marLeft w:val="0"/>
      <w:marRight w:val="0"/>
      <w:marTop w:val="0"/>
      <w:marBottom w:val="0"/>
      <w:divBdr>
        <w:top w:val="none" w:sz="0" w:space="0" w:color="auto"/>
        <w:left w:val="none" w:sz="0" w:space="0" w:color="auto"/>
        <w:bottom w:val="none" w:sz="0" w:space="0" w:color="auto"/>
        <w:right w:val="none" w:sz="0" w:space="0" w:color="auto"/>
      </w:divBdr>
    </w:div>
    <w:div w:id="1863393750">
      <w:bodyDiv w:val="1"/>
      <w:marLeft w:val="0"/>
      <w:marRight w:val="0"/>
      <w:marTop w:val="0"/>
      <w:marBottom w:val="0"/>
      <w:divBdr>
        <w:top w:val="none" w:sz="0" w:space="0" w:color="auto"/>
        <w:left w:val="none" w:sz="0" w:space="0" w:color="auto"/>
        <w:bottom w:val="none" w:sz="0" w:space="0" w:color="auto"/>
        <w:right w:val="none" w:sz="0" w:space="0" w:color="auto"/>
      </w:divBdr>
    </w:div>
    <w:div w:id="1863476190">
      <w:bodyDiv w:val="1"/>
      <w:marLeft w:val="0"/>
      <w:marRight w:val="0"/>
      <w:marTop w:val="0"/>
      <w:marBottom w:val="0"/>
      <w:divBdr>
        <w:top w:val="none" w:sz="0" w:space="0" w:color="auto"/>
        <w:left w:val="none" w:sz="0" w:space="0" w:color="auto"/>
        <w:bottom w:val="none" w:sz="0" w:space="0" w:color="auto"/>
        <w:right w:val="none" w:sz="0" w:space="0" w:color="auto"/>
      </w:divBdr>
    </w:div>
    <w:div w:id="1863585543">
      <w:bodyDiv w:val="1"/>
      <w:marLeft w:val="0"/>
      <w:marRight w:val="0"/>
      <w:marTop w:val="0"/>
      <w:marBottom w:val="0"/>
      <w:divBdr>
        <w:top w:val="none" w:sz="0" w:space="0" w:color="auto"/>
        <w:left w:val="none" w:sz="0" w:space="0" w:color="auto"/>
        <w:bottom w:val="none" w:sz="0" w:space="0" w:color="auto"/>
        <w:right w:val="none" w:sz="0" w:space="0" w:color="auto"/>
      </w:divBdr>
    </w:div>
    <w:div w:id="1863929525">
      <w:bodyDiv w:val="1"/>
      <w:marLeft w:val="0"/>
      <w:marRight w:val="0"/>
      <w:marTop w:val="0"/>
      <w:marBottom w:val="0"/>
      <w:divBdr>
        <w:top w:val="none" w:sz="0" w:space="0" w:color="auto"/>
        <w:left w:val="none" w:sz="0" w:space="0" w:color="auto"/>
        <w:bottom w:val="none" w:sz="0" w:space="0" w:color="auto"/>
        <w:right w:val="none" w:sz="0" w:space="0" w:color="auto"/>
      </w:divBdr>
    </w:div>
    <w:div w:id="1864050475">
      <w:bodyDiv w:val="1"/>
      <w:marLeft w:val="0"/>
      <w:marRight w:val="0"/>
      <w:marTop w:val="0"/>
      <w:marBottom w:val="0"/>
      <w:divBdr>
        <w:top w:val="none" w:sz="0" w:space="0" w:color="auto"/>
        <w:left w:val="none" w:sz="0" w:space="0" w:color="auto"/>
        <w:bottom w:val="none" w:sz="0" w:space="0" w:color="auto"/>
        <w:right w:val="none" w:sz="0" w:space="0" w:color="auto"/>
      </w:divBdr>
    </w:div>
    <w:div w:id="1864056120">
      <w:bodyDiv w:val="1"/>
      <w:marLeft w:val="0"/>
      <w:marRight w:val="0"/>
      <w:marTop w:val="0"/>
      <w:marBottom w:val="0"/>
      <w:divBdr>
        <w:top w:val="none" w:sz="0" w:space="0" w:color="auto"/>
        <w:left w:val="none" w:sz="0" w:space="0" w:color="auto"/>
        <w:bottom w:val="none" w:sz="0" w:space="0" w:color="auto"/>
        <w:right w:val="none" w:sz="0" w:space="0" w:color="auto"/>
      </w:divBdr>
    </w:div>
    <w:div w:id="1864438651">
      <w:bodyDiv w:val="1"/>
      <w:marLeft w:val="0"/>
      <w:marRight w:val="0"/>
      <w:marTop w:val="0"/>
      <w:marBottom w:val="0"/>
      <w:divBdr>
        <w:top w:val="none" w:sz="0" w:space="0" w:color="auto"/>
        <w:left w:val="none" w:sz="0" w:space="0" w:color="auto"/>
        <w:bottom w:val="none" w:sz="0" w:space="0" w:color="auto"/>
        <w:right w:val="none" w:sz="0" w:space="0" w:color="auto"/>
      </w:divBdr>
    </w:div>
    <w:div w:id="1864515479">
      <w:bodyDiv w:val="1"/>
      <w:marLeft w:val="0"/>
      <w:marRight w:val="0"/>
      <w:marTop w:val="0"/>
      <w:marBottom w:val="0"/>
      <w:divBdr>
        <w:top w:val="none" w:sz="0" w:space="0" w:color="auto"/>
        <w:left w:val="none" w:sz="0" w:space="0" w:color="auto"/>
        <w:bottom w:val="none" w:sz="0" w:space="0" w:color="auto"/>
        <w:right w:val="none" w:sz="0" w:space="0" w:color="auto"/>
      </w:divBdr>
    </w:div>
    <w:div w:id="1864636224">
      <w:bodyDiv w:val="1"/>
      <w:marLeft w:val="0"/>
      <w:marRight w:val="0"/>
      <w:marTop w:val="0"/>
      <w:marBottom w:val="0"/>
      <w:divBdr>
        <w:top w:val="none" w:sz="0" w:space="0" w:color="auto"/>
        <w:left w:val="none" w:sz="0" w:space="0" w:color="auto"/>
        <w:bottom w:val="none" w:sz="0" w:space="0" w:color="auto"/>
        <w:right w:val="none" w:sz="0" w:space="0" w:color="auto"/>
      </w:divBdr>
    </w:div>
    <w:div w:id="1864783573">
      <w:bodyDiv w:val="1"/>
      <w:marLeft w:val="0"/>
      <w:marRight w:val="0"/>
      <w:marTop w:val="0"/>
      <w:marBottom w:val="0"/>
      <w:divBdr>
        <w:top w:val="none" w:sz="0" w:space="0" w:color="auto"/>
        <w:left w:val="none" w:sz="0" w:space="0" w:color="auto"/>
        <w:bottom w:val="none" w:sz="0" w:space="0" w:color="auto"/>
        <w:right w:val="none" w:sz="0" w:space="0" w:color="auto"/>
      </w:divBdr>
    </w:div>
    <w:div w:id="1864785497">
      <w:bodyDiv w:val="1"/>
      <w:marLeft w:val="0"/>
      <w:marRight w:val="0"/>
      <w:marTop w:val="0"/>
      <w:marBottom w:val="0"/>
      <w:divBdr>
        <w:top w:val="none" w:sz="0" w:space="0" w:color="auto"/>
        <w:left w:val="none" w:sz="0" w:space="0" w:color="auto"/>
        <w:bottom w:val="none" w:sz="0" w:space="0" w:color="auto"/>
        <w:right w:val="none" w:sz="0" w:space="0" w:color="auto"/>
      </w:divBdr>
    </w:div>
    <w:div w:id="1865245993">
      <w:bodyDiv w:val="1"/>
      <w:marLeft w:val="0"/>
      <w:marRight w:val="0"/>
      <w:marTop w:val="0"/>
      <w:marBottom w:val="0"/>
      <w:divBdr>
        <w:top w:val="none" w:sz="0" w:space="0" w:color="auto"/>
        <w:left w:val="none" w:sz="0" w:space="0" w:color="auto"/>
        <w:bottom w:val="none" w:sz="0" w:space="0" w:color="auto"/>
        <w:right w:val="none" w:sz="0" w:space="0" w:color="auto"/>
      </w:divBdr>
    </w:div>
    <w:div w:id="1865435105">
      <w:bodyDiv w:val="1"/>
      <w:marLeft w:val="0"/>
      <w:marRight w:val="0"/>
      <w:marTop w:val="0"/>
      <w:marBottom w:val="0"/>
      <w:divBdr>
        <w:top w:val="none" w:sz="0" w:space="0" w:color="auto"/>
        <w:left w:val="none" w:sz="0" w:space="0" w:color="auto"/>
        <w:bottom w:val="none" w:sz="0" w:space="0" w:color="auto"/>
        <w:right w:val="none" w:sz="0" w:space="0" w:color="auto"/>
      </w:divBdr>
    </w:div>
    <w:div w:id="1865438366">
      <w:bodyDiv w:val="1"/>
      <w:marLeft w:val="0"/>
      <w:marRight w:val="0"/>
      <w:marTop w:val="0"/>
      <w:marBottom w:val="0"/>
      <w:divBdr>
        <w:top w:val="none" w:sz="0" w:space="0" w:color="auto"/>
        <w:left w:val="none" w:sz="0" w:space="0" w:color="auto"/>
        <w:bottom w:val="none" w:sz="0" w:space="0" w:color="auto"/>
        <w:right w:val="none" w:sz="0" w:space="0" w:color="auto"/>
      </w:divBdr>
    </w:div>
    <w:div w:id="1865559823">
      <w:bodyDiv w:val="1"/>
      <w:marLeft w:val="0"/>
      <w:marRight w:val="0"/>
      <w:marTop w:val="0"/>
      <w:marBottom w:val="0"/>
      <w:divBdr>
        <w:top w:val="none" w:sz="0" w:space="0" w:color="auto"/>
        <w:left w:val="none" w:sz="0" w:space="0" w:color="auto"/>
        <w:bottom w:val="none" w:sz="0" w:space="0" w:color="auto"/>
        <w:right w:val="none" w:sz="0" w:space="0" w:color="auto"/>
      </w:divBdr>
    </w:div>
    <w:div w:id="1865631539">
      <w:bodyDiv w:val="1"/>
      <w:marLeft w:val="0"/>
      <w:marRight w:val="0"/>
      <w:marTop w:val="0"/>
      <w:marBottom w:val="0"/>
      <w:divBdr>
        <w:top w:val="none" w:sz="0" w:space="0" w:color="auto"/>
        <w:left w:val="none" w:sz="0" w:space="0" w:color="auto"/>
        <w:bottom w:val="none" w:sz="0" w:space="0" w:color="auto"/>
        <w:right w:val="none" w:sz="0" w:space="0" w:color="auto"/>
      </w:divBdr>
    </w:div>
    <w:div w:id="1865703738">
      <w:bodyDiv w:val="1"/>
      <w:marLeft w:val="0"/>
      <w:marRight w:val="0"/>
      <w:marTop w:val="0"/>
      <w:marBottom w:val="0"/>
      <w:divBdr>
        <w:top w:val="none" w:sz="0" w:space="0" w:color="auto"/>
        <w:left w:val="none" w:sz="0" w:space="0" w:color="auto"/>
        <w:bottom w:val="none" w:sz="0" w:space="0" w:color="auto"/>
        <w:right w:val="none" w:sz="0" w:space="0" w:color="auto"/>
      </w:divBdr>
    </w:div>
    <w:div w:id="1865709159">
      <w:bodyDiv w:val="1"/>
      <w:marLeft w:val="0"/>
      <w:marRight w:val="0"/>
      <w:marTop w:val="0"/>
      <w:marBottom w:val="0"/>
      <w:divBdr>
        <w:top w:val="none" w:sz="0" w:space="0" w:color="auto"/>
        <w:left w:val="none" w:sz="0" w:space="0" w:color="auto"/>
        <w:bottom w:val="none" w:sz="0" w:space="0" w:color="auto"/>
        <w:right w:val="none" w:sz="0" w:space="0" w:color="auto"/>
      </w:divBdr>
    </w:div>
    <w:div w:id="1865709299">
      <w:bodyDiv w:val="1"/>
      <w:marLeft w:val="0"/>
      <w:marRight w:val="0"/>
      <w:marTop w:val="0"/>
      <w:marBottom w:val="0"/>
      <w:divBdr>
        <w:top w:val="none" w:sz="0" w:space="0" w:color="auto"/>
        <w:left w:val="none" w:sz="0" w:space="0" w:color="auto"/>
        <w:bottom w:val="none" w:sz="0" w:space="0" w:color="auto"/>
        <w:right w:val="none" w:sz="0" w:space="0" w:color="auto"/>
      </w:divBdr>
    </w:div>
    <w:div w:id="1865824495">
      <w:bodyDiv w:val="1"/>
      <w:marLeft w:val="0"/>
      <w:marRight w:val="0"/>
      <w:marTop w:val="0"/>
      <w:marBottom w:val="0"/>
      <w:divBdr>
        <w:top w:val="none" w:sz="0" w:space="0" w:color="auto"/>
        <w:left w:val="none" w:sz="0" w:space="0" w:color="auto"/>
        <w:bottom w:val="none" w:sz="0" w:space="0" w:color="auto"/>
        <w:right w:val="none" w:sz="0" w:space="0" w:color="auto"/>
      </w:divBdr>
    </w:div>
    <w:div w:id="1866285491">
      <w:bodyDiv w:val="1"/>
      <w:marLeft w:val="0"/>
      <w:marRight w:val="0"/>
      <w:marTop w:val="0"/>
      <w:marBottom w:val="0"/>
      <w:divBdr>
        <w:top w:val="none" w:sz="0" w:space="0" w:color="auto"/>
        <w:left w:val="none" w:sz="0" w:space="0" w:color="auto"/>
        <w:bottom w:val="none" w:sz="0" w:space="0" w:color="auto"/>
        <w:right w:val="none" w:sz="0" w:space="0" w:color="auto"/>
      </w:divBdr>
    </w:div>
    <w:div w:id="1866288584">
      <w:bodyDiv w:val="1"/>
      <w:marLeft w:val="0"/>
      <w:marRight w:val="0"/>
      <w:marTop w:val="0"/>
      <w:marBottom w:val="0"/>
      <w:divBdr>
        <w:top w:val="none" w:sz="0" w:space="0" w:color="auto"/>
        <w:left w:val="none" w:sz="0" w:space="0" w:color="auto"/>
        <w:bottom w:val="none" w:sz="0" w:space="0" w:color="auto"/>
        <w:right w:val="none" w:sz="0" w:space="0" w:color="auto"/>
      </w:divBdr>
    </w:div>
    <w:div w:id="1866408085">
      <w:bodyDiv w:val="1"/>
      <w:marLeft w:val="0"/>
      <w:marRight w:val="0"/>
      <w:marTop w:val="0"/>
      <w:marBottom w:val="0"/>
      <w:divBdr>
        <w:top w:val="none" w:sz="0" w:space="0" w:color="auto"/>
        <w:left w:val="none" w:sz="0" w:space="0" w:color="auto"/>
        <w:bottom w:val="none" w:sz="0" w:space="0" w:color="auto"/>
        <w:right w:val="none" w:sz="0" w:space="0" w:color="auto"/>
      </w:divBdr>
    </w:div>
    <w:div w:id="1866480117">
      <w:bodyDiv w:val="1"/>
      <w:marLeft w:val="0"/>
      <w:marRight w:val="0"/>
      <w:marTop w:val="0"/>
      <w:marBottom w:val="0"/>
      <w:divBdr>
        <w:top w:val="none" w:sz="0" w:space="0" w:color="auto"/>
        <w:left w:val="none" w:sz="0" w:space="0" w:color="auto"/>
        <w:bottom w:val="none" w:sz="0" w:space="0" w:color="auto"/>
        <w:right w:val="none" w:sz="0" w:space="0" w:color="auto"/>
      </w:divBdr>
    </w:div>
    <w:div w:id="1866556595">
      <w:bodyDiv w:val="1"/>
      <w:marLeft w:val="0"/>
      <w:marRight w:val="0"/>
      <w:marTop w:val="0"/>
      <w:marBottom w:val="0"/>
      <w:divBdr>
        <w:top w:val="none" w:sz="0" w:space="0" w:color="auto"/>
        <w:left w:val="none" w:sz="0" w:space="0" w:color="auto"/>
        <w:bottom w:val="none" w:sz="0" w:space="0" w:color="auto"/>
        <w:right w:val="none" w:sz="0" w:space="0" w:color="auto"/>
      </w:divBdr>
    </w:div>
    <w:div w:id="1866941252">
      <w:bodyDiv w:val="1"/>
      <w:marLeft w:val="0"/>
      <w:marRight w:val="0"/>
      <w:marTop w:val="0"/>
      <w:marBottom w:val="0"/>
      <w:divBdr>
        <w:top w:val="none" w:sz="0" w:space="0" w:color="auto"/>
        <w:left w:val="none" w:sz="0" w:space="0" w:color="auto"/>
        <w:bottom w:val="none" w:sz="0" w:space="0" w:color="auto"/>
        <w:right w:val="none" w:sz="0" w:space="0" w:color="auto"/>
      </w:divBdr>
    </w:div>
    <w:div w:id="1867328878">
      <w:bodyDiv w:val="1"/>
      <w:marLeft w:val="0"/>
      <w:marRight w:val="0"/>
      <w:marTop w:val="0"/>
      <w:marBottom w:val="0"/>
      <w:divBdr>
        <w:top w:val="none" w:sz="0" w:space="0" w:color="auto"/>
        <w:left w:val="none" w:sz="0" w:space="0" w:color="auto"/>
        <w:bottom w:val="none" w:sz="0" w:space="0" w:color="auto"/>
        <w:right w:val="none" w:sz="0" w:space="0" w:color="auto"/>
      </w:divBdr>
    </w:div>
    <w:div w:id="1867594548">
      <w:bodyDiv w:val="1"/>
      <w:marLeft w:val="0"/>
      <w:marRight w:val="0"/>
      <w:marTop w:val="0"/>
      <w:marBottom w:val="0"/>
      <w:divBdr>
        <w:top w:val="none" w:sz="0" w:space="0" w:color="auto"/>
        <w:left w:val="none" w:sz="0" w:space="0" w:color="auto"/>
        <w:bottom w:val="none" w:sz="0" w:space="0" w:color="auto"/>
        <w:right w:val="none" w:sz="0" w:space="0" w:color="auto"/>
      </w:divBdr>
    </w:div>
    <w:div w:id="1867595090">
      <w:bodyDiv w:val="1"/>
      <w:marLeft w:val="0"/>
      <w:marRight w:val="0"/>
      <w:marTop w:val="0"/>
      <w:marBottom w:val="0"/>
      <w:divBdr>
        <w:top w:val="none" w:sz="0" w:space="0" w:color="auto"/>
        <w:left w:val="none" w:sz="0" w:space="0" w:color="auto"/>
        <w:bottom w:val="none" w:sz="0" w:space="0" w:color="auto"/>
        <w:right w:val="none" w:sz="0" w:space="0" w:color="auto"/>
      </w:divBdr>
    </w:div>
    <w:div w:id="1867599513">
      <w:bodyDiv w:val="1"/>
      <w:marLeft w:val="0"/>
      <w:marRight w:val="0"/>
      <w:marTop w:val="0"/>
      <w:marBottom w:val="0"/>
      <w:divBdr>
        <w:top w:val="none" w:sz="0" w:space="0" w:color="auto"/>
        <w:left w:val="none" w:sz="0" w:space="0" w:color="auto"/>
        <w:bottom w:val="none" w:sz="0" w:space="0" w:color="auto"/>
        <w:right w:val="none" w:sz="0" w:space="0" w:color="auto"/>
      </w:divBdr>
    </w:div>
    <w:div w:id="1868061727">
      <w:bodyDiv w:val="1"/>
      <w:marLeft w:val="0"/>
      <w:marRight w:val="0"/>
      <w:marTop w:val="0"/>
      <w:marBottom w:val="0"/>
      <w:divBdr>
        <w:top w:val="none" w:sz="0" w:space="0" w:color="auto"/>
        <w:left w:val="none" w:sz="0" w:space="0" w:color="auto"/>
        <w:bottom w:val="none" w:sz="0" w:space="0" w:color="auto"/>
        <w:right w:val="none" w:sz="0" w:space="0" w:color="auto"/>
      </w:divBdr>
    </w:div>
    <w:div w:id="1868175905">
      <w:bodyDiv w:val="1"/>
      <w:marLeft w:val="0"/>
      <w:marRight w:val="0"/>
      <w:marTop w:val="0"/>
      <w:marBottom w:val="0"/>
      <w:divBdr>
        <w:top w:val="none" w:sz="0" w:space="0" w:color="auto"/>
        <w:left w:val="none" w:sz="0" w:space="0" w:color="auto"/>
        <w:bottom w:val="none" w:sz="0" w:space="0" w:color="auto"/>
        <w:right w:val="none" w:sz="0" w:space="0" w:color="auto"/>
      </w:divBdr>
    </w:div>
    <w:div w:id="1868250676">
      <w:bodyDiv w:val="1"/>
      <w:marLeft w:val="0"/>
      <w:marRight w:val="0"/>
      <w:marTop w:val="0"/>
      <w:marBottom w:val="0"/>
      <w:divBdr>
        <w:top w:val="none" w:sz="0" w:space="0" w:color="auto"/>
        <w:left w:val="none" w:sz="0" w:space="0" w:color="auto"/>
        <w:bottom w:val="none" w:sz="0" w:space="0" w:color="auto"/>
        <w:right w:val="none" w:sz="0" w:space="0" w:color="auto"/>
      </w:divBdr>
    </w:div>
    <w:div w:id="1868329679">
      <w:bodyDiv w:val="1"/>
      <w:marLeft w:val="0"/>
      <w:marRight w:val="0"/>
      <w:marTop w:val="0"/>
      <w:marBottom w:val="0"/>
      <w:divBdr>
        <w:top w:val="none" w:sz="0" w:space="0" w:color="auto"/>
        <w:left w:val="none" w:sz="0" w:space="0" w:color="auto"/>
        <w:bottom w:val="none" w:sz="0" w:space="0" w:color="auto"/>
        <w:right w:val="none" w:sz="0" w:space="0" w:color="auto"/>
      </w:divBdr>
    </w:div>
    <w:div w:id="1868834903">
      <w:bodyDiv w:val="1"/>
      <w:marLeft w:val="0"/>
      <w:marRight w:val="0"/>
      <w:marTop w:val="0"/>
      <w:marBottom w:val="0"/>
      <w:divBdr>
        <w:top w:val="none" w:sz="0" w:space="0" w:color="auto"/>
        <w:left w:val="none" w:sz="0" w:space="0" w:color="auto"/>
        <w:bottom w:val="none" w:sz="0" w:space="0" w:color="auto"/>
        <w:right w:val="none" w:sz="0" w:space="0" w:color="auto"/>
      </w:divBdr>
    </w:div>
    <w:div w:id="1868834947">
      <w:bodyDiv w:val="1"/>
      <w:marLeft w:val="0"/>
      <w:marRight w:val="0"/>
      <w:marTop w:val="0"/>
      <w:marBottom w:val="0"/>
      <w:divBdr>
        <w:top w:val="none" w:sz="0" w:space="0" w:color="auto"/>
        <w:left w:val="none" w:sz="0" w:space="0" w:color="auto"/>
        <w:bottom w:val="none" w:sz="0" w:space="0" w:color="auto"/>
        <w:right w:val="none" w:sz="0" w:space="0" w:color="auto"/>
      </w:divBdr>
    </w:div>
    <w:div w:id="1868986627">
      <w:bodyDiv w:val="1"/>
      <w:marLeft w:val="0"/>
      <w:marRight w:val="0"/>
      <w:marTop w:val="0"/>
      <w:marBottom w:val="0"/>
      <w:divBdr>
        <w:top w:val="none" w:sz="0" w:space="0" w:color="auto"/>
        <w:left w:val="none" w:sz="0" w:space="0" w:color="auto"/>
        <w:bottom w:val="none" w:sz="0" w:space="0" w:color="auto"/>
        <w:right w:val="none" w:sz="0" w:space="0" w:color="auto"/>
      </w:divBdr>
    </w:div>
    <w:div w:id="1869222366">
      <w:bodyDiv w:val="1"/>
      <w:marLeft w:val="0"/>
      <w:marRight w:val="0"/>
      <w:marTop w:val="0"/>
      <w:marBottom w:val="0"/>
      <w:divBdr>
        <w:top w:val="none" w:sz="0" w:space="0" w:color="auto"/>
        <w:left w:val="none" w:sz="0" w:space="0" w:color="auto"/>
        <w:bottom w:val="none" w:sz="0" w:space="0" w:color="auto"/>
        <w:right w:val="none" w:sz="0" w:space="0" w:color="auto"/>
      </w:divBdr>
    </w:div>
    <w:div w:id="1869294325">
      <w:bodyDiv w:val="1"/>
      <w:marLeft w:val="0"/>
      <w:marRight w:val="0"/>
      <w:marTop w:val="0"/>
      <w:marBottom w:val="0"/>
      <w:divBdr>
        <w:top w:val="none" w:sz="0" w:space="0" w:color="auto"/>
        <w:left w:val="none" w:sz="0" w:space="0" w:color="auto"/>
        <w:bottom w:val="none" w:sz="0" w:space="0" w:color="auto"/>
        <w:right w:val="none" w:sz="0" w:space="0" w:color="auto"/>
      </w:divBdr>
    </w:div>
    <w:div w:id="1869442467">
      <w:bodyDiv w:val="1"/>
      <w:marLeft w:val="0"/>
      <w:marRight w:val="0"/>
      <w:marTop w:val="0"/>
      <w:marBottom w:val="0"/>
      <w:divBdr>
        <w:top w:val="none" w:sz="0" w:space="0" w:color="auto"/>
        <w:left w:val="none" w:sz="0" w:space="0" w:color="auto"/>
        <w:bottom w:val="none" w:sz="0" w:space="0" w:color="auto"/>
        <w:right w:val="none" w:sz="0" w:space="0" w:color="auto"/>
      </w:divBdr>
    </w:div>
    <w:div w:id="1869444351">
      <w:bodyDiv w:val="1"/>
      <w:marLeft w:val="0"/>
      <w:marRight w:val="0"/>
      <w:marTop w:val="0"/>
      <w:marBottom w:val="0"/>
      <w:divBdr>
        <w:top w:val="none" w:sz="0" w:space="0" w:color="auto"/>
        <w:left w:val="none" w:sz="0" w:space="0" w:color="auto"/>
        <w:bottom w:val="none" w:sz="0" w:space="0" w:color="auto"/>
        <w:right w:val="none" w:sz="0" w:space="0" w:color="auto"/>
      </w:divBdr>
    </w:div>
    <w:div w:id="1869638531">
      <w:bodyDiv w:val="1"/>
      <w:marLeft w:val="0"/>
      <w:marRight w:val="0"/>
      <w:marTop w:val="0"/>
      <w:marBottom w:val="0"/>
      <w:divBdr>
        <w:top w:val="none" w:sz="0" w:space="0" w:color="auto"/>
        <w:left w:val="none" w:sz="0" w:space="0" w:color="auto"/>
        <w:bottom w:val="none" w:sz="0" w:space="0" w:color="auto"/>
        <w:right w:val="none" w:sz="0" w:space="0" w:color="auto"/>
      </w:divBdr>
    </w:div>
    <w:div w:id="1869757495">
      <w:bodyDiv w:val="1"/>
      <w:marLeft w:val="0"/>
      <w:marRight w:val="0"/>
      <w:marTop w:val="0"/>
      <w:marBottom w:val="0"/>
      <w:divBdr>
        <w:top w:val="none" w:sz="0" w:space="0" w:color="auto"/>
        <w:left w:val="none" w:sz="0" w:space="0" w:color="auto"/>
        <w:bottom w:val="none" w:sz="0" w:space="0" w:color="auto"/>
        <w:right w:val="none" w:sz="0" w:space="0" w:color="auto"/>
      </w:divBdr>
    </w:div>
    <w:div w:id="1869873704">
      <w:bodyDiv w:val="1"/>
      <w:marLeft w:val="0"/>
      <w:marRight w:val="0"/>
      <w:marTop w:val="0"/>
      <w:marBottom w:val="0"/>
      <w:divBdr>
        <w:top w:val="none" w:sz="0" w:space="0" w:color="auto"/>
        <w:left w:val="none" w:sz="0" w:space="0" w:color="auto"/>
        <w:bottom w:val="none" w:sz="0" w:space="0" w:color="auto"/>
        <w:right w:val="none" w:sz="0" w:space="0" w:color="auto"/>
      </w:divBdr>
    </w:div>
    <w:div w:id="1869874530">
      <w:bodyDiv w:val="1"/>
      <w:marLeft w:val="0"/>
      <w:marRight w:val="0"/>
      <w:marTop w:val="0"/>
      <w:marBottom w:val="0"/>
      <w:divBdr>
        <w:top w:val="none" w:sz="0" w:space="0" w:color="auto"/>
        <w:left w:val="none" w:sz="0" w:space="0" w:color="auto"/>
        <w:bottom w:val="none" w:sz="0" w:space="0" w:color="auto"/>
        <w:right w:val="none" w:sz="0" w:space="0" w:color="auto"/>
      </w:divBdr>
    </w:div>
    <w:div w:id="1869952380">
      <w:bodyDiv w:val="1"/>
      <w:marLeft w:val="0"/>
      <w:marRight w:val="0"/>
      <w:marTop w:val="0"/>
      <w:marBottom w:val="0"/>
      <w:divBdr>
        <w:top w:val="none" w:sz="0" w:space="0" w:color="auto"/>
        <w:left w:val="none" w:sz="0" w:space="0" w:color="auto"/>
        <w:bottom w:val="none" w:sz="0" w:space="0" w:color="auto"/>
        <w:right w:val="none" w:sz="0" w:space="0" w:color="auto"/>
      </w:divBdr>
    </w:div>
    <w:div w:id="1869954408">
      <w:bodyDiv w:val="1"/>
      <w:marLeft w:val="0"/>
      <w:marRight w:val="0"/>
      <w:marTop w:val="0"/>
      <w:marBottom w:val="0"/>
      <w:divBdr>
        <w:top w:val="none" w:sz="0" w:space="0" w:color="auto"/>
        <w:left w:val="none" w:sz="0" w:space="0" w:color="auto"/>
        <w:bottom w:val="none" w:sz="0" w:space="0" w:color="auto"/>
        <w:right w:val="none" w:sz="0" w:space="0" w:color="auto"/>
      </w:divBdr>
    </w:div>
    <w:div w:id="1870138702">
      <w:bodyDiv w:val="1"/>
      <w:marLeft w:val="0"/>
      <w:marRight w:val="0"/>
      <w:marTop w:val="0"/>
      <w:marBottom w:val="0"/>
      <w:divBdr>
        <w:top w:val="none" w:sz="0" w:space="0" w:color="auto"/>
        <w:left w:val="none" w:sz="0" w:space="0" w:color="auto"/>
        <w:bottom w:val="none" w:sz="0" w:space="0" w:color="auto"/>
        <w:right w:val="none" w:sz="0" w:space="0" w:color="auto"/>
      </w:divBdr>
    </w:div>
    <w:div w:id="1870334719">
      <w:bodyDiv w:val="1"/>
      <w:marLeft w:val="0"/>
      <w:marRight w:val="0"/>
      <w:marTop w:val="0"/>
      <w:marBottom w:val="0"/>
      <w:divBdr>
        <w:top w:val="none" w:sz="0" w:space="0" w:color="auto"/>
        <w:left w:val="none" w:sz="0" w:space="0" w:color="auto"/>
        <w:bottom w:val="none" w:sz="0" w:space="0" w:color="auto"/>
        <w:right w:val="none" w:sz="0" w:space="0" w:color="auto"/>
      </w:divBdr>
    </w:div>
    <w:div w:id="1870485715">
      <w:bodyDiv w:val="1"/>
      <w:marLeft w:val="0"/>
      <w:marRight w:val="0"/>
      <w:marTop w:val="0"/>
      <w:marBottom w:val="0"/>
      <w:divBdr>
        <w:top w:val="none" w:sz="0" w:space="0" w:color="auto"/>
        <w:left w:val="none" w:sz="0" w:space="0" w:color="auto"/>
        <w:bottom w:val="none" w:sz="0" w:space="0" w:color="auto"/>
        <w:right w:val="none" w:sz="0" w:space="0" w:color="auto"/>
      </w:divBdr>
    </w:div>
    <w:div w:id="1870530128">
      <w:bodyDiv w:val="1"/>
      <w:marLeft w:val="0"/>
      <w:marRight w:val="0"/>
      <w:marTop w:val="0"/>
      <w:marBottom w:val="0"/>
      <w:divBdr>
        <w:top w:val="none" w:sz="0" w:space="0" w:color="auto"/>
        <w:left w:val="none" w:sz="0" w:space="0" w:color="auto"/>
        <w:bottom w:val="none" w:sz="0" w:space="0" w:color="auto"/>
        <w:right w:val="none" w:sz="0" w:space="0" w:color="auto"/>
      </w:divBdr>
    </w:div>
    <w:div w:id="1870727663">
      <w:bodyDiv w:val="1"/>
      <w:marLeft w:val="0"/>
      <w:marRight w:val="0"/>
      <w:marTop w:val="0"/>
      <w:marBottom w:val="0"/>
      <w:divBdr>
        <w:top w:val="none" w:sz="0" w:space="0" w:color="auto"/>
        <w:left w:val="none" w:sz="0" w:space="0" w:color="auto"/>
        <w:bottom w:val="none" w:sz="0" w:space="0" w:color="auto"/>
        <w:right w:val="none" w:sz="0" w:space="0" w:color="auto"/>
      </w:divBdr>
    </w:div>
    <w:div w:id="1871407288">
      <w:bodyDiv w:val="1"/>
      <w:marLeft w:val="0"/>
      <w:marRight w:val="0"/>
      <w:marTop w:val="0"/>
      <w:marBottom w:val="0"/>
      <w:divBdr>
        <w:top w:val="none" w:sz="0" w:space="0" w:color="auto"/>
        <w:left w:val="none" w:sz="0" w:space="0" w:color="auto"/>
        <w:bottom w:val="none" w:sz="0" w:space="0" w:color="auto"/>
        <w:right w:val="none" w:sz="0" w:space="0" w:color="auto"/>
      </w:divBdr>
    </w:div>
    <w:div w:id="1871532450">
      <w:bodyDiv w:val="1"/>
      <w:marLeft w:val="0"/>
      <w:marRight w:val="0"/>
      <w:marTop w:val="0"/>
      <w:marBottom w:val="0"/>
      <w:divBdr>
        <w:top w:val="none" w:sz="0" w:space="0" w:color="auto"/>
        <w:left w:val="none" w:sz="0" w:space="0" w:color="auto"/>
        <w:bottom w:val="none" w:sz="0" w:space="0" w:color="auto"/>
        <w:right w:val="none" w:sz="0" w:space="0" w:color="auto"/>
      </w:divBdr>
    </w:div>
    <w:div w:id="1871605307">
      <w:bodyDiv w:val="1"/>
      <w:marLeft w:val="0"/>
      <w:marRight w:val="0"/>
      <w:marTop w:val="0"/>
      <w:marBottom w:val="0"/>
      <w:divBdr>
        <w:top w:val="none" w:sz="0" w:space="0" w:color="auto"/>
        <w:left w:val="none" w:sz="0" w:space="0" w:color="auto"/>
        <w:bottom w:val="none" w:sz="0" w:space="0" w:color="auto"/>
        <w:right w:val="none" w:sz="0" w:space="0" w:color="auto"/>
      </w:divBdr>
    </w:div>
    <w:div w:id="1871650843">
      <w:bodyDiv w:val="1"/>
      <w:marLeft w:val="0"/>
      <w:marRight w:val="0"/>
      <w:marTop w:val="0"/>
      <w:marBottom w:val="0"/>
      <w:divBdr>
        <w:top w:val="none" w:sz="0" w:space="0" w:color="auto"/>
        <w:left w:val="none" w:sz="0" w:space="0" w:color="auto"/>
        <w:bottom w:val="none" w:sz="0" w:space="0" w:color="auto"/>
        <w:right w:val="none" w:sz="0" w:space="0" w:color="auto"/>
      </w:divBdr>
    </w:div>
    <w:div w:id="1871844575">
      <w:bodyDiv w:val="1"/>
      <w:marLeft w:val="0"/>
      <w:marRight w:val="0"/>
      <w:marTop w:val="0"/>
      <w:marBottom w:val="0"/>
      <w:divBdr>
        <w:top w:val="none" w:sz="0" w:space="0" w:color="auto"/>
        <w:left w:val="none" w:sz="0" w:space="0" w:color="auto"/>
        <w:bottom w:val="none" w:sz="0" w:space="0" w:color="auto"/>
        <w:right w:val="none" w:sz="0" w:space="0" w:color="auto"/>
      </w:divBdr>
    </w:div>
    <w:div w:id="1871871410">
      <w:bodyDiv w:val="1"/>
      <w:marLeft w:val="0"/>
      <w:marRight w:val="0"/>
      <w:marTop w:val="0"/>
      <w:marBottom w:val="0"/>
      <w:divBdr>
        <w:top w:val="none" w:sz="0" w:space="0" w:color="auto"/>
        <w:left w:val="none" w:sz="0" w:space="0" w:color="auto"/>
        <w:bottom w:val="none" w:sz="0" w:space="0" w:color="auto"/>
        <w:right w:val="none" w:sz="0" w:space="0" w:color="auto"/>
      </w:divBdr>
    </w:div>
    <w:div w:id="1871916148">
      <w:bodyDiv w:val="1"/>
      <w:marLeft w:val="0"/>
      <w:marRight w:val="0"/>
      <w:marTop w:val="0"/>
      <w:marBottom w:val="0"/>
      <w:divBdr>
        <w:top w:val="none" w:sz="0" w:space="0" w:color="auto"/>
        <w:left w:val="none" w:sz="0" w:space="0" w:color="auto"/>
        <w:bottom w:val="none" w:sz="0" w:space="0" w:color="auto"/>
        <w:right w:val="none" w:sz="0" w:space="0" w:color="auto"/>
      </w:divBdr>
    </w:div>
    <w:div w:id="1871919911">
      <w:bodyDiv w:val="1"/>
      <w:marLeft w:val="0"/>
      <w:marRight w:val="0"/>
      <w:marTop w:val="0"/>
      <w:marBottom w:val="0"/>
      <w:divBdr>
        <w:top w:val="none" w:sz="0" w:space="0" w:color="auto"/>
        <w:left w:val="none" w:sz="0" w:space="0" w:color="auto"/>
        <w:bottom w:val="none" w:sz="0" w:space="0" w:color="auto"/>
        <w:right w:val="none" w:sz="0" w:space="0" w:color="auto"/>
      </w:divBdr>
    </w:div>
    <w:div w:id="1871993438">
      <w:bodyDiv w:val="1"/>
      <w:marLeft w:val="0"/>
      <w:marRight w:val="0"/>
      <w:marTop w:val="0"/>
      <w:marBottom w:val="0"/>
      <w:divBdr>
        <w:top w:val="none" w:sz="0" w:space="0" w:color="auto"/>
        <w:left w:val="none" w:sz="0" w:space="0" w:color="auto"/>
        <w:bottom w:val="none" w:sz="0" w:space="0" w:color="auto"/>
        <w:right w:val="none" w:sz="0" w:space="0" w:color="auto"/>
      </w:divBdr>
    </w:div>
    <w:div w:id="1872182700">
      <w:bodyDiv w:val="1"/>
      <w:marLeft w:val="0"/>
      <w:marRight w:val="0"/>
      <w:marTop w:val="0"/>
      <w:marBottom w:val="0"/>
      <w:divBdr>
        <w:top w:val="none" w:sz="0" w:space="0" w:color="auto"/>
        <w:left w:val="none" w:sz="0" w:space="0" w:color="auto"/>
        <w:bottom w:val="none" w:sz="0" w:space="0" w:color="auto"/>
        <w:right w:val="none" w:sz="0" w:space="0" w:color="auto"/>
      </w:divBdr>
    </w:div>
    <w:div w:id="1872263576">
      <w:bodyDiv w:val="1"/>
      <w:marLeft w:val="0"/>
      <w:marRight w:val="0"/>
      <w:marTop w:val="0"/>
      <w:marBottom w:val="0"/>
      <w:divBdr>
        <w:top w:val="none" w:sz="0" w:space="0" w:color="auto"/>
        <w:left w:val="none" w:sz="0" w:space="0" w:color="auto"/>
        <w:bottom w:val="none" w:sz="0" w:space="0" w:color="auto"/>
        <w:right w:val="none" w:sz="0" w:space="0" w:color="auto"/>
      </w:divBdr>
    </w:div>
    <w:div w:id="1872305023">
      <w:bodyDiv w:val="1"/>
      <w:marLeft w:val="0"/>
      <w:marRight w:val="0"/>
      <w:marTop w:val="0"/>
      <w:marBottom w:val="0"/>
      <w:divBdr>
        <w:top w:val="none" w:sz="0" w:space="0" w:color="auto"/>
        <w:left w:val="none" w:sz="0" w:space="0" w:color="auto"/>
        <w:bottom w:val="none" w:sz="0" w:space="0" w:color="auto"/>
        <w:right w:val="none" w:sz="0" w:space="0" w:color="auto"/>
      </w:divBdr>
    </w:div>
    <w:div w:id="1872306883">
      <w:bodyDiv w:val="1"/>
      <w:marLeft w:val="0"/>
      <w:marRight w:val="0"/>
      <w:marTop w:val="0"/>
      <w:marBottom w:val="0"/>
      <w:divBdr>
        <w:top w:val="none" w:sz="0" w:space="0" w:color="auto"/>
        <w:left w:val="none" w:sz="0" w:space="0" w:color="auto"/>
        <w:bottom w:val="none" w:sz="0" w:space="0" w:color="auto"/>
        <w:right w:val="none" w:sz="0" w:space="0" w:color="auto"/>
      </w:divBdr>
    </w:div>
    <w:div w:id="1872500254">
      <w:bodyDiv w:val="1"/>
      <w:marLeft w:val="0"/>
      <w:marRight w:val="0"/>
      <w:marTop w:val="0"/>
      <w:marBottom w:val="0"/>
      <w:divBdr>
        <w:top w:val="none" w:sz="0" w:space="0" w:color="auto"/>
        <w:left w:val="none" w:sz="0" w:space="0" w:color="auto"/>
        <w:bottom w:val="none" w:sz="0" w:space="0" w:color="auto"/>
        <w:right w:val="none" w:sz="0" w:space="0" w:color="auto"/>
      </w:divBdr>
    </w:div>
    <w:div w:id="1872526468">
      <w:bodyDiv w:val="1"/>
      <w:marLeft w:val="0"/>
      <w:marRight w:val="0"/>
      <w:marTop w:val="0"/>
      <w:marBottom w:val="0"/>
      <w:divBdr>
        <w:top w:val="none" w:sz="0" w:space="0" w:color="auto"/>
        <w:left w:val="none" w:sz="0" w:space="0" w:color="auto"/>
        <w:bottom w:val="none" w:sz="0" w:space="0" w:color="auto"/>
        <w:right w:val="none" w:sz="0" w:space="0" w:color="auto"/>
      </w:divBdr>
    </w:div>
    <w:div w:id="1872572215">
      <w:bodyDiv w:val="1"/>
      <w:marLeft w:val="0"/>
      <w:marRight w:val="0"/>
      <w:marTop w:val="0"/>
      <w:marBottom w:val="0"/>
      <w:divBdr>
        <w:top w:val="none" w:sz="0" w:space="0" w:color="auto"/>
        <w:left w:val="none" w:sz="0" w:space="0" w:color="auto"/>
        <w:bottom w:val="none" w:sz="0" w:space="0" w:color="auto"/>
        <w:right w:val="none" w:sz="0" w:space="0" w:color="auto"/>
      </w:divBdr>
    </w:div>
    <w:div w:id="1872838612">
      <w:bodyDiv w:val="1"/>
      <w:marLeft w:val="0"/>
      <w:marRight w:val="0"/>
      <w:marTop w:val="0"/>
      <w:marBottom w:val="0"/>
      <w:divBdr>
        <w:top w:val="none" w:sz="0" w:space="0" w:color="auto"/>
        <w:left w:val="none" w:sz="0" w:space="0" w:color="auto"/>
        <w:bottom w:val="none" w:sz="0" w:space="0" w:color="auto"/>
        <w:right w:val="none" w:sz="0" w:space="0" w:color="auto"/>
      </w:divBdr>
    </w:div>
    <w:div w:id="1872839301">
      <w:bodyDiv w:val="1"/>
      <w:marLeft w:val="0"/>
      <w:marRight w:val="0"/>
      <w:marTop w:val="0"/>
      <w:marBottom w:val="0"/>
      <w:divBdr>
        <w:top w:val="none" w:sz="0" w:space="0" w:color="auto"/>
        <w:left w:val="none" w:sz="0" w:space="0" w:color="auto"/>
        <w:bottom w:val="none" w:sz="0" w:space="0" w:color="auto"/>
        <w:right w:val="none" w:sz="0" w:space="0" w:color="auto"/>
      </w:divBdr>
    </w:div>
    <w:div w:id="1872912184">
      <w:bodyDiv w:val="1"/>
      <w:marLeft w:val="0"/>
      <w:marRight w:val="0"/>
      <w:marTop w:val="0"/>
      <w:marBottom w:val="0"/>
      <w:divBdr>
        <w:top w:val="none" w:sz="0" w:space="0" w:color="auto"/>
        <w:left w:val="none" w:sz="0" w:space="0" w:color="auto"/>
        <w:bottom w:val="none" w:sz="0" w:space="0" w:color="auto"/>
        <w:right w:val="none" w:sz="0" w:space="0" w:color="auto"/>
      </w:divBdr>
    </w:div>
    <w:div w:id="1873036494">
      <w:bodyDiv w:val="1"/>
      <w:marLeft w:val="0"/>
      <w:marRight w:val="0"/>
      <w:marTop w:val="0"/>
      <w:marBottom w:val="0"/>
      <w:divBdr>
        <w:top w:val="none" w:sz="0" w:space="0" w:color="auto"/>
        <w:left w:val="none" w:sz="0" w:space="0" w:color="auto"/>
        <w:bottom w:val="none" w:sz="0" w:space="0" w:color="auto"/>
        <w:right w:val="none" w:sz="0" w:space="0" w:color="auto"/>
      </w:divBdr>
    </w:div>
    <w:div w:id="1873111397">
      <w:bodyDiv w:val="1"/>
      <w:marLeft w:val="0"/>
      <w:marRight w:val="0"/>
      <w:marTop w:val="0"/>
      <w:marBottom w:val="0"/>
      <w:divBdr>
        <w:top w:val="none" w:sz="0" w:space="0" w:color="auto"/>
        <w:left w:val="none" w:sz="0" w:space="0" w:color="auto"/>
        <w:bottom w:val="none" w:sz="0" w:space="0" w:color="auto"/>
        <w:right w:val="none" w:sz="0" w:space="0" w:color="auto"/>
      </w:divBdr>
    </w:div>
    <w:div w:id="1873181469">
      <w:bodyDiv w:val="1"/>
      <w:marLeft w:val="0"/>
      <w:marRight w:val="0"/>
      <w:marTop w:val="0"/>
      <w:marBottom w:val="0"/>
      <w:divBdr>
        <w:top w:val="none" w:sz="0" w:space="0" w:color="auto"/>
        <w:left w:val="none" w:sz="0" w:space="0" w:color="auto"/>
        <w:bottom w:val="none" w:sz="0" w:space="0" w:color="auto"/>
        <w:right w:val="none" w:sz="0" w:space="0" w:color="auto"/>
      </w:divBdr>
    </w:div>
    <w:div w:id="1873375820">
      <w:bodyDiv w:val="1"/>
      <w:marLeft w:val="0"/>
      <w:marRight w:val="0"/>
      <w:marTop w:val="0"/>
      <w:marBottom w:val="0"/>
      <w:divBdr>
        <w:top w:val="none" w:sz="0" w:space="0" w:color="auto"/>
        <w:left w:val="none" w:sz="0" w:space="0" w:color="auto"/>
        <w:bottom w:val="none" w:sz="0" w:space="0" w:color="auto"/>
        <w:right w:val="none" w:sz="0" w:space="0" w:color="auto"/>
      </w:divBdr>
    </w:div>
    <w:div w:id="1873418271">
      <w:bodyDiv w:val="1"/>
      <w:marLeft w:val="0"/>
      <w:marRight w:val="0"/>
      <w:marTop w:val="0"/>
      <w:marBottom w:val="0"/>
      <w:divBdr>
        <w:top w:val="none" w:sz="0" w:space="0" w:color="auto"/>
        <w:left w:val="none" w:sz="0" w:space="0" w:color="auto"/>
        <w:bottom w:val="none" w:sz="0" w:space="0" w:color="auto"/>
        <w:right w:val="none" w:sz="0" w:space="0" w:color="auto"/>
      </w:divBdr>
    </w:div>
    <w:div w:id="1873492747">
      <w:bodyDiv w:val="1"/>
      <w:marLeft w:val="0"/>
      <w:marRight w:val="0"/>
      <w:marTop w:val="0"/>
      <w:marBottom w:val="0"/>
      <w:divBdr>
        <w:top w:val="none" w:sz="0" w:space="0" w:color="auto"/>
        <w:left w:val="none" w:sz="0" w:space="0" w:color="auto"/>
        <w:bottom w:val="none" w:sz="0" w:space="0" w:color="auto"/>
        <w:right w:val="none" w:sz="0" w:space="0" w:color="auto"/>
      </w:divBdr>
    </w:div>
    <w:div w:id="1873574159">
      <w:bodyDiv w:val="1"/>
      <w:marLeft w:val="0"/>
      <w:marRight w:val="0"/>
      <w:marTop w:val="0"/>
      <w:marBottom w:val="0"/>
      <w:divBdr>
        <w:top w:val="none" w:sz="0" w:space="0" w:color="auto"/>
        <w:left w:val="none" w:sz="0" w:space="0" w:color="auto"/>
        <w:bottom w:val="none" w:sz="0" w:space="0" w:color="auto"/>
        <w:right w:val="none" w:sz="0" w:space="0" w:color="auto"/>
      </w:divBdr>
    </w:div>
    <w:div w:id="1873763030">
      <w:bodyDiv w:val="1"/>
      <w:marLeft w:val="0"/>
      <w:marRight w:val="0"/>
      <w:marTop w:val="0"/>
      <w:marBottom w:val="0"/>
      <w:divBdr>
        <w:top w:val="none" w:sz="0" w:space="0" w:color="auto"/>
        <w:left w:val="none" w:sz="0" w:space="0" w:color="auto"/>
        <w:bottom w:val="none" w:sz="0" w:space="0" w:color="auto"/>
        <w:right w:val="none" w:sz="0" w:space="0" w:color="auto"/>
      </w:divBdr>
    </w:div>
    <w:div w:id="1873884764">
      <w:bodyDiv w:val="1"/>
      <w:marLeft w:val="0"/>
      <w:marRight w:val="0"/>
      <w:marTop w:val="0"/>
      <w:marBottom w:val="0"/>
      <w:divBdr>
        <w:top w:val="none" w:sz="0" w:space="0" w:color="auto"/>
        <w:left w:val="none" w:sz="0" w:space="0" w:color="auto"/>
        <w:bottom w:val="none" w:sz="0" w:space="0" w:color="auto"/>
        <w:right w:val="none" w:sz="0" w:space="0" w:color="auto"/>
      </w:divBdr>
    </w:div>
    <w:div w:id="1874028505">
      <w:bodyDiv w:val="1"/>
      <w:marLeft w:val="0"/>
      <w:marRight w:val="0"/>
      <w:marTop w:val="0"/>
      <w:marBottom w:val="0"/>
      <w:divBdr>
        <w:top w:val="none" w:sz="0" w:space="0" w:color="auto"/>
        <w:left w:val="none" w:sz="0" w:space="0" w:color="auto"/>
        <w:bottom w:val="none" w:sz="0" w:space="0" w:color="auto"/>
        <w:right w:val="none" w:sz="0" w:space="0" w:color="auto"/>
      </w:divBdr>
    </w:div>
    <w:div w:id="1874225140">
      <w:bodyDiv w:val="1"/>
      <w:marLeft w:val="0"/>
      <w:marRight w:val="0"/>
      <w:marTop w:val="0"/>
      <w:marBottom w:val="0"/>
      <w:divBdr>
        <w:top w:val="none" w:sz="0" w:space="0" w:color="auto"/>
        <w:left w:val="none" w:sz="0" w:space="0" w:color="auto"/>
        <w:bottom w:val="none" w:sz="0" w:space="0" w:color="auto"/>
        <w:right w:val="none" w:sz="0" w:space="0" w:color="auto"/>
      </w:divBdr>
    </w:div>
    <w:div w:id="1874228530">
      <w:bodyDiv w:val="1"/>
      <w:marLeft w:val="0"/>
      <w:marRight w:val="0"/>
      <w:marTop w:val="0"/>
      <w:marBottom w:val="0"/>
      <w:divBdr>
        <w:top w:val="none" w:sz="0" w:space="0" w:color="auto"/>
        <w:left w:val="none" w:sz="0" w:space="0" w:color="auto"/>
        <w:bottom w:val="none" w:sz="0" w:space="0" w:color="auto"/>
        <w:right w:val="none" w:sz="0" w:space="0" w:color="auto"/>
      </w:divBdr>
    </w:div>
    <w:div w:id="1874264188">
      <w:bodyDiv w:val="1"/>
      <w:marLeft w:val="0"/>
      <w:marRight w:val="0"/>
      <w:marTop w:val="0"/>
      <w:marBottom w:val="0"/>
      <w:divBdr>
        <w:top w:val="none" w:sz="0" w:space="0" w:color="auto"/>
        <w:left w:val="none" w:sz="0" w:space="0" w:color="auto"/>
        <w:bottom w:val="none" w:sz="0" w:space="0" w:color="auto"/>
        <w:right w:val="none" w:sz="0" w:space="0" w:color="auto"/>
      </w:divBdr>
    </w:div>
    <w:div w:id="1874536798">
      <w:bodyDiv w:val="1"/>
      <w:marLeft w:val="0"/>
      <w:marRight w:val="0"/>
      <w:marTop w:val="0"/>
      <w:marBottom w:val="0"/>
      <w:divBdr>
        <w:top w:val="none" w:sz="0" w:space="0" w:color="auto"/>
        <w:left w:val="none" w:sz="0" w:space="0" w:color="auto"/>
        <w:bottom w:val="none" w:sz="0" w:space="0" w:color="auto"/>
        <w:right w:val="none" w:sz="0" w:space="0" w:color="auto"/>
      </w:divBdr>
    </w:div>
    <w:div w:id="1874725767">
      <w:bodyDiv w:val="1"/>
      <w:marLeft w:val="0"/>
      <w:marRight w:val="0"/>
      <w:marTop w:val="0"/>
      <w:marBottom w:val="0"/>
      <w:divBdr>
        <w:top w:val="none" w:sz="0" w:space="0" w:color="auto"/>
        <w:left w:val="none" w:sz="0" w:space="0" w:color="auto"/>
        <w:bottom w:val="none" w:sz="0" w:space="0" w:color="auto"/>
        <w:right w:val="none" w:sz="0" w:space="0" w:color="auto"/>
      </w:divBdr>
    </w:div>
    <w:div w:id="1874919743">
      <w:bodyDiv w:val="1"/>
      <w:marLeft w:val="0"/>
      <w:marRight w:val="0"/>
      <w:marTop w:val="0"/>
      <w:marBottom w:val="0"/>
      <w:divBdr>
        <w:top w:val="none" w:sz="0" w:space="0" w:color="auto"/>
        <w:left w:val="none" w:sz="0" w:space="0" w:color="auto"/>
        <w:bottom w:val="none" w:sz="0" w:space="0" w:color="auto"/>
        <w:right w:val="none" w:sz="0" w:space="0" w:color="auto"/>
      </w:divBdr>
    </w:div>
    <w:div w:id="1874921675">
      <w:bodyDiv w:val="1"/>
      <w:marLeft w:val="0"/>
      <w:marRight w:val="0"/>
      <w:marTop w:val="0"/>
      <w:marBottom w:val="0"/>
      <w:divBdr>
        <w:top w:val="none" w:sz="0" w:space="0" w:color="auto"/>
        <w:left w:val="none" w:sz="0" w:space="0" w:color="auto"/>
        <w:bottom w:val="none" w:sz="0" w:space="0" w:color="auto"/>
        <w:right w:val="none" w:sz="0" w:space="0" w:color="auto"/>
      </w:divBdr>
    </w:div>
    <w:div w:id="1874994575">
      <w:bodyDiv w:val="1"/>
      <w:marLeft w:val="0"/>
      <w:marRight w:val="0"/>
      <w:marTop w:val="0"/>
      <w:marBottom w:val="0"/>
      <w:divBdr>
        <w:top w:val="none" w:sz="0" w:space="0" w:color="auto"/>
        <w:left w:val="none" w:sz="0" w:space="0" w:color="auto"/>
        <w:bottom w:val="none" w:sz="0" w:space="0" w:color="auto"/>
        <w:right w:val="none" w:sz="0" w:space="0" w:color="auto"/>
      </w:divBdr>
    </w:div>
    <w:div w:id="1875077784">
      <w:bodyDiv w:val="1"/>
      <w:marLeft w:val="0"/>
      <w:marRight w:val="0"/>
      <w:marTop w:val="0"/>
      <w:marBottom w:val="0"/>
      <w:divBdr>
        <w:top w:val="none" w:sz="0" w:space="0" w:color="auto"/>
        <w:left w:val="none" w:sz="0" w:space="0" w:color="auto"/>
        <w:bottom w:val="none" w:sz="0" w:space="0" w:color="auto"/>
        <w:right w:val="none" w:sz="0" w:space="0" w:color="auto"/>
      </w:divBdr>
    </w:div>
    <w:div w:id="1875262398">
      <w:bodyDiv w:val="1"/>
      <w:marLeft w:val="0"/>
      <w:marRight w:val="0"/>
      <w:marTop w:val="0"/>
      <w:marBottom w:val="0"/>
      <w:divBdr>
        <w:top w:val="none" w:sz="0" w:space="0" w:color="auto"/>
        <w:left w:val="none" w:sz="0" w:space="0" w:color="auto"/>
        <w:bottom w:val="none" w:sz="0" w:space="0" w:color="auto"/>
        <w:right w:val="none" w:sz="0" w:space="0" w:color="auto"/>
      </w:divBdr>
    </w:div>
    <w:div w:id="1875577587">
      <w:bodyDiv w:val="1"/>
      <w:marLeft w:val="0"/>
      <w:marRight w:val="0"/>
      <w:marTop w:val="0"/>
      <w:marBottom w:val="0"/>
      <w:divBdr>
        <w:top w:val="none" w:sz="0" w:space="0" w:color="auto"/>
        <w:left w:val="none" w:sz="0" w:space="0" w:color="auto"/>
        <w:bottom w:val="none" w:sz="0" w:space="0" w:color="auto"/>
        <w:right w:val="none" w:sz="0" w:space="0" w:color="auto"/>
      </w:divBdr>
    </w:div>
    <w:div w:id="1875649712">
      <w:bodyDiv w:val="1"/>
      <w:marLeft w:val="0"/>
      <w:marRight w:val="0"/>
      <w:marTop w:val="0"/>
      <w:marBottom w:val="0"/>
      <w:divBdr>
        <w:top w:val="none" w:sz="0" w:space="0" w:color="auto"/>
        <w:left w:val="none" w:sz="0" w:space="0" w:color="auto"/>
        <w:bottom w:val="none" w:sz="0" w:space="0" w:color="auto"/>
        <w:right w:val="none" w:sz="0" w:space="0" w:color="auto"/>
      </w:divBdr>
    </w:div>
    <w:div w:id="1875655946">
      <w:bodyDiv w:val="1"/>
      <w:marLeft w:val="0"/>
      <w:marRight w:val="0"/>
      <w:marTop w:val="0"/>
      <w:marBottom w:val="0"/>
      <w:divBdr>
        <w:top w:val="none" w:sz="0" w:space="0" w:color="auto"/>
        <w:left w:val="none" w:sz="0" w:space="0" w:color="auto"/>
        <w:bottom w:val="none" w:sz="0" w:space="0" w:color="auto"/>
        <w:right w:val="none" w:sz="0" w:space="0" w:color="auto"/>
      </w:divBdr>
    </w:div>
    <w:div w:id="1875845718">
      <w:bodyDiv w:val="1"/>
      <w:marLeft w:val="0"/>
      <w:marRight w:val="0"/>
      <w:marTop w:val="0"/>
      <w:marBottom w:val="0"/>
      <w:divBdr>
        <w:top w:val="none" w:sz="0" w:space="0" w:color="auto"/>
        <w:left w:val="none" w:sz="0" w:space="0" w:color="auto"/>
        <w:bottom w:val="none" w:sz="0" w:space="0" w:color="auto"/>
        <w:right w:val="none" w:sz="0" w:space="0" w:color="auto"/>
      </w:divBdr>
    </w:div>
    <w:div w:id="1875848563">
      <w:bodyDiv w:val="1"/>
      <w:marLeft w:val="0"/>
      <w:marRight w:val="0"/>
      <w:marTop w:val="0"/>
      <w:marBottom w:val="0"/>
      <w:divBdr>
        <w:top w:val="none" w:sz="0" w:space="0" w:color="auto"/>
        <w:left w:val="none" w:sz="0" w:space="0" w:color="auto"/>
        <w:bottom w:val="none" w:sz="0" w:space="0" w:color="auto"/>
        <w:right w:val="none" w:sz="0" w:space="0" w:color="auto"/>
      </w:divBdr>
    </w:div>
    <w:div w:id="1875925160">
      <w:bodyDiv w:val="1"/>
      <w:marLeft w:val="0"/>
      <w:marRight w:val="0"/>
      <w:marTop w:val="0"/>
      <w:marBottom w:val="0"/>
      <w:divBdr>
        <w:top w:val="none" w:sz="0" w:space="0" w:color="auto"/>
        <w:left w:val="none" w:sz="0" w:space="0" w:color="auto"/>
        <w:bottom w:val="none" w:sz="0" w:space="0" w:color="auto"/>
        <w:right w:val="none" w:sz="0" w:space="0" w:color="auto"/>
      </w:divBdr>
    </w:div>
    <w:div w:id="1876037492">
      <w:bodyDiv w:val="1"/>
      <w:marLeft w:val="0"/>
      <w:marRight w:val="0"/>
      <w:marTop w:val="0"/>
      <w:marBottom w:val="0"/>
      <w:divBdr>
        <w:top w:val="none" w:sz="0" w:space="0" w:color="auto"/>
        <w:left w:val="none" w:sz="0" w:space="0" w:color="auto"/>
        <w:bottom w:val="none" w:sz="0" w:space="0" w:color="auto"/>
        <w:right w:val="none" w:sz="0" w:space="0" w:color="auto"/>
      </w:divBdr>
    </w:div>
    <w:div w:id="1876385820">
      <w:bodyDiv w:val="1"/>
      <w:marLeft w:val="0"/>
      <w:marRight w:val="0"/>
      <w:marTop w:val="0"/>
      <w:marBottom w:val="0"/>
      <w:divBdr>
        <w:top w:val="none" w:sz="0" w:space="0" w:color="auto"/>
        <w:left w:val="none" w:sz="0" w:space="0" w:color="auto"/>
        <w:bottom w:val="none" w:sz="0" w:space="0" w:color="auto"/>
        <w:right w:val="none" w:sz="0" w:space="0" w:color="auto"/>
      </w:divBdr>
    </w:div>
    <w:div w:id="1876694229">
      <w:bodyDiv w:val="1"/>
      <w:marLeft w:val="0"/>
      <w:marRight w:val="0"/>
      <w:marTop w:val="0"/>
      <w:marBottom w:val="0"/>
      <w:divBdr>
        <w:top w:val="none" w:sz="0" w:space="0" w:color="auto"/>
        <w:left w:val="none" w:sz="0" w:space="0" w:color="auto"/>
        <w:bottom w:val="none" w:sz="0" w:space="0" w:color="auto"/>
        <w:right w:val="none" w:sz="0" w:space="0" w:color="auto"/>
      </w:divBdr>
    </w:div>
    <w:div w:id="1876696545">
      <w:bodyDiv w:val="1"/>
      <w:marLeft w:val="0"/>
      <w:marRight w:val="0"/>
      <w:marTop w:val="0"/>
      <w:marBottom w:val="0"/>
      <w:divBdr>
        <w:top w:val="none" w:sz="0" w:space="0" w:color="auto"/>
        <w:left w:val="none" w:sz="0" w:space="0" w:color="auto"/>
        <w:bottom w:val="none" w:sz="0" w:space="0" w:color="auto"/>
        <w:right w:val="none" w:sz="0" w:space="0" w:color="auto"/>
      </w:divBdr>
    </w:div>
    <w:div w:id="1876843799">
      <w:bodyDiv w:val="1"/>
      <w:marLeft w:val="0"/>
      <w:marRight w:val="0"/>
      <w:marTop w:val="0"/>
      <w:marBottom w:val="0"/>
      <w:divBdr>
        <w:top w:val="none" w:sz="0" w:space="0" w:color="auto"/>
        <w:left w:val="none" w:sz="0" w:space="0" w:color="auto"/>
        <w:bottom w:val="none" w:sz="0" w:space="0" w:color="auto"/>
        <w:right w:val="none" w:sz="0" w:space="0" w:color="auto"/>
      </w:divBdr>
    </w:div>
    <w:div w:id="1876891311">
      <w:bodyDiv w:val="1"/>
      <w:marLeft w:val="0"/>
      <w:marRight w:val="0"/>
      <w:marTop w:val="0"/>
      <w:marBottom w:val="0"/>
      <w:divBdr>
        <w:top w:val="none" w:sz="0" w:space="0" w:color="auto"/>
        <w:left w:val="none" w:sz="0" w:space="0" w:color="auto"/>
        <w:bottom w:val="none" w:sz="0" w:space="0" w:color="auto"/>
        <w:right w:val="none" w:sz="0" w:space="0" w:color="auto"/>
      </w:divBdr>
    </w:div>
    <w:div w:id="1877035299">
      <w:bodyDiv w:val="1"/>
      <w:marLeft w:val="0"/>
      <w:marRight w:val="0"/>
      <w:marTop w:val="0"/>
      <w:marBottom w:val="0"/>
      <w:divBdr>
        <w:top w:val="none" w:sz="0" w:space="0" w:color="auto"/>
        <w:left w:val="none" w:sz="0" w:space="0" w:color="auto"/>
        <w:bottom w:val="none" w:sz="0" w:space="0" w:color="auto"/>
        <w:right w:val="none" w:sz="0" w:space="0" w:color="auto"/>
      </w:divBdr>
    </w:div>
    <w:div w:id="1877040880">
      <w:bodyDiv w:val="1"/>
      <w:marLeft w:val="0"/>
      <w:marRight w:val="0"/>
      <w:marTop w:val="0"/>
      <w:marBottom w:val="0"/>
      <w:divBdr>
        <w:top w:val="none" w:sz="0" w:space="0" w:color="auto"/>
        <w:left w:val="none" w:sz="0" w:space="0" w:color="auto"/>
        <w:bottom w:val="none" w:sz="0" w:space="0" w:color="auto"/>
        <w:right w:val="none" w:sz="0" w:space="0" w:color="auto"/>
      </w:divBdr>
    </w:div>
    <w:div w:id="1877153086">
      <w:bodyDiv w:val="1"/>
      <w:marLeft w:val="0"/>
      <w:marRight w:val="0"/>
      <w:marTop w:val="0"/>
      <w:marBottom w:val="0"/>
      <w:divBdr>
        <w:top w:val="none" w:sz="0" w:space="0" w:color="auto"/>
        <w:left w:val="none" w:sz="0" w:space="0" w:color="auto"/>
        <w:bottom w:val="none" w:sz="0" w:space="0" w:color="auto"/>
        <w:right w:val="none" w:sz="0" w:space="0" w:color="auto"/>
      </w:divBdr>
    </w:div>
    <w:div w:id="1877351575">
      <w:bodyDiv w:val="1"/>
      <w:marLeft w:val="0"/>
      <w:marRight w:val="0"/>
      <w:marTop w:val="0"/>
      <w:marBottom w:val="0"/>
      <w:divBdr>
        <w:top w:val="none" w:sz="0" w:space="0" w:color="auto"/>
        <w:left w:val="none" w:sz="0" w:space="0" w:color="auto"/>
        <w:bottom w:val="none" w:sz="0" w:space="0" w:color="auto"/>
        <w:right w:val="none" w:sz="0" w:space="0" w:color="auto"/>
      </w:divBdr>
    </w:div>
    <w:div w:id="1877354089">
      <w:bodyDiv w:val="1"/>
      <w:marLeft w:val="0"/>
      <w:marRight w:val="0"/>
      <w:marTop w:val="0"/>
      <w:marBottom w:val="0"/>
      <w:divBdr>
        <w:top w:val="none" w:sz="0" w:space="0" w:color="auto"/>
        <w:left w:val="none" w:sz="0" w:space="0" w:color="auto"/>
        <w:bottom w:val="none" w:sz="0" w:space="0" w:color="auto"/>
        <w:right w:val="none" w:sz="0" w:space="0" w:color="auto"/>
      </w:divBdr>
    </w:div>
    <w:div w:id="1877423680">
      <w:bodyDiv w:val="1"/>
      <w:marLeft w:val="0"/>
      <w:marRight w:val="0"/>
      <w:marTop w:val="0"/>
      <w:marBottom w:val="0"/>
      <w:divBdr>
        <w:top w:val="none" w:sz="0" w:space="0" w:color="auto"/>
        <w:left w:val="none" w:sz="0" w:space="0" w:color="auto"/>
        <w:bottom w:val="none" w:sz="0" w:space="0" w:color="auto"/>
        <w:right w:val="none" w:sz="0" w:space="0" w:color="auto"/>
      </w:divBdr>
    </w:div>
    <w:div w:id="1877573118">
      <w:bodyDiv w:val="1"/>
      <w:marLeft w:val="0"/>
      <w:marRight w:val="0"/>
      <w:marTop w:val="0"/>
      <w:marBottom w:val="0"/>
      <w:divBdr>
        <w:top w:val="none" w:sz="0" w:space="0" w:color="auto"/>
        <w:left w:val="none" w:sz="0" w:space="0" w:color="auto"/>
        <w:bottom w:val="none" w:sz="0" w:space="0" w:color="auto"/>
        <w:right w:val="none" w:sz="0" w:space="0" w:color="auto"/>
      </w:divBdr>
    </w:div>
    <w:div w:id="1878158016">
      <w:bodyDiv w:val="1"/>
      <w:marLeft w:val="0"/>
      <w:marRight w:val="0"/>
      <w:marTop w:val="0"/>
      <w:marBottom w:val="0"/>
      <w:divBdr>
        <w:top w:val="none" w:sz="0" w:space="0" w:color="auto"/>
        <w:left w:val="none" w:sz="0" w:space="0" w:color="auto"/>
        <w:bottom w:val="none" w:sz="0" w:space="0" w:color="auto"/>
        <w:right w:val="none" w:sz="0" w:space="0" w:color="auto"/>
      </w:divBdr>
    </w:div>
    <w:div w:id="1878347528">
      <w:bodyDiv w:val="1"/>
      <w:marLeft w:val="0"/>
      <w:marRight w:val="0"/>
      <w:marTop w:val="0"/>
      <w:marBottom w:val="0"/>
      <w:divBdr>
        <w:top w:val="none" w:sz="0" w:space="0" w:color="auto"/>
        <w:left w:val="none" w:sz="0" w:space="0" w:color="auto"/>
        <w:bottom w:val="none" w:sz="0" w:space="0" w:color="auto"/>
        <w:right w:val="none" w:sz="0" w:space="0" w:color="auto"/>
      </w:divBdr>
    </w:div>
    <w:div w:id="1878858707">
      <w:bodyDiv w:val="1"/>
      <w:marLeft w:val="0"/>
      <w:marRight w:val="0"/>
      <w:marTop w:val="0"/>
      <w:marBottom w:val="0"/>
      <w:divBdr>
        <w:top w:val="none" w:sz="0" w:space="0" w:color="auto"/>
        <w:left w:val="none" w:sz="0" w:space="0" w:color="auto"/>
        <w:bottom w:val="none" w:sz="0" w:space="0" w:color="auto"/>
        <w:right w:val="none" w:sz="0" w:space="0" w:color="auto"/>
      </w:divBdr>
    </w:div>
    <w:div w:id="1878930817">
      <w:bodyDiv w:val="1"/>
      <w:marLeft w:val="0"/>
      <w:marRight w:val="0"/>
      <w:marTop w:val="0"/>
      <w:marBottom w:val="0"/>
      <w:divBdr>
        <w:top w:val="none" w:sz="0" w:space="0" w:color="auto"/>
        <w:left w:val="none" w:sz="0" w:space="0" w:color="auto"/>
        <w:bottom w:val="none" w:sz="0" w:space="0" w:color="auto"/>
        <w:right w:val="none" w:sz="0" w:space="0" w:color="auto"/>
      </w:divBdr>
    </w:div>
    <w:div w:id="1879125568">
      <w:bodyDiv w:val="1"/>
      <w:marLeft w:val="0"/>
      <w:marRight w:val="0"/>
      <w:marTop w:val="0"/>
      <w:marBottom w:val="0"/>
      <w:divBdr>
        <w:top w:val="none" w:sz="0" w:space="0" w:color="auto"/>
        <w:left w:val="none" w:sz="0" w:space="0" w:color="auto"/>
        <w:bottom w:val="none" w:sz="0" w:space="0" w:color="auto"/>
        <w:right w:val="none" w:sz="0" w:space="0" w:color="auto"/>
      </w:divBdr>
    </w:div>
    <w:div w:id="1879321300">
      <w:bodyDiv w:val="1"/>
      <w:marLeft w:val="0"/>
      <w:marRight w:val="0"/>
      <w:marTop w:val="0"/>
      <w:marBottom w:val="0"/>
      <w:divBdr>
        <w:top w:val="none" w:sz="0" w:space="0" w:color="auto"/>
        <w:left w:val="none" w:sz="0" w:space="0" w:color="auto"/>
        <w:bottom w:val="none" w:sz="0" w:space="0" w:color="auto"/>
        <w:right w:val="none" w:sz="0" w:space="0" w:color="auto"/>
      </w:divBdr>
    </w:div>
    <w:div w:id="1879658529">
      <w:bodyDiv w:val="1"/>
      <w:marLeft w:val="0"/>
      <w:marRight w:val="0"/>
      <w:marTop w:val="0"/>
      <w:marBottom w:val="0"/>
      <w:divBdr>
        <w:top w:val="none" w:sz="0" w:space="0" w:color="auto"/>
        <w:left w:val="none" w:sz="0" w:space="0" w:color="auto"/>
        <w:bottom w:val="none" w:sz="0" w:space="0" w:color="auto"/>
        <w:right w:val="none" w:sz="0" w:space="0" w:color="auto"/>
      </w:divBdr>
    </w:div>
    <w:div w:id="1879705112">
      <w:bodyDiv w:val="1"/>
      <w:marLeft w:val="0"/>
      <w:marRight w:val="0"/>
      <w:marTop w:val="0"/>
      <w:marBottom w:val="0"/>
      <w:divBdr>
        <w:top w:val="none" w:sz="0" w:space="0" w:color="auto"/>
        <w:left w:val="none" w:sz="0" w:space="0" w:color="auto"/>
        <w:bottom w:val="none" w:sz="0" w:space="0" w:color="auto"/>
        <w:right w:val="none" w:sz="0" w:space="0" w:color="auto"/>
      </w:divBdr>
    </w:div>
    <w:div w:id="1879853633">
      <w:bodyDiv w:val="1"/>
      <w:marLeft w:val="0"/>
      <w:marRight w:val="0"/>
      <w:marTop w:val="0"/>
      <w:marBottom w:val="0"/>
      <w:divBdr>
        <w:top w:val="none" w:sz="0" w:space="0" w:color="auto"/>
        <w:left w:val="none" w:sz="0" w:space="0" w:color="auto"/>
        <w:bottom w:val="none" w:sz="0" w:space="0" w:color="auto"/>
        <w:right w:val="none" w:sz="0" w:space="0" w:color="auto"/>
      </w:divBdr>
    </w:div>
    <w:div w:id="1880125554">
      <w:bodyDiv w:val="1"/>
      <w:marLeft w:val="0"/>
      <w:marRight w:val="0"/>
      <w:marTop w:val="0"/>
      <w:marBottom w:val="0"/>
      <w:divBdr>
        <w:top w:val="none" w:sz="0" w:space="0" w:color="auto"/>
        <w:left w:val="none" w:sz="0" w:space="0" w:color="auto"/>
        <w:bottom w:val="none" w:sz="0" w:space="0" w:color="auto"/>
        <w:right w:val="none" w:sz="0" w:space="0" w:color="auto"/>
      </w:divBdr>
    </w:div>
    <w:div w:id="1880242457">
      <w:bodyDiv w:val="1"/>
      <w:marLeft w:val="0"/>
      <w:marRight w:val="0"/>
      <w:marTop w:val="0"/>
      <w:marBottom w:val="0"/>
      <w:divBdr>
        <w:top w:val="none" w:sz="0" w:space="0" w:color="auto"/>
        <w:left w:val="none" w:sz="0" w:space="0" w:color="auto"/>
        <w:bottom w:val="none" w:sz="0" w:space="0" w:color="auto"/>
        <w:right w:val="none" w:sz="0" w:space="0" w:color="auto"/>
      </w:divBdr>
    </w:div>
    <w:div w:id="1880429191">
      <w:bodyDiv w:val="1"/>
      <w:marLeft w:val="0"/>
      <w:marRight w:val="0"/>
      <w:marTop w:val="0"/>
      <w:marBottom w:val="0"/>
      <w:divBdr>
        <w:top w:val="none" w:sz="0" w:space="0" w:color="auto"/>
        <w:left w:val="none" w:sz="0" w:space="0" w:color="auto"/>
        <w:bottom w:val="none" w:sz="0" w:space="0" w:color="auto"/>
        <w:right w:val="none" w:sz="0" w:space="0" w:color="auto"/>
      </w:divBdr>
    </w:div>
    <w:div w:id="1880699919">
      <w:bodyDiv w:val="1"/>
      <w:marLeft w:val="0"/>
      <w:marRight w:val="0"/>
      <w:marTop w:val="0"/>
      <w:marBottom w:val="0"/>
      <w:divBdr>
        <w:top w:val="none" w:sz="0" w:space="0" w:color="auto"/>
        <w:left w:val="none" w:sz="0" w:space="0" w:color="auto"/>
        <w:bottom w:val="none" w:sz="0" w:space="0" w:color="auto"/>
        <w:right w:val="none" w:sz="0" w:space="0" w:color="auto"/>
      </w:divBdr>
    </w:div>
    <w:div w:id="1880893818">
      <w:bodyDiv w:val="1"/>
      <w:marLeft w:val="0"/>
      <w:marRight w:val="0"/>
      <w:marTop w:val="0"/>
      <w:marBottom w:val="0"/>
      <w:divBdr>
        <w:top w:val="none" w:sz="0" w:space="0" w:color="auto"/>
        <w:left w:val="none" w:sz="0" w:space="0" w:color="auto"/>
        <w:bottom w:val="none" w:sz="0" w:space="0" w:color="auto"/>
        <w:right w:val="none" w:sz="0" w:space="0" w:color="auto"/>
      </w:divBdr>
    </w:div>
    <w:div w:id="1881045755">
      <w:bodyDiv w:val="1"/>
      <w:marLeft w:val="0"/>
      <w:marRight w:val="0"/>
      <w:marTop w:val="0"/>
      <w:marBottom w:val="0"/>
      <w:divBdr>
        <w:top w:val="none" w:sz="0" w:space="0" w:color="auto"/>
        <w:left w:val="none" w:sz="0" w:space="0" w:color="auto"/>
        <w:bottom w:val="none" w:sz="0" w:space="0" w:color="auto"/>
        <w:right w:val="none" w:sz="0" w:space="0" w:color="auto"/>
      </w:divBdr>
    </w:div>
    <w:div w:id="1881090054">
      <w:bodyDiv w:val="1"/>
      <w:marLeft w:val="0"/>
      <w:marRight w:val="0"/>
      <w:marTop w:val="0"/>
      <w:marBottom w:val="0"/>
      <w:divBdr>
        <w:top w:val="none" w:sz="0" w:space="0" w:color="auto"/>
        <w:left w:val="none" w:sz="0" w:space="0" w:color="auto"/>
        <w:bottom w:val="none" w:sz="0" w:space="0" w:color="auto"/>
        <w:right w:val="none" w:sz="0" w:space="0" w:color="auto"/>
      </w:divBdr>
    </w:div>
    <w:div w:id="1881211280">
      <w:bodyDiv w:val="1"/>
      <w:marLeft w:val="0"/>
      <w:marRight w:val="0"/>
      <w:marTop w:val="0"/>
      <w:marBottom w:val="0"/>
      <w:divBdr>
        <w:top w:val="none" w:sz="0" w:space="0" w:color="auto"/>
        <w:left w:val="none" w:sz="0" w:space="0" w:color="auto"/>
        <w:bottom w:val="none" w:sz="0" w:space="0" w:color="auto"/>
        <w:right w:val="none" w:sz="0" w:space="0" w:color="auto"/>
      </w:divBdr>
    </w:div>
    <w:div w:id="1881238984">
      <w:bodyDiv w:val="1"/>
      <w:marLeft w:val="0"/>
      <w:marRight w:val="0"/>
      <w:marTop w:val="0"/>
      <w:marBottom w:val="0"/>
      <w:divBdr>
        <w:top w:val="none" w:sz="0" w:space="0" w:color="auto"/>
        <w:left w:val="none" w:sz="0" w:space="0" w:color="auto"/>
        <w:bottom w:val="none" w:sz="0" w:space="0" w:color="auto"/>
        <w:right w:val="none" w:sz="0" w:space="0" w:color="auto"/>
      </w:divBdr>
    </w:div>
    <w:div w:id="1881242361">
      <w:bodyDiv w:val="1"/>
      <w:marLeft w:val="0"/>
      <w:marRight w:val="0"/>
      <w:marTop w:val="0"/>
      <w:marBottom w:val="0"/>
      <w:divBdr>
        <w:top w:val="none" w:sz="0" w:space="0" w:color="auto"/>
        <w:left w:val="none" w:sz="0" w:space="0" w:color="auto"/>
        <w:bottom w:val="none" w:sz="0" w:space="0" w:color="auto"/>
        <w:right w:val="none" w:sz="0" w:space="0" w:color="auto"/>
      </w:divBdr>
    </w:div>
    <w:div w:id="1881362645">
      <w:bodyDiv w:val="1"/>
      <w:marLeft w:val="0"/>
      <w:marRight w:val="0"/>
      <w:marTop w:val="0"/>
      <w:marBottom w:val="0"/>
      <w:divBdr>
        <w:top w:val="none" w:sz="0" w:space="0" w:color="auto"/>
        <w:left w:val="none" w:sz="0" w:space="0" w:color="auto"/>
        <w:bottom w:val="none" w:sz="0" w:space="0" w:color="auto"/>
        <w:right w:val="none" w:sz="0" w:space="0" w:color="auto"/>
      </w:divBdr>
    </w:div>
    <w:div w:id="1881429143">
      <w:bodyDiv w:val="1"/>
      <w:marLeft w:val="0"/>
      <w:marRight w:val="0"/>
      <w:marTop w:val="0"/>
      <w:marBottom w:val="0"/>
      <w:divBdr>
        <w:top w:val="none" w:sz="0" w:space="0" w:color="auto"/>
        <w:left w:val="none" w:sz="0" w:space="0" w:color="auto"/>
        <w:bottom w:val="none" w:sz="0" w:space="0" w:color="auto"/>
        <w:right w:val="none" w:sz="0" w:space="0" w:color="auto"/>
      </w:divBdr>
    </w:div>
    <w:div w:id="1881622016">
      <w:bodyDiv w:val="1"/>
      <w:marLeft w:val="0"/>
      <w:marRight w:val="0"/>
      <w:marTop w:val="0"/>
      <w:marBottom w:val="0"/>
      <w:divBdr>
        <w:top w:val="none" w:sz="0" w:space="0" w:color="auto"/>
        <w:left w:val="none" w:sz="0" w:space="0" w:color="auto"/>
        <w:bottom w:val="none" w:sz="0" w:space="0" w:color="auto"/>
        <w:right w:val="none" w:sz="0" w:space="0" w:color="auto"/>
      </w:divBdr>
    </w:div>
    <w:div w:id="1881622473">
      <w:bodyDiv w:val="1"/>
      <w:marLeft w:val="0"/>
      <w:marRight w:val="0"/>
      <w:marTop w:val="0"/>
      <w:marBottom w:val="0"/>
      <w:divBdr>
        <w:top w:val="none" w:sz="0" w:space="0" w:color="auto"/>
        <w:left w:val="none" w:sz="0" w:space="0" w:color="auto"/>
        <w:bottom w:val="none" w:sz="0" w:space="0" w:color="auto"/>
        <w:right w:val="none" w:sz="0" w:space="0" w:color="auto"/>
      </w:divBdr>
    </w:div>
    <w:div w:id="1881896883">
      <w:bodyDiv w:val="1"/>
      <w:marLeft w:val="0"/>
      <w:marRight w:val="0"/>
      <w:marTop w:val="0"/>
      <w:marBottom w:val="0"/>
      <w:divBdr>
        <w:top w:val="none" w:sz="0" w:space="0" w:color="auto"/>
        <w:left w:val="none" w:sz="0" w:space="0" w:color="auto"/>
        <w:bottom w:val="none" w:sz="0" w:space="0" w:color="auto"/>
        <w:right w:val="none" w:sz="0" w:space="0" w:color="auto"/>
      </w:divBdr>
    </w:div>
    <w:div w:id="1882285854">
      <w:bodyDiv w:val="1"/>
      <w:marLeft w:val="0"/>
      <w:marRight w:val="0"/>
      <w:marTop w:val="0"/>
      <w:marBottom w:val="0"/>
      <w:divBdr>
        <w:top w:val="none" w:sz="0" w:space="0" w:color="auto"/>
        <w:left w:val="none" w:sz="0" w:space="0" w:color="auto"/>
        <w:bottom w:val="none" w:sz="0" w:space="0" w:color="auto"/>
        <w:right w:val="none" w:sz="0" w:space="0" w:color="auto"/>
      </w:divBdr>
    </w:div>
    <w:div w:id="1882739457">
      <w:bodyDiv w:val="1"/>
      <w:marLeft w:val="0"/>
      <w:marRight w:val="0"/>
      <w:marTop w:val="0"/>
      <w:marBottom w:val="0"/>
      <w:divBdr>
        <w:top w:val="none" w:sz="0" w:space="0" w:color="auto"/>
        <w:left w:val="none" w:sz="0" w:space="0" w:color="auto"/>
        <w:bottom w:val="none" w:sz="0" w:space="0" w:color="auto"/>
        <w:right w:val="none" w:sz="0" w:space="0" w:color="auto"/>
      </w:divBdr>
    </w:div>
    <w:div w:id="1882785088">
      <w:bodyDiv w:val="1"/>
      <w:marLeft w:val="0"/>
      <w:marRight w:val="0"/>
      <w:marTop w:val="0"/>
      <w:marBottom w:val="0"/>
      <w:divBdr>
        <w:top w:val="none" w:sz="0" w:space="0" w:color="auto"/>
        <w:left w:val="none" w:sz="0" w:space="0" w:color="auto"/>
        <w:bottom w:val="none" w:sz="0" w:space="0" w:color="auto"/>
        <w:right w:val="none" w:sz="0" w:space="0" w:color="auto"/>
      </w:divBdr>
    </w:div>
    <w:div w:id="1882858050">
      <w:bodyDiv w:val="1"/>
      <w:marLeft w:val="0"/>
      <w:marRight w:val="0"/>
      <w:marTop w:val="0"/>
      <w:marBottom w:val="0"/>
      <w:divBdr>
        <w:top w:val="none" w:sz="0" w:space="0" w:color="auto"/>
        <w:left w:val="none" w:sz="0" w:space="0" w:color="auto"/>
        <w:bottom w:val="none" w:sz="0" w:space="0" w:color="auto"/>
        <w:right w:val="none" w:sz="0" w:space="0" w:color="auto"/>
      </w:divBdr>
    </w:div>
    <w:div w:id="1882860935">
      <w:bodyDiv w:val="1"/>
      <w:marLeft w:val="0"/>
      <w:marRight w:val="0"/>
      <w:marTop w:val="0"/>
      <w:marBottom w:val="0"/>
      <w:divBdr>
        <w:top w:val="none" w:sz="0" w:space="0" w:color="auto"/>
        <w:left w:val="none" w:sz="0" w:space="0" w:color="auto"/>
        <w:bottom w:val="none" w:sz="0" w:space="0" w:color="auto"/>
        <w:right w:val="none" w:sz="0" w:space="0" w:color="auto"/>
      </w:divBdr>
    </w:div>
    <w:div w:id="1882939839">
      <w:bodyDiv w:val="1"/>
      <w:marLeft w:val="0"/>
      <w:marRight w:val="0"/>
      <w:marTop w:val="0"/>
      <w:marBottom w:val="0"/>
      <w:divBdr>
        <w:top w:val="none" w:sz="0" w:space="0" w:color="auto"/>
        <w:left w:val="none" w:sz="0" w:space="0" w:color="auto"/>
        <w:bottom w:val="none" w:sz="0" w:space="0" w:color="auto"/>
        <w:right w:val="none" w:sz="0" w:space="0" w:color="auto"/>
      </w:divBdr>
    </w:div>
    <w:div w:id="1883050946">
      <w:bodyDiv w:val="1"/>
      <w:marLeft w:val="0"/>
      <w:marRight w:val="0"/>
      <w:marTop w:val="0"/>
      <w:marBottom w:val="0"/>
      <w:divBdr>
        <w:top w:val="none" w:sz="0" w:space="0" w:color="auto"/>
        <w:left w:val="none" w:sz="0" w:space="0" w:color="auto"/>
        <w:bottom w:val="none" w:sz="0" w:space="0" w:color="auto"/>
        <w:right w:val="none" w:sz="0" w:space="0" w:color="auto"/>
      </w:divBdr>
    </w:div>
    <w:div w:id="1883133550">
      <w:bodyDiv w:val="1"/>
      <w:marLeft w:val="0"/>
      <w:marRight w:val="0"/>
      <w:marTop w:val="0"/>
      <w:marBottom w:val="0"/>
      <w:divBdr>
        <w:top w:val="none" w:sz="0" w:space="0" w:color="auto"/>
        <w:left w:val="none" w:sz="0" w:space="0" w:color="auto"/>
        <w:bottom w:val="none" w:sz="0" w:space="0" w:color="auto"/>
        <w:right w:val="none" w:sz="0" w:space="0" w:color="auto"/>
      </w:divBdr>
    </w:div>
    <w:div w:id="1883207830">
      <w:bodyDiv w:val="1"/>
      <w:marLeft w:val="0"/>
      <w:marRight w:val="0"/>
      <w:marTop w:val="0"/>
      <w:marBottom w:val="0"/>
      <w:divBdr>
        <w:top w:val="none" w:sz="0" w:space="0" w:color="auto"/>
        <w:left w:val="none" w:sz="0" w:space="0" w:color="auto"/>
        <w:bottom w:val="none" w:sz="0" w:space="0" w:color="auto"/>
        <w:right w:val="none" w:sz="0" w:space="0" w:color="auto"/>
      </w:divBdr>
    </w:div>
    <w:div w:id="1883324722">
      <w:bodyDiv w:val="1"/>
      <w:marLeft w:val="0"/>
      <w:marRight w:val="0"/>
      <w:marTop w:val="0"/>
      <w:marBottom w:val="0"/>
      <w:divBdr>
        <w:top w:val="none" w:sz="0" w:space="0" w:color="auto"/>
        <w:left w:val="none" w:sz="0" w:space="0" w:color="auto"/>
        <w:bottom w:val="none" w:sz="0" w:space="0" w:color="auto"/>
        <w:right w:val="none" w:sz="0" w:space="0" w:color="auto"/>
      </w:divBdr>
    </w:div>
    <w:div w:id="1883394460">
      <w:bodyDiv w:val="1"/>
      <w:marLeft w:val="0"/>
      <w:marRight w:val="0"/>
      <w:marTop w:val="0"/>
      <w:marBottom w:val="0"/>
      <w:divBdr>
        <w:top w:val="none" w:sz="0" w:space="0" w:color="auto"/>
        <w:left w:val="none" w:sz="0" w:space="0" w:color="auto"/>
        <w:bottom w:val="none" w:sz="0" w:space="0" w:color="auto"/>
        <w:right w:val="none" w:sz="0" w:space="0" w:color="auto"/>
      </w:divBdr>
    </w:div>
    <w:div w:id="1883399969">
      <w:bodyDiv w:val="1"/>
      <w:marLeft w:val="0"/>
      <w:marRight w:val="0"/>
      <w:marTop w:val="0"/>
      <w:marBottom w:val="0"/>
      <w:divBdr>
        <w:top w:val="none" w:sz="0" w:space="0" w:color="auto"/>
        <w:left w:val="none" w:sz="0" w:space="0" w:color="auto"/>
        <w:bottom w:val="none" w:sz="0" w:space="0" w:color="auto"/>
        <w:right w:val="none" w:sz="0" w:space="0" w:color="auto"/>
      </w:divBdr>
    </w:div>
    <w:div w:id="1883513743">
      <w:bodyDiv w:val="1"/>
      <w:marLeft w:val="0"/>
      <w:marRight w:val="0"/>
      <w:marTop w:val="0"/>
      <w:marBottom w:val="0"/>
      <w:divBdr>
        <w:top w:val="none" w:sz="0" w:space="0" w:color="auto"/>
        <w:left w:val="none" w:sz="0" w:space="0" w:color="auto"/>
        <w:bottom w:val="none" w:sz="0" w:space="0" w:color="auto"/>
        <w:right w:val="none" w:sz="0" w:space="0" w:color="auto"/>
      </w:divBdr>
    </w:div>
    <w:div w:id="1883588850">
      <w:bodyDiv w:val="1"/>
      <w:marLeft w:val="0"/>
      <w:marRight w:val="0"/>
      <w:marTop w:val="0"/>
      <w:marBottom w:val="0"/>
      <w:divBdr>
        <w:top w:val="none" w:sz="0" w:space="0" w:color="auto"/>
        <w:left w:val="none" w:sz="0" w:space="0" w:color="auto"/>
        <w:bottom w:val="none" w:sz="0" w:space="0" w:color="auto"/>
        <w:right w:val="none" w:sz="0" w:space="0" w:color="auto"/>
      </w:divBdr>
    </w:div>
    <w:div w:id="1883590418">
      <w:bodyDiv w:val="1"/>
      <w:marLeft w:val="0"/>
      <w:marRight w:val="0"/>
      <w:marTop w:val="0"/>
      <w:marBottom w:val="0"/>
      <w:divBdr>
        <w:top w:val="none" w:sz="0" w:space="0" w:color="auto"/>
        <w:left w:val="none" w:sz="0" w:space="0" w:color="auto"/>
        <w:bottom w:val="none" w:sz="0" w:space="0" w:color="auto"/>
        <w:right w:val="none" w:sz="0" w:space="0" w:color="auto"/>
      </w:divBdr>
    </w:div>
    <w:div w:id="1883639057">
      <w:bodyDiv w:val="1"/>
      <w:marLeft w:val="0"/>
      <w:marRight w:val="0"/>
      <w:marTop w:val="0"/>
      <w:marBottom w:val="0"/>
      <w:divBdr>
        <w:top w:val="none" w:sz="0" w:space="0" w:color="auto"/>
        <w:left w:val="none" w:sz="0" w:space="0" w:color="auto"/>
        <w:bottom w:val="none" w:sz="0" w:space="0" w:color="auto"/>
        <w:right w:val="none" w:sz="0" w:space="0" w:color="auto"/>
      </w:divBdr>
    </w:div>
    <w:div w:id="1883664300">
      <w:bodyDiv w:val="1"/>
      <w:marLeft w:val="0"/>
      <w:marRight w:val="0"/>
      <w:marTop w:val="0"/>
      <w:marBottom w:val="0"/>
      <w:divBdr>
        <w:top w:val="none" w:sz="0" w:space="0" w:color="auto"/>
        <w:left w:val="none" w:sz="0" w:space="0" w:color="auto"/>
        <w:bottom w:val="none" w:sz="0" w:space="0" w:color="auto"/>
        <w:right w:val="none" w:sz="0" w:space="0" w:color="auto"/>
      </w:divBdr>
    </w:div>
    <w:div w:id="1883666692">
      <w:bodyDiv w:val="1"/>
      <w:marLeft w:val="0"/>
      <w:marRight w:val="0"/>
      <w:marTop w:val="0"/>
      <w:marBottom w:val="0"/>
      <w:divBdr>
        <w:top w:val="none" w:sz="0" w:space="0" w:color="auto"/>
        <w:left w:val="none" w:sz="0" w:space="0" w:color="auto"/>
        <w:bottom w:val="none" w:sz="0" w:space="0" w:color="auto"/>
        <w:right w:val="none" w:sz="0" w:space="0" w:color="auto"/>
      </w:divBdr>
    </w:div>
    <w:div w:id="1883711299">
      <w:bodyDiv w:val="1"/>
      <w:marLeft w:val="0"/>
      <w:marRight w:val="0"/>
      <w:marTop w:val="0"/>
      <w:marBottom w:val="0"/>
      <w:divBdr>
        <w:top w:val="none" w:sz="0" w:space="0" w:color="auto"/>
        <w:left w:val="none" w:sz="0" w:space="0" w:color="auto"/>
        <w:bottom w:val="none" w:sz="0" w:space="0" w:color="auto"/>
        <w:right w:val="none" w:sz="0" w:space="0" w:color="auto"/>
      </w:divBdr>
    </w:div>
    <w:div w:id="1883982738">
      <w:bodyDiv w:val="1"/>
      <w:marLeft w:val="0"/>
      <w:marRight w:val="0"/>
      <w:marTop w:val="0"/>
      <w:marBottom w:val="0"/>
      <w:divBdr>
        <w:top w:val="none" w:sz="0" w:space="0" w:color="auto"/>
        <w:left w:val="none" w:sz="0" w:space="0" w:color="auto"/>
        <w:bottom w:val="none" w:sz="0" w:space="0" w:color="auto"/>
        <w:right w:val="none" w:sz="0" w:space="0" w:color="auto"/>
      </w:divBdr>
    </w:div>
    <w:div w:id="1884099091">
      <w:bodyDiv w:val="1"/>
      <w:marLeft w:val="0"/>
      <w:marRight w:val="0"/>
      <w:marTop w:val="0"/>
      <w:marBottom w:val="0"/>
      <w:divBdr>
        <w:top w:val="none" w:sz="0" w:space="0" w:color="auto"/>
        <w:left w:val="none" w:sz="0" w:space="0" w:color="auto"/>
        <w:bottom w:val="none" w:sz="0" w:space="0" w:color="auto"/>
        <w:right w:val="none" w:sz="0" w:space="0" w:color="auto"/>
      </w:divBdr>
    </w:div>
    <w:div w:id="1884172771">
      <w:bodyDiv w:val="1"/>
      <w:marLeft w:val="0"/>
      <w:marRight w:val="0"/>
      <w:marTop w:val="0"/>
      <w:marBottom w:val="0"/>
      <w:divBdr>
        <w:top w:val="none" w:sz="0" w:space="0" w:color="auto"/>
        <w:left w:val="none" w:sz="0" w:space="0" w:color="auto"/>
        <w:bottom w:val="none" w:sz="0" w:space="0" w:color="auto"/>
        <w:right w:val="none" w:sz="0" w:space="0" w:color="auto"/>
      </w:divBdr>
    </w:div>
    <w:div w:id="1884366062">
      <w:bodyDiv w:val="1"/>
      <w:marLeft w:val="0"/>
      <w:marRight w:val="0"/>
      <w:marTop w:val="0"/>
      <w:marBottom w:val="0"/>
      <w:divBdr>
        <w:top w:val="none" w:sz="0" w:space="0" w:color="auto"/>
        <w:left w:val="none" w:sz="0" w:space="0" w:color="auto"/>
        <w:bottom w:val="none" w:sz="0" w:space="0" w:color="auto"/>
        <w:right w:val="none" w:sz="0" w:space="0" w:color="auto"/>
      </w:divBdr>
    </w:div>
    <w:div w:id="1884437298">
      <w:bodyDiv w:val="1"/>
      <w:marLeft w:val="0"/>
      <w:marRight w:val="0"/>
      <w:marTop w:val="0"/>
      <w:marBottom w:val="0"/>
      <w:divBdr>
        <w:top w:val="none" w:sz="0" w:space="0" w:color="auto"/>
        <w:left w:val="none" w:sz="0" w:space="0" w:color="auto"/>
        <w:bottom w:val="none" w:sz="0" w:space="0" w:color="auto"/>
        <w:right w:val="none" w:sz="0" w:space="0" w:color="auto"/>
      </w:divBdr>
    </w:div>
    <w:div w:id="1884560032">
      <w:bodyDiv w:val="1"/>
      <w:marLeft w:val="0"/>
      <w:marRight w:val="0"/>
      <w:marTop w:val="0"/>
      <w:marBottom w:val="0"/>
      <w:divBdr>
        <w:top w:val="none" w:sz="0" w:space="0" w:color="auto"/>
        <w:left w:val="none" w:sz="0" w:space="0" w:color="auto"/>
        <w:bottom w:val="none" w:sz="0" w:space="0" w:color="auto"/>
        <w:right w:val="none" w:sz="0" w:space="0" w:color="auto"/>
      </w:divBdr>
    </w:div>
    <w:div w:id="1884750887">
      <w:bodyDiv w:val="1"/>
      <w:marLeft w:val="0"/>
      <w:marRight w:val="0"/>
      <w:marTop w:val="0"/>
      <w:marBottom w:val="0"/>
      <w:divBdr>
        <w:top w:val="none" w:sz="0" w:space="0" w:color="auto"/>
        <w:left w:val="none" w:sz="0" w:space="0" w:color="auto"/>
        <w:bottom w:val="none" w:sz="0" w:space="0" w:color="auto"/>
        <w:right w:val="none" w:sz="0" w:space="0" w:color="auto"/>
      </w:divBdr>
    </w:div>
    <w:div w:id="1885175150">
      <w:bodyDiv w:val="1"/>
      <w:marLeft w:val="0"/>
      <w:marRight w:val="0"/>
      <w:marTop w:val="0"/>
      <w:marBottom w:val="0"/>
      <w:divBdr>
        <w:top w:val="none" w:sz="0" w:space="0" w:color="auto"/>
        <w:left w:val="none" w:sz="0" w:space="0" w:color="auto"/>
        <w:bottom w:val="none" w:sz="0" w:space="0" w:color="auto"/>
        <w:right w:val="none" w:sz="0" w:space="0" w:color="auto"/>
      </w:divBdr>
    </w:div>
    <w:div w:id="1885217570">
      <w:bodyDiv w:val="1"/>
      <w:marLeft w:val="0"/>
      <w:marRight w:val="0"/>
      <w:marTop w:val="0"/>
      <w:marBottom w:val="0"/>
      <w:divBdr>
        <w:top w:val="none" w:sz="0" w:space="0" w:color="auto"/>
        <w:left w:val="none" w:sz="0" w:space="0" w:color="auto"/>
        <w:bottom w:val="none" w:sz="0" w:space="0" w:color="auto"/>
        <w:right w:val="none" w:sz="0" w:space="0" w:color="auto"/>
      </w:divBdr>
    </w:div>
    <w:div w:id="1885481305">
      <w:bodyDiv w:val="1"/>
      <w:marLeft w:val="0"/>
      <w:marRight w:val="0"/>
      <w:marTop w:val="0"/>
      <w:marBottom w:val="0"/>
      <w:divBdr>
        <w:top w:val="none" w:sz="0" w:space="0" w:color="auto"/>
        <w:left w:val="none" w:sz="0" w:space="0" w:color="auto"/>
        <w:bottom w:val="none" w:sz="0" w:space="0" w:color="auto"/>
        <w:right w:val="none" w:sz="0" w:space="0" w:color="auto"/>
      </w:divBdr>
    </w:div>
    <w:div w:id="1885561864">
      <w:bodyDiv w:val="1"/>
      <w:marLeft w:val="0"/>
      <w:marRight w:val="0"/>
      <w:marTop w:val="0"/>
      <w:marBottom w:val="0"/>
      <w:divBdr>
        <w:top w:val="none" w:sz="0" w:space="0" w:color="auto"/>
        <w:left w:val="none" w:sz="0" w:space="0" w:color="auto"/>
        <w:bottom w:val="none" w:sz="0" w:space="0" w:color="auto"/>
        <w:right w:val="none" w:sz="0" w:space="0" w:color="auto"/>
      </w:divBdr>
    </w:div>
    <w:div w:id="1885865929">
      <w:bodyDiv w:val="1"/>
      <w:marLeft w:val="0"/>
      <w:marRight w:val="0"/>
      <w:marTop w:val="0"/>
      <w:marBottom w:val="0"/>
      <w:divBdr>
        <w:top w:val="none" w:sz="0" w:space="0" w:color="auto"/>
        <w:left w:val="none" w:sz="0" w:space="0" w:color="auto"/>
        <w:bottom w:val="none" w:sz="0" w:space="0" w:color="auto"/>
        <w:right w:val="none" w:sz="0" w:space="0" w:color="auto"/>
      </w:divBdr>
    </w:div>
    <w:div w:id="1886286128">
      <w:bodyDiv w:val="1"/>
      <w:marLeft w:val="0"/>
      <w:marRight w:val="0"/>
      <w:marTop w:val="0"/>
      <w:marBottom w:val="0"/>
      <w:divBdr>
        <w:top w:val="none" w:sz="0" w:space="0" w:color="auto"/>
        <w:left w:val="none" w:sz="0" w:space="0" w:color="auto"/>
        <w:bottom w:val="none" w:sz="0" w:space="0" w:color="auto"/>
        <w:right w:val="none" w:sz="0" w:space="0" w:color="auto"/>
      </w:divBdr>
    </w:div>
    <w:div w:id="1886405349">
      <w:bodyDiv w:val="1"/>
      <w:marLeft w:val="0"/>
      <w:marRight w:val="0"/>
      <w:marTop w:val="0"/>
      <w:marBottom w:val="0"/>
      <w:divBdr>
        <w:top w:val="none" w:sz="0" w:space="0" w:color="auto"/>
        <w:left w:val="none" w:sz="0" w:space="0" w:color="auto"/>
        <w:bottom w:val="none" w:sz="0" w:space="0" w:color="auto"/>
        <w:right w:val="none" w:sz="0" w:space="0" w:color="auto"/>
      </w:divBdr>
    </w:div>
    <w:div w:id="1886485335">
      <w:bodyDiv w:val="1"/>
      <w:marLeft w:val="0"/>
      <w:marRight w:val="0"/>
      <w:marTop w:val="0"/>
      <w:marBottom w:val="0"/>
      <w:divBdr>
        <w:top w:val="none" w:sz="0" w:space="0" w:color="auto"/>
        <w:left w:val="none" w:sz="0" w:space="0" w:color="auto"/>
        <w:bottom w:val="none" w:sz="0" w:space="0" w:color="auto"/>
        <w:right w:val="none" w:sz="0" w:space="0" w:color="auto"/>
      </w:divBdr>
    </w:div>
    <w:div w:id="1886523294">
      <w:bodyDiv w:val="1"/>
      <w:marLeft w:val="0"/>
      <w:marRight w:val="0"/>
      <w:marTop w:val="0"/>
      <w:marBottom w:val="0"/>
      <w:divBdr>
        <w:top w:val="none" w:sz="0" w:space="0" w:color="auto"/>
        <w:left w:val="none" w:sz="0" w:space="0" w:color="auto"/>
        <w:bottom w:val="none" w:sz="0" w:space="0" w:color="auto"/>
        <w:right w:val="none" w:sz="0" w:space="0" w:color="auto"/>
      </w:divBdr>
    </w:div>
    <w:div w:id="1886670759">
      <w:bodyDiv w:val="1"/>
      <w:marLeft w:val="0"/>
      <w:marRight w:val="0"/>
      <w:marTop w:val="0"/>
      <w:marBottom w:val="0"/>
      <w:divBdr>
        <w:top w:val="none" w:sz="0" w:space="0" w:color="auto"/>
        <w:left w:val="none" w:sz="0" w:space="0" w:color="auto"/>
        <w:bottom w:val="none" w:sz="0" w:space="0" w:color="auto"/>
        <w:right w:val="none" w:sz="0" w:space="0" w:color="auto"/>
      </w:divBdr>
    </w:div>
    <w:div w:id="1886671668">
      <w:bodyDiv w:val="1"/>
      <w:marLeft w:val="0"/>
      <w:marRight w:val="0"/>
      <w:marTop w:val="0"/>
      <w:marBottom w:val="0"/>
      <w:divBdr>
        <w:top w:val="none" w:sz="0" w:space="0" w:color="auto"/>
        <w:left w:val="none" w:sz="0" w:space="0" w:color="auto"/>
        <w:bottom w:val="none" w:sz="0" w:space="0" w:color="auto"/>
        <w:right w:val="none" w:sz="0" w:space="0" w:color="auto"/>
      </w:divBdr>
    </w:div>
    <w:div w:id="1886672684">
      <w:bodyDiv w:val="1"/>
      <w:marLeft w:val="0"/>
      <w:marRight w:val="0"/>
      <w:marTop w:val="0"/>
      <w:marBottom w:val="0"/>
      <w:divBdr>
        <w:top w:val="none" w:sz="0" w:space="0" w:color="auto"/>
        <w:left w:val="none" w:sz="0" w:space="0" w:color="auto"/>
        <w:bottom w:val="none" w:sz="0" w:space="0" w:color="auto"/>
        <w:right w:val="none" w:sz="0" w:space="0" w:color="auto"/>
      </w:divBdr>
    </w:div>
    <w:div w:id="1886869920">
      <w:bodyDiv w:val="1"/>
      <w:marLeft w:val="0"/>
      <w:marRight w:val="0"/>
      <w:marTop w:val="0"/>
      <w:marBottom w:val="0"/>
      <w:divBdr>
        <w:top w:val="none" w:sz="0" w:space="0" w:color="auto"/>
        <w:left w:val="none" w:sz="0" w:space="0" w:color="auto"/>
        <w:bottom w:val="none" w:sz="0" w:space="0" w:color="auto"/>
        <w:right w:val="none" w:sz="0" w:space="0" w:color="auto"/>
      </w:divBdr>
    </w:div>
    <w:div w:id="1887060149">
      <w:bodyDiv w:val="1"/>
      <w:marLeft w:val="0"/>
      <w:marRight w:val="0"/>
      <w:marTop w:val="0"/>
      <w:marBottom w:val="0"/>
      <w:divBdr>
        <w:top w:val="none" w:sz="0" w:space="0" w:color="auto"/>
        <w:left w:val="none" w:sz="0" w:space="0" w:color="auto"/>
        <w:bottom w:val="none" w:sz="0" w:space="0" w:color="auto"/>
        <w:right w:val="none" w:sz="0" w:space="0" w:color="auto"/>
      </w:divBdr>
    </w:div>
    <w:div w:id="1887061427">
      <w:bodyDiv w:val="1"/>
      <w:marLeft w:val="0"/>
      <w:marRight w:val="0"/>
      <w:marTop w:val="0"/>
      <w:marBottom w:val="0"/>
      <w:divBdr>
        <w:top w:val="none" w:sz="0" w:space="0" w:color="auto"/>
        <w:left w:val="none" w:sz="0" w:space="0" w:color="auto"/>
        <w:bottom w:val="none" w:sz="0" w:space="0" w:color="auto"/>
        <w:right w:val="none" w:sz="0" w:space="0" w:color="auto"/>
      </w:divBdr>
    </w:div>
    <w:div w:id="1887251085">
      <w:bodyDiv w:val="1"/>
      <w:marLeft w:val="0"/>
      <w:marRight w:val="0"/>
      <w:marTop w:val="0"/>
      <w:marBottom w:val="0"/>
      <w:divBdr>
        <w:top w:val="none" w:sz="0" w:space="0" w:color="auto"/>
        <w:left w:val="none" w:sz="0" w:space="0" w:color="auto"/>
        <w:bottom w:val="none" w:sz="0" w:space="0" w:color="auto"/>
        <w:right w:val="none" w:sz="0" w:space="0" w:color="auto"/>
      </w:divBdr>
    </w:div>
    <w:div w:id="1887332039">
      <w:bodyDiv w:val="1"/>
      <w:marLeft w:val="0"/>
      <w:marRight w:val="0"/>
      <w:marTop w:val="0"/>
      <w:marBottom w:val="0"/>
      <w:divBdr>
        <w:top w:val="none" w:sz="0" w:space="0" w:color="auto"/>
        <w:left w:val="none" w:sz="0" w:space="0" w:color="auto"/>
        <w:bottom w:val="none" w:sz="0" w:space="0" w:color="auto"/>
        <w:right w:val="none" w:sz="0" w:space="0" w:color="auto"/>
      </w:divBdr>
    </w:div>
    <w:div w:id="1887641073">
      <w:bodyDiv w:val="1"/>
      <w:marLeft w:val="0"/>
      <w:marRight w:val="0"/>
      <w:marTop w:val="0"/>
      <w:marBottom w:val="0"/>
      <w:divBdr>
        <w:top w:val="none" w:sz="0" w:space="0" w:color="auto"/>
        <w:left w:val="none" w:sz="0" w:space="0" w:color="auto"/>
        <w:bottom w:val="none" w:sz="0" w:space="0" w:color="auto"/>
        <w:right w:val="none" w:sz="0" w:space="0" w:color="auto"/>
      </w:divBdr>
    </w:div>
    <w:div w:id="1887791303">
      <w:bodyDiv w:val="1"/>
      <w:marLeft w:val="0"/>
      <w:marRight w:val="0"/>
      <w:marTop w:val="0"/>
      <w:marBottom w:val="0"/>
      <w:divBdr>
        <w:top w:val="none" w:sz="0" w:space="0" w:color="auto"/>
        <w:left w:val="none" w:sz="0" w:space="0" w:color="auto"/>
        <w:bottom w:val="none" w:sz="0" w:space="0" w:color="auto"/>
        <w:right w:val="none" w:sz="0" w:space="0" w:color="auto"/>
      </w:divBdr>
    </w:div>
    <w:div w:id="1887985952">
      <w:bodyDiv w:val="1"/>
      <w:marLeft w:val="0"/>
      <w:marRight w:val="0"/>
      <w:marTop w:val="0"/>
      <w:marBottom w:val="0"/>
      <w:divBdr>
        <w:top w:val="none" w:sz="0" w:space="0" w:color="auto"/>
        <w:left w:val="none" w:sz="0" w:space="0" w:color="auto"/>
        <w:bottom w:val="none" w:sz="0" w:space="0" w:color="auto"/>
        <w:right w:val="none" w:sz="0" w:space="0" w:color="auto"/>
      </w:divBdr>
    </w:div>
    <w:div w:id="1888487394">
      <w:bodyDiv w:val="1"/>
      <w:marLeft w:val="0"/>
      <w:marRight w:val="0"/>
      <w:marTop w:val="0"/>
      <w:marBottom w:val="0"/>
      <w:divBdr>
        <w:top w:val="none" w:sz="0" w:space="0" w:color="auto"/>
        <w:left w:val="none" w:sz="0" w:space="0" w:color="auto"/>
        <w:bottom w:val="none" w:sz="0" w:space="0" w:color="auto"/>
        <w:right w:val="none" w:sz="0" w:space="0" w:color="auto"/>
      </w:divBdr>
    </w:div>
    <w:div w:id="1888487660">
      <w:bodyDiv w:val="1"/>
      <w:marLeft w:val="0"/>
      <w:marRight w:val="0"/>
      <w:marTop w:val="0"/>
      <w:marBottom w:val="0"/>
      <w:divBdr>
        <w:top w:val="none" w:sz="0" w:space="0" w:color="auto"/>
        <w:left w:val="none" w:sz="0" w:space="0" w:color="auto"/>
        <w:bottom w:val="none" w:sz="0" w:space="0" w:color="auto"/>
        <w:right w:val="none" w:sz="0" w:space="0" w:color="auto"/>
      </w:divBdr>
    </w:div>
    <w:div w:id="1888568549">
      <w:bodyDiv w:val="1"/>
      <w:marLeft w:val="0"/>
      <w:marRight w:val="0"/>
      <w:marTop w:val="0"/>
      <w:marBottom w:val="0"/>
      <w:divBdr>
        <w:top w:val="none" w:sz="0" w:space="0" w:color="auto"/>
        <w:left w:val="none" w:sz="0" w:space="0" w:color="auto"/>
        <w:bottom w:val="none" w:sz="0" w:space="0" w:color="auto"/>
        <w:right w:val="none" w:sz="0" w:space="0" w:color="auto"/>
      </w:divBdr>
    </w:div>
    <w:div w:id="1888757648">
      <w:bodyDiv w:val="1"/>
      <w:marLeft w:val="0"/>
      <w:marRight w:val="0"/>
      <w:marTop w:val="0"/>
      <w:marBottom w:val="0"/>
      <w:divBdr>
        <w:top w:val="none" w:sz="0" w:space="0" w:color="auto"/>
        <w:left w:val="none" w:sz="0" w:space="0" w:color="auto"/>
        <w:bottom w:val="none" w:sz="0" w:space="0" w:color="auto"/>
        <w:right w:val="none" w:sz="0" w:space="0" w:color="auto"/>
      </w:divBdr>
    </w:div>
    <w:div w:id="1888905644">
      <w:bodyDiv w:val="1"/>
      <w:marLeft w:val="0"/>
      <w:marRight w:val="0"/>
      <w:marTop w:val="0"/>
      <w:marBottom w:val="0"/>
      <w:divBdr>
        <w:top w:val="none" w:sz="0" w:space="0" w:color="auto"/>
        <w:left w:val="none" w:sz="0" w:space="0" w:color="auto"/>
        <w:bottom w:val="none" w:sz="0" w:space="0" w:color="auto"/>
        <w:right w:val="none" w:sz="0" w:space="0" w:color="auto"/>
      </w:divBdr>
    </w:div>
    <w:div w:id="1888954426">
      <w:bodyDiv w:val="1"/>
      <w:marLeft w:val="0"/>
      <w:marRight w:val="0"/>
      <w:marTop w:val="0"/>
      <w:marBottom w:val="0"/>
      <w:divBdr>
        <w:top w:val="none" w:sz="0" w:space="0" w:color="auto"/>
        <w:left w:val="none" w:sz="0" w:space="0" w:color="auto"/>
        <w:bottom w:val="none" w:sz="0" w:space="0" w:color="auto"/>
        <w:right w:val="none" w:sz="0" w:space="0" w:color="auto"/>
      </w:divBdr>
    </w:div>
    <w:div w:id="1889031212">
      <w:bodyDiv w:val="1"/>
      <w:marLeft w:val="0"/>
      <w:marRight w:val="0"/>
      <w:marTop w:val="0"/>
      <w:marBottom w:val="0"/>
      <w:divBdr>
        <w:top w:val="none" w:sz="0" w:space="0" w:color="auto"/>
        <w:left w:val="none" w:sz="0" w:space="0" w:color="auto"/>
        <w:bottom w:val="none" w:sz="0" w:space="0" w:color="auto"/>
        <w:right w:val="none" w:sz="0" w:space="0" w:color="auto"/>
      </w:divBdr>
    </w:div>
    <w:div w:id="1889293460">
      <w:bodyDiv w:val="1"/>
      <w:marLeft w:val="0"/>
      <w:marRight w:val="0"/>
      <w:marTop w:val="0"/>
      <w:marBottom w:val="0"/>
      <w:divBdr>
        <w:top w:val="none" w:sz="0" w:space="0" w:color="auto"/>
        <w:left w:val="none" w:sz="0" w:space="0" w:color="auto"/>
        <w:bottom w:val="none" w:sz="0" w:space="0" w:color="auto"/>
        <w:right w:val="none" w:sz="0" w:space="0" w:color="auto"/>
      </w:divBdr>
    </w:div>
    <w:div w:id="1889493204">
      <w:bodyDiv w:val="1"/>
      <w:marLeft w:val="0"/>
      <w:marRight w:val="0"/>
      <w:marTop w:val="0"/>
      <w:marBottom w:val="0"/>
      <w:divBdr>
        <w:top w:val="none" w:sz="0" w:space="0" w:color="auto"/>
        <w:left w:val="none" w:sz="0" w:space="0" w:color="auto"/>
        <w:bottom w:val="none" w:sz="0" w:space="0" w:color="auto"/>
        <w:right w:val="none" w:sz="0" w:space="0" w:color="auto"/>
      </w:divBdr>
    </w:div>
    <w:div w:id="1889493848">
      <w:bodyDiv w:val="1"/>
      <w:marLeft w:val="0"/>
      <w:marRight w:val="0"/>
      <w:marTop w:val="0"/>
      <w:marBottom w:val="0"/>
      <w:divBdr>
        <w:top w:val="none" w:sz="0" w:space="0" w:color="auto"/>
        <w:left w:val="none" w:sz="0" w:space="0" w:color="auto"/>
        <w:bottom w:val="none" w:sz="0" w:space="0" w:color="auto"/>
        <w:right w:val="none" w:sz="0" w:space="0" w:color="auto"/>
      </w:divBdr>
    </w:div>
    <w:div w:id="1889563820">
      <w:bodyDiv w:val="1"/>
      <w:marLeft w:val="0"/>
      <w:marRight w:val="0"/>
      <w:marTop w:val="0"/>
      <w:marBottom w:val="0"/>
      <w:divBdr>
        <w:top w:val="none" w:sz="0" w:space="0" w:color="auto"/>
        <w:left w:val="none" w:sz="0" w:space="0" w:color="auto"/>
        <w:bottom w:val="none" w:sz="0" w:space="0" w:color="auto"/>
        <w:right w:val="none" w:sz="0" w:space="0" w:color="auto"/>
      </w:divBdr>
    </w:div>
    <w:div w:id="1889686250">
      <w:bodyDiv w:val="1"/>
      <w:marLeft w:val="0"/>
      <w:marRight w:val="0"/>
      <w:marTop w:val="0"/>
      <w:marBottom w:val="0"/>
      <w:divBdr>
        <w:top w:val="none" w:sz="0" w:space="0" w:color="auto"/>
        <w:left w:val="none" w:sz="0" w:space="0" w:color="auto"/>
        <w:bottom w:val="none" w:sz="0" w:space="0" w:color="auto"/>
        <w:right w:val="none" w:sz="0" w:space="0" w:color="auto"/>
      </w:divBdr>
    </w:div>
    <w:div w:id="1889686607">
      <w:bodyDiv w:val="1"/>
      <w:marLeft w:val="0"/>
      <w:marRight w:val="0"/>
      <w:marTop w:val="0"/>
      <w:marBottom w:val="0"/>
      <w:divBdr>
        <w:top w:val="none" w:sz="0" w:space="0" w:color="auto"/>
        <w:left w:val="none" w:sz="0" w:space="0" w:color="auto"/>
        <w:bottom w:val="none" w:sz="0" w:space="0" w:color="auto"/>
        <w:right w:val="none" w:sz="0" w:space="0" w:color="auto"/>
      </w:divBdr>
    </w:div>
    <w:div w:id="1889753699">
      <w:bodyDiv w:val="1"/>
      <w:marLeft w:val="0"/>
      <w:marRight w:val="0"/>
      <w:marTop w:val="0"/>
      <w:marBottom w:val="0"/>
      <w:divBdr>
        <w:top w:val="none" w:sz="0" w:space="0" w:color="auto"/>
        <w:left w:val="none" w:sz="0" w:space="0" w:color="auto"/>
        <w:bottom w:val="none" w:sz="0" w:space="0" w:color="auto"/>
        <w:right w:val="none" w:sz="0" w:space="0" w:color="auto"/>
      </w:divBdr>
    </w:div>
    <w:div w:id="1889875682">
      <w:bodyDiv w:val="1"/>
      <w:marLeft w:val="0"/>
      <w:marRight w:val="0"/>
      <w:marTop w:val="0"/>
      <w:marBottom w:val="0"/>
      <w:divBdr>
        <w:top w:val="none" w:sz="0" w:space="0" w:color="auto"/>
        <w:left w:val="none" w:sz="0" w:space="0" w:color="auto"/>
        <w:bottom w:val="none" w:sz="0" w:space="0" w:color="auto"/>
        <w:right w:val="none" w:sz="0" w:space="0" w:color="auto"/>
      </w:divBdr>
    </w:div>
    <w:div w:id="1890218710">
      <w:bodyDiv w:val="1"/>
      <w:marLeft w:val="0"/>
      <w:marRight w:val="0"/>
      <w:marTop w:val="0"/>
      <w:marBottom w:val="0"/>
      <w:divBdr>
        <w:top w:val="none" w:sz="0" w:space="0" w:color="auto"/>
        <w:left w:val="none" w:sz="0" w:space="0" w:color="auto"/>
        <w:bottom w:val="none" w:sz="0" w:space="0" w:color="auto"/>
        <w:right w:val="none" w:sz="0" w:space="0" w:color="auto"/>
      </w:divBdr>
    </w:div>
    <w:div w:id="1890219867">
      <w:bodyDiv w:val="1"/>
      <w:marLeft w:val="0"/>
      <w:marRight w:val="0"/>
      <w:marTop w:val="0"/>
      <w:marBottom w:val="0"/>
      <w:divBdr>
        <w:top w:val="none" w:sz="0" w:space="0" w:color="auto"/>
        <w:left w:val="none" w:sz="0" w:space="0" w:color="auto"/>
        <w:bottom w:val="none" w:sz="0" w:space="0" w:color="auto"/>
        <w:right w:val="none" w:sz="0" w:space="0" w:color="auto"/>
      </w:divBdr>
    </w:div>
    <w:div w:id="1890412507">
      <w:bodyDiv w:val="1"/>
      <w:marLeft w:val="0"/>
      <w:marRight w:val="0"/>
      <w:marTop w:val="0"/>
      <w:marBottom w:val="0"/>
      <w:divBdr>
        <w:top w:val="none" w:sz="0" w:space="0" w:color="auto"/>
        <w:left w:val="none" w:sz="0" w:space="0" w:color="auto"/>
        <w:bottom w:val="none" w:sz="0" w:space="0" w:color="auto"/>
        <w:right w:val="none" w:sz="0" w:space="0" w:color="auto"/>
      </w:divBdr>
    </w:div>
    <w:div w:id="1890677566">
      <w:bodyDiv w:val="1"/>
      <w:marLeft w:val="0"/>
      <w:marRight w:val="0"/>
      <w:marTop w:val="0"/>
      <w:marBottom w:val="0"/>
      <w:divBdr>
        <w:top w:val="none" w:sz="0" w:space="0" w:color="auto"/>
        <w:left w:val="none" w:sz="0" w:space="0" w:color="auto"/>
        <w:bottom w:val="none" w:sz="0" w:space="0" w:color="auto"/>
        <w:right w:val="none" w:sz="0" w:space="0" w:color="auto"/>
      </w:divBdr>
    </w:div>
    <w:div w:id="1891377439">
      <w:bodyDiv w:val="1"/>
      <w:marLeft w:val="0"/>
      <w:marRight w:val="0"/>
      <w:marTop w:val="0"/>
      <w:marBottom w:val="0"/>
      <w:divBdr>
        <w:top w:val="none" w:sz="0" w:space="0" w:color="auto"/>
        <w:left w:val="none" w:sz="0" w:space="0" w:color="auto"/>
        <w:bottom w:val="none" w:sz="0" w:space="0" w:color="auto"/>
        <w:right w:val="none" w:sz="0" w:space="0" w:color="auto"/>
      </w:divBdr>
    </w:div>
    <w:div w:id="1891381529">
      <w:bodyDiv w:val="1"/>
      <w:marLeft w:val="0"/>
      <w:marRight w:val="0"/>
      <w:marTop w:val="0"/>
      <w:marBottom w:val="0"/>
      <w:divBdr>
        <w:top w:val="none" w:sz="0" w:space="0" w:color="auto"/>
        <w:left w:val="none" w:sz="0" w:space="0" w:color="auto"/>
        <w:bottom w:val="none" w:sz="0" w:space="0" w:color="auto"/>
        <w:right w:val="none" w:sz="0" w:space="0" w:color="auto"/>
      </w:divBdr>
    </w:div>
    <w:div w:id="1891526189">
      <w:bodyDiv w:val="1"/>
      <w:marLeft w:val="0"/>
      <w:marRight w:val="0"/>
      <w:marTop w:val="0"/>
      <w:marBottom w:val="0"/>
      <w:divBdr>
        <w:top w:val="none" w:sz="0" w:space="0" w:color="auto"/>
        <w:left w:val="none" w:sz="0" w:space="0" w:color="auto"/>
        <w:bottom w:val="none" w:sz="0" w:space="0" w:color="auto"/>
        <w:right w:val="none" w:sz="0" w:space="0" w:color="auto"/>
      </w:divBdr>
    </w:div>
    <w:div w:id="1892030794">
      <w:bodyDiv w:val="1"/>
      <w:marLeft w:val="0"/>
      <w:marRight w:val="0"/>
      <w:marTop w:val="0"/>
      <w:marBottom w:val="0"/>
      <w:divBdr>
        <w:top w:val="none" w:sz="0" w:space="0" w:color="auto"/>
        <w:left w:val="none" w:sz="0" w:space="0" w:color="auto"/>
        <w:bottom w:val="none" w:sz="0" w:space="0" w:color="auto"/>
        <w:right w:val="none" w:sz="0" w:space="0" w:color="auto"/>
      </w:divBdr>
    </w:div>
    <w:div w:id="1892305382">
      <w:bodyDiv w:val="1"/>
      <w:marLeft w:val="0"/>
      <w:marRight w:val="0"/>
      <w:marTop w:val="0"/>
      <w:marBottom w:val="0"/>
      <w:divBdr>
        <w:top w:val="none" w:sz="0" w:space="0" w:color="auto"/>
        <w:left w:val="none" w:sz="0" w:space="0" w:color="auto"/>
        <w:bottom w:val="none" w:sz="0" w:space="0" w:color="auto"/>
        <w:right w:val="none" w:sz="0" w:space="0" w:color="auto"/>
      </w:divBdr>
    </w:div>
    <w:div w:id="1892379458">
      <w:bodyDiv w:val="1"/>
      <w:marLeft w:val="0"/>
      <w:marRight w:val="0"/>
      <w:marTop w:val="0"/>
      <w:marBottom w:val="0"/>
      <w:divBdr>
        <w:top w:val="none" w:sz="0" w:space="0" w:color="auto"/>
        <w:left w:val="none" w:sz="0" w:space="0" w:color="auto"/>
        <w:bottom w:val="none" w:sz="0" w:space="0" w:color="auto"/>
        <w:right w:val="none" w:sz="0" w:space="0" w:color="auto"/>
      </w:divBdr>
    </w:div>
    <w:div w:id="1892380141">
      <w:bodyDiv w:val="1"/>
      <w:marLeft w:val="0"/>
      <w:marRight w:val="0"/>
      <w:marTop w:val="0"/>
      <w:marBottom w:val="0"/>
      <w:divBdr>
        <w:top w:val="none" w:sz="0" w:space="0" w:color="auto"/>
        <w:left w:val="none" w:sz="0" w:space="0" w:color="auto"/>
        <w:bottom w:val="none" w:sz="0" w:space="0" w:color="auto"/>
        <w:right w:val="none" w:sz="0" w:space="0" w:color="auto"/>
      </w:divBdr>
    </w:div>
    <w:div w:id="1892384081">
      <w:bodyDiv w:val="1"/>
      <w:marLeft w:val="0"/>
      <w:marRight w:val="0"/>
      <w:marTop w:val="0"/>
      <w:marBottom w:val="0"/>
      <w:divBdr>
        <w:top w:val="none" w:sz="0" w:space="0" w:color="auto"/>
        <w:left w:val="none" w:sz="0" w:space="0" w:color="auto"/>
        <w:bottom w:val="none" w:sz="0" w:space="0" w:color="auto"/>
        <w:right w:val="none" w:sz="0" w:space="0" w:color="auto"/>
      </w:divBdr>
    </w:div>
    <w:div w:id="1892419826">
      <w:bodyDiv w:val="1"/>
      <w:marLeft w:val="0"/>
      <w:marRight w:val="0"/>
      <w:marTop w:val="0"/>
      <w:marBottom w:val="0"/>
      <w:divBdr>
        <w:top w:val="none" w:sz="0" w:space="0" w:color="auto"/>
        <w:left w:val="none" w:sz="0" w:space="0" w:color="auto"/>
        <w:bottom w:val="none" w:sz="0" w:space="0" w:color="auto"/>
        <w:right w:val="none" w:sz="0" w:space="0" w:color="auto"/>
      </w:divBdr>
    </w:div>
    <w:div w:id="1892496440">
      <w:bodyDiv w:val="1"/>
      <w:marLeft w:val="0"/>
      <w:marRight w:val="0"/>
      <w:marTop w:val="0"/>
      <w:marBottom w:val="0"/>
      <w:divBdr>
        <w:top w:val="none" w:sz="0" w:space="0" w:color="auto"/>
        <w:left w:val="none" w:sz="0" w:space="0" w:color="auto"/>
        <w:bottom w:val="none" w:sz="0" w:space="0" w:color="auto"/>
        <w:right w:val="none" w:sz="0" w:space="0" w:color="auto"/>
      </w:divBdr>
    </w:div>
    <w:div w:id="1892839366">
      <w:bodyDiv w:val="1"/>
      <w:marLeft w:val="0"/>
      <w:marRight w:val="0"/>
      <w:marTop w:val="0"/>
      <w:marBottom w:val="0"/>
      <w:divBdr>
        <w:top w:val="none" w:sz="0" w:space="0" w:color="auto"/>
        <w:left w:val="none" w:sz="0" w:space="0" w:color="auto"/>
        <w:bottom w:val="none" w:sz="0" w:space="0" w:color="auto"/>
        <w:right w:val="none" w:sz="0" w:space="0" w:color="auto"/>
      </w:divBdr>
    </w:div>
    <w:div w:id="1892960847">
      <w:bodyDiv w:val="1"/>
      <w:marLeft w:val="0"/>
      <w:marRight w:val="0"/>
      <w:marTop w:val="0"/>
      <w:marBottom w:val="0"/>
      <w:divBdr>
        <w:top w:val="none" w:sz="0" w:space="0" w:color="auto"/>
        <w:left w:val="none" w:sz="0" w:space="0" w:color="auto"/>
        <w:bottom w:val="none" w:sz="0" w:space="0" w:color="auto"/>
        <w:right w:val="none" w:sz="0" w:space="0" w:color="auto"/>
      </w:divBdr>
    </w:div>
    <w:div w:id="1893273753">
      <w:bodyDiv w:val="1"/>
      <w:marLeft w:val="0"/>
      <w:marRight w:val="0"/>
      <w:marTop w:val="0"/>
      <w:marBottom w:val="0"/>
      <w:divBdr>
        <w:top w:val="none" w:sz="0" w:space="0" w:color="auto"/>
        <w:left w:val="none" w:sz="0" w:space="0" w:color="auto"/>
        <w:bottom w:val="none" w:sz="0" w:space="0" w:color="auto"/>
        <w:right w:val="none" w:sz="0" w:space="0" w:color="auto"/>
      </w:divBdr>
    </w:div>
    <w:div w:id="1893350875">
      <w:bodyDiv w:val="1"/>
      <w:marLeft w:val="0"/>
      <w:marRight w:val="0"/>
      <w:marTop w:val="0"/>
      <w:marBottom w:val="0"/>
      <w:divBdr>
        <w:top w:val="none" w:sz="0" w:space="0" w:color="auto"/>
        <w:left w:val="none" w:sz="0" w:space="0" w:color="auto"/>
        <w:bottom w:val="none" w:sz="0" w:space="0" w:color="auto"/>
        <w:right w:val="none" w:sz="0" w:space="0" w:color="auto"/>
      </w:divBdr>
    </w:div>
    <w:div w:id="1893421684">
      <w:bodyDiv w:val="1"/>
      <w:marLeft w:val="0"/>
      <w:marRight w:val="0"/>
      <w:marTop w:val="0"/>
      <w:marBottom w:val="0"/>
      <w:divBdr>
        <w:top w:val="none" w:sz="0" w:space="0" w:color="auto"/>
        <w:left w:val="none" w:sz="0" w:space="0" w:color="auto"/>
        <w:bottom w:val="none" w:sz="0" w:space="0" w:color="auto"/>
        <w:right w:val="none" w:sz="0" w:space="0" w:color="auto"/>
      </w:divBdr>
    </w:div>
    <w:div w:id="1893424304">
      <w:bodyDiv w:val="1"/>
      <w:marLeft w:val="0"/>
      <w:marRight w:val="0"/>
      <w:marTop w:val="0"/>
      <w:marBottom w:val="0"/>
      <w:divBdr>
        <w:top w:val="none" w:sz="0" w:space="0" w:color="auto"/>
        <w:left w:val="none" w:sz="0" w:space="0" w:color="auto"/>
        <w:bottom w:val="none" w:sz="0" w:space="0" w:color="auto"/>
        <w:right w:val="none" w:sz="0" w:space="0" w:color="auto"/>
      </w:divBdr>
    </w:div>
    <w:div w:id="1893424567">
      <w:bodyDiv w:val="1"/>
      <w:marLeft w:val="0"/>
      <w:marRight w:val="0"/>
      <w:marTop w:val="0"/>
      <w:marBottom w:val="0"/>
      <w:divBdr>
        <w:top w:val="none" w:sz="0" w:space="0" w:color="auto"/>
        <w:left w:val="none" w:sz="0" w:space="0" w:color="auto"/>
        <w:bottom w:val="none" w:sz="0" w:space="0" w:color="auto"/>
        <w:right w:val="none" w:sz="0" w:space="0" w:color="auto"/>
      </w:divBdr>
    </w:div>
    <w:div w:id="1893498007">
      <w:bodyDiv w:val="1"/>
      <w:marLeft w:val="0"/>
      <w:marRight w:val="0"/>
      <w:marTop w:val="0"/>
      <w:marBottom w:val="0"/>
      <w:divBdr>
        <w:top w:val="none" w:sz="0" w:space="0" w:color="auto"/>
        <w:left w:val="none" w:sz="0" w:space="0" w:color="auto"/>
        <w:bottom w:val="none" w:sz="0" w:space="0" w:color="auto"/>
        <w:right w:val="none" w:sz="0" w:space="0" w:color="auto"/>
      </w:divBdr>
    </w:div>
    <w:div w:id="1893611037">
      <w:bodyDiv w:val="1"/>
      <w:marLeft w:val="0"/>
      <w:marRight w:val="0"/>
      <w:marTop w:val="0"/>
      <w:marBottom w:val="0"/>
      <w:divBdr>
        <w:top w:val="none" w:sz="0" w:space="0" w:color="auto"/>
        <w:left w:val="none" w:sz="0" w:space="0" w:color="auto"/>
        <w:bottom w:val="none" w:sz="0" w:space="0" w:color="auto"/>
        <w:right w:val="none" w:sz="0" w:space="0" w:color="auto"/>
      </w:divBdr>
    </w:div>
    <w:div w:id="1893886487">
      <w:bodyDiv w:val="1"/>
      <w:marLeft w:val="0"/>
      <w:marRight w:val="0"/>
      <w:marTop w:val="0"/>
      <w:marBottom w:val="0"/>
      <w:divBdr>
        <w:top w:val="none" w:sz="0" w:space="0" w:color="auto"/>
        <w:left w:val="none" w:sz="0" w:space="0" w:color="auto"/>
        <w:bottom w:val="none" w:sz="0" w:space="0" w:color="auto"/>
        <w:right w:val="none" w:sz="0" w:space="0" w:color="auto"/>
      </w:divBdr>
    </w:div>
    <w:div w:id="1894077723">
      <w:bodyDiv w:val="1"/>
      <w:marLeft w:val="0"/>
      <w:marRight w:val="0"/>
      <w:marTop w:val="0"/>
      <w:marBottom w:val="0"/>
      <w:divBdr>
        <w:top w:val="none" w:sz="0" w:space="0" w:color="auto"/>
        <w:left w:val="none" w:sz="0" w:space="0" w:color="auto"/>
        <w:bottom w:val="none" w:sz="0" w:space="0" w:color="auto"/>
        <w:right w:val="none" w:sz="0" w:space="0" w:color="auto"/>
      </w:divBdr>
    </w:div>
    <w:div w:id="1894080480">
      <w:bodyDiv w:val="1"/>
      <w:marLeft w:val="0"/>
      <w:marRight w:val="0"/>
      <w:marTop w:val="0"/>
      <w:marBottom w:val="0"/>
      <w:divBdr>
        <w:top w:val="none" w:sz="0" w:space="0" w:color="auto"/>
        <w:left w:val="none" w:sz="0" w:space="0" w:color="auto"/>
        <w:bottom w:val="none" w:sz="0" w:space="0" w:color="auto"/>
        <w:right w:val="none" w:sz="0" w:space="0" w:color="auto"/>
      </w:divBdr>
    </w:div>
    <w:div w:id="1894193675">
      <w:bodyDiv w:val="1"/>
      <w:marLeft w:val="0"/>
      <w:marRight w:val="0"/>
      <w:marTop w:val="0"/>
      <w:marBottom w:val="0"/>
      <w:divBdr>
        <w:top w:val="none" w:sz="0" w:space="0" w:color="auto"/>
        <w:left w:val="none" w:sz="0" w:space="0" w:color="auto"/>
        <w:bottom w:val="none" w:sz="0" w:space="0" w:color="auto"/>
        <w:right w:val="none" w:sz="0" w:space="0" w:color="auto"/>
      </w:divBdr>
    </w:div>
    <w:div w:id="1894344804">
      <w:bodyDiv w:val="1"/>
      <w:marLeft w:val="0"/>
      <w:marRight w:val="0"/>
      <w:marTop w:val="0"/>
      <w:marBottom w:val="0"/>
      <w:divBdr>
        <w:top w:val="none" w:sz="0" w:space="0" w:color="auto"/>
        <w:left w:val="none" w:sz="0" w:space="0" w:color="auto"/>
        <w:bottom w:val="none" w:sz="0" w:space="0" w:color="auto"/>
        <w:right w:val="none" w:sz="0" w:space="0" w:color="auto"/>
      </w:divBdr>
    </w:div>
    <w:div w:id="1894654038">
      <w:bodyDiv w:val="1"/>
      <w:marLeft w:val="0"/>
      <w:marRight w:val="0"/>
      <w:marTop w:val="0"/>
      <w:marBottom w:val="0"/>
      <w:divBdr>
        <w:top w:val="none" w:sz="0" w:space="0" w:color="auto"/>
        <w:left w:val="none" w:sz="0" w:space="0" w:color="auto"/>
        <w:bottom w:val="none" w:sz="0" w:space="0" w:color="auto"/>
        <w:right w:val="none" w:sz="0" w:space="0" w:color="auto"/>
      </w:divBdr>
    </w:div>
    <w:div w:id="1894660941">
      <w:bodyDiv w:val="1"/>
      <w:marLeft w:val="0"/>
      <w:marRight w:val="0"/>
      <w:marTop w:val="0"/>
      <w:marBottom w:val="0"/>
      <w:divBdr>
        <w:top w:val="none" w:sz="0" w:space="0" w:color="auto"/>
        <w:left w:val="none" w:sz="0" w:space="0" w:color="auto"/>
        <w:bottom w:val="none" w:sz="0" w:space="0" w:color="auto"/>
        <w:right w:val="none" w:sz="0" w:space="0" w:color="auto"/>
      </w:divBdr>
    </w:div>
    <w:div w:id="1894727815">
      <w:bodyDiv w:val="1"/>
      <w:marLeft w:val="0"/>
      <w:marRight w:val="0"/>
      <w:marTop w:val="0"/>
      <w:marBottom w:val="0"/>
      <w:divBdr>
        <w:top w:val="none" w:sz="0" w:space="0" w:color="auto"/>
        <w:left w:val="none" w:sz="0" w:space="0" w:color="auto"/>
        <w:bottom w:val="none" w:sz="0" w:space="0" w:color="auto"/>
        <w:right w:val="none" w:sz="0" w:space="0" w:color="auto"/>
      </w:divBdr>
    </w:div>
    <w:div w:id="1894849662">
      <w:bodyDiv w:val="1"/>
      <w:marLeft w:val="0"/>
      <w:marRight w:val="0"/>
      <w:marTop w:val="0"/>
      <w:marBottom w:val="0"/>
      <w:divBdr>
        <w:top w:val="none" w:sz="0" w:space="0" w:color="auto"/>
        <w:left w:val="none" w:sz="0" w:space="0" w:color="auto"/>
        <w:bottom w:val="none" w:sz="0" w:space="0" w:color="auto"/>
        <w:right w:val="none" w:sz="0" w:space="0" w:color="auto"/>
      </w:divBdr>
    </w:div>
    <w:div w:id="1894850513">
      <w:bodyDiv w:val="1"/>
      <w:marLeft w:val="0"/>
      <w:marRight w:val="0"/>
      <w:marTop w:val="0"/>
      <w:marBottom w:val="0"/>
      <w:divBdr>
        <w:top w:val="none" w:sz="0" w:space="0" w:color="auto"/>
        <w:left w:val="none" w:sz="0" w:space="0" w:color="auto"/>
        <w:bottom w:val="none" w:sz="0" w:space="0" w:color="auto"/>
        <w:right w:val="none" w:sz="0" w:space="0" w:color="auto"/>
      </w:divBdr>
    </w:div>
    <w:div w:id="1895197220">
      <w:bodyDiv w:val="1"/>
      <w:marLeft w:val="0"/>
      <w:marRight w:val="0"/>
      <w:marTop w:val="0"/>
      <w:marBottom w:val="0"/>
      <w:divBdr>
        <w:top w:val="none" w:sz="0" w:space="0" w:color="auto"/>
        <w:left w:val="none" w:sz="0" w:space="0" w:color="auto"/>
        <w:bottom w:val="none" w:sz="0" w:space="0" w:color="auto"/>
        <w:right w:val="none" w:sz="0" w:space="0" w:color="auto"/>
      </w:divBdr>
    </w:div>
    <w:div w:id="1895658618">
      <w:bodyDiv w:val="1"/>
      <w:marLeft w:val="0"/>
      <w:marRight w:val="0"/>
      <w:marTop w:val="0"/>
      <w:marBottom w:val="0"/>
      <w:divBdr>
        <w:top w:val="none" w:sz="0" w:space="0" w:color="auto"/>
        <w:left w:val="none" w:sz="0" w:space="0" w:color="auto"/>
        <w:bottom w:val="none" w:sz="0" w:space="0" w:color="auto"/>
        <w:right w:val="none" w:sz="0" w:space="0" w:color="auto"/>
      </w:divBdr>
    </w:div>
    <w:div w:id="1895660811">
      <w:bodyDiv w:val="1"/>
      <w:marLeft w:val="0"/>
      <w:marRight w:val="0"/>
      <w:marTop w:val="0"/>
      <w:marBottom w:val="0"/>
      <w:divBdr>
        <w:top w:val="none" w:sz="0" w:space="0" w:color="auto"/>
        <w:left w:val="none" w:sz="0" w:space="0" w:color="auto"/>
        <w:bottom w:val="none" w:sz="0" w:space="0" w:color="auto"/>
        <w:right w:val="none" w:sz="0" w:space="0" w:color="auto"/>
      </w:divBdr>
    </w:div>
    <w:div w:id="1895703241">
      <w:bodyDiv w:val="1"/>
      <w:marLeft w:val="0"/>
      <w:marRight w:val="0"/>
      <w:marTop w:val="0"/>
      <w:marBottom w:val="0"/>
      <w:divBdr>
        <w:top w:val="none" w:sz="0" w:space="0" w:color="auto"/>
        <w:left w:val="none" w:sz="0" w:space="0" w:color="auto"/>
        <w:bottom w:val="none" w:sz="0" w:space="0" w:color="auto"/>
        <w:right w:val="none" w:sz="0" w:space="0" w:color="auto"/>
      </w:divBdr>
    </w:div>
    <w:div w:id="1896038806">
      <w:bodyDiv w:val="1"/>
      <w:marLeft w:val="0"/>
      <w:marRight w:val="0"/>
      <w:marTop w:val="0"/>
      <w:marBottom w:val="0"/>
      <w:divBdr>
        <w:top w:val="none" w:sz="0" w:space="0" w:color="auto"/>
        <w:left w:val="none" w:sz="0" w:space="0" w:color="auto"/>
        <w:bottom w:val="none" w:sz="0" w:space="0" w:color="auto"/>
        <w:right w:val="none" w:sz="0" w:space="0" w:color="auto"/>
      </w:divBdr>
    </w:div>
    <w:div w:id="1896237273">
      <w:bodyDiv w:val="1"/>
      <w:marLeft w:val="0"/>
      <w:marRight w:val="0"/>
      <w:marTop w:val="0"/>
      <w:marBottom w:val="0"/>
      <w:divBdr>
        <w:top w:val="none" w:sz="0" w:space="0" w:color="auto"/>
        <w:left w:val="none" w:sz="0" w:space="0" w:color="auto"/>
        <w:bottom w:val="none" w:sz="0" w:space="0" w:color="auto"/>
        <w:right w:val="none" w:sz="0" w:space="0" w:color="auto"/>
      </w:divBdr>
    </w:div>
    <w:div w:id="1896506701">
      <w:bodyDiv w:val="1"/>
      <w:marLeft w:val="0"/>
      <w:marRight w:val="0"/>
      <w:marTop w:val="0"/>
      <w:marBottom w:val="0"/>
      <w:divBdr>
        <w:top w:val="none" w:sz="0" w:space="0" w:color="auto"/>
        <w:left w:val="none" w:sz="0" w:space="0" w:color="auto"/>
        <w:bottom w:val="none" w:sz="0" w:space="0" w:color="auto"/>
        <w:right w:val="none" w:sz="0" w:space="0" w:color="auto"/>
      </w:divBdr>
    </w:div>
    <w:div w:id="1896819528">
      <w:bodyDiv w:val="1"/>
      <w:marLeft w:val="0"/>
      <w:marRight w:val="0"/>
      <w:marTop w:val="0"/>
      <w:marBottom w:val="0"/>
      <w:divBdr>
        <w:top w:val="none" w:sz="0" w:space="0" w:color="auto"/>
        <w:left w:val="none" w:sz="0" w:space="0" w:color="auto"/>
        <w:bottom w:val="none" w:sz="0" w:space="0" w:color="auto"/>
        <w:right w:val="none" w:sz="0" w:space="0" w:color="auto"/>
      </w:divBdr>
    </w:div>
    <w:div w:id="1897232196">
      <w:bodyDiv w:val="1"/>
      <w:marLeft w:val="0"/>
      <w:marRight w:val="0"/>
      <w:marTop w:val="0"/>
      <w:marBottom w:val="0"/>
      <w:divBdr>
        <w:top w:val="none" w:sz="0" w:space="0" w:color="auto"/>
        <w:left w:val="none" w:sz="0" w:space="0" w:color="auto"/>
        <w:bottom w:val="none" w:sz="0" w:space="0" w:color="auto"/>
        <w:right w:val="none" w:sz="0" w:space="0" w:color="auto"/>
      </w:divBdr>
    </w:div>
    <w:div w:id="1897426535">
      <w:bodyDiv w:val="1"/>
      <w:marLeft w:val="0"/>
      <w:marRight w:val="0"/>
      <w:marTop w:val="0"/>
      <w:marBottom w:val="0"/>
      <w:divBdr>
        <w:top w:val="none" w:sz="0" w:space="0" w:color="auto"/>
        <w:left w:val="none" w:sz="0" w:space="0" w:color="auto"/>
        <w:bottom w:val="none" w:sz="0" w:space="0" w:color="auto"/>
        <w:right w:val="none" w:sz="0" w:space="0" w:color="auto"/>
      </w:divBdr>
    </w:div>
    <w:div w:id="1897429672">
      <w:bodyDiv w:val="1"/>
      <w:marLeft w:val="0"/>
      <w:marRight w:val="0"/>
      <w:marTop w:val="0"/>
      <w:marBottom w:val="0"/>
      <w:divBdr>
        <w:top w:val="none" w:sz="0" w:space="0" w:color="auto"/>
        <w:left w:val="none" w:sz="0" w:space="0" w:color="auto"/>
        <w:bottom w:val="none" w:sz="0" w:space="0" w:color="auto"/>
        <w:right w:val="none" w:sz="0" w:space="0" w:color="auto"/>
      </w:divBdr>
    </w:div>
    <w:div w:id="1897548764">
      <w:bodyDiv w:val="1"/>
      <w:marLeft w:val="0"/>
      <w:marRight w:val="0"/>
      <w:marTop w:val="0"/>
      <w:marBottom w:val="0"/>
      <w:divBdr>
        <w:top w:val="none" w:sz="0" w:space="0" w:color="auto"/>
        <w:left w:val="none" w:sz="0" w:space="0" w:color="auto"/>
        <w:bottom w:val="none" w:sz="0" w:space="0" w:color="auto"/>
        <w:right w:val="none" w:sz="0" w:space="0" w:color="auto"/>
      </w:divBdr>
    </w:div>
    <w:div w:id="1897619265">
      <w:bodyDiv w:val="1"/>
      <w:marLeft w:val="0"/>
      <w:marRight w:val="0"/>
      <w:marTop w:val="0"/>
      <w:marBottom w:val="0"/>
      <w:divBdr>
        <w:top w:val="none" w:sz="0" w:space="0" w:color="auto"/>
        <w:left w:val="none" w:sz="0" w:space="0" w:color="auto"/>
        <w:bottom w:val="none" w:sz="0" w:space="0" w:color="auto"/>
        <w:right w:val="none" w:sz="0" w:space="0" w:color="auto"/>
      </w:divBdr>
    </w:div>
    <w:div w:id="1897664212">
      <w:bodyDiv w:val="1"/>
      <w:marLeft w:val="0"/>
      <w:marRight w:val="0"/>
      <w:marTop w:val="0"/>
      <w:marBottom w:val="0"/>
      <w:divBdr>
        <w:top w:val="none" w:sz="0" w:space="0" w:color="auto"/>
        <w:left w:val="none" w:sz="0" w:space="0" w:color="auto"/>
        <w:bottom w:val="none" w:sz="0" w:space="0" w:color="auto"/>
        <w:right w:val="none" w:sz="0" w:space="0" w:color="auto"/>
      </w:divBdr>
    </w:div>
    <w:div w:id="1897665273">
      <w:bodyDiv w:val="1"/>
      <w:marLeft w:val="0"/>
      <w:marRight w:val="0"/>
      <w:marTop w:val="0"/>
      <w:marBottom w:val="0"/>
      <w:divBdr>
        <w:top w:val="none" w:sz="0" w:space="0" w:color="auto"/>
        <w:left w:val="none" w:sz="0" w:space="0" w:color="auto"/>
        <w:bottom w:val="none" w:sz="0" w:space="0" w:color="auto"/>
        <w:right w:val="none" w:sz="0" w:space="0" w:color="auto"/>
      </w:divBdr>
    </w:div>
    <w:div w:id="1897667577">
      <w:bodyDiv w:val="1"/>
      <w:marLeft w:val="0"/>
      <w:marRight w:val="0"/>
      <w:marTop w:val="0"/>
      <w:marBottom w:val="0"/>
      <w:divBdr>
        <w:top w:val="none" w:sz="0" w:space="0" w:color="auto"/>
        <w:left w:val="none" w:sz="0" w:space="0" w:color="auto"/>
        <w:bottom w:val="none" w:sz="0" w:space="0" w:color="auto"/>
        <w:right w:val="none" w:sz="0" w:space="0" w:color="auto"/>
      </w:divBdr>
    </w:div>
    <w:div w:id="1897933428">
      <w:bodyDiv w:val="1"/>
      <w:marLeft w:val="0"/>
      <w:marRight w:val="0"/>
      <w:marTop w:val="0"/>
      <w:marBottom w:val="0"/>
      <w:divBdr>
        <w:top w:val="none" w:sz="0" w:space="0" w:color="auto"/>
        <w:left w:val="none" w:sz="0" w:space="0" w:color="auto"/>
        <w:bottom w:val="none" w:sz="0" w:space="0" w:color="auto"/>
        <w:right w:val="none" w:sz="0" w:space="0" w:color="auto"/>
      </w:divBdr>
    </w:div>
    <w:div w:id="1897935597">
      <w:bodyDiv w:val="1"/>
      <w:marLeft w:val="0"/>
      <w:marRight w:val="0"/>
      <w:marTop w:val="0"/>
      <w:marBottom w:val="0"/>
      <w:divBdr>
        <w:top w:val="none" w:sz="0" w:space="0" w:color="auto"/>
        <w:left w:val="none" w:sz="0" w:space="0" w:color="auto"/>
        <w:bottom w:val="none" w:sz="0" w:space="0" w:color="auto"/>
        <w:right w:val="none" w:sz="0" w:space="0" w:color="auto"/>
      </w:divBdr>
    </w:div>
    <w:div w:id="1898128071">
      <w:bodyDiv w:val="1"/>
      <w:marLeft w:val="0"/>
      <w:marRight w:val="0"/>
      <w:marTop w:val="0"/>
      <w:marBottom w:val="0"/>
      <w:divBdr>
        <w:top w:val="none" w:sz="0" w:space="0" w:color="auto"/>
        <w:left w:val="none" w:sz="0" w:space="0" w:color="auto"/>
        <w:bottom w:val="none" w:sz="0" w:space="0" w:color="auto"/>
        <w:right w:val="none" w:sz="0" w:space="0" w:color="auto"/>
      </w:divBdr>
    </w:div>
    <w:div w:id="1898206564">
      <w:bodyDiv w:val="1"/>
      <w:marLeft w:val="0"/>
      <w:marRight w:val="0"/>
      <w:marTop w:val="0"/>
      <w:marBottom w:val="0"/>
      <w:divBdr>
        <w:top w:val="none" w:sz="0" w:space="0" w:color="auto"/>
        <w:left w:val="none" w:sz="0" w:space="0" w:color="auto"/>
        <w:bottom w:val="none" w:sz="0" w:space="0" w:color="auto"/>
        <w:right w:val="none" w:sz="0" w:space="0" w:color="auto"/>
      </w:divBdr>
    </w:div>
    <w:div w:id="1898513702">
      <w:bodyDiv w:val="1"/>
      <w:marLeft w:val="0"/>
      <w:marRight w:val="0"/>
      <w:marTop w:val="0"/>
      <w:marBottom w:val="0"/>
      <w:divBdr>
        <w:top w:val="none" w:sz="0" w:space="0" w:color="auto"/>
        <w:left w:val="none" w:sz="0" w:space="0" w:color="auto"/>
        <w:bottom w:val="none" w:sz="0" w:space="0" w:color="auto"/>
        <w:right w:val="none" w:sz="0" w:space="0" w:color="auto"/>
      </w:divBdr>
    </w:div>
    <w:div w:id="1898544665">
      <w:bodyDiv w:val="1"/>
      <w:marLeft w:val="0"/>
      <w:marRight w:val="0"/>
      <w:marTop w:val="0"/>
      <w:marBottom w:val="0"/>
      <w:divBdr>
        <w:top w:val="none" w:sz="0" w:space="0" w:color="auto"/>
        <w:left w:val="none" w:sz="0" w:space="0" w:color="auto"/>
        <w:bottom w:val="none" w:sz="0" w:space="0" w:color="auto"/>
        <w:right w:val="none" w:sz="0" w:space="0" w:color="auto"/>
      </w:divBdr>
    </w:div>
    <w:div w:id="1898585905">
      <w:bodyDiv w:val="1"/>
      <w:marLeft w:val="0"/>
      <w:marRight w:val="0"/>
      <w:marTop w:val="0"/>
      <w:marBottom w:val="0"/>
      <w:divBdr>
        <w:top w:val="none" w:sz="0" w:space="0" w:color="auto"/>
        <w:left w:val="none" w:sz="0" w:space="0" w:color="auto"/>
        <w:bottom w:val="none" w:sz="0" w:space="0" w:color="auto"/>
        <w:right w:val="none" w:sz="0" w:space="0" w:color="auto"/>
      </w:divBdr>
    </w:div>
    <w:div w:id="1898588306">
      <w:bodyDiv w:val="1"/>
      <w:marLeft w:val="0"/>
      <w:marRight w:val="0"/>
      <w:marTop w:val="0"/>
      <w:marBottom w:val="0"/>
      <w:divBdr>
        <w:top w:val="none" w:sz="0" w:space="0" w:color="auto"/>
        <w:left w:val="none" w:sz="0" w:space="0" w:color="auto"/>
        <w:bottom w:val="none" w:sz="0" w:space="0" w:color="auto"/>
        <w:right w:val="none" w:sz="0" w:space="0" w:color="auto"/>
      </w:divBdr>
    </w:div>
    <w:div w:id="1898592958">
      <w:bodyDiv w:val="1"/>
      <w:marLeft w:val="0"/>
      <w:marRight w:val="0"/>
      <w:marTop w:val="0"/>
      <w:marBottom w:val="0"/>
      <w:divBdr>
        <w:top w:val="none" w:sz="0" w:space="0" w:color="auto"/>
        <w:left w:val="none" w:sz="0" w:space="0" w:color="auto"/>
        <w:bottom w:val="none" w:sz="0" w:space="0" w:color="auto"/>
        <w:right w:val="none" w:sz="0" w:space="0" w:color="auto"/>
      </w:divBdr>
    </w:div>
    <w:div w:id="1898668037">
      <w:bodyDiv w:val="1"/>
      <w:marLeft w:val="0"/>
      <w:marRight w:val="0"/>
      <w:marTop w:val="0"/>
      <w:marBottom w:val="0"/>
      <w:divBdr>
        <w:top w:val="none" w:sz="0" w:space="0" w:color="auto"/>
        <w:left w:val="none" w:sz="0" w:space="0" w:color="auto"/>
        <w:bottom w:val="none" w:sz="0" w:space="0" w:color="auto"/>
        <w:right w:val="none" w:sz="0" w:space="0" w:color="auto"/>
      </w:divBdr>
    </w:div>
    <w:div w:id="1898736402">
      <w:bodyDiv w:val="1"/>
      <w:marLeft w:val="0"/>
      <w:marRight w:val="0"/>
      <w:marTop w:val="0"/>
      <w:marBottom w:val="0"/>
      <w:divBdr>
        <w:top w:val="none" w:sz="0" w:space="0" w:color="auto"/>
        <w:left w:val="none" w:sz="0" w:space="0" w:color="auto"/>
        <w:bottom w:val="none" w:sz="0" w:space="0" w:color="auto"/>
        <w:right w:val="none" w:sz="0" w:space="0" w:color="auto"/>
      </w:divBdr>
    </w:div>
    <w:div w:id="1898861183">
      <w:bodyDiv w:val="1"/>
      <w:marLeft w:val="0"/>
      <w:marRight w:val="0"/>
      <w:marTop w:val="0"/>
      <w:marBottom w:val="0"/>
      <w:divBdr>
        <w:top w:val="none" w:sz="0" w:space="0" w:color="auto"/>
        <w:left w:val="none" w:sz="0" w:space="0" w:color="auto"/>
        <w:bottom w:val="none" w:sz="0" w:space="0" w:color="auto"/>
        <w:right w:val="none" w:sz="0" w:space="0" w:color="auto"/>
      </w:divBdr>
    </w:div>
    <w:div w:id="1898972999">
      <w:bodyDiv w:val="1"/>
      <w:marLeft w:val="0"/>
      <w:marRight w:val="0"/>
      <w:marTop w:val="0"/>
      <w:marBottom w:val="0"/>
      <w:divBdr>
        <w:top w:val="none" w:sz="0" w:space="0" w:color="auto"/>
        <w:left w:val="none" w:sz="0" w:space="0" w:color="auto"/>
        <w:bottom w:val="none" w:sz="0" w:space="0" w:color="auto"/>
        <w:right w:val="none" w:sz="0" w:space="0" w:color="auto"/>
      </w:divBdr>
    </w:div>
    <w:div w:id="1900047341">
      <w:bodyDiv w:val="1"/>
      <w:marLeft w:val="0"/>
      <w:marRight w:val="0"/>
      <w:marTop w:val="0"/>
      <w:marBottom w:val="0"/>
      <w:divBdr>
        <w:top w:val="none" w:sz="0" w:space="0" w:color="auto"/>
        <w:left w:val="none" w:sz="0" w:space="0" w:color="auto"/>
        <w:bottom w:val="none" w:sz="0" w:space="0" w:color="auto"/>
        <w:right w:val="none" w:sz="0" w:space="0" w:color="auto"/>
      </w:divBdr>
    </w:div>
    <w:div w:id="1900049094">
      <w:bodyDiv w:val="1"/>
      <w:marLeft w:val="0"/>
      <w:marRight w:val="0"/>
      <w:marTop w:val="0"/>
      <w:marBottom w:val="0"/>
      <w:divBdr>
        <w:top w:val="none" w:sz="0" w:space="0" w:color="auto"/>
        <w:left w:val="none" w:sz="0" w:space="0" w:color="auto"/>
        <w:bottom w:val="none" w:sz="0" w:space="0" w:color="auto"/>
        <w:right w:val="none" w:sz="0" w:space="0" w:color="auto"/>
      </w:divBdr>
    </w:div>
    <w:div w:id="1900245048">
      <w:bodyDiv w:val="1"/>
      <w:marLeft w:val="0"/>
      <w:marRight w:val="0"/>
      <w:marTop w:val="0"/>
      <w:marBottom w:val="0"/>
      <w:divBdr>
        <w:top w:val="none" w:sz="0" w:space="0" w:color="auto"/>
        <w:left w:val="none" w:sz="0" w:space="0" w:color="auto"/>
        <w:bottom w:val="none" w:sz="0" w:space="0" w:color="auto"/>
        <w:right w:val="none" w:sz="0" w:space="0" w:color="auto"/>
      </w:divBdr>
    </w:div>
    <w:div w:id="1900358874">
      <w:bodyDiv w:val="1"/>
      <w:marLeft w:val="0"/>
      <w:marRight w:val="0"/>
      <w:marTop w:val="0"/>
      <w:marBottom w:val="0"/>
      <w:divBdr>
        <w:top w:val="none" w:sz="0" w:space="0" w:color="auto"/>
        <w:left w:val="none" w:sz="0" w:space="0" w:color="auto"/>
        <w:bottom w:val="none" w:sz="0" w:space="0" w:color="auto"/>
        <w:right w:val="none" w:sz="0" w:space="0" w:color="auto"/>
      </w:divBdr>
    </w:div>
    <w:div w:id="1900440814">
      <w:bodyDiv w:val="1"/>
      <w:marLeft w:val="0"/>
      <w:marRight w:val="0"/>
      <w:marTop w:val="0"/>
      <w:marBottom w:val="0"/>
      <w:divBdr>
        <w:top w:val="none" w:sz="0" w:space="0" w:color="auto"/>
        <w:left w:val="none" w:sz="0" w:space="0" w:color="auto"/>
        <w:bottom w:val="none" w:sz="0" w:space="0" w:color="auto"/>
        <w:right w:val="none" w:sz="0" w:space="0" w:color="auto"/>
      </w:divBdr>
    </w:div>
    <w:div w:id="1900508828">
      <w:bodyDiv w:val="1"/>
      <w:marLeft w:val="0"/>
      <w:marRight w:val="0"/>
      <w:marTop w:val="0"/>
      <w:marBottom w:val="0"/>
      <w:divBdr>
        <w:top w:val="none" w:sz="0" w:space="0" w:color="auto"/>
        <w:left w:val="none" w:sz="0" w:space="0" w:color="auto"/>
        <w:bottom w:val="none" w:sz="0" w:space="0" w:color="auto"/>
        <w:right w:val="none" w:sz="0" w:space="0" w:color="auto"/>
      </w:divBdr>
    </w:div>
    <w:div w:id="1900624835">
      <w:bodyDiv w:val="1"/>
      <w:marLeft w:val="0"/>
      <w:marRight w:val="0"/>
      <w:marTop w:val="0"/>
      <w:marBottom w:val="0"/>
      <w:divBdr>
        <w:top w:val="none" w:sz="0" w:space="0" w:color="auto"/>
        <w:left w:val="none" w:sz="0" w:space="0" w:color="auto"/>
        <w:bottom w:val="none" w:sz="0" w:space="0" w:color="auto"/>
        <w:right w:val="none" w:sz="0" w:space="0" w:color="auto"/>
      </w:divBdr>
    </w:div>
    <w:div w:id="1900629429">
      <w:bodyDiv w:val="1"/>
      <w:marLeft w:val="0"/>
      <w:marRight w:val="0"/>
      <w:marTop w:val="0"/>
      <w:marBottom w:val="0"/>
      <w:divBdr>
        <w:top w:val="none" w:sz="0" w:space="0" w:color="auto"/>
        <w:left w:val="none" w:sz="0" w:space="0" w:color="auto"/>
        <w:bottom w:val="none" w:sz="0" w:space="0" w:color="auto"/>
        <w:right w:val="none" w:sz="0" w:space="0" w:color="auto"/>
      </w:divBdr>
    </w:div>
    <w:div w:id="1900632240">
      <w:bodyDiv w:val="1"/>
      <w:marLeft w:val="0"/>
      <w:marRight w:val="0"/>
      <w:marTop w:val="0"/>
      <w:marBottom w:val="0"/>
      <w:divBdr>
        <w:top w:val="none" w:sz="0" w:space="0" w:color="auto"/>
        <w:left w:val="none" w:sz="0" w:space="0" w:color="auto"/>
        <w:bottom w:val="none" w:sz="0" w:space="0" w:color="auto"/>
        <w:right w:val="none" w:sz="0" w:space="0" w:color="auto"/>
      </w:divBdr>
    </w:div>
    <w:div w:id="1900675445">
      <w:bodyDiv w:val="1"/>
      <w:marLeft w:val="0"/>
      <w:marRight w:val="0"/>
      <w:marTop w:val="0"/>
      <w:marBottom w:val="0"/>
      <w:divBdr>
        <w:top w:val="none" w:sz="0" w:space="0" w:color="auto"/>
        <w:left w:val="none" w:sz="0" w:space="0" w:color="auto"/>
        <w:bottom w:val="none" w:sz="0" w:space="0" w:color="auto"/>
        <w:right w:val="none" w:sz="0" w:space="0" w:color="auto"/>
      </w:divBdr>
    </w:div>
    <w:div w:id="1900745944">
      <w:bodyDiv w:val="1"/>
      <w:marLeft w:val="0"/>
      <w:marRight w:val="0"/>
      <w:marTop w:val="0"/>
      <w:marBottom w:val="0"/>
      <w:divBdr>
        <w:top w:val="none" w:sz="0" w:space="0" w:color="auto"/>
        <w:left w:val="none" w:sz="0" w:space="0" w:color="auto"/>
        <w:bottom w:val="none" w:sz="0" w:space="0" w:color="auto"/>
        <w:right w:val="none" w:sz="0" w:space="0" w:color="auto"/>
      </w:divBdr>
    </w:div>
    <w:div w:id="1900895295">
      <w:bodyDiv w:val="1"/>
      <w:marLeft w:val="0"/>
      <w:marRight w:val="0"/>
      <w:marTop w:val="0"/>
      <w:marBottom w:val="0"/>
      <w:divBdr>
        <w:top w:val="none" w:sz="0" w:space="0" w:color="auto"/>
        <w:left w:val="none" w:sz="0" w:space="0" w:color="auto"/>
        <w:bottom w:val="none" w:sz="0" w:space="0" w:color="auto"/>
        <w:right w:val="none" w:sz="0" w:space="0" w:color="auto"/>
      </w:divBdr>
    </w:div>
    <w:div w:id="1901473550">
      <w:bodyDiv w:val="1"/>
      <w:marLeft w:val="0"/>
      <w:marRight w:val="0"/>
      <w:marTop w:val="0"/>
      <w:marBottom w:val="0"/>
      <w:divBdr>
        <w:top w:val="none" w:sz="0" w:space="0" w:color="auto"/>
        <w:left w:val="none" w:sz="0" w:space="0" w:color="auto"/>
        <w:bottom w:val="none" w:sz="0" w:space="0" w:color="auto"/>
        <w:right w:val="none" w:sz="0" w:space="0" w:color="auto"/>
      </w:divBdr>
    </w:div>
    <w:div w:id="1901473936">
      <w:bodyDiv w:val="1"/>
      <w:marLeft w:val="0"/>
      <w:marRight w:val="0"/>
      <w:marTop w:val="0"/>
      <w:marBottom w:val="0"/>
      <w:divBdr>
        <w:top w:val="none" w:sz="0" w:space="0" w:color="auto"/>
        <w:left w:val="none" w:sz="0" w:space="0" w:color="auto"/>
        <w:bottom w:val="none" w:sz="0" w:space="0" w:color="auto"/>
        <w:right w:val="none" w:sz="0" w:space="0" w:color="auto"/>
      </w:divBdr>
    </w:div>
    <w:div w:id="1901598032">
      <w:bodyDiv w:val="1"/>
      <w:marLeft w:val="0"/>
      <w:marRight w:val="0"/>
      <w:marTop w:val="0"/>
      <w:marBottom w:val="0"/>
      <w:divBdr>
        <w:top w:val="none" w:sz="0" w:space="0" w:color="auto"/>
        <w:left w:val="none" w:sz="0" w:space="0" w:color="auto"/>
        <w:bottom w:val="none" w:sz="0" w:space="0" w:color="auto"/>
        <w:right w:val="none" w:sz="0" w:space="0" w:color="auto"/>
      </w:divBdr>
    </w:div>
    <w:div w:id="1901749507">
      <w:bodyDiv w:val="1"/>
      <w:marLeft w:val="0"/>
      <w:marRight w:val="0"/>
      <w:marTop w:val="0"/>
      <w:marBottom w:val="0"/>
      <w:divBdr>
        <w:top w:val="none" w:sz="0" w:space="0" w:color="auto"/>
        <w:left w:val="none" w:sz="0" w:space="0" w:color="auto"/>
        <w:bottom w:val="none" w:sz="0" w:space="0" w:color="auto"/>
        <w:right w:val="none" w:sz="0" w:space="0" w:color="auto"/>
      </w:divBdr>
    </w:div>
    <w:div w:id="1901790088">
      <w:bodyDiv w:val="1"/>
      <w:marLeft w:val="0"/>
      <w:marRight w:val="0"/>
      <w:marTop w:val="0"/>
      <w:marBottom w:val="0"/>
      <w:divBdr>
        <w:top w:val="none" w:sz="0" w:space="0" w:color="auto"/>
        <w:left w:val="none" w:sz="0" w:space="0" w:color="auto"/>
        <w:bottom w:val="none" w:sz="0" w:space="0" w:color="auto"/>
        <w:right w:val="none" w:sz="0" w:space="0" w:color="auto"/>
      </w:divBdr>
    </w:div>
    <w:div w:id="1901868212">
      <w:bodyDiv w:val="1"/>
      <w:marLeft w:val="0"/>
      <w:marRight w:val="0"/>
      <w:marTop w:val="0"/>
      <w:marBottom w:val="0"/>
      <w:divBdr>
        <w:top w:val="none" w:sz="0" w:space="0" w:color="auto"/>
        <w:left w:val="none" w:sz="0" w:space="0" w:color="auto"/>
        <w:bottom w:val="none" w:sz="0" w:space="0" w:color="auto"/>
        <w:right w:val="none" w:sz="0" w:space="0" w:color="auto"/>
      </w:divBdr>
    </w:div>
    <w:div w:id="1902322471">
      <w:bodyDiv w:val="1"/>
      <w:marLeft w:val="0"/>
      <w:marRight w:val="0"/>
      <w:marTop w:val="0"/>
      <w:marBottom w:val="0"/>
      <w:divBdr>
        <w:top w:val="none" w:sz="0" w:space="0" w:color="auto"/>
        <w:left w:val="none" w:sz="0" w:space="0" w:color="auto"/>
        <w:bottom w:val="none" w:sz="0" w:space="0" w:color="auto"/>
        <w:right w:val="none" w:sz="0" w:space="0" w:color="auto"/>
      </w:divBdr>
    </w:div>
    <w:div w:id="1902400846">
      <w:bodyDiv w:val="1"/>
      <w:marLeft w:val="0"/>
      <w:marRight w:val="0"/>
      <w:marTop w:val="0"/>
      <w:marBottom w:val="0"/>
      <w:divBdr>
        <w:top w:val="none" w:sz="0" w:space="0" w:color="auto"/>
        <w:left w:val="none" w:sz="0" w:space="0" w:color="auto"/>
        <w:bottom w:val="none" w:sz="0" w:space="0" w:color="auto"/>
        <w:right w:val="none" w:sz="0" w:space="0" w:color="auto"/>
      </w:divBdr>
    </w:div>
    <w:div w:id="1902524488">
      <w:bodyDiv w:val="1"/>
      <w:marLeft w:val="0"/>
      <w:marRight w:val="0"/>
      <w:marTop w:val="0"/>
      <w:marBottom w:val="0"/>
      <w:divBdr>
        <w:top w:val="none" w:sz="0" w:space="0" w:color="auto"/>
        <w:left w:val="none" w:sz="0" w:space="0" w:color="auto"/>
        <w:bottom w:val="none" w:sz="0" w:space="0" w:color="auto"/>
        <w:right w:val="none" w:sz="0" w:space="0" w:color="auto"/>
      </w:divBdr>
    </w:div>
    <w:div w:id="1902669935">
      <w:bodyDiv w:val="1"/>
      <w:marLeft w:val="0"/>
      <w:marRight w:val="0"/>
      <w:marTop w:val="0"/>
      <w:marBottom w:val="0"/>
      <w:divBdr>
        <w:top w:val="none" w:sz="0" w:space="0" w:color="auto"/>
        <w:left w:val="none" w:sz="0" w:space="0" w:color="auto"/>
        <w:bottom w:val="none" w:sz="0" w:space="0" w:color="auto"/>
        <w:right w:val="none" w:sz="0" w:space="0" w:color="auto"/>
      </w:divBdr>
    </w:div>
    <w:div w:id="1902712640">
      <w:bodyDiv w:val="1"/>
      <w:marLeft w:val="0"/>
      <w:marRight w:val="0"/>
      <w:marTop w:val="0"/>
      <w:marBottom w:val="0"/>
      <w:divBdr>
        <w:top w:val="none" w:sz="0" w:space="0" w:color="auto"/>
        <w:left w:val="none" w:sz="0" w:space="0" w:color="auto"/>
        <w:bottom w:val="none" w:sz="0" w:space="0" w:color="auto"/>
        <w:right w:val="none" w:sz="0" w:space="0" w:color="auto"/>
      </w:divBdr>
    </w:div>
    <w:div w:id="1902866821">
      <w:bodyDiv w:val="1"/>
      <w:marLeft w:val="0"/>
      <w:marRight w:val="0"/>
      <w:marTop w:val="0"/>
      <w:marBottom w:val="0"/>
      <w:divBdr>
        <w:top w:val="none" w:sz="0" w:space="0" w:color="auto"/>
        <w:left w:val="none" w:sz="0" w:space="0" w:color="auto"/>
        <w:bottom w:val="none" w:sz="0" w:space="0" w:color="auto"/>
        <w:right w:val="none" w:sz="0" w:space="0" w:color="auto"/>
      </w:divBdr>
    </w:div>
    <w:div w:id="1902907065">
      <w:bodyDiv w:val="1"/>
      <w:marLeft w:val="0"/>
      <w:marRight w:val="0"/>
      <w:marTop w:val="0"/>
      <w:marBottom w:val="0"/>
      <w:divBdr>
        <w:top w:val="none" w:sz="0" w:space="0" w:color="auto"/>
        <w:left w:val="none" w:sz="0" w:space="0" w:color="auto"/>
        <w:bottom w:val="none" w:sz="0" w:space="0" w:color="auto"/>
        <w:right w:val="none" w:sz="0" w:space="0" w:color="auto"/>
      </w:divBdr>
    </w:div>
    <w:div w:id="1903246137">
      <w:bodyDiv w:val="1"/>
      <w:marLeft w:val="0"/>
      <w:marRight w:val="0"/>
      <w:marTop w:val="0"/>
      <w:marBottom w:val="0"/>
      <w:divBdr>
        <w:top w:val="none" w:sz="0" w:space="0" w:color="auto"/>
        <w:left w:val="none" w:sz="0" w:space="0" w:color="auto"/>
        <w:bottom w:val="none" w:sz="0" w:space="0" w:color="auto"/>
        <w:right w:val="none" w:sz="0" w:space="0" w:color="auto"/>
      </w:divBdr>
    </w:div>
    <w:div w:id="1903371154">
      <w:bodyDiv w:val="1"/>
      <w:marLeft w:val="0"/>
      <w:marRight w:val="0"/>
      <w:marTop w:val="0"/>
      <w:marBottom w:val="0"/>
      <w:divBdr>
        <w:top w:val="none" w:sz="0" w:space="0" w:color="auto"/>
        <w:left w:val="none" w:sz="0" w:space="0" w:color="auto"/>
        <w:bottom w:val="none" w:sz="0" w:space="0" w:color="auto"/>
        <w:right w:val="none" w:sz="0" w:space="0" w:color="auto"/>
      </w:divBdr>
    </w:div>
    <w:div w:id="1903589780">
      <w:bodyDiv w:val="1"/>
      <w:marLeft w:val="0"/>
      <w:marRight w:val="0"/>
      <w:marTop w:val="0"/>
      <w:marBottom w:val="0"/>
      <w:divBdr>
        <w:top w:val="none" w:sz="0" w:space="0" w:color="auto"/>
        <w:left w:val="none" w:sz="0" w:space="0" w:color="auto"/>
        <w:bottom w:val="none" w:sz="0" w:space="0" w:color="auto"/>
        <w:right w:val="none" w:sz="0" w:space="0" w:color="auto"/>
      </w:divBdr>
    </w:div>
    <w:div w:id="1903590830">
      <w:bodyDiv w:val="1"/>
      <w:marLeft w:val="0"/>
      <w:marRight w:val="0"/>
      <w:marTop w:val="0"/>
      <w:marBottom w:val="0"/>
      <w:divBdr>
        <w:top w:val="none" w:sz="0" w:space="0" w:color="auto"/>
        <w:left w:val="none" w:sz="0" w:space="0" w:color="auto"/>
        <w:bottom w:val="none" w:sz="0" w:space="0" w:color="auto"/>
        <w:right w:val="none" w:sz="0" w:space="0" w:color="auto"/>
      </w:divBdr>
    </w:div>
    <w:div w:id="1903827811">
      <w:bodyDiv w:val="1"/>
      <w:marLeft w:val="0"/>
      <w:marRight w:val="0"/>
      <w:marTop w:val="0"/>
      <w:marBottom w:val="0"/>
      <w:divBdr>
        <w:top w:val="none" w:sz="0" w:space="0" w:color="auto"/>
        <w:left w:val="none" w:sz="0" w:space="0" w:color="auto"/>
        <w:bottom w:val="none" w:sz="0" w:space="0" w:color="auto"/>
        <w:right w:val="none" w:sz="0" w:space="0" w:color="auto"/>
      </w:divBdr>
    </w:div>
    <w:div w:id="1903907539">
      <w:bodyDiv w:val="1"/>
      <w:marLeft w:val="0"/>
      <w:marRight w:val="0"/>
      <w:marTop w:val="0"/>
      <w:marBottom w:val="0"/>
      <w:divBdr>
        <w:top w:val="none" w:sz="0" w:space="0" w:color="auto"/>
        <w:left w:val="none" w:sz="0" w:space="0" w:color="auto"/>
        <w:bottom w:val="none" w:sz="0" w:space="0" w:color="auto"/>
        <w:right w:val="none" w:sz="0" w:space="0" w:color="auto"/>
      </w:divBdr>
    </w:div>
    <w:div w:id="1904026440">
      <w:bodyDiv w:val="1"/>
      <w:marLeft w:val="0"/>
      <w:marRight w:val="0"/>
      <w:marTop w:val="0"/>
      <w:marBottom w:val="0"/>
      <w:divBdr>
        <w:top w:val="none" w:sz="0" w:space="0" w:color="auto"/>
        <w:left w:val="none" w:sz="0" w:space="0" w:color="auto"/>
        <w:bottom w:val="none" w:sz="0" w:space="0" w:color="auto"/>
        <w:right w:val="none" w:sz="0" w:space="0" w:color="auto"/>
      </w:divBdr>
    </w:div>
    <w:div w:id="1904171429">
      <w:bodyDiv w:val="1"/>
      <w:marLeft w:val="0"/>
      <w:marRight w:val="0"/>
      <w:marTop w:val="0"/>
      <w:marBottom w:val="0"/>
      <w:divBdr>
        <w:top w:val="none" w:sz="0" w:space="0" w:color="auto"/>
        <w:left w:val="none" w:sz="0" w:space="0" w:color="auto"/>
        <w:bottom w:val="none" w:sz="0" w:space="0" w:color="auto"/>
        <w:right w:val="none" w:sz="0" w:space="0" w:color="auto"/>
      </w:divBdr>
    </w:div>
    <w:div w:id="1904172277">
      <w:bodyDiv w:val="1"/>
      <w:marLeft w:val="0"/>
      <w:marRight w:val="0"/>
      <w:marTop w:val="0"/>
      <w:marBottom w:val="0"/>
      <w:divBdr>
        <w:top w:val="none" w:sz="0" w:space="0" w:color="auto"/>
        <w:left w:val="none" w:sz="0" w:space="0" w:color="auto"/>
        <w:bottom w:val="none" w:sz="0" w:space="0" w:color="auto"/>
        <w:right w:val="none" w:sz="0" w:space="0" w:color="auto"/>
      </w:divBdr>
    </w:div>
    <w:div w:id="1904370372">
      <w:bodyDiv w:val="1"/>
      <w:marLeft w:val="0"/>
      <w:marRight w:val="0"/>
      <w:marTop w:val="0"/>
      <w:marBottom w:val="0"/>
      <w:divBdr>
        <w:top w:val="none" w:sz="0" w:space="0" w:color="auto"/>
        <w:left w:val="none" w:sz="0" w:space="0" w:color="auto"/>
        <w:bottom w:val="none" w:sz="0" w:space="0" w:color="auto"/>
        <w:right w:val="none" w:sz="0" w:space="0" w:color="auto"/>
      </w:divBdr>
    </w:div>
    <w:div w:id="1904682357">
      <w:bodyDiv w:val="1"/>
      <w:marLeft w:val="0"/>
      <w:marRight w:val="0"/>
      <w:marTop w:val="0"/>
      <w:marBottom w:val="0"/>
      <w:divBdr>
        <w:top w:val="none" w:sz="0" w:space="0" w:color="auto"/>
        <w:left w:val="none" w:sz="0" w:space="0" w:color="auto"/>
        <w:bottom w:val="none" w:sz="0" w:space="0" w:color="auto"/>
        <w:right w:val="none" w:sz="0" w:space="0" w:color="auto"/>
      </w:divBdr>
    </w:div>
    <w:div w:id="1904755758">
      <w:bodyDiv w:val="1"/>
      <w:marLeft w:val="0"/>
      <w:marRight w:val="0"/>
      <w:marTop w:val="0"/>
      <w:marBottom w:val="0"/>
      <w:divBdr>
        <w:top w:val="none" w:sz="0" w:space="0" w:color="auto"/>
        <w:left w:val="none" w:sz="0" w:space="0" w:color="auto"/>
        <w:bottom w:val="none" w:sz="0" w:space="0" w:color="auto"/>
        <w:right w:val="none" w:sz="0" w:space="0" w:color="auto"/>
      </w:divBdr>
    </w:div>
    <w:div w:id="1904876706">
      <w:bodyDiv w:val="1"/>
      <w:marLeft w:val="0"/>
      <w:marRight w:val="0"/>
      <w:marTop w:val="0"/>
      <w:marBottom w:val="0"/>
      <w:divBdr>
        <w:top w:val="none" w:sz="0" w:space="0" w:color="auto"/>
        <w:left w:val="none" w:sz="0" w:space="0" w:color="auto"/>
        <w:bottom w:val="none" w:sz="0" w:space="0" w:color="auto"/>
        <w:right w:val="none" w:sz="0" w:space="0" w:color="auto"/>
      </w:divBdr>
    </w:div>
    <w:div w:id="1905136862">
      <w:bodyDiv w:val="1"/>
      <w:marLeft w:val="0"/>
      <w:marRight w:val="0"/>
      <w:marTop w:val="0"/>
      <w:marBottom w:val="0"/>
      <w:divBdr>
        <w:top w:val="none" w:sz="0" w:space="0" w:color="auto"/>
        <w:left w:val="none" w:sz="0" w:space="0" w:color="auto"/>
        <w:bottom w:val="none" w:sz="0" w:space="0" w:color="auto"/>
        <w:right w:val="none" w:sz="0" w:space="0" w:color="auto"/>
      </w:divBdr>
    </w:div>
    <w:div w:id="1905138865">
      <w:bodyDiv w:val="1"/>
      <w:marLeft w:val="0"/>
      <w:marRight w:val="0"/>
      <w:marTop w:val="0"/>
      <w:marBottom w:val="0"/>
      <w:divBdr>
        <w:top w:val="none" w:sz="0" w:space="0" w:color="auto"/>
        <w:left w:val="none" w:sz="0" w:space="0" w:color="auto"/>
        <w:bottom w:val="none" w:sz="0" w:space="0" w:color="auto"/>
        <w:right w:val="none" w:sz="0" w:space="0" w:color="auto"/>
      </w:divBdr>
    </w:div>
    <w:div w:id="1905290460">
      <w:bodyDiv w:val="1"/>
      <w:marLeft w:val="0"/>
      <w:marRight w:val="0"/>
      <w:marTop w:val="0"/>
      <w:marBottom w:val="0"/>
      <w:divBdr>
        <w:top w:val="none" w:sz="0" w:space="0" w:color="auto"/>
        <w:left w:val="none" w:sz="0" w:space="0" w:color="auto"/>
        <w:bottom w:val="none" w:sz="0" w:space="0" w:color="auto"/>
        <w:right w:val="none" w:sz="0" w:space="0" w:color="auto"/>
      </w:divBdr>
    </w:div>
    <w:div w:id="1905482586">
      <w:bodyDiv w:val="1"/>
      <w:marLeft w:val="0"/>
      <w:marRight w:val="0"/>
      <w:marTop w:val="0"/>
      <w:marBottom w:val="0"/>
      <w:divBdr>
        <w:top w:val="none" w:sz="0" w:space="0" w:color="auto"/>
        <w:left w:val="none" w:sz="0" w:space="0" w:color="auto"/>
        <w:bottom w:val="none" w:sz="0" w:space="0" w:color="auto"/>
        <w:right w:val="none" w:sz="0" w:space="0" w:color="auto"/>
      </w:divBdr>
    </w:div>
    <w:div w:id="1905531309">
      <w:bodyDiv w:val="1"/>
      <w:marLeft w:val="0"/>
      <w:marRight w:val="0"/>
      <w:marTop w:val="0"/>
      <w:marBottom w:val="0"/>
      <w:divBdr>
        <w:top w:val="none" w:sz="0" w:space="0" w:color="auto"/>
        <w:left w:val="none" w:sz="0" w:space="0" w:color="auto"/>
        <w:bottom w:val="none" w:sz="0" w:space="0" w:color="auto"/>
        <w:right w:val="none" w:sz="0" w:space="0" w:color="auto"/>
      </w:divBdr>
    </w:div>
    <w:div w:id="1905681737">
      <w:bodyDiv w:val="1"/>
      <w:marLeft w:val="0"/>
      <w:marRight w:val="0"/>
      <w:marTop w:val="0"/>
      <w:marBottom w:val="0"/>
      <w:divBdr>
        <w:top w:val="none" w:sz="0" w:space="0" w:color="auto"/>
        <w:left w:val="none" w:sz="0" w:space="0" w:color="auto"/>
        <w:bottom w:val="none" w:sz="0" w:space="0" w:color="auto"/>
        <w:right w:val="none" w:sz="0" w:space="0" w:color="auto"/>
      </w:divBdr>
    </w:div>
    <w:div w:id="1905875623">
      <w:bodyDiv w:val="1"/>
      <w:marLeft w:val="0"/>
      <w:marRight w:val="0"/>
      <w:marTop w:val="0"/>
      <w:marBottom w:val="0"/>
      <w:divBdr>
        <w:top w:val="none" w:sz="0" w:space="0" w:color="auto"/>
        <w:left w:val="none" w:sz="0" w:space="0" w:color="auto"/>
        <w:bottom w:val="none" w:sz="0" w:space="0" w:color="auto"/>
        <w:right w:val="none" w:sz="0" w:space="0" w:color="auto"/>
      </w:divBdr>
    </w:div>
    <w:div w:id="1905988793">
      <w:bodyDiv w:val="1"/>
      <w:marLeft w:val="0"/>
      <w:marRight w:val="0"/>
      <w:marTop w:val="0"/>
      <w:marBottom w:val="0"/>
      <w:divBdr>
        <w:top w:val="none" w:sz="0" w:space="0" w:color="auto"/>
        <w:left w:val="none" w:sz="0" w:space="0" w:color="auto"/>
        <w:bottom w:val="none" w:sz="0" w:space="0" w:color="auto"/>
        <w:right w:val="none" w:sz="0" w:space="0" w:color="auto"/>
      </w:divBdr>
    </w:div>
    <w:div w:id="1906184027">
      <w:bodyDiv w:val="1"/>
      <w:marLeft w:val="0"/>
      <w:marRight w:val="0"/>
      <w:marTop w:val="0"/>
      <w:marBottom w:val="0"/>
      <w:divBdr>
        <w:top w:val="none" w:sz="0" w:space="0" w:color="auto"/>
        <w:left w:val="none" w:sz="0" w:space="0" w:color="auto"/>
        <w:bottom w:val="none" w:sz="0" w:space="0" w:color="auto"/>
        <w:right w:val="none" w:sz="0" w:space="0" w:color="auto"/>
      </w:divBdr>
    </w:div>
    <w:div w:id="1906329180">
      <w:bodyDiv w:val="1"/>
      <w:marLeft w:val="0"/>
      <w:marRight w:val="0"/>
      <w:marTop w:val="0"/>
      <w:marBottom w:val="0"/>
      <w:divBdr>
        <w:top w:val="none" w:sz="0" w:space="0" w:color="auto"/>
        <w:left w:val="none" w:sz="0" w:space="0" w:color="auto"/>
        <w:bottom w:val="none" w:sz="0" w:space="0" w:color="auto"/>
        <w:right w:val="none" w:sz="0" w:space="0" w:color="auto"/>
      </w:divBdr>
    </w:div>
    <w:div w:id="1906602501">
      <w:bodyDiv w:val="1"/>
      <w:marLeft w:val="0"/>
      <w:marRight w:val="0"/>
      <w:marTop w:val="0"/>
      <w:marBottom w:val="0"/>
      <w:divBdr>
        <w:top w:val="none" w:sz="0" w:space="0" w:color="auto"/>
        <w:left w:val="none" w:sz="0" w:space="0" w:color="auto"/>
        <w:bottom w:val="none" w:sz="0" w:space="0" w:color="auto"/>
        <w:right w:val="none" w:sz="0" w:space="0" w:color="auto"/>
      </w:divBdr>
    </w:div>
    <w:div w:id="1907032631">
      <w:bodyDiv w:val="1"/>
      <w:marLeft w:val="0"/>
      <w:marRight w:val="0"/>
      <w:marTop w:val="0"/>
      <w:marBottom w:val="0"/>
      <w:divBdr>
        <w:top w:val="none" w:sz="0" w:space="0" w:color="auto"/>
        <w:left w:val="none" w:sz="0" w:space="0" w:color="auto"/>
        <w:bottom w:val="none" w:sz="0" w:space="0" w:color="auto"/>
        <w:right w:val="none" w:sz="0" w:space="0" w:color="auto"/>
      </w:divBdr>
    </w:div>
    <w:div w:id="1907107898">
      <w:bodyDiv w:val="1"/>
      <w:marLeft w:val="0"/>
      <w:marRight w:val="0"/>
      <w:marTop w:val="0"/>
      <w:marBottom w:val="0"/>
      <w:divBdr>
        <w:top w:val="none" w:sz="0" w:space="0" w:color="auto"/>
        <w:left w:val="none" w:sz="0" w:space="0" w:color="auto"/>
        <w:bottom w:val="none" w:sz="0" w:space="0" w:color="auto"/>
        <w:right w:val="none" w:sz="0" w:space="0" w:color="auto"/>
      </w:divBdr>
    </w:div>
    <w:div w:id="1907185902">
      <w:bodyDiv w:val="1"/>
      <w:marLeft w:val="0"/>
      <w:marRight w:val="0"/>
      <w:marTop w:val="0"/>
      <w:marBottom w:val="0"/>
      <w:divBdr>
        <w:top w:val="none" w:sz="0" w:space="0" w:color="auto"/>
        <w:left w:val="none" w:sz="0" w:space="0" w:color="auto"/>
        <w:bottom w:val="none" w:sz="0" w:space="0" w:color="auto"/>
        <w:right w:val="none" w:sz="0" w:space="0" w:color="auto"/>
      </w:divBdr>
    </w:div>
    <w:div w:id="1907493072">
      <w:bodyDiv w:val="1"/>
      <w:marLeft w:val="0"/>
      <w:marRight w:val="0"/>
      <w:marTop w:val="0"/>
      <w:marBottom w:val="0"/>
      <w:divBdr>
        <w:top w:val="none" w:sz="0" w:space="0" w:color="auto"/>
        <w:left w:val="none" w:sz="0" w:space="0" w:color="auto"/>
        <w:bottom w:val="none" w:sz="0" w:space="0" w:color="auto"/>
        <w:right w:val="none" w:sz="0" w:space="0" w:color="auto"/>
      </w:divBdr>
    </w:div>
    <w:div w:id="1907565085">
      <w:bodyDiv w:val="1"/>
      <w:marLeft w:val="0"/>
      <w:marRight w:val="0"/>
      <w:marTop w:val="0"/>
      <w:marBottom w:val="0"/>
      <w:divBdr>
        <w:top w:val="none" w:sz="0" w:space="0" w:color="auto"/>
        <w:left w:val="none" w:sz="0" w:space="0" w:color="auto"/>
        <w:bottom w:val="none" w:sz="0" w:space="0" w:color="auto"/>
        <w:right w:val="none" w:sz="0" w:space="0" w:color="auto"/>
      </w:divBdr>
    </w:div>
    <w:div w:id="1907568960">
      <w:bodyDiv w:val="1"/>
      <w:marLeft w:val="0"/>
      <w:marRight w:val="0"/>
      <w:marTop w:val="0"/>
      <w:marBottom w:val="0"/>
      <w:divBdr>
        <w:top w:val="none" w:sz="0" w:space="0" w:color="auto"/>
        <w:left w:val="none" w:sz="0" w:space="0" w:color="auto"/>
        <w:bottom w:val="none" w:sz="0" w:space="0" w:color="auto"/>
        <w:right w:val="none" w:sz="0" w:space="0" w:color="auto"/>
      </w:divBdr>
    </w:div>
    <w:div w:id="1907643150">
      <w:bodyDiv w:val="1"/>
      <w:marLeft w:val="0"/>
      <w:marRight w:val="0"/>
      <w:marTop w:val="0"/>
      <w:marBottom w:val="0"/>
      <w:divBdr>
        <w:top w:val="none" w:sz="0" w:space="0" w:color="auto"/>
        <w:left w:val="none" w:sz="0" w:space="0" w:color="auto"/>
        <w:bottom w:val="none" w:sz="0" w:space="0" w:color="auto"/>
        <w:right w:val="none" w:sz="0" w:space="0" w:color="auto"/>
      </w:divBdr>
    </w:div>
    <w:div w:id="1907959447">
      <w:bodyDiv w:val="1"/>
      <w:marLeft w:val="0"/>
      <w:marRight w:val="0"/>
      <w:marTop w:val="0"/>
      <w:marBottom w:val="0"/>
      <w:divBdr>
        <w:top w:val="none" w:sz="0" w:space="0" w:color="auto"/>
        <w:left w:val="none" w:sz="0" w:space="0" w:color="auto"/>
        <w:bottom w:val="none" w:sz="0" w:space="0" w:color="auto"/>
        <w:right w:val="none" w:sz="0" w:space="0" w:color="auto"/>
      </w:divBdr>
    </w:div>
    <w:div w:id="1908026213">
      <w:bodyDiv w:val="1"/>
      <w:marLeft w:val="0"/>
      <w:marRight w:val="0"/>
      <w:marTop w:val="0"/>
      <w:marBottom w:val="0"/>
      <w:divBdr>
        <w:top w:val="none" w:sz="0" w:space="0" w:color="auto"/>
        <w:left w:val="none" w:sz="0" w:space="0" w:color="auto"/>
        <w:bottom w:val="none" w:sz="0" w:space="0" w:color="auto"/>
        <w:right w:val="none" w:sz="0" w:space="0" w:color="auto"/>
      </w:divBdr>
    </w:div>
    <w:div w:id="1908026276">
      <w:bodyDiv w:val="1"/>
      <w:marLeft w:val="0"/>
      <w:marRight w:val="0"/>
      <w:marTop w:val="0"/>
      <w:marBottom w:val="0"/>
      <w:divBdr>
        <w:top w:val="none" w:sz="0" w:space="0" w:color="auto"/>
        <w:left w:val="none" w:sz="0" w:space="0" w:color="auto"/>
        <w:bottom w:val="none" w:sz="0" w:space="0" w:color="auto"/>
        <w:right w:val="none" w:sz="0" w:space="0" w:color="auto"/>
      </w:divBdr>
    </w:div>
    <w:div w:id="1908103812">
      <w:bodyDiv w:val="1"/>
      <w:marLeft w:val="0"/>
      <w:marRight w:val="0"/>
      <w:marTop w:val="0"/>
      <w:marBottom w:val="0"/>
      <w:divBdr>
        <w:top w:val="none" w:sz="0" w:space="0" w:color="auto"/>
        <w:left w:val="none" w:sz="0" w:space="0" w:color="auto"/>
        <w:bottom w:val="none" w:sz="0" w:space="0" w:color="auto"/>
        <w:right w:val="none" w:sz="0" w:space="0" w:color="auto"/>
      </w:divBdr>
    </w:div>
    <w:div w:id="1908108137">
      <w:bodyDiv w:val="1"/>
      <w:marLeft w:val="0"/>
      <w:marRight w:val="0"/>
      <w:marTop w:val="0"/>
      <w:marBottom w:val="0"/>
      <w:divBdr>
        <w:top w:val="none" w:sz="0" w:space="0" w:color="auto"/>
        <w:left w:val="none" w:sz="0" w:space="0" w:color="auto"/>
        <w:bottom w:val="none" w:sz="0" w:space="0" w:color="auto"/>
        <w:right w:val="none" w:sz="0" w:space="0" w:color="auto"/>
      </w:divBdr>
    </w:div>
    <w:div w:id="1908413914">
      <w:bodyDiv w:val="1"/>
      <w:marLeft w:val="0"/>
      <w:marRight w:val="0"/>
      <w:marTop w:val="0"/>
      <w:marBottom w:val="0"/>
      <w:divBdr>
        <w:top w:val="none" w:sz="0" w:space="0" w:color="auto"/>
        <w:left w:val="none" w:sz="0" w:space="0" w:color="auto"/>
        <w:bottom w:val="none" w:sz="0" w:space="0" w:color="auto"/>
        <w:right w:val="none" w:sz="0" w:space="0" w:color="auto"/>
      </w:divBdr>
    </w:div>
    <w:div w:id="1908414773">
      <w:bodyDiv w:val="1"/>
      <w:marLeft w:val="0"/>
      <w:marRight w:val="0"/>
      <w:marTop w:val="0"/>
      <w:marBottom w:val="0"/>
      <w:divBdr>
        <w:top w:val="none" w:sz="0" w:space="0" w:color="auto"/>
        <w:left w:val="none" w:sz="0" w:space="0" w:color="auto"/>
        <w:bottom w:val="none" w:sz="0" w:space="0" w:color="auto"/>
        <w:right w:val="none" w:sz="0" w:space="0" w:color="auto"/>
      </w:divBdr>
    </w:div>
    <w:div w:id="1908609563">
      <w:bodyDiv w:val="1"/>
      <w:marLeft w:val="0"/>
      <w:marRight w:val="0"/>
      <w:marTop w:val="0"/>
      <w:marBottom w:val="0"/>
      <w:divBdr>
        <w:top w:val="none" w:sz="0" w:space="0" w:color="auto"/>
        <w:left w:val="none" w:sz="0" w:space="0" w:color="auto"/>
        <w:bottom w:val="none" w:sz="0" w:space="0" w:color="auto"/>
        <w:right w:val="none" w:sz="0" w:space="0" w:color="auto"/>
      </w:divBdr>
    </w:div>
    <w:div w:id="1908875584">
      <w:bodyDiv w:val="1"/>
      <w:marLeft w:val="0"/>
      <w:marRight w:val="0"/>
      <w:marTop w:val="0"/>
      <w:marBottom w:val="0"/>
      <w:divBdr>
        <w:top w:val="none" w:sz="0" w:space="0" w:color="auto"/>
        <w:left w:val="none" w:sz="0" w:space="0" w:color="auto"/>
        <w:bottom w:val="none" w:sz="0" w:space="0" w:color="auto"/>
        <w:right w:val="none" w:sz="0" w:space="0" w:color="auto"/>
      </w:divBdr>
    </w:div>
    <w:div w:id="1909068474">
      <w:bodyDiv w:val="1"/>
      <w:marLeft w:val="0"/>
      <w:marRight w:val="0"/>
      <w:marTop w:val="0"/>
      <w:marBottom w:val="0"/>
      <w:divBdr>
        <w:top w:val="none" w:sz="0" w:space="0" w:color="auto"/>
        <w:left w:val="none" w:sz="0" w:space="0" w:color="auto"/>
        <w:bottom w:val="none" w:sz="0" w:space="0" w:color="auto"/>
        <w:right w:val="none" w:sz="0" w:space="0" w:color="auto"/>
      </w:divBdr>
    </w:div>
    <w:div w:id="1909074197">
      <w:bodyDiv w:val="1"/>
      <w:marLeft w:val="0"/>
      <w:marRight w:val="0"/>
      <w:marTop w:val="0"/>
      <w:marBottom w:val="0"/>
      <w:divBdr>
        <w:top w:val="none" w:sz="0" w:space="0" w:color="auto"/>
        <w:left w:val="none" w:sz="0" w:space="0" w:color="auto"/>
        <w:bottom w:val="none" w:sz="0" w:space="0" w:color="auto"/>
        <w:right w:val="none" w:sz="0" w:space="0" w:color="auto"/>
      </w:divBdr>
    </w:div>
    <w:div w:id="1909194993">
      <w:bodyDiv w:val="1"/>
      <w:marLeft w:val="0"/>
      <w:marRight w:val="0"/>
      <w:marTop w:val="0"/>
      <w:marBottom w:val="0"/>
      <w:divBdr>
        <w:top w:val="none" w:sz="0" w:space="0" w:color="auto"/>
        <w:left w:val="none" w:sz="0" w:space="0" w:color="auto"/>
        <w:bottom w:val="none" w:sz="0" w:space="0" w:color="auto"/>
        <w:right w:val="none" w:sz="0" w:space="0" w:color="auto"/>
      </w:divBdr>
    </w:div>
    <w:div w:id="1909340641">
      <w:bodyDiv w:val="1"/>
      <w:marLeft w:val="0"/>
      <w:marRight w:val="0"/>
      <w:marTop w:val="0"/>
      <w:marBottom w:val="0"/>
      <w:divBdr>
        <w:top w:val="none" w:sz="0" w:space="0" w:color="auto"/>
        <w:left w:val="none" w:sz="0" w:space="0" w:color="auto"/>
        <w:bottom w:val="none" w:sz="0" w:space="0" w:color="auto"/>
        <w:right w:val="none" w:sz="0" w:space="0" w:color="auto"/>
      </w:divBdr>
    </w:div>
    <w:div w:id="1909488399">
      <w:bodyDiv w:val="1"/>
      <w:marLeft w:val="0"/>
      <w:marRight w:val="0"/>
      <w:marTop w:val="0"/>
      <w:marBottom w:val="0"/>
      <w:divBdr>
        <w:top w:val="none" w:sz="0" w:space="0" w:color="auto"/>
        <w:left w:val="none" w:sz="0" w:space="0" w:color="auto"/>
        <w:bottom w:val="none" w:sz="0" w:space="0" w:color="auto"/>
        <w:right w:val="none" w:sz="0" w:space="0" w:color="auto"/>
      </w:divBdr>
    </w:div>
    <w:div w:id="1909680837">
      <w:bodyDiv w:val="1"/>
      <w:marLeft w:val="0"/>
      <w:marRight w:val="0"/>
      <w:marTop w:val="0"/>
      <w:marBottom w:val="0"/>
      <w:divBdr>
        <w:top w:val="none" w:sz="0" w:space="0" w:color="auto"/>
        <w:left w:val="none" w:sz="0" w:space="0" w:color="auto"/>
        <w:bottom w:val="none" w:sz="0" w:space="0" w:color="auto"/>
        <w:right w:val="none" w:sz="0" w:space="0" w:color="auto"/>
      </w:divBdr>
    </w:div>
    <w:div w:id="1909682997">
      <w:bodyDiv w:val="1"/>
      <w:marLeft w:val="0"/>
      <w:marRight w:val="0"/>
      <w:marTop w:val="0"/>
      <w:marBottom w:val="0"/>
      <w:divBdr>
        <w:top w:val="none" w:sz="0" w:space="0" w:color="auto"/>
        <w:left w:val="none" w:sz="0" w:space="0" w:color="auto"/>
        <w:bottom w:val="none" w:sz="0" w:space="0" w:color="auto"/>
        <w:right w:val="none" w:sz="0" w:space="0" w:color="auto"/>
      </w:divBdr>
    </w:div>
    <w:div w:id="1909876109">
      <w:bodyDiv w:val="1"/>
      <w:marLeft w:val="0"/>
      <w:marRight w:val="0"/>
      <w:marTop w:val="0"/>
      <w:marBottom w:val="0"/>
      <w:divBdr>
        <w:top w:val="none" w:sz="0" w:space="0" w:color="auto"/>
        <w:left w:val="none" w:sz="0" w:space="0" w:color="auto"/>
        <w:bottom w:val="none" w:sz="0" w:space="0" w:color="auto"/>
        <w:right w:val="none" w:sz="0" w:space="0" w:color="auto"/>
      </w:divBdr>
    </w:div>
    <w:div w:id="1909992311">
      <w:bodyDiv w:val="1"/>
      <w:marLeft w:val="0"/>
      <w:marRight w:val="0"/>
      <w:marTop w:val="0"/>
      <w:marBottom w:val="0"/>
      <w:divBdr>
        <w:top w:val="none" w:sz="0" w:space="0" w:color="auto"/>
        <w:left w:val="none" w:sz="0" w:space="0" w:color="auto"/>
        <w:bottom w:val="none" w:sz="0" w:space="0" w:color="auto"/>
        <w:right w:val="none" w:sz="0" w:space="0" w:color="auto"/>
      </w:divBdr>
    </w:div>
    <w:div w:id="1909992449">
      <w:bodyDiv w:val="1"/>
      <w:marLeft w:val="0"/>
      <w:marRight w:val="0"/>
      <w:marTop w:val="0"/>
      <w:marBottom w:val="0"/>
      <w:divBdr>
        <w:top w:val="none" w:sz="0" w:space="0" w:color="auto"/>
        <w:left w:val="none" w:sz="0" w:space="0" w:color="auto"/>
        <w:bottom w:val="none" w:sz="0" w:space="0" w:color="auto"/>
        <w:right w:val="none" w:sz="0" w:space="0" w:color="auto"/>
      </w:divBdr>
    </w:div>
    <w:div w:id="1910184986">
      <w:bodyDiv w:val="1"/>
      <w:marLeft w:val="0"/>
      <w:marRight w:val="0"/>
      <w:marTop w:val="0"/>
      <w:marBottom w:val="0"/>
      <w:divBdr>
        <w:top w:val="none" w:sz="0" w:space="0" w:color="auto"/>
        <w:left w:val="none" w:sz="0" w:space="0" w:color="auto"/>
        <w:bottom w:val="none" w:sz="0" w:space="0" w:color="auto"/>
        <w:right w:val="none" w:sz="0" w:space="0" w:color="auto"/>
      </w:divBdr>
    </w:div>
    <w:div w:id="1910194633">
      <w:bodyDiv w:val="1"/>
      <w:marLeft w:val="0"/>
      <w:marRight w:val="0"/>
      <w:marTop w:val="0"/>
      <w:marBottom w:val="0"/>
      <w:divBdr>
        <w:top w:val="none" w:sz="0" w:space="0" w:color="auto"/>
        <w:left w:val="none" w:sz="0" w:space="0" w:color="auto"/>
        <w:bottom w:val="none" w:sz="0" w:space="0" w:color="auto"/>
        <w:right w:val="none" w:sz="0" w:space="0" w:color="auto"/>
      </w:divBdr>
    </w:div>
    <w:div w:id="1910378663">
      <w:bodyDiv w:val="1"/>
      <w:marLeft w:val="0"/>
      <w:marRight w:val="0"/>
      <w:marTop w:val="0"/>
      <w:marBottom w:val="0"/>
      <w:divBdr>
        <w:top w:val="none" w:sz="0" w:space="0" w:color="auto"/>
        <w:left w:val="none" w:sz="0" w:space="0" w:color="auto"/>
        <w:bottom w:val="none" w:sz="0" w:space="0" w:color="auto"/>
        <w:right w:val="none" w:sz="0" w:space="0" w:color="auto"/>
      </w:divBdr>
    </w:div>
    <w:div w:id="1910457418">
      <w:bodyDiv w:val="1"/>
      <w:marLeft w:val="0"/>
      <w:marRight w:val="0"/>
      <w:marTop w:val="0"/>
      <w:marBottom w:val="0"/>
      <w:divBdr>
        <w:top w:val="none" w:sz="0" w:space="0" w:color="auto"/>
        <w:left w:val="none" w:sz="0" w:space="0" w:color="auto"/>
        <w:bottom w:val="none" w:sz="0" w:space="0" w:color="auto"/>
        <w:right w:val="none" w:sz="0" w:space="0" w:color="auto"/>
      </w:divBdr>
    </w:div>
    <w:div w:id="1910457905">
      <w:bodyDiv w:val="1"/>
      <w:marLeft w:val="0"/>
      <w:marRight w:val="0"/>
      <w:marTop w:val="0"/>
      <w:marBottom w:val="0"/>
      <w:divBdr>
        <w:top w:val="none" w:sz="0" w:space="0" w:color="auto"/>
        <w:left w:val="none" w:sz="0" w:space="0" w:color="auto"/>
        <w:bottom w:val="none" w:sz="0" w:space="0" w:color="auto"/>
        <w:right w:val="none" w:sz="0" w:space="0" w:color="auto"/>
      </w:divBdr>
    </w:div>
    <w:div w:id="1910653671">
      <w:bodyDiv w:val="1"/>
      <w:marLeft w:val="0"/>
      <w:marRight w:val="0"/>
      <w:marTop w:val="0"/>
      <w:marBottom w:val="0"/>
      <w:divBdr>
        <w:top w:val="none" w:sz="0" w:space="0" w:color="auto"/>
        <w:left w:val="none" w:sz="0" w:space="0" w:color="auto"/>
        <w:bottom w:val="none" w:sz="0" w:space="0" w:color="auto"/>
        <w:right w:val="none" w:sz="0" w:space="0" w:color="auto"/>
      </w:divBdr>
    </w:div>
    <w:div w:id="1910917697">
      <w:bodyDiv w:val="1"/>
      <w:marLeft w:val="0"/>
      <w:marRight w:val="0"/>
      <w:marTop w:val="0"/>
      <w:marBottom w:val="0"/>
      <w:divBdr>
        <w:top w:val="none" w:sz="0" w:space="0" w:color="auto"/>
        <w:left w:val="none" w:sz="0" w:space="0" w:color="auto"/>
        <w:bottom w:val="none" w:sz="0" w:space="0" w:color="auto"/>
        <w:right w:val="none" w:sz="0" w:space="0" w:color="auto"/>
      </w:divBdr>
    </w:div>
    <w:div w:id="1910921064">
      <w:bodyDiv w:val="1"/>
      <w:marLeft w:val="0"/>
      <w:marRight w:val="0"/>
      <w:marTop w:val="0"/>
      <w:marBottom w:val="0"/>
      <w:divBdr>
        <w:top w:val="none" w:sz="0" w:space="0" w:color="auto"/>
        <w:left w:val="none" w:sz="0" w:space="0" w:color="auto"/>
        <w:bottom w:val="none" w:sz="0" w:space="0" w:color="auto"/>
        <w:right w:val="none" w:sz="0" w:space="0" w:color="auto"/>
      </w:divBdr>
    </w:div>
    <w:div w:id="1910921980">
      <w:bodyDiv w:val="1"/>
      <w:marLeft w:val="0"/>
      <w:marRight w:val="0"/>
      <w:marTop w:val="0"/>
      <w:marBottom w:val="0"/>
      <w:divBdr>
        <w:top w:val="none" w:sz="0" w:space="0" w:color="auto"/>
        <w:left w:val="none" w:sz="0" w:space="0" w:color="auto"/>
        <w:bottom w:val="none" w:sz="0" w:space="0" w:color="auto"/>
        <w:right w:val="none" w:sz="0" w:space="0" w:color="auto"/>
      </w:divBdr>
    </w:div>
    <w:div w:id="1911118209">
      <w:bodyDiv w:val="1"/>
      <w:marLeft w:val="0"/>
      <w:marRight w:val="0"/>
      <w:marTop w:val="0"/>
      <w:marBottom w:val="0"/>
      <w:divBdr>
        <w:top w:val="none" w:sz="0" w:space="0" w:color="auto"/>
        <w:left w:val="none" w:sz="0" w:space="0" w:color="auto"/>
        <w:bottom w:val="none" w:sz="0" w:space="0" w:color="auto"/>
        <w:right w:val="none" w:sz="0" w:space="0" w:color="auto"/>
      </w:divBdr>
    </w:div>
    <w:div w:id="1911189087">
      <w:bodyDiv w:val="1"/>
      <w:marLeft w:val="0"/>
      <w:marRight w:val="0"/>
      <w:marTop w:val="0"/>
      <w:marBottom w:val="0"/>
      <w:divBdr>
        <w:top w:val="none" w:sz="0" w:space="0" w:color="auto"/>
        <w:left w:val="none" w:sz="0" w:space="0" w:color="auto"/>
        <w:bottom w:val="none" w:sz="0" w:space="0" w:color="auto"/>
        <w:right w:val="none" w:sz="0" w:space="0" w:color="auto"/>
      </w:divBdr>
    </w:div>
    <w:div w:id="1911233307">
      <w:bodyDiv w:val="1"/>
      <w:marLeft w:val="0"/>
      <w:marRight w:val="0"/>
      <w:marTop w:val="0"/>
      <w:marBottom w:val="0"/>
      <w:divBdr>
        <w:top w:val="none" w:sz="0" w:space="0" w:color="auto"/>
        <w:left w:val="none" w:sz="0" w:space="0" w:color="auto"/>
        <w:bottom w:val="none" w:sz="0" w:space="0" w:color="auto"/>
        <w:right w:val="none" w:sz="0" w:space="0" w:color="auto"/>
      </w:divBdr>
    </w:div>
    <w:div w:id="1911307226">
      <w:bodyDiv w:val="1"/>
      <w:marLeft w:val="0"/>
      <w:marRight w:val="0"/>
      <w:marTop w:val="0"/>
      <w:marBottom w:val="0"/>
      <w:divBdr>
        <w:top w:val="none" w:sz="0" w:space="0" w:color="auto"/>
        <w:left w:val="none" w:sz="0" w:space="0" w:color="auto"/>
        <w:bottom w:val="none" w:sz="0" w:space="0" w:color="auto"/>
        <w:right w:val="none" w:sz="0" w:space="0" w:color="auto"/>
      </w:divBdr>
    </w:div>
    <w:div w:id="1911386647">
      <w:bodyDiv w:val="1"/>
      <w:marLeft w:val="0"/>
      <w:marRight w:val="0"/>
      <w:marTop w:val="0"/>
      <w:marBottom w:val="0"/>
      <w:divBdr>
        <w:top w:val="none" w:sz="0" w:space="0" w:color="auto"/>
        <w:left w:val="none" w:sz="0" w:space="0" w:color="auto"/>
        <w:bottom w:val="none" w:sz="0" w:space="0" w:color="auto"/>
        <w:right w:val="none" w:sz="0" w:space="0" w:color="auto"/>
      </w:divBdr>
    </w:div>
    <w:div w:id="1911579188">
      <w:bodyDiv w:val="1"/>
      <w:marLeft w:val="0"/>
      <w:marRight w:val="0"/>
      <w:marTop w:val="0"/>
      <w:marBottom w:val="0"/>
      <w:divBdr>
        <w:top w:val="none" w:sz="0" w:space="0" w:color="auto"/>
        <w:left w:val="none" w:sz="0" w:space="0" w:color="auto"/>
        <w:bottom w:val="none" w:sz="0" w:space="0" w:color="auto"/>
        <w:right w:val="none" w:sz="0" w:space="0" w:color="auto"/>
      </w:divBdr>
    </w:div>
    <w:div w:id="1912689977">
      <w:bodyDiv w:val="1"/>
      <w:marLeft w:val="0"/>
      <w:marRight w:val="0"/>
      <w:marTop w:val="0"/>
      <w:marBottom w:val="0"/>
      <w:divBdr>
        <w:top w:val="none" w:sz="0" w:space="0" w:color="auto"/>
        <w:left w:val="none" w:sz="0" w:space="0" w:color="auto"/>
        <w:bottom w:val="none" w:sz="0" w:space="0" w:color="auto"/>
        <w:right w:val="none" w:sz="0" w:space="0" w:color="auto"/>
      </w:divBdr>
    </w:div>
    <w:div w:id="1912740109">
      <w:bodyDiv w:val="1"/>
      <w:marLeft w:val="0"/>
      <w:marRight w:val="0"/>
      <w:marTop w:val="0"/>
      <w:marBottom w:val="0"/>
      <w:divBdr>
        <w:top w:val="none" w:sz="0" w:space="0" w:color="auto"/>
        <w:left w:val="none" w:sz="0" w:space="0" w:color="auto"/>
        <w:bottom w:val="none" w:sz="0" w:space="0" w:color="auto"/>
        <w:right w:val="none" w:sz="0" w:space="0" w:color="auto"/>
      </w:divBdr>
    </w:div>
    <w:div w:id="1912807479">
      <w:bodyDiv w:val="1"/>
      <w:marLeft w:val="0"/>
      <w:marRight w:val="0"/>
      <w:marTop w:val="0"/>
      <w:marBottom w:val="0"/>
      <w:divBdr>
        <w:top w:val="none" w:sz="0" w:space="0" w:color="auto"/>
        <w:left w:val="none" w:sz="0" w:space="0" w:color="auto"/>
        <w:bottom w:val="none" w:sz="0" w:space="0" w:color="auto"/>
        <w:right w:val="none" w:sz="0" w:space="0" w:color="auto"/>
      </w:divBdr>
    </w:div>
    <w:div w:id="1913270352">
      <w:bodyDiv w:val="1"/>
      <w:marLeft w:val="0"/>
      <w:marRight w:val="0"/>
      <w:marTop w:val="0"/>
      <w:marBottom w:val="0"/>
      <w:divBdr>
        <w:top w:val="none" w:sz="0" w:space="0" w:color="auto"/>
        <w:left w:val="none" w:sz="0" w:space="0" w:color="auto"/>
        <w:bottom w:val="none" w:sz="0" w:space="0" w:color="auto"/>
        <w:right w:val="none" w:sz="0" w:space="0" w:color="auto"/>
      </w:divBdr>
    </w:div>
    <w:div w:id="1913273330">
      <w:bodyDiv w:val="1"/>
      <w:marLeft w:val="0"/>
      <w:marRight w:val="0"/>
      <w:marTop w:val="0"/>
      <w:marBottom w:val="0"/>
      <w:divBdr>
        <w:top w:val="none" w:sz="0" w:space="0" w:color="auto"/>
        <w:left w:val="none" w:sz="0" w:space="0" w:color="auto"/>
        <w:bottom w:val="none" w:sz="0" w:space="0" w:color="auto"/>
        <w:right w:val="none" w:sz="0" w:space="0" w:color="auto"/>
      </w:divBdr>
    </w:div>
    <w:div w:id="1913275241">
      <w:bodyDiv w:val="1"/>
      <w:marLeft w:val="0"/>
      <w:marRight w:val="0"/>
      <w:marTop w:val="0"/>
      <w:marBottom w:val="0"/>
      <w:divBdr>
        <w:top w:val="none" w:sz="0" w:space="0" w:color="auto"/>
        <w:left w:val="none" w:sz="0" w:space="0" w:color="auto"/>
        <w:bottom w:val="none" w:sz="0" w:space="0" w:color="auto"/>
        <w:right w:val="none" w:sz="0" w:space="0" w:color="auto"/>
      </w:divBdr>
    </w:div>
    <w:div w:id="1913351387">
      <w:bodyDiv w:val="1"/>
      <w:marLeft w:val="0"/>
      <w:marRight w:val="0"/>
      <w:marTop w:val="0"/>
      <w:marBottom w:val="0"/>
      <w:divBdr>
        <w:top w:val="none" w:sz="0" w:space="0" w:color="auto"/>
        <w:left w:val="none" w:sz="0" w:space="0" w:color="auto"/>
        <w:bottom w:val="none" w:sz="0" w:space="0" w:color="auto"/>
        <w:right w:val="none" w:sz="0" w:space="0" w:color="auto"/>
      </w:divBdr>
    </w:div>
    <w:div w:id="1913587195">
      <w:bodyDiv w:val="1"/>
      <w:marLeft w:val="0"/>
      <w:marRight w:val="0"/>
      <w:marTop w:val="0"/>
      <w:marBottom w:val="0"/>
      <w:divBdr>
        <w:top w:val="none" w:sz="0" w:space="0" w:color="auto"/>
        <w:left w:val="none" w:sz="0" w:space="0" w:color="auto"/>
        <w:bottom w:val="none" w:sz="0" w:space="0" w:color="auto"/>
        <w:right w:val="none" w:sz="0" w:space="0" w:color="auto"/>
      </w:divBdr>
    </w:div>
    <w:div w:id="1913924504">
      <w:bodyDiv w:val="1"/>
      <w:marLeft w:val="0"/>
      <w:marRight w:val="0"/>
      <w:marTop w:val="0"/>
      <w:marBottom w:val="0"/>
      <w:divBdr>
        <w:top w:val="none" w:sz="0" w:space="0" w:color="auto"/>
        <w:left w:val="none" w:sz="0" w:space="0" w:color="auto"/>
        <w:bottom w:val="none" w:sz="0" w:space="0" w:color="auto"/>
        <w:right w:val="none" w:sz="0" w:space="0" w:color="auto"/>
      </w:divBdr>
    </w:div>
    <w:div w:id="1914047123">
      <w:bodyDiv w:val="1"/>
      <w:marLeft w:val="0"/>
      <w:marRight w:val="0"/>
      <w:marTop w:val="0"/>
      <w:marBottom w:val="0"/>
      <w:divBdr>
        <w:top w:val="none" w:sz="0" w:space="0" w:color="auto"/>
        <w:left w:val="none" w:sz="0" w:space="0" w:color="auto"/>
        <w:bottom w:val="none" w:sz="0" w:space="0" w:color="auto"/>
        <w:right w:val="none" w:sz="0" w:space="0" w:color="auto"/>
      </w:divBdr>
    </w:div>
    <w:div w:id="1914122828">
      <w:bodyDiv w:val="1"/>
      <w:marLeft w:val="0"/>
      <w:marRight w:val="0"/>
      <w:marTop w:val="0"/>
      <w:marBottom w:val="0"/>
      <w:divBdr>
        <w:top w:val="none" w:sz="0" w:space="0" w:color="auto"/>
        <w:left w:val="none" w:sz="0" w:space="0" w:color="auto"/>
        <w:bottom w:val="none" w:sz="0" w:space="0" w:color="auto"/>
        <w:right w:val="none" w:sz="0" w:space="0" w:color="auto"/>
      </w:divBdr>
    </w:div>
    <w:div w:id="1914386728">
      <w:bodyDiv w:val="1"/>
      <w:marLeft w:val="0"/>
      <w:marRight w:val="0"/>
      <w:marTop w:val="0"/>
      <w:marBottom w:val="0"/>
      <w:divBdr>
        <w:top w:val="none" w:sz="0" w:space="0" w:color="auto"/>
        <w:left w:val="none" w:sz="0" w:space="0" w:color="auto"/>
        <w:bottom w:val="none" w:sz="0" w:space="0" w:color="auto"/>
        <w:right w:val="none" w:sz="0" w:space="0" w:color="auto"/>
      </w:divBdr>
    </w:div>
    <w:div w:id="1914465465">
      <w:bodyDiv w:val="1"/>
      <w:marLeft w:val="0"/>
      <w:marRight w:val="0"/>
      <w:marTop w:val="0"/>
      <w:marBottom w:val="0"/>
      <w:divBdr>
        <w:top w:val="none" w:sz="0" w:space="0" w:color="auto"/>
        <w:left w:val="none" w:sz="0" w:space="0" w:color="auto"/>
        <w:bottom w:val="none" w:sz="0" w:space="0" w:color="auto"/>
        <w:right w:val="none" w:sz="0" w:space="0" w:color="auto"/>
      </w:divBdr>
    </w:div>
    <w:div w:id="1914469865">
      <w:bodyDiv w:val="1"/>
      <w:marLeft w:val="0"/>
      <w:marRight w:val="0"/>
      <w:marTop w:val="0"/>
      <w:marBottom w:val="0"/>
      <w:divBdr>
        <w:top w:val="none" w:sz="0" w:space="0" w:color="auto"/>
        <w:left w:val="none" w:sz="0" w:space="0" w:color="auto"/>
        <w:bottom w:val="none" w:sz="0" w:space="0" w:color="auto"/>
        <w:right w:val="none" w:sz="0" w:space="0" w:color="auto"/>
      </w:divBdr>
    </w:div>
    <w:div w:id="1914926618">
      <w:bodyDiv w:val="1"/>
      <w:marLeft w:val="0"/>
      <w:marRight w:val="0"/>
      <w:marTop w:val="0"/>
      <w:marBottom w:val="0"/>
      <w:divBdr>
        <w:top w:val="none" w:sz="0" w:space="0" w:color="auto"/>
        <w:left w:val="none" w:sz="0" w:space="0" w:color="auto"/>
        <w:bottom w:val="none" w:sz="0" w:space="0" w:color="auto"/>
        <w:right w:val="none" w:sz="0" w:space="0" w:color="auto"/>
      </w:divBdr>
    </w:div>
    <w:div w:id="1915233769">
      <w:bodyDiv w:val="1"/>
      <w:marLeft w:val="0"/>
      <w:marRight w:val="0"/>
      <w:marTop w:val="0"/>
      <w:marBottom w:val="0"/>
      <w:divBdr>
        <w:top w:val="none" w:sz="0" w:space="0" w:color="auto"/>
        <w:left w:val="none" w:sz="0" w:space="0" w:color="auto"/>
        <w:bottom w:val="none" w:sz="0" w:space="0" w:color="auto"/>
        <w:right w:val="none" w:sz="0" w:space="0" w:color="auto"/>
      </w:divBdr>
    </w:div>
    <w:div w:id="1915701046">
      <w:bodyDiv w:val="1"/>
      <w:marLeft w:val="0"/>
      <w:marRight w:val="0"/>
      <w:marTop w:val="0"/>
      <w:marBottom w:val="0"/>
      <w:divBdr>
        <w:top w:val="none" w:sz="0" w:space="0" w:color="auto"/>
        <w:left w:val="none" w:sz="0" w:space="0" w:color="auto"/>
        <w:bottom w:val="none" w:sz="0" w:space="0" w:color="auto"/>
        <w:right w:val="none" w:sz="0" w:space="0" w:color="auto"/>
      </w:divBdr>
    </w:div>
    <w:div w:id="1915703438">
      <w:bodyDiv w:val="1"/>
      <w:marLeft w:val="0"/>
      <w:marRight w:val="0"/>
      <w:marTop w:val="0"/>
      <w:marBottom w:val="0"/>
      <w:divBdr>
        <w:top w:val="none" w:sz="0" w:space="0" w:color="auto"/>
        <w:left w:val="none" w:sz="0" w:space="0" w:color="auto"/>
        <w:bottom w:val="none" w:sz="0" w:space="0" w:color="auto"/>
        <w:right w:val="none" w:sz="0" w:space="0" w:color="auto"/>
      </w:divBdr>
    </w:div>
    <w:div w:id="1915895009">
      <w:bodyDiv w:val="1"/>
      <w:marLeft w:val="0"/>
      <w:marRight w:val="0"/>
      <w:marTop w:val="0"/>
      <w:marBottom w:val="0"/>
      <w:divBdr>
        <w:top w:val="none" w:sz="0" w:space="0" w:color="auto"/>
        <w:left w:val="none" w:sz="0" w:space="0" w:color="auto"/>
        <w:bottom w:val="none" w:sz="0" w:space="0" w:color="auto"/>
        <w:right w:val="none" w:sz="0" w:space="0" w:color="auto"/>
      </w:divBdr>
    </w:div>
    <w:div w:id="1916091354">
      <w:bodyDiv w:val="1"/>
      <w:marLeft w:val="0"/>
      <w:marRight w:val="0"/>
      <w:marTop w:val="0"/>
      <w:marBottom w:val="0"/>
      <w:divBdr>
        <w:top w:val="none" w:sz="0" w:space="0" w:color="auto"/>
        <w:left w:val="none" w:sz="0" w:space="0" w:color="auto"/>
        <w:bottom w:val="none" w:sz="0" w:space="0" w:color="auto"/>
        <w:right w:val="none" w:sz="0" w:space="0" w:color="auto"/>
      </w:divBdr>
    </w:div>
    <w:div w:id="1916356268">
      <w:bodyDiv w:val="1"/>
      <w:marLeft w:val="0"/>
      <w:marRight w:val="0"/>
      <w:marTop w:val="0"/>
      <w:marBottom w:val="0"/>
      <w:divBdr>
        <w:top w:val="none" w:sz="0" w:space="0" w:color="auto"/>
        <w:left w:val="none" w:sz="0" w:space="0" w:color="auto"/>
        <w:bottom w:val="none" w:sz="0" w:space="0" w:color="auto"/>
        <w:right w:val="none" w:sz="0" w:space="0" w:color="auto"/>
      </w:divBdr>
    </w:div>
    <w:div w:id="1916435316">
      <w:bodyDiv w:val="1"/>
      <w:marLeft w:val="0"/>
      <w:marRight w:val="0"/>
      <w:marTop w:val="0"/>
      <w:marBottom w:val="0"/>
      <w:divBdr>
        <w:top w:val="none" w:sz="0" w:space="0" w:color="auto"/>
        <w:left w:val="none" w:sz="0" w:space="0" w:color="auto"/>
        <w:bottom w:val="none" w:sz="0" w:space="0" w:color="auto"/>
        <w:right w:val="none" w:sz="0" w:space="0" w:color="auto"/>
      </w:divBdr>
    </w:div>
    <w:div w:id="1916546288">
      <w:bodyDiv w:val="1"/>
      <w:marLeft w:val="0"/>
      <w:marRight w:val="0"/>
      <w:marTop w:val="0"/>
      <w:marBottom w:val="0"/>
      <w:divBdr>
        <w:top w:val="none" w:sz="0" w:space="0" w:color="auto"/>
        <w:left w:val="none" w:sz="0" w:space="0" w:color="auto"/>
        <w:bottom w:val="none" w:sz="0" w:space="0" w:color="auto"/>
        <w:right w:val="none" w:sz="0" w:space="0" w:color="auto"/>
      </w:divBdr>
    </w:div>
    <w:div w:id="1916546779">
      <w:bodyDiv w:val="1"/>
      <w:marLeft w:val="0"/>
      <w:marRight w:val="0"/>
      <w:marTop w:val="0"/>
      <w:marBottom w:val="0"/>
      <w:divBdr>
        <w:top w:val="none" w:sz="0" w:space="0" w:color="auto"/>
        <w:left w:val="none" w:sz="0" w:space="0" w:color="auto"/>
        <w:bottom w:val="none" w:sz="0" w:space="0" w:color="auto"/>
        <w:right w:val="none" w:sz="0" w:space="0" w:color="auto"/>
      </w:divBdr>
    </w:div>
    <w:div w:id="1916821251">
      <w:bodyDiv w:val="1"/>
      <w:marLeft w:val="0"/>
      <w:marRight w:val="0"/>
      <w:marTop w:val="0"/>
      <w:marBottom w:val="0"/>
      <w:divBdr>
        <w:top w:val="none" w:sz="0" w:space="0" w:color="auto"/>
        <w:left w:val="none" w:sz="0" w:space="0" w:color="auto"/>
        <w:bottom w:val="none" w:sz="0" w:space="0" w:color="auto"/>
        <w:right w:val="none" w:sz="0" w:space="0" w:color="auto"/>
      </w:divBdr>
    </w:div>
    <w:div w:id="1916934861">
      <w:bodyDiv w:val="1"/>
      <w:marLeft w:val="0"/>
      <w:marRight w:val="0"/>
      <w:marTop w:val="0"/>
      <w:marBottom w:val="0"/>
      <w:divBdr>
        <w:top w:val="none" w:sz="0" w:space="0" w:color="auto"/>
        <w:left w:val="none" w:sz="0" w:space="0" w:color="auto"/>
        <w:bottom w:val="none" w:sz="0" w:space="0" w:color="auto"/>
        <w:right w:val="none" w:sz="0" w:space="0" w:color="auto"/>
      </w:divBdr>
    </w:div>
    <w:div w:id="1917007946">
      <w:bodyDiv w:val="1"/>
      <w:marLeft w:val="0"/>
      <w:marRight w:val="0"/>
      <w:marTop w:val="0"/>
      <w:marBottom w:val="0"/>
      <w:divBdr>
        <w:top w:val="none" w:sz="0" w:space="0" w:color="auto"/>
        <w:left w:val="none" w:sz="0" w:space="0" w:color="auto"/>
        <w:bottom w:val="none" w:sz="0" w:space="0" w:color="auto"/>
        <w:right w:val="none" w:sz="0" w:space="0" w:color="auto"/>
      </w:divBdr>
    </w:div>
    <w:div w:id="1917008989">
      <w:bodyDiv w:val="1"/>
      <w:marLeft w:val="0"/>
      <w:marRight w:val="0"/>
      <w:marTop w:val="0"/>
      <w:marBottom w:val="0"/>
      <w:divBdr>
        <w:top w:val="none" w:sz="0" w:space="0" w:color="auto"/>
        <w:left w:val="none" w:sz="0" w:space="0" w:color="auto"/>
        <w:bottom w:val="none" w:sz="0" w:space="0" w:color="auto"/>
        <w:right w:val="none" w:sz="0" w:space="0" w:color="auto"/>
      </w:divBdr>
    </w:div>
    <w:div w:id="1917663940">
      <w:bodyDiv w:val="1"/>
      <w:marLeft w:val="0"/>
      <w:marRight w:val="0"/>
      <w:marTop w:val="0"/>
      <w:marBottom w:val="0"/>
      <w:divBdr>
        <w:top w:val="none" w:sz="0" w:space="0" w:color="auto"/>
        <w:left w:val="none" w:sz="0" w:space="0" w:color="auto"/>
        <w:bottom w:val="none" w:sz="0" w:space="0" w:color="auto"/>
        <w:right w:val="none" w:sz="0" w:space="0" w:color="auto"/>
      </w:divBdr>
    </w:div>
    <w:div w:id="1917782407">
      <w:bodyDiv w:val="1"/>
      <w:marLeft w:val="0"/>
      <w:marRight w:val="0"/>
      <w:marTop w:val="0"/>
      <w:marBottom w:val="0"/>
      <w:divBdr>
        <w:top w:val="none" w:sz="0" w:space="0" w:color="auto"/>
        <w:left w:val="none" w:sz="0" w:space="0" w:color="auto"/>
        <w:bottom w:val="none" w:sz="0" w:space="0" w:color="auto"/>
        <w:right w:val="none" w:sz="0" w:space="0" w:color="auto"/>
      </w:divBdr>
    </w:div>
    <w:div w:id="1917789075">
      <w:bodyDiv w:val="1"/>
      <w:marLeft w:val="0"/>
      <w:marRight w:val="0"/>
      <w:marTop w:val="0"/>
      <w:marBottom w:val="0"/>
      <w:divBdr>
        <w:top w:val="none" w:sz="0" w:space="0" w:color="auto"/>
        <w:left w:val="none" w:sz="0" w:space="0" w:color="auto"/>
        <w:bottom w:val="none" w:sz="0" w:space="0" w:color="auto"/>
        <w:right w:val="none" w:sz="0" w:space="0" w:color="auto"/>
      </w:divBdr>
    </w:div>
    <w:div w:id="1917855575">
      <w:bodyDiv w:val="1"/>
      <w:marLeft w:val="0"/>
      <w:marRight w:val="0"/>
      <w:marTop w:val="0"/>
      <w:marBottom w:val="0"/>
      <w:divBdr>
        <w:top w:val="none" w:sz="0" w:space="0" w:color="auto"/>
        <w:left w:val="none" w:sz="0" w:space="0" w:color="auto"/>
        <w:bottom w:val="none" w:sz="0" w:space="0" w:color="auto"/>
        <w:right w:val="none" w:sz="0" w:space="0" w:color="auto"/>
      </w:divBdr>
    </w:div>
    <w:div w:id="1918125057">
      <w:bodyDiv w:val="1"/>
      <w:marLeft w:val="0"/>
      <w:marRight w:val="0"/>
      <w:marTop w:val="0"/>
      <w:marBottom w:val="0"/>
      <w:divBdr>
        <w:top w:val="none" w:sz="0" w:space="0" w:color="auto"/>
        <w:left w:val="none" w:sz="0" w:space="0" w:color="auto"/>
        <w:bottom w:val="none" w:sz="0" w:space="0" w:color="auto"/>
        <w:right w:val="none" w:sz="0" w:space="0" w:color="auto"/>
      </w:divBdr>
    </w:div>
    <w:div w:id="1918130424">
      <w:bodyDiv w:val="1"/>
      <w:marLeft w:val="0"/>
      <w:marRight w:val="0"/>
      <w:marTop w:val="0"/>
      <w:marBottom w:val="0"/>
      <w:divBdr>
        <w:top w:val="none" w:sz="0" w:space="0" w:color="auto"/>
        <w:left w:val="none" w:sz="0" w:space="0" w:color="auto"/>
        <w:bottom w:val="none" w:sz="0" w:space="0" w:color="auto"/>
        <w:right w:val="none" w:sz="0" w:space="0" w:color="auto"/>
      </w:divBdr>
    </w:div>
    <w:div w:id="1918319772">
      <w:bodyDiv w:val="1"/>
      <w:marLeft w:val="0"/>
      <w:marRight w:val="0"/>
      <w:marTop w:val="0"/>
      <w:marBottom w:val="0"/>
      <w:divBdr>
        <w:top w:val="none" w:sz="0" w:space="0" w:color="auto"/>
        <w:left w:val="none" w:sz="0" w:space="0" w:color="auto"/>
        <w:bottom w:val="none" w:sz="0" w:space="0" w:color="auto"/>
        <w:right w:val="none" w:sz="0" w:space="0" w:color="auto"/>
      </w:divBdr>
    </w:div>
    <w:div w:id="1918396109">
      <w:bodyDiv w:val="1"/>
      <w:marLeft w:val="0"/>
      <w:marRight w:val="0"/>
      <w:marTop w:val="0"/>
      <w:marBottom w:val="0"/>
      <w:divBdr>
        <w:top w:val="none" w:sz="0" w:space="0" w:color="auto"/>
        <w:left w:val="none" w:sz="0" w:space="0" w:color="auto"/>
        <w:bottom w:val="none" w:sz="0" w:space="0" w:color="auto"/>
        <w:right w:val="none" w:sz="0" w:space="0" w:color="auto"/>
      </w:divBdr>
    </w:div>
    <w:div w:id="1918514351">
      <w:bodyDiv w:val="1"/>
      <w:marLeft w:val="0"/>
      <w:marRight w:val="0"/>
      <w:marTop w:val="0"/>
      <w:marBottom w:val="0"/>
      <w:divBdr>
        <w:top w:val="none" w:sz="0" w:space="0" w:color="auto"/>
        <w:left w:val="none" w:sz="0" w:space="0" w:color="auto"/>
        <w:bottom w:val="none" w:sz="0" w:space="0" w:color="auto"/>
        <w:right w:val="none" w:sz="0" w:space="0" w:color="auto"/>
      </w:divBdr>
    </w:div>
    <w:div w:id="1918634909">
      <w:bodyDiv w:val="1"/>
      <w:marLeft w:val="0"/>
      <w:marRight w:val="0"/>
      <w:marTop w:val="0"/>
      <w:marBottom w:val="0"/>
      <w:divBdr>
        <w:top w:val="none" w:sz="0" w:space="0" w:color="auto"/>
        <w:left w:val="none" w:sz="0" w:space="0" w:color="auto"/>
        <w:bottom w:val="none" w:sz="0" w:space="0" w:color="auto"/>
        <w:right w:val="none" w:sz="0" w:space="0" w:color="auto"/>
      </w:divBdr>
    </w:div>
    <w:div w:id="1918710197">
      <w:bodyDiv w:val="1"/>
      <w:marLeft w:val="0"/>
      <w:marRight w:val="0"/>
      <w:marTop w:val="0"/>
      <w:marBottom w:val="0"/>
      <w:divBdr>
        <w:top w:val="none" w:sz="0" w:space="0" w:color="auto"/>
        <w:left w:val="none" w:sz="0" w:space="0" w:color="auto"/>
        <w:bottom w:val="none" w:sz="0" w:space="0" w:color="auto"/>
        <w:right w:val="none" w:sz="0" w:space="0" w:color="auto"/>
      </w:divBdr>
    </w:div>
    <w:div w:id="1918779541">
      <w:bodyDiv w:val="1"/>
      <w:marLeft w:val="0"/>
      <w:marRight w:val="0"/>
      <w:marTop w:val="0"/>
      <w:marBottom w:val="0"/>
      <w:divBdr>
        <w:top w:val="none" w:sz="0" w:space="0" w:color="auto"/>
        <w:left w:val="none" w:sz="0" w:space="0" w:color="auto"/>
        <w:bottom w:val="none" w:sz="0" w:space="0" w:color="auto"/>
        <w:right w:val="none" w:sz="0" w:space="0" w:color="auto"/>
      </w:divBdr>
    </w:div>
    <w:div w:id="1918897971">
      <w:bodyDiv w:val="1"/>
      <w:marLeft w:val="0"/>
      <w:marRight w:val="0"/>
      <w:marTop w:val="0"/>
      <w:marBottom w:val="0"/>
      <w:divBdr>
        <w:top w:val="none" w:sz="0" w:space="0" w:color="auto"/>
        <w:left w:val="none" w:sz="0" w:space="0" w:color="auto"/>
        <w:bottom w:val="none" w:sz="0" w:space="0" w:color="auto"/>
        <w:right w:val="none" w:sz="0" w:space="0" w:color="auto"/>
      </w:divBdr>
    </w:div>
    <w:div w:id="1918898192">
      <w:bodyDiv w:val="1"/>
      <w:marLeft w:val="0"/>
      <w:marRight w:val="0"/>
      <w:marTop w:val="0"/>
      <w:marBottom w:val="0"/>
      <w:divBdr>
        <w:top w:val="none" w:sz="0" w:space="0" w:color="auto"/>
        <w:left w:val="none" w:sz="0" w:space="0" w:color="auto"/>
        <w:bottom w:val="none" w:sz="0" w:space="0" w:color="auto"/>
        <w:right w:val="none" w:sz="0" w:space="0" w:color="auto"/>
      </w:divBdr>
    </w:div>
    <w:div w:id="1919055283">
      <w:bodyDiv w:val="1"/>
      <w:marLeft w:val="0"/>
      <w:marRight w:val="0"/>
      <w:marTop w:val="0"/>
      <w:marBottom w:val="0"/>
      <w:divBdr>
        <w:top w:val="none" w:sz="0" w:space="0" w:color="auto"/>
        <w:left w:val="none" w:sz="0" w:space="0" w:color="auto"/>
        <w:bottom w:val="none" w:sz="0" w:space="0" w:color="auto"/>
        <w:right w:val="none" w:sz="0" w:space="0" w:color="auto"/>
      </w:divBdr>
    </w:div>
    <w:div w:id="1919246363">
      <w:bodyDiv w:val="1"/>
      <w:marLeft w:val="0"/>
      <w:marRight w:val="0"/>
      <w:marTop w:val="0"/>
      <w:marBottom w:val="0"/>
      <w:divBdr>
        <w:top w:val="none" w:sz="0" w:space="0" w:color="auto"/>
        <w:left w:val="none" w:sz="0" w:space="0" w:color="auto"/>
        <w:bottom w:val="none" w:sz="0" w:space="0" w:color="auto"/>
        <w:right w:val="none" w:sz="0" w:space="0" w:color="auto"/>
      </w:divBdr>
    </w:div>
    <w:div w:id="1919515132">
      <w:bodyDiv w:val="1"/>
      <w:marLeft w:val="0"/>
      <w:marRight w:val="0"/>
      <w:marTop w:val="0"/>
      <w:marBottom w:val="0"/>
      <w:divBdr>
        <w:top w:val="none" w:sz="0" w:space="0" w:color="auto"/>
        <w:left w:val="none" w:sz="0" w:space="0" w:color="auto"/>
        <w:bottom w:val="none" w:sz="0" w:space="0" w:color="auto"/>
        <w:right w:val="none" w:sz="0" w:space="0" w:color="auto"/>
      </w:divBdr>
    </w:div>
    <w:div w:id="1919631166">
      <w:bodyDiv w:val="1"/>
      <w:marLeft w:val="0"/>
      <w:marRight w:val="0"/>
      <w:marTop w:val="0"/>
      <w:marBottom w:val="0"/>
      <w:divBdr>
        <w:top w:val="none" w:sz="0" w:space="0" w:color="auto"/>
        <w:left w:val="none" w:sz="0" w:space="0" w:color="auto"/>
        <w:bottom w:val="none" w:sz="0" w:space="0" w:color="auto"/>
        <w:right w:val="none" w:sz="0" w:space="0" w:color="auto"/>
      </w:divBdr>
    </w:div>
    <w:div w:id="1919751412">
      <w:bodyDiv w:val="1"/>
      <w:marLeft w:val="0"/>
      <w:marRight w:val="0"/>
      <w:marTop w:val="0"/>
      <w:marBottom w:val="0"/>
      <w:divBdr>
        <w:top w:val="none" w:sz="0" w:space="0" w:color="auto"/>
        <w:left w:val="none" w:sz="0" w:space="0" w:color="auto"/>
        <w:bottom w:val="none" w:sz="0" w:space="0" w:color="auto"/>
        <w:right w:val="none" w:sz="0" w:space="0" w:color="auto"/>
      </w:divBdr>
    </w:div>
    <w:div w:id="1920099078">
      <w:bodyDiv w:val="1"/>
      <w:marLeft w:val="0"/>
      <w:marRight w:val="0"/>
      <w:marTop w:val="0"/>
      <w:marBottom w:val="0"/>
      <w:divBdr>
        <w:top w:val="none" w:sz="0" w:space="0" w:color="auto"/>
        <w:left w:val="none" w:sz="0" w:space="0" w:color="auto"/>
        <w:bottom w:val="none" w:sz="0" w:space="0" w:color="auto"/>
        <w:right w:val="none" w:sz="0" w:space="0" w:color="auto"/>
      </w:divBdr>
    </w:div>
    <w:div w:id="1920169160">
      <w:bodyDiv w:val="1"/>
      <w:marLeft w:val="0"/>
      <w:marRight w:val="0"/>
      <w:marTop w:val="0"/>
      <w:marBottom w:val="0"/>
      <w:divBdr>
        <w:top w:val="none" w:sz="0" w:space="0" w:color="auto"/>
        <w:left w:val="none" w:sz="0" w:space="0" w:color="auto"/>
        <w:bottom w:val="none" w:sz="0" w:space="0" w:color="auto"/>
        <w:right w:val="none" w:sz="0" w:space="0" w:color="auto"/>
      </w:divBdr>
    </w:div>
    <w:div w:id="1920361485">
      <w:bodyDiv w:val="1"/>
      <w:marLeft w:val="0"/>
      <w:marRight w:val="0"/>
      <w:marTop w:val="0"/>
      <w:marBottom w:val="0"/>
      <w:divBdr>
        <w:top w:val="none" w:sz="0" w:space="0" w:color="auto"/>
        <w:left w:val="none" w:sz="0" w:space="0" w:color="auto"/>
        <w:bottom w:val="none" w:sz="0" w:space="0" w:color="auto"/>
        <w:right w:val="none" w:sz="0" w:space="0" w:color="auto"/>
      </w:divBdr>
    </w:div>
    <w:div w:id="1920363931">
      <w:bodyDiv w:val="1"/>
      <w:marLeft w:val="0"/>
      <w:marRight w:val="0"/>
      <w:marTop w:val="0"/>
      <w:marBottom w:val="0"/>
      <w:divBdr>
        <w:top w:val="none" w:sz="0" w:space="0" w:color="auto"/>
        <w:left w:val="none" w:sz="0" w:space="0" w:color="auto"/>
        <w:bottom w:val="none" w:sz="0" w:space="0" w:color="auto"/>
        <w:right w:val="none" w:sz="0" w:space="0" w:color="auto"/>
      </w:divBdr>
    </w:div>
    <w:div w:id="1920367593">
      <w:bodyDiv w:val="1"/>
      <w:marLeft w:val="0"/>
      <w:marRight w:val="0"/>
      <w:marTop w:val="0"/>
      <w:marBottom w:val="0"/>
      <w:divBdr>
        <w:top w:val="none" w:sz="0" w:space="0" w:color="auto"/>
        <w:left w:val="none" w:sz="0" w:space="0" w:color="auto"/>
        <w:bottom w:val="none" w:sz="0" w:space="0" w:color="auto"/>
        <w:right w:val="none" w:sz="0" w:space="0" w:color="auto"/>
      </w:divBdr>
    </w:div>
    <w:div w:id="1920404376">
      <w:bodyDiv w:val="1"/>
      <w:marLeft w:val="0"/>
      <w:marRight w:val="0"/>
      <w:marTop w:val="0"/>
      <w:marBottom w:val="0"/>
      <w:divBdr>
        <w:top w:val="none" w:sz="0" w:space="0" w:color="auto"/>
        <w:left w:val="none" w:sz="0" w:space="0" w:color="auto"/>
        <w:bottom w:val="none" w:sz="0" w:space="0" w:color="auto"/>
        <w:right w:val="none" w:sz="0" w:space="0" w:color="auto"/>
      </w:divBdr>
    </w:div>
    <w:div w:id="1920750047">
      <w:bodyDiv w:val="1"/>
      <w:marLeft w:val="0"/>
      <w:marRight w:val="0"/>
      <w:marTop w:val="0"/>
      <w:marBottom w:val="0"/>
      <w:divBdr>
        <w:top w:val="none" w:sz="0" w:space="0" w:color="auto"/>
        <w:left w:val="none" w:sz="0" w:space="0" w:color="auto"/>
        <w:bottom w:val="none" w:sz="0" w:space="0" w:color="auto"/>
        <w:right w:val="none" w:sz="0" w:space="0" w:color="auto"/>
      </w:divBdr>
    </w:div>
    <w:div w:id="1920823402">
      <w:bodyDiv w:val="1"/>
      <w:marLeft w:val="0"/>
      <w:marRight w:val="0"/>
      <w:marTop w:val="0"/>
      <w:marBottom w:val="0"/>
      <w:divBdr>
        <w:top w:val="none" w:sz="0" w:space="0" w:color="auto"/>
        <w:left w:val="none" w:sz="0" w:space="0" w:color="auto"/>
        <w:bottom w:val="none" w:sz="0" w:space="0" w:color="auto"/>
        <w:right w:val="none" w:sz="0" w:space="0" w:color="auto"/>
      </w:divBdr>
    </w:div>
    <w:div w:id="1920826437">
      <w:bodyDiv w:val="1"/>
      <w:marLeft w:val="0"/>
      <w:marRight w:val="0"/>
      <w:marTop w:val="0"/>
      <w:marBottom w:val="0"/>
      <w:divBdr>
        <w:top w:val="none" w:sz="0" w:space="0" w:color="auto"/>
        <w:left w:val="none" w:sz="0" w:space="0" w:color="auto"/>
        <w:bottom w:val="none" w:sz="0" w:space="0" w:color="auto"/>
        <w:right w:val="none" w:sz="0" w:space="0" w:color="auto"/>
      </w:divBdr>
    </w:div>
    <w:div w:id="1921013671">
      <w:bodyDiv w:val="1"/>
      <w:marLeft w:val="0"/>
      <w:marRight w:val="0"/>
      <w:marTop w:val="0"/>
      <w:marBottom w:val="0"/>
      <w:divBdr>
        <w:top w:val="none" w:sz="0" w:space="0" w:color="auto"/>
        <w:left w:val="none" w:sz="0" w:space="0" w:color="auto"/>
        <w:bottom w:val="none" w:sz="0" w:space="0" w:color="auto"/>
        <w:right w:val="none" w:sz="0" w:space="0" w:color="auto"/>
      </w:divBdr>
    </w:div>
    <w:div w:id="1921060025">
      <w:bodyDiv w:val="1"/>
      <w:marLeft w:val="0"/>
      <w:marRight w:val="0"/>
      <w:marTop w:val="0"/>
      <w:marBottom w:val="0"/>
      <w:divBdr>
        <w:top w:val="none" w:sz="0" w:space="0" w:color="auto"/>
        <w:left w:val="none" w:sz="0" w:space="0" w:color="auto"/>
        <w:bottom w:val="none" w:sz="0" w:space="0" w:color="auto"/>
        <w:right w:val="none" w:sz="0" w:space="0" w:color="auto"/>
      </w:divBdr>
    </w:div>
    <w:div w:id="1921211062">
      <w:bodyDiv w:val="1"/>
      <w:marLeft w:val="0"/>
      <w:marRight w:val="0"/>
      <w:marTop w:val="0"/>
      <w:marBottom w:val="0"/>
      <w:divBdr>
        <w:top w:val="none" w:sz="0" w:space="0" w:color="auto"/>
        <w:left w:val="none" w:sz="0" w:space="0" w:color="auto"/>
        <w:bottom w:val="none" w:sz="0" w:space="0" w:color="auto"/>
        <w:right w:val="none" w:sz="0" w:space="0" w:color="auto"/>
      </w:divBdr>
    </w:div>
    <w:div w:id="1921479845">
      <w:bodyDiv w:val="1"/>
      <w:marLeft w:val="0"/>
      <w:marRight w:val="0"/>
      <w:marTop w:val="0"/>
      <w:marBottom w:val="0"/>
      <w:divBdr>
        <w:top w:val="none" w:sz="0" w:space="0" w:color="auto"/>
        <w:left w:val="none" w:sz="0" w:space="0" w:color="auto"/>
        <w:bottom w:val="none" w:sz="0" w:space="0" w:color="auto"/>
        <w:right w:val="none" w:sz="0" w:space="0" w:color="auto"/>
      </w:divBdr>
    </w:div>
    <w:div w:id="1921525361">
      <w:bodyDiv w:val="1"/>
      <w:marLeft w:val="0"/>
      <w:marRight w:val="0"/>
      <w:marTop w:val="0"/>
      <w:marBottom w:val="0"/>
      <w:divBdr>
        <w:top w:val="none" w:sz="0" w:space="0" w:color="auto"/>
        <w:left w:val="none" w:sz="0" w:space="0" w:color="auto"/>
        <w:bottom w:val="none" w:sz="0" w:space="0" w:color="auto"/>
        <w:right w:val="none" w:sz="0" w:space="0" w:color="auto"/>
      </w:divBdr>
    </w:div>
    <w:div w:id="1921595813">
      <w:bodyDiv w:val="1"/>
      <w:marLeft w:val="0"/>
      <w:marRight w:val="0"/>
      <w:marTop w:val="0"/>
      <w:marBottom w:val="0"/>
      <w:divBdr>
        <w:top w:val="none" w:sz="0" w:space="0" w:color="auto"/>
        <w:left w:val="none" w:sz="0" w:space="0" w:color="auto"/>
        <w:bottom w:val="none" w:sz="0" w:space="0" w:color="auto"/>
        <w:right w:val="none" w:sz="0" w:space="0" w:color="auto"/>
      </w:divBdr>
    </w:div>
    <w:div w:id="1921718881">
      <w:bodyDiv w:val="1"/>
      <w:marLeft w:val="0"/>
      <w:marRight w:val="0"/>
      <w:marTop w:val="0"/>
      <w:marBottom w:val="0"/>
      <w:divBdr>
        <w:top w:val="none" w:sz="0" w:space="0" w:color="auto"/>
        <w:left w:val="none" w:sz="0" w:space="0" w:color="auto"/>
        <w:bottom w:val="none" w:sz="0" w:space="0" w:color="auto"/>
        <w:right w:val="none" w:sz="0" w:space="0" w:color="auto"/>
      </w:divBdr>
    </w:div>
    <w:div w:id="1922059478">
      <w:bodyDiv w:val="1"/>
      <w:marLeft w:val="0"/>
      <w:marRight w:val="0"/>
      <w:marTop w:val="0"/>
      <w:marBottom w:val="0"/>
      <w:divBdr>
        <w:top w:val="none" w:sz="0" w:space="0" w:color="auto"/>
        <w:left w:val="none" w:sz="0" w:space="0" w:color="auto"/>
        <w:bottom w:val="none" w:sz="0" w:space="0" w:color="auto"/>
        <w:right w:val="none" w:sz="0" w:space="0" w:color="auto"/>
      </w:divBdr>
    </w:div>
    <w:div w:id="1922135449">
      <w:bodyDiv w:val="1"/>
      <w:marLeft w:val="0"/>
      <w:marRight w:val="0"/>
      <w:marTop w:val="0"/>
      <w:marBottom w:val="0"/>
      <w:divBdr>
        <w:top w:val="none" w:sz="0" w:space="0" w:color="auto"/>
        <w:left w:val="none" w:sz="0" w:space="0" w:color="auto"/>
        <w:bottom w:val="none" w:sz="0" w:space="0" w:color="auto"/>
        <w:right w:val="none" w:sz="0" w:space="0" w:color="auto"/>
      </w:divBdr>
    </w:div>
    <w:div w:id="1922179281">
      <w:bodyDiv w:val="1"/>
      <w:marLeft w:val="0"/>
      <w:marRight w:val="0"/>
      <w:marTop w:val="0"/>
      <w:marBottom w:val="0"/>
      <w:divBdr>
        <w:top w:val="none" w:sz="0" w:space="0" w:color="auto"/>
        <w:left w:val="none" w:sz="0" w:space="0" w:color="auto"/>
        <w:bottom w:val="none" w:sz="0" w:space="0" w:color="auto"/>
        <w:right w:val="none" w:sz="0" w:space="0" w:color="auto"/>
      </w:divBdr>
    </w:div>
    <w:div w:id="1922644545">
      <w:bodyDiv w:val="1"/>
      <w:marLeft w:val="0"/>
      <w:marRight w:val="0"/>
      <w:marTop w:val="0"/>
      <w:marBottom w:val="0"/>
      <w:divBdr>
        <w:top w:val="none" w:sz="0" w:space="0" w:color="auto"/>
        <w:left w:val="none" w:sz="0" w:space="0" w:color="auto"/>
        <w:bottom w:val="none" w:sz="0" w:space="0" w:color="auto"/>
        <w:right w:val="none" w:sz="0" w:space="0" w:color="auto"/>
      </w:divBdr>
    </w:div>
    <w:div w:id="1923176870">
      <w:bodyDiv w:val="1"/>
      <w:marLeft w:val="0"/>
      <w:marRight w:val="0"/>
      <w:marTop w:val="0"/>
      <w:marBottom w:val="0"/>
      <w:divBdr>
        <w:top w:val="none" w:sz="0" w:space="0" w:color="auto"/>
        <w:left w:val="none" w:sz="0" w:space="0" w:color="auto"/>
        <w:bottom w:val="none" w:sz="0" w:space="0" w:color="auto"/>
        <w:right w:val="none" w:sz="0" w:space="0" w:color="auto"/>
      </w:divBdr>
    </w:div>
    <w:div w:id="1923685926">
      <w:bodyDiv w:val="1"/>
      <w:marLeft w:val="0"/>
      <w:marRight w:val="0"/>
      <w:marTop w:val="0"/>
      <w:marBottom w:val="0"/>
      <w:divBdr>
        <w:top w:val="none" w:sz="0" w:space="0" w:color="auto"/>
        <w:left w:val="none" w:sz="0" w:space="0" w:color="auto"/>
        <w:bottom w:val="none" w:sz="0" w:space="0" w:color="auto"/>
        <w:right w:val="none" w:sz="0" w:space="0" w:color="auto"/>
      </w:divBdr>
    </w:div>
    <w:div w:id="1923830194">
      <w:bodyDiv w:val="1"/>
      <w:marLeft w:val="0"/>
      <w:marRight w:val="0"/>
      <w:marTop w:val="0"/>
      <w:marBottom w:val="0"/>
      <w:divBdr>
        <w:top w:val="none" w:sz="0" w:space="0" w:color="auto"/>
        <w:left w:val="none" w:sz="0" w:space="0" w:color="auto"/>
        <w:bottom w:val="none" w:sz="0" w:space="0" w:color="auto"/>
        <w:right w:val="none" w:sz="0" w:space="0" w:color="auto"/>
      </w:divBdr>
    </w:div>
    <w:div w:id="1924021710">
      <w:bodyDiv w:val="1"/>
      <w:marLeft w:val="0"/>
      <w:marRight w:val="0"/>
      <w:marTop w:val="0"/>
      <w:marBottom w:val="0"/>
      <w:divBdr>
        <w:top w:val="none" w:sz="0" w:space="0" w:color="auto"/>
        <w:left w:val="none" w:sz="0" w:space="0" w:color="auto"/>
        <w:bottom w:val="none" w:sz="0" w:space="0" w:color="auto"/>
        <w:right w:val="none" w:sz="0" w:space="0" w:color="auto"/>
      </w:divBdr>
    </w:div>
    <w:div w:id="1924214343">
      <w:bodyDiv w:val="1"/>
      <w:marLeft w:val="0"/>
      <w:marRight w:val="0"/>
      <w:marTop w:val="0"/>
      <w:marBottom w:val="0"/>
      <w:divBdr>
        <w:top w:val="none" w:sz="0" w:space="0" w:color="auto"/>
        <w:left w:val="none" w:sz="0" w:space="0" w:color="auto"/>
        <w:bottom w:val="none" w:sz="0" w:space="0" w:color="auto"/>
        <w:right w:val="none" w:sz="0" w:space="0" w:color="auto"/>
      </w:divBdr>
    </w:div>
    <w:div w:id="1924333650">
      <w:bodyDiv w:val="1"/>
      <w:marLeft w:val="0"/>
      <w:marRight w:val="0"/>
      <w:marTop w:val="0"/>
      <w:marBottom w:val="0"/>
      <w:divBdr>
        <w:top w:val="none" w:sz="0" w:space="0" w:color="auto"/>
        <w:left w:val="none" w:sz="0" w:space="0" w:color="auto"/>
        <w:bottom w:val="none" w:sz="0" w:space="0" w:color="auto"/>
        <w:right w:val="none" w:sz="0" w:space="0" w:color="auto"/>
      </w:divBdr>
    </w:div>
    <w:div w:id="1924414981">
      <w:bodyDiv w:val="1"/>
      <w:marLeft w:val="0"/>
      <w:marRight w:val="0"/>
      <w:marTop w:val="0"/>
      <w:marBottom w:val="0"/>
      <w:divBdr>
        <w:top w:val="none" w:sz="0" w:space="0" w:color="auto"/>
        <w:left w:val="none" w:sz="0" w:space="0" w:color="auto"/>
        <w:bottom w:val="none" w:sz="0" w:space="0" w:color="auto"/>
        <w:right w:val="none" w:sz="0" w:space="0" w:color="auto"/>
      </w:divBdr>
    </w:div>
    <w:div w:id="1924606998">
      <w:bodyDiv w:val="1"/>
      <w:marLeft w:val="0"/>
      <w:marRight w:val="0"/>
      <w:marTop w:val="0"/>
      <w:marBottom w:val="0"/>
      <w:divBdr>
        <w:top w:val="none" w:sz="0" w:space="0" w:color="auto"/>
        <w:left w:val="none" w:sz="0" w:space="0" w:color="auto"/>
        <w:bottom w:val="none" w:sz="0" w:space="0" w:color="auto"/>
        <w:right w:val="none" w:sz="0" w:space="0" w:color="auto"/>
      </w:divBdr>
    </w:div>
    <w:div w:id="1924951139">
      <w:bodyDiv w:val="1"/>
      <w:marLeft w:val="0"/>
      <w:marRight w:val="0"/>
      <w:marTop w:val="0"/>
      <w:marBottom w:val="0"/>
      <w:divBdr>
        <w:top w:val="none" w:sz="0" w:space="0" w:color="auto"/>
        <w:left w:val="none" w:sz="0" w:space="0" w:color="auto"/>
        <w:bottom w:val="none" w:sz="0" w:space="0" w:color="auto"/>
        <w:right w:val="none" w:sz="0" w:space="0" w:color="auto"/>
      </w:divBdr>
    </w:div>
    <w:div w:id="1925063392">
      <w:bodyDiv w:val="1"/>
      <w:marLeft w:val="0"/>
      <w:marRight w:val="0"/>
      <w:marTop w:val="0"/>
      <w:marBottom w:val="0"/>
      <w:divBdr>
        <w:top w:val="none" w:sz="0" w:space="0" w:color="auto"/>
        <w:left w:val="none" w:sz="0" w:space="0" w:color="auto"/>
        <w:bottom w:val="none" w:sz="0" w:space="0" w:color="auto"/>
        <w:right w:val="none" w:sz="0" w:space="0" w:color="auto"/>
      </w:divBdr>
    </w:div>
    <w:div w:id="1925071005">
      <w:bodyDiv w:val="1"/>
      <w:marLeft w:val="0"/>
      <w:marRight w:val="0"/>
      <w:marTop w:val="0"/>
      <w:marBottom w:val="0"/>
      <w:divBdr>
        <w:top w:val="none" w:sz="0" w:space="0" w:color="auto"/>
        <w:left w:val="none" w:sz="0" w:space="0" w:color="auto"/>
        <w:bottom w:val="none" w:sz="0" w:space="0" w:color="auto"/>
        <w:right w:val="none" w:sz="0" w:space="0" w:color="auto"/>
      </w:divBdr>
    </w:div>
    <w:div w:id="1925525527">
      <w:bodyDiv w:val="1"/>
      <w:marLeft w:val="0"/>
      <w:marRight w:val="0"/>
      <w:marTop w:val="0"/>
      <w:marBottom w:val="0"/>
      <w:divBdr>
        <w:top w:val="none" w:sz="0" w:space="0" w:color="auto"/>
        <w:left w:val="none" w:sz="0" w:space="0" w:color="auto"/>
        <w:bottom w:val="none" w:sz="0" w:space="0" w:color="auto"/>
        <w:right w:val="none" w:sz="0" w:space="0" w:color="auto"/>
      </w:divBdr>
    </w:div>
    <w:div w:id="1925606005">
      <w:bodyDiv w:val="1"/>
      <w:marLeft w:val="0"/>
      <w:marRight w:val="0"/>
      <w:marTop w:val="0"/>
      <w:marBottom w:val="0"/>
      <w:divBdr>
        <w:top w:val="none" w:sz="0" w:space="0" w:color="auto"/>
        <w:left w:val="none" w:sz="0" w:space="0" w:color="auto"/>
        <w:bottom w:val="none" w:sz="0" w:space="0" w:color="auto"/>
        <w:right w:val="none" w:sz="0" w:space="0" w:color="auto"/>
      </w:divBdr>
    </w:div>
    <w:div w:id="1925718619">
      <w:bodyDiv w:val="1"/>
      <w:marLeft w:val="0"/>
      <w:marRight w:val="0"/>
      <w:marTop w:val="0"/>
      <w:marBottom w:val="0"/>
      <w:divBdr>
        <w:top w:val="none" w:sz="0" w:space="0" w:color="auto"/>
        <w:left w:val="none" w:sz="0" w:space="0" w:color="auto"/>
        <w:bottom w:val="none" w:sz="0" w:space="0" w:color="auto"/>
        <w:right w:val="none" w:sz="0" w:space="0" w:color="auto"/>
      </w:divBdr>
    </w:div>
    <w:div w:id="1926184499">
      <w:bodyDiv w:val="1"/>
      <w:marLeft w:val="0"/>
      <w:marRight w:val="0"/>
      <w:marTop w:val="0"/>
      <w:marBottom w:val="0"/>
      <w:divBdr>
        <w:top w:val="none" w:sz="0" w:space="0" w:color="auto"/>
        <w:left w:val="none" w:sz="0" w:space="0" w:color="auto"/>
        <w:bottom w:val="none" w:sz="0" w:space="0" w:color="auto"/>
        <w:right w:val="none" w:sz="0" w:space="0" w:color="auto"/>
      </w:divBdr>
    </w:div>
    <w:div w:id="1926264854">
      <w:bodyDiv w:val="1"/>
      <w:marLeft w:val="0"/>
      <w:marRight w:val="0"/>
      <w:marTop w:val="0"/>
      <w:marBottom w:val="0"/>
      <w:divBdr>
        <w:top w:val="none" w:sz="0" w:space="0" w:color="auto"/>
        <w:left w:val="none" w:sz="0" w:space="0" w:color="auto"/>
        <w:bottom w:val="none" w:sz="0" w:space="0" w:color="auto"/>
        <w:right w:val="none" w:sz="0" w:space="0" w:color="auto"/>
      </w:divBdr>
    </w:div>
    <w:div w:id="1926765663">
      <w:bodyDiv w:val="1"/>
      <w:marLeft w:val="0"/>
      <w:marRight w:val="0"/>
      <w:marTop w:val="0"/>
      <w:marBottom w:val="0"/>
      <w:divBdr>
        <w:top w:val="none" w:sz="0" w:space="0" w:color="auto"/>
        <w:left w:val="none" w:sz="0" w:space="0" w:color="auto"/>
        <w:bottom w:val="none" w:sz="0" w:space="0" w:color="auto"/>
        <w:right w:val="none" w:sz="0" w:space="0" w:color="auto"/>
      </w:divBdr>
    </w:div>
    <w:div w:id="1927156202">
      <w:bodyDiv w:val="1"/>
      <w:marLeft w:val="0"/>
      <w:marRight w:val="0"/>
      <w:marTop w:val="0"/>
      <w:marBottom w:val="0"/>
      <w:divBdr>
        <w:top w:val="none" w:sz="0" w:space="0" w:color="auto"/>
        <w:left w:val="none" w:sz="0" w:space="0" w:color="auto"/>
        <w:bottom w:val="none" w:sz="0" w:space="0" w:color="auto"/>
        <w:right w:val="none" w:sz="0" w:space="0" w:color="auto"/>
      </w:divBdr>
    </w:div>
    <w:div w:id="1927231421">
      <w:bodyDiv w:val="1"/>
      <w:marLeft w:val="0"/>
      <w:marRight w:val="0"/>
      <w:marTop w:val="0"/>
      <w:marBottom w:val="0"/>
      <w:divBdr>
        <w:top w:val="none" w:sz="0" w:space="0" w:color="auto"/>
        <w:left w:val="none" w:sz="0" w:space="0" w:color="auto"/>
        <w:bottom w:val="none" w:sz="0" w:space="0" w:color="auto"/>
        <w:right w:val="none" w:sz="0" w:space="0" w:color="auto"/>
      </w:divBdr>
    </w:div>
    <w:div w:id="1927690936">
      <w:bodyDiv w:val="1"/>
      <w:marLeft w:val="0"/>
      <w:marRight w:val="0"/>
      <w:marTop w:val="0"/>
      <w:marBottom w:val="0"/>
      <w:divBdr>
        <w:top w:val="none" w:sz="0" w:space="0" w:color="auto"/>
        <w:left w:val="none" w:sz="0" w:space="0" w:color="auto"/>
        <w:bottom w:val="none" w:sz="0" w:space="0" w:color="auto"/>
        <w:right w:val="none" w:sz="0" w:space="0" w:color="auto"/>
      </w:divBdr>
    </w:div>
    <w:div w:id="1927764110">
      <w:bodyDiv w:val="1"/>
      <w:marLeft w:val="0"/>
      <w:marRight w:val="0"/>
      <w:marTop w:val="0"/>
      <w:marBottom w:val="0"/>
      <w:divBdr>
        <w:top w:val="none" w:sz="0" w:space="0" w:color="auto"/>
        <w:left w:val="none" w:sz="0" w:space="0" w:color="auto"/>
        <w:bottom w:val="none" w:sz="0" w:space="0" w:color="auto"/>
        <w:right w:val="none" w:sz="0" w:space="0" w:color="auto"/>
      </w:divBdr>
    </w:div>
    <w:div w:id="1927807628">
      <w:bodyDiv w:val="1"/>
      <w:marLeft w:val="0"/>
      <w:marRight w:val="0"/>
      <w:marTop w:val="0"/>
      <w:marBottom w:val="0"/>
      <w:divBdr>
        <w:top w:val="none" w:sz="0" w:space="0" w:color="auto"/>
        <w:left w:val="none" w:sz="0" w:space="0" w:color="auto"/>
        <w:bottom w:val="none" w:sz="0" w:space="0" w:color="auto"/>
        <w:right w:val="none" w:sz="0" w:space="0" w:color="auto"/>
      </w:divBdr>
    </w:div>
    <w:div w:id="1927810649">
      <w:bodyDiv w:val="1"/>
      <w:marLeft w:val="0"/>
      <w:marRight w:val="0"/>
      <w:marTop w:val="0"/>
      <w:marBottom w:val="0"/>
      <w:divBdr>
        <w:top w:val="none" w:sz="0" w:space="0" w:color="auto"/>
        <w:left w:val="none" w:sz="0" w:space="0" w:color="auto"/>
        <w:bottom w:val="none" w:sz="0" w:space="0" w:color="auto"/>
        <w:right w:val="none" w:sz="0" w:space="0" w:color="auto"/>
      </w:divBdr>
    </w:div>
    <w:div w:id="1927957200">
      <w:bodyDiv w:val="1"/>
      <w:marLeft w:val="0"/>
      <w:marRight w:val="0"/>
      <w:marTop w:val="0"/>
      <w:marBottom w:val="0"/>
      <w:divBdr>
        <w:top w:val="none" w:sz="0" w:space="0" w:color="auto"/>
        <w:left w:val="none" w:sz="0" w:space="0" w:color="auto"/>
        <w:bottom w:val="none" w:sz="0" w:space="0" w:color="auto"/>
        <w:right w:val="none" w:sz="0" w:space="0" w:color="auto"/>
      </w:divBdr>
    </w:div>
    <w:div w:id="1928271605">
      <w:bodyDiv w:val="1"/>
      <w:marLeft w:val="0"/>
      <w:marRight w:val="0"/>
      <w:marTop w:val="0"/>
      <w:marBottom w:val="0"/>
      <w:divBdr>
        <w:top w:val="none" w:sz="0" w:space="0" w:color="auto"/>
        <w:left w:val="none" w:sz="0" w:space="0" w:color="auto"/>
        <w:bottom w:val="none" w:sz="0" w:space="0" w:color="auto"/>
        <w:right w:val="none" w:sz="0" w:space="0" w:color="auto"/>
      </w:divBdr>
    </w:div>
    <w:div w:id="1928535013">
      <w:bodyDiv w:val="1"/>
      <w:marLeft w:val="0"/>
      <w:marRight w:val="0"/>
      <w:marTop w:val="0"/>
      <w:marBottom w:val="0"/>
      <w:divBdr>
        <w:top w:val="none" w:sz="0" w:space="0" w:color="auto"/>
        <w:left w:val="none" w:sz="0" w:space="0" w:color="auto"/>
        <w:bottom w:val="none" w:sz="0" w:space="0" w:color="auto"/>
        <w:right w:val="none" w:sz="0" w:space="0" w:color="auto"/>
      </w:divBdr>
    </w:div>
    <w:div w:id="1928613152">
      <w:bodyDiv w:val="1"/>
      <w:marLeft w:val="0"/>
      <w:marRight w:val="0"/>
      <w:marTop w:val="0"/>
      <w:marBottom w:val="0"/>
      <w:divBdr>
        <w:top w:val="none" w:sz="0" w:space="0" w:color="auto"/>
        <w:left w:val="none" w:sz="0" w:space="0" w:color="auto"/>
        <w:bottom w:val="none" w:sz="0" w:space="0" w:color="auto"/>
        <w:right w:val="none" w:sz="0" w:space="0" w:color="auto"/>
      </w:divBdr>
    </w:div>
    <w:div w:id="1928690996">
      <w:bodyDiv w:val="1"/>
      <w:marLeft w:val="0"/>
      <w:marRight w:val="0"/>
      <w:marTop w:val="0"/>
      <w:marBottom w:val="0"/>
      <w:divBdr>
        <w:top w:val="none" w:sz="0" w:space="0" w:color="auto"/>
        <w:left w:val="none" w:sz="0" w:space="0" w:color="auto"/>
        <w:bottom w:val="none" w:sz="0" w:space="0" w:color="auto"/>
        <w:right w:val="none" w:sz="0" w:space="0" w:color="auto"/>
      </w:divBdr>
    </w:div>
    <w:div w:id="1928734748">
      <w:bodyDiv w:val="1"/>
      <w:marLeft w:val="0"/>
      <w:marRight w:val="0"/>
      <w:marTop w:val="0"/>
      <w:marBottom w:val="0"/>
      <w:divBdr>
        <w:top w:val="none" w:sz="0" w:space="0" w:color="auto"/>
        <w:left w:val="none" w:sz="0" w:space="0" w:color="auto"/>
        <w:bottom w:val="none" w:sz="0" w:space="0" w:color="auto"/>
        <w:right w:val="none" w:sz="0" w:space="0" w:color="auto"/>
      </w:divBdr>
    </w:div>
    <w:div w:id="1929003087">
      <w:bodyDiv w:val="1"/>
      <w:marLeft w:val="0"/>
      <w:marRight w:val="0"/>
      <w:marTop w:val="0"/>
      <w:marBottom w:val="0"/>
      <w:divBdr>
        <w:top w:val="none" w:sz="0" w:space="0" w:color="auto"/>
        <w:left w:val="none" w:sz="0" w:space="0" w:color="auto"/>
        <w:bottom w:val="none" w:sz="0" w:space="0" w:color="auto"/>
        <w:right w:val="none" w:sz="0" w:space="0" w:color="auto"/>
      </w:divBdr>
    </w:div>
    <w:div w:id="1929078714">
      <w:bodyDiv w:val="1"/>
      <w:marLeft w:val="0"/>
      <w:marRight w:val="0"/>
      <w:marTop w:val="0"/>
      <w:marBottom w:val="0"/>
      <w:divBdr>
        <w:top w:val="none" w:sz="0" w:space="0" w:color="auto"/>
        <w:left w:val="none" w:sz="0" w:space="0" w:color="auto"/>
        <w:bottom w:val="none" w:sz="0" w:space="0" w:color="auto"/>
        <w:right w:val="none" w:sz="0" w:space="0" w:color="auto"/>
      </w:divBdr>
    </w:div>
    <w:div w:id="1929187869">
      <w:bodyDiv w:val="1"/>
      <w:marLeft w:val="0"/>
      <w:marRight w:val="0"/>
      <w:marTop w:val="0"/>
      <w:marBottom w:val="0"/>
      <w:divBdr>
        <w:top w:val="none" w:sz="0" w:space="0" w:color="auto"/>
        <w:left w:val="none" w:sz="0" w:space="0" w:color="auto"/>
        <w:bottom w:val="none" w:sz="0" w:space="0" w:color="auto"/>
        <w:right w:val="none" w:sz="0" w:space="0" w:color="auto"/>
      </w:divBdr>
    </w:div>
    <w:div w:id="1929386476">
      <w:bodyDiv w:val="1"/>
      <w:marLeft w:val="0"/>
      <w:marRight w:val="0"/>
      <w:marTop w:val="0"/>
      <w:marBottom w:val="0"/>
      <w:divBdr>
        <w:top w:val="none" w:sz="0" w:space="0" w:color="auto"/>
        <w:left w:val="none" w:sz="0" w:space="0" w:color="auto"/>
        <w:bottom w:val="none" w:sz="0" w:space="0" w:color="auto"/>
        <w:right w:val="none" w:sz="0" w:space="0" w:color="auto"/>
      </w:divBdr>
    </w:div>
    <w:div w:id="1929921219">
      <w:bodyDiv w:val="1"/>
      <w:marLeft w:val="0"/>
      <w:marRight w:val="0"/>
      <w:marTop w:val="0"/>
      <w:marBottom w:val="0"/>
      <w:divBdr>
        <w:top w:val="none" w:sz="0" w:space="0" w:color="auto"/>
        <w:left w:val="none" w:sz="0" w:space="0" w:color="auto"/>
        <w:bottom w:val="none" w:sz="0" w:space="0" w:color="auto"/>
        <w:right w:val="none" w:sz="0" w:space="0" w:color="auto"/>
      </w:divBdr>
    </w:div>
    <w:div w:id="1930114456">
      <w:bodyDiv w:val="1"/>
      <w:marLeft w:val="0"/>
      <w:marRight w:val="0"/>
      <w:marTop w:val="0"/>
      <w:marBottom w:val="0"/>
      <w:divBdr>
        <w:top w:val="none" w:sz="0" w:space="0" w:color="auto"/>
        <w:left w:val="none" w:sz="0" w:space="0" w:color="auto"/>
        <w:bottom w:val="none" w:sz="0" w:space="0" w:color="auto"/>
        <w:right w:val="none" w:sz="0" w:space="0" w:color="auto"/>
      </w:divBdr>
    </w:div>
    <w:div w:id="1930503805">
      <w:bodyDiv w:val="1"/>
      <w:marLeft w:val="0"/>
      <w:marRight w:val="0"/>
      <w:marTop w:val="0"/>
      <w:marBottom w:val="0"/>
      <w:divBdr>
        <w:top w:val="none" w:sz="0" w:space="0" w:color="auto"/>
        <w:left w:val="none" w:sz="0" w:space="0" w:color="auto"/>
        <w:bottom w:val="none" w:sz="0" w:space="0" w:color="auto"/>
        <w:right w:val="none" w:sz="0" w:space="0" w:color="auto"/>
      </w:divBdr>
    </w:div>
    <w:div w:id="1930505222">
      <w:bodyDiv w:val="1"/>
      <w:marLeft w:val="0"/>
      <w:marRight w:val="0"/>
      <w:marTop w:val="0"/>
      <w:marBottom w:val="0"/>
      <w:divBdr>
        <w:top w:val="none" w:sz="0" w:space="0" w:color="auto"/>
        <w:left w:val="none" w:sz="0" w:space="0" w:color="auto"/>
        <w:bottom w:val="none" w:sz="0" w:space="0" w:color="auto"/>
        <w:right w:val="none" w:sz="0" w:space="0" w:color="auto"/>
      </w:divBdr>
    </w:div>
    <w:div w:id="1930692988">
      <w:bodyDiv w:val="1"/>
      <w:marLeft w:val="0"/>
      <w:marRight w:val="0"/>
      <w:marTop w:val="0"/>
      <w:marBottom w:val="0"/>
      <w:divBdr>
        <w:top w:val="none" w:sz="0" w:space="0" w:color="auto"/>
        <w:left w:val="none" w:sz="0" w:space="0" w:color="auto"/>
        <w:bottom w:val="none" w:sz="0" w:space="0" w:color="auto"/>
        <w:right w:val="none" w:sz="0" w:space="0" w:color="auto"/>
      </w:divBdr>
    </w:div>
    <w:div w:id="1930771680">
      <w:bodyDiv w:val="1"/>
      <w:marLeft w:val="0"/>
      <w:marRight w:val="0"/>
      <w:marTop w:val="0"/>
      <w:marBottom w:val="0"/>
      <w:divBdr>
        <w:top w:val="none" w:sz="0" w:space="0" w:color="auto"/>
        <w:left w:val="none" w:sz="0" w:space="0" w:color="auto"/>
        <w:bottom w:val="none" w:sz="0" w:space="0" w:color="auto"/>
        <w:right w:val="none" w:sz="0" w:space="0" w:color="auto"/>
      </w:divBdr>
    </w:div>
    <w:div w:id="1931304911">
      <w:bodyDiv w:val="1"/>
      <w:marLeft w:val="0"/>
      <w:marRight w:val="0"/>
      <w:marTop w:val="0"/>
      <w:marBottom w:val="0"/>
      <w:divBdr>
        <w:top w:val="none" w:sz="0" w:space="0" w:color="auto"/>
        <w:left w:val="none" w:sz="0" w:space="0" w:color="auto"/>
        <w:bottom w:val="none" w:sz="0" w:space="0" w:color="auto"/>
        <w:right w:val="none" w:sz="0" w:space="0" w:color="auto"/>
      </w:divBdr>
    </w:div>
    <w:div w:id="1931430973">
      <w:bodyDiv w:val="1"/>
      <w:marLeft w:val="0"/>
      <w:marRight w:val="0"/>
      <w:marTop w:val="0"/>
      <w:marBottom w:val="0"/>
      <w:divBdr>
        <w:top w:val="none" w:sz="0" w:space="0" w:color="auto"/>
        <w:left w:val="none" w:sz="0" w:space="0" w:color="auto"/>
        <w:bottom w:val="none" w:sz="0" w:space="0" w:color="auto"/>
        <w:right w:val="none" w:sz="0" w:space="0" w:color="auto"/>
      </w:divBdr>
    </w:div>
    <w:div w:id="1931621023">
      <w:bodyDiv w:val="1"/>
      <w:marLeft w:val="0"/>
      <w:marRight w:val="0"/>
      <w:marTop w:val="0"/>
      <w:marBottom w:val="0"/>
      <w:divBdr>
        <w:top w:val="none" w:sz="0" w:space="0" w:color="auto"/>
        <w:left w:val="none" w:sz="0" w:space="0" w:color="auto"/>
        <w:bottom w:val="none" w:sz="0" w:space="0" w:color="auto"/>
        <w:right w:val="none" w:sz="0" w:space="0" w:color="auto"/>
      </w:divBdr>
    </w:div>
    <w:div w:id="1931768341">
      <w:bodyDiv w:val="1"/>
      <w:marLeft w:val="0"/>
      <w:marRight w:val="0"/>
      <w:marTop w:val="0"/>
      <w:marBottom w:val="0"/>
      <w:divBdr>
        <w:top w:val="none" w:sz="0" w:space="0" w:color="auto"/>
        <w:left w:val="none" w:sz="0" w:space="0" w:color="auto"/>
        <w:bottom w:val="none" w:sz="0" w:space="0" w:color="auto"/>
        <w:right w:val="none" w:sz="0" w:space="0" w:color="auto"/>
      </w:divBdr>
    </w:div>
    <w:div w:id="1931814450">
      <w:bodyDiv w:val="1"/>
      <w:marLeft w:val="0"/>
      <w:marRight w:val="0"/>
      <w:marTop w:val="0"/>
      <w:marBottom w:val="0"/>
      <w:divBdr>
        <w:top w:val="none" w:sz="0" w:space="0" w:color="auto"/>
        <w:left w:val="none" w:sz="0" w:space="0" w:color="auto"/>
        <w:bottom w:val="none" w:sz="0" w:space="0" w:color="auto"/>
        <w:right w:val="none" w:sz="0" w:space="0" w:color="auto"/>
      </w:divBdr>
    </w:div>
    <w:div w:id="1932080018">
      <w:bodyDiv w:val="1"/>
      <w:marLeft w:val="0"/>
      <w:marRight w:val="0"/>
      <w:marTop w:val="0"/>
      <w:marBottom w:val="0"/>
      <w:divBdr>
        <w:top w:val="none" w:sz="0" w:space="0" w:color="auto"/>
        <w:left w:val="none" w:sz="0" w:space="0" w:color="auto"/>
        <w:bottom w:val="none" w:sz="0" w:space="0" w:color="auto"/>
        <w:right w:val="none" w:sz="0" w:space="0" w:color="auto"/>
      </w:divBdr>
    </w:div>
    <w:div w:id="1932396376">
      <w:bodyDiv w:val="1"/>
      <w:marLeft w:val="0"/>
      <w:marRight w:val="0"/>
      <w:marTop w:val="0"/>
      <w:marBottom w:val="0"/>
      <w:divBdr>
        <w:top w:val="none" w:sz="0" w:space="0" w:color="auto"/>
        <w:left w:val="none" w:sz="0" w:space="0" w:color="auto"/>
        <w:bottom w:val="none" w:sz="0" w:space="0" w:color="auto"/>
        <w:right w:val="none" w:sz="0" w:space="0" w:color="auto"/>
      </w:divBdr>
    </w:div>
    <w:div w:id="1932466192">
      <w:bodyDiv w:val="1"/>
      <w:marLeft w:val="0"/>
      <w:marRight w:val="0"/>
      <w:marTop w:val="0"/>
      <w:marBottom w:val="0"/>
      <w:divBdr>
        <w:top w:val="none" w:sz="0" w:space="0" w:color="auto"/>
        <w:left w:val="none" w:sz="0" w:space="0" w:color="auto"/>
        <w:bottom w:val="none" w:sz="0" w:space="0" w:color="auto"/>
        <w:right w:val="none" w:sz="0" w:space="0" w:color="auto"/>
      </w:divBdr>
    </w:div>
    <w:div w:id="1932664585">
      <w:bodyDiv w:val="1"/>
      <w:marLeft w:val="0"/>
      <w:marRight w:val="0"/>
      <w:marTop w:val="0"/>
      <w:marBottom w:val="0"/>
      <w:divBdr>
        <w:top w:val="none" w:sz="0" w:space="0" w:color="auto"/>
        <w:left w:val="none" w:sz="0" w:space="0" w:color="auto"/>
        <w:bottom w:val="none" w:sz="0" w:space="0" w:color="auto"/>
        <w:right w:val="none" w:sz="0" w:space="0" w:color="auto"/>
      </w:divBdr>
    </w:div>
    <w:div w:id="1932734341">
      <w:bodyDiv w:val="1"/>
      <w:marLeft w:val="0"/>
      <w:marRight w:val="0"/>
      <w:marTop w:val="0"/>
      <w:marBottom w:val="0"/>
      <w:divBdr>
        <w:top w:val="none" w:sz="0" w:space="0" w:color="auto"/>
        <w:left w:val="none" w:sz="0" w:space="0" w:color="auto"/>
        <w:bottom w:val="none" w:sz="0" w:space="0" w:color="auto"/>
        <w:right w:val="none" w:sz="0" w:space="0" w:color="auto"/>
      </w:divBdr>
    </w:div>
    <w:div w:id="1932810709">
      <w:bodyDiv w:val="1"/>
      <w:marLeft w:val="0"/>
      <w:marRight w:val="0"/>
      <w:marTop w:val="0"/>
      <w:marBottom w:val="0"/>
      <w:divBdr>
        <w:top w:val="none" w:sz="0" w:space="0" w:color="auto"/>
        <w:left w:val="none" w:sz="0" w:space="0" w:color="auto"/>
        <w:bottom w:val="none" w:sz="0" w:space="0" w:color="auto"/>
        <w:right w:val="none" w:sz="0" w:space="0" w:color="auto"/>
      </w:divBdr>
    </w:div>
    <w:div w:id="1932811179">
      <w:bodyDiv w:val="1"/>
      <w:marLeft w:val="0"/>
      <w:marRight w:val="0"/>
      <w:marTop w:val="0"/>
      <w:marBottom w:val="0"/>
      <w:divBdr>
        <w:top w:val="none" w:sz="0" w:space="0" w:color="auto"/>
        <w:left w:val="none" w:sz="0" w:space="0" w:color="auto"/>
        <w:bottom w:val="none" w:sz="0" w:space="0" w:color="auto"/>
        <w:right w:val="none" w:sz="0" w:space="0" w:color="auto"/>
      </w:divBdr>
    </w:div>
    <w:div w:id="1932930395">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 w:id="1933390049">
      <w:bodyDiv w:val="1"/>
      <w:marLeft w:val="0"/>
      <w:marRight w:val="0"/>
      <w:marTop w:val="0"/>
      <w:marBottom w:val="0"/>
      <w:divBdr>
        <w:top w:val="none" w:sz="0" w:space="0" w:color="auto"/>
        <w:left w:val="none" w:sz="0" w:space="0" w:color="auto"/>
        <w:bottom w:val="none" w:sz="0" w:space="0" w:color="auto"/>
        <w:right w:val="none" w:sz="0" w:space="0" w:color="auto"/>
      </w:divBdr>
    </w:div>
    <w:div w:id="1933581330">
      <w:bodyDiv w:val="1"/>
      <w:marLeft w:val="0"/>
      <w:marRight w:val="0"/>
      <w:marTop w:val="0"/>
      <w:marBottom w:val="0"/>
      <w:divBdr>
        <w:top w:val="none" w:sz="0" w:space="0" w:color="auto"/>
        <w:left w:val="none" w:sz="0" w:space="0" w:color="auto"/>
        <w:bottom w:val="none" w:sz="0" w:space="0" w:color="auto"/>
        <w:right w:val="none" w:sz="0" w:space="0" w:color="auto"/>
      </w:divBdr>
    </w:div>
    <w:div w:id="1933581936">
      <w:bodyDiv w:val="1"/>
      <w:marLeft w:val="0"/>
      <w:marRight w:val="0"/>
      <w:marTop w:val="0"/>
      <w:marBottom w:val="0"/>
      <w:divBdr>
        <w:top w:val="none" w:sz="0" w:space="0" w:color="auto"/>
        <w:left w:val="none" w:sz="0" w:space="0" w:color="auto"/>
        <w:bottom w:val="none" w:sz="0" w:space="0" w:color="auto"/>
        <w:right w:val="none" w:sz="0" w:space="0" w:color="auto"/>
      </w:divBdr>
    </w:div>
    <w:div w:id="1933663966">
      <w:bodyDiv w:val="1"/>
      <w:marLeft w:val="0"/>
      <w:marRight w:val="0"/>
      <w:marTop w:val="0"/>
      <w:marBottom w:val="0"/>
      <w:divBdr>
        <w:top w:val="none" w:sz="0" w:space="0" w:color="auto"/>
        <w:left w:val="none" w:sz="0" w:space="0" w:color="auto"/>
        <w:bottom w:val="none" w:sz="0" w:space="0" w:color="auto"/>
        <w:right w:val="none" w:sz="0" w:space="0" w:color="auto"/>
      </w:divBdr>
    </w:div>
    <w:div w:id="1933853611">
      <w:bodyDiv w:val="1"/>
      <w:marLeft w:val="0"/>
      <w:marRight w:val="0"/>
      <w:marTop w:val="0"/>
      <w:marBottom w:val="0"/>
      <w:divBdr>
        <w:top w:val="none" w:sz="0" w:space="0" w:color="auto"/>
        <w:left w:val="none" w:sz="0" w:space="0" w:color="auto"/>
        <w:bottom w:val="none" w:sz="0" w:space="0" w:color="auto"/>
        <w:right w:val="none" w:sz="0" w:space="0" w:color="auto"/>
      </w:divBdr>
    </w:div>
    <w:div w:id="1933933914">
      <w:bodyDiv w:val="1"/>
      <w:marLeft w:val="0"/>
      <w:marRight w:val="0"/>
      <w:marTop w:val="0"/>
      <w:marBottom w:val="0"/>
      <w:divBdr>
        <w:top w:val="none" w:sz="0" w:space="0" w:color="auto"/>
        <w:left w:val="none" w:sz="0" w:space="0" w:color="auto"/>
        <w:bottom w:val="none" w:sz="0" w:space="0" w:color="auto"/>
        <w:right w:val="none" w:sz="0" w:space="0" w:color="auto"/>
      </w:divBdr>
    </w:div>
    <w:div w:id="1934508038">
      <w:bodyDiv w:val="1"/>
      <w:marLeft w:val="0"/>
      <w:marRight w:val="0"/>
      <w:marTop w:val="0"/>
      <w:marBottom w:val="0"/>
      <w:divBdr>
        <w:top w:val="none" w:sz="0" w:space="0" w:color="auto"/>
        <w:left w:val="none" w:sz="0" w:space="0" w:color="auto"/>
        <w:bottom w:val="none" w:sz="0" w:space="0" w:color="auto"/>
        <w:right w:val="none" w:sz="0" w:space="0" w:color="auto"/>
      </w:divBdr>
    </w:div>
    <w:div w:id="1935018319">
      <w:bodyDiv w:val="1"/>
      <w:marLeft w:val="0"/>
      <w:marRight w:val="0"/>
      <w:marTop w:val="0"/>
      <w:marBottom w:val="0"/>
      <w:divBdr>
        <w:top w:val="none" w:sz="0" w:space="0" w:color="auto"/>
        <w:left w:val="none" w:sz="0" w:space="0" w:color="auto"/>
        <w:bottom w:val="none" w:sz="0" w:space="0" w:color="auto"/>
        <w:right w:val="none" w:sz="0" w:space="0" w:color="auto"/>
      </w:divBdr>
    </w:div>
    <w:div w:id="1935044798">
      <w:bodyDiv w:val="1"/>
      <w:marLeft w:val="0"/>
      <w:marRight w:val="0"/>
      <w:marTop w:val="0"/>
      <w:marBottom w:val="0"/>
      <w:divBdr>
        <w:top w:val="none" w:sz="0" w:space="0" w:color="auto"/>
        <w:left w:val="none" w:sz="0" w:space="0" w:color="auto"/>
        <w:bottom w:val="none" w:sz="0" w:space="0" w:color="auto"/>
        <w:right w:val="none" w:sz="0" w:space="0" w:color="auto"/>
      </w:divBdr>
    </w:div>
    <w:div w:id="1935089415">
      <w:bodyDiv w:val="1"/>
      <w:marLeft w:val="0"/>
      <w:marRight w:val="0"/>
      <w:marTop w:val="0"/>
      <w:marBottom w:val="0"/>
      <w:divBdr>
        <w:top w:val="none" w:sz="0" w:space="0" w:color="auto"/>
        <w:left w:val="none" w:sz="0" w:space="0" w:color="auto"/>
        <w:bottom w:val="none" w:sz="0" w:space="0" w:color="auto"/>
        <w:right w:val="none" w:sz="0" w:space="0" w:color="auto"/>
      </w:divBdr>
    </w:div>
    <w:div w:id="1935092302">
      <w:bodyDiv w:val="1"/>
      <w:marLeft w:val="0"/>
      <w:marRight w:val="0"/>
      <w:marTop w:val="0"/>
      <w:marBottom w:val="0"/>
      <w:divBdr>
        <w:top w:val="none" w:sz="0" w:space="0" w:color="auto"/>
        <w:left w:val="none" w:sz="0" w:space="0" w:color="auto"/>
        <w:bottom w:val="none" w:sz="0" w:space="0" w:color="auto"/>
        <w:right w:val="none" w:sz="0" w:space="0" w:color="auto"/>
      </w:divBdr>
    </w:div>
    <w:div w:id="1935281606">
      <w:bodyDiv w:val="1"/>
      <w:marLeft w:val="0"/>
      <w:marRight w:val="0"/>
      <w:marTop w:val="0"/>
      <w:marBottom w:val="0"/>
      <w:divBdr>
        <w:top w:val="none" w:sz="0" w:space="0" w:color="auto"/>
        <w:left w:val="none" w:sz="0" w:space="0" w:color="auto"/>
        <w:bottom w:val="none" w:sz="0" w:space="0" w:color="auto"/>
        <w:right w:val="none" w:sz="0" w:space="0" w:color="auto"/>
      </w:divBdr>
    </w:div>
    <w:div w:id="1935357760">
      <w:bodyDiv w:val="1"/>
      <w:marLeft w:val="0"/>
      <w:marRight w:val="0"/>
      <w:marTop w:val="0"/>
      <w:marBottom w:val="0"/>
      <w:divBdr>
        <w:top w:val="none" w:sz="0" w:space="0" w:color="auto"/>
        <w:left w:val="none" w:sz="0" w:space="0" w:color="auto"/>
        <w:bottom w:val="none" w:sz="0" w:space="0" w:color="auto"/>
        <w:right w:val="none" w:sz="0" w:space="0" w:color="auto"/>
      </w:divBdr>
    </w:div>
    <w:div w:id="1935436232">
      <w:bodyDiv w:val="1"/>
      <w:marLeft w:val="0"/>
      <w:marRight w:val="0"/>
      <w:marTop w:val="0"/>
      <w:marBottom w:val="0"/>
      <w:divBdr>
        <w:top w:val="none" w:sz="0" w:space="0" w:color="auto"/>
        <w:left w:val="none" w:sz="0" w:space="0" w:color="auto"/>
        <w:bottom w:val="none" w:sz="0" w:space="0" w:color="auto"/>
        <w:right w:val="none" w:sz="0" w:space="0" w:color="auto"/>
      </w:divBdr>
    </w:div>
    <w:div w:id="1935505858">
      <w:bodyDiv w:val="1"/>
      <w:marLeft w:val="0"/>
      <w:marRight w:val="0"/>
      <w:marTop w:val="0"/>
      <w:marBottom w:val="0"/>
      <w:divBdr>
        <w:top w:val="none" w:sz="0" w:space="0" w:color="auto"/>
        <w:left w:val="none" w:sz="0" w:space="0" w:color="auto"/>
        <w:bottom w:val="none" w:sz="0" w:space="0" w:color="auto"/>
        <w:right w:val="none" w:sz="0" w:space="0" w:color="auto"/>
      </w:divBdr>
    </w:div>
    <w:div w:id="1935553864">
      <w:bodyDiv w:val="1"/>
      <w:marLeft w:val="0"/>
      <w:marRight w:val="0"/>
      <w:marTop w:val="0"/>
      <w:marBottom w:val="0"/>
      <w:divBdr>
        <w:top w:val="none" w:sz="0" w:space="0" w:color="auto"/>
        <w:left w:val="none" w:sz="0" w:space="0" w:color="auto"/>
        <w:bottom w:val="none" w:sz="0" w:space="0" w:color="auto"/>
        <w:right w:val="none" w:sz="0" w:space="0" w:color="auto"/>
      </w:divBdr>
    </w:div>
    <w:div w:id="1935897551">
      <w:bodyDiv w:val="1"/>
      <w:marLeft w:val="0"/>
      <w:marRight w:val="0"/>
      <w:marTop w:val="0"/>
      <w:marBottom w:val="0"/>
      <w:divBdr>
        <w:top w:val="none" w:sz="0" w:space="0" w:color="auto"/>
        <w:left w:val="none" w:sz="0" w:space="0" w:color="auto"/>
        <w:bottom w:val="none" w:sz="0" w:space="0" w:color="auto"/>
        <w:right w:val="none" w:sz="0" w:space="0" w:color="auto"/>
      </w:divBdr>
    </w:div>
    <w:div w:id="1935898676">
      <w:bodyDiv w:val="1"/>
      <w:marLeft w:val="0"/>
      <w:marRight w:val="0"/>
      <w:marTop w:val="0"/>
      <w:marBottom w:val="0"/>
      <w:divBdr>
        <w:top w:val="none" w:sz="0" w:space="0" w:color="auto"/>
        <w:left w:val="none" w:sz="0" w:space="0" w:color="auto"/>
        <w:bottom w:val="none" w:sz="0" w:space="0" w:color="auto"/>
        <w:right w:val="none" w:sz="0" w:space="0" w:color="auto"/>
      </w:divBdr>
    </w:div>
    <w:div w:id="1936013426">
      <w:bodyDiv w:val="1"/>
      <w:marLeft w:val="0"/>
      <w:marRight w:val="0"/>
      <w:marTop w:val="0"/>
      <w:marBottom w:val="0"/>
      <w:divBdr>
        <w:top w:val="none" w:sz="0" w:space="0" w:color="auto"/>
        <w:left w:val="none" w:sz="0" w:space="0" w:color="auto"/>
        <w:bottom w:val="none" w:sz="0" w:space="0" w:color="auto"/>
        <w:right w:val="none" w:sz="0" w:space="0" w:color="auto"/>
      </w:divBdr>
    </w:div>
    <w:div w:id="1936136130">
      <w:bodyDiv w:val="1"/>
      <w:marLeft w:val="0"/>
      <w:marRight w:val="0"/>
      <w:marTop w:val="0"/>
      <w:marBottom w:val="0"/>
      <w:divBdr>
        <w:top w:val="none" w:sz="0" w:space="0" w:color="auto"/>
        <w:left w:val="none" w:sz="0" w:space="0" w:color="auto"/>
        <w:bottom w:val="none" w:sz="0" w:space="0" w:color="auto"/>
        <w:right w:val="none" w:sz="0" w:space="0" w:color="auto"/>
      </w:divBdr>
    </w:div>
    <w:div w:id="1936162315">
      <w:bodyDiv w:val="1"/>
      <w:marLeft w:val="0"/>
      <w:marRight w:val="0"/>
      <w:marTop w:val="0"/>
      <w:marBottom w:val="0"/>
      <w:divBdr>
        <w:top w:val="none" w:sz="0" w:space="0" w:color="auto"/>
        <w:left w:val="none" w:sz="0" w:space="0" w:color="auto"/>
        <w:bottom w:val="none" w:sz="0" w:space="0" w:color="auto"/>
        <w:right w:val="none" w:sz="0" w:space="0" w:color="auto"/>
      </w:divBdr>
    </w:div>
    <w:div w:id="1936547841">
      <w:bodyDiv w:val="1"/>
      <w:marLeft w:val="0"/>
      <w:marRight w:val="0"/>
      <w:marTop w:val="0"/>
      <w:marBottom w:val="0"/>
      <w:divBdr>
        <w:top w:val="none" w:sz="0" w:space="0" w:color="auto"/>
        <w:left w:val="none" w:sz="0" w:space="0" w:color="auto"/>
        <w:bottom w:val="none" w:sz="0" w:space="0" w:color="auto"/>
        <w:right w:val="none" w:sz="0" w:space="0" w:color="auto"/>
      </w:divBdr>
    </w:div>
    <w:div w:id="1936666965">
      <w:bodyDiv w:val="1"/>
      <w:marLeft w:val="0"/>
      <w:marRight w:val="0"/>
      <w:marTop w:val="0"/>
      <w:marBottom w:val="0"/>
      <w:divBdr>
        <w:top w:val="none" w:sz="0" w:space="0" w:color="auto"/>
        <w:left w:val="none" w:sz="0" w:space="0" w:color="auto"/>
        <w:bottom w:val="none" w:sz="0" w:space="0" w:color="auto"/>
        <w:right w:val="none" w:sz="0" w:space="0" w:color="auto"/>
      </w:divBdr>
    </w:div>
    <w:div w:id="1936669553">
      <w:bodyDiv w:val="1"/>
      <w:marLeft w:val="0"/>
      <w:marRight w:val="0"/>
      <w:marTop w:val="0"/>
      <w:marBottom w:val="0"/>
      <w:divBdr>
        <w:top w:val="none" w:sz="0" w:space="0" w:color="auto"/>
        <w:left w:val="none" w:sz="0" w:space="0" w:color="auto"/>
        <w:bottom w:val="none" w:sz="0" w:space="0" w:color="auto"/>
        <w:right w:val="none" w:sz="0" w:space="0" w:color="auto"/>
      </w:divBdr>
    </w:div>
    <w:div w:id="1936816696">
      <w:bodyDiv w:val="1"/>
      <w:marLeft w:val="0"/>
      <w:marRight w:val="0"/>
      <w:marTop w:val="0"/>
      <w:marBottom w:val="0"/>
      <w:divBdr>
        <w:top w:val="none" w:sz="0" w:space="0" w:color="auto"/>
        <w:left w:val="none" w:sz="0" w:space="0" w:color="auto"/>
        <w:bottom w:val="none" w:sz="0" w:space="0" w:color="auto"/>
        <w:right w:val="none" w:sz="0" w:space="0" w:color="auto"/>
      </w:divBdr>
    </w:div>
    <w:div w:id="1937052963">
      <w:bodyDiv w:val="1"/>
      <w:marLeft w:val="0"/>
      <w:marRight w:val="0"/>
      <w:marTop w:val="0"/>
      <w:marBottom w:val="0"/>
      <w:divBdr>
        <w:top w:val="none" w:sz="0" w:space="0" w:color="auto"/>
        <w:left w:val="none" w:sz="0" w:space="0" w:color="auto"/>
        <w:bottom w:val="none" w:sz="0" w:space="0" w:color="auto"/>
        <w:right w:val="none" w:sz="0" w:space="0" w:color="auto"/>
      </w:divBdr>
    </w:div>
    <w:div w:id="1937247552">
      <w:bodyDiv w:val="1"/>
      <w:marLeft w:val="0"/>
      <w:marRight w:val="0"/>
      <w:marTop w:val="0"/>
      <w:marBottom w:val="0"/>
      <w:divBdr>
        <w:top w:val="none" w:sz="0" w:space="0" w:color="auto"/>
        <w:left w:val="none" w:sz="0" w:space="0" w:color="auto"/>
        <w:bottom w:val="none" w:sz="0" w:space="0" w:color="auto"/>
        <w:right w:val="none" w:sz="0" w:space="0" w:color="auto"/>
      </w:divBdr>
    </w:div>
    <w:div w:id="1937402739">
      <w:bodyDiv w:val="1"/>
      <w:marLeft w:val="0"/>
      <w:marRight w:val="0"/>
      <w:marTop w:val="0"/>
      <w:marBottom w:val="0"/>
      <w:divBdr>
        <w:top w:val="none" w:sz="0" w:space="0" w:color="auto"/>
        <w:left w:val="none" w:sz="0" w:space="0" w:color="auto"/>
        <w:bottom w:val="none" w:sz="0" w:space="0" w:color="auto"/>
        <w:right w:val="none" w:sz="0" w:space="0" w:color="auto"/>
      </w:divBdr>
    </w:div>
    <w:div w:id="1937472448">
      <w:bodyDiv w:val="1"/>
      <w:marLeft w:val="0"/>
      <w:marRight w:val="0"/>
      <w:marTop w:val="0"/>
      <w:marBottom w:val="0"/>
      <w:divBdr>
        <w:top w:val="none" w:sz="0" w:space="0" w:color="auto"/>
        <w:left w:val="none" w:sz="0" w:space="0" w:color="auto"/>
        <w:bottom w:val="none" w:sz="0" w:space="0" w:color="auto"/>
        <w:right w:val="none" w:sz="0" w:space="0" w:color="auto"/>
      </w:divBdr>
    </w:div>
    <w:div w:id="1937590484">
      <w:bodyDiv w:val="1"/>
      <w:marLeft w:val="0"/>
      <w:marRight w:val="0"/>
      <w:marTop w:val="0"/>
      <w:marBottom w:val="0"/>
      <w:divBdr>
        <w:top w:val="none" w:sz="0" w:space="0" w:color="auto"/>
        <w:left w:val="none" w:sz="0" w:space="0" w:color="auto"/>
        <w:bottom w:val="none" w:sz="0" w:space="0" w:color="auto"/>
        <w:right w:val="none" w:sz="0" w:space="0" w:color="auto"/>
      </w:divBdr>
    </w:div>
    <w:div w:id="1937709775">
      <w:bodyDiv w:val="1"/>
      <w:marLeft w:val="0"/>
      <w:marRight w:val="0"/>
      <w:marTop w:val="0"/>
      <w:marBottom w:val="0"/>
      <w:divBdr>
        <w:top w:val="none" w:sz="0" w:space="0" w:color="auto"/>
        <w:left w:val="none" w:sz="0" w:space="0" w:color="auto"/>
        <w:bottom w:val="none" w:sz="0" w:space="0" w:color="auto"/>
        <w:right w:val="none" w:sz="0" w:space="0" w:color="auto"/>
      </w:divBdr>
    </w:div>
    <w:div w:id="1937714713">
      <w:bodyDiv w:val="1"/>
      <w:marLeft w:val="0"/>
      <w:marRight w:val="0"/>
      <w:marTop w:val="0"/>
      <w:marBottom w:val="0"/>
      <w:divBdr>
        <w:top w:val="none" w:sz="0" w:space="0" w:color="auto"/>
        <w:left w:val="none" w:sz="0" w:space="0" w:color="auto"/>
        <w:bottom w:val="none" w:sz="0" w:space="0" w:color="auto"/>
        <w:right w:val="none" w:sz="0" w:space="0" w:color="auto"/>
      </w:divBdr>
    </w:div>
    <w:div w:id="1937979741">
      <w:bodyDiv w:val="1"/>
      <w:marLeft w:val="0"/>
      <w:marRight w:val="0"/>
      <w:marTop w:val="0"/>
      <w:marBottom w:val="0"/>
      <w:divBdr>
        <w:top w:val="none" w:sz="0" w:space="0" w:color="auto"/>
        <w:left w:val="none" w:sz="0" w:space="0" w:color="auto"/>
        <w:bottom w:val="none" w:sz="0" w:space="0" w:color="auto"/>
        <w:right w:val="none" w:sz="0" w:space="0" w:color="auto"/>
      </w:divBdr>
    </w:div>
    <w:div w:id="1938100936">
      <w:bodyDiv w:val="1"/>
      <w:marLeft w:val="0"/>
      <w:marRight w:val="0"/>
      <w:marTop w:val="0"/>
      <w:marBottom w:val="0"/>
      <w:divBdr>
        <w:top w:val="none" w:sz="0" w:space="0" w:color="auto"/>
        <w:left w:val="none" w:sz="0" w:space="0" w:color="auto"/>
        <w:bottom w:val="none" w:sz="0" w:space="0" w:color="auto"/>
        <w:right w:val="none" w:sz="0" w:space="0" w:color="auto"/>
      </w:divBdr>
    </w:div>
    <w:div w:id="1938125828">
      <w:bodyDiv w:val="1"/>
      <w:marLeft w:val="0"/>
      <w:marRight w:val="0"/>
      <w:marTop w:val="0"/>
      <w:marBottom w:val="0"/>
      <w:divBdr>
        <w:top w:val="none" w:sz="0" w:space="0" w:color="auto"/>
        <w:left w:val="none" w:sz="0" w:space="0" w:color="auto"/>
        <w:bottom w:val="none" w:sz="0" w:space="0" w:color="auto"/>
        <w:right w:val="none" w:sz="0" w:space="0" w:color="auto"/>
      </w:divBdr>
    </w:div>
    <w:div w:id="1938520165">
      <w:bodyDiv w:val="1"/>
      <w:marLeft w:val="0"/>
      <w:marRight w:val="0"/>
      <w:marTop w:val="0"/>
      <w:marBottom w:val="0"/>
      <w:divBdr>
        <w:top w:val="none" w:sz="0" w:space="0" w:color="auto"/>
        <w:left w:val="none" w:sz="0" w:space="0" w:color="auto"/>
        <w:bottom w:val="none" w:sz="0" w:space="0" w:color="auto"/>
        <w:right w:val="none" w:sz="0" w:space="0" w:color="auto"/>
      </w:divBdr>
    </w:div>
    <w:div w:id="1938560834">
      <w:bodyDiv w:val="1"/>
      <w:marLeft w:val="0"/>
      <w:marRight w:val="0"/>
      <w:marTop w:val="0"/>
      <w:marBottom w:val="0"/>
      <w:divBdr>
        <w:top w:val="none" w:sz="0" w:space="0" w:color="auto"/>
        <w:left w:val="none" w:sz="0" w:space="0" w:color="auto"/>
        <w:bottom w:val="none" w:sz="0" w:space="0" w:color="auto"/>
        <w:right w:val="none" w:sz="0" w:space="0" w:color="auto"/>
      </w:divBdr>
    </w:div>
    <w:div w:id="1938637347">
      <w:bodyDiv w:val="1"/>
      <w:marLeft w:val="0"/>
      <w:marRight w:val="0"/>
      <w:marTop w:val="0"/>
      <w:marBottom w:val="0"/>
      <w:divBdr>
        <w:top w:val="none" w:sz="0" w:space="0" w:color="auto"/>
        <w:left w:val="none" w:sz="0" w:space="0" w:color="auto"/>
        <w:bottom w:val="none" w:sz="0" w:space="0" w:color="auto"/>
        <w:right w:val="none" w:sz="0" w:space="0" w:color="auto"/>
      </w:divBdr>
    </w:div>
    <w:div w:id="1938899987">
      <w:bodyDiv w:val="1"/>
      <w:marLeft w:val="0"/>
      <w:marRight w:val="0"/>
      <w:marTop w:val="0"/>
      <w:marBottom w:val="0"/>
      <w:divBdr>
        <w:top w:val="none" w:sz="0" w:space="0" w:color="auto"/>
        <w:left w:val="none" w:sz="0" w:space="0" w:color="auto"/>
        <w:bottom w:val="none" w:sz="0" w:space="0" w:color="auto"/>
        <w:right w:val="none" w:sz="0" w:space="0" w:color="auto"/>
      </w:divBdr>
    </w:div>
    <w:div w:id="1939098104">
      <w:bodyDiv w:val="1"/>
      <w:marLeft w:val="0"/>
      <w:marRight w:val="0"/>
      <w:marTop w:val="0"/>
      <w:marBottom w:val="0"/>
      <w:divBdr>
        <w:top w:val="none" w:sz="0" w:space="0" w:color="auto"/>
        <w:left w:val="none" w:sz="0" w:space="0" w:color="auto"/>
        <w:bottom w:val="none" w:sz="0" w:space="0" w:color="auto"/>
        <w:right w:val="none" w:sz="0" w:space="0" w:color="auto"/>
      </w:divBdr>
    </w:div>
    <w:div w:id="1939215338">
      <w:bodyDiv w:val="1"/>
      <w:marLeft w:val="0"/>
      <w:marRight w:val="0"/>
      <w:marTop w:val="0"/>
      <w:marBottom w:val="0"/>
      <w:divBdr>
        <w:top w:val="none" w:sz="0" w:space="0" w:color="auto"/>
        <w:left w:val="none" w:sz="0" w:space="0" w:color="auto"/>
        <w:bottom w:val="none" w:sz="0" w:space="0" w:color="auto"/>
        <w:right w:val="none" w:sz="0" w:space="0" w:color="auto"/>
      </w:divBdr>
    </w:div>
    <w:div w:id="1939411617">
      <w:bodyDiv w:val="1"/>
      <w:marLeft w:val="0"/>
      <w:marRight w:val="0"/>
      <w:marTop w:val="0"/>
      <w:marBottom w:val="0"/>
      <w:divBdr>
        <w:top w:val="none" w:sz="0" w:space="0" w:color="auto"/>
        <w:left w:val="none" w:sz="0" w:space="0" w:color="auto"/>
        <w:bottom w:val="none" w:sz="0" w:space="0" w:color="auto"/>
        <w:right w:val="none" w:sz="0" w:space="0" w:color="auto"/>
      </w:divBdr>
    </w:div>
    <w:div w:id="1939438320">
      <w:bodyDiv w:val="1"/>
      <w:marLeft w:val="0"/>
      <w:marRight w:val="0"/>
      <w:marTop w:val="0"/>
      <w:marBottom w:val="0"/>
      <w:divBdr>
        <w:top w:val="none" w:sz="0" w:space="0" w:color="auto"/>
        <w:left w:val="none" w:sz="0" w:space="0" w:color="auto"/>
        <w:bottom w:val="none" w:sz="0" w:space="0" w:color="auto"/>
        <w:right w:val="none" w:sz="0" w:space="0" w:color="auto"/>
      </w:divBdr>
    </w:div>
    <w:div w:id="1939632218">
      <w:bodyDiv w:val="1"/>
      <w:marLeft w:val="0"/>
      <w:marRight w:val="0"/>
      <w:marTop w:val="0"/>
      <w:marBottom w:val="0"/>
      <w:divBdr>
        <w:top w:val="none" w:sz="0" w:space="0" w:color="auto"/>
        <w:left w:val="none" w:sz="0" w:space="0" w:color="auto"/>
        <w:bottom w:val="none" w:sz="0" w:space="0" w:color="auto"/>
        <w:right w:val="none" w:sz="0" w:space="0" w:color="auto"/>
      </w:divBdr>
    </w:div>
    <w:div w:id="1939673607">
      <w:bodyDiv w:val="1"/>
      <w:marLeft w:val="0"/>
      <w:marRight w:val="0"/>
      <w:marTop w:val="0"/>
      <w:marBottom w:val="0"/>
      <w:divBdr>
        <w:top w:val="none" w:sz="0" w:space="0" w:color="auto"/>
        <w:left w:val="none" w:sz="0" w:space="0" w:color="auto"/>
        <w:bottom w:val="none" w:sz="0" w:space="0" w:color="auto"/>
        <w:right w:val="none" w:sz="0" w:space="0" w:color="auto"/>
      </w:divBdr>
    </w:div>
    <w:div w:id="1939749088">
      <w:bodyDiv w:val="1"/>
      <w:marLeft w:val="0"/>
      <w:marRight w:val="0"/>
      <w:marTop w:val="0"/>
      <w:marBottom w:val="0"/>
      <w:divBdr>
        <w:top w:val="none" w:sz="0" w:space="0" w:color="auto"/>
        <w:left w:val="none" w:sz="0" w:space="0" w:color="auto"/>
        <w:bottom w:val="none" w:sz="0" w:space="0" w:color="auto"/>
        <w:right w:val="none" w:sz="0" w:space="0" w:color="auto"/>
      </w:divBdr>
    </w:div>
    <w:div w:id="1939823463">
      <w:bodyDiv w:val="1"/>
      <w:marLeft w:val="0"/>
      <w:marRight w:val="0"/>
      <w:marTop w:val="0"/>
      <w:marBottom w:val="0"/>
      <w:divBdr>
        <w:top w:val="none" w:sz="0" w:space="0" w:color="auto"/>
        <w:left w:val="none" w:sz="0" w:space="0" w:color="auto"/>
        <w:bottom w:val="none" w:sz="0" w:space="0" w:color="auto"/>
        <w:right w:val="none" w:sz="0" w:space="0" w:color="auto"/>
      </w:divBdr>
    </w:div>
    <w:div w:id="1940062868">
      <w:bodyDiv w:val="1"/>
      <w:marLeft w:val="0"/>
      <w:marRight w:val="0"/>
      <w:marTop w:val="0"/>
      <w:marBottom w:val="0"/>
      <w:divBdr>
        <w:top w:val="none" w:sz="0" w:space="0" w:color="auto"/>
        <w:left w:val="none" w:sz="0" w:space="0" w:color="auto"/>
        <w:bottom w:val="none" w:sz="0" w:space="0" w:color="auto"/>
        <w:right w:val="none" w:sz="0" w:space="0" w:color="auto"/>
      </w:divBdr>
    </w:div>
    <w:div w:id="1940092113">
      <w:bodyDiv w:val="1"/>
      <w:marLeft w:val="0"/>
      <w:marRight w:val="0"/>
      <w:marTop w:val="0"/>
      <w:marBottom w:val="0"/>
      <w:divBdr>
        <w:top w:val="none" w:sz="0" w:space="0" w:color="auto"/>
        <w:left w:val="none" w:sz="0" w:space="0" w:color="auto"/>
        <w:bottom w:val="none" w:sz="0" w:space="0" w:color="auto"/>
        <w:right w:val="none" w:sz="0" w:space="0" w:color="auto"/>
      </w:divBdr>
    </w:div>
    <w:div w:id="1940139819">
      <w:bodyDiv w:val="1"/>
      <w:marLeft w:val="0"/>
      <w:marRight w:val="0"/>
      <w:marTop w:val="0"/>
      <w:marBottom w:val="0"/>
      <w:divBdr>
        <w:top w:val="none" w:sz="0" w:space="0" w:color="auto"/>
        <w:left w:val="none" w:sz="0" w:space="0" w:color="auto"/>
        <w:bottom w:val="none" w:sz="0" w:space="0" w:color="auto"/>
        <w:right w:val="none" w:sz="0" w:space="0" w:color="auto"/>
      </w:divBdr>
    </w:div>
    <w:div w:id="1940286327">
      <w:bodyDiv w:val="1"/>
      <w:marLeft w:val="0"/>
      <w:marRight w:val="0"/>
      <w:marTop w:val="0"/>
      <w:marBottom w:val="0"/>
      <w:divBdr>
        <w:top w:val="none" w:sz="0" w:space="0" w:color="auto"/>
        <w:left w:val="none" w:sz="0" w:space="0" w:color="auto"/>
        <w:bottom w:val="none" w:sz="0" w:space="0" w:color="auto"/>
        <w:right w:val="none" w:sz="0" w:space="0" w:color="auto"/>
      </w:divBdr>
    </w:div>
    <w:div w:id="1940291188">
      <w:bodyDiv w:val="1"/>
      <w:marLeft w:val="0"/>
      <w:marRight w:val="0"/>
      <w:marTop w:val="0"/>
      <w:marBottom w:val="0"/>
      <w:divBdr>
        <w:top w:val="none" w:sz="0" w:space="0" w:color="auto"/>
        <w:left w:val="none" w:sz="0" w:space="0" w:color="auto"/>
        <w:bottom w:val="none" w:sz="0" w:space="0" w:color="auto"/>
        <w:right w:val="none" w:sz="0" w:space="0" w:color="auto"/>
      </w:divBdr>
    </w:div>
    <w:div w:id="1940478087">
      <w:bodyDiv w:val="1"/>
      <w:marLeft w:val="0"/>
      <w:marRight w:val="0"/>
      <w:marTop w:val="0"/>
      <w:marBottom w:val="0"/>
      <w:divBdr>
        <w:top w:val="none" w:sz="0" w:space="0" w:color="auto"/>
        <w:left w:val="none" w:sz="0" w:space="0" w:color="auto"/>
        <w:bottom w:val="none" w:sz="0" w:space="0" w:color="auto"/>
        <w:right w:val="none" w:sz="0" w:space="0" w:color="auto"/>
      </w:divBdr>
    </w:div>
    <w:div w:id="1940679275">
      <w:bodyDiv w:val="1"/>
      <w:marLeft w:val="0"/>
      <w:marRight w:val="0"/>
      <w:marTop w:val="0"/>
      <w:marBottom w:val="0"/>
      <w:divBdr>
        <w:top w:val="none" w:sz="0" w:space="0" w:color="auto"/>
        <w:left w:val="none" w:sz="0" w:space="0" w:color="auto"/>
        <w:bottom w:val="none" w:sz="0" w:space="0" w:color="auto"/>
        <w:right w:val="none" w:sz="0" w:space="0" w:color="auto"/>
      </w:divBdr>
    </w:div>
    <w:div w:id="1940719933">
      <w:bodyDiv w:val="1"/>
      <w:marLeft w:val="0"/>
      <w:marRight w:val="0"/>
      <w:marTop w:val="0"/>
      <w:marBottom w:val="0"/>
      <w:divBdr>
        <w:top w:val="none" w:sz="0" w:space="0" w:color="auto"/>
        <w:left w:val="none" w:sz="0" w:space="0" w:color="auto"/>
        <w:bottom w:val="none" w:sz="0" w:space="0" w:color="auto"/>
        <w:right w:val="none" w:sz="0" w:space="0" w:color="auto"/>
      </w:divBdr>
    </w:div>
    <w:div w:id="1940873187">
      <w:bodyDiv w:val="1"/>
      <w:marLeft w:val="0"/>
      <w:marRight w:val="0"/>
      <w:marTop w:val="0"/>
      <w:marBottom w:val="0"/>
      <w:divBdr>
        <w:top w:val="none" w:sz="0" w:space="0" w:color="auto"/>
        <w:left w:val="none" w:sz="0" w:space="0" w:color="auto"/>
        <w:bottom w:val="none" w:sz="0" w:space="0" w:color="auto"/>
        <w:right w:val="none" w:sz="0" w:space="0" w:color="auto"/>
      </w:divBdr>
    </w:div>
    <w:div w:id="1940985424">
      <w:bodyDiv w:val="1"/>
      <w:marLeft w:val="0"/>
      <w:marRight w:val="0"/>
      <w:marTop w:val="0"/>
      <w:marBottom w:val="0"/>
      <w:divBdr>
        <w:top w:val="none" w:sz="0" w:space="0" w:color="auto"/>
        <w:left w:val="none" w:sz="0" w:space="0" w:color="auto"/>
        <w:bottom w:val="none" w:sz="0" w:space="0" w:color="auto"/>
        <w:right w:val="none" w:sz="0" w:space="0" w:color="auto"/>
      </w:divBdr>
    </w:div>
    <w:div w:id="1941065186">
      <w:bodyDiv w:val="1"/>
      <w:marLeft w:val="0"/>
      <w:marRight w:val="0"/>
      <w:marTop w:val="0"/>
      <w:marBottom w:val="0"/>
      <w:divBdr>
        <w:top w:val="none" w:sz="0" w:space="0" w:color="auto"/>
        <w:left w:val="none" w:sz="0" w:space="0" w:color="auto"/>
        <w:bottom w:val="none" w:sz="0" w:space="0" w:color="auto"/>
        <w:right w:val="none" w:sz="0" w:space="0" w:color="auto"/>
      </w:divBdr>
    </w:div>
    <w:div w:id="1941330580">
      <w:bodyDiv w:val="1"/>
      <w:marLeft w:val="0"/>
      <w:marRight w:val="0"/>
      <w:marTop w:val="0"/>
      <w:marBottom w:val="0"/>
      <w:divBdr>
        <w:top w:val="none" w:sz="0" w:space="0" w:color="auto"/>
        <w:left w:val="none" w:sz="0" w:space="0" w:color="auto"/>
        <w:bottom w:val="none" w:sz="0" w:space="0" w:color="auto"/>
        <w:right w:val="none" w:sz="0" w:space="0" w:color="auto"/>
      </w:divBdr>
    </w:div>
    <w:div w:id="1941378647">
      <w:bodyDiv w:val="1"/>
      <w:marLeft w:val="0"/>
      <w:marRight w:val="0"/>
      <w:marTop w:val="0"/>
      <w:marBottom w:val="0"/>
      <w:divBdr>
        <w:top w:val="none" w:sz="0" w:space="0" w:color="auto"/>
        <w:left w:val="none" w:sz="0" w:space="0" w:color="auto"/>
        <w:bottom w:val="none" w:sz="0" w:space="0" w:color="auto"/>
        <w:right w:val="none" w:sz="0" w:space="0" w:color="auto"/>
      </w:divBdr>
    </w:div>
    <w:div w:id="1941525193">
      <w:bodyDiv w:val="1"/>
      <w:marLeft w:val="0"/>
      <w:marRight w:val="0"/>
      <w:marTop w:val="0"/>
      <w:marBottom w:val="0"/>
      <w:divBdr>
        <w:top w:val="none" w:sz="0" w:space="0" w:color="auto"/>
        <w:left w:val="none" w:sz="0" w:space="0" w:color="auto"/>
        <w:bottom w:val="none" w:sz="0" w:space="0" w:color="auto"/>
        <w:right w:val="none" w:sz="0" w:space="0" w:color="auto"/>
      </w:divBdr>
    </w:div>
    <w:div w:id="1941528684">
      <w:bodyDiv w:val="1"/>
      <w:marLeft w:val="0"/>
      <w:marRight w:val="0"/>
      <w:marTop w:val="0"/>
      <w:marBottom w:val="0"/>
      <w:divBdr>
        <w:top w:val="none" w:sz="0" w:space="0" w:color="auto"/>
        <w:left w:val="none" w:sz="0" w:space="0" w:color="auto"/>
        <w:bottom w:val="none" w:sz="0" w:space="0" w:color="auto"/>
        <w:right w:val="none" w:sz="0" w:space="0" w:color="auto"/>
      </w:divBdr>
    </w:div>
    <w:div w:id="1941641037">
      <w:bodyDiv w:val="1"/>
      <w:marLeft w:val="0"/>
      <w:marRight w:val="0"/>
      <w:marTop w:val="0"/>
      <w:marBottom w:val="0"/>
      <w:divBdr>
        <w:top w:val="none" w:sz="0" w:space="0" w:color="auto"/>
        <w:left w:val="none" w:sz="0" w:space="0" w:color="auto"/>
        <w:bottom w:val="none" w:sz="0" w:space="0" w:color="auto"/>
        <w:right w:val="none" w:sz="0" w:space="0" w:color="auto"/>
      </w:divBdr>
    </w:div>
    <w:div w:id="1941716734">
      <w:bodyDiv w:val="1"/>
      <w:marLeft w:val="0"/>
      <w:marRight w:val="0"/>
      <w:marTop w:val="0"/>
      <w:marBottom w:val="0"/>
      <w:divBdr>
        <w:top w:val="none" w:sz="0" w:space="0" w:color="auto"/>
        <w:left w:val="none" w:sz="0" w:space="0" w:color="auto"/>
        <w:bottom w:val="none" w:sz="0" w:space="0" w:color="auto"/>
        <w:right w:val="none" w:sz="0" w:space="0" w:color="auto"/>
      </w:divBdr>
    </w:div>
    <w:div w:id="1941720496">
      <w:bodyDiv w:val="1"/>
      <w:marLeft w:val="0"/>
      <w:marRight w:val="0"/>
      <w:marTop w:val="0"/>
      <w:marBottom w:val="0"/>
      <w:divBdr>
        <w:top w:val="none" w:sz="0" w:space="0" w:color="auto"/>
        <w:left w:val="none" w:sz="0" w:space="0" w:color="auto"/>
        <w:bottom w:val="none" w:sz="0" w:space="0" w:color="auto"/>
        <w:right w:val="none" w:sz="0" w:space="0" w:color="auto"/>
      </w:divBdr>
    </w:div>
    <w:div w:id="1941909441">
      <w:bodyDiv w:val="1"/>
      <w:marLeft w:val="0"/>
      <w:marRight w:val="0"/>
      <w:marTop w:val="0"/>
      <w:marBottom w:val="0"/>
      <w:divBdr>
        <w:top w:val="none" w:sz="0" w:space="0" w:color="auto"/>
        <w:left w:val="none" w:sz="0" w:space="0" w:color="auto"/>
        <w:bottom w:val="none" w:sz="0" w:space="0" w:color="auto"/>
        <w:right w:val="none" w:sz="0" w:space="0" w:color="auto"/>
      </w:divBdr>
    </w:div>
    <w:div w:id="1941984991">
      <w:bodyDiv w:val="1"/>
      <w:marLeft w:val="0"/>
      <w:marRight w:val="0"/>
      <w:marTop w:val="0"/>
      <w:marBottom w:val="0"/>
      <w:divBdr>
        <w:top w:val="none" w:sz="0" w:space="0" w:color="auto"/>
        <w:left w:val="none" w:sz="0" w:space="0" w:color="auto"/>
        <w:bottom w:val="none" w:sz="0" w:space="0" w:color="auto"/>
        <w:right w:val="none" w:sz="0" w:space="0" w:color="auto"/>
      </w:divBdr>
    </w:div>
    <w:div w:id="1942564350">
      <w:bodyDiv w:val="1"/>
      <w:marLeft w:val="0"/>
      <w:marRight w:val="0"/>
      <w:marTop w:val="0"/>
      <w:marBottom w:val="0"/>
      <w:divBdr>
        <w:top w:val="none" w:sz="0" w:space="0" w:color="auto"/>
        <w:left w:val="none" w:sz="0" w:space="0" w:color="auto"/>
        <w:bottom w:val="none" w:sz="0" w:space="0" w:color="auto"/>
        <w:right w:val="none" w:sz="0" w:space="0" w:color="auto"/>
      </w:divBdr>
    </w:div>
    <w:div w:id="1942685545">
      <w:bodyDiv w:val="1"/>
      <w:marLeft w:val="0"/>
      <w:marRight w:val="0"/>
      <w:marTop w:val="0"/>
      <w:marBottom w:val="0"/>
      <w:divBdr>
        <w:top w:val="none" w:sz="0" w:space="0" w:color="auto"/>
        <w:left w:val="none" w:sz="0" w:space="0" w:color="auto"/>
        <w:bottom w:val="none" w:sz="0" w:space="0" w:color="auto"/>
        <w:right w:val="none" w:sz="0" w:space="0" w:color="auto"/>
      </w:divBdr>
    </w:div>
    <w:div w:id="1942955646">
      <w:bodyDiv w:val="1"/>
      <w:marLeft w:val="0"/>
      <w:marRight w:val="0"/>
      <w:marTop w:val="0"/>
      <w:marBottom w:val="0"/>
      <w:divBdr>
        <w:top w:val="none" w:sz="0" w:space="0" w:color="auto"/>
        <w:left w:val="none" w:sz="0" w:space="0" w:color="auto"/>
        <w:bottom w:val="none" w:sz="0" w:space="0" w:color="auto"/>
        <w:right w:val="none" w:sz="0" w:space="0" w:color="auto"/>
      </w:divBdr>
    </w:div>
    <w:div w:id="1942956035">
      <w:bodyDiv w:val="1"/>
      <w:marLeft w:val="0"/>
      <w:marRight w:val="0"/>
      <w:marTop w:val="0"/>
      <w:marBottom w:val="0"/>
      <w:divBdr>
        <w:top w:val="none" w:sz="0" w:space="0" w:color="auto"/>
        <w:left w:val="none" w:sz="0" w:space="0" w:color="auto"/>
        <w:bottom w:val="none" w:sz="0" w:space="0" w:color="auto"/>
        <w:right w:val="none" w:sz="0" w:space="0" w:color="auto"/>
      </w:divBdr>
    </w:div>
    <w:div w:id="1943024140">
      <w:bodyDiv w:val="1"/>
      <w:marLeft w:val="0"/>
      <w:marRight w:val="0"/>
      <w:marTop w:val="0"/>
      <w:marBottom w:val="0"/>
      <w:divBdr>
        <w:top w:val="none" w:sz="0" w:space="0" w:color="auto"/>
        <w:left w:val="none" w:sz="0" w:space="0" w:color="auto"/>
        <w:bottom w:val="none" w:sz="0" w:space="0" w:color="auto"/>
        <w:right w:val="none" w:sz="0" w:space="0" w:color="auto"/>
      </w:divBdr>
    </w:div>
    <w:div w:id="1943032502">
      <w:bodyDiv w:val="1"/>
      <w:marLeft w:val="0"/>
      <w:marRight w:val="0"/>
      <w:marTop w:val="0"/>
      <w:marBottom w:val="0"/>
      <w:divBdr>
        <w:top w:val="none" w:sz="0" w:space="0" w:color="auto"/>
        <w:left w:val="none" w:sz="0" w:space="0" w:color="auto"/>
        <w:bottom w:val="none" w:sz="0" w:space="0" w:color="auto"/>
        <w:right w:val="none" w:sz="0" w:space="0" w:color="auto"/>
      </w:divBdr>
    </w:div>
    <w:div w:id="1943099332">
      <w:bodyDiv w:val="1"/>
      <w:marLeft w:val="0"/>
      <w:marRight w:val="0"/>
      <w:marTop w:val="0"/>
      <w:marBottom w:val="0"/>
      <w:divBdr>
        <w:top w:val="none" w:sz="0" w:space="0" w:color="auto"/>
        <w:left w:val="none" w:sz="0" w:space="0" w:color="auto"/>
        <w:bottom w:val="none" w:sz="0" w:space="0" w:color="auto"/>
        <w:right w:val="none" w:sz="0" w:space="0" w:color="auto"/>
      </w:divBdr>
    </w:div>
    <w:div w:id="1943218184">
      <w:bodyDiv w:val="1"/>
      <w:marLeft w:val="0"/>
      <w:marRight w:val="0"/>
      <w:marTop w:val="0"/>
      <w:marBottom w:val="0"/>
      <w:divBdr>
        <w:top w:val="none" w:sz="0" w:space="0" w:color="auto"/>
        <w:left w:val="none" w:sz="0" w:space="0" w:color="auto"/>
        <w:bottom w:val="none" w:sz="0" w:space="0" w:color="auto"/>
        <w:right w:val="none" w:sz="0" w:space="0" w:color="auto"/>
      </w:divBdr>
    </w:div>
    <w:div w:id="1943294177">
      <w:bodyDiv w:val="1"/>
      <w:marLeft w:val="0"/>
      <w:marRight w:val="0"/>
      <w:marTop w:val="0"/>
      <w:marBottom w:val="0"/>
      <w:divBdr>
        <w:top w:val="none" w:sz="0" w:space="0" w:color="auto"/>
        <w:left w:val="none" w:sz="0" w:space="0" w:color="auto"/>
        <w:bottom w:val="none" w:sz="0" w:space="0" w:color="auto"/>
        <w:right w:val="none" w:sz="0" w:space="0" w:color="auto"/>
      </w:divBdr>
    </w:div>
    <w:div w:id="1943418957">
      <w:bodyDiv w:val="1"/>
      <w:marLeft w:val="0"/>
      <w:marRight w:val="0"/>
      <w:marTop w:val="0"/>
      <w:marBottom w:val="0"/>
      <w:divBdr>
        <w:top w:val="none" w:sz="0" w:space="0" w:color="auto"/>
        <w:left w:val="none" w:sz="0" w:space="0" w:color="auto"/>
        <w:bottom w:val="none" w:sz="0" w:space="0" w:color="auto"/>
        <w:right w:val="none" w:sz="0" w:space="0" w:color="auto"/>
      </w:divBdr>
    </w:div>
    <w:div w:id="1943492871">
      <w:bodyDiv w:val="1"/>
      <w:marLeft w:val="0"/>
      <w:marRight w:val="0"/>
      <w:marTop w:val="0"/>
      <w:marBottom w:val="0"/>
      <w:divBdr>
        <w:top w:val="none" w:sz="0" w:space="0" w:color="auto"/>
        <w:left w:val="none" w:sz="0" w:space="0" w:color="auto"/>
        <w:bottom w:val="none" w:sz="0" w:space="0" w:color="auto"/>
        <w:right w:val="none" w:sz="0" w:space="0" w:color="auto"/>
      </w:divBdr>
    </w:div>
    <w:div w:id="1943494120">
      <w:bodyDiv w:val="1"/>
      <w:marLeft w:val="0"/>
      <w:marRight w:val="0"/>
      <w:marTop w:val="0"/>
      <w:marBottom w:val="0"/>
      <w:divBdr>
        <w:top w:val="none" w:sz="0" w:space="0" w:color="auto"/>
        <w:left w:val="none" w:sz="0" w:space="0" w:color="auto"/>
        <w:bottom w:val="none" w:sz="0" w:space="0" w:color="auto"/>
        <w:right w:val="none" w:sz="0" w:space="0" w:color="auto"/>
      </w:divBdr>
    </w:div>
    <w:div w:id="1943758180">
      <w:bodyDiv w:val="1"/>
      <w:marLeft w:val="0"/>
      <w:marRight w:val="0"/>
      <w:marTop w:val="0"/>
      <w:marBottom w:val="0"/>
      <w:divBdr>
        <w:top w:val="none" w:sz="0" w:space="0" w:color="auto"/>
        <w:left w:val="none" w:sz="0" w:space="0" w:color="auto"/>
        <w:bottom w:val="none" w:sz="0" w:space="0" w:color="auto"/>
        <w:right w:val="none" w:sz="0" w:space="0" w:color="auto"/>
      </w:divBdr>
    </w:div>
    <w:div w:id="1943956705">
      <w:bodyDiv w:val="1"/>
      <w:marLeft w:val="0"/>
      <w:marRight w:val="0"/>
      <w:marTop w:val="0"/>
      <w:marBottom w:val="0"/>
      <w:divBdr>
        <w:top w:val="none" w:sz="0" w:space="0" w:color="auto"/>
        <w:left w:val="none" w:sz="0" w:space="0" w:color="auto"/>
        <w:bottom w:val="none" w:sz="0" w:space="0" w:color="auto"/>
        <w:right w:val="none" w:sz="0" w:space="0" w:color="auto"/>
      </w:divBdr>
    </w:div>
    <w:div w:id="1944222185">
      <w:bodyDiv w:val="1"/>
      <w:marLeft w:val="0"/>
      <w:marRight w:val="0"/>
      <w:marTop w:val="0"/>
      <w:marBottom w:val="0"/>
      <w:divBdr>
        <w:top w:val="none" w:sz="0" w:space="0" w:color="auto"/>
        <w:left w:val="none" w:sz="0" w:space="0" w:color="auto"/>
        <w:bottom w:val="none" w:sz="0" w:space="0" w:color="auto"/>
        <w:right w:val="none" w:sz="0" w:space="0" w:color="auto"/>
      </w:divBdr>
    </w:div>
    <w:div w:id="1944261971">
      <w:bodyDiv w:val="1"/>
      <w:marLeft w:val="0"/>
      <w:marRight w:val="0"/>
      <w:marTop w:val="0"/>
      <w:marBottom w:val="0"/>
      <w:divBdr>
        <w:top w:val="none" w:sz="0" w:space="0" w:color="auto"/>
        <w:left w:val="none" w:sz="0" w:space="0" w:color="auto"/>
        <w:bottom w:val="none" w:sz="0" w:space="0" w:color="auto"/>
        <w:right w:val="none" w:sz="0" w:space="0" w:color="auto"/>
      </w:divBdr>
    </w:div>
    <w:div w:id="1944453289">
      <w:bodyDiv w:val="1"/>
      <w:marLeft w:val="0"/>
      <w:marRight w:val="0"/>
      <w:marTop w:val="0"/>
      <w:marBottom w:val="0"/>
      <w:divBdr>
        <w:top w:val="none" w:sz="0" w:space="0" w:color="auto"/>
        <w:left w:val="none" w:sz="0" w:space="0" w:color="auto"/>
        <w:bottom w:val="none" w:sz="0" w:space="0" w:color="auto"/>
        <w:right w:val="none" w:sz="0" w:space="0" w:color="auto"/>
      </w:divBdr>
    </w:div>
    <w:div w:id="1944533174">
      <w:bodyDiv w:val="1"/>
      <w:marLeft w:val="0"/>
      <w:marRight w:val="0"/>
      <w:marTop w:val="0"/>
      <w:marBottom w:val="0"/>
      <w:divBdr>
        <w:top w:val="none" w:sz="0" w:space="0" w:color="auto"/>
        <w:left w:val="none" w:sz="0" w:space="0" w:color="auto"/>
        <w:bottom w:val="none" w:sz="0" w:space="0" w:color="auto"/>
        <w:right w:val="none" w:sz="0" w:space="0" w:color="auto"/>
      </w:divBdr>
    </w:div>
    <w:div w:id="1944611533">
      <w:bodyDiv w:val="1"/>
      <w:marLeft w:val="0"/>
      <w:marRight w:val="0"/>
      <w:marTop w:val="0"/>
      <w:marBottom w:val="0"/>
      <w:divBdr>
        <w:top w:val="none" w:sz="0" w:space="0" w:color="auto"/>
        <w:left w:val="none" w:sz="0" w:space="0" w:color="auto"/>
        <w:bottom w:val="none" w:sz="0" w:space="0" w:color="auto"/>
        <w:right w:val="none" w:sz="0" w:space="0" w:color="auto"/>
      </w:divBdr>
    </w:div>
    <w:div w:id="1944727821">
      <w:bodyDiv w:val="1"/>
      <w:marLeft w:val="0"/>
      <w:marRight w:val="0"/>
      <w:marTop w:val="0"/>
      <w:marBottom w:val="0"/>
      <w:divBdr>
        <w:top w:val="none" w:sz="0" w:space="0" w:color="auto"/>
        <w:left w:val="none" w:sz="0" w:space="0" w:color="auto"/>
        <w:bottom w:val="none" w:sz="0" w:space="0" w:color="auto"/>
        <w:right w:val="none" w:sz="0" w:space="0" w:color="auto"/>
      </w:divBdr>
    </w:div>
    <w:div w:id="1944915253">
      <w:bodyDiv w:val="1"/>
      <w:marLeft w:val="0"/>
      <w:marRight w:val="0"/>
      <w:marTop w:val="0"/>
      <w:marBottom w:val="0"/>
      <w:divBdr>
        <w:top w:val="none" w:sz="0" w:space="0" w:color="auto"/>
        <w:left w:val="none" w:sz="0" w:space="0" w:color="auto"/>
        <w:bottom w:val="none" w:sz="0" w:space="0" w:color="auto"/>
        <w:right w:val="none" w:sz="0" w:space="0" w:color="auto"/>
      </w:divBdr>
    </w:div>
    <w:div w:id="1945065165">
      <w:bodyDiv w:val="1"/>
      <w:marLeft w:val="0"/>
      <w:marRight w:val="0"/>
      <w:marTop w:val="0"/>
      <w:marBottom w:val="0"/>
      <w:divBdr>
        <w:top w:val="none" w:sz="0" w:space="0" w:color="auto"/>
        <w:left w:val="none" w:sz="0" w:space="0" w:color="auto"/>
        <w:bottom w:val="none" w:sz="0" w:space="0" w:color="auto"/>
        <w:right w:val="none" w:sz="0" w:space="0" w:color="auto"/>
      </w:divBdr>
    </w:div>
    <w:div w:id="1945192149">
      <w:bodyDiv w:val="1"/>
      <w:marLeft w:val="0"/>
      <w:marRight w:val="0"/>
      <w:marTop w:val="0"/>
      <w:marBottom w:val="0"/>
      <w:divBdr>
        <w:top w:val="none" w:sz="0" w:space="0" w:color="auto"/>
        <w:left w:val="none" w:sz="0" w:space="0" w:color="auto"/>
        <w:bottom w:val="none" w:sz="0" w:space="0" w:color="auto"/>
        <w:right w:val="none" w:sz="0" w:space="0" w:color="auto"/>
      </w:divBdr>
    </w:div>
    <w:div w:id="1945333747">
      <w:bodyDiv w:val="1"/>
      <w:marLeft w:val="0"/>
      <w:marRight w:val="0"/>
      <w:marTop w:val="0"/>
      <w:marBottom w:val="0"/>
      <w:divBdr>
        <w:top w:val="none" w:sz="0" w:space="0" w:color="auto"/>
        <w:left w:val="none" w:sz="0" w:space="0" w:color="auto"/>
        <w:bottom w:val="none" w:sz="0" w:space="0" w:color="auto"/>
        <w:right w:val="none" w:sz="0" w:space="0" w:color="auto"/>
      </w:divBdr>
    </w:div>
    <w:div w:id="1945452810">
      <w:bodyDiv w:val="1"/>
      <w:marLeft w:val="0"/>
      <w:marRight w:val="0"/>
      <w:marTop w:val="0"/>
      <w:marBottom w:val="0"/>
      <w:divBdr>
        <w:top w:val="none" w:sz="0" w:space="0" w:color="auto"/>
        <w:left w:val="none" w:sz="0" w:space="0" w:color="auto"/>
        <w:bottom w:val="none" w:sz="0" w:space="0" w:color="auto"/>
        <w:right w:val="none" w:sz="0" w:space="0" w:color="auto"/>
      </w:divBdr>
    </w:div>
    <w:div w:id="1945503630">
      <w:bodyDiv w:val="1"/>
      <w:marLeft w:val="0"/>
      <w:marRight w:val="0"/>
      <w:marTop w:val="0"/>
      <w:marBottom w:val="0"/>
      <w:divBdr>
        <w:top w:val="none" w:sz="0" w:space="0" w:color="auto"/>
        <w:left w:val="none" w:sz="0" w:space="0" w:color="auto"/>
        <w:bottom w:val="none" w:sz="0" w:space="0" w:color="auto"/>
        <w:right w:val="none" w:sz="0" w:space="0" w:color="auto"/>
      </w:divBdr>
    </w:div>
    <w:div w:id="1945531686">
      <w:bodyDiv w:val="1"/>
      <w:marLeft w:val="0"/>
      <w:marRight w:val="0"/>
      <w:marTop w:val="0"/>
      <w:marBottom w:val="0"/>
      <w:divBdr>
        <w:top w:val="none" w:sz="0" w:space="0" w:color="auto"/>
        <w:left w:val="none" w:sz="0" w:space="0" w:color="auto"/>
        <w:bottom w:val="none" w:sz="0" w:space="0" w:color="auto"/>
        <w:right w:val="none" w:sz="0" w:space="0" w:color="auto"/>
      </w:divBdr>
    </w:div>
    <w:div w:id="1945648024">
      <w:bodyDiv w:val="1"/>
      <w:marLeft w:val="0"/>
      <w:marRight w:val="0"/>
      <w:marTop w:val="0"/>
      <w:marBottom w:val="0"/>
      <w:divBdr>
        <w:top w:val="none" w:sz="0" w:space="0" w:color="auto"/>
        <w:left w:val="none" w:sz="0" w:space="0" w:color="auto"/>
        <w:bottom w:val="none" w:sz="0" w:space="0" w:color="auto"/>
        <w:right w:val="none" w:sz="0" w:space="0" w:color="auto"/>
      </w:divBdr>
    </w:div>
    <w:div w:id="1945729333">
      <w:bodyDiv w:val="1"/>
      <w:marLeft w:val="0"/>
      <w:marRight w:val="0"/>
      <w:marTop w:val="0"/>
      <w:marBottom w:val="0"/>
      <w:divBdr>
        <w:top w:val="none" w:sz="0" w:space="0" w:color="auto"/>
        <w:left w:val="none" w:sz="0" w:space="0" w:color="auto"/>
        <w:bottom w:val="none" w:sz="0" w:space="0" w:color="auto"/>
        <w:right w:val="none" w:sz="0" w:space="0" w:color="auto"/>
      </w:divBdr>
    </w:div>
    <w:div w:id="1945913664">
      <w:bodyDiv w:val="1"/>
      <w:marLeft w:val="0"/>
      <w:marRight w:val="0"/>
      <w:marTop w:val="0"/>
      <w:marBottom w:val="0"/>
      <w:divBdr>
        <w:top w:val="none" w:sz="0" w:space="0" w:color="auto"/>
        <w:left w:val="none" w:sz="0" w:space="0" w:color="auto"/>
        <w:bottom w:val="none" w:sz="0" w:space="0" w:color="auto"/>
        <w:right w:val="none" w:sz="0" w:space="0" w:color="auto"/>
      </w:divBdr>
    </w:div>
    <w:div w:id="1946039710">
      <w:bodyDiv w:val="1"/>
      <w:marLeft w:val="0"/>
      <w:marRight w:val="0"/>
      <w:marTop w:val="0"/>
      <w:marBottom w:val="0"/>
      <w:divBdr>
        <w:top w:val="none" w:sz="0" w:space="0" w:color="auto"/>
        <w:left w:val="none" w:sz="0" w:space="0" w:color="auto"/>
        <w:bottom w:val="none" w:sz="0" w:space="0" w:color="auto"/>
        <w:right w:val="none" w:sz="0" w:space="0" w:color="auto"/>
      </w:divBdr>
    </w:div>
    <w:div w:id="1946302161">
      <w:bodyDiv w:val="1"/>
      <w:marLeft w:val="0"/>
      <w:marRight w:val="0"/>
      <w:marTop w:val="0"/>
      <w:marBottom w:val="0"/>
      <w:divBdr>
        <w:top w:val="none" w:sz="0" w:space="0" w:color="auto"/>
        <w:left w:val="none" w:sz="0" w:space="0" w:color="auto"/>
        <w:bottom w:val="none" w:sz="0" w:space="0" w:color="auto"/>
        <w:right w:val="none" w:sz="0" w:space="0" w:color="auto"/>
      </w:divBdr>
    </w:div>
    <w:div w:id="1946304443">
      <w:bodyDiv w:val="1"/>
      <w:marLeft w:val="0"/>
      <w:marRight w:val="0"/>
      <w:marTop w:val="0"/>
      <w:marBottom w:val="0"/>
      <w:divBdr>
        <w:top w:val="none" w:sz="0" w:space="0" w:color="auto"/>
        <w:left w:val="none" w:sz="0" w:space="0" w:color="auto"/>
        <w:bottom w:val="none" w:sz="0" w:space="0" w:color="auto"/>
        <w:right w:val="none" w:sz="0" w:space="0" w:color="auto"/>
      </w:divBdr>
    </w:div>
    <w:div w:id="1946380383">
      <w:bodyDiv w:val="1"/>
      <w:marLeft w:val="0"/>
      <w:marRight w:val="0"/>
      <w:marTop w:val="0"/>
      <w:marBottom w:val="0"/>
      <w:divBdr>
        <w:top w:val="none" w:sz="0" w:space="0" w:color="auto"/>
        <w:left w:val="none" w:sz="0" w:space="0" w:color="auto"/>
        <w:bottom w:val="none" w:sz="0" w:space="0" w:color="auto"/>
        <w:right w:val="none" w:sz="0" w:space="0" w:color="auto"/>
      </w:divBdr>
    </w:div>
    <w:div w:id="1946384626">
      <w:bodyDiv w:val="1"/>
      <w:marLeft w:val="0"/>
      <w:marRight w:val="0"/>
      <w:marTop w:val="0"/>
      <w:marBottom w:val="0"/>
      <w:divBdr>
        <w:top w:val="none" w:sz="0" w:space="0" w:color="auto"/>
        <w:left w:val="none" w:sz="0" w:space="0" w:color="auto"/>
        <w:bottom w:val="none" w:sz="0" w:space="0" w:color="auto"/>
        <w:right w:val="none" w:sz="0" w:space="0" w:color="auto"/>
      </w:divBdr>
    </w:div>
    <w:div w:id="1946883429">
      <w:bodyDiv w:val="1"/>
      <w:marLeft w:val="0"/>
      <w:marRight w:val="0"/>
      <w:marTop w:val="0"/>
      <w:marBottom w:val="0"/>
      <w:divBdr>
        <w:top w:val="none" w:sz="0" w:space="0" w:color="auto"/>
        <w:left w:val="none" w:sz="0" w:space="0" w:color="auto"/>
        <w:bottom w:val="none" w:sz="0" w:space="0" w:color="auto"/>
        <w:right w:val="none" w:sz="0" w:space="0" w:color="auto"/>
      </w:divBdr>
    </w:div>
    <w:div w:id="1946960238">
      <w:bodyDiv w:val="1"/>
      <w:marLeft w:val="0"/>
      <w:marRight w:val="0"/>
      <w:marTop w:val="0"/>
      <w:marBottom w:val="0"/>
      <w:divBdr>
        <w:top w:val="none" w:sz="0" w:space="0" w:color="auto"/>
        <w:left w:val="none" w:sz="0" w:space="0" w:color="auto"/>
        <w:bottom w:val="none" w:sz="0" w:space="0" w:color="auto"/>
        <w:right w:val="none" w:sz="0" w:space="0" w:color="auto"/>
      </w:divBdr>
    </w:div>
    <w:div w:id="1947032589">
      <w:bodyDiv w:val="1"/>
      <w:marLeft w:val="0"/>
      <w:marRight w:val="0"/>
      <w:marTop w:val="0"/>
      <w:marBottom w:val="0"/>
      <w:divBdr>
        <w:top w:val="none" w:sz="0" w:space="0" w:color="auto"/>
        <w:left w:val="none" w:sz="0" w:space="0" w:color="auto"/>
        <w:bottom w:val="none" w:sz="0" w:space="0" w:color="auto"/>
        <w:right w:val="none" w:sz="0" w:space="0" w:color="auto"/>
      </w:divBdr>
    </w:div>
    <w:div w:id="1947080344">
      <w:bodyDiv w:val="1"/>
      <w:marLeft w:val="0"/>
      <w:marRight w:val="0"/>
      <w:marTop w:val="0"/>
      <w:marBottom w:val="0"/>
      <w:divBdr>
        <w:top w:val="none" w:sz="0" w:space="0" w:color="auto"/>
        <w:left w:val="none" w:sz="0" w:space="0" w:color="auto"/>
        <w:bottom w:val="none" w:sz="0" w:space="0" w:color="auto"/>
        <w:right w:val="none" w:sz="0" w:space="0" w:color="auto"/>
      </w:divBdr>
    </w:div>
    <w:div w:id="1947153695">
      <w:bodyDiv w:val="1"/>
      <w:marLeft w:val="0"/>
      <w:marRight w:val="0"/>
      <w:marTop w:val="0"/>
      <w:marBottom w:val="0"/>
      <w:divBdr>
        <w:top w:val="none" w:sz="0" w:space="0" w:color="auto"/>
        <w:left w:val="none" w:sz="0" w:space="0" w:color="auto"/>
        <w:bottom w:val="none" w:sz="0" w:space="0" w:color="auto"/>
        <w:right w:val="none" w:sz="0" w:space="0" w:color="auto"/>
      </w:divBdr>
    </w:div>
    <w:div w:id="1947275362">
      <w:bodyDiv w:val="1"/>
      <w:marLeft w:val="0"/>
      <w:marRight w:val="0"/>
      <w:marTop w:val="0"/>
      <w:marBottom w:val="0"/>
      <w:divBdr>
        <w:top w:val="none" w:sz="0" w:space="0" w:color="auto"/>
        <w:left w:val="none" w:sz="0" w:space="0" w:color="auto"/>
        <w:bottom w:val="none" w:sz="0" w:space="0" w:color="auto"/>
        <w:right w:val="none" w:sz="0" w:space="0" w:color="auto"/>
      </w:divBdr>
    </w:div>
    <w:div w:id="1947299646">
      <w:bodyDiv w:val="1"/>
      <w:marLeft w:val="0"/>
      <w:marRight w:val="0"/>
      <w:marTop w:val="0"/>
      <w:marBottom w:val="0"/>
      <w:divBdr>
        <w:top w:val="none" w:sz="0" w:space="0" w:color="auto"/>
        <w:left w:val="none" w:sz="0" w:space="0" w:color="auto"/>
        <w:bottom w:val="none" w:sz="0" w:space="0" w:color="auto"/>
        <w:right w:val="none" w:sz="0" w:space="0" w:color="auto"/>
      </w:divBdr>
    </w:div>
    <w:div w:id="1947343997">
      <w:bodyDiv w:val="1"/>
      <w:marLeft w:val="0"/>
      <w:marRight w:val="0"/>
      <w:marTop w:val="0"/>
      <w:marBottom w:val="0"/>
      <w:divBdr>
        <w:top w:val="none" w:sz="0" w:space="0" w:color="auto"/>
        <w:left w:val="none" w:sz="0" w:space="0" w:color="auto"/>
        <w:bottom w:val="none" w:sz="0" w:space="0" w:color="auto"/>
        <w:right w:val="none" w:sz="0" w:space="0" w:color="auto"/>
      </w:divBdr>
    </w:div>
    <w:div w:id="1947423919">
      <w:bodyDiv w:val="1"/>
      <w:marLeft w:val="0"/>
      <w:marRight w:val="0"/>
      <w:marTop w:val="0"/>
      <w:marBottom w:val="0"/>
      <w:divBdr>
        <w:top w:val="none" w:sz="0" w:space="0" w:color="auto"/>
        <w:left w:val="none" w:sz="0" w:space="0" w:color="auto"/>
        <w:bottom w:val="none" w:sz="0" w:space="0" w:color="auto"/>
        <w:right w:val="none" w:sz="0" w:space="0" w:color="auto"/>
      </w:divBdr>
    </w:div>
    <w:div w:id="1947495479">
      <w:bodyDiv w:val="1"/>
      <w:marLeft w:val="0"/>
      <w:marRight w:val="0"/>
      <w:marTop w:val="0"/>
      <w:marBottom w:val="0"/>
      <w:divBdr>
        <w:top w:val="none" w:sz="0" w:space="0" w:color="auto"/>
        <w:left w:val="none" w:sz="0" w:space="0" w:color="auto"/>
        <w:bottom w:val="none" w:sz="0" w:space="0" w:color="auto"/>
        <w:right w:val="none" w:sz="0" w:space="0" w:color="auto"/>
      </w:divBdr>
    </w:div>
    <w:div w:id="1947617267">
      <w:bodyDiv w:val="1"/>
      <w:marLeft w:val="0"/>
      <w:marRight w:val="0"/>
      <w:marTop w:val="0"/>
      <w:marBottom w:val="0"/>
      <w:divBdr>
        <w:top w:val="none" w:sz="0" w:space="0" w:color="auto"/>
        <w:left w:val="none" w:sz="0" w:space="0" w:color="auto"/>
        <w:bottom w:val="none" w:sz="0" w:space="0" w:color="auto"/>
        <w:right w:val="none" w:sz="0" w:space="0" w:color="auto"/>
      </w:divBdr>
    </w:div>
    <w:div w:id="1947880292">
      <w:bodyDiv w:val="1"/>
      <w:marLeft w:val="0"/>
      <w:marRight w:val="0"/>
      <w:marTop w:val="0"/>
      <w:marBottom w:val="0"/>
      <w:divBdr>
        <w:top w:val="none" w:sz="0" w:space="0" w:color="auto"/>
        <w:left w:val="none" w:sz="0" w:space="0" w:color="auto"/>
        <w:bottom w:val="none" w:sz="0" w:space="0" w:color="auto"/>
        <w:right w:val="none" w:sz="0" w:space="0" w:color="auto"/>
      </w:divBdr>
    </w:div>
    <w:div w:id="1947883049">
      <w:bodyDiv w:val="1"/>
      <w:marLeft w:val="0"/>
      <w:marRight w:val="0"/>
      <w:marTop w:val="0"/>
      <w:marBottom w:val="0"/>
      <w:divBdr>
        <w:top w:val="none" w:sz="0" w:space="0" w:color="auto"/>
        <w:left w:val="none" w:sz="0" w:space="0" w:color="auto"/>
        <w:bottom w:val="none" w:sz="0" w:space="0" w:color="auto"/>
        <w:right w:val="none" w:sz="0" w:space="0" w:color="auto"/>
      </w:divBdr>
    </w:div>
    <w:div w:id="1947884932">
      <w:bodyDiv w:val="1"/>
      <w:marLeft w:val="0"/>
      <w:marRight w:val="0"/>
      <w:marTop w:val="0"/>
      <w:marBottom w:val="0"/>
      <w:divBdr>
        <w:top w:val="none" w:sz="0" w:space="0" w:color="auto"/>
        <w:left w:val="none" w:sz="0" w:space="0" w:color="auto"/>
        <w:bottom w:val="none" w:sz="0" w:space="0" w:color="auto"/>
        <w:right w:val="none" w:sz="0" w:space="0" w:color="auto"/>
      </w:divBdr>
    </w:div>
    <w:div w:id="1948076651">
      <w:bodyDiv w:val="1"/>
      <w:marLeft w:val="0"/>
      <w:marRight w:val="0"/>
      <w:marTop w:val="0"/>
      <w:marBottom w:val="0"/>
      <w:divBdr>
        <w:top w:val="none" w:sz="0" w:space="0" w:color="auto"/>
        <w:left w:val="none" w:sz="0" w:space="0" w:color="auto"/>
        <w:bottom w:val="none" w:sz="0" w:space="0" w:color="auto"/>
        <w:right w:val="none" w:sz="0" w:space="0" w:color="auto"/>
      </w:divBdr>
    </w:div>
    <w:div w:id="1948080046">
      <w:bodyDiv w:val="1"/>
      <w:marLeft w:val="0"/>
      <w:marRight w:val="0"/>
      <w:marTop w:val="0"/>
      <w:marBottom w:val="0"/>
      <w:divBdr>
        <w:top w:val="none" w:sz="0" w:space="0" w:color="auto"/>
        <w:left w:val="none" w:sz="0" w:space="0" w:color="auto"/>
        <w:bottom w:val="none" w:sz="0" w:space="0" w:color="auto"/>
        <w:right w:val="none" w:sz="0" w:space="0" w:color="auto"/>
      </w:divBdr>
    </w:div>
    <w:div w:id="1948197016">
      <w:bodyDiv w:val="1"/>
      <w:marLeft w:val="0"/>
      <w:marRight w:val="0"/>
      <w:marTop w:val="0"/>
      <w:marBottom w:val="0"/>
      <w:divBdr>
        <w:top w:val="none" w:sz="0" w:space="0" w:color="auto"/>
        <w:left w:val="none" w:sz="0" w:space="0" w:color="auto"/>
        <w:bottom w:val="none" w:sz="0" w:space="0" w:color="auto"/>
        <w:right w:val="none" w:sz="0" w:space="0" w:color="auto"/>
      </w:divBdr>
    </w:div>
    <w:div w:id="1948464124">
      <w:bodyDiv w:val="1"/>
      <w:marLeft w:val="0"/>
      <w:marRight w:val="0"/>
      <w:marTop w:val="0"/>
      <w:marBottom w:val="0"/>
      <w:divBdr>
        <w:top w:val="none" w:sz="0" w:space="0" w:color="auto"/>
        <w:left w:val="none" w:sz="0" w:space="0" w:color="auto"/>
        <w:bottom w:val="none" w:sz="0" w:space="0" w:color="auto"/>
        <w:right w:val="none" w:sz="0" w:space="0" w:color="auto"/>
      </w:divBdr>
    </w:div>
    <w:div w:id="1948657379">
      <w:bodyDiv w:val="1"/>
      <w:marLeft w:val="0"/>
      <w:marRight w:val="0"/>
      <w:marTop w:val="0"/>
      <w:marBottom w:val="0"/>
      <w:divBdr>
        <w:top w:val="none" w:sz="0" w:space="0" w:color="auto"/>
        <w:left w:val="none" w:sz="0" w:space="0" w:color="auto"/>
        <w:bottom w:val="none" w:sz="0" w:space="0" w:color="auto"/>
        <w:right w:val="none" w:sz="0" w:space="0" w:color="auto"/>
      </w:divBdr>
    </w:div>
    <w:div w:id="1948736739">
      <w:bodyDiv w:val="1"/>
      <w:marLeft w:val="0"/>
      <w:marRight w:val="0"/>
      <w:marTop w:val="0"/>
      <w:marBottom w:val="0"/>
      <w:divBdr>
        <w:top w:val="none" w:sz="0" w:space="0" w:color="auto"/>
        <w:left w:val="none" w:sz="0" w:space="0" w:color="auto"/>
        <w:bottom w:val="none" w:sz="0" w:space="0" w:color="auto"/>
        <w:right w:val="none" w:sz="0" w:space="0" w:color="auto"/>
      </w:divBdr>
    </w:div>
    <w:div w:id="1948806305">
      <w:bodyDiv w:val="1"/>
      <w:marLeft w:val="0"/>
      <w:marRight w:val="0"/>
      <w:marTop w:val="0"/>
      <w:marBottom w:val="0"/>
      <w:divBdr>
        <w:top w:val="none" w:sz="0" w:space="0" w:color="auto"/>
        <w:left w:val="none" w:sz="0" w:space="0" w:color="auto"/>
        <w:bottom w:val="none" w:sz="0" w:space="0" w:color="auto"/>
        <w:right w:val="none" w:sz="0" w:space="0" w:color="auto"/>
      </w:divBdr>
    </w:div>
    <w:div w:id="1948806974">
      <w:bodyDiv w:val="1"/>
      <w:marLeft w:val="0"/>
      <w:marRight w:val="0"/>
      <w:marTop w:val="0"/>
      <w:marBottom w:val="0"/>
      <w:divBdr>
        <w:top w:val="none" w:sz="0" w:space="0" w:color="auto"/>
        <w:left w:val="none" w:sz="0" w:space="0" w:color="auto"/>
        <w:bottom w:val="none" w:sz="0" w:space="0" w:color="auto"/>
        <w:right w:val="none" w:sz="0" w:space="0" w:color="auto"/>
      </w:divBdr>
    </w:div>
    <w:div w:id="1949122869">
      <w:bodyDiv w:val="1"/>
      <w:marLeft w:val="0"/>
      <w:marRight w:val="0"/>
      <w:marTop w:val="0"/>
      <w:marBottom w:val="0"/>
      <w:divBdr>
        <w:top w:val="none" w:sz="0" w:space="0" w:color="auto"/>
        <w:left w:val="none" w:sz="0" w:space="0" w:color="auto"/>
        <w:bottom w:val="none" w:sz="0" w:space="0" w:color="auto"/>
        <w:right w:val="none" w:sz="0" w:space="0" w:color="auto"/>
      </w:divBdr>
    </w:div>
    <w:div w:id="1949190025">
      <w:bodyDiv w:val="1"/>
      <w:marLeft w:val="0"/>
      <w:marRight w:val="0"/>
      <w:marTop w:val="0"/>
      <w:marBottom w:val="0"/>
      <w:divBdr>
        <w:top w:val="none" w:sz="0" w:space="0" w:color="auto"/>
        <w:left w:val="none" w:sz="0" w:space="0" w:color="auto"/>
        <w:bottom w:val="none" w:sz="0" w:space="0" w:color="auto"/>
        <w:right w:val="none" w:sz="0" w:space="0" w:color="auto"/>
      </w:divBdr>
    </w:div>
    <w:div w:id="1949197392">
      <w:bodyDiv w:val="1"/>
      <w:marLeft w:val="0"/>
      <w:marRight w:val="0"/>
      <w:marTop w:val="0"/>
      <w:marBottom w:val="0"/>
      <w:divBdr>
        <w:top w:val="none" w:sz="0" w:space="0" w:color="auto"/>
        <w:left w:val="none" w:sz="0" w:space="0" w:color="auto"/>
        <w:bottom w:val="none" w:sz="0" w:space="0" w:color="auto"/>
        <w:right w:val="none" w:sz="0" w:space="0" w:color="auto"/>
      </w:divBdr>
    </w:div>
    <w:div w:id="1949265890">
      <w:bodyDiv w:val="1"/>
      <w:marLeft w:val="0"/>
      <w:marRight w:val="0"/>
      <w:marTop w:val="0"/>
      <w:marBottom w:val="0"/>
      <w:divBdr>
        <w:top w:val="none" w:sz="0" w:space="0" w:color="auto"/>
        <w:left w:val="none" w:sz="0" w:space="0" w:color="auto"/>
        <w:bottom w:val="none" w:sz="0" w:space="0" w:color="auto"/>
        <w:right w:val="none" w:sz="0" w:space="0" w:color="auto"/>
      </w:divBdr>
    </w:div>
    <w:div w:id="1949385410">
      <w:bodyDiv w:val="1"/>
      <w:marLeft w:val="0"/>
      <w:marRight w:val="0"/>
      <w:marTop w:val="0"/>
      <w:marBottom w:val="0"/>
      <w:divBdr>
        <w:top w:val="none" w:sz="0" w:space="0" w:color="auto"/>
        <w:left w:val="none" w:sz="0" w:space="0" w:color="auto"/>
        <w:bottom w:val="none" w:sz="0" w:space="0" w:color="auto"/>
        <w:right w:val="none" w:sz="0" w:space="0" w:color="auto"/>
      </w:divBdr>
    </w:div>
    <w:div w:id="1949505313">
      <w:bodyDiv w:val="1"/>
      <w:marLeft w:val="0"/>
      <w:marRight w:val="0"/>
      <w:marTop w:val="0"/>
      <w:marBottom w:val="0"/>
      <w:divBdr>
        <w:top w:val="none" w:sz="0" w:space="0" w:color="auto"/>
        <w:left w:val="none" w:sz="0" w:space="0" w:color="auto"/>
        <w:bottom w:val="none" w:sz="0" w:space="0" w:color="auto"/>
        <w:right w:val="none" w:sz="0" w:space="0" w:color="auto"/>
      </w:divBdr>
    </w:div>
    <w:div w:id="1949704148">
      <w:bodyDiv w:val="1"/>
      <w:marLeft w:val="0"/>
      <w:marRight w:val="0"/>
      <w:marTop w:val="0"/>
      <w:marBottom w:val="0"/>
      <w:divBdr>
        <w:top w:val="none" w:sz="0" w:space="0" w:color="auto"/>
        <w:left w:val="none" w:sz="0" w:space="0" w:color="auto"/>
        <w:bottom w:val="none" w:sz="0" w:space="0" w:color="auto"/>
        <w:right w:val="none" w:sz="0" w:space="0" w:color="auto"/>
      </w:divBdr>
    </w:div>
    <w:div w:id="1949894668">
      <w:bodyDiv w:val="1"/>
      <w:marLeft w:val="0"/>
      <w:marRight w:val="0"/>
      <w:marTop w:val="0"/>
      <w:marBottom w:val="0"/>
      <w:divBdr>
        <w:top w:val="none" w:sz="0" w:space="0" w:color="auto"/>
        <w:left w:val="none" w:sz="0" w:space="0" w:color="auto"/>
        <w:bottom w:val="none" w:sz="0" w:space="0" w:color="auto"/>
        <w:right w:val="none" w:sz="0" w:space="0" w:color="auto"/>
      </w:divBdr>
    </w:div>
    <w:div w:id="1950312883">
      <w:bodyDiv w:val="1"/>
      <w:marLeft w:val="0"/>
      <w:marRight w:val="0"/>
      <w:marTop w:val="0"/>
      <w:marBottom w:val="0"/>
      <w:divBdr>
        <w:top w:val="none" w:sz="0" w:space="0" w:color="auto"/>
        <w:left w:val="none" w:sz="0" w:space="0" w:color="auto"/>
        <w:bottom w:val="none" w:sz="0" w:space="0" w:color="auto"/>
        <w:right w:val="none" w:sz="0" w:space="0" w:color="auto"/>
      </w:divBdr>
    </w:div>
    <w:div w:id="1950354734">
      <w:bodyDiv w:val="1"/>
      <w:marLeft w:val="0"/>
      <w:marRight w:val="0"/>
      <w:marTop w:val="0"/>
      <w:marBottom w:val="0"/>
      <w:divBdr>
        <w:top w:val="none" w:sz="0" w:space="0" w:color="auto"/>
        <w:left w:val="none" w:sz="0" w:space="0" w:color="auto"/>
        <w:bottom w:val="none" w:sz="0" w:space="0" w:color="auto"/>
        <w:right w:val="none" w:sz="0" w:space="0" w:color="auto"/>
      </w:divBdr>
    </w:div>
    <w:div w:id="1950962398">
      <w:bodyDiv w:val="1"/>
      <w:marLeft w:val="0"/>
      <w:marRight w:val="0"/>
      <w:marTop w:val="0"/>
      <w:marBottom w:val="0"/>
      <w:divBdr>
        <w:top w:val="none" w:sz="0" w:space="0" w:color="auto"/>
        <w:left w:val="none" w:sz="0" w:space="0" w:color="auto"/>
        <w:bottom w:val="none" w:sz="0" w:space="0" w:color="auto"/>
        <w:right w:val="none" w:sz="0" w:space="0" w:color="auto"/>
      </w:divBdr>
    </w:div>
    <w:div w:id="1951089691">
      <w:bodyDiv w:val="1"/>
      <w:marLeft w:val="0"/>
      <w:marRight w:val="0"/>
      <w:marTop w:val="0"/>
      <w:marBottom w:val="0"/>
      <w:divBdr>
        <w:top w:val="none" w:sz="0" w:space="0" w:color="auto"/>
        <w:left w:val="none" w:sz="0" w:space="0" w:color="auto"/>
        <w:bottom w:val="none" w:sz="0" w:space="0" w:color="auto"/>
        <w:right w:val="none" w:sz="0" w:space="0" w:color="auto"/>
      </w:divBdr>
    </w:div>
    <w:div w:id="1951471035">
      <w:bodyDiv w:val="1"/>
      <w:marLeft w:val="0"/>
      <w:marRight w:val="0"/>
      <w:marTop w:val="0"/>
      <w:marBottom w:val="0"/>
      <w:divBdr>
        <w:top w:val="none" w:sz="0" w:space="0" w:color="auto"/>
        <w:left w:val="none" w:sz="0" w:space="0" w:color="auto"/>
        <w:bottom w:val="none" w:sz="0" w:space="0" w:color="auto"/>
        <w:right w:val="none" w:sz="0" w:space="0" w:color="auto"/>
      </w:divBdr>
    </w:div>
    <w:div w:id="1951474497">
      <w:bodyDiv w:val="1"/>
      <w:marLeft w:val="0"/>
      <w:marRight w:val="0"/>
      <w:marTop w:val="0"/>
      <w:marBottom w:val="0"/>
      <w:divBdr>
        <w:top w:val="none" w:sz="0" w:space="0" w:color="auto"/>
        <w:left w:val="none" w:sz="0" w:space="0" w:color="auto"/>
        <w:bottom w:val="none" w:sz="0" w:space="0" w:color="auto"/>
        <w:right w:val="none" w:sz="0" w:space="0" w:color="auto"/>
      </w:divBdr>
    </w:div>
    <w:div w:id="1951474864">
      <w:bodyDiv w:val="1"/>
      <w:marLeft w:val="0"/>
      <w:marRight w:val="0"/>
      <w:marTop w:val="0"/>
      <w:marBottom w:val="0"/>
      <w:divBdr>
        <w:top w:val="none" w:sz="0" w:space="0" w:color="auto"/>
        <w:left w:val="none" w:sz="0" w:space="0" w:color="auto"/>
        <w:bottom w:val="none" w:sz="0" w:space="0" w:color="auto"/>
        <w:right w:val="none" w:sz="0" w:space="0" w:color="auto"/>
      </w:divBdr>
    </w:div>
    <w:div w:id="1951621546">
      <w:bodyDiv w:val="1"/>
      <w:marLeft w:val="0"/>
      <w:marRight w:val="0"/>
      <w:marTop w:val="0"/>
      <w:marBottom w:val="0"/>
      <w:divBdr>
        <w:top w:val="none" w:sz="0" w:space="0" w:color="auto"/>
        <w:left w:val="none" w:sz="0" w:space="0" w:color="auto"/>
        <w:bottom w:val="none" w:sz="0" w:space="0" w:color="auto"/>
        <w:right w:val="none" w:sz="0" w:space="0" w:color="auto"/>
      </w:divBdr>
    </w:div>
    <w:div w:id="1951626734">
      <w:bodyDiv w:val="1"/>
      <w:marLeft w:val="0"/>
      <w:marRight w:val="0"/>
      <w:marTop w:val="0"/>
      <w:marBottom w:val="0"/>
      <w:divBdr>
        <w:top w:val="none" w:sz="0" w:space="0" w:color="auto"/>
        <w:left w:val="none" w:sz="0" w:space="0" w:color="auto"/>
        <w:bottom w:val="none" w:sz="0" w:space="0" w:color="auto"/>
        <w:right w:val="none" w:sz="0" w:space="0" w:color="auto"/>
      </w:divBdr>
    </w:div>
    <w:div w:id="1951668903">
      <w:bodyDiv w:val="1"/>
      <w:marLeft w:val="0"/>
      <w:marRight w:val="0"/>
      <w:marTop w:val="0"/>
      <w:marBottom w:val="0"/>
      <w:divBdr>
        <w:top w:val="none" w:sz="0" w:space="0" w:color="auto"/>
        <w:left w:val="none" w:sz="0" w:space="0" w:color="auto"/>
        <w:bottom w:val="none" w:sz="0" w:space="0" w:color="auto"/>
        <w:right w:val="none" w:sz="0" w:space="0" w:color="auto"/>
      </w:divBdr>
    </w:div>
    <w:div w:id="1952081274">
      <w:bodyDiv w:val="1"/>
      <w:marLeft w:val="0"/>
      <w:marRight w:val="0"/>
      <w:marTop w:val="0"/>
      <w:marBottom w:val="0"/>
      <w:divBdr>
        <w:top w:val="none" w:sz="0" w:space="0" w:color="auto"/>
        <w:left w:val="none" w:sz="0" w:space="0" w:color="auto"/>
        <w:bottom w:val="none" w:sz="0" w:space="0" w:color="auto"/>
        <w:right w:val="none" w:sz="0" w:space="0" w:color="auto"/>
      </w:divBdr>
    </w:div>
    <w:div w:id="1952122437">
      <w:bodyDiv w:val="1"/>
      <w:marLeft w:val="0"/>
      <w:marRight w:val="0"/>
      <w:marTop w:val="0"/>
      <w:marBottom w:val="0"/>
      <w:divBdr>
        <w:top w:val="none" w:sz="0" w:space="0" w:color="auto"/>
        <w:left w:val="none" w:sz="0" w:space="0" w:color="auto"/>
        <w:bottom w:val="none" w:sz="0" w:space="0" w:color="auto"/>
        <w:right w:val="none" w:sz="0" w:space="0" w:color="auto"/>
      </w:divBdr>
    </w:div>
    <w:div w:id="1952203465">
      <w:bodyDiv w:val="1"/>
      <w:marLeft w:val="0"/>
      <w:marRight w:val="0"/>
      <w:marTop w:val="0"/>
      <w:marBottom w:val="0"/>
      <w:divBdr>
        <w:top w:val="none" w:sz="0" w:space="0" w:color="auto"/>
        <w:left w:val="none" w:sz="0" w:space="0" w:color="auto"/>
        <w:bottom w:val="none" w:sz="0" w:space="0" w:color="auto"/>
        <w:right w:val="none" w:sz="0" w:space="0" w:color="auto"/>
      </w:divBdr>
    </w:div>
    <w:div w:id="1952318192">
      <w:bodyDiv w:val="1"/>
      <w:marLeft w:val="0"/>
      <w:marRight w:val="0"/>
      <w:marTop w:val="0"/>
      <w:marBottom w:val="0"/>
      <w:divBdr>
        <w:top w:val="none" w:sz="0" w:space="0" w:color="auto"/>
        <w:left w:val="none" w:sz="0" w:space="0" w:color="auto"/>
        <w:bottom w:val="none" w:sz="0" w:space="0" w:color="auto"/>
        <w:right w:val="none" w:sz="0" w:space="0" w:color="auto"/>
      </w:divBdr>
    </w:div>
    <w:div w:id="1952735910">
      <w:bodyDiv w:val="1"/>
      <w:marLeft w:val="0"/>
      <w:marRight w:val="0"/>
      <w:marTop w:val="0"/>
      <w:marBottom w:val="0"/>
      <w:divBdr>
        <w:top w:val="none" w:sz="0" w:space="0" w:color="auto"/>
        <w:left w:val="none" w:sz="0" w:space="0" w:color="auto"/>
        <w:bottom w:val="none" w:sz="0" w:space="0" w:color="auto"/>
        <w:right w:val="none" w:sz="0" w:space="0" w:color="auto"/>
      </w:divBdr>
    </w:div>
    <w:div w:id="1953046920">
      <w:bodyDiv w:val="1"/>
      <w:marLeft w:val="0"/>
      <w:marRight w:val="0"/>
      <w:marTop w:val="0"/>
      <w:marBottom w:val="0"/>
      <w:divBdr>
        <w:top w:val="none" w:sz="0" w:space="0" w:color="auto"/>
        <w:left w:val="none" w:sz="0" w:space="0" w:color="auto"/>
        <w:bottom w:val="none" w:sz="0" w:space="0" w:color="auto"/>
        <w:right w:val="none" w:sz="0" w:space="0" w:color="auto"/>
      </w:divBdr>
    </w:div>
    <w:div w:id="1953198504">
      <w:bodyDiv w:val="1"/>
      <w:marLeft w:val="0"/>
      <w:marRight w:val="0"/>
      <w:marTop w:val="0"/>
      <w:marBottom w:val="0"/>
      <w:divBdr>
        <w:top w:val="none" w:sz="0" w:space="0" w:color="auto"/>
        <w:left w:val="none" w:sz="0" w:space="0" w:color="auto"/>
        <w:bottom w:val="none" w:sz="0" w:space="0" w:color="auto"/>
        <w:right w:val="none" w:sz="0" w:space="0" w:color="auto"/>
      </w:divBdr>
    </w:div>
    <w:div w:id="1953825781">
      <w:bodyDiv w:val="1"/>
      <w:marLeft w:val="0"/>
      <w:marRight w:val="0"/>
      <w:marTop w:val="0"/>
      <w:marBottom w:val="0"/>
      <w:divBdr>
        <w:top w:val="none" w:sz="0" w:space="0" w:color="auto"/>
        <w:left w:val="none" w:sz="0" w:space="0" w:color="auto"/>
        <w:bottom w:val="none" w:sz="0" w:space="0" w:color="auto"/>
        <w:right w:val="none" w:sz="0" w:space="0" w:color="auto"/>
      </w:divBdr>
    </w:div>
    <w:div w:id="1953975469">
      <w:bodyDiv w:val="1"/>
      <w:marLeft w:val="0"/>
      <w:marRight w:val="0"/>
      <w:marTop w:val="0"/>
      <w:marBottom w:val="0"/>
      <w:divBdr>
        <w:top w:val="none" w:sz="0" w:space="0" w:color="auto"/>
        <w:left w:val="none" w:sz="0" w:space="0" w:color="auto"/>
        <w:bottom w:val="none" w:sz="0" w:space="0" w:color="auto"/>
        <w:right w:val="none" w:sz="0" w:space="0" w:color="auto"/>
      </w:divBdr>
    </w:div>
    <w:div w:id="1954164953">
      <w:bodyDiv w:val="1"/>
      <w:marLeft w:val="0"/>
      <w:marRight w:val="0"/>
      <w:marTop w:val="0"/>
      <w:marBottom w:val="0"/>
      <w:divBdr>
        <w:top w:val="none" w:sz="0" w:space="0" w:color="auto"/>
        <w:left w:val="none" w:sz="0" w:space="0" w:color="auto"/>
        <w:bottom w:val="none" w:sz="0" w:space="0" w:color="auto"/>
        <w:right w:val="none" w:sz="0" w:space="0" w:color="auto"/>
      </w:divBdr>
    </w:div>
    <w:div w:id="1954172347">
      <w:bodyDiv w:val="1"/>
      <w:marLeft w:val="0"/>
      <w:marRight w:val="0"/>
      <w:marTop w:val="0"/>
      <w:marBottom w:val="0"/>
      <w:divBdr>
        <w:top w:val="none" w:sz="0" w:space="0" w:color="auto"/>
        <w:left w:val="none" w:sz="0" w:space="0" w:color="auto"/>
        <w:bottom w:val="none" w:sz="0" w:space="0" w:color="auto"/>
        <w:right w:val="none" w:sz="0" w:space="0" w:color="auto"/>
      </w:divBdr>
    </w:div>
    <w:div w:id="1954240103">
      <w:bodyDiv w:val="1"/>
      <w:marLeft w:val="0"/>
      <w:marRight w:val="0"/>
      <w:marTop w:val="0"/>
      <w:marBottom w:val="0"/>
      <w:divBdr>
        <w:top w:val="none" w:sz="0" w:space="0" w:color="auto"/>
        <w:left w:val="none" w:sz="0" w:space="0" w:color="auto"/>
        <w:bottom w:val="none" w:sz="0" w:space="0" w:color="auto"/>
        <w:right w:val="none" w:sz="0" w:space="0" w:color="auto"/>
      </w:divBdr>
    </w:div>
    <w:div w:id="1954508822">
      <w:bodyDiv w:val="1"/>
      <w:marLeft w:val="0"/>
      <w:marRight w:val="0"/>
      <w:marTop w:val="0"/>
      <w:marBottom w:val="0"/>
      <w:divBdr>
        <w:top w:val="none" w:sz="0" w:space="0" w:color="auto"/>
        <w:left w:val="none" w:sz="0" w:space="0" w:color="auto"/>
        <w:bottom w:val="none" w:sz="0" w:space="0" w:color="auto"/>
        <w:right w:val="none" w:sz="0" w:space="0" w:color="auto"/>
      </w:divBdr>
    </w:div>
    <w:div w:id="1954625850">
      <w:bodyDiv w:val="1"/>
      <w:marLeft w:val="0"/>
      <w:marRight w:val="0"/>
      <w:marTop w:val="0"/>
      <w:marBottom w:val="0"/>
      <w:divBdr>
        <w:top w:val="none" w:sz="0" w:space="0" w:color="auto"/>
        <w:left w:val="none" w:sz="0" w:space="0" w:color="auto"/>
        <w:bottom w:val="none" w:sz="0" w:space="0" w:color="auto"/>
        <w:right w:val="none" w:sz="0" w:space="0" w:color="auto"/>
      </w:divBdr>
    </w:div>
    <w:div w:id="1954896557">
      <w:bodyDiv w:val="1"/>
      <w:marLeft w:val="0"/>
      <w:marRight w:val="0"/>
      <w:marTop w:val="0"/>
      <w:marBottom w:val="0"/>
      <w:divBdr>
        <w:top w:val="none" w:sz="0" w:space="0" w:color="auto"/>
        <w:left w:val="none" w:sz="0" w:space="0" w:color="auto"/>
        <w:bottom w:val="none" w:sz="0" w:space="0" w:color="auto"/>
        <w:right w:val="none" w:sz="0" w:space="0" w:color="auto"/>
      </w:divBdr>
    </w:div>
    <w:div w:id="1955205678">
      <w:bodyDiv w:val="1"/>
      <w:marLeft w:val="0"/>
      <w:marRight w:val="0"/>
      <w:marTop w:val="0"/>
      <w:marBottom w:val="0"/>
      <w:divBdr>
        <w:top w:val="none" w:sz="0" w:space="0" w:color="auto"/>
        <w:left w:val="none" w:sz="0" w:space="0" w:color="auto"/>
        <w:bottom w:val="none" w:sz="0" w:space="0" w:color="auto"/>
        <w:right w:val="none" w:sz="0" w:space="0" w:color="auto"/>
      </w:divBdr>
    </w:div>
    <w:div w:id="1955668400">
      <w:bodyDiv w:val="1"/>
      <w:marLeft w:val="0"/>
      <w:marRight w:val="0"/>
      <w:marTop w:val="0"/>
      <w:marBottom w:val="0"/>
      <w:divBdr>
        <w:top w:val="none" w:sz="0" w:space="0" w:color="auto"/>
        <w:left w:val="none" w:sz="0" w:space="0" w:color="auto"/>
        <w:bottom w:val="none" w:sz="0" w:space="0" w:color="auto"/>
        <w:right w:val="none" w:sz="0" w:space="0" w:color="auto"/>
      </w:divBdr>
    </w:div>
    <w:div w:id="1955668584">
      <w:bodyDiv w:val="1"/>
      <w:marLeft w:val="0"/>
      <w:marRight w:val="0"/>
      <w:marTop w:val="0"/>
      <w:marBottom w:val="0"/>
      <w:divBdr>
        <w:top w:val="none" w:sz="0" w:space="0" w:color="auto"/>
        <w:left w:val="none" w:sz="0" w:space="0" w:color="auto"/>
        <w:bottom w:val="none" w:sz="0" w:space="0" w:color="auto"/>
        <w:right w:val="none" w:sz="0" w:space="0" w:color="auto"/>
      </w:divBdr>
    </w:div>
    <w:div w:id="1955668730">
      <w:bodyDiv w:val="1"/>
      <w:marLeft w:val="0"/>
      <w:marRight w:val="0"/>
      <w:marTop w:val="0"/>
      <w:marBottom w:val="0"/>
      <w:divBdr>
        <w:top w:val="none" w:sz="0" w:space="0" w:color="auto"/>
        <w:left w:val="none" w:sz="0" w:space="0" w:color="auto"/>
        <w:bottom w:val="none" w:sz="0" w:space="0" w:color="auto"/>
        <w:right w:val="none" w:sz="0" w:space="0" w:color="auto"/>
      </w:divBdr>
    </w:div>
    <w:div w:id="1955945452">
      <w:bodyDiv w:val="1"/>
      <w:marLeft w:val="0"/>
      <w:marRight w:val="0"/>
      <w:marTop w:val="0"/>
      <w:marBottom w:val="0"/>
      <w:divBdr>
        <w:top w:val="none" w:sz="0" w:space="0" w:color="auto"/>
        <w:left w:val="none" w:sz="0" w:space="0" w:color="auto"/>
        <w:bottom w:val="none" w:sz="0" w:space="0" w:color="auto"/>
        <w:right w:val="none" w:sz="0" w:space="0" w:color="auto"/>
      </w:divBdr>
    </w:div>
    <w:div w:id="1956254369">
      <w:bodyDiv w:val="1"/>
      <w:marLeft w:val="0"/>
      <w:marRight w:val="0"/>
      <w:marTop w:val="0"/>
      <w:marBottom w:val="0"/>
      <w:divBdr>
        <w:top w:val="none" w:sz="0" w:space="0" w:color="auto"/>
        <w:left w:val="none" w:sz="0" w:space="0" w:color="auto"/>
        <w:bottom w:val="none" w:sz="0" w:space="0" w:color="auto"/>
        <w:right w:val="none" w:sz="0" w:space="0" w:color="auto"/>
      </w:divBdr>
    </w:div>
    <w:div w:id="1956328449">
      <w:bodyDiv w:val="1"/>
      <w:marLeft w:val="0"/>
      <w:marRight w:val="0"/>
      <w:marTop w:val="0"/>
      <w:marBottom w:val="0"/>
      <w:divBdr>
        <w:top w:val="none" w:sz="0" w:space="0" w:color="auto"/>
        <w:left w:val="none" w:sz="0" w:space="0" w:color="auto"/>
        <w:bottom w:val="none" w:sz="0" w:space="0" w:color="auto"/>
        <w:right w:val="none" w:sz="0" w:space="0" w:color="auto"/>
      </w:divBdr>
    </w:div>
    <w:div w:id="1956405275">
      <w:bodyDiv w:val="1"/>
      <w:marLeft w:val="0"/>
      <w:marRight w:val="0"/>
      <w:marTop w:val="0"/>
      <w:marBottom w:val="0"/>
      <w:divBdr>
        <w:top w:val="none" w:sz="0" w:space="0" w:color="auto"/>
        <w:left w:val="none" w:sz="0" w:space="0" w:color="auto"/>
        <w:bottom w:val="none" w:sz="0" w:space="0" w:color="auto"/>
        <w:right w:val="none" w:sz="0" w:space="0" w:color="auto"/>
      </w:divBdr>
    </w:div>
    <w:div w:id="1956477017">
      <w:bodyDiv w:val="1"/>
      <w:marLeft w:val="0"/>
      <w:marRight w:val="0"/>
      <w:marTop w:val="0"/>
      <w:marBottom w:val="0"/>
      <w:divBdr>
        <w:top w:val="none" w:sz="0" w:space="0" w:color="auto"/>
        <w:left w:val="none" w:sz="0" w:space="0" w:color="auto"/>
        <w:bottom w:val="none" w:sz="0" w:space="0" w:color="auto"/>
        <w:right w:val="none" w:sz="0" w:space="0" w:color="auto"/>
      </w:divBdr>
    </w:div>
    <w:div w:id="1956905872">
      <w:bodyDiv w:val="1"/>
      <w:marLeft w:val="0"/>
      <w:marRight w:val="0"/>
      <w:marTop w:val="0"/>
      <w:marBottom w:val="0"/>
      <w:divBdr>
        <w:top w:val="none" w:sz="0" w:space="0" w:color="auto"/>
        <w:left w:val="none" w:sz="0" w:space="0" w:color="auto"/>
        <w:bottom w:val="none" w:sz="0" w:space="0" w:color="auto"/>
        <w:right w:val="none" w:sz="0" w:space="0" w:color="auto"/>
      </w:divBdr>
    </w:div>
    <w:div w:id="1956985644">
      <w:bodyDiv w:val="1"/>
      <w:marLeft w:val="0"/>
      <w:marRight w:val="0"/>
      <w:marTop w:val="0"/>
      <w:marBottom w:val="0"/>
      <w:divBdr>
        <w:top w:val="none" w:sz="0" w:space="0" w:color="auto"/>
        <w:left w:val="none" w:sz="0" w:space="0" w:color="auto"/>
        <w:bottom w:val="none" w:sz="0" w:space="0" w:color="auto"/>
        <w:right w:val="none" w:sz="0" w:space="0" w:color="auto"/>
      </w:divBdr>
    </w:div>
    <w:div w:id="1957057200">
      <w:bodyDiv w:val="1"/>
      <w:marLeft w:val="0"/>
      <w:marRight w:val="0"/>
      <w:marTop w:val="0"/>
      <w:marBottom w:val="0"/>
      <w:divBdr>
        <w:top w:val="none" w:sz="0" w:space="0" w:color="auto"/>
        <w:left w:val="none" w:sz="0" w:space="0" w:color="auto"/>
        <w:bottom w:val="none" w:sz="0" w:space="0" w:color="auto"/>
        <w:right w:val="none" w:sz="0" w:space="0" w:color="auto"/>
      </w:divBdr>
    </w:div>
    <w:div w:id="1957130962">
      <w:bodyDiv w:val="1"/>
      <w:marLeft w:val="0"/>
      <w:marRight w:val="0"/>
      <w:marTop w:val="0"/>
      <w:marBottom w:val="0"/>
      <w:divBdr>
        <w:top w:val="none" w:sz="0" w:space="0" w:color="auto"/>
        <w:left w:val="none" w:sz="0" w:space="0" w:color="auto"/>
        <w:bottom w:val="none" w:sz="0" w:space="0" w:color="auto"/>
        <w:right w:val="none" w:sz="0" w:space="0" w:color="auto"/>
      </w:divBdr>
    </w:div>
    <w:div w:id="1957132355">
      <w:bodyDiv w:val="1"/>
      <w:marLeft w:val="0"/>
      <w:marRight w:val="0"/>
      <w:marTop w:val="0"/>
      <w:marBottom w:val="0"/>
      <w:divBdr>
        <w:top w:val="none" w:sz="0" w:space="0" w:color="auto"/>
        <w:left w:val="none" w:sz="0" w:space="0" w:color="auto"/>
        <w:bottom w:val="none" w:sz="0" w:space="0" w:color="auto"/>
        <w:right w:val="none" w:sz="0" w:space="0" w:color="auto"/>
      </w:divBdr>
    </w:div>
    <w:div w:id="1957298619">
      <w:bodyDiv w:val="1"/>
      <w:marLeft w:val="0"/>
      <w:marRight w:val="0"/>
      <w:marTop w:val="0"/>
      <w:marBottom w:val="0"/>
      <w:divBdr>
        <w:top w:val="none" w:sz="0" w:space="0" w:color="auto"/>
        <w:left w:val="none" w:sz="0" w:space="0" w:color="auto"/>
        <w:bottom w:val="none" w:sz="0" w:space="0" w:color="auto"/>
        <w:right w:val="none" w:sz="0" w:space="0" w:color="auto"/>
      </w:divBdr>
    </w:div>
    <w:div w:id="1957441795">
      <w:bodyDiv w:val="1"/>
      <w:marLeft w:val="0"/>
      <w:marRight w:val="0"/>
      <w:marTop w:val="0"/>
      <w:marBottom w:val="0"/>
      <w:divBdr>
        <w:top w:val="none" w:sz="0" w:space="0" w:color="auto"/>
        <w:left w:val="none" w:sz="0" w:space="0" w:color="auto"/>
        <w:bottom w:val="none" w:sz="0" w:space="0" w:color="auto"/>
        <w:right w:val="none" w:sz="0" w:space="0" w:color="auto"/>
      </w:divBdr>
    </w:div>
    <w:div w:id="1957448754">
      <w:bodyDiv w:val="1"/>
      <w:marLeft w:val="0"/>
      <w:marRight w:val="0"/>
      <w:marTop w:val="0"/>
      <w:marBottom w:val="0"/>
      <w:divBdr>
        <w:top w:val="none" w:sz="0" w:space="0" w:color="auto"/>
        <w:left w:val="none" w:sz="0" w:space="0" w:color="auto"/>
        <w:bottom w:val="none" w:sz="0" w:space="0" w:color="auto"/>
        <w:right w:val="none" w:sz="0" w:space="0" w:color="auto"/>
      </w:divBdr>
    </w:div>
    <w:div w:id="1957516606">
      <w:bodyDiv w:val="1"/>
      <w:marLeft w:val="0"/>
      <w:marRight w:val="0"/>
      <w:marTop w:val="0"/>
      <w:marBottom w:val="0"/>
      <w:divBdr>
        <w:top w:val="none" w:sz="0" w:space="0" w:color="auto"/>
        <w:left w:val="none" w:sz="0" w:space="0" w:color="auto"/>
        <w:bottom w:val="none" w:sz="0" w:space="0" w:color="auto"/>
        <w:right w:val="none" w:sz="0" w:space="0" w:color="auto"/>
      </w:divBdr>
    </w:div>
    <w:div w:id="1957524587">
      <w:bodyDiv w:val="1"/>
      <w:marLeft w:val="0"/>
      <w:marRight w:val="0"/>
      <w:marTop w:val="0"/>
      <w:marBottom w:val="0"/>
      <w:divBdr>
        <w:top w:val="none" w:sz="0" w:space="0" w:color="auto"/>
        <w:left w:val="none" w:sz="0" w:space="0" w:color="auto"/>
        <w:bottom w:val="none" w:sz="0" w:space="0" w:color="auto"/>
        <w:right w:val="none" w:sz="0" w:space="0" w:color="auto"/>
      </w:divBdr>
    </w:div>
    <w:div w:id="1957636911">
      <w:bodyDiv w:val="1"/>
      <w:marLeft w:val="0"/>
      <w:marRight w:val="0"/>
      <w:marTop w:val="0"/>
      <w:marBottom w:val="0"/>
      <w:divBdr>
        <w:top w:val="none" w:sz="0" w:space="0" w:color="auto"/>
        <w:left w:val="none" w:sz="0" w:space="0" w:color="auto"/>
        <w:bottom w:val="none" w:sz="0" w:space="0" w:color="auto"/>
        <w:right w:val="none" w:sz="0" w:space="0" w:color="auto"/>
      </w:divBdr>
    </w:div>
    <w:div w:id="1957639574">
      <w:bodyDiv w:val="1"/>
      <w:marLeft w:val="0"/>
      <w:marRight w:val="0"/>
      <w:marTop w:val="0"/>
      <w:marBottom w:val="0"/>
      <w:divBdr>
        <w:top w:val="none" w:sz="0" w:space="0" w:color="auto"/>
        <w:left w:val="none" w:sz="0" w:space="0" w:color="auto"/>
        <w:bottom w:val="none" w:sz="0" w:space="0" w:color="auto"/>
        <w:right w:val="none" w:sz="0" w:space="0" w:color="auto"/>
      </w:divBdr>
    </w:div>
    <w:div w:id="1958028357">
      <w:bodyDiv w:val="1"/>
      <w:marLeft w:val="0"/>
      <w:marRight w:val="0"/>
      <w:marTop w:val="0"/>
      <w:marBottom w:val="0"/>
      <w:divBdr>
        <w:top w:val="none" w:sz="0" w:space="0" w:color="auto"/>
        <w:left w:val="none" w:sz="0" w:space="0" w:color="auto"/>
        <w:bottom w:val="none" w:sz="0" w:space="0" w:color="auto"/>
        <w:right w:val="none" w:sz="0" w:space="0" w:color="auto"/>
      </w:divBdr>
    </w:div>
    <w:div w:id="1958295620">
      <w:bodyDiv w:val="1"/>
      <w:marLeft w:val="0"/>
      <w:marRight w:val="0"/>
      <w:marTop w:val="0"/>
      <w:marBottom w:val="0"/>
      <w:divBdr>
        <w:top w:val="none" w:sz="0" w:space="0" w:color="auto"/>
        <w:left w:val="none" w:sz="0" w:space="0" w:color="auto"/>
        <w:bottom w:val="none" w:sz="0" w:space="0" w:color="auto"/>
        <w:right w:val="none" w:sz="0" w:space="0" w:color="auto"/>
      </w:divBdr>
    </w:div>
    <w:div w:id="1958683494">
      <w:bodyDiv w:val="1"/>
      <w:marLeft w:val="0"/>
      <w:marRight w:val="0"/>
      <w:marTop w:val="0"/>
      <w:marBottom w:val="0"/>
      <w:divBdr>
        <w:top w:val="none" w:sz="0" w:space="0" w:color="auto"/>
        <w:left w:val="none" w:sz="0" w:space="0" w:color="auto"/>
        <w:bottom w:val="none" w:sz="0" w:space="0" w:color="auto"/>
        <w:right w:val="none" w:sz="0" w:space="0" w:color="auto"/>
      </w:divBdr>
    </w:div>
    <w:div w:id="1958755706">
      <w:bodyDiv w:val="1"/>
      <w:marLeft w:val="0"/>
      <w:marRight w:val="0"/>
      <w:marTop w:val="0"/>
      <w:marBottom w:val="0"/>
      <w:divBdr>
        <w:top w:val="none" w:sz="0" w:space="0" w:color="auto"/>
        <w:left w:val="none" w:sz="0" w:space="0" w:color="auto"/>
        <w:bottom w:val="none" w:sz="0" w:space="0" w:color="auto"/>
        <w:right w:val="none" w:sz="0" w:space="0" w:color="auto"/>
      </w:divBdr>
    </w:div>
    <w:div w:id="1958902215">
      <w:bodyDiv w:val="1"/>
      <w:marLeft w:val="0"/>
      <w:marRight w:val="0"/>
      <w:marTop w:val="0"/>
      <w:marBottom w:val="0"/>
      <w:divBdr>
        <w:top w:val="none" w:sz="0" w:space="0" w:color="auto"/>
        <w:left w:val="none" w:sz="0" w:space="0" w:color="auto"/>
        <w:bottom w:val="none" w:sz="0" w:space="0" w:color="auto"/>
        <w:right w:val="none" w:sz="0" w:space="0" w:color="auto"/>
      </w:divBdr>
    </w:div>
    <w:div w:id="1959488412">
      <w:bodyDiv w:val="1"/>
      <w:marLeft w:val="0"/>
      <w:marRight w:val="0"/>
      <w:marTop w:val="0"/>
      <w:marBottom w:val="0"/>
      <w:divBdr>
        <w:top w:val="none" w:sz="0" w:space="0" w:color="auto"/>
        <w:left w:val="none" w:sz="0" w:space="0" w:color="auto"/>
        <w:bottom w:val="none" w:sz="0" w:space="0" w:color="auto"/>
        <w:right w:val="none" w:sz="0" w:space="0" w:color="auto"/>
      </w:divBdr>
    </w:div>
    <w:div w:id="1959600361">
      <w:bodyDiv w:val="1"/>
      <w:marLeft w:val="0"/>
      <w:marRight w:val="0"/>
      <w:marTop w:val="0"/>
      <w:marBottom w:val="0"/>
      <w:divBdr>
        <w:top w:val="none" w:sz="0" w:space="0" w:color="auto"/>
        <w:left w:val="none" w:sz="0" w:space="0" w:color="auto"/>
        <w:bottom w:val="none" w:sz="0" w:space="0" w:color="auto"/>
        <w:right w:val="none" w:sz="0" w:space="0" w:color="auto"/>
      </w:divBdr>
    </w:div>
    <w:div w:id="1959795805">
      <w:bodyDiv w:val="1"/>
      <w:marLeft w:val="0"/>
      <w:marRight w:val="0"/>
      <w:marTop w:val="0"/>
      <w:marBottom w:val="0"/>
      <w:divBdr>
        <w:top w:val="none" w:sz="0" w:space="0" w:color="auto"/>
        <w:left w:val="none" w:sz="0" w:space="0" w:color="auto"/>
        <w:bottom w:val="none" w:sz="0" w:space="0" w:color="auto"/>
        <w:right w:val="none" w:sz="0" w:space="0" w:color="auto"/>
      </w:divBdr>
    </w:div>
    <w:div w:id="1959875664">
      <w:bodyDiv w:val="1"/>
      <w:marLeft w:val="0"/>
      <w:marRight w:val="0"/>
      <w:marTop w:val="0"/>
      <w:marBottom w:val="0"/>
      <w:divBdr>
        <w:top w:val="none" w:sz="0" w:space="0" w:color="auto"/>
        <w:left w:val="none" w:sz="0" w:space="0" w:color="auto"/>
        <w:bottom w:val="none" w:sz="0" w:space="0" w:color="auto"/>
        <w:right w:val="none" w:sz="0" w:space="0" w:color="auto"/>
      </w:divBdr>
    </w:div>
    <w:div w:id="1960064982">
      <w:bodyDiv w:val="1"/>
      <w:marLeft w:val="0"/>
      <w:marRight w:val="0"/>
      <w:marTop w:val="0"/>
      <w:marBottom w:val="0"/>
      <w:divBdr>
        <w:top w:val="none" w:sz="0" w:space="0" w:color="auto"/>
        <w:left w:val="none" w:sz="0" w:space="0" w:color="auto"/>
        <w:bottom w:val="none" w:sz="0" w:space="0" w:color="auto"/>
        <w:right w:val="none" w:sz="0" w:space="0" w:color="auto"/>
      </w:divBdr>
    </w:div>
    <w:div w:id="1960141303">
      <w:bodyDiv w:val="1"/>
      <w:marLeft w:val="0"/>
      <w:marRight w:val="0"/>
      <w:marTop w:val="0"/>
      <w:marBottom w:val="0"/>
      <w:divBdr>
        <w:top w:val="none" w:sz="0" w:space="0" w:color="auto"/>
        <w:left w:val="none" w:sz="0" w:space="0" w:color="auto"/>
        <w:bottom w:val="none" w:sz="0" w:space="0" w:color="auto"/>
        <w:right w:val="none" w:sz="0" w:space="0" w:color="auto"/>
      </w:divBdr>
    </w:div>
    <w:div w:id="1960603345">
      <w:bodyDiv w:val="1"/>
      <w:marLeft w:val="0"/>
      <w:marRight w:val="0"/>
      <w:marTop w:val="0"/>
      <w:marBottom w:val="0"/>
      <w:divBdr>
        <w:top w:val="none" w:sz="0" w:space="0" w:color="auto"/>
        <w:left w:val="none" w:sz="0" w:space="0" w:color="auto"/>
        <w:bottom w:val="none" w:sz="0" w:space="0" w:color="auto"/>
        <w:right w:val="none" w:sz="0" w:space="0" w:color="auto"/>
      </w:divBdr>
    </w:div>
    <w:div w:id="1960721453">
      <w:bodyDiv w:val="1"/>
      <w:marLeft w:val="0"/>
      <w:marRight w:val="0"/>
      <w:marTop w:val="0"/>
      <w:marBottom w:val="0"/>
      <w:divBdr>
        <w:top w:val="none" w:sz="0" w:space="0" w:color="auto"/>
        <w:left w:val="none" w:sz="0" w:space="0" w:color="auto"/>
        <w:bottom w:val="none" w:sz="0" w:space="0" w:color="auto"/>
        <w:right w:val="none" w:sz="0" w:space="0" w:color="auto"/>
      </w:divBdr>
    </w:div>
    <w:div w:id="1960793891">
      <w:bodyDiv w:val="1"/>
      <w:marLeft w:val="0"/>
      <w:marRight w:val="0"/>
      <w:marTop w:val="0"/>
      <w:marBottom w:val="0"/>
      <w:divBdr>
        <w:top w:val="none" w:sz="0" w:space="0" w:color="auto"/>
        <w:left w:val="none" w:sz="0" w:space="0" w:color="auto"/>
        <w:bottom w:val="none" w:sz="0" w:space="0" w:color="auto"/>
        <w:right w:val="none" w:sz="0" w:space="0" w:color="auto"/>
      </w:divBdr>
    </w:div>
    <w:div w:id="1960868232">
      <w:bodyDiv w:val="1"/>
      <w:marLeft w:val="0"/>
      <w:marRight w:val="0"/>
      <w:marTop w:val="0"/>
      <w:marBottom w:val="0"/>
      <w:divBdr>
        <w:top w:val="none" w:sz="0" w:space="0" w:color="auto"/>
        <w:left w:val="none" w:sz="0" w:space="0" w:color="auto"/>
        <w:bottom w:val="none" w:sz="0" w:space="0" w:color="auto"/>
        <w:right w:val="none" w:sz="0" w:space="0" w:color="auto"/>
      </w:divBdr>
    </w:div>
    <w:div w:id="1961107245">
      <w:bodyDiv w:val="1"/>
      <w:marLeft w:val="0"/>
      <w:marRight w:val="0"/>
      <w:marTop w:val="0"/>
      <w:marBottom w:val="0"/>
      <w:divBdr>
        <w:top w:val="none" w:sz="0" w:space="0" w:color="auto"/>
        <w:left w:val="none" w:sz="0" w:space="0" w:color="auto"/>
        <w:bottom w:val="none" w:sz="0" w:space="0" w:color="auto"/>
        <w:right w:val="none" w:sz="0" w:space="0" w:color="auto"/>
      </w:divBdr>
    </w:div>
    <w:div w:id="1961257406">
      <w:bodyDiv w:val="1"/>
      <w:marLeft w:val="0"/>
      <w:marRight w:val="0"/>
      <w:marTop w:val="0"/>
      <w:marBottom w:val="0"/>
      <w:divBdr>
        <w:top w:val="none" w:sz="0" w:space="0" w:color="auto"/>
        <w:left w:val="none" w:sz="0" w:space="0" w:color="auto"/>
        <w:bottom w:val="none" w:sz="0" w:space="0" w:color="auto"/>
        <w:right w:val="none" w:sz="0" w:space="0" w:color="auto"/>
      </w:divBdr>
    </w:div>
    <w:div w:id="1961447929">
      <w:bodyDiv w:val="1"/>
      <w:marLeft w:val="0"/>
      <w:marRight w:val="0"/>
      <w:marTop w:val="0"/>
      <w:marBottom w:val="0"/>
      <w:divBdr>
        <w:top w:val="none" w:sz="0" w:space="0" w:color="auto"/>
        <w:left w:val="none" w:sz="0" w:space="0" w:color="auto"/>
        <w:bottom w:val="none" w:sz="0" w:space="0" w:color="auto"/>
        <w:right w:val="none" w:sz="0" w:space="0" w:color="auto"/>
      </w:divBdr>
    </w:div>
    <w:div w:id="1961574298">
      <w:bodyDiv w:val="1"/>
      <w:marLeft w:val="0"/>
      <w:marRight w:val="0"/>
      <w:marTop w:val="0"/>
      <w:marBottom w:val="0"/>
      <w:divBdr>
        <w:top w:val="none" w:sz="0" w:space="0" w:color="auto"/>
        <w:left w:val="none" w:sz="0" w:space="0" w:color="auto"/>
        <w:bottom w:val="none" w:sz="0" w:space="0" w:color="auto"/>
        <w:right w:val="none" w:sz="0" w:space="0" w:color="auto"/>
      </w:divBdr>
    </w:div>
    <w:div w:id="1961838414">
      <w:bodyDiv w:val="1"/>
      <w:marLeft w:val="0"/>
      <w:marRight w:val="0"/>
      <w:marTop w:val="0"/>
      <w:marBottom w:val="0"/>
      <w:divBdr>
        <w:top w:val="none" w:sz="0" w:space="0" w:color="auto"/>
        <w:left w:val="none" w:sz="0" w:space="0" w:color="auto"/>
        <w:bottom w:val="none" w:sz="0" w:space="0" w:color="auto"/>
        <w:right w:val="none" w:sz="0" w:space="0" w:color="auto"/>
      </w:divBdr>
    </w:div>
    <w:div w:id="1962030160">
      <w:bodyDiv w:val="1"/>
      <w:marLeft w:val="0"/>
      <w:marRight w:val="0"/>
      <w:marTop w:val="0"/>
      <w:marBottom w:val="0"/>
      <w:divBdr>
        <w:top w:val="none" w:sz="0" w:space="0" w:color="auto"/>
        <w:left w:val="none" w:sz="0" w:space="0" w:color="auto"/>
        <w:bottom w:val="none" w:sz="0" w:space="0" w:color="auto"/>
        <w:right w:val="none" w:sz="0" w:space="0" w:color="auto"/>
      </w:divBdr>
    </w:div>
    <w:div w:id="1962103050">
      <w:bodyDiv w:val="1"/>
      <w:marLeft w:val="0"/>
      <w:marRight w:val="0"/>
      <w:marTop w:val="0"/>
      <w:marBottom w:val="0"/>
      <w:divBdr>
        <w:top w:val="none" w:sz="0" w:space="0" w:color="auto"/>
        <w:left w:val="none" w:sz="0" w:space="0" w:color="auto"/>
        <w:bottom w:val="none" w:sz="0" w:space="0" w:color="auto"/>
        <w:right w:val="none" w:sz="0" w:space="0" w:color="auto"/>
      </w:divBdr>
    </w:div>
    <w:div w:id="1962220045">
      <w:bodyDiv w:val="1"/>
      <w:marLeft w:val="0"/>
      <w:marRight w:val="0"/>
      <w:marTop w:val="0"/>
      <w:marBottom w:val="0"/>
      <w:divBdr>
        <w:top w:val="none" w:sz="0" w:space="0" w:color="auto"/>
        <w:left w:val="none" w:sz="0" w:space="0" w:color="auto"/>
        <w:bottom w:val="none" w:sz="0" w:space="0" w:color="auto"/>
        <w:right w:val="none" w:sz="0" w:space="0" w:color="auto"/>
      </w:divBdr>
    </w:div>
    <w:div w:id="1962345844">
      <w:bodyDiv w:val="1"/>
      <w:marLeft w:val="0"/>
      <w:marRight w:val="0"/>
      <w:marTop w:val="0"/>
      <w:marBottom w:val="0"/>
      <w:divBdr>
        <w:top w:val="none" w:sz="0" w:space="0" w:color="auto"/>
        <w:left w:val="none" w:sz="0" w:space="0" w:color="auto"/>
        <w:bottom w:val="none" w:sz="0" w:space="0" w:color="auto"/>
        <w:right w:val="none" w:sz="0" w:space="0" w:color="auto"/>
      </w:divBdr>
    </w:div>
    <w:div w:id="1962421039">
      <w:bodyDiv w:val="1"/>
      <w:marLeft w:val="0"/>
      <w:marRight w:val="0"/>
      <w:marTop w:val="0"/>
      <w:marBottom w:val="0"/>
      <w:divBdr>
        <w:top w:val="none" w:sz="0" w:space="0" w:color="auto"/>
        <w:left w:val="none" w:sz="0" w:space="0" w:color="auto"/>
        <w:bottom w:val="none" w:sz="0" w:space="0" w:color="auto"/>
        <w:right w:val="none" w:sz="0" w:space="0" w:color="auto"/>
      </w:divBdr>
    </w:div>
    <w:div w:id="1962488576">
      <w:bodyDiv w:val="1"/>
      <w:marLeft w:val="0"/>
      <w:marRight w:val="0"/>
      <w:marTop w:val="0"/>
      <w:marBottom w:val="0"/>
      <w:divBdr>
        <w:top w:val="none" w:sz="0" w:space="0" w:color="auto"/>
        <w:left w:val="none" w:sz="0" w:space="0" w:color="auto"/>
        <w:bottom w:val="none" w:sz="0" w:space="0" w:color="auto"/>
        <w:right w:val="none" w:sz="0" w:space="0" w:color="auto"/>
      </w:divBdr>
    </w:div>
    <w:div w:id="1962759949">
      <w:bodyDiv w:val="1"/>
      <w:marLeft w:val="0"/>
      <w:marRight w:val="0"/>
      <w:marTop w:val="0"/>
      <w:marBottom w:val="0"/>
      <w:divBdr>
        <w:top w:val="none" w:sz="0" w:space="0" w:color="auto"/>
        <w:left w:val="none" w:sz="0" w:space="0" w:color="auto"/>
        <w:bottom w:val="none" w:sz="0" w:space="0" w:color="auto"/>
        <w:right w:val="none" w:sz="0" w:space="0" w:color="auto"/>
      </w:divBdr>
    </w:div>
    <w:div w:id="1962804039">
      <w:bodyDiv w:val="1"/>
      <w:marLeft w:val="0"/>
      <w:marRight w:val="0"/>
      <w:marTop w:val="0"/>
      <w:marBottom w:val="0"/>
      <w:divBdr>
        <w:top w:val="none" w:sz="0" w:space="0" w:color="auto"/>
        <w:left w:val="none" w:sz="0" w:space="0" w:color="auto"/>
        <w:bottom w:val="none" w:sz="0" w:space="0" w:color="auto"/>
        <w:right w:val="none" w:sz="0" w:space="0" w:color="auto"/>
      </w:divBdr>
    </w:div>
    <w:div w:id="1962805854">
      <w:bodyDiv w:val="1"/>
      <w:marLeft w:val="0"/>
      <w:marRight w:val="0"/>
      <w:marTop w:val="0"/>
      <w:marBottom w:val="0"/>
      <w:divBdr>
        <w:top w:val="none" w:sz="0" w:space="0" w:color="auto"/>
        <w:left w:val="none" w:sz="0" w:space="0" w:color="auto"/>
        <w:bottom w:val="none" w:sz="0" w:space="0" w:color="auto"/>
        <w:right w:val="none" w:sz="0" w:space="0" w:color="auto"/>
      </w:divBdr>
    </w:div>
    <w:div w:id="1962806163">
      <w:bodyDiv w:val="1"/>
      <w:marLeft w:val="0"/>
      <w:marRight w:val="0"/>
      <w:marTop w:val="0"/>
      <w:marBottom w:val="0"/>
      <w:divBdr>
        <w:top w:val="none" w:sz="0" w:space="0" w:color="auto"/>
        <w:left w:val="none" w:sz="0" w:space="0" w:color="auto"/>
        <w:bottom w:val="none" w:sz="0" w:space="0" w:color="auto"/>
        <w:right w:val="none" w:sz="0" w:space="0" w:color="auto"/>
      </w:divBdr>
    </w:div>
    <w:div w:id="1963073463">
      <w:bodyDiv w:val="1"/>
      <w:marLeft w:val="0"/>
      <w:marRight w:val="0"/>
      <w:marTop w:val="0"/>
      <w:marBottom w:val="0"/>
      <w:divBdr>
        <w:top w:val="none" w:sz="0" w:space="0" w:color="auto"/>
        <w:left w:val="none" w:sz="0" w:space="0" w:color="auto"/>
        <w:bottom w:val="none" w:sz="0" w:space="0" w:color="auto"/>
        <w:right w:val="none" w:sz="0" w:space="0" w:color="auto"/>
      </w:divBdr>
    </w:div>
    <w:div w:id="1963073470">
      <w:bodyDiv w:val="1"/>
      <w:marLeft w:val="0"/>
      <w:marRight w:val="0"/>
      <w:marTop w:val="0"/>
      <w:marBottom w:val="0"/>
      <w:divBdr>
        <w:top w:val="none" w:sz="0" w:space="0" w:color="auto"/>
        <w:left w:val="none" w:sz="0" w:space="0" w:color="auto"/>
        <w:bottom w:val="none" w:sz="0" w:space="0" w:color="auto"/>
        <w:right w:val="none" w:sz="0" w:space="0" w:color="auto"/>
      </w:divBdr>
    </w:div>
    <w:div w:id="1963420365">
      <w:bodyDiv w:val="1"/>
      <w:marLeft w:val="0"/>
      <w:marRight w:val="0"/>
      <w:marTop w:val="0"/>
      <w:marBottom w:val="0"/>
      <w:divBdr>
        <w:top w:val="none" w:sz="0" w:space="0" w:color="auto"/>
        <w:left w:val="none" w:sz="0" w:space="0" w:color="auto"/>
        <w:bottom w:val="none" w:sz="0" w:space="0" w:color="auto"/>
        <w:right w:val="none" w:sz="0" w:space="0" w:color="auto"/>
      </w:divBdr>
    </w:div>
    <w:div w:id="1963458625">
      <w:bodyDiv w:val="1"/>
      <w:marLeft w:val="0"/>
      <w:marRight w:val="0"/>
      <w:marTop w:val="0"/>
      <w:marBottom w:val="0"/>
      <w:divBdr>
        <w:top w:val="none" w:sz="0" w:space="0" w:color="auto"/>
        <w:left w:val="none" w:sz="0" w:space="0" w:color="auto"/>
        <w:bottom w:val="none" w:sz="0" w:space="0" w:color="auto"/>
        <w:right w:val="none" w:sz="0" w:space="0" w:color="auto"/>
      </w:divBdr>
    </w:div>
    <w:div w:id="1963530544">
      <w:bodyDiv w:val="1"/>
      <w:marLeft w:val="0"/>
      <w:marRight w:val="0"/>
      <w:marTop w:val="0"/>
      <w:marBottom w:val="0"/>
      <w:divBdr>
        <w:top w:val="none" w:sz="0" w:space="0" w:color="auto"/>
        <w:left w:val="none" w:sz="0" w:space="0" w:color="auto"/>
        <w:bottom w:val="none" w:sz="0" w:space="0" w:color="auto"/>
        <w:right w:val="none" w:sz="0" w:space="0" w:color="auto"/>
      </w:divBdr>
    </w:div>
    <w:div w:id="1964144590">
      <w:bodyDiv w:val="1"/>
      <w:marLeft w:val="0"/>
      <w:marRight w:val="0"/>
      <w:marTop w:val="0"/>
      <w:marBottom w:val="0"/>
      <w:divBdr>
        <w:top w:val="none" w:sz="0" w:space="0" w:color="auto"/>
        <w:left w:val="none" w:sz="0" w:space="0" w:color="auto"/>
        <w:bottom w:val="none" w:sz="0" w:space="0" w:color="auto"/>
        <w:right w:val="none" w:sz="0" w:space="0" w:color="auto"/>
      </w:divBdr>
    </w:div>
    <w:div w:id="1964191210">
      <w:bodyDiv w:val="1"/>
      <w:marLeft w:val="0"/>
      <w:marRight w:val="0"/>
      <w:marTop w:val="0"/>
      <w:marBottom w:val="0"/>
      <w:divBdr>
        <w:top w:val="none" w:sz="0" w:space="0" w:color="auto"/>
        <w:left w:val="none" w:sz="0" w:space="0" w:color="auto"/>
        <w:bottom w:val="none" w:sz="0" w:space="0" w:color="auto"/>
        <w:right w:val="none" w:sz="0" w:space="0" w:color="auto"/>
      </w:divBdr>
    </w:div>
    <w:div w:id="1964800456">
      <w:bodyDiv w:val="1"/>
      <w:marLeft w:val="0"/>
      <w:marRight w:val="0"/>
      <w:marTop w:val="0"/>
      <w:marBottom w:val="0"/>
      <w:divBdr>
        <w:top w:val="none" w:sz="0" w:space="0" w:color="auto"/>
        <w:left w:val="none" w:sz="0" w:space="0" w:color="auto"/>
        <w:bottom w:val="none" w:sz="0" w:space="0" w:color="auto"/>
        <w:right w:val="none" w:sz="0" w:space="0" w:color="auto"/>
      </w:divBdr>
    </w:div>
    <w:div w:id="1965305147">
      <w:bodyDiv w:val="1"/>
      <w:marLeft w:val="0"/>
      <w:marRight w:val="0"/>
      <w:marTop w:val="0"/>
      <w:marBottom w:val="0"/>
      <w:divBdr>
        <w:top w:val="none" w:sz="0" w:space="0" w:color="auto"/>
        <w:left w:val="none" w:sz="0" w:space="0" w:color="auto"/>
        <w:bottom w:val="none" w:sz="0" w:space="0" w:color="auto"/>
        <w:right w:val="none" w:sz="0" w:space="0" w:color="auto"/>
      </w:divBdr>
    </w:div>
    <w:div w:id="1965425456">
      <w:bodyDiv w:val="1"/>
      <w:marLeft w:val="0"/>
      <w:marRight w:val="0"/>
      <w:marTop w:val="0"/>
      <w:marBottom w:val="0"/>
      <w:divBdr>
        <w:top w:val="none" w:sz="0" w:space="0" w:color="auto"/>
        <w:left w:val="none" w:sz="0" w:space="0" w:color="auto"/>
        <w:bottom w:val="none" w:sz="0" w:space="0" w:color="auto"/>
        <w:right w:val="none" w:sz="0" w:space="0" w:color="auto"/>
      </w:divBdr>
    </w:div>
    <w:div w:id="1965649248">
      <w:bodyDiv w:val="1"/>
      <w:marLeft w:val="0"/>
      <w:marRight w:val="0"/>
      <w:marTop w:val="0"/>
      <w:marBottom w:val="0"/>
      <w:divBdr>
        <w:top w:val="none" w:sz="0" w:space="0" w:color="auto"/>
        <w:left w:val="none" w:sz="0" w:space="0" w:color="auto"/>
        <w:bottom w:val="none" w:sz="0" w:space="0" w:color="auto"/>
        <w:right w:val="none" w:sz="0" w:space="0" w:color="auto"/>
      </w:divBdr>
    </w:div>
    <w:div w:id="1965694501">
      <w:bodyDiv w:val="1"/>
      <w:marLeft w:val="0"/>
      <w:marRight w:val="0"/>
      <w:marTop w:val="0"/>
      <w:marBottom w:val="0"/>
      <w:divBdr>
        <w:top w:val="none" w:sz="0" w:space="0" w:color="auto"/>
        <w:left w:val="none" w:sz="0" w:space="0" w:color="auto"/>
        <w:bottom w:val="none" w:sz="0" w:space="0" w:color="auto"/>
        <w:right w:val="none" w:sz="0" w:space="0" w:color="auto"/>
      </w:divBdr>
    </w:div>
    <w:div w:id="1965767765">
      <w:bodyDiv w:val="1"/>
      <w:marLeft w:val="0"/>
      <w:marRight w:val="0"/>
      <w:marTop w:val="0"/>
      <w:marBottom w:val="0"/>
      <w:divBdr>
        <w:top w:val="none" w:sz="0" w:space="0" w:color="auto"/>
        <w:left w:val="none" w:sz="0" w:space="0" w:color="auto"/>
        <w:bottom w:val="none" w:sz="0" w:space="0" w:color="auto"/>
        <w:right w:val="none" w:sz="0" w:space="0" w:color="auto"/>
      </w:divBdr>
    </w:div>
    <w:div w:id="1965769217">
      <w:bodyDiv w:val="1"/>
      <w:marLeft w:val="0"/>
      <w:marRight w:val="0"/>
      <w:marTop w:val="0"/>
      <w:marBottom w:val="0"/>
      <w:divBdr>
        <w:top w:val="none" w:sz="0" w:space="0" w:color="auto"/>
        <w:left w:val="none" w:sz="0" w:space="0" w:color="auto"/>
        <w:bottom w:val="none" w:sz="0" w:space="0" w:color="auto"/>
        <w:right w:val="none" w:sz="0" w:space="0" w:color="auto"/>
      </w:divBdr>
    </w:div>
    <w:div w:id="1965773884">
      <w:bodyDiv w:val="1"/>
      <w:marLeft w:val="0"/>
      <w:marRight w:val="0"/>
      <w:marTop w:val="0"/>
      <w:marBottom w:val="0"/>
      <w:divBdr>
        <w:top w:val="none" w:sz="0" w:space="0" w:color="auto"/>
        <w:left w:val="none" w:sz="0" w:space="0" w:color="auto"/>
        <w:bottom w:val="none" w:sz="0" w:space="0" w:color="auto"/>
        <w:right w:val="none" w:sz="0" w:space="0" w:color="auto"/>
      </w:divBdr>
    </w:div>
    <w:div w:id="1965844499">
      <w:bodyDiv w:val="1"/>
      <w:marLeft w:val="0"/>
      <w:marRight w:val="0"/>
      <w:marTop w:val="0"/>
      <w:marBottom w:val="0"/>
      <w:divBdr>
        <w:top w:val="none" w:sz="0" w:space="0" w:color="auto"/>
        <w:left w:val="none" w:sz="0" w:space="0" w:color="auto"/>
        <w:bottom w:val="none" w:sz="0" w:space="0" w:color="auto"/>
        <w:right w:val="none" w:sz="0" w:space="0" w:color="auto"/>
      </w:divBdr>
    </w:div>
    <w:div w:id="1965915728">
      <w:bodyDiv w:val="1"/>
      <w:marLeft w:val="0"/>
      <w:marRight w:val="0"/>
      <w:marTop w:val="0"/>
      <w:marBottom w:val="0"/>
      <w:divBdr>
        <w:top w:val="none" w:sz="0" w:space="0" w:color="auto"/>
        <w:left w:val="none" w:sz="0" w:space="0" w:color="auto"/>
        <w:bottom w:val="none" w:sz="0" w:space="0" w:color="auto"/>
        <w:right w:val="none" w:sz="0" w:space="0" w:color="auto"/>
      </w:divBdr>
    </w:div>
    <w:div w:id="1965959038">
      <w:bodyDiv w:val="1"/>
      <w:marLeft w:val="0"/>
      <w:marRight w:val="0"/>
      <w:marTop w:val="0"/>
      <w:marBottom w:val="0"/>
      <w:divBdr>
        <w:top w:val="none" w:sz="0" w:space="0" w:color="auto"/>
        <w:left w:val="none" w:sz="0" w:space="0" w:color="auto"/>
        <w:bottom w:val="none" w:sz="0" w:space="0" w:color="auto"/>
        <w:right w:val="none" w:sz="0" w:space="0" w:color="auto"/>
      </w:divBdr>
    </w:div>
    <w:div w:id="1966110792">
      <w:bodyDiv w:val="1"/>
      <w:marLeft w:val="0"/>
      <w:marRight w:val="0"/>
      <w:marTop w:val="0"/>
      <w:marBottom w:val="0"/>
      <w:divBdr>
        <w:top w:val="none" w:sz="0" w:space="0" w:color="auto"/>
        <w:left w:val="none" w:sz="0" w:space="0" w:color="auto"/>
        <w:bottom w:val="none" w:sz="0" w:space="0" w:color="auto"/>
        <w:right w:val="none" w:sz="0" w:space="0" w:color="auto"/>
      </w:divBdr>
    </w:div>
    <w:div w:id="1966428046">
      <w:bodyDiv w:val="1"/>
      <w:marLeft w:val="0"/>
      <w:marRight w:val="0"/>
      <w:marTop w:val="0"/>
      <w:marBottom w:val="0"/>
      <w:divBdr>
        <w:top w:val="none" w:sz="0" w:space="0" w:color="auto"/>
        <w:left w:val="none" w:sz="0" w:space="0" w:color="auto"/>
        <w:bottom w:val="none" w:sz="0" w:space="0" w:color="auto"/>
        <w:right w:val="none" w:sz="0" w:space="0" w:color="auto"/>
      </w:divBdr>
    </w:div>
    <w:div w:id="1966547506">
      <w:bodyDiv w:val="1"/>
      <w:marLeft w:val="0"/>
      <w:marRight w:val="0"/>
      <w:marTop w:val="0"/>
      <w:marBottom w:val="0"/>
      <w:divBdr>
        <w:top w:val="none" w:sz="0" w:space="0" w:color="auto"/>
        <w:left w:val="none" w:sz="0" w:space="0" w:color="auto"/>
        <w:bottom w:val="none" w:sz="0" w:space="0" w:color="auto"/>
        <w:right w:val="none" w:sz="0" w:space="0" w:color="auto"/>
      </w:divBdr>
    </w:div>
    <w:div w:id="1966619121">
      <w:bodyDiv w:val="1"/>
      <w:marLeft w:val="0"/>
      <w:marRight w:val="0"/>
      <w:marTop w:val="0"/>
      <w:marBottom w:val="0"/>
      <w:divBdr>
        <w:top w:val="none" w:sz="0" w:space="0" w:color="auto"/>
        <w:left w:val="none" w:sz="0" w:space="0" w:color="auto"/>
        <w:bottom w:val="none" w:sz="0" w:space="0" w:color="auto"/>
        <w:right w:val="none" w:sz="0" w:space="0" w:color="auto"/>
      </w:divBdr>
    </w:div>
    <w:div w:id="1966694577">
      <w:bodyDiv w:val="1"/>
      <w:marLeft w:val="0"/>
      <w:marRight w:val="0"/>
      <w:marTop w:val="0"/>
      <w:marBottom w:val="0"/>
      <w:divBdr>
        <w:top w:val="none" w:sz="0" w:space="0" w:color="auto"/>
        <w:left w:val="none" w:sz="0" w:space="0" w:color="auto"/>
        <w:bottom w:val="none" w:sz="0" w:space="0" w:color="auto"/>
        <w:right w:val="none" w:sz="0" w:space="0" w:color="auto"/>
      </w:divBdr>
    </w:div>
    <w:div w:id="1967075991">
      <w:bodyDiv w:val="1"/>
      <w:marLeft w:val="0"/>
      <w:marRight w:val="0"/>
      <w:marTop w:val="0"/>
      <w:marBottom w:val="0"/>
      <w:divBdr>
        <w:top w:val="none" w:sz="0" w:space="0" w:color="auto"/>
        <w:left w:val="none" w:sz="0" w:space="0" w:color="auto"/>
        <w:bottom w:val="none" w:sz="0" w:space="0" w:color="auto"/>
        <w:right w:val="none" w:sz="0" w:space="0" w:color="auto"/>
      </w:divBdr>
    </w:div>
    <w:div w:id="1967353486">
      <w:bodyDiv w:val="1"/>
      <w:marLeft w:val="0"/>
      <w:marRight w:val="0"/>
      <w:marTop w:val="0"/>
      <w:marBottom w:val="0"/>
      <w:divBdr>
        <w:top w:val="none" w:sz="0" w:space="0" w:color="auto"/>
        <w:left w:val="none" w:sz="0" w:space="0" w:color="auto"/>
        <w:bottom w:val="none" w:sz="0" w:space="0" w:color="auto"/>
        <w:right w:val="none" w:sz="0" w:space="0" w:color="auto"/>
      </w:divBdr>
    </w:div>
    <w:div w:id="1967471637">
      <w:bodyDiv w:val="1"/>
      <w:marLeft w:val="0"/>
      <w:marRight w:val="0"/>
      <w:marTop w:val="0"/>
      <w:marBottom w:val="0"/>
      <w:divBdr>
        <w:top w:val="none" w:sz="0" w:space="0" w:color="auto"/>
        <w:left w:val="none" w:sz="0" w:space="0" w:color="auto"/>
        <w:bottom w:val="none" w:sz="0" w:space="0" w:color="auto"/>
        <w:right w:val="none" w:sz="0" w:space="0" w:color="auto"/>
      </w:divBdr>
    </w:div>
    <w:div w:id="1967542804">
      <w:bodyDiv w:val="1"/>
      <w:marLeft w:val="0"/>
      <w:marRight w:val="0"/>
      <w:marTop w:val="0"/>
      <w:marBottom w:val="0"/>
      <w:divBdr>
        <w:top w:val="none" w:sz="0" w:space="0" w:color="auto"/>
        <w:left w:val="none" w:sz="0" w:space="0" w:color="auto"/>
        <w:bottom w:val="none" w:sz="0" w:space="0" w:color="auto"/>
        <w:right w:val="none" w:sz="0" w:space="0" w:color="auto"/>
      </w:divBdr>
    </w:div>
    <w:div w:id="1967546698">
      <w:bodyDiv w:val="1"/>
      <w:marLeft w:val="0"/>
      <w:marRight w:val="0"/>
      <w:marTop w:val="0"/>
      <w:marBottom w:val="0"/>
      <w:divBdr>
        <w:top w:val="none" w:sz="0" w:space="0" w:color="auto"/>
        <w:left w:val="none" w:sz="0" w:space="0" w:color="auto"/>
        <w:bottom w:val="none" w:sz="0" w:space="0" w:color="auto"/>
        <w:right w:val="none" w:sz="0" w:space="0" w:color="auto"/>
      </w:divBdr>
    </w:div>
    <w:div w:id="1967655448">
      <w:bodyDiv w:val="1"/>
      <w:marLeft w:val="0"/>
      <w:marRight w:val="0"/>
      <w:marTop w:val="0"/>
      <w:marBottom w:val="0"/>
      <w:divBdr>
        <w:top w:val="none" w:sz="0" w:space="0" w:color="auto"/>
        <w:left w:val="none" w:sz="0" w:space="0" w:color="auto"/>
        <w:bottom w:val="none" w:sz="0" w:space="0" w:color="auto"/>
        <w:right w:val="none" w:sz="0" w:space="0" w:color="auto"/>
      </w:divBdr>
    </w:div>
    <w:div w:id="1967731805">
      <w:bodyDiv w:val="1"/>
      <w:marLeft w:val="0"/>
      <w:marRight w:val="0"/>
      <w:marTop w:val="0"/>
      <w:marBottom w:val="0"/>
      <w:divBdr>
        <w:top w:val="none" w:sz="0" w:space="0" w:color="auto"/>
        <w:left w:val="none" w:sz="0" w:space="0" w:color="auto"/>
        <w:bottom w:val="none" w:sz="0" w:space="0" w:color="auto"/>
        <w:right w:val="none" w:sz="0" w:space="0" w:color="auto"/>
      </w:divBdr>
    </w:div>
    <w:div w:id="1967732583">
      <w:bodyDiv w:val="1"/>
      <w:marLeft w:val="0"/>
      <w:marRight w:val="0"/>
      <w:marTop w:val="0"/>
      <w:marBottom w:val="0"/>
      <w:divBdr>
        <w:top w:val="none" w:sz="0" w:space="0" w:color="auto"/>
        <w:left w:val="none" w:sz="0" w:space="0" w:color="auto"/>
        <w:bottom w:val="none" w:sz="0" w:space="0" w:color="auto"/>
        <w:right w:val="none" w:sz="0" w:space="0" w:color="auto"/>
      </w:divBdr>
    </w:div>
    <w:div w:id="1967855348">
      <w:bodyDiv w:val="1"/>
      <w:marLeft w:val="0"/>
      <w:marRight w:val="0"/>
      <w:marTop w:val="0"/>
      <w:marBottom w:val="0"/>
      <w:divBdr>
        <w:top w:val="none" w:sz="0" w:space="0" w:color="auto"/>
        <w:left w:val="none" w:sz="0" w:space="0" w:color="auto"/>
        <w:bottom w:val="none" w:sz="0" w:space="0" w:color="auto"/>
        <w:right w:val="none" w:sz="0" w:space="0" w:color="auto"/>
      </w:divBdr>
    </w:div>
    <w:div w:id="1967929454">
      <w:bodyDiv w:val="1"/>
      <w:marLeft w:val="0"/>
      <w:marRight w:val="0"/>
      <w:marTop w:val="0"/>
      <w:marBottom w:val="0"/>
      <w:divBdr>
        <w:top w:val="none" w:sz="0" w:space="0" w:color="auto"/>
        <w:left w:val="none" w:sz="0" w:space="0" w:color="auto"/>
        <w:bottom w:val="none" w:sz="0" w:space="0" w:color="auto"/>
        <w:right w:val="none" w:sz="0" w:space="0" w:color="auto"/>
      </w:divBdr>
    </w:div>
    <w:div w:id="1968583618">
      <w:bodyDiv w:val="1"/>
      <w:marLeft w:val="0"/>
      <w:marRight w:val="0"/>
      <w:marTop w:val="0"/>
      <w:marBottom w:val="0"/>
      <w:divBdr>
        <w:top w:val="none" w:sz="0" w:space="0" w:color="auto"/>
        <w:left w:val="none" w:sz="0" w:space="0" w:color="auto"/>
        <w:bottom w:val="none" w:sz="0" w:space="0" w:color="auto"/>
        <w:right w:val="none" w:sz="0" w:space="0" w:color="auto"/>
      </w:divBdr>
    </w:div>
    <w:div w:id="1968661960">
      <w:bodyDiv w:val="1"/>
      <w:marLeft w:val="0"/>
      <w:marRight w:val="0"/>
      <w:marTop w:val="0"/>
      <w:marBottom w:val="0"/>
      <w:divBdr>
        <w:top w:val="none" w:sz="0" w:space="0" w:color="auto"/>
        <w:left w:val="none" w:sz="0" w:space="0" w:color="auto"/>
        <w:bottom w:val="none" w:sz="0" w:space="0" w:color="auto"/>
        <w:right w:val="none" w:sz="0" w:space="0" w:color="auto"/>
      </w:divBdr>
    </w:div>
    <w:div w:id="1968662064">
      <w:bodyDiv w:val="1"/>
      <w:marLeft w:val="0"/>
      <w:marRight w:val="0"/>
      <w:marTop w:val="0"/>
      <w:marBottom w:val="0"/>
      <w:divBdr>
        <w:top w:val="none" w:sz="0" w:space="0" w:color="auto"/>
        <w:left w:val="none" w:sz="0" w:space="0" w:color="auto"/>
        <w:bottom w:val="none" w:sz="0" w:space="0" w:color="auto"/>
        <w:right w:val="none" w:sz="0" w:space="0" w:color="auto"/>
      </w:divBdr>
    </w:div>
    <w:div w:id="1968704039">
      <w:bodyDiv w:val="1"/>
      <w:marLeft w:val="0"/>
      <w:marRight w:val="0"/>
      <w:marTop w:val="0"/>
      <w:marBottom w:val="0"/>
      <w:divBdr>
        <w:top w:val="none" w:sz="0" w:space="0" w:color="auto"/>
        <w:left w:val="none" w:sz="0" w:space="0" w:color="auto"/>
        <w:bottom w:val="none" w:sz="0" w:space="0" w:color="auto"/>
        <w:right w:val="none" w:sz="0" w:space="0" w:color="auto"/>
      </w:divBdr>
    </w:div>
    <w:div w:id="1968898442">
      <w:bodyDiv w:val="1"/>
      <w:marLeft w:val="0"/>
      <w:marRight w:val="0"/>
      <w:marTop w:val="0"/>
      <w:marBottom w:val="0"/>
      <w:divBdr>
        <w:top w:val="none" w:sz="0" w:space="0" w:color="auto"/>
        <w:left w:val="none" w:sz="0" w:space="0" w:color="auto"/>
        <w:bottom w:val="none" w:sz="0" w:space="0" w:color="auto"/>
        <w:right w:val="none" w:sz="0" w:space="0" w:color="auto"/>
      </w:divBdr>
    </w:div>
    <w:div w:id="1968925049">
      <w:bodyDiv w:val="1"/>
      <w:marLeft w:val="0"/>
      <w:marRight w:val="0"/>
      <w:marTop w:val="0"/>
      <w:marBottom w:val="0"/>
      <w:divBdr>
        <w:top w:val="none" w:sz="0" w:space="0" w:color="auto"/>
        <w:left w:val="none" w:sz="0" w:space="0" w:color="auto"/>
        <w:bottom w:val="none" w:sz="0" w:space="0" w:color="auto"/>
        <w:right w:val="none" w:sz="0" w:space="0" w:color="auto"/>
      </w:divBdr>
    </w:div>
    <w:div w:id="1968973423">
      <w:bodyDiv w:val="1"/>
      <w:marLeft w:val="0"/>
      <w:marRight w:val="0"/>
      <w:marTop w:val="0"/>
      <w:marBottom w:val="0"/>
      <w:divBdr>
        <w:top w:val="none" w:sz="0" w:space="0" w:color="auto"/>
        <w:left w:val="none" w:sz="0" w:space="0" w:color="auto"/>
        <w:bottom w:val="none" w:sz="0" w:space="0" w:color="auto"/>
        <w:right w:val="none" w:sz="0" w:space="0" w:color="auto"/>
      </w:divBdr>
    </w:div>
    <w:div w:id="1969120068">
      <w:bodyDiv w:val="1"/>
      <w:marLeft w:val="0"/>
      <w:marRight w:val="0"/>
      <w:marTop w:val="0"/>
      <w:marBottom w:val="0"/>
      <w:divBdr>
        <w:top w:val="none" w:sz="0" w:space="0" w:color="auto"/>
        <w:left w:val="none" w:sz="0" w:space="0" w:color="auto"/>
        <w:bottom w:val="none" w:sz="0" w:space="0" w:color="auto"/>
        <w:right w:val="none" w:sz="0" w:space="0" w:color="auto"/>
      </w:divBdr>
    </w:div>
    <w:div w:id="1969160471">
      <w:bodyDiv w:val="1"/>
      <w:marLeft w:val="0"/>
      <w:marRight w:val="0"/>
      <w:marTop w:val="0"/>
      <w:marBottom w:val="0"/>
      <w:divBdr>
        <w:top w:val="none" w:sz="0" w:space="0" w:color="auto"/>
        <w:left w:val="none" w:sz="0" w:space="0" w:color="auto"/>
        <w:bottom w:val="none" w:sz="0" w:space="0" w:color="auto"/>
        <w:right w:val="none" w:sz="0" w:space="0" w:color="auto"/>
      </w:divBdr>
    </w:div>
    <w:div w:id="1969168271">
      <w:bodyDiv w:val="1"/>
      <w:marLeft w:val="0"/>
      <w:marRight w:val="0"/>
      <w:marTop w:val="0"/>
      <w:marBottom w:val="0"/>
      <w:divBdr>
        <w:top w:val="none" w:sz="0" w:space="0" w:color="auto"/>
        <w:left w:val="none" w:sz="0" w:space="0" w:color="auto"/>
        <w:bottom w:val="none" w:sz="0" w:space="0" w:color="auto"/>
        <w:right w:val="none" w:sz="0" w:space="0" w:color="auto"/>
      </w:divBdr>
    </w:div>
    <w:div w:id="1969243432">
      <w:bodyDiv w:val="1"/>
      <w:marLeft w:val="0"/>
      <w:marRight w:val="0"/>
      <w:marTop w:val="0"/>
      <w:marBottom w:val="0"/>
      <w:divBdr>
        <w:top w:val="none" w:sz="0" w:space="0" w:color="auto"/>
        <w:left w:val="none" w:sz="0" w:space="0" w:color="auto"/>
        <w:bottom w:val="none" w:sz="0" w:space="0" w:color="auto"/>
        <w:right w:val="none" w:sz="0" w:space="0" w:color="auto"/>
      </w:divBdr>
    </w:div>
    <w:div w:id="1969317880">
      <w:bodyDiv w:val="1"/>
      <w:marLeft w:val="0"/>
      <w:marRight w:val="0"/>
      <w:marTop w:val="0"/>
      <w:marBottom w:val="0"/>
      <w:divBdr>
        <w:top w:val="none" w:sz="0" w:space="0" w:color="auto"/>
        <w:left w:val="none" w:sz="0" w:space="0" w:color="auto"/>
        <w:bottom w:val="none" w:sz="0" w:space="0" w:color="auto"/>
        <w:right w:val="none" w:sz="0" w:space="0" w:color="auto"/>
      </w:divBdr>
    </w:div>
    <w:div w:id="1969621846">
      <w:bodyDiv w:val="1"/>
      <w:marLeft w:val="0"/>
      <w:marRight w:val="0"/>
      <w:marTop w:val="0"/>
      <w:marBottom w:val="0"/>
      <w:divBdr>
        <w:top w:val="none" w:sz="0" w:space="0" w:color="auto"/>
        <w:left w:val="none" w:sz="0" w:space="0" w:color="auto"/>
        <w:bottom w:val="none" w:sz="0" w:space="0" w:color="auto"/>
        <w:right w:val="none" w:sz="0" w:space="0" w:color="auto"/>
      </w:divBdr>
    </w:div>
    <w:div w:id="1969696998">
      <w:bodyDiv w:val="1"/>
      <w:marLeft w:val="0"/>
      <w:marRight w:val="0"/>
      <w:marTop w:val="0"/>
      <w:marBottom w:val="0"/>
      <w:divBdr>
        <w:top w:val="none" w:sz="0" w:space="0" w:color="auto"/>
        <w:left w:val="none" w:sz="0" w:space="0" w:color="auto"/>
        <w:bottom w:val="none" w:sz="0" w:space="0" w:color="auto"/>
        <w:right w:val="none" w:sz="0" w:space="0" w:color="auto"/>
      </w:divBdr>
    </w:div>
    <w:div w:id="1969701377">
      <w:bodyDiv w:val="1"/>
      <w:marLeft w:val="0"/>
      <w:marRight w:val="0"/>
      <w:marTop w:val="0"/>
      <w:marBottom w:val="0"/>
      <w:divBdr>
        <w:top w:val="none" w:sz="0" w:space="0" w:color="auto"/>
        <w:left w:val="none" w:sz="0" w:space="0" w:color="auto"/>
        <w:bottom w:val="none" w:sz="0" w:space="0" w:color="auto"/>
        <w:right w:val="none" w:sz="0" w:space="0" w:color="auto"/>
      </w:divBdr>
    </w:div>
    <w:div w:id="1970013918">
      <w:bodyDiv w:val="1"/>
      <w:marLeft w:val="0"/>
      <w:marRight w:val="0"/>
      <w:marTop w:val="0"/>
      <w:marBottom w:val="0"/>
      <w:divBdr>
        <w:top w:val="none" w:sz="0" w:space="0" w:color="auto"/>
        <w:left w:val="none" w:sz="0" w:space="0" w:color="auto"/>
        <w:bottom w:val="none" w:sz="0" w:space="0" w:color="auto"/>
        <w:right w:val="none" w:sz="0" w:space="0" w:color="auto"/>
      </w:divBdr>
    </w:div>
    <w:div w:id="1970086274">
      <w:bodyDiv w:val="1"/>
      <w:marLeft w:val="0"/>
      <w:marRight w:val="0"/>
      <w:marTop w:val="0"/>
      <w:marBottom w:val="0"/>
      <w:divBdr>
        <w:top w:val="none" w:sz="0" w:space="0" w:color="auto"/>
        <w:left w:val="none" w:sz="0" w:space="0" w:color="auto"/>
        <w:bottom w:val="none" w:sz="0" w:space="0" w:color="auto"/>
        <w:right w:val="none" w:sz="0" w:space="0" w:color="auto"/>
      </w:divBdr>
    </w:div>
    <w:div w:id="1970166320">
      <w:bodyDiv w:val="1"/>
      <w:marLeft w:val="0"/>
      <w:marRight w:val="0"/>
      <w:marTop w:val="0"/>
      <w:marBottom w:val="0"/>
      <w:divBdr>
        <w:top w:val="none" w:sz="0" w:space="0" w:color="auto"/>
        <w:left w:val="none" w:sz="0" w:space="0" w:color="auto"/>
        <w:bottom w:val="none" w:sz="0" w:space="0" w:color="auto"/>
        <w:right w:val="none" w:sz="0" w:space="0" w:color="auto"/>
      </w:divBdr>
    </w:div>
    <w:div w:id="1970355333">
      <w:bodyDiv w:val="1"/>
      <w:marLeft w:val="0"/>
      <w:marRight w:val="0"/>
      <w:marTop w:val="0"/>
      <w:marBottom w:val="0"/>
      <w:divBdr>
        <w:top w:val="none" w:sz="0" w:space="0" w:color="auto"/>
        <w:left w:val="none" w:sz="0" w:space="0" w:color="auto"/>
        <w:bottom w:val="none" w:sz="0" w:space="0" w:color="auto"/>
        <w:right w:val="none" w:sz="0" w:space="0" w:color="auto"/>
      </w:divBdr>
    </w:div>
    <w:div w:id="1970358196">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1970627429">
      <w:bodyDiv w:val="1"/>
      <w:marLeft w:val="0"/>
      <w:marRight w:val="0"/>
      <w:marTop w:val="0"/>
      <w:marBottom w:val="0"/>
      <w:divBdr>
        <w:top w:val="none" w:sz="0" w:space="0" w:color="auto"/>
        <w:left w:val="none" w:sz="0" w:space="0" w:color="auto"/>
        <w:bottom w:val="none" w:sz="0" w:space="0" w:color="auto"/>
        <w:right w:val="none" w:sz="0" w:space="0" w:color="auto"/>
      </w:divBdr>
    </w:div>
    <w:div w:id="1970865929">
      <w:bodyDiv w:val="1"/>
      <w:marLeft w:val="0"/>
      <w:marRight w:val="0"/>
      <w:marTop w:val="0"/>
      <w:marBottom w:val="0"/>
      <w:divBdr>
        <w:top w:val="none" w:sz="0" w:space="0" w:color="auto"/>
        <w:left w:val="none" w:sz="0" w:space="0" w:color="auto"/>
        <w:bottom w:val="none" w:sz="0" w:space="0" w:color="auto"/>
        <w:right w:val="none" w:sz="0" w:space="0" w:color="auto"/>
      </w:divBdr>
    </w:div>
    <w:div w:id="1971012599">
      <w:bodyDiv w:val="1"/>
      <w:marLeft w:val="0"/>
      <w:marRight w:val="0"/>
      <w:marTop w:val="0"/>
      <w:marBottom w:val="0"/>
      <w:divBdr>
        <w:top w:val="none" w:sz="0" w:space="0" w:color="auto"/>
        <w:left w:val="none" w:sz="0" w:space="0" w:color="auto"/>
        <w:bottom w:val="none" w:sz="0" w:space="0" w:color="auto"/>
        <w:right w:val="none" w:sz="0" w:space="0" w:color="auto"/>
      </w:divBdr>
    </w:div>
    <w:div w:id="1971590556">
      <w:bodyDiv w:val="1"/>
      <w:marLeft w:val="0"/>
      <w:marRight w:val="0"/>
      <w:marTop w:val="0"/>
      <w:marBottom w:val="0"/>
      <w:divBdr>
        <w:top w:val="none" w:sz="0" w:space="0" w:color="auto"/>
        <w:left w:val="none" w:sz="0" w:space="0" w:color="auto"/>
        <w:bottom w:val="none" w:sz="0" w:space="0" w:color="auto"/>
        <w:right w:val="none" w:sz="0" w:space="0" w:color="auto"/>
      </w:divBdr>
    </w:div>
    <w:div w:id="1972244172">
      <w:bodyDiv w:val="1"/>
      <w:marLeft w:val="0"/>
      <w:marRight w:val="0"/>
      <w:marTop w:val="0"/>
      <w:marBottom w:val="0"/>
      <w:divBdr>
        <w:top w:val="none" w:sz="0" w:space="0" w:color="auto"/>
        <w:left w:val="none" w:sz="0" w:space="0" w:color="auto"/>
        <w:bottom w:val="none" w:sz="0" w:space="0" w:color="auto"/>
        <w:right w:val="none" w:sz="0" w:space="0" w:color="auto"/>
      </w:divBdr>
    </w:div>
    <w:div w:id="1972515721">
      <w:bodyDiv w:val="1"/>
      <w:marLeft w:val="0"/>
      <w:marRight w:val="0"/>
      <w:marTop w:val="0"/>
      <w:marBottom w:val="0"/>
      <w:divBdr>
        <w:top w:val="none" w:sz="0" w:space="0" w:color="auto"/>
        <w:left w:val="none" w:sz="0" w:space="0" w:color="auto"/>
        <w:bottom w:val="none" w:sz="0" w:space="0" w:color="auto"/>
        <w:right w:val="none" w:sz="0" w:space="0" w:color="auto"/>
      </w:divBdr>
    </w:div>
    <w:div w:id="1972831041">
      <w:bodyDiv w:val="1"/>
      <w:marLeft w:val="0"/>
      <w:marRight w:val="0"/>
      <w:marTop w:val="0"/>
      <w:marBottom w:val="0"/>
      <w:divBdr>
        <w:top w:val="none" w:sz="0" w:space="0" w:color="auto"/>
        <w:left w:val="none" w:sz="0" w:space="0" w:color="auto"/>
        <w:bottom w:val="none" w:sz="0" w:space="0" w:color="auto"/>
        <w:right w:val="none" w:sz="0" w:space="0" w:color="auto"/>
      </w:divBdr>
    </w:div>
    <w:div w:id="1972856135">
      <w:bodyDiv w:val="1"/>
      <w:marLeft w:val="0"/>
      <w:marRight w:val="0"/>
      <w:marTop w:val="0"/>
      <w:marBottom w:val="0"/>
      <w:divBdr>
        <w:top w:val="none" w:sz="0" w:space="0" w:color="auto"/>
        <w:left w:val="none" w:sz="0" w:space="0" w:color="auto"/>
        <w:bottom w:val="none" w:sz="0" w:space="0" w:color="auto"/>
        <w:right w:val="none" w:sz="0" w:space="0" w:color="auto"/>
      </w:divBdr>
    </w:div>
    <w:div w:id="1972859005">
      <w:bodyDiv w:val="1"/>
      <w:marLeft w:val="0"/>
      <w:marRight w:val="0"/>
      <w:marTop w:val="0"/>
      <w:marBottom w:val="0"/>
      <w:divBdr>
        <w:top w:val="none" w:sz="0" w:space="0" w:color="auto"/>
        <w:left w:val="none" w:sz="0" w:space="0" w:color="auto"/>
        <w:bottom w:val="none" w:sz="0" w:space="0" w:color="auto"/>
        <w:right w:val="none" w:sz="0" w:space="0" w:color="auto"/>
      </w:divBdr>
    </w:div>
    <w:div w:id="1972906822">
      <w:bodyDiv w:val="1"/>
      <w:marLeft w:val="0"/>
      <w:marRight w:val="0"/>
      <w:marTop w:val="0"/>
      <w:marBottom w:val="0"/>
      <w:divBdr>
        <w:top w:val="none" w:sz="0" w:space="0" w:color="auto"/>
        <w:left w:val="none" w:sz="0" w:space="0" w:color="auto"/>
        <w:bottom w:val="none" w:sz="0" w:space="0" w:color="auto"/>
        <w:right w:val="none" w:sz="0" w:space="0" w:color="auto"/>
      </w:divBdr>
    </w:div>
    <w:div w:id="1973175088">
      <w:bodyDiv w:val="1"/>
      <w:marLeft w:val="0"/>
      <w:marRight w:val="0"/>
      <w:marTop w:val="0"/>
      <w:marBottom w:val="0"/>
      <w:divBdr>
        <w:top w:val="none" w:sz="0" w:space="0" w:color="auto"/>
        <w:left w:val="none" w:sz="0" w:space="0" w:color="auto"/>
        <w:bottom w:val="none" w:sz="0" w:space="0" w:color="auto"/>
        <w:right w:val="none" w:sz="0" w:space="0" w:color="auto"/>
      </w:divBdr>
    </w:div>
    <w:div w:id="1973443144">
      <w:bodyDiv w:val="1"/>
      <w:marLeft w:val="0"/>
      <w:marRight w:val="0"/>
      <w:marTop w:val="0"/>
      <w:marBottom w:val="0"/>
      <w:divBdr>
        <w:top w:val="none" w:sz="0" w:space="0" w:color="auto"/>
        <w:left w:val="none" w:sz="0" w:space="0" w:color="auto"/>
        <w:bottom w:val="none" w:sz="0" w:space="0" w:color="auto"/>
        <w:right w:val="none" w:sz="0" w:space="0" w:color="auto"/>
      </w:divBdr>
    </w:div>
    <w:div w:id="1973443365">
      <w:bodyDiv w:val="1"/>
      <w:marLeft w:val="0"/>
      <w:marRight w:val="0"/>
      <w:marTop w:val="0"/>
      <w:marBottom w:val="0"/>
      <w:divBdr>
        <w:top w:val="none" w:sz="0" w:space="0" w:color="auto"/>
        <w:left w:val="none" w:sz="0" w:space="0" w:color="auto"/>
        <w:bottom w:val="none" w:sz="0" w:space="0" w:color="auto"/>
        <w:right w:val="none" w:sz="0" w:space="0" w:color="auto"/>
      </w:divBdr>
    </w:div>
    <w:div w:id="1973555812">
      <w:bodyDiv w:val="1"/>
      <w:marLeft w:val="0"/>
      <w:marRight w:val="0"/>
      <w:marTop w:val="0"/>
      <w:marBottom w:val="0"/>
      <w:divBdr>
        <w:top w:val="none" w:sz="0" w:space="0" w:color="auto"/>
        <w:left w:val="none" w:sz="0" w:space="0" w:color="auto"/>
        <w:bottom w:val="none" w:sz="0" w:space="0" w:color="auto"/>
        <w:right w:val="none" w:sz="0" w:space="0" w:color="auto"/>
      </w:divBdr>
    </w:div>
    <w:div w:id="1973629975">
      <w:bodyDiv w:val="1"/>
      <w:marLeft w:val="0"/>
      <w:marRight w:val="0"/>
      <w:marTop w:val="0"/>
      <w:marBottom w:val="0"/>
      <w:divBdr>
        <w:top w:val="none" w:sz="0" w:space="0" w:color="auto"/>
        <w:left w:val="none" w:sz="0" w:space="0" w:color="auto"/>
        <w:bottom w:val="none" w:sz="0" w:space="0" w:color="auto"/>
        <w:right w:val="none" w:sz="0" w:space="0" w:color="auto"/>
      </w:divBdr>
    </w:div>
    <w:div w:id="1973635020">
      <w:bodyDiv w:val="1"/>
      <w:marLeft w:val="0"/>
      <w:marRight w:val="0"/>
      <w:marTop w:val="0"/>
      <w:marBottom w:val="0"/>
      <w:divBdr>
        <w:top w:val="none" w:sz="0" w:space="0" w:color="auto"/>
        <w:left w:val="none" w:sz="0" w:space="0" w:color="auto"/>
        <w:bottom w:val="none" w:sz="0" w:space="0" w:color="auto"/>
        <w:right w:val="none" w:sz="0" w:space="0" w:color="auto"/>
      </w:divBdr>
    </w:div>
    <w:div w:id="1973752244">
      <w:bodyDiv w:val="1"/>
      <w:marLeft w:val="0"/>
      <w:marRight w:val="0"/>
      <w:marTop w:val="0"/>
      <w:marBottom w:val="0"/>
      <w:divBdr>
        <w:top w:val="none" w:sz="0" w:space="0" w:color="auto"/>
        <w:left w:val="none" w:sz="0" w:space="0" w:color="auto"/>
        <w:bottom w:val="none" w:sz="0" w:space="0" w:color="auto"/>
        <w:right w:val="none" w:sz="0" w:space="0" w:color="auto"/>
      </w:divBdr>
    </w:div>
    <w:div w:id="1974283717">
      <w:bodyDiv w:val="1"/>
      <w:marLeft w:val="0"/>
      <w:marRight w:val="0"/>
      <w:marTop w:val="0"/>
      <w:marBottom w:val="0"/>
      <w:divBdr>
        <w:top w:val="none" w:sz="0" w:space="0" w:color="auto"/>
        <w:left w:val="none" w:sz="0" w:space="0" w:color="auto"/>
        <w:bottom w:val="none" w:sz="0" w:space="0" w:color="auto"/>
        <w:right w:val="none" w:sz="0" w:space="0" w:color="auto"/>
      </w:divBdr>
    </w:div>
    <w:div w:id="1974291682">
      <w:bodyDiv w:val="1"/>
      <w:marLeft w:val="0"/>
      <w:marRight w:val="0"/>
      <w:marTop w:val="0"/>
      <w:marBottom w:val="0"/>
      <w:divBdr>
        <w:top w:val="none" w:sz="0" w:space="0" w:color="auto"/>
        <w:left w:val="none" w:sz="0" w:space="0" w:color="auto"/>
        <w:bottom w:val="none" w:sz="0" w:space="0" w:color="auto"/>
        <w:right w:val="none" w:sz="0" w:space="0" w:color="auto"/>
      </w:divBdr>
    </w:div>
    <w:div w:id="1974358778">
      <w:bodyDiv w:val="1"/>
      <w:marLeft w:val="0"/>
      <w:marRight w:val="0"/>
      <w:marTop w:val="0"/>
      <w:marBottom w:val="0"/>
      <w:divBdr>
        <w:top w:val="none" w:sz="0" w:space="0" w:color="auto"/>
        <w:left w:val="none" w:sz="0" w:space="0" w:color="auto"/>
        <w:bottom w:val="none" w:sz="0" w:space="0" w:color="auto"/>
        <w:right w:val="none" w:sz="0" w:space="0" w:color="auto"/>
      </w:divBdr>
    </w:div>
    <w:div w:id="1974555857">
      <w:bodyDiv w:val="1"/>
      <w:marLeft w:val="0"/>
      <w:marRight w:val="0"/>
      <w:marTop w:val="0"/>
      <w:marBottom w:val="0"/>
      <w:divBdr>
        <w:top w:val="none" w:sz="0" w:space="0" w:color="auto"/>
        <w:left w:val="none" w:sz="0" w:space="0" w:color="auto"/>
        <w:bottom w:val="none" w:sz="0" w:space="0" w:color="auto"/>
        <w:right w:val="none" w:sz="0" w:space="0" w:color="auto"/>
      </w:divBdr>
    </w:div>
    <w:div w:id="1975136407">
      <w:bodyDiv w:val="1"/>
      <w:marLeft w:val="0"/>
      <w:marRight w:val="0"/>
      <w:marTop w:val="0"/>
      <w:marBottom w:val="0"/>
      <w:divBdr>
        <w:top w:val="none" w:sz="0" w:space="0" w:color="auto"/>
        <w:left w:val="none" w:sz="0" w:space="0" w:color="auto"/>
        <w:bottom w:val="none" w:sz="0" w:space="0" w:color="auto"/>
        <w:right w:val="none" w:sz="0" w:space="0" w:color="auto"/>
      </w:divBdr>
    </w:div>
    <w:div w:id="1975215846">
      <w:bodyDiv w:val="1"/>
      <w:marLeft w:val="0"/>
      <w:marRight w:val="0"/>
      <w:marTop w:val="0"/>
      <w:marBottom w:val="0"/>
      <w:divBdr>
        <w:top w:val="none" w:sz="0" w:space="0" w:color="auto"/>
        <w:left w:val="none" w:sz="0" w:space="0" w:color="auto"/>
        <w:bottom w:val="none" w:sz="0" w:space="0" w:color="auto"/>
        <w:right w:val="none" w:sz="0" w:space="0" w:color="auto"/>
      </w:divBdr>
    </w:div>
    <w:div w:id="1975404824">
      <w:bodyDiv w:val="1"/>
      <w:marLeft w:val="0"/>
      <w:marRight w:val="0"/>
      <w:marTop w:val="0"/>
      <w:marBottom w:val="0"/>
      <w:divBdr>
        <w:top w:val="none" w:sz="0" w:space="0" w:color="auto"/>
        <w:left w:val="none" w:sz="0" w:space="0" w:color="auto"/>
        <w:bottom w:val="none" w:sz="0" w:space="0" w:color="auto"/>
        <w:right w:val="none" w:sz="0" w:space="0" w:color="auto"/>
      </w:divBdr>
    </w:div>
    <w:div w:id="1975406923">
      <w:bodyDiv w:val="1"/>
      <w:marLeft w:val="0"/>
      <w:marRight w:val="0"/>
      <w:marTop w:val="0"/>
      <w:marBottom w:val="0"/>
      <w:divBdr>
        <w:top w:val="none" w:sz="0" w:space="0" w:color="auto"/>
        <w:left w:val="none" w:sz="0" w:space="0" w:color="auto"/>
        <w:bottom w:val="none" w:sz="0" w:space="0" w:color="auto"/>
        <w:right w:val="none" w:sz="0" w:space="0" w:color="auto"/>
      </w:divBdr>
    </w:div>
    <w:div w:id="1975521452">
      <w:bodyDiv w:val="1"/>
      <w:marLeft w:val="0"/>
      <w:marRight w:val="0"/>
      <w:marTop w:val="0"/>
      <w:marBottom w:val="0"/>
      <w:divBdr>
        <w:top w:val="none" w:sz="0" w:space="0" w:color="auto"/>
        <w:left w:val="none" w:sz="0" w:space="0" w:color="auto"/>
        <w:bottom w:val="none" w:sz="0" w:space="0" w:color="auto"/>
        <w:right w:val="none" w:sz="0" w:space="0" w:color="auto"/>
      </w:divBdr>
    </w:div>
    <w:div w:id="1976062257">
      <w:bodyDiv w:val="1"/>
      <w:marLeft w:val="0"/>
      <w:marRight w:val="0"/>
      <w:marTop w:val="0"/>
      <w:marBottom w:val="0"/>
      <w:divBdr>
        <w:top w:val="none" w:sz="0" w:space="0" w:color="auto"/>
        <w:left w:val="none" w:sz="0" w:space="0" w:color="auto"/>
        <w:bottom w:val="none" w:sz="0" w:space="0" w:color="auto"/>
        <w:right w:val="none" w:sz="0" w:space="0" w:color="auto"/>
      </w:divBdr>
    </w:div>
    <w:div w:id="1976331609">
      <w:bodyDiv w:val="1"/>
      <w:marLeft w:val="0"/>
      <w:marRight w:val="0"/>
      <w:marTop w:val="0"/>
      <w:marBottom w:val="0"/>
      <w:divBdr>
        <w:top w:val="none" w:sz="0" w:space="0" w:color="auto"/>
        <w:left w:val="none" w:sz="0" w:space="0" w:color="auto"/>
        <w:bottom w:val="none" w:sz="0" w:space="0" w:color="auto"/>
        <w:right w:val="none" w:sz="0" w:space="0" w:color="auto"/>
      </w:divBdr>
    </w:div>
    <w:div w:id="1976333653">
      <w:bodyDiv w:val="1"/>
      <w:marLeft w:val="0"/>
      <w:marRight w:val="0"/>
      <w:marTop w:val="0"/>
      <w:marBottom w:val="0"/>
      <w:divBdr>
        <w:top w:val="none" w:sz="0" w:space="0" w:color="auto"/>
        <w:left w:val="none" w:sz="0" w:space="0" w:color="auto"/>
        <w:bottom w:val="none" w:sz="0" w:space="0" w:color="auto"/>
        <w:right w:val="none" w:sz="0" w:space="0" w:color="auto"/>
      </w:divBdr>
    </w:div>
    <w:div w:id="1976831519">
      <w:bodyDiv w:val="1"/>
      <w:marLeft w:val="0"/>
      <w:marRight w:val="0"/>
      <w:marTop w:val="0"/>
      <w:marBottom w:val="0"/>
      <w:divBdr>
        <w:top w:val="none" w:sz="0" w:space="0" w:color="auto"/>
        <w:left w:val="none" w:sz="0" w:space="0" w:color="auto"/>
        <w:bottom w:val="none" w:sz="0" w:space="0" w:color="auto"/>
        <w:right w:val="none" w:sz="0" w:space="0" w:color="auto"/>
      </w:divBdr>
    </w:div>
    <w:div w:id="1976911359">
      <w:bodyDiv w:val="1"/>
      <w:marLeft w:val="0"/>
      <w:marRight w:val="0"/>
      <w:marTop w:val="0"/>
      <w:marBottom w:val="0"/>
      <w:divBdr>
        <w:top w:val="none" w:sz="0" w:space="0" w:color="auto"/>
        <w:left w:val="none" w:sz="0" w:space="0" w:color="auto"/>
        <w:bottom w:val="none" w:sz="0" w:space="0" w:color="auto"/>
        <w:right w:val="none" w:sz="0" w:space="0" w:color="auto"/>
      </w:divBdr>
    </w:div>
    <w:div w:id="1977027406">
      <w:bodyDiv w:val="1"/>
      <w:marLeft w:val="0"/>
      <w:marRight w:val="0"/>
      <w:marTop w:val="0"/>
      <w:marBottom w:val="0"/>
      <w:divBdr>
        <w:top w:val="none" w:sz="0" w:space="0" w:color="auto"/>
        <w:left w:val="none" w:sz="0" w:space="0" w:color="auto"/>
        <w:bottom w:val="none" w:sz="0" w:space="0" w:color="auto"/>
        <w:right w:val="none" w:sz="0" w:space="0" w:color="auto"/>
      </w:divBdr>
    </w:div>
    <w:div w:id="1977099912">
      <w:bodyDiv w:val="1"/>
      <w:marLeft w:val="0"/>
      <w:marRight w:val="0"/>
      <w:marTop w:val="0"/>
      <w:marBottom w:val="0"/>
      <w:divBdr>
        <w:top w:val="none" w:sz="0" w:space="0" w:color="auto"/>
        <w:left w:val="none" w:sz="0" w:space="0" w:color="auto"/>
        <w:bottom w:val="none" w:sz="0" w:space="0" w:color="auto"/>
        <w:right w:val="none" w:sz="0" w:space="0" w:color="auto"/>
      </w:divBdr>
    </w:div>
    <w:div w:id="1977373946">
      <w:bodyDiv w:val="1"/>
      <w:marLeft w:val="0"/>
      <w:marRight w:val="0"/>
      <w:marTop w:val="0"/>
      <w:marBottom w:val="0"/>
      <w:divBdr>
        <w:top w:val="none" w:sz="0" w:space="0" w:color="auto"/>
        <w:left w:val="none" w:sz="0" w:space="0" w:color="auto"/>
        <w:bottom w:val="none" w:sz="0" w:space="0" w:color="auto"/>
        <w:right w:val="none" w:sz="0" w:space="0" w:color="auto"/>
      </w:divBdr>
    </w:div>
    <w:div w:id="1977376020">
      <w:bodyDiv w:val="1"/>
      <w:marLeft w:val="0"/>
      <w:marRight w:val="0"/>
      <w:marTop w:val="0"/>
      <w:marBottom w:val="0"/>
      <w:divBdr>
        <w:top w:val="none" w:sz="0" w:space="0" w:color="auto"/>
        <w:left w:val="none" w:sz="0" w:space="0" w:color="auto"/>
        <w:bottom w:val="none" w:sz="0" w:space="0" w:color="auto"/>
        <w:right w:val="none" w:sz="0" w:space="0" w:color="auto"/>
      </w:divBdr>
    </w:div>
    <w:div w:id="1977449055">
      <w:bodyDiv w:val="1"/>
      <w:marLeft w:val="0"/>
      <w:marRight w:val="0"/>
      <w:marTop w:val="0"/>
      <w:marBottom w:val="0"/>
      <w:divBdr>
        <w:top w:val="none" w:sz="0" w:space="0" w:color="auto"/>
        <w:left w:val="none" w:sz="0" w:space="0" w:color="auto"/>
        <w:bottom w:val="none" w:sz="0" w:space="0" w:color="auto"/>
        <w:right w:val="none" w:sz="0" w:space="0" w:color="auto"/>
      </w:divBdr>
    </w:div>
    <w:div w:id="1977683312">
      <w:bodyDiv w:val="1"/>
      <w:marLeft w:val="0"/>
      <w:marRight w:val="0"/>
      <w:marTop w:val="0"/>
      <w:marBottom w:val="0"/>
      <w:divBdr>
        <w:top w:val="none" w:sz="0" w:space="0" w:color="auto"/>
        <w:left w:val="none" w:sz="0" w:space="0" w:color="auto"/>
        <w:bottom w:val="none" w:sz="0" w:space="0" w:color="auto"/>
        <w:right w:val="none" w:sz="0" w:space="0" w:color="auto"/>
      </w:divBdr>
    </w:div>
    <w:div w:id="1978298114">
      <w:bodyDiv w:val="1"/>
      <w:marLeft w:val="0"/>
      <w:marRight w:val="0"/>
      <w:marTop w:val="0"/>
      <w:marBottom w:val="0"/>
      <w:divBdr>
        <w:top w:val="none" w:sz="0" w:space="0" w:color="auto"/>
        <w:left w:val="none" w:sz="0" w:space="0" w:color="auto"/>
        <w:bottom w:val="none" w:sz="0" w:space="0" w:color="auto"/>
        <w:right w:val="none" w:sz="0" w:space="0" w:color="auto"/>
      </w:divBdr>
    </w:div>
    <w:div w:id="1978335975">
      <w:bodyDiv w:val="1"/>
      <w:marLeft w:val="0"/>
      <w:marRight w:val="0"/>
      <w:marTop w:val="0"/>
      <w:marBottom w:val="0"/>
      <w:divBdr>
        <w:top w:val="none" w:sz="0" w:space="0" w:color="auto"/>
        <w:left w:val="none" w:sz="0" w:space="0" w:color="auto"/>
        <w:bottom w:val="none" w:sz="0" w:space="0" w:color="auto"/>
        <w:right w:val="none" w:sz="0" w:space="0" w:color="auto"/>
      </w:divBdr>
    </w:div>
    <w:div w:id="1978410811">
      <w:bodyDiv w:val="1"/>
      <w:marLeft w:val="0"/>
      <w:marRight w:val="0"/>
      <w:marTop w:val="0"/>
      <w:marBottom w:val="0"/>
      <w:divBdr>
        <w:top w:val="none" w:sz="0" w:space="0" w:color="auto"/>
        <w:left w:val="none" w:sz="0" w:space="0" w:color="auto"/>
        <w:bottom w:val="none" w:sz="0" w:space="0" w:color="auto"/>
        <w:right w:val="none" w:sz="0" w:space="0" w:color="auto"/>
      </w:divBdr>
    </w:div>
    <w:div w:id="1978754132">
      <w:bodyDiv w:val="1"/>
      <w:marLeft w:val="0"/>
      <w:marRight w:val="0"/>
      <w:marTop w:val="0"/>
      <w:marBottom w:val="0"/>
      <w:divBdr>
        <w:top w:val="none" w:sz="0" w:space="0" w:color="auto"/>
        <w:left w:val="none" w:sz="0" w:space="0" w:color="auto"/>
        <w:bottom w:val="none" w:sz="0" w:space="0" w:color="auto"/>
        <w:right w:val="none" w:sz="0" w:space="0" w:color="auto"/>
      </w:divBdr>
    </w:div>
    <w:div w:id="1979065324">
      <w:bodyDiv w:val="1"/>
      <w:marLeft w:val="0"/>
      <w:marRight w:val="0"/>
      <w:marTop w:val="0"/>
      <w:marBottom w:val="0"/>
      <w:divBdr>
        <w:top w:val="none" w:sz="0" w:space="0" w:color="auto"/>
        <w:left w:val="none" w:sz="0" w:space="0" w:color="auto"/>
        <w:bottom w:val="none" w:sz="0" w:space="0" w:color="auto"/>
        <w:right w:val="none" w:sz="0" w:space="0" w:color="auto"/>
      </w:divBdr>
    </w:div>
    <w:div w:id="1979139372">
      <w:bodyDiv w:val="1"/>
      <w:marLeft w:val="0"/>
      <w:marRight w:val="0"/>
      <w:marTop w:val="0"/>
      <w:marBottom w:val="0"/>
      <w:divBdr>
        <w:top w:val="none" w:sz="0" w:space="0" w:color="auto"/>
        <w:left w:val="none" w:sz="0" w:space="0" w:color="auto"/>
        <w:bottom w:val="none" w:sz="0" w:space="0" w:color="auto"/>
        <w:right w:val="none" w:sz="0" w:space="0" w:color="auto"/>
      </w:divBdr>
    </w:div>
    <w:div w:id="1979141303">
      <w:bodyDiv w:val="1"/>
      <w:marLeft w:val="0"/>
      <w:marRight w:val="0"/>
      <w:marTop w:val="0"/>
      <w:marBottom w:val="0"/>
      <w:divBdr>
        <w:top w:val="none" w:sz="0" w:space="0" w:color="auto"/>
        <w:left w:val="none" w:sz="0" w:space="0" w:color="auto"/>
        <w:bottom w:val="none" w:sz="0" w:space="0" w:color="auto"/>
        <w:right w:val="none" w:sz="0" w:space="0" w:color="auto"/>
      </w:divBdr>
    </w:div>
    <w:div w:id="1979188745">
      <w:bodyDiv w:val="1"/>
      <w:marLeft w:val="0"/>
      <w:marRight w:val="0"/>
      <w:marTop w:val="0"/>
      <w:marBottom w:val="0"/>
      <w:divBdr>
        <w:top w:val="none" w:sz="0" w:space="0" w:color="auto"/>
        <w:left w:val="none" w:sz="0" w:space="0" w:color="auto"/>
        <w:bottom w:val="none" w:sz="0" w:space="0" w:color="auto"/>
        <w:right w:val="none" w:sz="0" w:space="0" w:color="auto"/>
      </w:divBdr>
    </w:div>
    <w:div w:id="1979189889">
      <w:bodyDiv w:val="1"/>
      <w:marLeft w:val="0"/>
      <w:marRight w:val="0"/>
      <w:marTop w:val="0"/>
      <w:marBottom w:val="0"/>
      <w:divBdr>
        <w:top w:val="none" w:sz="0" w:space="0" w:color="auto"/>
        <w:left w:val="none" w:sz="0" w:space="0" w:color="auto"/>
        <w:bottom w:val="none" w:sz="0" w:space="0" w:color="auto"/>
        <w:right w:val="none" w:sz="0" w:space="0" w:color="auto"/>
      </w:divBdr>
    </w:div>
    <w:div w:id="1979334086">
      <w:bodyDiv w:val="1"/>
      <w:marLeft w:val="0"/>
      <w:marRight w:val="0"/>
      <w:marTop w:val="0"/>
      <w:marBottom w:val="0"/>
      <w:divBdr>
        <w:top w:val="none" w:sz="0" w:space="0" w:color="auto"/>
        <w:left w:val="none" w:sz="0" w:space="0" w:color="auto"/>
        <w:bottom w:val="none" w:sz="0" w:space="0" w:color="auto"/>
        <w:right w:val="none" w:sz="0" w:space="0" w:color="auto"/>
      </w:divBdr>
    </w:div>
    <w:div w:id="1979414315">
      <w:bodyDiv w:val="1"/>
      <w:marLeft w:val="0"/>
      <w:marRight w:val="0"/>
      <w:marTop w:val="0"/>
      <w:marBottom w:val="0"/>
      <w:divBdr>
        <w:top w:val="none" w:sz="0" w:space="0" w:color="auto"/>
        <w:left w:val="none" w:sz="0" w:space="0" w:color="auto"/>
        <w:bottom w:val="none" w:sz="0" w:space="0" w:color="auto"/>
        <w:right w:val="none" w:sz="0" w:space="0" w:color="auto"/>
      </w:divBdr>
    </w:div>
    <w:div w:id="1979451932">
      <w:bodyDiv w:val="1"/>
      <w:marLeft w:val="0"/>
      <w:marRight w:val="0"/>
      <w:marTop w:val="0"/>
      <w:marBottom w:val="0"/>
      <w:divBdr>
        <w:top w:val="none" w:sz="0" w:space="0" w:color="auto"/>
        <w:left w:val="none" w:sz="0" w:space="0" w:color="auto"/>
        <w:bottom w:val="none" w:sz="0" w:space="0" w:color="auto"/>
        <w:right w:val="none" w:sz="0" w:space="0" w:color="auto"/>
      </w:divBdr>
    </w:div>
    <w:div w:id="1979677821">
      <w:bodyDiv w:val="1"/>
      <w:marLeft w:val="0"/>
      <w:marRight w:val="0"/>
      <w:marTop w:val="0"/>
      <w:marBottom w:val="0"/>
      <w:divBdr>
        <w:top w:val="none" w:sz="0" w:space="0" w:color="auto"/>
        <w:left w:val="none" w:sz="0" w:space="0" w:color="auto"/>
        <w:bottom w:val="none" w:sz="0" w:space="0" w:color="auto"/>
        <w:right w:val="none" w:sz="0" w:space="0" w:color="auto"/>
      </w:divBdr>
    </w:div>
    <w:div w:id="1979724146">
      <w:bodyDiv w:val="1"/>
      <w:marLeft w:val="0"/>
      <w:marRight w:val="0"/>
      <w:marTop w:val="0"/>
      <w:marBottom w:val="0"/>
      <w:divBdr>
        <w:top w:val="none" w:sz="0" w:space="0" w:color="auto"/>
        <w:left w:val="none" w:sz="0" w:space="0" w:color="auto"/>
        <w:bottom w:val="none" w:sz="0" w:space="0" w:color="auto"/>
        <w:right w:val="none" w:sz="0" w:space="0" w:color="auto"/>
      </w:divBdr>
    </w:div>
    <w:div w:id="1979843891">
      <w:bodyDiv w:val="1"/>
      <w:marLeft w:val="0"/>
      <w:marRight w:val="0"/>
      <w:marTop w:val="0"/>
      <w:marBottom w:val="0"/>
      <w:divBdr>
        <w:top w:val="none" w:sz="0" w:space="0" w:color="auto"/>
        <w:left w:val="none" w:sz="0" w:space="0" w:color="auto"/>
        <w:bottom w:val="none" w:sz="0" w:space="0" w:color="auto"/>
        <w:right w:val="none" w:sz="0" w:space="0" w:color="auto"/>
      </w:divBdr>
    </w:div>
    <w:div w:id="1979918936">
      <w:bodyDiv w:val="1"/>
      <w:marLeft w:val="0"/>
      <w:marRight w:val="0"/>
      <w:marTop w:val="0"/>
      <w:marBottom w:val="0"/>
      <w:divBdr>
        <w:top w:val="none" w:sz="0" w:space="0" w:color="auto"/>
        <w:left w:val="none" w:sz="0" w:space="0" w:color="auto"/>
        <w:bottom w:val="none" w:sz="0" w:space="0" w:color="auto"/>
        <w:right w:val="none" w:sz="0" w:space="0" w:color="auto"/>
      </w:divBdr>
    </w:div>
    <w:div w:id="1980066482">
      <w:bodyDiv w:val="1"/>
      <w:marLeft w:val="0"/>
      <w:marRight w:val="0"/>
      <w:marTop w:val="0"/>
      <w:marBottom w:val="0"/>
      <w:divBdr>
        <w:top w:val="none" w:sz="0" w:space="0" w:color="auto"/>
        <w:left w:val="none" w:sz="0" w:space="0" w:color="auto"/>
        <w:bottom w:val="none" w:sz="0" w:space="0" w:color="auto"/>
        <w:right w:val="none" w:sz="0" w:space="0" w:color="auto"/>
      </w:divBdr>
    </w:div>
    <w:div w:id="1980068042">
      <w:bodyDiv w:val="1"/>
      <w:marLeft w:val="0"/>
      <w:marRight w:val="0"/>
      <w:marTop w:val="0"/>
      <w:marBottom w:val="0"/>
      <w:divBdr>
        <w:top w:val="none" w:sz="0" w:space="0" w:color="auto"/>
        <w:left w:val="none" w:sz="0" w:space="0" w:color="auto"/>
        <w:bottom w:val="none" w:sz="0" w:space="0" w:color="auto"/>
        <w:right w:val="none" w:sz="0" w:space="0" w:color="auto"/>
      </w:divBdr>
    </w:div>
    <w:div w:id="1980185810">
      <w:bodyDiv w:val="1"/>
      <w:marLeft w:val="0"/>
      <w:marRight w:val="0"/>
      <w:marTop w:val="0"/>
      <w:marBottom w:val="0"/>
      <w:divBdr>
        <w:top w:val="none" w:sz="0" w:space="0" w:color="auto"/>
        <w:left w:val="none" w:sz="0" w:space="0" w:color="auto"/>
        <w:bottom w:val="none" w:sz="0" w:space="0" w:color="auto"/>
        <w:right w:val="none" w:sz="0" w:space="0" w:color="auto"/>
      </w:divBdr>
    </w:div>
    <w:div w:id="1980256563">
      <w:bodyDiv w:val="1"/>
      <w:marLeft w:val="0"/>
      <w:marRight w:val="0"/>
      <w:marTop w:val="0"/>
      <w:marBottom w:val="0"/>
      <w:divBdr>
        <w:top w:val="none" w:sz="0" w:space="0" w:color="auto"/>
        <w:left w:val="none" w:sz="0" w:space="0" w:color="auto"/>
        <w:bottom w:val="none" w:sz="0" w:space="0" w:color="auto"/>
        <w:right w:val="none" w:sz="0" w:space="0" w:color="auto"/>
      </w:divBdr>
    </w:div>
    <w:div w:id="1980379289">
      <w:bodyDiv w:val="1"/>
      <w:marLeft w:val="0"/>
      <w:marRight w:val="0"/>
      <w:marTop w:val="0"/>
      <w:marBottom w:val="0"/>
      <w:divBdr>
        <w:top w:val="none" w:sz="0" w:space="0" w:color="auto"/>
        <w:left w:val="none" w:sz="0" w:space="0" w:color="auto"/>
        <w:bottom w:val="none" w:sz="0" w:space="0" w:color="auto"/>
        <w:right w:val="none" w:sz="0" w:space="0" w:color="auto"/>
      </w:divBdr>
    </w:div>
    <w:div w:id="1980764247">
      <w:bodyDiv w:val="1"/>
      <w:marLeft w:val="0"/>
      <w:marRight w:val="0"/>
      <w:marTop w:val="0"/>
      <w:marBottom w:val="0"/>
      <w:divBdr>
        <w:top w:val="none" w:sz="0" w:space="0" w:color="auto"/>
        <w:left w:val="none" w:sz="0" w:space="0" w:color="auto"/>
        <w:bottom w:val="none" w:sz="0" w:space="0" w:color="auto"/>
        <w:right w:val="none" w:sz="0" w:space="0" w:color="auto"/>
      </w:divBdr>
    </w:div>
    <w:div w:id="1980842031">
      <w:bodyDiv w:val="1"/>
      <w:marLeft w:val="0"/>
      <w:marRight w:val="0"/>
      <w:marTop w:val="0"/>
      <w:marBottom w:val="0"/>
      <w:divBdr>
        <w:top w:val="none" w:sz="0" w:space="0" w:color="auto"/>
        <w:left w:val="none" w:sz="0" w:space="0" w:color="auto"/>
        <w:bottom w:val="none" w:sz="0" w:space="0" w:color="auto"/>
        <w:right w:val="none" w:sz="0" w:space="0" w:color="auto"/>
      </w:divBdr>
    </w:div>
    <w:div w:id="1980963310">
      <w:bodyDiv w:val="1"/>
      <w:marLeft w:val="0"/>
      <w:marRight w:val="0"/>
      <w:marTop w:val="0"/>
      <w:marBottom w:val="0"/>
      <w:divBdr>
        <w:top w:val="none" w:sz="0" w:space="0" w:color="auto"/>
        <w:left w:val="none" w:sz="0" w:space="0" w:color="auto"/>
        <w:bottom w:val="none" w:sz="0" w:space="0" w:color="auto"/>
        <w:right w:val="none" w:sz="0" w:space="0" w:color="auto"/>
      </w:divBdr>
    </w:div>
    <w:div w:id="1981105223">
      <w:bodyDiv w:val="1"/>
      <w:marLeft w:val="0"/>
      <w:marRight w:val="0"/>
      <w:marTop w:val="0"/>
      <w:marBottom w:val="0"/>
      <w:divBdr>
        <w:top w:val="none" w:sz="0" w:space="0" w:color="auto"/>
        <w:left w:val="none" w:sz="0" w:space="0" w:color="auto"/>
        <w:bottom w:val="none" w:sz="0" w:space="0" w:color="auto"/>
        <w:right w:val="none" w:sz="0" w:space="0" w:color="auto"/>
      </w:divBdr>
    </w:div>
    <w:div w:id="1981109282">
      <w:bodyDiv w:val="1"/>
      <w:marLeft w:val="0"/>
      <w:marRight w:val="0"/>
      <w:marTop w:val="0"/>
      <w:marBottom w:val="0"/>
      <w:divBdr>
        <w:top w:val="none" w:sz="0" w:space="0" w:color="auto"/>
        <w:left w:val="none" w:sz="0" w:space="0" w:color="auto"/>
        <w:bottom w:val="none" w:sz="0" w:space="0" w:color="auto"/>
        <w:right w:val="none" w:sz="0" w:space="0" w:color="auto"/>
      </w:divBdr>
    </w:div>
    <w:div w:id="1981112817">
      <w:bodyDiv w:val="1"/>
      <w:marLeft w:val="0"/>
      <w:marRight w:val="0"/>
      <w:marTop w:val="0"/>
      <w:marBottom w:val="0"/>
      <w:divBdr>
        <w:top w:val="none" w:sz="0" w:space="0" w:color="auto"/>
        <w:left w:val="none" w:sz="0" w:space="0" w:color="auto"/>
        <w:bottom w:val="none" w:sz="0" w:space="0" w:color="auto"/>
        <w:right w:val="none" w:sz="0" w:space="0" w:color="auto"/>
      </w:divBdr>
    </w:div>
    <w:div w:id="1981302143">
      <w:bodyDiv w:val="1"/>
      <w:marLeft w:val="0"/>
      <w:marRight w:val="0"/>
      <w:marTop w:val="0"/>
      <w:marBottom w:val="0"/>
      <w:divBdr>
        <w:top w:val="none" w:sz="0" w:space="0" w:color="auto"/>
        <w:left w:val="none" w:sz="0" w:space="0" w:color="auto"/>
        <w:bottom w:val="none" w:sz="0" w:space="0" w:color="auto"/>
        <w:right w:val="none" w:sz="0" w:space="0" w:color="auto"/>
      </w:divBdr>
    </w:div>
    <w:div w:id="1981417423">
      <w:bodyDiv w:val="1"/>
      <w:marLeft w:val="0"/>
      <w:marRight w:val="0"/>
      <w:marTop w:val="0"/>
      <w:marBottom w:val="0"/>
      <w:divBdr>
        <w:top w:val="none" w:sz="0" w:space="0" w:color="auto"/>
        <w:left w:val="none" w:sz="0" w:space="0" w:color="auto"/>
        <w:bottom w:val="none" w:sz="0" w:space="0" w:color="auto"/>
        <w:right w:val="none" w:sz="0" w:space="0" w:color="auto"/>
      </w:divBdr>
    </w:div>
    <w:div w:id="1981417851">
      <w:bodyDiv w:val="1"/>
      <w:marLeft w:val="0"/>
      <w:marRight w:val="0"/>
      <w:marTop w:val="0"/>
      <w:marBottom w:val="0"/>
      <w:divBdr>
        <w:top w:val="none" w:sz="0" w:space="0" w:color="auto"/>
        <w:left w:val="none" w:sz="0" w:space="0" w:color="auto"/>
        <w:bottom w:val="none" w:sz="0" w:space="0" w:color="auto"/>
        <w:right w:val="none" w:sz="0" w:space="0" w:color="auto"/>
      </w:divBdr>
    </w:div>
    <w:div w:id="1981614380">
      <w:bodyDiv w:val="1"/>
      <w:marLeft w:val="0"/>
      <w:marRight w:val="0"/>
      <w:marTop w:val="0"/>
      <w:marBottom w:val="0"/>
      <w:divBdr>
        <w:top w:val="none" w:sz="0" w:space="0" w:color="auto"/>
        <w:left w:val="none" w:sz="0" w:space="0" w:color="auto"/>
        <w:bottom w:val="none" w:sz="0" w:space="0" w:color="auto"/>
        <w:right w:val="none" w:sz="0" w:space="0" w:color="auto"/>
      </w:divBdr>
    </w:div>
    <w:div w:id="1981765980">
      <w:bodyDiv w:val="1"/>
      <w:marLeft w:val="0"/>
      <w:marRight w:val="0"/>
      <w:marTop w:val="0"/>
      <w:marBottom w:val="0"/>
      <w:divBdr>
        <w:top w:val="none" w:sz="0" w:space="0" w:color="auto"/>
        <w:left w:val="none" w:sz="0" w:space="0" w:color="auto"/>
        <w:bottom w:val="none" w:sz="0" w:space="0" w:color="auto"/>
        <w:right w:val="none" w:sz="0" w:space="0" w:color="auto"/>
      </w:divBdr>
    </w:div>
    <w:div w:id="1981884252">
      <w:bodyDiv w:val="1"/>
      <w:marLeft w:val="0"/>
      <w:marRight w:val="0"/>
      <w:marTop w:val="0"/>
      <w:marBottom w:val="0"/>
      <w:divBdr>
        <w:top w:val="none" w:sz="0" w:space="0" w:color="auto"/>
        <w:left w:val="none" w:sz="0" w:space="0" w:color="auto"/>
        <w:bottom w:val="none" w:sz="0" w:space="0" w:color="auto"/>
        <w:right w:val="none" w:sz="0" w:space="0" w:color="auto"/>
      </w:divBdr>
    </w:div>
    <w:div w:id="1981953325">
      <w:bodyDiv w:val="1"/>
      <w:marLeft w:val="0"/>
      <w:marRight w:val="0"/>
      <w:marTop w:val="0"/>
      <w:marBottom w:val="0"/>
      <w:divBdr>
        <w:top w:val="none" w:sz="0" w:space="0" w:color="auto"/>
        <w:left w:val="none" w:sz="0" w:space="0" w:color="auto"/>
        <w:bottom w:val="none" w:sz="0" w:space="0" w:color="auto"/>
        <w:right w:val="none" w:sz="0" w:space="0" w:color="auto"/>
      </w:divBdr>
    </w:div>
    <w:div w:id="1982076174">
      <w:bodyDiv w:val="1"/>
      <w:marLeft w:val="0"/>
      <w:marRight w:val="0"/>
      <w:marTop w:val="0"/>
      <w:marBottom w:val="0"/>
      <w:divBdr>
        <w:top w:val="none" w:sz="0" w:space="0" w:color="auto"/>
        <w:left w:val="none" w:sz="0" w:space="0" w:color="auto"/>
        <w:bottom w:val="none" w:sz="0" w:space="0" w:color="auto"/>
        <w:right w:val="none" w:sz="0" w:space="0" w:color="auto"/>
      </w:divBdr>
    </w:div>
    <w:div w:id="1982079561">
      <w:bodyDiv w:val="1"/>
      <w:marLeft w:val="0"/>
      <w:marRight w:val="0"/>
      <w:marTop w:val="0"/>
      <w:marBottom w:val="0"/>
      <w:divBdr>
        <w:top w:val="none" w:sz="0" w:space="0" w:color="auto"/>
        <w:left w:val="none" w:sz="0" w:space="0" w:color="auto"/>
        <w:bottom w:val="none" w:sz="0" w:space="0" w:color="auto"/>
        <w:right w:val="none" w:sz="0" w:space="0" w:color="auto"/>
      </w:divBdr>
    </w:div>
    <w:div w:id="1982230861">
      <w:bodyDiv w:val="1"/>
      <w:marLeft w:val="0"/>
      <w:marRight w:val="0"/>
      <w:marTop w:val="0"/>
      <w:marBottom w:val="0"/>
      <w:divBdr>
        <w:top w:val="none" w:sz="0" w:space="0" w:color="auto"/>
        <w:left w:val="none" w:sz="0" w:space="0" w:color="auto"/>
        <w:bottom w:val="none" w:sz="0" w:space="0" w:color="auto"/>
        <w:right w:val="none" w:sz="0" w:space="0" w:color="auto"/>
      </w:divBdr>
    </w:div>
    <w:div w:id="1982272513">
      <w:bodyDiv w:val="1"/>
      <w:marLeft w:val="0"/>
      <w:marRight w:val="0"/>
      <w:marTop w:val="0"/>
      <w:marBottom w:val="0"/>
      <w:divBdr>
        <w:top w:val="none" w:sz="0" w:space="0" w:color="auto"/>
        <w:left w:val="none" w:sz="0" w:space="0" w:color="auto"/>
        <w:bottom w:val="none" w:sz="0" w:space="0" w:color="auto"/>
        <w:right w:val="none" w:sz="0" w:space="0" w:color="auto"/>
      </w:divBdr>
    </w:div>
    <w:div w:id="1982808724">
      <w:bodyDiv w:val="1"/>
      <w:marLeft w:val="0"/>
      <w:marRight w:val="0"/>
      <w:marTop w:val="0"/>
      <w:marBottom w:val="0"/>
      <w:divBdr>
        <w:top w:val="none" w:sz="0" w:space="0" w:color="auto"/>
        <w:left w:val="none" w:sz="0" w:space="0" w:color="auto"/>
        <w:bottom w:val="none" w:sz="0" w:space="0" w:color="auto"/>
        <w:right w:val="none" w:sz="0" w:space="0" w:color="auto"/>
      </w:divBdr>
    </w:div>
    <w:div w:id="1982810897">
      <w:bodyDiv w:val="1"/>
      <w:marLeft w:val="0"/>
      <w:marRight w:val="0"/>
      <w:marTop w:val="0"/>
      <w:marBottom w:val="0"/>
      <w:divBdr>
        <w:top w:val="none" w:sz="0" w:space="0" w:color="auto"/>
        <w:left w:val="none" w:sz="0" w:space="0" w:color="auto"/>
        <w:bottom w:val="none" w:sz="0" w:space="0" w:color="auto"/>
        <w:right w:val="none" w:sz="0" w:space="0" w:color="auto"/>
      </w:divBdr>
    </w:div>
    <w:div w:id="1982811004">
      <w:bodyDiv w:val="1"/>
      <w:marLeft w:val="0"/>
      <w:marRight w:val="0"/>
      <w:marTop w:val="0"/>
      <w:marBottom w:val="0"/>
      <w:divBdr>
        <w:top w:val="none" w:sz="0" w:space="0" w:color="auto"/>
        <w:left w:val="none" w:sz="0" w:space="0" w:color="auto"/>
        <w:bottom w:val="none" w:sz="0" w:space="0" w:color="auto"/>
        <w:right w:val="none" w:sz="0" w:space="0" w:color="auto"/>
      </w:divBdr>
    </w:div>
    <w:div w:id="1982879300">
      <w:bodyDiv w:val="1"/>
      <w:marLeft w:val="0"/>
      <w:marRight w:val="0"/>
      <w:marTop w:val="0"/>
      <w:marBottom w:val="0"/>
      <w:divBdr>
        <w:top w:val="none" w:sz="0" w:space="0" w:color="auto"/>
        <w:left w:val="none" w:sz="0" w:space="0" w:color="auto"/>
        <w:bottom w:val="none" w:sz="0" w:space="0" w:color="auto"/>
        <w:right w:val="none" w:sz="0" w:space="0" w:color="auto"/>
      </w:divBdr>
    </w:div>
    <w:div w:id="1983149325">
      <w:bodyDiv w:val="1"/>
      <w:marLeft w:val="0"/>
      <w:marRight w:val="0"/>
      <w:marTop w:val="0"/>
      <w:marBottom w:val="0"/>
      <w:divBdr>
        <w:top w:val="none" w:sz="0" w:space="0" w:color="auto"/>
        <w:left w:val="none" w:sz="0" w:space="0" w:color="auto"/>
        <w:bottom w:val="none" w:sz="0" w:space="0" w:color="auto"/>
        <w:right w:val="none" w:sz="0" w:space="0" w:color="auto"/>
      </w:divBdr>
    </w:div>
    <w:div w:id="1983149774">
      <w:bodyDiv w:val="1"/>
      <w:marLeft w:val="0"/>
      <w:marRight w:val="0"/>
      <w:marTop w:val="0"/>
      <w:marBottom w:val="0"/>
      <w:divBdr>
        <w:top w:val="none" w:sz="0" w:space="0" w:color="auto"/>
        <w:left w:val="none" w:sz="0" w:space="0" w:color="auto"/>
        <w:bottom w:val="none" w:sz="0" w:space="0" w:color="auto"/>
        <w:right w:val="none" w:sz="0" w:space="0" w:color="auto"/>
      </w:divBdr>
    </w:div>
    <w:div w:id="1983344688">
      <w:bodyDiv w:val="1"/>
      <w:marLeft w:val="0"/>
      <w:marRight w:val="0"/>
      <w:marTop w:val="0"/>
      <w:marBottom w:val="0"/>
      <w:divBdr>
        <w:top w:val="none" w:sz="0" w:space="0" w:color="auto"/>
        <w:left w:val="none" w:sz="0" w:space="0" w:color="auto"/>
        <w:bottom w:val="none" w:sz="0" w:space="0" w:color="auto"/>
        <w:right w:val="none" w:sz="0" w:space="0" w:color="auto"/>
      </w:divBdr>
    </w:div>
    <w:div w:id="1983389237">
      <w:bodyDiv w:val="1"/>
      <w:marLeft w:val="0"/>
      <w:marRight w:val="0"/>
      <w:marTop w:val="0"/>
      <w:marBottom w:val="0"/>
      <w:divBdr>
        <w:top w:val="none" w:sz="0" w:space="0" w:color="auto"/>
        <w:left w:val="none" w:sz="0" w:space="0" w:color="auto"/>
        <w:bottom w:val="none" w:sz="0" w:space="0" w:color="auto"/>
        <w:right w:val="none" w:sz="0" w:space="0" w:color="auto"/>
      </w:divBdr>
    </w:div>
    <w:div w:id="1983535508">
      <w:bodyDiv w:val="1"/>
      <w:marLeft w:val="0"/>
      <w:marRight w:val="0"/>
      <w:marTop w:val="0"/>
      <w:marBottom w:val="0"/>
      <w:divBdr>
        <w:top w:val="none" w:sz="0" w:space="0" w:color="auto"/>
        <w:left w:val="none" w:sz="0" w:space="0" w:color="auto"/>
        <w:bottom w:val="none" w:sz="0" w:space="0" w:color="auto"/>
        <w:right w:val="none" w:sz="0" w:space="0" w:color="auto"/>
      </w:divBdr>
    </w:div>
    <w:div w:id="1983540246">
      <w:bodyDiv w:val="1"/>
      <w:marLeft w:val="0"/>
      <w:marRight w:val="0"/>
      <w:marTop w:val="0"/>
      <w:marBottom w:val="0"/>
      <w:divBdr>
        <w:top w:val="none" w:sz="0" w:space="0" w:color="auto"/>
        <w:left w:val="none" w:sz="0" w:space="0" w:color="auto"/>
        <w:bottom w:val="none" w:sz="0" w:space="0" w:color="auto"/>
        <w:right w:val="none" w:sz="0" w:space="0" w:color="auto"/>
      </w:divBdr>
    </w:div>
    <w:div w:id="1983541175">
      <w:bodyDiv w:val="1"/>
      <w:marLeft w:val="0"/>
      <w:marRight w:val="0"/>
      <w:marTop w:val="0"/>
      <w:marBottom w:val="0"/>
      <w:divBdr>
        <w:top w:val="none" w:sz="0" w:space="0" w:color="auto"/>
        <w:left w:val="none" w:sz="0" w:space="0" w:color="auto"/>
        <w:bottom w:val="none" w:sz="0" w:space="0" w:color="auto"/>
        <w:right w:val="none" w:sz="0" w:space="0" w:color="auto"/>
      </w:divBdr>
    </w:div>
    <w:div w:id="1983656909">
      <w:bodyDiv w:val="1"/>
      <w:marLeft w:val="0"/>
      <w:marRight w:val="0"/>
      <w:marTop w:val="0"/>
      <w:marBottom w:val="0"/>
      <w:divBdr>
        <w:top w:val="none" w:sz="0" w:space="0" w:color="auto"/>
        <w:left w:val="none" w:sz="0" w:space="0" w:color="auto"/>
        <w:bottom w:val="none" w:sz="0" w:space="0" w:color="auto"/>
        <w:right w:val="none" w:sz="0" w:space="0" w:color="auto"/>
      </w:divBdr>
    </w:div>
    <w:div w:id="1983727479">
      <w:bodyDiv w:val="1"/>
      <w:marLeft w:val="0"/>
      <w:marRight w:val="0"/>
      <w:marTop w:val="0"/>
      <w:marBottom w:val="0"/>
      <w:divBdr>
        <w:top w:val="none" w:sz="0" w:space="0" w:color="auto"/>
        <w:left w:val="none" w:sz="0" w:space="0" w:color="auto"/>
        <w:bottom w:val="none" w:sz="0" w:space="0" w:color="auto"/>
        <w:right w:val="none" w:sz="0" w:space="0" w:color="auto"/>
      </w:divBdr>
    </w:div>
    <w:div w:id="1983729490">
      <w:bodyDiv w:val="1"/>
      <w:marLeft w:val="0"/>
      <w:marRight w:val="0"/>
      <w:marTop w:val="0"/>
      <w:marBottom w:val="0"/>
      <w:divBdr>
        <w:top w:val="none" w:sz="0" w:space="0" w:color="auto"/>
        <w:left w:val="none" w:sz="0" w:space="0" w:color="auto"/>
        <w:bottom w:val="none" w:sz="0" w:space="0" w:color="auto"/>
        <w:right w:val="none" w:sz="0" w:space="0" w:color="auto"/>
      </w:divBdr>
    </w:div>
    <w:div w:id="1983926852">
      <w:bodyDiv w:val="1"/>
      <w:marLeft w:val="0"/>
      <w:marRight w:val="0"/>
      <w:marTop w:val="0"/>
      <w:marBottom w:val="0"/>
      <w:divBdr>
        <w:top w:val="none" w:sz="0" w:space="0" w:color="auto"/>
        <w:left w:val="none" w:sz="0" w:space="0" w:color="auto"/>
        <w:bottom w:val="none" w:sz="0" w:space="0" w:color="auto"/>
        <w:right w:val="none" w:sz="0" w:space="0" w:color="auto"/>
      </w:divBdr>
    </w:div>
    <w:div w:id="1983927102">
      <w:bodyDiv w:val="1"/>
      <w:marLeft w:val="0"/>
      <w:marRight w:val="0"/>
      <w:marTop w:val="0"/>
      <w:marBottom w:val="0"/>
      <w:divBdr>
        <w:top w:val="none" w:sz="0" w:space="0" w:color="auto"/>
        <w:left w:val="none" w:sz="0" w:space="0" w:color="auto"/>
        <w:bottom w:val="none" w:sz="0" w:space="0" w:color="auto"/>
        <w:right w:val="none" w:sz="0" w:space="0" w:color="auto"/>
      </w:divBdr>
    </w:div>
    <w:div w:id="1984037765">
      <w:bodyDiv w:val="1"/>
      <w:marLeft w:val="0"/>
      <w:marRight w:val="0"/>
      <w:marTop w:val="0"/>
      <w:marBottom w:val="0"/>
      <w:divBdr>
        <w:top w:val="none" w:sz="0" w:space="0" w:color="auto"/>
        <w:left w:val="none" w:sz="0" w:space="0" w:color="auto"/>
        <w:bottom w:val="none" w:sz="0" w:space="0" w:color="auto"/>
        <w:right w:val="none" w:sz="0" w:space="0" w:color="auto"/>
      </w:divBdr>
    </w:div>
    <w:div w:id="1984039878">
      <w:bodyDiv w:val="1"/>
      <w:marLeft w:val="0"/>
      <w:marRight w:val="0"/>
      <w:marTop w:val="0"/>
      <w:marBottom w:val="0"/>
      <w:divBdr>
        <w:top w:val="none" w:sz="0" w:space="0" w:color="auto"/>
        <w:left w:val="none" w:sz="0" w:space="0" w:color="auto"/>
        <w:bottom w:val="none" w:sz="0" w:space="0" w:color="auto"/>
        <w:right w:val="none" w:sz="0" w:space="0" w:color="auto"/>
      </w:divBdr>
    </w:div>
    <w:div w:id="1984265024">
      <w:bodyDiv w:val="1"/>
      <w:marLeft w:val="0"/>
      <w:marRight w:val="0"/>
      <w:marTop w:val="0"/>
      <w:marBottom w:val="0"/>
      <w:divBdr>
        <w:top w:val="none" w:sz="0" w:space="0" w:color="auto"/>
        <w:left w:val="none" w:sz="0" w:space="0" w:color="auto"/>
        <w:bottom w:val="none" w:sz="0" w:space="0" w:color="auto"/>
        <w:right w:val="none" w:sz="0" w:space="0" w:color="auto"/>
      </w:divBdr>
    </w:div>
    <w:div w:id="1984311098">
      <w:bodyDiv w:val="1"/>
      <w:marLeft w:val="0"/>
      <w:marRight w:val="0"/>
      <w:marTop w:val="0"/>
      <w:marBottom w:val="0"/>
      <w:divBdr>
        <w:top w:val="none" w:sz="0" w:space="0" w:color="auto"/>
        <w:left w:val="none" w:sz="0" w:space="0" w:color="auto"/>
        <w:bottom w:val="none" w:sz="0" w:space="0" w:color="auto"/>
        <w:right w:val="none" w:sz="0" w:space="0" w:color="auto"/>
      </w:divBdr>
    </w:div>
    <w:div w:id="1984430224">
      <w:bodyDiv w:val="1"/>
      <w:marLeft w:val="0"/>
      <w:marRight w:val="0"/>
      <w:marTop w:val="0"/>
      <w:marBottom w:val="0"/>
      <w:divBdr>
        <w:top w:val="none" w:sz="0" w:space="0" w:color="auto"/>
        <w:left w:val="none" w:sz="0" w:space="0" w:color="auto"/>
        <w:bottom w:val="none" w:sz="0" w:space="0" w:color="auto"/>
        <w:right w:val="none" w:sz="0" w:space="0" w:color="auto"/>
      </w:divBdr>
    </w:div>
    <w:div w:id="1984969441">
      <w:bodyDiv w:val="1"/>
      <w:marLeft w:val="0"/>
      <w:marRight w:val="0"/>
      <w:marTop w:val="0"/>
      <w:marBottom w:val="0"/>
      <w:divBdr>
        <w:top w:val="none" w:sz="0" w:space="0" w:color="auto"/>
        <w:left w:val="none" w:sz="0" w:space="0" w:color="auto"/>
        <w:bottom w:val="none" w:sz="0" w:space="0" w:color="auto"/>
        <w:right w:val="none" w:sz="0" w:space="0" w:color="auto"/>
      </w:divBdr>
    </w:div>
    <w:div w:id="1985113428">
      <w:bodyDiv w:val="1"/>
      <w:marLeft w:val="0"/>
      <w:marRight w:val="0"/>
      <w:marTop w:val="0"/>
      <w:marBottom w:val="0"/>
      <w:divBdr>
        <w:top w:val="none" w:sz="0" w:space="0" w:color="auto"/>
        <w:left w:val="none" w:sz="0" w:space="0" w:color="auto"/>
        <w:bottom w:val="none" w:sz="0" w:space="0" w:color="auto"/>
        <w:right w:val="none" w:sz="0" w:space="0" w:color="auto"/>
      </w:divBdr>
    </w:div>
    <w:div w:id="1985233676">
      <w:bodyDiv w:val="1"/>
      <w:marLeft w:val="0"/>
      <w:marRight w:val="0"/>
      <w:marTop w:val="0"/>
      <w:marBottom w:val="0"/>
      <w:divBdr>
        <w:top w:val="none" w:sz="0" w:space="0" w:color="auto"/>
        <w:left w:val="none" w:sz="0" w:space="0" w:color="auto"/>
        <w:bottom w:val="none" w:sz="0" w:space="0" w:color="auto"/>
        <w:right w:val="none" w:sz="0" w:space="0" w:color="auto"/>
      </w:divBdr>
    </w:div>
    <w:div w:id="1985498602">
      <w:bodyDiv w:val="1"/>
      <w:marLeft w:val="0"/>
      <w:marRight w:val="0"/>
      <w:marTop w:val="0"/>
      <w:marBottom w:val="0"/>
      <w:divBdr>
        <w:top w:val="none" w:sz="0" w:space="0" w:color="auto"/>
        <w:left w:val="none" w:sz="0" w:space="0" w:color="auto"/>
        <w:bottom w:val="none" w:sz="0" w:space="0" w:color="auto"/>
        <w:right w:val="none" w:sz="0" w:space="0" w:color="auto"/>
      </w:divBdr>
    </w:div>
    <w:div w:id="1985503439">
      <w:bodyDiv w:val="1"/>
      <w:marLeft w:val="0"/>
      <w:marRight w:val="0"/>
      <w:marTop w:val="0"/>
      <w:marBottom w:val="0"/>
      <w:divBdr>
        <w:top w:val="none" w:sz="0" w:space="0" w:color="auto"/>
        <w:left w:val="none" w:sz="0" w:space="0" w:color="auto"/>
        <w:bottom w:val="none" w:sz="0" w:space="0" w:color="auto"/>
        <w:right w:val="none" w:sz="0" w:space="0" w:color="auto"/>
      </w:divBdr>
    </w:div>
    <w:div w:id="1985503546">
      <w:bodyDiv w:val="1"/>
      <w:marLeft w:val="0"/>
      <w:marRight w:val="0"/>
      <w:marTop w:val="0"/>
      <w:marBottom w:val="0"/>
      <w:divBdr>
        <w:top w:val="none" w:sz="0" w:space="0" w:color="auto"/>
        <w:left w:val="none" w:sz="0" w:space="0" w:color="auto"/>
        <w:bottom w:val="none" w:sz="0" w:space="0" w:color="auto"/>
        <w:right w:val="none" w:sz="0" w:space="0" w:color="auto"/>
      </w:divBdr>
    </w:div>
    <w:div w:id="1985507279">
      <w:bodyDiv w:val="1"/>
      <w:marLeft w:val="0"/>
      <w:marRight w:val="0"/>
      <w:marTop w:val="0"/>
      <w:marBottom w:val="0"/>
      <w:divBdr>
        <w:top w:val="none" w:sz="0" w:space="0" w:color="auto"/>
        <w:left w:val="none" w:sz="0" w:space="0" w:color="auto"/>
        <w:bottom w:val="none" w:sz="0" w:space="0" w:color="auto"/>
        <w:right w:val="none" w:sz="0" w:space="0" w:color="auto"/>
      </w:divBdr>
    </w:div>
    <w:div w:id="1985616931">
      <w:bodyDiv w:val="1"/>
      <w:marLeft w:val="0"/>
      <w:marRight w:val="0"/>
      <w:marTop w:val="0"/>
      <w:marBottom w:val="0"/>
      <w:divBdr>
        <w:top w:val="none" w:sz="0" w:space="0" w:color="auto"/>
        <w:left w:val="none" w:sz="0" w:space="0" w:color="auto"/>
        <w:bottom w:val="none" w:sz="0" w:space="0" w:color="auto"/>
        <w:right w:val="none" w:sz="0" w:space="0" w:color="auto"/>
      </w:divBdr>
    </w:div>
    <w:div w:id="1985622796">
      <w:bodyDiv w:val="1"/>
      <w:marLeft w:val="0"/>
      <w:marRight w:val="0"/>
      <w:marTop w:val="0"/>
      <w:marBottom w:val="0"/>
      <w:divBdr>
        <w:top w:val="none" w:sz="0" w:space="0" w:color="auto"/>
        <w:left w:val="none" w:sz="0" w:space="0" w:color="auto"/>
        <w:bottom w:val="none" w:sz="0" w:space="0" w:color="auto"/>
        <w:right w:val="none" w:sz="0" w:space="0" w:color="auto"/>
      </w:divBdr>
    </w:div>
    <w:div w:id="1985694574">
      <w:bodyDiv w:val="1"/>
      <w:marLeft w:val="0"/>
      <w:marRight w:val="0"/>
      <w:marTop w:val="0"/>
      <w:marBottom w:val="0"/>
      <w:divBdr>
        <w:top w:val="none" w:sz="0" w:space="0" w:color="auto"/>
        <w:left w:val="none" w:sz="0" w:space="0" w:color="auto"/>
        <w:bottom w:val="none" w:sz="0" w:space="0" w:color="auto"/>
        <w:right w:val="none" w:sz="0" w:space="0" w:color="auto"/>
      </w:divBdr>
    </w:div>
    <w:div w:id="1985815414">
      <w:bodyDiv w:val="1"/>
      <w:marLeft w:val="0"/>
      <w:marRight w:val="0"/>
      <w:marTop w:val="0"/>
      <w:marBottom w:val="0"/>
      <w:divBdr>
        <w:top w:val="none" w:sz="0" w:space="0" w:color="auto"/>
        <w:left w:val="none" w:sz="0" w:space="0" w:color="auto"/>
        <w:bottom w:val="none" w:sz="0" w:space="0" w:color="auto"/>
        <w:right w:val="none" w:sz="0" w:space="0" w:color="auto"/>
      </w:divBdr>
    </w:div>
    <w:div w:id="1986003438">
      <w:bodyDiv w:val="1"/>
      <w:marLeft w:val="0"/>
      <w:marRight w:val="0"/>
      <w:marTop w:val="0"/>
      <w:marBottom w:val="0"/>
      <w:divBdr>
        <w:top w:val="none" w:sz="0" w:space="0" w:color="auto"/>
        <w:left w:val="none" w:sz="0" w:space="0" w:color="auto"/>
        <w:bottom w:val="none" w:sz="0" w:space="0" w:color="auto"/>
        <w:right w:val="none" w:sz="0" w:space="0" w:color="auto"/>
      </w:divBdr>
    </w:div>
    <w:div w:id="1986276104">
      <w:bodyDiv w:val="1"/>
      <w:marLeft w:val="0"/>
      <w:marRight w:val="0"/>
      <w:marTop w:val="0"/>
      <w:marBottom w:val="0"/>
      <w:divBdr>
        <w:top w:val="none" w:sz="0" w:space="0" w:color="auto"/>
        <w:left w:val="none" w:sz="0" w:space="0" w:color="auto"/>
        <w:bottom w:val="none" w:sz="0" w:space="0" w:color="auto"/>
        <w:right w:val="none" w:sz="0" w:space="0" w:color="auto"/>
      </w:divBdr>
    </w:div>
    <w:div w:id="1986623269">
      <w:bodyDiv w:val="1"/>
      <w:marLeft w:val="0"/>
      <w:marRight w:val="0"/>
      <w:marTop w:val="0"/>
      <w:marBottom w:val="0"/>
      <w:divBdr>
        <w:top w:val="none" w:sz="0" w:space="0" w:color="auto"/>
        <w:left w:val="none" w:sz="0" w:space="0" w:color="auto"/>
        <w:bottom w:val="none" w:sz="0" w:space="0" w:color="auto"/>
        <w:right w:val="none" w:sz="0" w:space="0" w:color="auto"/>
      </w:divBdr>
    </w:div>
    <w:div w:id="1986743164">
      <w:bodyDiv w:val="1"/>
      <w:marLeft w:val="0"/>
      <w:marRight w:val="0"/>
      <w:marTop w:val="0"/>
      <w:marBottom w:val="0"/>
      <w:divBdr>
        <w:top w:val="none" w:sz="0" w:space="0" w:color="auto"/>
        <w:left w:val="none" w:sz="0" w:space="0" w:color="auto"/>
        <w:bottom w:val="none" w:sz="0" w:space="0" w:color="auto"/>
        <w:right w:val="none" w:sz="0" w:space="0" w:color="auto"/>
      </w:divBdr>
    </w:div>
    <w:div w:id="1986929197">
      <w:bodyDiv w:val="1"/>
      <w:marLeft w:val="0"/>
      <w:marRight w:val="0"/>
      <w:marTop w:val="0"/>
      <w:marBottom w:val="0"/>
      <w:divBdr>
        <w:top w:val="none" w:sz="0" w:space="0" w:color="auto"/>
        <w:left w:val="none" w:sz="0" w:space="0" w:color="auto"/>
        <w:bottom w:val="none" w:sz="0" w:space="0" w:color="auto"/>
        <w:right w:val="none" w:sz="0" w:space="0" w:color="auto"/>
      </w:divBdr>
    </w:div>
    <w:div w:id="1987077690">
      <w:bodyDiv w:val="1"/>
      <w:marLeft w:val="0"/>
      <w:marRight w:val="0"/>
      <w:marTop w:val="0"/>
      <w:marBottom w:val="0"/>
      <w:divBdr>
        <w:top w:val="none" w:sz="0" w:space="0" w:color="auto"/>
        <w:left w:val="none" w:sz="0" w:space="0" w:color="auto"/>
        <w:bottom w:val="none" w:sz="0" w:space="0" w:color="auto"/>
        <w:right w:val="none" w:sz="0" w:space="0" w:color="auto"/>
      </w:divBdr>
    </w:div>
    <w:div w:id="1987079446">
      <w:bodyDiv w:val="1"/>
      <w:marLeft w:val="0"/>
      <w:marRight w:val="0"/>
      <w:marTop w:val="0"/>
      <w:marBottom w:val="0"/>
      <w:divBdr>
        <w:top w:val="none" w:sz="0" w:space="0" w:color="auto"/>
        <w:left w:val="none" w:sz="0" w:space="0" w:color="auto"/>
        <w:bottom w:val="none" w:sz="0" w:space="0" w:color="auto"/>
        <w:right w:val="none" w:sz="0" w:space="0" w:color="auto"/>
      </w:divBdr>
    </w:div>
    <w:div w:id="1987123457">
      <w:bodyDiv w:val="1"/>
      <w:marLeft w:val="0"/>
      <w:marRight w:val="0"/>
      <w:marTop w:val="0"/>
      <w:marBottom w:val="0"/>
      <w:divBdr>
        <w:top w:val="none" w:sz="0" w:space="0" w:color="auto"/>
        <w:left w:val="none" w:sz="0" w:space="0" w:color="auto"/>
        <w:bottom w:val="none" w:sz="0" w:space="0" w:color="auto"/>
        <w:right w:val="none" w:sz="0" w:space="0" w:color="auto"/>
      </w:divBdr>
    </w:div>
    <w:div w:id="1987195649">
      <w:bodyDiv w:val="1"/>
      <w:marLeft w:val="0"/>
      <w:marRight w:val="0"/>
      <w:marTop w:val="0"/>
      <w:marBottom w:val="0"/>
      <w:divBdr>
        <w:top w:val="none" w:sz="0" w:space="0" w:color="auto"/>
        <w:left w:val="none" w:sz="0" w:space="0" w:color="auto"/>
        <w:bottom w:val="none" w:sz="0" w:space="0" w:color="auto"/>
        <w:right w:val="none" w:sz="0" w:space="0" w:color="auto"/>
      </w:divBdr>
    </w:div>
    <w:div w:id="1987322673">
      <w:bodyDiv w:val="1"/>
      <w:marLeft w:val="0"/>
      <w:marRight w:val="0"/>
      <w:marTop w:val="0"/>
      <w:marBottom w:val="0"/>
      <w:divBdr>
        <w:top w:val="none" w:sz="0" w:space="0" w:color="auto"/>
        <w:left w:val="none" w:sz="0" w:space="0" w:color="auto"/>
        <w:bottom w:val="none" w:sz="0" w:space="0" w:color="auto"/>
        <w:right w:val="none" w:sz="0" w:space="0" w:color="auto"/>
      </w:divBdr>
    </w:div>
    <w:div w:id="1987398213">
      <w:bodyDiv w:val="1"/>
      <w:marLeft w:val="0"/>
      <w:marRight w:val="0"/>
      <w:marTop w:val="0"/>
      <w:marBottom w:val="0"/>
      <w:divBdr>
        <w:top w:val="none" w:sz="0" w:space="0" w:color="auto"/>
        <w:left w:val="none" w:sz="0" w:space="0" w:color="auto"/>
        <w:bottom w:val="none" w:sz="0" w:space="0" w:color="auto"/>
        <w:right w:val="none" w:sz="0" w:space="0" w:color="auto"/>
      </w:divBdr>
    </w:div>
    <w:div w:id="1987935367">
      <w:bodyDiv w:val="1"/>
      <w:marLeft w:val="0"/>
      <w:marRight w:val="0"/>
      <w:marTop w:val="0"/>
      <w:marBottom w:val="0"/>
      <w:divBdr>
        <w:top w:val="none" w:sz="0" w:space="0" w:color="auto"/>
        <w:left w:val="none" w:sz="0" w:space="0" w:color="auto"/>
        <w:bottom w:val="none" w:sz="0" w:space="0" w:color="auto"/>
        <w:right w:val="none" w:sz="0" w:space="0" w:color="auto"/>
      </w:divBdr>
    </w:div>
    <w:div w:id="1988245190">
      <w:bodyDiv w:val="1"/>
      <w:marLeft w:val="0"/>
      <w:marRight w:val="0"/>
      <w:marTop w:val="0"/>
      <w:marBottom w:val="0"/>
      <w:divBdr>
        <w:top w:val="none" w:sz="0" w:space="0" w:color="auto"/>
        <w:left w:val="none" w:sz="0" w:space="0" w:color="auto"/>
        <w:bottom w:val="none" w:sz="0" w:space="0" w:color="auto"/>
        <w:right w:val="none" w:sz="0" w:space="0" w:color="auto"/>
      </w:divBdr>
    </w:div>
    <w:div w:id="1988318582">
      <w:bodyDiv w:val="1"/>
      <w:marLeft w:val="0"/>
      <w:marRight w:val="0"/>
      <w:marTop w:val="0"/>
      <w:marBottom w:val="0"/>
      <w:divBdr>
        <w:top w:val="none" w:sz="0" w:space="0" w:color="auto"/>
        <w:left w:val="none" w:sz="0" w:space="0" w:color="auto"/>
        <w:bottom w:val="none" w:sz="0" w:space="0" w:color="auto"/>
        <w:right w:val="none" w:sz="0" w:space="0" w:color="auto"/>
      </w:divBdr>
    </w:div>
    <w:div w:id="1988435023">
      <w:bodyDiv w:val="1"/>
      <w:marLeft w:val="0"/>
      <w:marRight w:val="0"/>
      <w:marTop w:val="0"/>
      <w:marBottom w:val="0"/>
      <w:divBdr>
        <w:top w:val="none" w:sz="0" w:space="0" w:color="auto"/>
        <w:left w:val="none" w:sz="0" w:space="0" w:color="auto"/>
        <w:bottom w:val="none" w:sz="0" w:space="0" w:color="auto"/>
        <w:right w:val="none" w:sz="0" w:space="0" w:color="auto"/>
      </w:divBdr>
    </w:div>
    <w:div w:id="1988588940">
      <w:bodyDiv w:val="1"/>
      <w:marLeft w:val="0"/>
      <w:marRight w:val="0"/>
      <w:marTop w:val="0"/>
      <w:marBottom w:val="0"/>
      <w:divBdr>
        <w:top w:val="none" w:sz="0" w:space="0" w:color="auto"/>
        <w:left w:val="none" w:sz="0" w:space="0" w:color="auto"/>
        <w:bottom w:val="none" w:sz="0" w:space="0" w:color="auto"/>
        <w:right w:val="none" w:sz="0" w:space="0" w:color="auto"/>
      </w:divBdr>
    </w:div>
    <w:div w:id="1989045447">
      <w:bodyDiv w:val="1"/>
      <w:marLeft w:val="0"/>
      <w:marRight w:val="0"/>
      <w:marTop w:val="0"/>
      <w:marBottom w:val="0"/>
      <w:divBdr>
        <w:top w:val="none" w:sz="0" w:space="0" w:color="auto"/>
        <w:left w:val="none" w:sz="0" w:space="0" w:color="auto"/>
        <w:bottom w:val="none" w:sz="0" w:space="0" w:color="auto"/>
        <w:right w:val="none" w:sz="0" w:space="0" w:color="auto"/>
      </w:divBdr>
    </w:div>
    <w:div w:id="1989049595">
      <w:bodyDiv w:val="1"/>
      <w:marLeft w:val="0"/>
      <w:marRight w:val="0"/>
      <w:marTop w:val="0"/>
      <w:marBottom w:val="0"/>
      <w:divBdr>
        <w:top w:val="none" w:sz="0" w:space="0" w:color="auto"/>
        <w:left w:val="none" w:sz="0" w:space="0" w:color="auto"/>
        <w:bottom w:val="none" w:sz="0" w:space="0" w:color="auto"/>
        <w:right w:val="none" w:sz="0" w:space="0" w:color="auto"/>
      </w:divBdr>
    </w:div>
    <w:div w:id="1989283031">
      <w:bodyDiv w:val="1"/>
      <w:marLeft w:val="0"/>
      <w:marRight w:val="0"/>
      <w:marTop w:val="0"/>
      <w:marBottom w:val="0"/>
      <w:divBdr>
        <w:top w:val="none" w:sz="0" w:space="0" w:color="auto"/>
        <w:left w:val="none" w:sz="0" w:space="0" w:color="auto"/>
        <w:bottom w:val="none" w:sz="0" w:space="0" w:color="auto"/>
        <w:right w:val="none" w:sz="0" w:space="0" w:color="auto"/>
      </w:divBdr>
    </w:div>
    <w:div w:id="1989285019">
      <w:bodyDiv w:val="1"/>
      <w:marLeft w:val="0"/>
      <w:marRight w:val="0"/>
      <w:marTop w:val="0"/>
      <w:marBottom w:val="0"/>
      <w:divBdr>
        <w:top w:val="none" w:sz="0" w:space="0" w:color="auto"/>
        <w:left w:val="none" w:sz="0" w:space="0" w:color="auto"/>
        <w:bottom w:val="none" w:sz="0" w:space="0" w:color="auto"/>
        <w:right w:val="none" w:sz="0" w:space="0" w:color="auto"/>
      </w:divBdr>
    </w:div>
    <w:div w:id="1989362713">
      <w:bodyDiv w:val="1"/>
      <w:marLeft w:val="0"/>
      <w:marRight w:val="0"/>
      <w:marTop w:val="0"/>
      <w:marBottom w:val="0"/>
      <w:divBdr>
        <w:top w:val="none" w:sz="0" w:space="0" w:color="auto"/>
        <w:left w:val="none" w:sz="0" w:space="0" w:color="auto"/>
        <w:bottom w:val="none" w:sz="0" w:space="0" w:color="auto"/>
        <w:right w:val="none" w:sz="0" w:space="0" w:color="auto"/>
      </w:divBdr>
    </w:div>
    <w:div w:id="1989743495">
      <w:bodyDiv w:val="1"/>
      <w:marLeft w:val="0"/>
      <w:marRight w:val="0"/>
      <w:marTop w:val="0"/>
      <w:marBottom w:val="0"/>
      <w:divBdr>
        <w:top w:val="none" w:sz="0" w:space="0" w:color="auto"/>
        <w:left w:val="none" w:sz="0" w:space="0" w:color="auto"/>
        <w:bottom w:val="none" w:sz="0" w:space="0" w:color="auto"/>
        <w:right w:val="none" w:sz="0" w:space="0" w:color="auto"/>
      </w:divBdr>
    </w:div>
    <w:div w:id="1989817250">
      <w:bodyDiv w:val="1"/>
      <w:marLeft w:val="0"/>
      <w:marRight w:val="0"/>
      <w:marTop w:val="0"/>
      <w:marBottom w:val="0"/>
      <w:divBdr>
        <w:top w:val="none" w:sz="0" w:space="0" w:color="auto"/>
        <w:left w:val="none" w:sz="0" w:space="0" w:color="auto"/>
        <w:bottom w:val="none" w:sz="0" w:space="0" w:color="auto"/>
        <w:right w:val="none" w:sz="0" w:space="0" w:color="auto"/>
      </w:divBdr>
    </w:div>
    <w:div w:id="1989941825">
      <w:bodyDiv w:val="1"/>
      <w:marLeft w:val="0"/>
      <w:marRight w:val="0"/>
      <w:marTop w:val="0"/>
      <w:marBottom w:val="0"/>
      <w:divBdr>
        <w:top w:val="none" w:sz="0" w:space="0" w:color="auto"/>
        <w:left w:val="none" w:sz="0" w:space="0" w:color="auto"/>
        <w:bottom w:val="none" w:sz="0" w:space="0" w:color="auto"/>
        <w:right w:val="none" w:sz="0" w:space="0" w:color="auto"/>
      </w:divBdr>
    </w:div>
    <w:div w:id="1990161621">
      <w:bodyDiv w:val="1"/>
      <w:marLeft w:val="0"/>
      <w:marRight w:val="0"/>
      <w:marTop w:val="0"/>
      <w:marBottom w:val="0"/>
      <w:divBdr>
        <w:top w:val="none" w:sz="0" w:space="0" w:color="auto"/>
        <w:left w:val="none" w:sz="0" w:space="0" w:color="auto"/>
        <w:bottom w:val="none" w:sz="0" w:space="0" w:color="auto"/>
        <w:right w:val="none" w:sz="0" w:space="0" w:color="auto"/>
      </w:divBdr>
    </w:div>
    <w:div w:id="1990328758">
      <w:bodyDiv w:val="1"/>
      <w:marLeft w:val="0"/>
      <w:marRight w:val="0"/>
      <w:marTop w:val="0"/>
      <w:marBottom w:val="0"/>
      <w:divBdr>
        <w:top w:val="none" w:sz="0" w:space="0" w:color="auto"/>
        <w:left w:val="none" w:sz="0" w:space="0" w:color="auto"/>
        <w:bottom w:val="none" w:sz="0" w:space="0" w:color="auto"/>
        <w:right w:val="none" w:sz="0" w:space="0" w:color="auto"/>
      </w:divBdr>
    </w:div>
    <w:div w:id="1990472024">
      <w:bodyDiv w:val="1"/>
      <w:marLeft w:val="0"/>
      <w:marRight w:val="0"/>
      <w:marTop w:val="0"/>
      <w:marBottom w:val="0"/>
      <w:divBdr>
        <w:top w:val="none" w:sz="0" w:space="0" w:color="auto"/>
        <w:left w:val="none" w:sz="0" w:space="0" w:color="auto"/>
        <w:bottom w:val="none" w:sz="0" w:space="0" w:color="auto"/>
        <w:right w:val="none" w:sz="0" w:space="0" w:color="auto"/>
      </w:divBdr>
    </w:div>
    <w:div w:id="1990673140">
      <w:bodyDiv w:val="1"/>
      <w:marLeft w:val="0"/>
      <w:marRight w:val="0"/>
      <w:marTop w:val="0"/>
      <w:marBottom w:val="0"/>
      <w:divBdr>
        <w:top w:val="none" w:sz="0" w:space="0" w:color="auto"/>
        <w:left w:val="none" w:sz="0" w:space="0" w:color="auto"/>
        <w:bottom w:val="none" w:sz="0" w:space="0" w:color="auto"/>
        <w:right w:val="none" w:sz="0" w:space="0" w:color="auto"/>
      </w:divBdr>
    </w:div>
    <w:div w:id="1990858736">
      <w:bodyDiv w:val="1"/>
      <w:marLeft w:val="0"/>
      <w:marRight w:val="0"/>
      <w:marTop w:val="0"/>
      <w:marBottom w:val="0"/>
      <w:divBdr>
        <w:top w:val="none" w:sz="0" w:space="0" w:color="auto"/>
        <w:left w:val="none" w:sz="0" w:space="0" w:color="auto"/>
        <w:bottom w:val="none" w:sz="0" w:space="0" w:color="auto"/>
        <w:right w:val="none" w:sz="0" w:space="0" w:color="auto"/>
      </w:divBdr>
    </w:div>
    <w:div w:id="1991009860">
      <w:bodyDiv w:val="1"/>
      <w:marLeft w:val="0"/>
      <w:marRight w:val="0"/>
      <w:marTop w:val="0"/>
      <w:marBottom w:val="0"/>
      <w:divBdr>
        <w:top w:val="none" w:sz="0" w:space="0" w:color="auto"/>
        <w:left w:val="none" w:sz="0" w:space="0" w:color="auto"/>
        <w:bottom w:val="none" w:sz="0" w:space="0" w:color="auto"/>
        <w:right w:val="none" w:sz="0" w:space="0" w:color="auto"/>
      </w:divBdr>
    </w:div>
    <w:div w:id="1991398663">
      <w:bodyDiv w:val="1"/>
      <w:marLeft w:val="0"/>
      <w:marRight w:val="0"/>
      <w:marTop w:val="0"/>
      <w:marBottom w:val="0"/>
      <w:divBdr>
        <w:top w:val="none" w:sz="0" w:space="0" w:color="auto"/>
        <w:left w:val="none" w:sz="0" w:space="0" w:color="auto"/>
        <w:bottom w:val="none" w:sz="0" w:space="0" w:color="auto"/>
        <w:right w:val="none" w:sz="0" w:space="0" w:color="auto"/>
      </w:divBdr>
    </w:div>
    <w:div w:id="1991443536">
      <w:bodyDiv w:val="1"/>
      <w:marLeft w:val="0"/>
      <w:marRight w:val="0"/>
      <w:marTop w:val="0"/>
      <w:marBottom w:val="0"/>
      <w:divBdr>
        <w:top w:val="none" w:sz="0" w:space="0" w:color="auto"/>
        <w:left w:val="none" w:sz="0" w:space="0" w:color="auto"/>
        <w:bottom w:val="none" w:sz="0" w:space="0" w:color="auto"/>
        <w:right w:val="none" w:sz="0" w:space="0" w:color="auto"/>
      </w:divBdr>
    </w:div>
    <w:div w:id="1991784586">
      <w:bodyDiv w:val="1"/>
      <w:marLeft w:val="0"/>
      <w:marRight w:val="0"/>
      <w:marTop w:val="0"/>
      <w:marBottom w:val="0"/>
      <w:divBdr>
        <w:top w:val="none" w:sz="0" w:space="0" w:color="auto"/>
        <w:left w:val="none" w:sz="0" w:space="0" w:color="auto"/>
        <w:bottom w:val="none" w:sz="0" w:space="0" w:color="auto"/>
        <w:right w:val="none" w:sz="0" w:space="0" w:color="auto"/>
      </w:divBdr>
    </w:div>
    <w:div w:id="1991787684">
      <w:bodyDiv w:val="1"/>
      <w:marLeft w:val="0"/>
      <w:marRight w:val="0"/>
      <w:marTop w:val="0"/>
      <w:marBottom w:val="0"/>
      <w:divBdr>
        <w:top w:val="none" w:sz="0" w:space="0" w:color="auto"/>
        <w:left w:val="none" w:sz="0" w:space="0" w:color="auto"/>
        <w:bottom w:val="none" w:sz="0" w:space="0" w:color="auto"/>
        <w:right w:val="none" w:sz="0" w:space="0" w:color="auto"/>
      </w:divBdr>
    </w:div>
    <w:div w:id="1991983946">
      <w:bodyDiv w:val="1"/>
      <w:marLeft w:val="0"/>
      <w:marRight w:val="0"/>
      <w:marTop w:val="0"/>
      <w:marBottom w:val="0"/>
      <w:divBdr>
        <w:top w:val="none" w:sz="0" w:space="0" w:color="auto"/>
        <w:left w:val="none" w:sz="0" w:space="0" w:color="auto"/>
        <w:bottom w:val="none" w:sz="0" w:space="0" w:color="auto"/>
        <w:right w:val="none" w:sz="0" w:space="0" w:color="auto"/>
      </w:divBdr>
    </w:div>
    <w:div w:id="1992058644">
      <w:bodyDiv w:val="1"/>
      <w:marLeft w:val="0"/>
      <w:marRight w:val="0"/>
      <w:marTop w:val="0"/>
      <w:marBottom w:val="0"/>
      <w:divBdr>
        <w:top w:val="none" w:sz="0" w:space="0" w:color="auto"/>
        <w:left w:val="none" w:sz="0" w:space="0" w:color="auto"/>
        <w:bottom w:val="none" w:sz="0" w:space="0" w:color="auto"/>
        <w:right w:val="none" w:sz="0" w:space="0" w:color="auto"/>
      </w:divBdr>
    </w:div>
    <w:div w:id="1992247686">
      <w:bodyDiv w:val="1"/>
      <w:marLeft w:val="0"/>
      <w:marRight w:val="0"/>
      <w:marTop w:val="0"/>
      <w:marBottom w:val="0"/>
      <w:divBdr>
        <w:top w:val="none" w:sz="0" w:space="0" w:color="auto"/>
        <w:left w:val="none" w:sz="0" w:space="0" w:color="auto"/>
        <w:bottom w:val="none" w:sz="0" w:space="0" w:color="auto"/>
        <w:right w:val="none" w:sz="0" w:space="0" w:color="auto"/>
      </w:divBdr>
    </w:div>
    <w:div w:id="1992322107">
      <w:bodyDiv w:val="1"/>
      <w:marLeft w:val="0"/>
      <w:marRight w:val="0"/>
      <w:marTop w:val="0"/>
      <w:marBottom w:val="0"/>
      <w:divBdr>
        <w:top w:val="none" w:sz="0" w:space="0" w:color="auto"/>
        <w:left w:val="none" w:sz="0" w:space="0" w:color="auto"/>
        <w:bottom w:val="none" w:sz="0" w:space="0" w:color="auto"/>
        <w:right w:val="none" w:sz="0" w:space="0" w:color="auto"/>
      </w:divBdr>
    </w:div>
    <w:div w:id="1992437728">
      <w:bodyDiv w:val="1"/>
      <w:marLeft w:val="0"/>
      <w:marRight w:val="0"/>
      <w:marTop w:val="0"/>
      <w:marBottom w:val="0"/>
      <w:divBdr>
        <w:top w:val="none" w:sz="0" w:space="0" w:color="auto"/>
        <w:left w:val="none" w:sz="0" w:space="0" w:color="auto"/>
        <w:bottom w:val="none" w:sz="0" w:space="0" w:color="auto"/>
        <w:right w:val="none" w:sz="0" w:space="0" w:color="auto"/>
      </w:divBdr>
    </w:div>
    <w:div w:id="1992445929">
      <w:bodyDiv w:val="1"/>
      <w:marLeft w:val="0"/>
      <w:marRight w:val="0"/>
      <w:marTop w:val="0"/>
      <w:marBottom w:val="0"/>
      <w:divBdr>
        <w:top w:val="none" w:sz="0" w:space="0" w:color="auto"/>
        <w:left w:val="none" w:sz="0" w:space="0" w:color="auto"/>
        <w:bottom w:val="none" w:sz="0" w:space="0" w:color="auto"/>
        <w:right w:val="none" w:sz="0" w:space="0" w:color="auto"/>
      </w:divBdr>
    </w:div>
    <w:div w:id="1992513816">
      <w:bodyDiv w:val="1"/>
      <w:marLeft w:val="0"/>
      <w:marRight w:val="0"/>
      <w:marTop w:val="0"/>
      <w:marBottom w:val="0"/>
      <w:divBdr>
        <w:top w:val="none" w:sz="0" w:space="0" w:color="auto"/>
        <w:left w:val="none" w:sz="0" w:space="0" w:color="auto"/>
        <w:bottom w:val="none" w:sz="0" w:space="0" w:color="auto"/>
        <w:right w:val="none" w:sz="0" w:space="0" w:color="auto"/>
      </w:divBdr>
    </w:div>
    <w:div w:id="1992640561">
      <w:bodyDiv w:val="1"/>
      <w:marLeft w:val="0"/>
      <w:marRight w:val="0"/>
      <w:marTop w:val="0"/>
      <w:marBottom w:val="0"/>
      <w:divBdr>
        <w:top w:val="none" w:sz="0" w:space="0" w:color="auto"/>
        <w:left w:val="none" w:sz="0" w:space="0" w:color="auto"/>
        <w:bottom w:val="none" w:sz="0" w:space="0" w:color="auto"/>
        <w:right w:val="none" w:sz="0" w:space="0" w:color="auto"/>
      </w:divBdr>
    </w:div>
    <w:div w:id="1992715460">
      <w:bodyDiv w:val="1"/>
      <w:marLeft w:val="0"/>
      <w:marRight w:val="0"/>
      <w:marTop w:val="0"/>
      <w:marBottom w:val="0"/>
      <w:divBdr>
        <w:top w:val="none" w:sz="0" w:space="0" w:color="auto"/>
        <w:left w:val="none" w:sz="0" w:space="0" w:color="auto"/>
        <w:bottom w:val="none" w:sz="0" w:space="0" w:color="auto"/>
        <w:right w:val="none" w:sz="0" w:space="0" w:color="auto"/>
      </w:divBdr>
    </w:div>
    <w:div w:id="1992976415">
      <w:bodyDiv w:val="1"/>
      <w:marLeft w:val="0"/>
      <w:marRight w:val="0"/>
      <w:marTop w:val="0"/>
      <w:marBottom w:val="0"/>
      <w:divBdr>
        <w:top w:val="none" w:sz="0" w:space="0" w:color="auto"/>
        <w:left w:val="none" w:sz="0" w:space="0" w:color="auto"/>
        <w:bottom w:val="none" w:sz="0" w:space="0" w:color="auto"/>
        <w:right w:val="none" w:sz="0" w:space="0" w:color="auto"/>
      </w:divBdr>
    </w:div>
    <w:div w:id="1992978163">
      <w:bodyDiv w:val="1"/>
      <w:marLeft w:val="0"/>
      <w:marRight w:val="0"/>
      <w:marTop w:val="0"/>
      <w:marBottom w:val="0"/>
      <w:divBdr>
        <w:top w:val="none" w:sz="0" w:space="0" w:color="auto"/>
        <w:left w:val="none" w:sz="0" w:space="0" w:color="auto"/>
        <w:bottom w:val="none" w:sz="0" w:space="0" w:color="auto"/>
        <w:right w:val="none" w:sz="0" w:space="0" w:color="auto"/>
      </w:divBdr>
    </w:div>
    <w:div w:id="1992978753">
      <w:bodyDiv w:val="1"/>
      <w:marLeft w:val="0"/>
      <w:marRight w:val="0"/>
      <w:marTop w:val="0"/>
      <w:marBottom w:val="0"/>
      <w:divBdr>
        <w:top w:val="none" w:sz="0" w:space="0" w:color="auto"/>
        <w:left w:val="none" w:sz="0" w:space="0" w:color="auto"/>
        <w:bottom w:val="none" w:sz="0" w:space="0" w:color="auto"/>
        <w:right w:val="none" w:sz="0" w:space="0" w:color="auto"/>
      </w:divBdr>
    </w:div>
    <w:div w:id="1993217895">
      <w:bodyDiv w:val="1"/>
      <w:marLeft w:val="0"/>
      <w:marRight w:val="0"/>
      <w:marTop w:val="0"/>
      <w:marBottom w:val="0"/>
      <w:divBdr>
        <w:top w:val="none" w:sz="0" w:space="0" w:color="auto"/>
        <w:left w:val="none" w:sz="0" w:space="0" w:color="auto"/>
        <w:bottom w:val="none" w:sz="0" w:space="0" w:color="auto"/>
        <w:right w:val="none" w:sz="0" w:space="0" w:color="auto"/>
      </w:divBdr>
    </w:div>
    <w:div w:id="1993293709">
      <w:bodyDiv w:val="1"/>
      <w:marLeft w:val="0"/>
      <w:marRight w:val="0"/>
      <w:marTop w:val="0"/>
      <w:marBottom w:val="0"/>
      <w:divBdr>
        <w:top w:val="none" w:sz="0" w:space="0" w:color="auto"/>
        <w:left w:val="none" w:sz="0" w:space="0" w:color="auto"/>
        <w:bottom w:val="none" w:sz="0" w:space="0" w:color="auto"/>
        <w:right w:val="none" w:sz="0" w:space="0" w:color="auto"/>
      </w:divBdr>
    </w:div>
    <w:div w:id="1993294271">
      <w:bodyDiv w:val="1"/>
      <w:marLeft w:val="0"/>
      <w:marRight w:val="0"/>
      <w:marTop w:val="0"/>
      <w:marBottom w:val="0"/>
      <w:divBdr>
        <w:top w:val="none" w:sz="0" w:space="0" w:color="auto"/>
        <w:left w:val="none" w:sz="0" w:space="0" w:color="auto"/>
        <w:bottom w:val="none" w:sz="0" w:space="0" w:color="auto"/>
        <w:right w:val="none" w:sz="0" w:space="0" w:color="auto"/>
      </w:divBdr>
    </w:div>
    <w:div w:id="1993437651">
      <w:bodyDiv w:val="1"/>
      <w:marLeft w:val="0"/>
      <w:marRight w:val="0"/>
      <w:marTop w:val="0"/>
      <w:marBottom w:val="0"/>
      <w:divBdr>
        <w:top w:val="none" w:sz="0" w:space="0" w:color="auto"/>
        <w:left w:val="none" w:sz="0" w:space="0" w:color="auto"/>
        <w:bottom w:val="none" w:sz="0" w:space="0" w:color="auto"/>
        <w:right w:val="none" w:sz="0" w:space="0" w:color="auto"/>
      </w:divBdr>
    </w:div>
    <w:div w:id="1993488739">
      <w:bodyDiv w:val="1"/>
      <w:marLeft w:val="0"/>
      <w:marRight w:val="0"/>
      <w:marTop w:val="0"/>
      <w:marBottom w:val="0"/>
      <w:divBdr>
        <w:top w:val="none" w:sz="0" w:space="0" w:color="auto"/>
        <w:left w:val="none" w:sz="0" w:space="0" w:color="auto"/>
        <w:bottom w:val="none" w:sz="0" w:space="0" w:color="auto"/>
        <w:right w:val="none" w:sz="0" w:space="0" w:color="auto"/>
      </w:divBdr>
    </w:div>
    <w:div w:id="1993632390">
      <w:bodyDiv w:val="1"/>
      <w:marLeft w:val="0"/>
      <w:marRight w:val="0"/>
      <w:marTop w:val="0"/>
      <w:marBottom w:val="0"/>
      <w:divBdr>
        <w:top w:val="none" w:sz="0" w:space="0" w:color="auto"/>
        <w:left w:val="none" w:sz="0" w:space="0" w:color="auto"/>
        <w:bottom w:val="none" w:sz="0" w:space="0" w:color="auto"/>
        <w:right w:val="none" w:sz="0" w:space="0" w:color="auto"/>
      </w:divBdr>
    </w:div>
    <w:div w:id="1994944499">
      <w:bodyDiv w:val="1"/>
      <w:marLeft w:val="0"/>
      <w:marRight w:val="0"/>
      <w:marTop w:val="0"/>
      <w:marBottom w:val="0"/>
      <w:divBdr>
        <w:top w:val="none" w:sz="0" w:space="0" w:color="auto"/>
        <w:left w:val="none" w:sz="0" w:space="0" w:color="auto"/>
        <w:bottom w:val="none" w:sz="0" w:space="0" w:color="auto"/>
        <w:right w:val="none" w:sz="0" w:space="0" w:color="auto"/>
      </w:divBdr>
    </w:div>
    <w:div w:id="1995140241">
      <w:bodyDiv w:val="1"/>
      <w:marLeft w:val="0"/>
      <w:marRight w:val="0"/>
      <w:marTop w:val="0"/>
      <w:marBottom w:val="0"/>
      <w:divBdr>
        <w:top w:val="none" w:sz="0" w:space="0" w:color="auto"/>
        <w:left w:val="none" w:sz="0" w:space="0" w:color="auto"/>
        <w:bottom w:val="none" w:sz="0" w:space="0" w:color="auto"/>
        <w:right w:val="none" w:sz="0" w:space="0" w:color="auto"/>
      </w:divBdr>
    </w:div>
    <w:div w:id="1995258333">
      <w:bodyDiv w:val="1"/>
      <w:marLeft w:val="0"/>
      <w:marRight w:val="0"/>
      <w:marTop w:val="0"/>
      <w:marBottom w:val="0"/>
      <w:divBdr>
        <w:top w:val="none" w:sz="0" w:space="0" w:color="auto"/>
        <w:left w:val="none" w:sz="0" w:space="0" w:color="auto"/>
        <w:bottom w:val="none" w:sz="0" w:space="0" w:color="auto"/>
        <w:right w:val="none" w:sz="0" w:space="0" w:color="auto"/>
      </w:divBdr>
    </w:div>
    <w:div w:id="1995596515">
      <w:bodyDiv w:val="1"/>
      <w:marLeft w:val="0"/>
      <w:marRight w:val="0"/>
      <w:marTop w:val="0"/>
      <w:marBottom w:val="0"/>
      <w:divBdr>
        <w:top w:val="none" w:sz="0" w:space="0" w:color="auto"/>
        <w:left w:val="none" w:sz="0" w:space="0" w:color="auto"/>
        <w:bottom w:val="none" w:sz="0" w:space="0" w:color="auto"/>
        <w:right w:val="none" w:sz="0" w:space="0" w:color="auto"/>
      </w:divBdr>
    </w:div>
    <w:div w:id="1996254563">
      <w:bodyDiv w:val="1"/>
      <w:marLeft w:val="0"/>
      <w:marRight w:val="0"/>
      <w:marTop w:val="0"/>
      <w:marBottom w:val="0"/>
      <w:divBdr>
        <w:top w:val="none" w:sz="0" w:space="0" w:color="auto"/>
        <w:left w:val="none" w:sz="0" w:space="0" w:color="auto"/>
        <w:bottom w:val="none" w:sz="0" w:space="0" w:color="auto"/>
        <w:right w:val="none" w:sz="0" w:space="0" w:color="auto"/>
      </w:divBdr>
    </w:div>
    <w:div w:id="1996453078">
      <w:bodyDiv w:val="1"/>
      <w:marLeft w:val="0"/>
      <w:marRight w:val="0"/>
      <w:marTop w:val="0"/>
      <w:marBottom w:val="0"/>
      <w:divBdr>
        <w:top w:val="none" w:sz="0" w:space="0" w:color="auto"/>
        <w:left w:val="none" w:sz="0" w:space="0" w:color="auto"/>
        <w:bottom w:val="none" w:sz="0" w:space="0" w:color="auto"/>
        <w:right w:val="none" w:sz="0" w:space="0" w:color="auto"/>
      </w:divBdr>
    </w:div>
    <w:div w:id="1996494468">
      <w:bodyDiv w:val="1"/>
      <w:marLeft w:val="0"/>
      <w:marRight w:val="0"/>
      <w:marTop w:val="0"/>
      <w:marBottom w:val="0"/>
      <w:divBdr>
        <w:top w:val="none" w:sz="0" w:space="0" w:color="auto"/>
        <w:left w:val="none" w:sz="0" w:space="0" w:color="auto"/>
        <w:bottom w:val="none" w:sz="0" w:space="0" w:color="auto"/>
        <w:right w:val="none" w:sz="0" w:space="0" w:color="auto"/>
      </w:divBdr>
    </w:div>
    <w:div w:id="1996567139">
      <w:bodyDiv w:val="1"/>
      <w:marLeft w:val="0"/>
      <w:marRight w:val="0"/>
      <w:marTop w:val="0"/>
      <w:marBottom w:val="0"/>
      <w:divBdr>
        <w:top w:val="none" w:sz="0" w:space="0" w:color="auto"/>
        <w:left w:val="none" w:sz="0" w:space="0" w:color="auto"/>
        <w:bottom w:val="none" w:sz="0" w:space="0" w:color="auto"/>
        <w:right w:val="none" w:sz="0" w:space="0" w:color="auto"/>
      </w:divBdr>
    </w:div>
    <w:div w:id="1996687758">
      <w:bodyDiv w:val="1"/>
      <w:marLeft w:val="0"/>
      <w:marRight w:val="0"/>
      <w:marTop w:val="0"/>
      <w:marBottom w:val="0"/>
      <w:divBdr>
        <w:top w:val="none" w:sz="0" w:space="0" w:color="auto"/>
        <w:left w:val="none" w:sz="0" w:space="0" w:color="auto"/>
        <w:bottom w:val="none" w:sz="0" w:space="0" w:color="auto"/>
        <w:right w:val="none" w:sz="0" w:space="0" w:color="auto"/>
      </w:divBdr>
    </w:div>
    <w:div w:id="1996688586">
      <w:bodyDiv w:val="1"/>
      <w:marLeft w:val="0"/>
      <w:marRight w:val="0"/>
      <w:marTop w:val="0"/>
      <w:marBottom w:val="0"/>
      <w:divBdr>
        <w:top w:val="none" w:sz="0" w:space="0" w:color="auto"/>
        <w:left w:val="none" w:sz="0" w:space="0" w:color="auto"/>
        <w:bottom w:val="none" w:sz="0" w:space="0" w:color="auto"/>
        <w:right w:val="none" w:sz="0" w:space="0" w:color="auto"/>
      </w:divBdr>
    </w:div>
    <w:div w:id="1996713770">
      <w:bodyDiv w:val="1"/>
      <w:marLeft w:val="0"/>
      <w:marRight w:val="0"/>
      <w:marTop w:val="0"/>
      <w:marBottom w:val="0"/>
      <w:divBdr>
        <w:top w:val="none" w:sz="0" w:space="0" w:color="auto"/>
        <w:left w:val="none" w:sz="0" w:space="0" w:color="auto"/>
        <w:bottom w:val="none" w:sz="0" w:space="0" w:color="auto"/>
        <w:right w:val="none" w:sz="0" w:space="0" w:color="auto"/>
      </w:divBdr>
    </w:div>
    <w:div w:id="1996836980">
      <w:bodyDiv w:val="1"/>
      <w:marLeft w:val="0"/>
      <w:marRight w:val="0"/>
      <w:marTop w:val="0"/>
      <w:marBottom w:val="0"/>
      <w:divBdr>
        <w:top w:val="none" w:sz="0" w:space="0" w:color="auto"/>
        <w:left w:val="none" w:sz="0" w:space="0" w:color="auto"/>
        <w:bottom w:val="none" w:sz="0" w:space="0" w:color="auto"/>
        <w:right w:val="none" w:sz="0" w:space="0" w:color="auto"/>
      </w:divBdr>
    </w:div>
    <w:div w:id="1996953713">
      <w:bodyDiv w:val="1"/>
      <w:marLeft w:val="0"/>
      <w:marRight w:val="0"/>
      <w:marTop w:val="0"/>
      <w:marBottom w:val="0"/>
      <w:divBdr>
        <w:top w:val="none" w:sz="0" w:space="0" w:color="auto"/>
        <w:left w:val="none" w:sz="0" w:space="0" w:color="auto"/>
        <w:bottom w:val="none" w:sz="0" w:space="0" w:color="auto"/>
        <w:right w:val="none" w:sz="0" w:space="0" w:color="auto"/>
      </w:divBdr>
    </w:div>
    <w:div w:id="1997034117">
      <w:bodyDiv w:val="1"/>
      <w:marLeft w:val="0"/>
      <w:marRight w:val="0"/>
      <w:marTop w:val="0"/>
      <w:marBottom w:val="0"/>
      <w:divBdr>
        <w:top w:val="none" w:sz="0" w:space="0" w:color="auto"/>
        <w:left w:val="none" w:sz="0" w:space="0" w:color="auto"/>
        <w:bottom w:val="none" w:sz="0" w:space="0" w:color="auto"/>
        <w:right w:val="none" w:sz="0" w:space="0" w:color="auto"/>
      </w:divBdr>
    </w:div>
    <w:div w:id="1997147062">
      <w:bodyDiv w:val="1"/>
      <w:marLeft w:val="0"/>
      <w:marRight w:val="0"/>
      <w:marTop w:val="0"/>
      <w:marBottom w:val="0"/>
      <w:divBdr>
        <w:top w:val="none" w:sz="0" w:space="0" w:color="auto"/>
        <w:left w:val="none" w:sz="0" w:space="0" w:color="auto"/>
        <w:bottom w:val="none" w:sz="0" w:space="0" w:color="auto"/>
        <w:right w:val="none" w:sz="0" w:space="0" w:color="auto"/>
      </w:divBdr>
    </w:div>
    <w:div w:id="1997219141">
      <w:bodyDiv w:val="1"/>
      <w:marLeft w:val="0"/>
      <w:marRight w:val="0"/>
      <w:marTop w:val="0"/>
      <w:marBottom w:val="0"/>
      <w:divBdr>
        <w:top w:val="none" w:sz="0" w:space="0" w:color="auto"/>
        <w:left w:val="none" w:sz="0" w:space="0" w:color="auto"/>
        <w:bottom w:val="none" w:sz="0" w:space="0" w:color="auto"/>
        <w:right w:val="none" w:sz="0" w:space="0" w:color="auto"/>
      </w:divBdr>
    </w:div>
    <w:div w:id="1997220253">
      <w:bodyDiv w:val="1"/>
      <w:marLeft w:val="0"/>
      <w:marRight w:val="0"/>
      <w:marTop w:val="0"/>
      <w:marBottom w:val="0"/>
      <w:divBdr>
        <w:top w:val="none" w:sz="0" w:space="0" w:color="auto"/>
        <w:left w:val="none" w:sz="0" w:space="0" w:color="auto"/>
        <w:bottom w:val="none" w:sz="0" w:space="0" w:color="auto"/>
        <w:right w:val="none" w:sz="0" w:space="0" w:color="auto"/>
      </w:divBdr>
    </w:div>
    <w:div w:id="1997296623">
      <w:bodyDiv w:val="1"/>
      <w:marLeft w:val="0"/>
      <w:marRight w:val="0"/>
      <w:marTop w:val="0"/>
      <w:marBottom w:val="0"/>
      <w:divBdr>
        <w:top w:val="none" w:sz="0" w:space="0" w:color="auto"/>
        <w:left w:val="none" w:sz="0" w:space="0" w:color="auto"/>
        <w:bottom w:val="none" w:sz="0" w:space="0" w:color="auto"/>
        <w:right w:val="none" w:sz="0" w:space="0" w:color="auto"/>
      </w:divBdr>
    </w:div>
    <w:div w:id="1997371808">
      <w:bodyDiv w:val="1"/>
      <w:marLeft w:val="0"/>
      <w:marRight w:val="0"/>
      <w:marTop w:val="0"/>
      <w:marBottom w:val="0"/>
      <w:divBdr>
        <w:top w:val="none" w:sz="0" w:space="0" w:color="auto"/>
        <w:left w:val="none" w:sz="0" w:space="0" w:color="auto"/>
        <w:bottom w:val="none" w:sz="0" w:space="0" w:color="auto"/>
        <w:right w:val="none" w:sz="0" w:space="0" w:color="auto"/>
      </w:divBdr>
    </w:div>
    <w:div w:id="1997803312">
      <w:bodyDiv w:val="1"/>
      <w:marLeft w:val="0"/>
      <w:marRight w:val="0"/>
      <w:marTop w:val="0"/>
      <w:marBottom w:val="0"/>
      <w:divBdr>
        <w:top w:val="none" w:sz="0" w:space="0" w:color="auto"/>
        <w:left w:val="none" w:sz="0" w:space="0" w:color="auto"/>
        <w:bottom w:val="none" w:sz="0" w:space="0" w:color="auto"/>
        <w:right w:val="none" w:sz="0" w:space="0" w:color="auto"/>
      </w:divBdr>
    </w:div>
    <w:div w:id="1997873461">
      <w:bodyDiv w:val="1"/>
      <w:marLeft w:val="0"/>
      <w:marRight w:val="0"/>
      <w:marTop w:val="0"/>
      <w:marBottom w:val="0"/>
      <w:divBdr>
        <w:top w:val="none" w:sz="0" w:space="0" w:color="auto"/>
        <w:left w:val="none" w:sz="0" w:space="0" w:color="auto"/>
        <w:bottom w:val="none" w:sz="0" w:space="0" w:color="auto"/>
        <w:right w:val="none" w:sz="0" w:space="0" w:color="auto"/>
      </w:divBdr>
    </w:div>
    <w:div w:id="1998067150">
      <w:bodyDiv w:val="1"/>
      <w:marLeft w:val="0"/>
      <w:marRight w:val="0"/>
      <w:marTop w:val="0"/>
      <w:marBottom w:val="0"/>
      <w:divBdr>
        <w:top w:val="none" w:sz="0" w:space="0" w:color="auto"/>
        <w:left w:val="none" w:sz="0" w:space="0" w:color="auto"/>
        <w:bottom w:val="none" w:sz="0" w:space="0" w:color="auto"/>
        <w:right w:val="none" w:sz="0" w:space="0" w:color="auto"/>
      </w:divBdr>
    </w:div>
    <w:div w:id="1998073826">
      <w:bodyDiv w:val="1"/>
      <w:marLeft w:val="0"/>
      <w:marRight w:val="0"/>
      <w:marTop w:val="0"/>
      <w:marBottom w:val="0"/>
      <w:divBdr>
        <w:top w:val="none" w:sz="0" w:space="0" w:color="auto"/>
        <w:left w:val="none" w:sz="0" w:space="0" w:color="auto"/>
        <w:bottom w:val="none" w:sz="0" w:space="0" w:color="auto"/>
        <w:right w:val="none" w:sz="0" w:space="0" w:color="auto"/>
      </w:divBdr>
    </w:div>
    <w:div w:id="1998145204">
      <w:bodyDiv w:val="1"/>
      <w:marLeft w:val="0"/>
      <w:marRight w:val="0"/>
      <w:marTop w:val="0"/>
      <w:marBottom w:val="0"/>
      <w:divBdr>
        <w:top w:val="none" w:sz="0" w:space="0" w:color="auto"/>
        <w:left w:val="none" w:sz="0" w:space="0" w:color="auto"/>
        <w:bottom w:val="none" w:sz="0" w:space="0" w:color="auto"/>
        <w:right w:val="none" w:sz="0" w:space="0" w:color="auto"/>
      </w:divBdr>
    </w:div>
    <w:div w:id="1998611017">
      <w:bodyDiv w:val="1"/>
      <w:marLeft w:val="0"/>
      <w:marRight w:val="0"/>
      <w:marTop w:val="0"/>
      <w:marBottom w:val="0"/>
      <w:divBdr>
        <w:top w:val="none" w:sz="0" w:space="0" w:color="auto"/>
        <w:left w:val="none" w:sz="0" w:space="0" w:color="auto"/>
        <w:bottom w:val="none" w:sz="0" w:space="0" w:color="auto"/>
        <w:right w:val="none" w:sz="0" w:space="0" w:color="auto"/>
      </w:divBdr>
    </w:div>
    <w:div w:id="1998679693">
      <w:bodyDiv w:val="1"/>
      <w:marLeft w:val="0"/>
      <w:marRight w:val="0"/>
      <w:marTop w:val="0"/>
      <w:marBottom w:val="0"/>
      <w:divBdr>
        <w:top w:val="none" w:sz="0" w:space="0" w:color="auto"/>
        <w:left w:val="none" w:sz="0" w:space="0" w:color="auto"/>
        <w:bottom w:val="none" w:sz="0" w:space="0" w:color="auto"/>
        <w:right w:val="none" w:sz="0" w:space="0" w:color="auto"/>
      </w:divBdr>
    </w:div>
    <w:div w:id="1998877392">
      <w:bodyDiv w:val="1"/>
      <w:marLeft w:val="0"/>
      <w:marRight w:val="0"/>
      <w:marTop w:val="0"/>
      <w:marBottom w:val="0"/>
      <w:divBdr>
        <w:top w:val="none" w:sz="0" w:space="0" w:color="auto"/>
        <w:left w:val="none" w:sz="0" w:space="0" w:color="auto"/>
        <w:bottom w:val="none" w:sz="0" w:space="0" w:color="auto"/>
        <w:right w:val="none" w:sz="0" w:space="0" w:color="auto"/>
      </w:divBdr>
    </w:div>
    <w:div w:id="1999075189">
      <w:bodyDiv w:val="1"/>
      <w:marLeft w:val="0"/>
      <w:marRight w:val="0"/>
      <w:marTop w:val="0"/>
      <w:marBottom w:val="0"/>
      <w:divBdr>
        <w:top w:val="none" w:sz="0" w:space="0" w:color="auto"/>
        <w:left w:val="none" w:sz="0" w:space="0" w:color="auto"/>
        <w:bottom w:val="none" w:sz="0" w:space="0" w:color="auto"/>
        <w:right w:val="none" w:sz="0" w:space="0" w:color="auto"/>
      </w:divBdr>
    </w:div>
    <w:div w:id="1999380005">
      <w:bodyDiv w:val="1"/>
      <w:marLeft w:val="0"/>
      <w:marRight w:val="0"/>
      <w:marTop w:val="0"/>
      <w:marBottom w:val="0"/>
      <w:divBdr>
        <w:top w:val="none" w:sz="0" w:space="0" w:color="auto"/>
        <w:left w:val="none" w:sz="0" w:space="0" w:color="auto"/>
        <w:bottom w:val="none" w:sz="0" w:space="0" w:color="auto"/>
        <w:right w:val="none" w:sz="0" w:space="0" w:color="auto"/>
      </w:divBdr>
    </w:div>
    <w:div w:id="1999453477">
      <w:bodyDiv w:val="1"/>
      <w:marLeft w:val="0"/>
      <w:marRight w:val="0"/>
      <w:marTop w:val="0"/>
      <w:marBottom w:val="0"/>
      <w:divBdr>
        <w:top w:val="none" w:sz="0" w:space="0" w:color="auto"/>
        <w:left w:val="none" w:sz="0" w:space="0" w:color="auto"/>
        <w:bottom w:val="none" w:sz="0" w:space="0" w:color="auto"/>
        <w:right w:val="none" w:sz="0" w:space="0" w:color="auto"/>
      </w:divBdr>
    </w:div>
    <w:div w:id="1999839745">
      <w:bodyDiv w:val="1"/>
      <w:marLeft w:val="0"/>
      <w:marRight w:val="0"/>
      <w:marTop w:val="0"/>
      <w:marBottom w:val="0"/>
      <w:divBdr>
        <w:top w:val="none" w:sz="0" w:space="0" w:color="auto"/>
        <w:left w:val="none" w:sz="0" w:space="0" w:color="auto"/>
        <w:bottom w:val="none" w:sz="0" w:space="0" w:color="auto"/>
        <w:right w:val="none" w:sz="0" w:space="0" w:color="auto"/>
      </w:divBdr>
    </w:div>
    <w:div w:id="1999964061">
      <w:bodyDiv w:val="1"/>
      <w:marLeft w:val="0"/>
      <w:marRight w:val="0"/>
      <w:marTop w:val="0"/>
      <w:marBottom w:val="0"/>
      <w:divBdr>
        <w:top w:val="none" w:sz="0" w:space="0" w:color="auto"/>
        <w:left w:val="none" w:sz="0" w:space="0" w:color="auto"/>
        <w:bottom w:val="none" w:sz="0" w:space="0" w:color="auto"/>
        <w:right w:val="none" w:sz="0" w:space="0" w:color="auto"/>
      </w:divBdr>
    </w:div>
    <w:div w:id="2000032997">
      <w:bodyDiv w:val="1"/>
      <w:marLeft w:val="0"/>
      <w:marRight w:val="0"/>
      <w:marTop w:val="0"/>
      <w:marBottom w:val="0"/>
      <w:divBdr>
        <w:top w:val="none" w:sz="0" w:space="0" w:color="auto"/>
        <w:left w:val="none" w:sz="0" w:space="0" w:color="auto"/>
        <w:bottom w:val="none" w:sz="0" w:space="0" w:color="auto"/>
        <w:right w:val="none" w:sz="0" w:space="0" w:color="auto"/>
      </w:divBdr>
    </w:div>
    <w:div w:id="2000230354">
      <w:bodyDiv w:val="1"/>
      <w:marLeft w:val="0"/>
      <w:marRight w:val="0"/>
      <w:marTop w:val="0"/>
      <w:marBottom w:val="0"/>
      <w:divBdr>
        <w:top w:val="none" w:sz="0" w:space="0" w:color="auto"/>
        <w:left w:val="none" w:sz="0" w:space="0" w:color="auto"/>
        <w:bottom w:val="none" w:sz="0" w:space="0" w:color="auto"/>
        <w:right w:val="none" w:sz="0" w:space="0" w:color="auto"/>
      </w:divBdr>
    </w:div>
    <w:div w:id="2000691979">
      <w:bodyDiv w:val="1"/>
      <w:marLeft w:val="0"/>
      <w:marRight w:val="0"/>
      <w:marTop w:val="0"/>
      <w:marBottom w:val="0"/>
      <w:divBdr>
        <w:top w:val="none" w:sz="0" w:space="0" w:color="auto"/>
        <w:left w:val="none" w:sz="0" w:space="0" w:color="auto"/>
        <w:bottom w:val="none" w:sz="0" w:space="0" w:color="auto"/>
        <w:right w:val="none" w:sz="0" w:space="0" w:color="auto"/>
      </w:divBdr>
    </w:div>
    <w:div w:id="2000962693">
      <w:bodyDiv w:val="1"/>
      <w:marLeft w:val="0"/>
      <w:marRight w:val="0"/>
      <w:marTop w:val="0"/>
      <w:marBottom w:val="0"/>
      <w:divBdr>
        <w:top w:val="none" w:sz="0" w:space="0" w:color="auto"/>
        <w:left w:val="none" w:sz="0" w:space="0" w:color="auto"/>
        <w:bottom w:val="none" w:sz="0" w:space="0" w:color="auto"/>
        <w:right w:val="none" w:sz="0" w:space="0" w:color="auto"/>
      </w:divBdr>
    </w:div>
    <w:div w:id="2001031660">
      <w:bodyDiv w:val="1"/>
      <w:marLeft w:val="0"/>
      <w:marRight w:val="0"/>
      <w:marTop w:val="0"/>
      <w:marBottom w:val="0"/>
      <w:divBdr>
        <w:top w:val="none" w:sz="0" w:space="0" w:color="auto"/>
        <w:left w:val="none" w:sz="0" w:space="0" w:color="auto"/>
        <w:bottom w:val="none" w:sz="0" w:space="0" w:color="auto"/>
        <w:right w:val="none" w:sz="0" w:space="0" w:color="auto"/>
      </w:divBdr>
    </w:div>
    <w:div w:id="2001081689">
      <w:bodyDiv w:val="1"/>
      <w:marLeft w:val="0"/>
      <w:marRight w:val="0"/>
      <w:marTop w:val="0"/>
      <w:marBottom w:val="0"/>
      <w:divBdr>
        <w:top w:val="none" w:sz="0" w:space="0" w:color="auto"/>
        <w:left w:val="none" w:sz="0" w:space="0" w:color="auto"/>
        <w:bottom w:val="none" w:sz="0" w:space="0" w:color="auto"/>
        <w:right w:val="none" w:sz="0" w:space="0" w:color="auto"/>
      </w:divBdr>
    </w:div>
    <w:div w:id="2001228379">
      <w:bodyDiv w:val="1"/>
      <w:marLeft w:val="0"/>
      <w:marRight w:val="0"/>
      <w:marTop w:val="0"/>
      <w:marBottom w:val="0"/>
      <w:divBdr>
        <w:top w:val="none" w:sz="0" w:space="0" w:color="auto"/>
        <w:left w:val="none" w:sz="0" w:space="0" w:color="auto"/>
        <w:bottom w:val="none" w:sz="0" w:space="0" w:color="auto"/>
        <w:right w:val="none" w:sz="0" w:space="0" w:color="auto"/>
      </w:divBdr>
    </w:div>
    <w:div w:id="2001302158">
      <w:bodyDiv w:val="1"/>
      <w:marLeft w:val="0"/>
      <w:marRight w:val="0"/>
      <w:marTop w:val="0"/>
      <w:marBottom w:val="0"/>
      <w:divBdr>
        <w:top w:val="none" w:sz="0" w:space="0" w:color="auto"/>
        <w:left w:val="none" w:sz="0" w:space="0" w:color="auto"/>
        <w:bottom w:val="none" w:sz="0" w:space="0" w:color="auto"/>
        <w:right w:val="none" w:sz="0" w:space="0" w:color="auto"/>
      </w:divBdr>
    </w:div>
    <w:div w:id="2001427007">
      <w:bodyDiv w:val="1"/>
      <w:marLeft w:val="0"/>
      <w:marRight w:val="0"/>
      <w:marTop w:val="0"/>
      <w:marBottom w:val="0"/>
      <w:divBdr>
        <w:top w:val="none" w:sz="0" w:space="0" w:color="auto"/>
        <w:left w:val="none" w:sz="0" w:space="0" w:color="auto"/>
        <w:bottom w:val="none" w:sz="0" w:space="0" w:color="auto"/>
        <w:right w:val="none" w:sz="0" w:space="0" w:color="auto"/>
      </w:divBdr>
    </w:div>
    <w:div w:id="2001544081">
      <w:bodyDiv w:val="1"/>
      <w:marLeft w:val="0"/>
      <w:marRight w:val="0"/>
      <w:marTop w:val="0"/>
      <w:marBottom w:val="0"/>
      <w:divBdr>
        <w:top w:val="none" w:sz="0" w:space="0" w:color="auto"/>
        <w:left w:val="none" w:sz="0" w:space="0" w:color="auto"/>
        <w:bottom w:val="none" w:sz="0" w:space="0" w:color="auto"/>
        <w:right w:val="none" w:sz="0" w:space="0" w:color="auto"/>
      </w:divBdr>
    </w:div>
    <w:div w:id="2001957028">
      <w:bodyDiv w:val="1"/>
      <w:marLeft w:val="0"/>
      <w:marRight w:val="0"/>
      <w:marTop w:val="0"/>
      <w:marBottom w:val="0"/>
      <w:divBdr>
        <w:top w:val="none" w:sz="0" w:space="0" w:color="auto"/>
        <w:left w:val="none" w:sz="0" w:space="0" w:color="auto"/>
        <w:bottom w:val="none" w:sz="0" w:space="0" w:color="auto"/>
        <w:right w:val="none" w:sz="0" w:space="0" w:color="auto"/>
      </w:divBdr>
    </w:div>
    <w:div w:id="2002193963">
      <w:bodyDiv w:val="1"/>
      <w:marLeft w:val="0"/>
      <w:marRight w:val="0"/>
      <w:marTop w:val="0"/>
      <w:marBottom w:val="0"/>
      <w:divBdr>
        <w:top w:val="none" w:sz="0" w:space="0" w:color="auto"/>
        <w:left w:val="none" w:sz="0" w:space="0" w:color="auto"/>
        <w:bottom w:val="none" w:sz="0" w:space="0" w:color="auto"/>
        <w:right w:val="none" w:sz="0" w:space="0" w:color="auto"/>
      </w:divBdr>
    </w:div>
    <w:div w:id="2002462832">
      <w:bodyDiv w:val="1"/>
      <w:marLeft w:val="0"/>
      <w:marRight w:val="0"/>
      <w:marTop w:val="0"/>
      <w:marBottom w:val="0"/>
      <w:divBdr>
        <w:top w:val="none" w:sz="0" w:space="0" w:color="auto"/>
        <w:left w:val="none" w:sz="0" w:space="0" w:color="auto"/>
        <w:bottom w:val="none" w:sz="0" w:space="0" w:color="auto"/>
        <w:right w:val="none" w:sz="0" w:space="0" w:color="auto"/>
      </w:divBdr>
    </w:div>
    <w:div w:id="2002848736">
      <w:bodyDiv w:val="1"/>
      <w:marLeft w:val="0"/>
      <w:marRight w:val="0"/>
      <w:marTop w:val="0"/>
      <w:marBottom w:val="0"/>
      <w:divBdr>
        <w:top w:val="none" w:sz="0" w:space="0" w:color="auto"/>
        <w:left w:val="none" w:sz="0" w:space="0" w:color="auto"/>
        <w:bottom w:val="none" w:sz="0" w:space="0" w:color="auto"/>
        <w:right w:val="none" w:sz="0" w:space="0" w:color="auto"/>
      </w:divBdr>
    </w:div>
    <w:div w:id="2003461086">
      <w:bodyDiv w:val="1"/>
      <w:marLeft w:val="0"/>
      <w:marRight w:val="0"/>
      <w:marTop w:val="0"/>
      <w:marBottom w:val="0"/>
      <w:divBdr>
        <w:top w:val="none" w:sz="0" w:space="0" w:color="auto"/>
        <w:left w:val="none" w:sz="0" w:space="0" w:color="auto"/>
        <w:bottom w:val="none" w:sz="0" w:space="0" w:color="auto"/>
        <w:right w:val="none" w:sz="0" w:space="0" w:color="auto"/>
      </w:divBdr>
    </w:div>
    <w:div w:id="2003580062">
      <w:bodyDiv w:val="1"/>
      <w:marLeft w:val="0"/>
      <w:marRight w:val="0"/>
      <w:marTop w:val="0"/>
      <w:marBottom w:val="0"/>
      <w:divBdr>
        <w:top w:val="none" w:sz="0" w:space="0" w:color="auto"/>
        <w:left w:val="none" w:sz="0" w:space="0" w:color="auto"/>
        <w:bottom w:val="none" w:sz="0" w:space="0" w:color="auto"/>
        <w:right w:val="none" w:sz="0" w:space="0" w:color="auto"/>
      </w:divBdr>
    </w:div>
    <w:div w:id="2003728343">
      <w:bodyDiv w:val="1"/>
      <w:marLeft w:val="0"/>
      <w:marRight w:val="0"/>
      <w:marTop w:val="0"/>
      <w:marBottom w:val="0"/>
      <w:divBdr>
        <w:top w:val="none" w:sz="0" w:space="0" w:color="auto"/>
        <w:left w:val="none" w:sz="0" w:space="0" w:color="auto"/>
        <w:bottom w:val="none" w:sz="0" w:space="0" w:color="auto"/>
        <w:right w:val="none" w:sz="0" w:space="0" w:color="auto"/>
      </w:divBdr>
    </w:div>
    <w:div w:id="2003778275">
      <w:bodyDiv w:val="1"/>
      <w:marLeft w:val="0"/>
      <w:marRight w:val="0"/>
      <w:marTop w:val="0"/>
      <w:marBottom w:val="0"/>
      <w:divBdr>
        <w:top w:val="none" w:sz="0" w:space="0" w:color="auto"/>
        <w:left w:val="none" w:sz="0" w:space="0" w:color="auto"/>
        <w:bottom w:val="none" w:sz="0" w:space="0" w:color="auto"/>
        <w:right w:val="none" w:sz="0" w:space="0" w:color="auto"/>
      </w:divBdr>
    </w:div>
    <w:div w:id="2003852154">
      <w:bodyDiv w:val="1"/>
      <w:marLeft w:val="0"/>
      <w:marRight w:val="0"/>
      <w:marTop w:val="0"/>
      <w:marBottom w:val="0"/>
      <w:divBdr>
        <w:top w:val="none" w:sz="0" w:space="0" w:color="auto"/>
        <w:left w:val="none" w:sz="0" w:space="0" w:color="auto"/>
        <w:bottom w:val="none" w:sz="0" w:space="0" w:color="auto"/>
        <w:right w:val="none" w:sz="0" w:space="0" w:color="auto"/>
      </w:divBdr>
    </w:div>
    <w:div w:id="2004238082">
      <w:bodyDiv w:val="1"/>
      <w:marLeft w:val="0"/>
      <w:marRight w:val="0"/>
      <w:marTop w:val="0"/>
      <w:marBottom w:val="0"/>
      <w:divBdr>
        <w:top w:val="none" w:sz="0" w:space="0" w:color="auto"/>
        <w:left w:val="none" w:sz="0" w:space="0" w:color="auto"/>
        <w:bottom w:val="none" w:sz="0" w:space="0" w:color="auto"/>
        <w:right w:val="none" w:sz="0" w:space="0" w:color="auto"/>
      </w:divBdr>
    </w:div>
    <w:div w:id="2004427636">
      <w:bodyDiv w:val="1"/>
      <w:marLeft w:val="0"/>
      <w:marRight w:val="0"/>
      <w:marTop w:val="0"/>
      <w:marBottom w:val="0"/>
      <w:divBdr>
        <w:top w:val="none" w:sz="0" w:space="0" w:color="auto"/>
        <w:left w:val="none" w:sz="0" w:space="0" w:color="auto"/>
        <w:bottom w:val="none" w:sz="0" w:space="0" w:color="auto"/>
        <w:right w:val="none" w:sz="0" w:space="0" w:color="auto"/>
      </w:divBdr>
    </w:div>
    <w:div w:id="2004578668">
      <w:bodyDiv w:val="1"/>
      <w:marLeft w:val="0"/>
      <w:marRight w:val="0"/>
      <w:marTop w:val="0"/>
      <w:marBottom w:val="0"/>
      <w:divBdr>
        <w:top w:val="none" w:sz="0" w:space="0" w:color="auto"/>
        <w:left w:val="none" w:sz="0" w:space="0" w:color="auto"/>
        <w:bottom w:val="none" w:sz="0" w:space="0" w:color="auto"/>
        <w:right w:val="none" w:sz="0" w:space="0" w:color="auto"/>
      </w:divBdr>
    </w:div>
    <w:div w:id="2004746599">
      <w:bodyDiv w:val="1"/>
      <w:marLeft w:val="0"/>
      <w:marRight w:val="0"/>
      <w:marTop w:val="0"/>
      <w:marBottom w:val="0"/>
      <w:divBdr>
        <w:top w:val="none" w:sz="0" w:space="0" w:color="auto"/>
        <w:left w:val="none" w:sz="0" w:space="0" w:color="auto"/>
        <w:bottom w:val="none" w:sz="0" w:space="0" w:color="auto"/>
        <w:right w:val="none" w:sz="0" w:space="0" w:color="auto"/>
      </w:divBdr>
    </w:div>
    <w:div w:id="2004778454">
      <w:bodyDiv w:val="1"/>
      <w:marLeft w:val="0"/>
      <w:marRight w:val="0"/>
      <w:marTop w:val="0"/>
      <w:marBottom w:val="0"/>
      <w:divBdr>
        <w:top w:val="none" w:sz="0" w:space="0" w:color="auto"/>
        <w:left w:val="none" w:sz="0" w:space="0" w:color="auto"/>
        <w:bottom w:val="none" w:sz="0" w:space="0" w:color="auto"/>
        <w:right w:val="none" w:sz="0" w:space="0" w:color="auto"/>
      </w:divBdr>
    </w:div>
    <w:div w:id="2004970214">
      <w:bodyDiv w:val="1"/>
      <w:marLeft w:val="0"/>
      <w:marRight w:val="0"/>
      <w:marTop w:val="0"/>
      <w:marBottom w:val="0"/>
      <w:divBdr>
        <w:top w:val="none" w:sz="0" w:space="0" w:color="auto"/>
        <w:left w:val="none" w:sz="0" w:space="0" w:color="auto"/>
        <w:bottom w:val="none" w:sz="0" w:space="0" w:color="auto"/>
        <w:right w:val="none" w:sz="0" w:space="0" w:color="auto"/>
      </w:divBdr>
    </w:div>
    <w:div w:id="2005014647">
      <w:bodyDiv w:val="1"/>
      <w:marLeft w:val="0"/>
      <w:marRight w:val="0"/>
      <w:marTop w:val="0"/>
      <w:marBottom w:val="0"/>
      <w:divBdr>
        <w:top w:val="none" w:sz="0" w:space="0" w:color="auto"/>
        <w:left w:val="none" w:sz="0" w:space="0" w:color="auto"/>
        <w:bottom w:val="none" w:sz="0" w:space="0" w:color="auto"/>
        <w:right w:val="none" w:sz="0" w:space="0" w:color="auto"/>
      </w:divBdr>
    </w:div>
    <w:div w:id="2005472053">
      <w:bodyDiv w:val="1"/>
      <w:marLeft w:val="0"/>
      <w:marRight w:val="0"/>
      <w:marTop w:val="0"/>
      <w:marBottom w:val="0"/>
      <w:divBdr>
        <w:top w:val="none" w:sz="0" w:space="0" w:color="auto"/>
        <w:left w:val="none" w:sz="0" w:space="0" w:color="auto"/>
        <w:bottom w:val="none" w:sz="0" w:space="0" w:color="auto"/>
        <w:right w:val="none" w:sz="0" w:space="0" w:color="auto"/>
      </w:divBdr>
    </w:div>
    <w:div w:id="2005550872">
      <w:bodyDiv w:val="1"/>
      <w:marLeft w:val="0"/>
      <w:marRight w:val="0"/>
      <w:marTop w:val="0"/>
      <w:marBottom w:val="0"/>
      <w:divBdr>
        <w:top w:val="none" w:sz="0" w:space="0" w:color="auto"/>
        <w:left w:val="none" w:sz="0" w:space="0" w:color="auto"/>
        <w:bottom w:val="none" w:sz="0" w:space="0" w:color="auto"/>
        <w:right w:val="none" w:sz="0" w:space="0" w:color="auto"/>
      </w:divBdr>
    </w:div>
    <w:div w:id="2005812642">
      <w:bodyDiv w:val="1"/>
      <w:marLeft w:val="0"/>
      <w:marRight w:val="0"/>
      <w:marTop w:val="0"/>
      <w:marBottom w:val="0"/>
      <w:divBdr>
        <w:top w:val="none" w:sz="0" w:space="0" w:color="auto"/>
        <w:left w:val="none" w:sz="0" w:space="0" w:color="auto"/>
        <w:bottom w:val="none" w:sz="0" w:space="0" w:color="auto"/>
        <w:right w:val="none" w:sz="0" w:space="0" w:color="auto"/>
      </w:divBdr>
    </w:div>
    <w:div w:id="2005815154">
      <w:bodyDiv w:val="1"/>
      <w:marLeft w:val="0"/>
      <w:marRight w:val="0"/>
      <w:marTop w:val="0"/>
      <w:marBottom w:val="0"/>
      <w:divBdr>
        <w:top w:val="none" w:sz="0" w:space="0" w:color="auto"/>
        <w:left w:val="none" w:sz="0" w:space="0" w:color="auto"/>
        <w:bottom w:val="none" w:sz="0" w:space="0" w:color="auto"/>
        <w:right w:val="none" w:sz="0" w:space="0" w:color="auto"/>
      </w:divBdr>
    </w:div>
    <w:div w:id="2005818204">
      <w:bodyDiv w:val="1"/>
      <w:marLeft w:val="0"/>
      <w:marRight w:val="0"/>
      <w:marTop w:val="0"/>
      <w:marBottom w:val="0"/>
      <w:divBdr>
        <w:top w:val="none" w:sz="0" w:space="0" w:color="auto"/>
        <w:left w:val="none" w:sz="0" w:space="0" w:color="auto"/>
        <w:bottom w:val="none" w:sz="0" w:space="0" w:color="auto"/>
        <w:right w:val="none" w:sz="0" w:space="0" w:color="auto"/>
      </w:divBdr>
    </w:div>
    <w:div w:id="2005938513">
      <w:bodyDiv w:val="1"/>
      <w:marLeft w:val="0"/>
      <w:marRight w:val="0"/>
      <w:marTop w:val="0"/>
      <w:marBottom w:val="0"/>
      <w:divBdr>
        <w:top w:val="none" w:sz="0" w:space="0" w:color="auto"/>
        <w:left w:val="none" w:sz="0" w:space="0" w:color="auto"/>
        <w:bottom w:val="none" w:sz="0" w:space="0" w:color="auto"/>
        <w:right w:val="none" w:sz="0" w:space="0" w:color="auto"/>
      </w:divBdr>
    </w:div>
    <w:div w:id="2006123277">
      <w:bodyDiv w:val="1"/>
      <w:marLeft w:val="0"/>
      <w:marRight w:val="0"/>
      <w:marTop w:val="0"/>
      <w:marBottom w:val="0"/>
      <w:divBdr>
        <w:top w:val="none" w:sz="0" w:space="0" w:color="auto"/>
        <w:left w:val="none" w:sz="0" w:space="0" w:color="auto"/>
        <w:bottom w:val="none" w:sz="0" w:space="0" w:color="auto"/>
        <w:right w:val="none" w:sz="0" w:space="0" w:color="auto"/>
      </w:divBdr>
    </w:div>
    <w:div w:id="2006123859">
      <w:bodyDiv w:val="1"/>
      <w:marLeft w:val="0"/>
      <w:marRight w:val="0"/>
      <w:marTop w:val="0"/>
      <w:marBottom w:val="0"/>
      <w:divBdr>
        <w:top w:val="none" w:sz="0" w:space="0" w:color="auto"/>
        <w:left w:val="none" w:sz="0" w:space="0" w:color="auto"/>
        <w:bottom w:val="none" w:sz="0" w:space="0" w:color="auto"/>
        <w:right w:val="none" w:sz="0" w:space="0" w:color="auto"/>
      </w:divBdr>
    </w:div>
    <w:div w:id="2006324745">
      <w:bodyDiv w:val="1"/>
      <w:marLeft w:val="0"/>
      <w:marRight w:val="0"/>
      <w:marTop w:val="0"/>
      <w:marBottom w:val="0"/>
      <w:divBdr>
        <w:top w:val="none" w:sz="0" w:space="0" w:color="auto"/>
        <w:left w:val="none" w:sz="0" w:space="0" w:color="auto"/>
        <w:bottom w:val="none" w:sz="0" w:space="0" w:color="auto"/>
        <w:right w:val="none" w:sz="0" w:space="0" w:color="auto"/>
      </w:divBdr>
    </w:div>
    <w:div w:id="2006325207">
      <w:bodyDiv w:val="1"/>
      <w:marLeft w:val="0"/>
      <w:marRight w:val="0"/>
      <w:marTop w:val="0"/>
      <w:marBottom w:val="0"/>
      <w:divBdr>
        <w:top w:val="none" w:sz="0" w:space="0" w:color="auto"/>
        <w:left w:val="none" w:sz="0" w:space="0" w:color="auto"/>
        <w:bottom w:val="none" w:sz="0" w:space="0" w:color="auto"/>
        <w:right w:val="none" w:sz="0" w:space="0" w:color="auto"/>
      </w:divBdr>
    </w:div>
    <w:div w:id="2006547895">
      <w:bodyDiv w:val="1"/>
      <w:marLeft w:val="0"/>
      <w:marRight w:val="0"/>
      <w:marTop w:val="0"/>
      <w:marBottom w:val="0"/>
      <w:divBdr>
        <w:top w:val="none" w:sz="0" w:space="0" w:color="auto"/>
        <w:left w:val="none" w:sz="0" w:space="0" w:color="auto"/>
        <w:bottom w:val="none" w:sz="0" w:space="0" w:color="auto"/>
        <w:right w:val="none" w:sz="0" w:space="0" w:color="auto"/>
      </w:divBdr>
    </w:div>
    <w:div w:id="2007049567">
      <w:bodyDiv w:val="1"/>
      <w:marLeft w:val="0"/>
      <w:marRight w:val="0"/>
      <w:marTop w:val="0"/>
      <w:marBottom w:val="0"/>
      <w:divBdr>
        <w:top w:val="none" w:sz="0" w:space="0" w:color="auto"/>
        <w:left w:val="none" w:sz="0" w:space="0" w:color="auto"/>
        <w:bottom w:val="none" w:sz="0" w:space="0" w:color="auto"/>
        <w:right w:val="none" w:sz="0" w:space="0" w:color="auto"/>
      </w:divBdr>
    </w:div>
    <w:div w:id="2007122880">
      <w:bodyDiv w:val="1"/>
      <w:marLeft w:val="0"/>
      <w:marRight w:val="0"/>
      <w:marTop w:val="0"/>
      <w:marBottom w:val="0"/>
      <w:divBdr>
        <w:top w:val="none" w:sz="0" w:space="0" w:color="auto"/>
        <w:left w:val="none" w:sz="0" w:space="0" w:color="auto"/>
        <w:bottom w:val="none" w:sz="0" w:space="0" w:color="auto"/>
        <w:right w:val="none" w:sz="0" w:space="0" w:color="auto"/>
      </w:divBdr>
    </w:div>
    <w:div w:id="2007126146">
      <w:bodyDiv w:val="1"/>
      <w:marLeft w:val="0"/>
      <w:marRight w:val="0"/>
      <w:marTop w:val="0"/>
      <w:marBottom w:val="0"/>
      <w:divBdr>
        <w:top w:val="none" w:sz="0" w:space="0" w:color="auto"/>
        <w:left w:val="none" w:sz="0" w:space="0" w:color="auto"/>
        <w:bottom w:val="none" w:sz="0" w:space="0" w:color="auto"/>
        <w:right w:val="none" w:sz="0" w:space="0" w:color="auto"/>
      </w:divBdr>
    </w:div>
    <w:div w:id="2007127319">
      <w:bodyDiv w:val="1"/>
      <w:marLeft w:val="0"/>
      <w:marRight w:val="0"/>
      <w:marTop w:val="0"/>
      <w:marBottom w:val="0"/>
      <w:divBdr>
        <w:top w:val="none" w:sz="0" w:space="0" w:color="auto"/>
        <w:left w:val="none" w:sz="0" w:space="0" w:color="auto"/>
        <w:bottom w:val="none" w:sz="0" w:space="0" w:color="auto"/>
        <w:right w:val="none" w:sz="0" w:space="0" w:color="auto"/>
      </w:divBdr>
    </w:div>
    <w:div w:id="2007240909">
      <w:bodyDiv w:val="1"/>
      <w:marLeft w:val="0"/>
      <w:marRight w:val="0"/>
      <w:marTop w:val="0"/>
      <w:marBottom w:val="0"/>
      <w:divBdr>
        <w:top w:val="none" w:sz="0" w:space="0" w:color="auto"/>
        <w:left w:val="none" w:sz="0" w:space="0" w:color="auto"/>
        <w:bottom w:val="none" w:sz="0" w:space="0" w:color="auto"/>
        <w:right w:val="none" w:sz="0" w:space="0" w:color="auto"/>
      </w:divBdr>
    </w:div>
    <w:div w:id="2007435877">
      <w:bodyDiv w:val="1"/>
      <w:marLeft w:val="0"/>
      <w:marRight w:val="0"/>
      <w:marTop w:val="0"/>
      <w:marBottom w:val="0"/>
      <w:divBdr>
        <w:top w:val="none" w:sz="0" w:space="0" w:color="auto"/>
        <w:left w:val="none" w:sz="0" w:space="0" w:color="auto"/>
        <w:bottom w:val="none" w:sz="0" w:space="0" w:color="auto"/>
        <w:right w:val="none" w:sz="0" w:space="0" w:color="auto"/>
      </w:divBdr>
    </w:div>
    <w:div w:id="2008172090">
      <w:bodyDiv w:val="1"/>
      <w:marLeft w:val="0"/>
      <w:marRight w:val="0"/>
      <w:marTop w:val="0"/>
      <w:marBottom w:val="0"/>
      <w:divBdr>
        <w:top w:val="none" w:sz="0" w:space="0" w:color="auto"/>
        <w:left w:val="none" w:sz="0" w:space="0" w:color="auto"/>
        <w:bottom w:val="none" w:sz="0" w:space="0" w:color="auto"/>
        <w:right w:val="none" w:sz="0" w:space="0" w:color="auto"/>
      </w:divBdr>
    </w:div>
    <w:div w:id="2008246695">
      <w:bodyDiv w:val="1"/>
      <w:marLeft w:val="0"/>
      <w:marRight w:val="0"/>
      <w:marTop w:val="0"/>
      <w:marBottom w:val="0"/>
      <w:divBdr>
        <w:top w:val="none" w:sz="0" w:space="0" w:color="auto"/>
        <w:left w:val="none" w:sz="0" w:space="0" w:color="auto"/>
        <w:bottom w:val="none" w:sz="0" w:space="0" w:color="auto"/>
        <w:right w:val="none" w:sz="0" w:space="0" w:color="auto"/>
      </w:divBdr>
    </w:div>
    <w:div w:id="2008555642">
      <w:bodyDiv w:val="1"/>
      <w:marLeft w:val="0"/>
      <w:marRight w:val="0"/>
      <w:marTop w:val="0"/>
      <w:marBottom w:val="0"/>
      <w:divBdr>
        <w:top w:val="none" w:sz="0" w:space="0" w:color="auto"/>
        <w:left w:val="none" w:sz="0" w:space="0" w:color="auto"/>
        <w:bottom w:val="none" w:sz="0" w:space="0" w:color="auto"/>
        <w:right w:val="none" w:sz="0" w:space="0" w:color="auto"/>
      </w:divBdr>
    </w:div>
    <w:div w:id="2008896242">
      <w:bodyDiv w:val="1"/>
      <w:marLeft w:val="0"/>
      <w:marRight w:val="0"/>
      <w:marTop w:val="0"/>
      <w:marBottom w:val="0"/>
      <w:divBdr>
        <w:top w:val="none" w:sz="0" w:space="0" w:color="auto"/>
        <w:left w:val="none" w:sz="0" w:space="0" w:color="auto"/>
        <w:bottom w:val="none" w:sz="0" w:space="0" w:color="auto"/>
        <w:right w:val="none" w:sz="0" w:space="0" w:color="auto"/>
      </w:divBdr>
    </w:div>
    <w:div w:id="2009019910">
      <w:bodyDiv w:val="1"/>
      <w:marLeft w:val="0"/>
      <w:marRight w:val="0"/>
      <w:marTop w:val="0"/>
      <w:marBottom w:val="0"/>
      <w:divBdr>
        <w:top w:val="none" w:sz="0" w:space="0" w:color="auto"/>
        <w:left w:val="none" w:sz="0" w:space="0" w:color="auto"/>
        <w:bottom w:val="none" w:sz="0" w:space="0" w:color="auto"/>
        <w:right w:val="none" w:sz="0" w:space="0" w:color="auto"/>
      </w:divBdr>
    </w:div>
    <w:div w:id="2009364761">
      <w:bodyDiv w:val="1"/>
      <w:marLeft w:val="0"/>
      <w:marRight w:val="0"/>
      <w:marTop w:val="0"/>
      <w:marBottom w:val="0"/>
      <w:divBdr>
        <w:top w:val="none" w:sz="0" w:space="0" w:color="auto"/>
        <w:left w:val="none" w:sz="0" w:space="0" w:color="auto"/>
        <w:bottom w:val="none" w:sz="0" w:space="0" w:color="auto"/>
        <w:right w:val="none" w:sz="0" w:space="0" w:color="auto"/>
      </w:divBdr>
    </w:div>
    <w:div w:id="2009551058">
      <w:bodyDiv w:val="1"/>
      <w:marLeft w:val="0"/>
      <w:marRight w:val="0"/>
      <w:marTop w:val="0"/>
      <w:marBottom w:val="0"/>
      <w:divBdr>
        <w:top w:val="none" w:sz="0" w:space="0" w:color="auto"/>
        <w:left w:val="none" w:sz="0" w:space="0" w:color="auto"/>
        <w:bottom w:val="none" w:sz="0" w:space="0" w:color="auto"/>
        <w:right w:val="none" w:sz="0" w:space="0" w:color="auto"/>
      </w:divBdr>
    </w:div>
    <w:div w:id="2009626234">
      <w:bodyDiv w:val="1"/>
      <w:marLeft w:val="0"/>
      <w:marRight w:val="0"/>
      <w:marTop w:val="0"/>
      <w:marBottom w:val="0"/>
      <w:divBdr>
        <w:top w:val="none" w:sz="0" w:space="0" w:color="auto"/>
        <w:left w:val="none" w:sz="0" w:space="0" w:color="auto"/>
        <w:bottom w:val="none" w:sz="0" w:space="0" w:color="auto"/>
        <w:right w:val="none" w:sz="0" w:space="0" w:color="auto"/>
      </w:divBdr>
    </w:div>
    <w:div w:id="2009746399">
      <w:bodyDiv w:val="1"/>
      <w:marLeft w:val="0"/>
      <w:marRight w:val="0"/>
      <w:marTop w:val="0"/>
      <w:marBottom w:val="0"/>
      <w:divBdr>
        <w:top w:val="none" w:sz="0" w:space="0" w:color="auto"/>
        <w:left w:val="none" w:sz="0" w:space="0" w:color="auto"/>
        <w:bottom w:val="none" w:sz="0" w:space="0" w:color="auto"/>
        <w:right w:val="none" w:sz="0" w:space="0" w:color="auto"/>
      </w:divBdr>
    </w:div>
    <w:div w:id="2009861226">
      <w:bodyDiv w:val="1"/>
      <w:marLeft w:val="0"/>
      <w:marRight w:val="0"/>
      <w:marTop w:val="0"/>
      <w:marBottom w:val="0"/>
      <w:divBdr>
        <w:top w:val="none" w:sz="0" w:space="0" w:color="auto"/>
        <w:left w:val="none" w:sz="0" w:space="0" w:color="auto"/>
        <w:bottom w:val="none" w:sz="0" w:space="0" w:color="auto"/>
        <w:right w:val="none" w:sz="0" w:space="0" w:color="auto"/>
      </w:divBdr>
    </w:div>
    <w:div w:id="2010055837">
      <w:bodyDiv w:val="1"/>
      <w:marLeft w:val="0"/>
      <w:marRight w:val="0"/>
      <w:marTop w:val="0"/>
      <w:marBottom w:val="0"/>
      <w:divBdr>
        <w:top w:val="none" w:sz="0" w:space="0" w:color="auto"/>
        <w:left w:val="none" w:sz="0" w:space="0" w:color="auto"/>
        <w:bottom w:val="none" w:sz="0" w:space="0" w:color="auto"/>
        <w:right w:val="none" w:sz="0" w:space="0" w:color="auto"/>
      </w:divBdr>
    </w:div>
    <w:div w:id="2010060163">
      <w:bodyDiv w:val="1"/>
      <w:marLeft w:val="0"/>
      <w:marRight w:val="0"/>
      <w:marTop w:val="0"/>
      <w:marBottom w:val="0"/>
      <w:divBdr>
        <w:top w:val="none" w:sz="0" w:space="0" w:color="auto"/>
        <w:left w:val="none" w:sz="0" w:space="0" w:color="auto"/>
        <w:bottom w:val="none" w:sz="0" w:space="0" w:color="auto"/>
        <w:right w:val="none" w:sz="0" w:space="0" w:color="auto"/>
      </w:divBdr>
    </w:div>
    <w:div w:id="2010133608">
      <w:bodyDiv w:val="1"/>
      <w:marLeft w:val="0"/>
      <w:marRight w:val="0"/>
      <w:marTop w:val="0"/>
      <w:marBottom w:val="0"/>
      <w:divBdr>
        <w:top w:val="none" w:sz="0" w:space="0" w:color="auto"/>
        <w:left w:val="none" w:sz="0" w:space="0" w:color="auto"/>
        <w:bottom w:val="none" w:sz="0" w:space="0" w:color="auto"/>
        <w:right w:val="none" w:sz="0" w:space="0" w:color="auto"/>
      </w:divBdr>
    </w:div>
    <w:div w:id="2010206658">
      <w:bodyDiv w:val="1"/>
      <w:marLeft w:val="0"/>
      <w:marRight w:val="0"/>
      <w:marTop w:val="0"/>
      <w:marBottom w:val="0"/>
      <w:divBdr>
        <w:top w:val="none" w:sz="0" w:space="0" w:color="auto"/>
        <w:left w:val="none" w:sz="0" w:space="0" w:color="auto"/>
        <w:bottom w:val="none" w:sz="0" w:space="0" w:color="auto"/>
        <w:right w:val="none" w:sz="0" w:space="0" w:color="auto"/>
      </w:divBdr>
    </w:div>
    <w:div w:id="2010331470">
      <w:bodyDiv w:val="1"/>
      <w:marLeft w:val="0"/>
      <w:marRight w:val="0"/>
      <w:marTop w:val="0"/>
      <w:marBottom w:val="0"/>
      <w:divBdr>
        <w:top w:val="none" w:sz="0" w:space="0" w:color="auto"/>
        <w:left w:val="none" w:sz="0" w:space="0" w:color="auto"/>
        <w:bottom w:val="none" w:sz="0" w:space="0" w:color="auto"/>
        <w:right w:val="none" w:sz="0" w:space="0" w:color="auto"/>
      </w:divBdr>
    </w:div>
    <w:div w:id="2010523590">
      <w:bodyDiv w:val="1"/>
      <w:marLeft w:val="0"/>
      <w:marRight w:val="0"/>
      <w:marTop w:val="0"/>
      <w:marBottom w:val="0"/>
      <w:divBdr>
        <w:top w:val="none" w:sz="0" w:space="0" w:color="auto"/>
        <w:left w:val="none" w:sz="0" w:space="0" w:color="auto"/>
        <w:bottom w:val="none" w:sz="0" w:space="0" w:color="auto"/>
        <w:right w:val="none" w:sz="0" w:space="0" w:color="auto"/>
      </w:divBdr>
    </w:div>
    <w:div w:id="2011178321">
      <w:bodyDiv w:val="1"/>
      <w:marLeft w:val="0"/>
      <w:marRight w:val="0"/>
      <w:marTop w:val="0"/>
      <w:marBottom w:val="0"/>
      <w:divBdr>
        <w:top w:val="none" w:sz="0" w:space="0" w:color="auto"/>
        <w:left w:val="none" w:sz="0" w:space="0" w:color="auto"/>
        <w:bottom w:val="none" w:sz="0" w:space="0" w:color="auto"/>
        <w:right w:val="none" w:sz="0" w:space="0" w:color="auto"/>
      </w:divBdr>
    </w:div>
    <w:div w:id="2011253518">
      <w:bodyDiv w:val="1"/>
      <w:marLeft w:val="0"/>
      <w:marRight w:val="0"/>
      <w:marTop w:val="0"/>
      <w:marBottom w:val="0"/>
      <w:divBdr>
        <w:top w:val="none" w:sz="0" w:space="0" w:color="auto"/>
        <w:left w:val="none" w:sz="0" w:space="0" w:color="auto"/>
        <w:bottom w:val="none" w:sz="0" w:space="0" w:color="auto"/>
        <w:right w:val="none" w:sz="0" w:space="0" w:color="auto"/>
      </w:divBdr>
    </w:div>
    <w:div w:id="2011372484">
      <w:bodyDiv w:val="1"/>
      <w:marLeft w:val="0"/>
      <w:marRight w:val="0"/>
      <w:marTop w:val="0"/>
      <w:marBottom w:val="0"/>
      <w:divBdr>
        <w:top w:val="none" w:sz="0" w:space="0" w:color="auto"/>
        <w:left w:val="none" w:sz="0" w:space="0" w:color="auto"/>
        <w:bottom w:val="none" w:sz="0" w:space="0" w:color="auto"/>
        <w:right w:val="none" w:sz="0" w:space="0" w:color="auto"/>
      </w:divBdr>
    </w:div>
    <w:div w:id="2011445865">
      <w:bodyDiv w:val="1"/>
      <w:marLeft w:val="0"/>
      <w:marRight w:val="0"/>
      <w:marTop w:val="0"/>
      <w:marBottom w:val="0"/>
      <w:divBdr>
        <w:top w:val="none" w:sz="0" w:space="0" w:color="auto"/>
        <w:left w:val="none" w:sz="0" w:space="0" w:color="auto"/>
        <w:bottom w:val="none" w:sz="0" w:space="0" w:color="auto"/>
        <w:right w:val="none" w:sz="0" w:space="0" w:color="auto"/>
      </w:divBdr>
    </w:div>
    <w:div w:id="2011635558">
      <w:bodyDiv w:val="1"/>
      <w:marLeft w:val="0"/>
      <w:marRight w:val="0"/>
      <w:marTop w:val="0"/>
      <w:marBottom w:val="0"/>
      <w:divBdr>
        <w:top w:val="none" w:sz="0" w:space="0" w:color="auto"/>
        <w:left w:val="none" w:sz="0" w:space="0" w:color="auto"/>
        <w:bottom w:val="none" w:sz="0" w:space="0" w:color="auto"/>
        <w:right w:val="none" w:sz="0" w:space="0" w:color="auto"/>
      </w:divBdr>
    </w:div>
    <w:div w:id="2011643138">
      <w:bodyDiv w:val="1"/>
      <w:marLeft w:val="0"/>
      <w:marRight w:val="0"/>
      <w:marTop w:val="0"/>
      <w:marBottom w:val="0"/>
      <w:divBdr>
        <w:top w:val="none" w:sz="0" w:space="0" w:color="auto"/>
        <w:left w:val="none" w:sz="0" w:space="0" w:color="auto"/>
        <w:bottom w:val="none" w:sz="0" w:space="0" w:color="auto"/>
        <w:right w:val="none" w:sz="0" w:space="0" w:color="auto"/>
      </w:divBdr>
    </w:div>
    <w:div w:id="2011759103">
      <w:bodyDiv w:val="1"/>
      <w:marLeft w:val="0"/>
      <w:marRight w:val="0"/>
      <w:marTop w:val="0"/>
      <w:marBottom w:val="0"/>
      <w:divBdr>
        <w:top w:val="none" w:sz="0" w:space="0" w:color="auto"/>
        <w:left w:val="none" w:sz="0" w:space="0" w:color="auto"/>
        <w:bottom w:val="none" w:sz="0" w:space="0" w:color="auto"/>
        <w:right w:val="none" w:sz="0" w:space="0" w:color="auto"/>
      </w:divBdr>
    </w:div>
    <w:div w:id="2011788551">
      <w:bodyDiv w:val="1"/>
      <w:marLeft w:val="0"/>
      <w:marRight w:val="0"/>
      <w:marTop w:val="0"/>
      <w:marBottom w:val="0"/>
      <w:divBdr>
        <w:top w:val="none" w:sz="0" w:space="0" w:color="auto"/>
        <w:left w:val="none" w:sz="0" w:space="0" w:color="auto"/>
        <w:bottom w:val="none" w:sz="0" w:space="0" w:color="auto"/>
        <w:right w:val="none" w:sz="0" w:space="0" w:color="auto"/>
      </w:divBdr>
    </w:div>
    <w:div w:id="2012175441">
      <w:bodyDiv w:val="1"/>
      <w:marLeft w:val="0"/>
      <w:marRight w:val="0"/>
      <w:marTop w:val="0"/>
      <w:marBottom w:val="0"/>
      <w:divBdr>
        <w:top w:val="none" w:sz="0" w:space="0" w:color="auto"/>
        <w:left w:val="none" w:sz="0" w:space="0" w:color="auto"/>
        <w:bottom w:val="none" w:sz="0" w:space="0" w:color="auto"/>
        <w:right w:val="none" w:sz="0" w:space="0" w:color="auto"/>
      </w:divBdr>
    </w:div>
    <w:div w:id="2012222764">
      <w:bodyDiv w:val="1"/>
      <w:marLeft w:val="0"/>
      <w:marRight w:val="0"/>
      <w:marTop w:val="0"/>
      <w:marBottom w:val="0"/>
      <w:divBdr>
        <w:top w:val="none" w:sz="0" w:space="0" w:color="auto"/>
        <w:left w:val="none" w:sz="0" w:space="0" w:color="auto"/>
        <w:bottom w:val="none" w:sz="0" w:space="0" w:color="auto"/>
        <w:right w:val="none" w:sz="0" w:space="0" w:color="auto"/>
      </w:divBdr>
    </w:div>
    <w:div w:id="2012249963">
      <w:bodyDiv w:val="1"/>
      <w:marLeft w:val="0"/>
      <w:marRight w:val="0"/>
      <w:marTop w:val="0"/>
      <w:marBottom w:val="0"/>
      <w:divBdr>
        <w:top w:val="none" w:sz="0" w:space="0" w:color="auto"/>
        <w:left w:val="none" w:sz="0" w:space="0" w:color="auto"/>
        <w:bottom w:val="none" w:sz="0" w:space="0" w:color="auto"/>
        <w:right w:val="none" w:sz="0" w:space="0" w:color="auto"/>
      </w:divBdr>
    </w:div>
    <w:div w:id="2012296782">
      <w:bodyDiv w:val="1"/>
      <w:marLeft w:val="0"/>
      <w:marRight w:val="0"/>
      <w:marTop w:val="0"/>
      <w:marBottom w:val="0"/>
      <w:divBdr>
        <w:top w:val="none" w:sz="0" w:space="0" w:color="auto"/>
        <w:left w:val="none" w:sz="0" w:space="0" w:color="auto"/>
        <w:bottom w:val="none" w:sz="0" w:space="0" w:color="auto"/>
        <w:right w:val="none" w:sz="0" w:space="0" w:color="auto"/>
      </w:divBdr>
    </w:div>
    <w:div w:id="2012443717">
      <w:bodyDiv w:val="1"/>
      <w:marLeft w:val="0"/>
      <w:marRight w:val="0"/>
      <w:marTop w:val="0"/>
      <w:marBottom w:val="0"/>
      <w:divBdr>
        <w:top w:val="none" w:sz="0" w:space="0" w:color="auto"/>
        <w:left w:val="none" w:sz="0" w:space="0" w:color="auto"/>
        <w:bottom w:val="none" w:sz="0" w:space="0" w:color="auto"/>
        <w:right w:val="none" w:sz="0" w:space="0" w:color="auto"/>
      </w:divBdr>
    </w:div>
    <w:div w:id="2012640280">
      <w:bodyDiv w:val="1"/>
      <w:marLeft w:val="0"/>
      <w:marRight w:val="0"/>
      <w:marTop w:val="0"/>
      <w:marBottom w:val="0"/>
      <w:divBdr>
        <w:top w:val="none" w:sz="0" w:space="0" w:color="auto"/>
        <w:left w:val="none" w:sz="0" w:space="0" w:color="auto"/>
        <w:bottom w:val="none" w:sz="0" w:space="0" w:color="auto"/>
        <w:right w:val="none" w:sz="0" w:space="0" w:color="auto"/>
      </w:divBdr>
    </w:div>
    <w:div w:id="2013097880">
      <w:bodyDiv w:val="1"/>
      <w:marLeft w:val="0"/>
      <w:marRight w:val="0"/>
      <w:marTop w:val="0"/>
      <w:marBottom w:val="0"/>
      <w:divBdr>
        <w:top w:val="none" w:sz="0" w:space="0" w:color="auto"/>
        <w:left w:val="none" w:sz="0" w:space="0" w:color="auto"/>
        <w:bottom w:val="none" w:sz="0" w:space="0" w:color="auto"/>
        <w:right w:val="none" w:sz="0" w:space="0" w:color="auto"/>
      </w:divBdr>
    </w:div>
    <w:div w:id="2013216175">
      <w:bodyDiv w:val="1"/>
      <w:marLeft w:val="0"/>
      <w:marRight w:val="0"/>
      <w:marTop w:val="0"/>
      <w:marBottom w:val="0"/>
      <w:divBdr>
        <w:top w:val="none" w:sz="0" w:space="0" w:color="auto"/>
        <w:left w:val="none" w:sz="0" w:space="0" w:color="auto"/>
        <w:bottom w:val="none" w:sz="0" w:space="0" w:color="auto"/>
        <w:right w:val="none" w:sz="0" w:space="0" w:color="auto"/>
      </w:divBdr>
    </w:div>
    <w:div w:id="2013337293">
      <w:bodyDiv w:val="1"/>
      <w:marLeft w:val="0"/>
      <w:marRight w:val="0"/>
      <w:marTop w:val="0"/>
      <w:marBottom w:val="0"/>
      <w:divBdr>
        <w:top w:val="none" w:sz="0" w:space="0" w:color="auto"/>
        <w:left w:val="none" w:sz="0" w:space="0" w:color="auto"/>
        <w:bottom w:val="none" w:sz="0" w:space="0" w:color="auto"/>
        <w:right w:val="none" w:sz="0" w:space="0" w:color="auto"/>
      </w:divBdr>
    </w:div>
    <w:div w:id="2013726299">
      <w:bodyDiv w:val="1"/>
      <w:marLeft w:val="0"/>
      <w:marRight w:val="0"/>
      <w:marTop w:val="0"/>
      <w:marBottom w:val="0"/>
      <w:divBdr>
        <w:top w:val="none" w:sz="0" w:space="0" w:color="auto"/>
        <w:left w:val="none" w:sz="0" w:space="0" w:color="auto"/>
        <w:bottom w:val="none" w:sz="0" w:space="0" w:color="auto"/>
        <w:right w:val="none" w:sz="0" w:space="0" w:color="auto"/>
      </w:divBdr>
    </w:div>
    <w:div w:id="2013756129">
      <w:bodyDiv w:val="1"/>
      <w:marLeft w:val="0"/>
      <w:marRight w:val="0"/>
      <w:marTop w:val="0"/>
      <w:marBottom w:val="0"/>
      <w:divBdr>
        <w:top w:val="none" w:sz="0" w:space="0" w:color="auto"/>
        <w:left w:val="none" w:sz="0" w:space="0" w:color="auto"/>
        <w:bottom w:val="none" w:sz="0" w:space="0" w:color="auto"/>
        <w:right w:val="none" w:sz="0" w:space="0" w:color="auto"/>
      </w:divBdr>
    </w:div>
    <w:div w:id="2013874927">
      <w:bodyDiv w:val="1"/>
      <w:marLeft w:val="0"/>
      <w:marRight w:val="0"/>
      <w:marTop w:val="0"/>
      <w:marBottom w:val="0"/>
      <w:divBdr>
        <w:top w:val="none" w:sz="0" w:space="0" w:color="auto"/>
        <w:left w:val="none" w:sz="0" w:space="0" w:color="auto"/>
        <w:bottom w:val="none" w:sz="0" w:space="0" w:color="auto"/>
        <w:right w:val="none" w:sz="0" w:space="0" w:color="auto"/>
      </w:divBdr>
    </w:div>
    <w:div w:id="2014063874">
      <w:bodyDiv w:val="1"/>
      <w:marLeft w:val="0"/>
      <w:marRight w:val="0"/>
      <w:marTop w:val="0"/>
      <w:marBottom w:val="0"/>
      <w:divBdr>
        <w:top w:val="none" w:sz="0" w:space="0" w:color="auto"/>
        <w:left w:val="none" w:sz="0" w:space="0" w:color="auto"/>
        <w:bottom w:val="none" w:sz="0" w:space="0" w:color="auto"/>
        <w:right w:val="none" w:sz="0" w:space="0" w:color="auto"/>
      </w:divBdr>
    </w:div>
    <w:div w:id="2014065192">
      <w:bodyDiv w:val="1"/>
      <w:marLeft w:val="0"/>
      <w:marRight w:val="0"/>
      <w:marTop w:val="0"/>
      <w:marBottom w:val="0"/>
      <w:divBdr>
        <w:top w:val="none" w:sz="0" w:space="0" w:color="auto"/>
        <w:left w:val="none" w:sz="0" w:space="0" w:color="auto"/>
        <w:bottom w:val="none" w:sz="0" w:space="0" w:color="auto"/>
        <w:right w:val="none" w:sz="0" w:space="0" w:color="auto"/>
      </w:divBdr>
    </w:div>
    <w:div w:id="2014213035">
      <w:bodyDiv w:val="1"/>
      <w:marLeft w:val="0"/>
      <w:marRight w:val="0"/>
      <w:marTop w:val="0"/>
      <w:marBottom w:val="0"/>
      <w:divBdr>
        <w:top w:val="none" w:sz="0" w:space="0" w:color="auto"/>
        <w:left w:val="none" w:sz="0" w:space="0" w:color="auto"/>
        <w:bottom w:val="none" w:sz="0" w:space="0" w:color="auto"/>
        <w:right w:val="none" w:sz="0" w:space="0" w:color="auto"/>
      </w:divBdr>
    </w:div>
    <w:div w:id="2014263622">
      <w:bodyDiv w:val="1"/>
      <w:marLeft w:val="0"/>
      <w:marRight w:val="0"/>
      <w:marTop w:val="0"/>
      <w:marBottom w:val="0"/>
      <w:divBdr>
        <w:top w:val="none" w:sz="0" w:space="0" w:color="auto"/>
        <w:left w:val="none" w:sz="0" w:space="0" w:color="auto"/>
        <w:bottom w:val="none" w:sz="0" w:space="0" w:color="auto"/>
        <w:right w:val="none" w:sz="0" w:space="0" w:color="auto"/>
      </w:divBdr>
    </w:div>
    <w:div w:id="2014380799">
      <w:bodyDiv w:val="1"/>
      <w:marLeft w:val="0"/>
      <w:marRight w:val="0"/>
      <w:marTop w:val="0"/>
      <w:marBottom w:val="0"/>
      <w:divBdr>
        <w:top w:val="none" w:sz="0" w:space="0" w:color="auto"/>
        <w:left w:val="none" w:sz="0" w:space="0" w:color="auto"/>
        <w:bottom w:val="none" w:sz="0" w:space="0" w:color="auto"/>
        <w:right w:val="none" w:sz="0" w:space="0" w:color="auto"/>
      </w:divBdr>
    </w:div>
    <w:div w:id="2014450022">
      <w:bodyDiv w:val="1"/>
      <w:marLeft w:val="0"/>
      <w:marRight w:val="0"/>
      <w:marTop w:val="0"/>
      <w:marBottom w:val="0"/>
      <w:divBdr>
        <w:top w:val="none" w:sz="0" w:space="0" w:color="auto"/>
        <w:left w:val="none" w:sz="0" w:space="0" w:color="auto"/>
        <w:bottom w:val="none" w:sz="0" w:space="0" w:color="auto"/>
        <w:right w:val="none" w:sz="0" w:space="0" w:color="auto"/>
      </w:divBdr>
    </w:div>
    <w:div w:id="2014452655">
      <w:bodyDiv w:val="1"/>
      <w:marLeft w:val="0"/>
      <w:marRight w:val="0"/>
      <w:marTop w:val="0"/>
      <w:marBottom w:val="0"/>
      <w:divBdr>
        <w:top w:val="none" w:sz="0" w:space="0" w:color="auto"/>
        <w:left w:val="none" w:sz="0" w:space="0" w:color="auto"/>
        <w:bottom w:val="none" w:sz="0" w:space="0" w:color="auto"/>
        <w:right w:val="none" w:sz="0" w:space="0" w:color="auto"/>
      </w:divBdr>
    </w:div>
    <w:div w:id="2014532574">
      <w:bodyDiv w:val="1"/>
      <w:marLeft w:val="0"/>
      <w:marRight w:val="0"/>
      <w:marTop w:val="0"/>
      <w:marBottom w:val="0"/>
      <w:divBdr>
        <w:top w:val="none" w:sz="0" w:space="0" w:color="auto"/>
        <w:left w:val="none" w:sz="0" w:space="0" w:color="auto"/>
        <w:bottom w:val="none" w:sz="0" w:space="0" w:color="auto"/>
        <w:right w:val="none" w:sz="0" w:space="0" w:color="auto"/>
      </w:divBdr>
    </w:div>
    <w:div w:id="2014721191">
      <w:bodyDiv w:val="1"/>
      <w:marLeft w:val="0"/>
      <w:marRight w:val="0"/>
      <w:marTop w:val="0"/>
      <w:marBottom w:val="0"/>
      <w:divBdr>
        <w:top w:val="none" w:sz="0" w:space="0" w:color="auto"/>
        <w:left w:val="none" w:sz="0" w:space="0" w:color="auto"/>
        <w:bottom w:val="none" w:sz="0" w:space="0" w:color="auto"/>
        <w:right w:val="none" w:sz="0" w:space="0" w:color="auto"/>
      </w:divBdr>
    </w:div>
    <w:div w:id="2014722546">
      <w:bodyDiv w:val="1"/>
      <w:marLeft w:val="0"/>
      <w:marRight w:val="0"/>
      <w:marTop w:val="0"/>
      <w:marBottom w:val="0"/>
      <w:divBdr>
        <w:top w:val="none" w:sz="0" w:space="0" w:color="auto"/>
        <w:left w:val="none" w:sz="0" w:space="0" w:color="auto"/>
        <w:bottom w:val="none" w:sz="0" w:space="0" w:color="auto"/>
        <w:right w:val="none" w:sz="0" w:space="0" w:color="auto"/>
      </w:divBdr>
    </w:div>
    <w:div w:id="2014793383">
      <w:bodyDiv w:val="1"/>
      <w:marLeft w:val="0"/>
      <w:marRight w:val="0"/>
      <w:marTop w:val="0"/>
      <w:marBottom w:val="0"/>
      <w:divBdr>
        <w:top w:val="none" w:sz="0" w:space="0" w:color="auto"/>
        <w:left w:val="none" w:sz="0" w:space="0" w:color="auto"/>
        <w:bottom w:val="none" w:sz="0" w:space="0" w:color="auto"/>
        <w:right w:val="none" w:sz="0" w:space="0" w:color="auto"/>
      </w:divBdr>
    </w:div>
    <w:div w:id="2014841453">
      <w:bodyDiv w:val="1"/>
      <w:marLeft w:val="0"/>
      <w:marRight w:val="0"/>
      <w:marTop w:val="0"/>
      <w:marBottom w:val="0"/>
      <w:divBdr>
        <w:top w:val="none" w:sz="0" w:space="0" w:color="auto"/>
        <w:left w:val="none" w:sz="0" w:space="0" w:color="auto"/>
        <w:bottom w:val="none" w:sz="0" w:space="0" w:color="auto"/>
        <w:right w:val="none" w:sz="0" w:space="0" w:color="auto"/>
      </w:divBdr>
    </w:div>
    <w:div w:id="2015179615">
      <w:bodyDiv w:val="1"/>
      <w:marLeft w:val="0"/>
      <w:marRight w:val="0"/>
      <w:marTop w:val="0"/>
      <w:marBottom w:val="0"/>
      <w:divBdr>
        <w:top w:val="none" w:sz="0" w:space="0" w:color="auto"/>
        <w:left w:val="none" w:sz="0" w:space="0" w:color="auto"/>
        <w:bottom w:val="none" w:sz="0" w:space="0" w:color="auto"/>
        <w:right w:val="none" w:sz="0" w:space="0" w:color="auto"/>
      </w:divBdr>
    </w:div>
    <w:div w:id="2015180357">
      <w:bodyDiv w:val="1"/>
      <w:marLeft w:val="0"/>
      <w:marRight w:val="0"/>
      <w:marTop w:val="0"/>
      <w:marBottom w:val="0"/>
      <w:divBdr>
        <w:top w:val="none" w:sz="0" w:space="0" w:color="auto"/>
        <w:left w:val="none" w:sz="0" w:space="0" w:color="auto"/>
        <w:bottom w:val="none" w:sz="0" w:space="0" w:color="auto"/>
        <w:right w:val="none" w:sz="0" w:space="0" w:color="auto"/>
      </w:divBdr>
    </w:div>
    <w:div w:id="2015262105">
      <w:bodyDiv w:val="1"/>
      <w:marLeft w:val="0"/>
      <w:marRight w:val="0"/>
      <w:marTop w:val="0"/>
      <w:marBottom w:val="0"/>
      <w:divBdr>
        <w:top w:val="none" w:sz="0" w:space="0" w:color="auto"/>
        <w:left w:val="none" w:sz="0" w:space="0" w:color="auto"/>
        <w:bottom w:val="none" w:sz="0" w:space="0" w:color="auto"/>
        <w:right w:val="none" w:sz="0" w:space="0" w:color="auto"/>
      </w:divBdr>
    </w:div>
    <w:div w:id="2016107758">
      <w:bodyDiv w:val="1"/>
      <w:marLeft w:val="0"/>
      <w:marRight w:val="0"/>
      <w:marTop w:val="0"/>
      <w:marBottom w:val="0"/>
      <w:divBdr>
        <w:top w:val="none" w:sz="0" w:space="0" w:color="auto"/>
        <w:left w:val="none" w:sz="0" w:space="0" w:color="auto"/>
        <w:bottom w:val="none" w:sz="0" w:space="0" w:color="auto"/>
        <w:right w:val="none" w:sz="0" w:space="0" w:color="auto"/>
      </w:divBdr>
    </w:div>
    <w:div w:id="2016154521">
      <w:bodyDiv w:val="1"/>
      <w:marLeft w:val="0"/>
      <w:marRight w:val="0"/>
      <w:marTop w:val="0"/>
      <w:marBottom w:val="0"/>
      <w:divBdr>
        <w:top w:val="none" w:sz="0" w:space="0" w:color="auto"/>
        <w:left w:val="none" w:sz="0" w:space="0" w:color="auto"/>
        <w:bottom w:val="none" w:sz="0" w:space="0" w:color="auto"/>
        <w:right w:val="none" w:sz="0" w:space="0" w:color="auto"/>
      </w:divBdr>
    </w:div>
    <w:div w:id="2016564982">
      <w:bodyDiv w:val="1"/>
      <w:marLeft w:val="0"/>
      <w:marRight w:val="0"/>
      <w:marTop w:val="0"/>
      <w:marBottom w:val="0"/>
      <w:divBdr>
        <w:top w:val="none" w:sz="0" w:space="0" w:color="auto"/>
        <w:left w:val="none" w:sz="0" w:space="0" w:color="auto"/>
        <w:bottom w:val="none" w:sz="0" w:space="0" w:color="auto"/>
        <w:right w:val="none" w:sz="0" w:space="0" w:color="auto"/>
      </w:divBdr>
    </w:div>
    <w:div w:id="2016758929">
      <w:bodyDiv w:val="1"/>
      <w:marLeft w:val="0"/>
      <w:marRight w:val="0"/>
      <w:marTop w:val="0"/>
      <w:marBottom w:val="0"/>
      <w:divBdr>
        <w:top w:val="none" w:sz="0" w:space="0" w:color="auto"/>
        <w:left w:val="none" w:sz="0" w:space="0" w:color="auto"/>
        <w:bottom w:val="none" w:sz="0" w:space="0" w:color="auto"/>
        <w:right w:val="none" w:sz="0" w:space="0" w:color="auto"/>
      </w:divBdr>
    </w:div>
    <w:div w:id="2016882827">
      <w:bodyDiv w:val="1"/>
      <w:marLeft w:val="0"/>
      <w:marRight w:val="0"/>
      <w:marTop w:val="0"/>
      <w:marBottom w:val="0"/>
      <w:divBdr>
        <w:top w:val="none" w:sz="0" w:space="0" w:color="auto"/>
        <w:left w:val="none" w:sz="0" w:space="0" w:color="auto"/>
        <w:bottom w:val="none" w:sz="0" w:space="0" w:color="auto"/>
        <w:right w:val="none" w:sz="0" w:space="0" w:color="auto"/>
      </w:divBdr>
    </w:div>
    <w:div w:id="2017026808">
      <w:bodyDiv w:val="1"/>
      <w:marLeft w:val="0"/>
      <w:marRight w:val="0"/>
      <w:marTop w:val="0"/>
      <w:marBottom w:val="0"/>
      <w:divBdr>
        <w:top w:val="none" w:sz="0" w:space="0" w:color="auto"/>
        <w:left w:val="none" w:sz="0" w:space="0" w:color="auto"/>
        <w:bottom w:val="none" w:sz="0" w:space="0" w:color="auto"/>
        <w:right w:val="none" w:sz="0" w:space="0" w:color="auto"/>
      </w:divBdr>
    </w:div>
    <w:div w:id="2017033546">
      <w:bodyDiv w:val="1"/>
      <w:marLeft w:val="0"/>
      <w:marRight w:val="0"/>
      <w:marTop w:val="0"/>
      <w:marBottom w:val="0"/>
      <w:divBdr>
        <w:top w:val="none" w:sz="0" w:space="0" w:color="auto"/>
        <w:left w:val="none" w:sz="0" w:space="0" w:color="auto"/>
        <w:bottom w:val="none" w:sz="0" w:space="0" w:color="auto"/>
        <w:right w:val="none" w:sz="0" w:space="0" w:color="auto"/>
      </w:divBdr>
    </w:div>
    <w:div w:id="2017144731">
      <w:bodyDiv w:val="1"/>
      <w:marLeft w:val="0"/>
      <w:marRight w:val="0"/>
      <w:marTop w:val="0"/>
      <w:marBottom w:val="0"/>
      <w:divBdr>
        <w:top w:val="none" w:sz="0" w:space="0" w:color="auto"/>
        <w:left w:val="none" w:sz="0" w:space="0" w:color="auto"/>
        <w:bottom w:val="none" w:sz="0" w:space="0" w:color="auto"/>
        <w:right w:val="none" w:sz="0" w:space="0" w:color="auto"/>
      </w:divBdr>
    </w:div>
    <w:div w:id="2017464913">
      <w:bodyDiv w:val="1"/>
      <w:marLeft w:val="0"/>
      <w:marRight w:val="0"/>
      <w:marTop w:val="0"/>
      <w:marBottom w:val="0"/>
      <w:divBdr>
        <w:top w:val="none" w:sz="0" w:space="0" w:color="auto"/>
        <w:left w:val="none" w:sz="0" w:space="0" w:color="auto"/>
        <w:bottom w:val="none" w:sz="0" w:space="0" w:color="auto"/>
        <w:right w:val="none" w:sz="0" w:space="0" w:color="auto"/>
      </w:divBdr>
    </w:div>
    <w:div w:id="2017615515">
      <w:bodyDiv w:val="1"/>
      <w:marLeft w:val="0"/>
      <w:marRight w:val="0"/>
      <w:marTop w:val="0"/>
      <w:marBottom w:val="0"/>
      <w:divBdr>
        <w:top w:val="none" w:sz="0" w:space="0" w:color="auto"/>
        <w:left w:val="none" w:sz="0" w:space="0" w:color="auto"/>
        <w:bottom w:val="none" w:sz="0" w:space="0" w:color="auto"/>
        <w:right w:val="none" w:sz="0" w:space="0" w:color="auto"/>
      </w:divBdr>
    </w:div>
    <w:div w:id="2017689150">
      <w:bodyDiv w:val="1"/>
      <w:marLeft w:val="0"/>
      <w:marRight w:val="0"/>
      <w:marTop w:val="0"/>
      <w:marBottom w:val="0"/>
      <w:divBdr>
        <w:top w:val="none" w:sz="0" w:space="0" w:color="auto"/>
        <w:left w:val="none" w:sz="0" w:space="0" w:color="auto"/>
        <w:bottom w:val="none" w:sz="0" w:space="0" w:color="auto"/>
        <w:right w:val="none" w:sz="0" w:space="0" w:color="auto"/>
      </w:divBdr>
    </w:div>
    <w:div w:id="2017724770">
      <w:bodyDiv w:val="1"/>
      <w:marLeft w:val="0"/>
      <w:marRight w:val="0"/>
      <w:marTop w:val="0"/>
      <w:marBottom w:val="0"/>
      <w:divBdr>
        <w:top w:val="none" w:sz="0" w:space="0" w:color="auto"/>
        <w:left w:val="none" w:sz="0" w:space="0" w:color="auto"/>
        <w:bottom w:val="none" w:sz="0" w:space="0" w:color="auto"/>
        <w:right w:val="none" w:sz="0" w:space="0" w:color="auto"/>
      </w:divBdr>
    </w:div>
    <w:div w:id="2017884315">
      <w:bodyDiv w:val="1"/>
      <w:marLeft w:val="0"/>
      <w:marRight w:val="0"/>
      <w:marTop w:val="0"/>
      <w:marBottom w:val="0"/>
      <w:divBdr>
        <w:top w:val="none" w:sz="0" w:space="0" w:color="auto"/>
        <w:left w:val="none" w:sz="0" w:space="0" w:color="auto"/>
        <w:bottom w:val="none" w:sz="0" w:space="0" w:color="auto"/>
        <w:right w:val="none" w:sz="0" w:space="0" w:color="auto"/>
      </w:divBdr>
    </w:div>
    <w:div w:id="2017921574">
      <w:bodyDiv w:val="1"/>
      <w:marLeft w:val="0"/>
      <w:marRight w:val="0"/>
      <w:marTop w:val="0"/>
      <w:marBottom w:val="0"/>
      <w:divBdr>
        <w:top w:val="none" w:sz="0" w:space="0" w:color="auto"/>
        <w:left w:val="none" w:sz="0" w:space="0" w:color="auto"/>
        <w:bottom w:val="none" w:sz="0" w:space="0" w:color="auto"/>
        <w:right w:val="none" w:sz="0" w:space="0" w:color="auto"/>
      </w:divBdr>
    </w:div>
    <w:div w:id="2018730515">
      <w:bodyDiv w:val="1"/>
      <w:marLeft w:val="0"/>
      <w:marRight w:val="0"/>
      <w:marTop w:val="0"/>
      <w:marBottom w:val="0"/>
      <w:divBdr>
        <w:top w:val="none" w:sz="0" w:space="0" w:color="auto"/>
        <w:left w:val="none" w:sz="0" w:space="0" w:color="auto"/>
        <w:bottom w:val="none" w:sz="0" w:space="0" w:color="auto"/>
        <w:right w:val="none" w:sz="0" w:space="0" w:color="auto"/>
      </w:divBdr>
    </w:div>
    <w:div w:id="2018800721">
      <w:bodyDiv w:val="1"/>
      <w:marLeft w:val="0"/>
      <w:marRight w:val="0"/>
      <w:marTop w:val="0"/>
      <w:marBottom w:val="0"/>
      <w:divBdr>
        <w:top w:val="none" w:sz="0" w:space="0" w:color="auto"/>
        <w:left w:val="none" w:sz="0" w:space="0" w:color="auto"/>
        <w:bottom w:val="none" w:sz="0" w:space="0" w:color="auto"/>
        <w:right w:val="none" w:sz="0" w:space="0" w:color="auto"/>
      </w:divBdr>
    </w:div>
    <w:div w:id="2018917179">
      <w:bodyDiv w:val="1"/>
      <w:marLeft w:val="0"/>
      <w:marRight w:val="0"/>
      <w:marTop w:val="0"/>
      <w:marBottom w:val="0"/>
      <w:divBdr>
        <w:top w:val="none" w:sz="0" w:space="0" w:color="auto"/>
        <w:left w:val="none" w:sz="0" w:space="0" w:color="auto"/>
        <w:bottom w:val="none" w:sz="0" w:space="0" w:color="auto"/>
        <w:right w:val="none" w:sz="0" w:space="0" w:color="auto"/>
      </w:divBdr>
    </w:div>
    <w:div w:id="2018998804">
      <w:bodyDiv w:val="1"/>
      <w:marLeft w:val="0"/>
      <w:marRight w:val="0"/>
      <w:marTop w:val="0"/>
      <w:marBottom w:val="0"/>
      <w:divBdr>
        <w:top w:val="none" w:sz="0" w:space="0" w:color="auto"/>
        <w:left w:val="none" w:sz="0" w:space="0" w:color="auto"/>
        <w:bottom w:val="none" w:sz="0" w:space="0" w:color="auto"/>
        <w:right w:val="none" w:sz="0" w:space="0" w:color="auto"/>
      </w:divBdr>
    </w:div>
    <w:div w:id="2019042854">
      <w:bodyDiv w:val="1"/>
      <w:marLeft w:val="0"/>
      <w:marRight w:val="0"/>
      <w:marTop w:val="0"/>
      <w:marBottom w:val="0"/>
      <w:divBdr>
        <w:top w:val="none" w:sz="0" w:space="0" w:color="auto"/>
        <w:left w:val="none" w:sz="0" w:space="0" w:color="auto"/>
        <w:bottom w:val="none" w:sz="0" w:space="0" w:color="auto"/>
        <w:right w:val="none" w:sz="0" w:space="0" w:color="auto"/>
      </w:divBdr>
    </w:div>
    <w:div w:id="2019043308">
      <w:bodyDiv w:val="1"/>
      <w:marLeft w:val="0"/>
      <w:marRight w:val="0"/>
      <w:marTop w:val="0"/>
      <w:marBottom w:val="0"/>
      <w:divBdr>
        <w:top w:val="none" w:sz="0" w:space="0" w:color="auto"/>
        <w:left w:val="none" w:sz="0" w:space="0" w:color="auto"/>
        <w:bottom w:val="none" w:sz="0" w:space="0" w:color="auto"/>
        <w:right w:val="none" w:sz="0" w:space="0" w:color="auto"/>
      </w:divBdr>
    </w:div>
    <w:div w:id="2019112599">
      <w:bodyDiv w:val="1"/>
      <w:marLeft w:val="0"/>
      <w:marRight w:val="0"/>
      <w:marTop w:val="0"/>
      <w:marBottom w:val="0"/>
      <w:divBdr>
        <w:top w:val="none" w:sz="0" w:space="0" w:color="auto"/>
        <w:left w:val="none" w:sz="0" w:space="0" w:color="auto"/>
        <w:bottom w:val="none" w:sz="0" w:space="0" w:color="auto"/>
        <w:right w:val="none" w:sz="0" w:space="0" w:color="auto"/>
      </w:divBdr>
    </w:div>
    <w:div w:id="2019191537">
      <w:bodyDiv w:val="1"/>
      <w:marLeft w:val="0"/>
      <w:marRight w:val="0"/>
      <w:marTop w:val="0"/>
      <w:marBottom w:val="0"/>
      <w:divBdr>
        <w:top w:val="none" w:sz="0" w:space="0" w:color="auto"/>
        <w:left w:val="none" w:sz="0" w:space="0" w:color="auto"/>
        <w:bottom w:val="none" w:sz="0" w:space="0" w:color="auto"/>
        <w:right w:val="none" w:sz="0" w:space="0" w:color="auto"/>
      </w:divBdr>
    </w:div>
    <w:div w:id="2019308464">
      <w:bodyDiv w:val="1"/>
      <w:marLeft w:val="0"/>
      <w:marRight w:val="0"/>
      <w:marTop w:val="0"/>
      <w:marBottom w:val="0"/>
      <w:divBdr>
        <w:top w:val="none" w:sz="0" w:space="0" w:color="auto"/>
        <w:left w:val="none" w:sz="0" w:space="0" w:color="auto"/>
        <w:bottom w:val="none" w:sz="0" w:space="0" w:color="auto"/>
        <w:right w:val="none" w:sz="0" w:space="0" w:color="auto"/>
      </w:divBdr>
    </w:div>
    <w:div w:id="2019886920">
      <w:bodyDiv w:val="1"/>
      <w:marLeft w:val="0"/>
      <w:marRight w:val="0"/>
      <w:marTop w:val="0"/>
      <w:marBottom w:val="0"/>
      <w:divBdr>
        <w:top w:val="none" w:sz="0" w:space="0" w:color="auto"/>
        <w:left w:val="none" w:sz="0" w:space="0" w:color="auto"/>
        <w:bottom w:val="none" w:sz="0" w:space="0" w:color="auto"/>
        <w:right w:val="none" w:sz="0" w:space="0" w:color="auto"/>
      </w:divBdr>
    </w:div>
    <w:div w:id="2019964914">
      <w:bodyDiv w:val="1"/>
      <w:marLeft w:val="0"/>
      <w:marRight w:val="0"/>
      <w:marTop w:val="0"/>
      <w:marBottom w:val="0"/>
      <w:divBdr>
        <w:top w:val="none" w:sz="0" w:space="0" w:color="auto"/>
        <w:left w:val="none" w:sz="0" w:space="0" w:color="auto"/>
        <w:bottom w:val="none" w:sz="0" w:space="0" w:color="auto"/>
        <w:right w:val="none" w:sz="0" w:space="0" w:color="auto"/>
      </w:divBdr>
    </w:div>
    <w:div w:id="2020040747">
      <w:bodyDiv w:val="1"/>
      <w:marLeft w:val="0"/>
      <w:marRight w:val="0"/>
      <w:marTop w:val="0"/>
      <w:marBottom w:val="0"/>
      <w:divBdr>
        <w:top w:val="none" w:sz="0" w:space="0" w:color="auto"/>
        <w:left w:val="none" w:sz="0" w:space="0" w:color="auto"/>
        <w:bottom w:val="none" w:sz="0" w:space="0" w:color="auto"/>
        <w:right w:val="none" w:sz="0" w:space="0" w:color="auto"/>
      </w:divBdr>
    </w:div>
    <w:div w:id="2020351419">
      <w:bodyDiv w:val="1"/>
      <w:marLeft w:val="0"/>
      <w:marRight w:val="0"/>
      <w:marTop w:val="0"/>
      <w:marBottom w:val="0"/>
      <w:divBdr>
        <w:top w:val="none" w:sz="0" w:space="0" w:color="auto"/>
        <w:left w:val="none" w:sz="0" w:space="0" w:color="auto"/>
        <w:bottom w:val="none" w:sz="0" w:space="0" w:color="auto"/>
        <w:right w:val="none" w:sz="0" w:space="0" w:color="auto"/>
      </w:divBdr>
    </w:div>
    <w:div w:id="2020427257">
      <w:bodyDiv w:val="1"/>
      <w:marLeft w:val="0"/>
      <w:marRight w:val="0"/>
      <w:marTop w:val="0"/>
      <w:marBottom w:val="0"/>
      <w:divBdr>
        <w:top w:val="none" w:sz="0" w:space="0" w:color="auto"/>
        <w:left w:val="none" w:sz="0" w:space="0" w:color="auto"/>
        <w:bottom w:val="none" w:sz="0" w:space="0" w:color="auto"/>
        <w:right w:val="none" w:sz="0" w:space="0" w:color="auto"/>
      </w:divBdr>
    </w:div>
    <w:div w:id="2020622517">
      <w:bodyDiv w:val="1"/>
      <w:marLeft w:val="0"/>
      <w:marRight w:val="0"/>
      <w:marTop w:val="0"/>
      <w:marBottom w:val="0"/>
      <w:divBdr>
        <w:top w:val="none" w:sz="0" w:space="0" w:color="auto"/>
        <w:left w:val="none" w:sz="0" w:space="0" w:color="auto"/>
        <w:bottom w:val="none" w:sz="0" w:space="0" w:color="auto"/>
        <w:right w:val="none" w:sz="0" w:space="0" w:color="auto"/>
      </w:divBdr>
    </w:div>
    <w:div w:id="2020697071">
      <w:bodyDiv w:val="1"/>
      <w:marLeft w:val="0"/>
      <w:marRight w:val="0"/>
      <w:marTop w:val="0"/>
      <w:marBottom w:val="0"/>
      <w:divBdr>
        <w:top w:val="none" w:sz="0" w:space="0" w:color="auto"/>
        <w:left w:val="none" w:sz="0" w:space="0" w:color="auto"/>
        <w:bottom w:val="none" w:sz="0" w:space="0" w:color="auto"/>
        <w:right w:val="none" w:sz="0" w:space="0" w:color="auto"/>
      </w:divBdr>
    </w:div>
    <w:div w:id="2020769598">
      <w:bodyDiv w:val="1"/>
      <w:marLeft w:val="0"/>
      <w:marRight w:val="0"/>
      <w:marTop w:val="0"/>
      <w:marBottom w:val="0"/>
      <w:divBdr>
        <w:top w:val="none" w:sz="0" w:space="0" w:color="auto"/>
        <w:left w:val="none" w:sz="0" w:space="0" w:color="auto"/>
        <w:bottom w:val="none" w:sz="0" w:space="0" w:color="auto"/>
        <w:right w:val="none" w:sz="0" w:space="0" w:color="auto"/>
      </w:divBdr>
    </w:div>
    <w:div w:id="2020815360">
      <w:bodyDiv w:val="1"/>
      <w:marLeft w:val="0"/>
      <w:marRight w:val="0"/>
      <w:marTop w:val="0"/>
      <w:marBottom w:val="0"/>
      <w:divBdr>
        <w:top w:val="none" w:sz="0" w:space="0" w:color="auto"/>
        <w:left w:val="none" w:sz="0" w:space="0" w:color="auto"/>
        <w:bottom w:val="none" w:sz="0" w:space="0" w:color="auto"/>
        <w:right w:val="none" w:sz="0" w:space="0" w:color="auto"/>
      </w:divBdr>
    </w:div>
    <w:div w:id="202108002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1081687">
      <w:bodyDiv w:val="1"/>
      <w:marLeft w:val="0"/>
      <w:marRight w:val="0"/>
      <w:marTop w:val="0"/>
      <w:marBottom w:val="0"/>
      <w:divBdr>
        <w:top w:val="none" w:sz="0" w:space="0" w:color="auto"/>
        <w:left w:val="none" w:sz="0" w:space="0" w:color="auto"/>
        <w:bottom w:val="none" w:sz="0" w:space="0" w:color="auto"/>
        <w:right w:val="none" w:sz="0" w:space="0" w:color="auto"/>
      </w:divBdr>
    </w:div>
    <w:div w:id="2021084646">
      <w:bodyDiv w:val="1"/>
      <w:marLeft w:val="0"/>
      <w:marRight w:val="0"/>
      <w:marTop w:val="0"/>
      <w:marBottom w:val="0"/>
      <w:divBdr>
        <w:top w:val="none" w:sz="0" w:space="0" w:color="auto"/>
        <w:left w:val="none" w:sz="0" w:space="0" w:color="auto"/>
        <w:bottom w:val="none" w:sz="0" w:space="0" w:color="auto"/>
        <w:right w:val="none" w:sz="0" w:space="0" w:color="auto"/>
      </w:divBdr>
    </w:div>
    <w:div w:id="2021278573">
      <w:bodyDiv w:val="1"/>
      <w:marLeft w:val="0"/>
      <w:marRight w:val="0"/>
      <w:marTop w:val="0"/>
      <w:marBottom w:val="0"/>
      <w:divBdr>
        <w:top w:val="none" w:sz="0" w:space="0" w:color="auto"/>
        <w:left w:val="none" w:sz="0" w:space="0" w:color="auto"/>
        <w:bottom w:val="none" w:sz="0" w:space="0" w:color="auto"/>
        <w:right w:val="none" w:sz="0" w:space="0" w:color="auto"/>
      </w:divBdr>
    </w:div>
    <w:div w:id="2021346154">
      <w:bodyDiv w:val="1"/>
      <w:marLeft w:val="0"/>
      <w:marRight w:val="0"/>
      <w:marTop w:val="0"/>
      <w:marBottom w:val="0"/>
      <w:divBdr>
        <w:top w:val="none" w:sz="0" w:space="0" w:color="auto"/>
        <w:left w:val="none" w:sz="0" w:space="0" w:color="auto"/>
        <w:bottom w:val="none" w:sz="0" w:space="0" w:color="auto"/>
        <w:right w:val="none" w:sz="0" w:space="0" w:color="auto"/>
      </w:divBdr>
    </w:div>
    <w:div w:id="2021394240">
      <w:bodyDiv w:val="1"/>
      <w:marLeft w:val="0"/>
      <w:marRight w:val="0"/>
      <w:marTop w:val="0"/>
      <w:marBottom w:val="0"/>
      <w:divBdr>
        <w:top w:val="none" w:sz="0" w:space="0" w:color="auto"/>
        <w:left w:val="none" w:sz="0" w:space="0" w:color="auto"/>
        <w:bottom w:val="none" w:sz="0" w:space="0" w:color="auto"/>
        <w:right w:val="none" w:sz="0" w:space="0" w:color="auto"/>
      </w:divBdr>
    </w:div>
    <w:div w:id="2021421325">
      <w:bodyDiv w:val="1"/>
      <w:marLeft w:val="0"/>
      <w:marRight w:val="0"/>
      <w:marTop w:val="0"/>
      <w:marBottom w:val="0"/>
      <w:divBdr>
        <w:top w:val="none" w:sz="0" w:space="0" w:color="auto"/>
        <w:left w:val="none" w:sz="0" w:space="0" w:color="auto"/>
        <w:bottom w:val="none" w:sz="0" w:space="0" w:color="auto"/>
        <w:right w:val="none" w:sz="0" w:space="0" w:color="auto"/>
      </w:divBdr>
    </w:div>
    <w:div w:id="2021466254">
      <w:bodyDiv w:val="1"/>
      <w:marLeft w:val="0"/>
      <w:marRight w:val="0"/>
      <w:marTop w:val="0"/>
      <w:marBottom w:val="0"/>
      <w:divBdr>
        <w:top w:val="none" w:sz="0" w:space="0" w:color="auto"/>
        <w:left w:val="none" w:sz="0" w:space="0" w:color="auto"/>
        <w:bottom w:val="none" w:sz="0" w:space="0" w:color="auto"/>
        <w:right w:val="none" w:sz="0" w:space="0" w:color="auto"/>
      </w:divBdr>
    </w:div>
    <w:div w:id="2021469274">
      <w:bodyDiv w:val="1"/>
      <w:marLeft w:val="0"/>
      <w:marRight w:val="0"/>
      <w:marTop w:val="0"/>
      <w:marBottom w:val="0"/>
      <w:divBdr>
        <w:top w:val="none" w:sz="0" w:space="0" w:color="auto"/>
        <w:left w:val="none" w:sz="0" w:space="0" w:color="auto"/>
        <w:bottom w:val="none" w:sz="0" w:space="0" w:color="auto"/>
        <w:right w:val="none" w:sz="0" w:space="0" w:color="auto"/>
      </w:divBdr>
    </w:div>
    <w:div w:id="2021540148">
      <w:bodyDiv w:val="1"/>
      <w:marLeft w:val="0"/>
      <w:marRight w:val="0"/>
      <w:marTop w:val="0"/>
      <w:marBottom w:val="0"/>
      <w:divBdr>
        <w:top w:val="none" w:sz="0" w:space="0" w:color="auto"/>
        <w:left w:val="none" w:sz="0" w:space="0" w:color="auto"/>
        <w:bottom w:val="none" w:sz="0" w:space="0" w:color="auto"/>
        <w:right w:val="none" w:sz="0" w:space="0" w:color="auto"/>
      </w:divBdr>
    </w:div>
    <w:div w:id="2021589203">
      <w:bodyDiv w:val="1"/>
      <w:marLeft w:val="0"/>
      <w:marRight w:val="0"/>
      <w:marTop w:val="0"/>
      <w:marBottom w:val="0"/>
      <w:divBdr>
        <w:top w:val="none" w:sz="0" w:space="0" w:color="auto"/>
        <w:left w:val="none" w:sz="0" w:space="0" w:color="auto"/>
        <w:bottom w:val="none" w:sz="0" w:space="0" w:color="auto"/>
        <w:right w:val="none" w:sz="0" w:space="0" w:color="auto"/>
      </w:divBdr>
    </w:div>
    <w:div w:id="2022272280">
      <w:bodyDiv w:val="1"/>
      <w:marLeft w:val="0"/>
      <w:marRight w:val="0"/>
      <w:marTop w:val="0"/>
      <w:marBottom w:val="0"/>
      <w:divBdr>
        <w:top w:val="none" w:sz="0" w:space="0" w:color="auto"/>
        <w:left w:val="none" w:sz="0" w:space="0" w:color="auto"/>
        <w:bottom w:val="none" w:sz="0" w:space="0" w:color="auto"/>
        <w:right w:val="none" w:sz="0" w:space="0" w:color="auto"/>
      </w:divBdr>
    </w:div>
    <w:div w:id="2022316130">
      <w:bodyDiv w:val="1"/>
      <w:marLeft w:val="0"/>
      <w:marRight w:val="0"/>
      <w:marTop w:val="0"/>
      <w:marBottom w:val="0"/>
      <w:divBdr>
        <w:top w:val="none" w:sz="0" w:space="0" w:color="auto"/>
        <w:left w:val="none" w:sz="0" w:space="0" w:color="auto"/>
        <w:bottom w:val="none" w:sz="0" w:space="0" w:color="auto"/>
        <w:right w:val="none" w:sz="0" w:space="0" w:color="auto"/>
      </w:divBdr>
    </w:div>
    <w:div w:id="2022316717">
      <w:bodyDiv w:val="1"/>
      <w:marLeft w:val="0"/>
      <w:marRight w:val="0"/>
      <w:marTop w:val="0"/>
      <w:marBottom w:val="0"/>
      <w:divBdr>
        <w:top w:val="none" w:sz="0" w:space="0" w:color="auto"/>
        <w:left w:val="none" w:sz="0" w:space="0" w:color="auto"/>
        <w:bottom w:val="none" w:sz="0" w:space="0" w:color="auto"/>
        <w:right w:val="none" w:sz="0" w:space="0" w:color="auto"/>
      </w:divBdr>
    </w:div>
    <w:div w:id="2022469036">
      <w:bodyDiv w:val="1"/>
      <w:marLeft w:val="0"/>
      <w:marRight w:val="0"/>
      <w:marTop w:val="0"/>
      <w:marBottom w:val="0"/>
      <w:divBdr>
        <w:top w:val="none" w:sz="0" w:space="0" w:color="auto"/>
        <w:left w:val="none" w:sz="0" w:space="0" w:color="auto"/>
        <w:bottom w:val="none" w:sz="0" w:space="0" w:color="auto"/>
        <w:right w:val="none" w:sz="0" w:space="0" w:color="auto"/>
      </w:divBdr>
    </w:div>
    <w:div w:id="2022848710">
      <w:bodyDiv w:val="1"/>
      <w:marLeft w:val="0"/>
      <w:marRight w:val="0"/>
      <w:marTop w:val="0"/>
      <w:marBottom w:val="0"/>
      <w:divBdr>
        <w:top w:val="none" w:sz="0" w:space="0" w:color="auto"/>
        <w:left w:val="none" w:sz="0" w:space="0" w:color="auto"/>
        <w:bottom w:val="none" w:sz="0" w:space="0" w:color="auto"/>
        <w:right w:val="none" w:sz="0" w:space="0" w:color="auto"/>
      </w:divBdr>
    </w:div>
    <w:div w:id="2022853628">
      <w:bodyDiv w:val="1"/>
      <w:marLeft w:val="0"/>
      <w:marRight w:val="0"/>
      <w:marTop w:val="0"/>
      <w:marBottom w:val="0"/>
      <w:divBdr>
        <w:top w:val="none" w:sz="0" w:space="0" w:color="auto"/>
        <w:left w:val="none" w:sz="0" w:space="0" w:color="auto"/>
        <w:bottom w:val="none" w:sz="0" w:space="0" w:color="auto"/>
        <w:right w:val="none" w:sz="0" w:space="0" w:color="auto"/>
      </w:divBdr>
    </w:div>
    <w:div w:id="2023050722">
      <w:bodyDiv w:val="1"/>
      <w:marLeft w:val="0"/>
      <w:marRight w:val="0"/>
      <w:marTop w:val="0"/>
      <w:marBottom w:val="0"/>
      <w:divBdr>
        <w:top w:val="none" w:sz="0" w:space="0" w:color="auto"/>
        <w:left w:val="none" w:sz="0" w:space="0" w:color="auto"/>
        <w:bottom w:val="none" w:sz="0" w:space="0" w:color="auto"/>
        <w:right w:val="none" w:sz="0" w:space="0" w:color="auto"/>
      </w:divBdr>
    </w:div>
    <w:div w:id="2023194161">
      <w:bodyDiv w:val="1"/>
      <w:marLeft w:val="0"/>
      <w:marRight w:val="0"/>
      <w:marTop w:val="0"/>
      <w:marBottom w:val="0"/>
      <w:divBdr>
        <w:top w:val="none" w:sz="0" w:space="0" w:color="auto"/>
        <w:left w:val="none" w:sz="0" w:space="0" w:color="auto"/>
        <w:bottom w:val="none" w:sz="0" w:space="0" w:color="auto"/>
        <w:right w:val="none" w:sz="0" w:space="0" w:color="auto"/>
      </w:divBdr>
    </w:div>
    <w:div w:id="2023244625">
      <w:bodyDiv w:val="1"/>
      <w:marLeft w:val="0"/>
      <w:marRight w:val="0"/>
      <w:marTop w:val="0"/>
      <w:marBottom w:val="0"/>
      <w:divBdr>
        <w:top w:val="none" w:sz="0" w:space="0" w:color="auto"/>
        <w:left w:val="none" w:sz="0" w:space="0" w:color="auto"/>
        <w:bottom w:val="none" w:sz="0" w:space="0" w:color="auto"/>
        <w:right w:val="none" w:sz="0" w:space="0" w:color="auto"/>
      </w:divBdr>
    </w:div>
    <w:div w:id="2023506515">
      <w:bodyDiv w:val="1"/>
      <w:marLeft w:val="0"/>
      <w:marRight w:val="0"/>
      <w:marTop w:val="0"/>
      <w:marBottom w:val="0"/>
      <w:divBdr>
        <w:top w:val="none" w:sz="0" w:space="0" w:color="auto"/>
        <w:left w:val="none" w:sz="0" w:space="0" w:color="auto"/>
        <w:bottom w:val="none" w:sz="0" w:space="0" w:color="auto"/>
        <w:right w:val="none" w:sz="0" w:space="0" w:color="auto"/>
      </w:divBdr>
    </w:div>
    <w:div w:id="2023511069">
      <w:bodyDiv w:val="1"/>
      <w:marLeft w:val="0"/>
      <w:marRight w:val="0"/>
      <w:marTop w:val="0"/>
      <w:marBottom w:val="0"/>
      <w:divBdr>
        <w:top w:val="none" w:sz="0" w:space="0" w:color="auto"/>
        <w:left w:val="none" w:sz="0" w:space="0" w:color="auto"/>
        <w:bottom w:val="none" w:sz="0" w:space="0" w:color="auto"/>
        <w:right w:val="none" w:sz="0" w:space="0" w:color="auto"/>
      </w:divBdr>
    </w:div>
    <w:div w:id="2023818282">
      <w:bodyDiv w:val="1"/>
      <w:marLeft w:val="0"/>
      <w:marRight w:val="0"/>
      <w:marTop w:val="0"/>
      <w:marBottom w:val="0"/>
      <w:divBdr>
        <w:top w:val="none" w:sz="0" w:space="0" w:color="auto"/>
        <w:left w:val="none" w:sz="0" w:space="0" w:color="auto"/>
        <w:bottom w:val="none" w:sz="0" w:space="0" w:color="auto"/>
        <w:right w:val="none" w:sz="0" w:space="0" w:color="auto"/>
      </w:divBdr>
    </w:div>
    <w:div w:id="2023898617">
      <w:bodyDiv w:val="1"/>
      <w:marLeft w:val="0"/>
      <w:marRight w:val="0"/>
      <w:marTop w:val="0"/>
      <w:marBottom w:val="0"/>
      <w:divBdr>
        <w:top w:val="none" w:sz="0" w:space="0" w:color="auto"/>
        <w:left w:val="none" w:sz="0" w:space="0" w:color="auto"/>
        <w:bottom w:val="none" w:sz="0" w:space="0" w:color="auto"/>
        <w:right w:val="none" w:sz="0" w:space="0" w:color="auto"/>
      </w:divBdr>
    </w:div>
    <w:div w:id="2024046409">
      <w:bodyDiv w:val="1"/>
      <w:marLeft w:val="0"/>
      <w:marRight w:val="0"/>
      <w:marTop w:val="0"/>
      <w:marBottom w:val="0"/>
      <w:divBdr>
        <w:top w:val="none" w:sz="0" w:space="0" w:color="auto"/>
        <w:left w:val="none" w:sz="0" w:space="0" w:color="auto"/>
        <w:bottom w:val="none" w:sz="0" w:space="0" w:color="auto"/>
        <w:right w:val="none" w:sz="0" w:space="0" w:color="auto"/>
      </w:divBdr>
    </w:div>
    <w:div w:id="2024242378">
      <w:bodyDiv w:val="1"/>
      <w:marLeft w:val="0"/>
      <w:marRight w:val="0"/>
      <w:marTop w:val="0"/>
      <w:marBottom w:val="0"/>
      <w:divBdr>
        <w:top w:val="none" w:sz="0" w:space="0" w:color="auto"/>
        <w:left w:val="none" w:sz="0" w:space="0" w:color="auto"/>
        <w:bottom w:val="none" w:sz="0" w:space="0" w:color="auto"/>
        <w:right w:val="none" w:sz="0" w:space="0" w:color="auto"/>
      </w:divBdr>
    </w:div>
    <w:div w:id="2024279727">
      <w:bodyDiv w:val="1"/>
      <w:marLeft w:val="0"/>
      <w:marRight w:val="0"/>
      <w:marTop w:val="0"/>
      <w:marBottom w:val="0"/>
      <w:divBdr>
        <w:top w:val="none" w:sz="0" w:space="0" w:color="auto"/>
        <w:left w:val="none" w:sz="0" w:space="0" w:color="auto"/>
        <w:bottom w:val="none" w:sz="0" w:space="0" w:color="auto"/>
        <w:right w:val="none" w:sz="0" w:space="0" w:color="auto"/>
      </w:divBdr>
    </w:div>
    <w:div w:id="2024476695">
      <w:bodyDiv w:val="1"/>
      <w:marLeft w:val="0"/>
      <w:marRight w:val="0"/>
      <w:marTop w:val="0"/>
      <w:marBottom w:val="0"/>
      <w:divBdr>
        <w:top w:val="none" w:sz="0" w:space="0" w:color="auto"/>
        <w:left w:val="none" w:sz="0" w:space="0" w:color="auto"/>
        <w:bottom w:val="none" w:sz="0" w:space="0" w:color="auto"/>
        <w:right w:val="none" w:sz="0" w:space="0" w:color="auto"/>
      </w:divBdr>
    </w:div>
    <w:div w:id="2024504853">
      <w:bodyDiv w:val="1"/>
      <w:marLeft w:val="0"/>
      <w:marRight w:val="0"/>
      <w:marTop w:val="0"/>
      <w:marBottom w:val="0"/>
      <w:divBdr>
        <w:top w:val="none" w:sz="0" w:space="0" w:color="auto"/>
        <w:left w:val="none" w:sz="0" w:space="0" w:color="auto"/>
        <w:bottom w:val="none" w:sz="0" w:space="0" w:color="auto"/>
        <w:right w:val="none" w:sz="0" w:space="0" w:color="auto"/>
      </w:divBdr>
    </w:div>
    <w:div w:id="2024670526">
      <w:bodyDiv w:val="1"/>
      <w:marLeft w:val="0"/>
      <w:marRight w:val="0"/>
      <w:marTop w:val="0"/>
      <w:marBottom w:val="0"/>
      <w:divBdr>
        <w:top w:val="none" w:sz="0" w:space="0" w:color="auto"/>
        <w:left w:val="none" w:sz="0" w:space="0" w:color="auto"/>
        <w:bottom w:val="none" w:sz="0" w:space="0" w:color="auto"/>
        <w:right w:val="none" w:sz="0" w:space="0" w:color="auto"/>
      </w:divBdr>
    </w:div>
    <w:div w:id="2024816729">
      <w:bodyDiv w:val="1"/>
      <w:marLeft w:val="0"/>
      <w:marRight w:val="0"/>
      <w:marTop w:val="0"/>
      <w:marBottom w:val="0"/>
      <w:divBdr>
        <w:top w:val="none" w:sz="0" w:space="0" w:color="auto"/>
        <w:left w:val="none" w:sz="0" w:space="0" w:color="auto"/>
        <w:bottom w:val="none" w:sz="0" w:space="0" w:color="auto"/>
        <w:right w:val="none" w:sz="0" w:space="0" w:color="auto"/>
      </w:divBdr>
    </w:div>
    <w:div w:id="2024892936">
      <w:bodyDiv w:val="1"/>
      <w:marLeft w:val="0"/>
      <w:marRight w:val="0"/>
      <w:marTop w:val="0"/>
      <w:marBottom w:val="0"/>
      <w:divBdr>
        <w:top w:val="none" w:sz="0" w:space="0" w:color="auto"/>
        <w:left w:val="none" w:sz="0" w:space="0" w:color="auto"/>
        <w:bottom w:val="none" w:sz="0" w:space="0" w:color="auto"/>
        <w:right w:val="none" w:sz="0" w:space="0" w:color="auto"/>
      </w:divBdr>
    </w:div>
    <w:div w:id="2024893822">
      <w:bodyDiv w:val="1"/>
      <w:marLeft w:val="0"/>
      <w:marRight w:val="0"/>
      <w:marTop w:val="0"/>
      <w:marBottom w:val="0"/>
      <w:divBdr>
        <w:top w:val="none" w:sz="0" w:space="0" w:color="auto"/>
        <w:left w:val="none" w:sz="0" w:space="0" w:color="auto"/>
        <w:bottom w:val="none" w:sz="0" w:space="0" w:color="auto"/>
        <w:right w:val="none" w:sz="0" w:space="0" w:color="auto"/>
      </w:divBdr>
    </w:div>
    <w:div w:id="2024937375">
      <w:bodyDiv w:val="1"/>
      <w:marLeft w:val="0"/>
      <w:marRight w:val="0"/>
      <w:marTop w:val="0"/>
      <w:marBottom w:val="0"/>
      <w:divBdr>
        <w:top w:val="none" w:sz="0" w:space="0" w:color="auto"/>
        <w:left w:val="none" w:sz="0" w:space="0" w:color="auto"/>
        <w:bottom w:val="none" w:sz="0" w:space="0" w:color="auto"/>
        <w:right w:val="none" w:sz="0" w:space="0" w:color="auto"/>
      </w:divBdr>
    </w:div>
    <w:div w:id="2024937472">
      <w:bodyDiv w:val="1"/>
      <w:marLeft w:val="0"/>
      <w:marRight w:val="0"/>
      <w:marTop w:val="0"/>
      <w:marBottom w:val="0"/>
      <w:divBdr>
        <w:top w:val="none" w:sz="0" w:space="0" w:color="auto"/>
        <w:left w:val="none" w:sz="0" w:space="0" w:color="auto"/>
        <w:bottom w:val="none" w:sz="0" w:space="0" w:color="auto"/>
        <w:right w:val="none" w:sz="0" w:space="0" w:color="auto"/>
      </w:divBdr>
    </w:div>
    <w:div w:id="2025394297">
      <w:bodyDiv w:val="1"/>
      <w:marLeft w:val="0"/>
      <w:marRight w:val="0"/>
      <w:marTop w:val="0"/>
      <w:marBottom w:val="0"/>
      <w:divBdr>
        <w:top w:val="none" w:sz="0" w:space="0" w:color="auto"/>
        <w:left w:val="none" w:sz="0" w:space="0" w:color="auto"/>
        <w:bottom w:val="none" w:sz="0" w:space="0" w:color="auto"/>
        <w:right w:val="none" w:sz="0" w:space="0" w:color="auto"/>
      </w:divBdr>
    </w:div>
    <w:div w:id="2025670444">
      <w:bodyDiv w:val="1"/>
      <w:marLeft w:val="0"/>
      <w:marRight w:val="0"/>
      <w:marTop w:val="0"/>
      <w:marBottom w:val="0"/>
      <w:divBdr>
        <w:top w:val="none" w:sz="0" w:space="0" w:color="auto"/>
        <w:left w:val="none" w:sz="0" w:space="0" w:color="auto"/>
        <w:bottom w:val="none" w:sz="0" w:space="0" w:color="auto"/>
        <w:right w:val="none" w:sz="0" w:space="0" w:color="auto"/>
      </w:divBdr>
    </w:div>
    <w:div w:id="2025740508">
      <w:bodyDiv w:val="1"/>
      <w:marLeft w:val="0"/>
      <w:marRight w:val="0"/>
      <w:marTop w:val="0"/>
      <w:marBottom w:val="0"/>
      <w:divBdr>
        <w:top w:val="none" w:sz="0" w:space="0" w:color="auto"/>
        <w:left w:val="none" w:sz="0" w:space="0" w:color="auto"/>
        <w:bottom w:val="none" w:sz="0" w:space="0" w:color="auto"/>
        <w:right w:val="none" w:sz="0" w:space="0" w:color="auto"/>
      </w:divBdr>
    </w:div>
    <w:div w:id="2025857935">
      <w:bodyDiv w:val="1"/>
      <w:marLeft w:val="0"/>
      <w:marRight w:val="0"/>
      <w:marTop w:val="0"/>
      <w:marBottom w:val="0"/>
      <w:divBdr>
        <w:top w:val="none" w:sz="0" w:space="0" w:color="auto"/>
        <w:left w:val="none" w:sz="0" w:space="0" w:color="auto"/>
        <w:bottom w:val="none" w:sz="0" w:space="0" w:color="auto"/>
        <w:right w:val="none" w:sz="0" w:space="0" w:color="auto"/>
      </w:divBdr>
    </w:div>
    <w:div w:id="2026010811">
      <w:bodyDiv w:val="1"/>
      <w:marLeft w:val="0"/>
      <w:marRight w:val="0"/>
      <w:marTop w:val="0"/>
      <w:marBottom w:val="0"/>
      <w:divBdr>
        <w:top w:val="none" w:sz="0" w:space="0" w:color="auto"/>
        <w:left w:val="none" w:sz="0" w:space="0" w:color="auto"/>
        <w:bottom w:val="none" w:sz="0" w:space="0" w:color="auto"/>
        <w:right w:val="none" w:sz="0" w:space="0" w:color="auto"/>
      </w:divBdr>
    </w:div>
    <w:div w:id="2026011874">
      <w:bodyDiv w:val="1"/>
      <w:marLeft w:val="0"/>
      <w:marRight w:val="0"/>
      <w:marTop w:val="0"/>
      <w:marBottom w:val="0"/>
      <w:divBdr>
        <w:top w:val="none" w:sz="0" w:space="0" w:color="auto"/>
        <w:left w:val="none" w:sz="0" w:space="0" w:color="auto"/>
        <w:bottom w:val="none" w:sz="0" w:space="0" w:color="auto"/>
        <w:right w:val="none" w:sz="0" w:space="0" w:color="auto"/>
      </w:divBdr>
    </w:div>
    <w:div w:id="2026126807">
      <w:bodyDiv w:val="1"/>
      <w:marLeft w:val="0"/>
      <w:marRight w:val="0"/>
      <w:marTop w:val="0"/>
      <w:marBottom w:val="0"/>
      <w:divBdr>
        <w:top w:val="none" w:sz="0" w:space="0" w:color="auto"/>
        <w:left w:val="none" w:sz="0" w:space="0" w:color="auto"/>
        <w:bottom w:val="none" w:sz="0" w:space="0" w:color="auto"/>
        <w:right w:val="none" w:sz="0" w:space="0" w:color="auto"/>
      </w:divBdr>
    </w:div>
    <w:div w:id="2026134000">
      <w:bodyDiv w:val="1"/>
      <w:marLeft w:val="0"/>
      <w:marRight w:val="0"/>
      <w:marTop w:val="0"/>
      <w:marBottom w:val="0"/>
      <w:divBdr>
        <w:top w:val="none" w:sz="0" w:space="0" w:color="auto"/>
        <w:left w:val="none" w:sz="0" w:space="0" w:color="auto"/>
        <w:bottom w:val="none" w:sz="0" w:space="0" w:color="auto"/>
        <w:right w:val="none" w:sz="0" w:space="0" w:color="auto"/>
      </w:divBdr>
    </w:div>
    <w:div w:id="2026251207">
      <w:bodyDiv w:val="1"/>
      <w:marLeft w:val="0"/>
      <w:marRight w:val="0"/>
      <w:marTop w:val="0"/>
      <w:marBottom w:val="0"/>
      <w:divBdr>
        <w:top w:val="none" w:sz="0" w:space="0" w:color="auto"/>
        <w:left w:val="none" w:sz="0" w:space="0" w:color="auto"/>
        <w:bottom w:val="none" w:sz="0" w:space="0" w:color="auto"/>
        <w:right w:val="none" w:sz="0" w:space="0" w:color="auto"/>
      </w:divBdr>
    </w:div>
    <w:div w:id="2026326735">
      <w:bodyDiv w:val="1"/>
      <w:marLeft w:val="0"/>
      <w:marRight w:val="0"/>
      <w:marTop w:val="0"/>
      <w:marBottom w:val="0"/>
      <w:divBdr>
        <w:top w:val="none" w:sz="0" w:space="0" w:color="auto"/>
        <w:left w:val="none" w:sz="0" w:space="0" w:color="auto"/>
        <w:bottom w:val="none" w:sz="0" w:space="0" w:color="auto"/>
        <w:right w:val="none" w:sz="0" w:space="0" w:color="auto"/>
      </w:divBdr>
    </w:div>
    <w:div w:id="2026442159">
      <w:bodyDiv w:val="1"/>
      <w:marLeft w:val="0"/>
      <w:marRight w:val="0"/>
      <w:marTop w:val="0"/>
      <w:marBottom w:val="0"/>
      <w:divBdr>
        <w:top w:val="none" w:sz="0" w:space="0" w:color="auto"/>
        <w:left w:val="none" w:sz="0" w:space="0" w:color="auto"/>
        <w:bottom w:val="none" w:sz="0" w:space="0" w:color="auto"/>
        <w:right w:val="none" w:sz="0" w:space="0" w:color="auto"/>
      </w:divBdr>
    </w:div>
    <w:div w:id="2026637257">
      <w:bodyDiv w:val="1"/>
      <w:marLeft w:val="0"/>
      <w:marRight w:val="0"/>
      <w:marTop w:val="0"/>
      <w:marBottom w:val="0"/>
      <w:divBdr>
        <w:top w:val="none" w:sz="0" w:space="0" w:color="auto"/>
        <w:left w:val="none" w:sz="0" w:space="0" w:color="auto"/>
        <w:bottom w:val="none" w:sz="0" w:space="0" w:color="auto"/>
        <w:right w:val="none" w:sz="0" w:space="0" w:color="auto"/>
      </w:divBdr>
    </w:div>
    <w:div w:id="2026788817">
      <w:bodyDiv w:val="1"/>
      <w:marLeft w:val="0"/>
      <w:marRight w:val="0"/>
      <w:marTop w:val="0"/>
      <w:marBottom w:val="0"/>
      <w:divBdr>
        <w:top w:val="none" w:sz="0" w:space="0" w:color="auto"/>
        <w:left w:val="none" w:sz="0" w:space="0" w:color="auto"/>
        <w:bottom w:val="none" w:sz="0" w:space="0" w:color="auto"/>
        <w:right w:val="none" w:sz="0" w:space="0" w:color="auto"/>
      </w:divBdr>
    </w:div>
    <w:div w:id="2026898804">
      <w:bodyDiv w:val="1"/>
      <w:marLeft w:val="0"/>
      <w:marRight w:val="0"/>
      <w:marTop w:val="0"/>
      <w:marBottom w:val="0"/>
      <w:divBdr>
        <w:top w:val="none" w:sz="0" w:space="0" w:color="auto"/>
        <w:left w:val="none" w:sz="0" w:space="0" w:color="auto"/>
        <w:bottom w:val="none" w:sz="0" w:space="0" w:color="auto"/>
        <w:right w:val="none" w:sz="0" w:space="0" w:color="auto"/>
      </w:divBdr>
    </w:div>
    <w:div w:id="2027048943">
      <w:bodyDiv w:val="1"/>
      <w:marLeft w:val="0"/>
      <w:marRight w:val="0"/>
      <w:marTop w:val="0"/>
      <w:marBottom w:val="0"/>
      <w:divBdr>
        <w:top w:val="none" w:sz="0" w:space="0" w:color="auto"/>
        <w:left w:val="none" w:sz="0" w:space="0" w:color="auto"/>
        <w:bottom w:val="none" w:sz="0" w:space="0" w:color="auto"/>
        <w:right w:val="none" w:sz="0" w:space="0" w:color="auto"/>
      </w:divBdr>
    </w:div>
    <w:div w:id="2027052212">
      <w:bodyDiv w:val="1"/>
      <w:marLeft w:val="0"/>
      <w:marRight w:val="0"/>
      <w:marTop w:val="0"/>
      <w:marBottom w:val="0"/>
      <w:divBdr>
        <w:top w:val="none" w:sz="0" w:space="0" w:color="auto"/>
        <w:left w:val="none" w:sz="0" w:space="0" w:color="auto"/>
        <w:bottom w:val="none" w:sz="0" w:space="0" w:color="auto"/>
        <w:right w:val="none" w:sz="0" w:space="0" w:color="auto"/>
      </w:divBdr>
    </w:div>
    <w:div w:id="2027125456">
      <w:bodyDiv w:val="1"/>
      <w:marLeft w:val="0"/>
      <w:marRight w:val="0"/>
      <w:marTop w:val="0"/>
      <w:marBottom w:val="0"/>
      <w:divBdr>
        <w:top w:val="none" w:sz="0" w:space="0" w:color="auto"/>
        <w:left w:val="none" w:sz="0" w:space="0" w:color="auto"/>
        <w:bottom w:val="none" w:sz="0" w:space="0" w:color="auto"/>
        <w:right w:val="none" w:sz="0" w:space="0" w:color="auto"/>
      </w:divBdr>
    </w:div>
    <w:div w:id="2027126067">
      <w:bodyDiv w:val="1"/>
      <w:marLeft w:val="0"/>
      <w:marRight w:val="0"/>
      <w:marTop w:val="0"/>
      <w:marBottom w:val="0"/>
      <w:divBdr>
        <w:top w:val="none" w:sz="0" w:space="0" w:color="auto"/>
        <w:left w:val="none" w:sz="0" w:space="0" w:color="auto"/>
        <w:bottom w:val="none" w:sz="0" w:space="0" w:color="auto"/>
        <w:right w:val="none" w:sz="0" w:space="0" w:color="auto"/>
      </w:divBdr>
    </w:div>
    <w:div w:id="2027365609">
      <w:bodyDiv w:val="1"/>
      <w:marLeft w:val="0"/>
      <w:marRight w:val="0"/>
      <w:marTop w:val="0"/>
      <w:marBottom w:val="0"/>
      <w:divBdr>
        <w:top w:val="none" w:sz="0" w:space="0" w:color="auto"/>
        <w:left w:val="none" w:sz="0" w:space="0" w:color="auto"/>
        <w:bottom w:val="none" w:sz="0" w:space="0" w:color="auto"/>
        <w:right w:val="none" w:sz="0" w:space="0" w:color="auto"/>
      </w:divBdr>
    </w:div>
    <w:div w:id="2028019508">
      <w:bodyDiv w:val="1"/>
      <w:marLeft w:val="0"/>
      <w:marRight w:val="0"/>
      <w:marTop w:val="0"/>
      <w:marBottom w:val="0"/>
      <w:divBdr>
        <w:top w:val="none" w:sz="0" w:space="0" w:color="auto"/>
        <w:left w:val="none" w:sz="0" w:space="0" w:color="auto"/>
        <w:bottom w:val="none" w:sz="0" w:space="0" w:color="auto"/>
        <w:right w:val="none" w:sz="0" w:space="0" w:color="auto"/>
      </w:divBdr>
    </w:div>
    <w:div w:id="2028670768">
      <w:bodyDiv w:val="1"/>
      <w:marLeft w:val="0"/>
      <w:marRight w:val="0"/>
      <w:marTop w:val="0"/>
      <w:marBottom w:val="0"/>
      <w:divBdr>
        <w:top w:val="none" w:sz="0" w:space="0" w:color="auto"/>
        <w:left w:val="none" w:sz="0" w:space="0" w:color="auto"/>
        <w:bottom w:val="none" w:sz="0" w:space="0" w:color="auto"/>
        <w:right w:val="none" w:sz="0" w:space="0" w:color="auto"/>
      </w:divBdr>
    </w:div>
    <w:div w:id="2028679082">
      <w:bodyDiv w:val="1"/>
      <w:marLeft w:val="0"/>
      <w:marRight w:val="0"/>
      <w:marTop w:val="0"/>
      <w:marBottom w:val="0"/>
      <w:divBdr>
        <w:top w:val="none" w:sz="0" w:space="0" w:color="auto"/>
        <w:left w:val="none" w:sz="0" w:space="0" w:color="auto"/>
        <w:bottom w:val="none" w:sz="0" w:space="0" w:color="auto"/>
        <w:right w:val="none" w:sz="0" w:space="0" w:color="auto"/>
      </w:divBdr>
    </w:div>
    <w:div w:id="2028749972">
      <w:bodyDiv w:val="1"/>
      <w:marLeft w:val="0"/>
      <w:marRight w:val="0"/>
      <w:marTop w:val="0"/>
      <w:marBottom w:val="0"/>
      <w:divBdr>
        <w:top w:val="none" w:sz="0" w:space="0" w:color="auto"/>
        <w:left w:val="none" w:sz="0" w:space="0" w:color="auto"/>
        <w:bottom w:val="none" w:sz="0" w:space="0" w:color="auto"/>
        <w:right w:val="none" w:sz="0" w:space="0" w:color="auto"/>
      </w:divBdr>
    </w:div>
    <w:div w:id="2028828509">
      <w:bodyDiv w:val="1"/>
      <w:marLeft w:val="0"/>
      <w:marRight w:val="0"/>
      <w:marTop w:val="0"/>
      <w:marBottom w:val="0"/>
      <w:divBdr>
        <w:top w:val="none" w:sz="0" w:space="0" w:color="auto"/>
        <w:left w:val="none" w:sz="0" w:space="0" w:color="auto"/>
        <w:bottom w:val="none" w:sz="0" w:space="0" w:color="auto"/>
        <w:right w:val="none" w:sz="0" w:space="0" w:color="auto"/>
      </w:divBdr>
    </w:div>
    <w:div w:id="2028948375">
      <w:bodyDiv w:val="1"/>
      <w:marLeft w:val="0"/>
      <w:marRight w:val="0"/>
      <w:marTop w:val="0"/>
      <w:marBottom w:val="0"/>
      <w:divBdr>
        <w:top w:val="none" w:sz="0" w:space="0" w:color="auto"/>
        <w:left w:val="none" w:sz="0" w:space="0" w:color="auto"/>
        <w:bottom w:val="none" w:sz="0" w:space="0" w:color="auto"/>
        <w:right w:val="none" w:sz="0" w:space="0" w:color="auto"/>
      </w:divBdr>
    </w:div>
    <w:div w:id="2029216305">
      <w:bodyDiv w:val="1"/>
      <w:marLeft w:val="0"/>
      <w:marRight w:val="0"/>
      <w:marTop w:val="0"/>
      <w:marBottom w:val="0"/>
      <w:divBdr>
        <w:top w:val="none" w:sz="0" w:space="0" w:color="auto"/>
        <w:left w:val="none" w:sz="0" w:space="0" w:color="auto"/>
        <w:bottom w:val="none" w:sz="0" w:space="0" w:color="auto"/>
        <w:right w:val="none" w:sz="0" w:space="0" w:color="auto"/>
      </w:divBdr>
    </w:div>
    <w:div w:id="2029328888">
      <w:bodyDiv w:val="1"/>
      <w:marLeft w:val="0"/>
      <w:marRight w:val="0"/>
      <w:marTop w:val="0"/>
      <w:marBottom w:val="0"/>
      <w:divBdr>
        <w:top w:val="none" w:sz="0" w:space="0" w:color="auto"/>
        <w:left w:val="none" w:sz="0" w:space="0" w:color="auto"/>
        <w:bottom w:val="none" w:sz="0" w:space="0" w:color="auto"/>
        <w:right w:val="none" w:sz="0" w:space="0" w:color="auto"/>
      </w:divBdr>
    </w:div>
    <w:div w:id="2029401312">
      <w:bodyDiv w:val="1"/>
      <w:marLeft w:val="0"/>
      <w:marRight w:val="0"/>
      <w:marTop w:val="0"/>
      <w:marBottom w:val="0"/>
      <w:divBdr>
        <w:top w:val="none" w:sz="0" w:space="0" w:color="auto"/>
        <w:left w:val="none" w:sz="0" w:space="0" w:color="auto"/>
        <w:bottom w:val="none" w:sz="0" w:space="0" w:color="auto"/>
        <w:right w:val="none" w:sz="0" w:space="0" w:color="auto"/>
      </w:divBdr>
    </w:div>
    <w:div w:id="2029402484">
      <w:bodyDiv w:val="1"/>
      <w:marLeft w:val="0"/>
      <w:marRight w:val="0"/>
      <w:marTop w:val="0"/>
      <w:marBottom w:val="0"/>
      <w:divBdr>
        <w:top w:val="none" w:sz="0" w:space="0" w:color="auto"/>
        <w:left w:val="none" w:sz="0" w:space="0" w:color="auto"/>
        <w:bottom w:val="none" w:sz="0" w:space="0" w:color="auto"/>
        <w:right w:val="none" w:sz="0" w:space="0" w:color="auto"/>
      </w:divBdr>
    </w:div>
    <w:div w:id="2029527482">
      <w:bodyDiv w:val="1"/>
      <w:marLeft w:val="0"/>
      <w:marRight w:val="0"/>
      <w:marTop w:val="0"/>
      <w:marBottom w:val="0"/>
      <w:divBdr>
        <w:top w:val="none" w:sz="0" w:space="0" w:color="auto"/>
        <w:left w:val="none" w:sz="0" w:space="0" w:color="auto"/>
        <w:bottom w:val="none" w:sz="0" w:space="0" w:color="auto"/>
        <w:right w:val="none" w:sz="0" w:space="0" w:color="auto"/>
      </w:divBdr>
    </w:div>
    <w:div w:id="2029865151">
      <w:bodyDiv w:val="1"/>
      <w:marLeft w:val="0"/>
      <w:marRight w:val="0"/>
      <w:marTop w:val="0"/>
      <w:marBottom w:val="0"/>
      <w:divBdr>
        <w:top w:val="none" w:sz="0" w:space="0" w:color="auto"/>
        <w:left w:val="none" w:sz="0" w:space="0" w:color="auto"/>
        <w:bottom w:val="none" w:sz="0" w:space="0" w:color="auto"/>
        <w:right w:val="none" w:sz="0" w:space="0" w:color="auto"/>
      </w:divBdr>
    </w:div>
    <w:div w:id="2030251115">
      <w:bodyDiv w:val="1"/>
      <w:marLeft w:val="0"/>
      <w:marRight w:val="0"/>
      <w:marTop w:val="0"/>
      <w:marBottom w:val="0"/>
      <w:divBdr>
        <w:top w:val="none" w:sz="0" w:space="0" w:color="auto"/>
        <w:left w:val="none" w:sz="0" w:space="0" w:color="auto"/>
        <w:bottom w:val="none" w:sz="0" w:space="0" w:color="auto"/>
        <w:right w:val="none" w:sz="0" w:space="0" w:color="auto"/>
      </w:divBdr>
    </w:div>
    <w:div w:id="2030252460">
      <w:bodyDiv w:val="1"/>
      <w:marLeft w:val="0"/>
      <w:marRight w:val="0"/>
      <w:marTop w:val="0"/>
      <w:marBottom w:val="0"/>
      <w:divBdr>
        <w:top w:val="none" w:sz="0" w:space="0" w:color="auto"/>
        <w:left w:val="none" w:sz="0" w:space="0" w:color="auto"/>
        <w:bottom w:val="none" w:sz="0" w:space="0" w:color="auto"/>
        <w:right w:val="none" w:sz="0" w:space="0" w:color="auto"/>
      </w:divBdr>
    </w:div>
    <w:div w:id="2030258421">
      <w:bodyDiv w:val="1"/>
      <w:marLeft w:val="0"/>
      <w:marRight w:val="0"/>
      <w:marTop w:val="0"/>
      <w:marBottom w:val="0"/>
      <w:divBdr>
        <w:top w:val="none" w:sz="0" w:space="0" w:color="auto"/>
        <w:left w:val="none" w:sz="0" w:space="0" w:color="auto"/>
        <w:bottom w:val="none" w:sz="0" w:space="0" w:color="auto"/>
        <w:right w:val="none" w:sz="0" w:space="0" w:color="auto"/>
      </w:divBdr>
    </w:div>
    <w:div w:id="2030258791">
      <w:bodyDiv w:val="1"/>
      <w:marLeft w:val="0"/>
      <w:marRight w:val="0"/>
      <w:marTop w:val="0"/>
      <w:marBottom w:val="0"/>
      <w:divBdr>
        <w:top w:val="none" w:sz="0" w:space="0" w:color="auto"/>
        <w:left w:val="none" w:sz="0" w:space="0" w:color="auto"/>
        <w:bottom w:val="none" w:sz="0" w:space="0" w:color="auto"/>
        <w:right w:val="none" w:sz="0" w:space="0" w:color="auto"/>
      </w:divBdr>
    </w:div>
    <w:div w:id="2030527071">
      <w:bodyDiv w:val="1"/>
      <w:marLeft w:val="0"/>
      <w:marRight w:val="0"/>
      <w:marTop w:val="0"/>
      <w:marBottom w:val="0"/>
      <w:divBdr>
        <w:top w:val="none" w:sz="0" w:space="0" w:color="auto"/>
        <w:left w:val="none" w:sz="0" w:space="0" w:color="auto"/>
        <w:bottom w:val="none" w:sz="0" w:space="0" w:color="auto"/>
        <w:right w:val="none" w:sz="0" w:space="0" w:color="auto"/>
      </w:divBdr>
    </w:div>
    <w:div w:id="2030593855">
      <w:bodyDiv w:val="1"/>
      <w:marLeft w:val="0"/>
      <w:marRight w:val="0"/>
      <w:marTop w:val="0"/>
      <w:marBottom w:val="0"/>
      <w:divBdr>
        <w:top w:val="none" w:sz="0" w:space="0" w:color="auto"/>
        <w:left w:val="none" w:sz="0" w:space="0" w:color="auto"/>
        <w:bottom w:val="none" w:sz="0" w:space="0" w:color="auto"/>
        <w:right w:val="none" w:sz="0" w:space="0" w:color="auto"/>
      </w:divBdr>
    </w:div>
    <w:div w:id="2030597504">
      <w:bodyDiv w:val="1"/>
      <w:marLeft w:val="0"/>
      <w:marRight w:val="0"/>
      <w:marTop w:val="0"/>
      <w:marBottom w:val="0"/>
      <w:divBdr>
        <w:top w:val="none" w:sz="0" w:space="0" w:color="auto"/>
        <w:left w:val="none" w:sz="0" w:space="0" w:color="auto"/>
        <w:bottom w:val="none" w:sz="0" w:space="0" w:color="auto"/>
        <w:right w:val="none" w:sz="0" w:space="0" w:color="auto"/>
      </w:divBdr>
    </w:div>
    <w:div w:id="2030636603">
      <w:bodyDiv w:val="1"/>
      <w:marLeft w:val="0"/>
      <w:marRight w:val="0"/>
      <w:marTop w:val="0"/>
      <w:marBottom w:val="0"/>
      <w:divBdr>
        <w:top w:val="none" w:sz="0" w:space="0" w:color="auto"/>
        <w:left w:val="none" w:sz="0" w:space="0" w:color="auto"/>
        <w:bottom w:val="none" w:sz="0" w:space="0" w:color="auto"/>
        <w:right w:val="none" w:sz="0" w:space="0" w:color="auto"/>
      </w:divBdr>
    </w:div>
    <w:div w:id="2030641138">
      <w:bodyDiv w:val="1"/>
      <w:marLeft w:val="0"/>
      <w:marRight w:val="0"/>
      <w:marTop w:val="0"/>
      <w:marBottom w:val="0"/>
      <w:divBdr>
        <w:top w:val="none" w:sz="0" w:space="0" w:color="auto"/>
        <w:left w:val="none" w:sz="0" w:space="0" w:color="auto"/>
        <w:bottom w:val="none" w:sz="0" w:space="0" w:color="auto"/>
        <w:right w:val="none" w:sz="0" w:space="0" w:color="auto"/>
      </w:divBdr>
    </w:div>
    <w:div w:id="2030712043">
      <w:bodyDiv w:val="1"/>
      <w:marLeft w:val="0"/>
      <w:marRight w:val="0"/>
      <w:marTop w:val="0"/>
      <w:marBottom w:val="0"/>
      <w:divBdr>
        <w:top w:val="none" w:sz="0" w:space="0" w:color="auto"/>
        <w:left w:val="none" w:sz="0" w:space="0" w:color="auto"/>
        <w:bottom w:val="none" w:sz="0" w:space="0" w:color="auto"/>
        <w:right w:val="none" w:sz="0" w:space="0" w:color="auto"/>
      </w:divBdr>
    </w:div>
    <w:div w:id="2031105853">
      <w:bodyDiv w:val="1"/>
      <w:marLeft w:val="0"/>
      <w:marRight w:val="0"/>
      <w:marTop w:val="0"/>
      <w:marBottom w:val="0"/>
      <w:divBdr>
        <w:top w:val="none" w:sz="0" w:space="0" w:color="auto"/>
        <w:left w:val="none" w:sz="0" w:space="0" w:color="auto"/>
        <w:bottom w:val="none" w:sz="0" w:space="0" w:color="auto"/>
        <w:right w:val="none" w:sz="0" w:space="0" w:color="auto"/>
      </w:divBdr>
    </w:div>
    <w:div w:id="2031176230">
      <w:bodyDiv w:val="1"/>
      <w:marLeft w:val="0"/>
      <w:marRight w:val="0"/>
      <w:marTop w:val="0"/>
      <w:marBottom w:val="0"/>
      <w:divBdr>
        <w:top w:val="none" w:sz="0" w:space="0" w:color="auto"/>
        <w:left w:val="none" w:sz="0" w:space="0" w:color="auto"/>
        <w:bottom w:val="none" w:sz="0" w:space="0" w:color="auto"/>
        <w:right w:val="none" w:sz="0" w:space="0" w:color="auto"/>
      </w:divBdr>
    </w:div>
    <w:div w:id="2031643323">
      <w:bodyDiv w:val="1"/>
      <w:marLeft w:val="0"/>
      <w:marRight w:val="0"/>
      <w:marTop w:val="0"/>
      <w:marBottom w:val="0"/>
      <w:divBdr>
        <w:top w:val="none" w:sz="0" w:space="0" w:color="auto"/>
        <w:left w:val="none" w:sz="0" w:space="0" w:color="auto"/>
        <w:bottom w:val="none" w:sz="0" w:space="0" w:color="auto"/>
        <w:right w:val="none" w:sz="0" w:space="0" w:color="auto"/>
      </w:divBdr>
    </w:div>
    <w:div w:id="2031757210">
      <w:bodyDiv w:val="1"/>
      <w:marLeft w:val="0"/>
      <w:marRight w:val="0"/>
      <w:marTop w:val="0"/>
      <w:marBottom w:val="0"/>
      <w:divBdr>
        <w:top w:val="none" w:sz="0" w:space="0" w:color="auto"/>
        <w:left w:val="none" w:sz="0" w:space="0" w:color="auto"/>
        <w:bottom w:val="none" w:sz="0" w:space="0" w:color="auto"/>
        <w:right w:val="none" w:sz="0" w:space="0" w:color="auto"/>
      </w:divBdr>
    </w:div>
    <w:div w:id="2031906165">
      <w:bodyDiv w:val="1"/>
      <w:marLeft w:val="0"/>
      <w:marRight w:val="0"/>
      <w:marTop w:val="0"/>
      <w:marBottom w:val="0"/>
      <w:divBdr>
        <w:top w:val="none" w:sz="0" w:space="0" w:color="auto"/>
        <w:left w:val="none" w:sz="0" w:space="0" w:color="auto"/>
        <w:bottom w:val="none" w:sz="0" w:space="0" w:color="auto"/>
        <w:right w:val="none" w:sz="0" w:space="0" w:color="auto"/>
      </w:divBdr>
    </w:div>
    <w:div w:id="2032141289">
      <w:bodyDiv w:val="1"/>
      <w:marLeft w:val="0"/>
      <w:marRight w:val="0"/>
      <w:marTop w:val="0"/>
      <w:marBottom w:val="0"/>
      <w:divBdr>
        <w:top w:val="none" w:sz="0" w:space="0" w:color="auto"/>
        <w:left w:val="none" w:sz="0" w:space="0" w:color="auto"/>
        <w:bottom w:val="none" w:sz="0" w:space="0" w:color="auto"/>
        <w:right w:val="none" w:sz="0" w:space="0" w:color="auto"/>
      </w:divBdr>
    </w:div>
    <w:div w:id="2032411254">
      <w:bodyDiv w:val="1"/>
      <w:marLeft w:val="0"/>
      <w:marRight w:val="0"/>
      <w:marTop w:val="0"/>
      <w:marBottom w:val="0"/>
      <w:divBdr>
        <w:top w:val="none" w:sz="0" w:space="0" w:color="auto"/>
        <w:left w:val="none" w:sz="0" w:space="0" w:color="auto"/>
        <w:bottom w:val="none" w:sz="0" w:space="0" w:color="auto"/>
        <w:right w:val="none" w:sz="0" w:space="0" w:color="auto"/>
      </w:divBdr>
    </w:div>
    <w:div w:id="2032535062">
      <w:bodyDiv w:val="1"/>
      <w:marLeft w:val="0"/>
      <w:marRight w:val="0"/>
      <w:marTop w:val="0"/>
      <w:marBottom w:val="0"/>
      <w:divBdr>
        <w:top w:val="none" w:sz="0" w:space="0" w:color="auto"/>
        <w:left w:val="none" w:sz="0" w:space="0" w:color="auto"/>
        <w:bottom w:val="none" w:sz="0" w:space="0" w:color="auto"/>
        <w:right w:val="none" w:sz="0" w:space="0" w:color="auto"/>
      </w:divBdr>
    </w:div>
    <w:div w:id="2032686507">
      <w:bodyDiv w:val="1"/>
      <w:marLeft w:val="0"/>
      <w:marRight w:val="0"/>
      <w:marTop w:val="0"/>
      <w:marBottom w:val="0"/>
      <w:divBdr>
        <w:top w:val="none" w:sz="0" w:space="0" w:color="auto"/>
        <w:left w:val="none" w:sz="0" w:space="0" w:color="auto"/>
        <w:bottom w:val="none" w:sz="0" w:space="0" w:color="auto"/>
        <w:right w:val="none" w:sz="0" w:space="0" w:color="auto"/>
      </w:divBdr>
    </w:div>
    <w:div w:id="2032874515">
      <w:bodyDiv w:val="1"/>
      <w:marLeft w:val="0"/>
      <w:marRight w:val="0"/>
      <w:marTop w:val="0"/>
      <w:marBottom w:val="0"/>
      <w:divBdr>
        <w:top w:val="none" w:sz="0" w:space="0" w:color="auto"/>
        <w:left w:val="none" w:sz="0" w:space="0" w:color="auto"/>
        <w:bottom w:val="none" w:sz="0" w:space="0" w:color="auto"/>
        <w:right w:val="none" w:sz="0" w:space="0" w:color="auto"/>
      </w:divBdr>
    </w:div>
    <w:div w:id="2033024251">
      <w:bodyDiv w:val="1"/>
      <w:marLeft w:val="0"/>
      <w:marRight w:val="0"/>
      <w:marTop w:val="0"/>
      <w:marBottom w:val="0"/>
      <w:divBdr>
        <w:top w:val="none" w:sz="0" w:space="0" w:color="auto"/>
        <w:left w:val="none" w:sz="0" w:space="0" w:color="auto"/>
        <w:bottom w:val="none" w:sz="0" w:space="0" w:color="auto"/>
        <w:right w:val="none" w:sz="0" w:space="0" w:color="auto"/>
      </w:divBdr>
    </w:div>
    <w:div w:id="2033067002">
      <w:bodyDiv w:val="1"/>
      <w:marLeft w:val="0"/>
      <w:marRight w:val="0"/>
      <w:marTop w:val="0"/>
      <w:marBottom w:val="0"/>
      <w:divBdr>
        <w:top w:val="none" w:sz="0" w:space="0" w:color="auto"/>
        <w:left w:val="none" w:sz="0" w:space="0" w:color="auto"/>
        <w:bottom w:val="none" w:sz="0" w:space="0" w:color="auto"/>
        <w:right w:val="none" w:sz="0" w:space="0" w:color="auto"/>
      </w:divBdr>
    </w:div>
    <w:div w:id="2033216330">
      <w:bodyDiv w:val="1"/>
      <w:marLeft w:val="0"/>
      <w:marRight w:val="0"/>
      <w:marTop w:val="0"/>
      <w:marBottom w:val="0"/>
      <w:divBdr>
        <w:top w:val="none" w:sz="0" w:space="0" w:color="auto"/>
        <w:left w:val="none" w:sz="0" w:space="0" w:color="auto"/>
        <w:bottom w:val="none" w:sz="0" w:space="0" w:color="auto"/>
        <w:right w:val="none" w:sz="0" w:space="0" w:color="auto"/>
      </w:divBdr>
    </w:div>
    <w:div w:id="2033260100">
      <w:bodyDiv w:val="1"/>
      <w:marLeft w:val="0"/>
      <w:marRight w:val="0"/>
      <w:marTop w:val="0"/>
      <w:marBottom w:val="0"/>
      <w:divBdr>
        <w:top w:val="none" w:sz="0" w:space="0" w:color="auto"/>
        <w:left w:val="none" w:sz="0" w:space="0" w:color="auto"/>
        <w:bottom w:val="none" w:sz="0" w:space="0" w:color="auto"/>
        <w:right w:val="none" w:sz="0" w:space="0" w:color="auto"/>
      </w:divBdr>
    </w:div>
    <w:div w:id="2034306123">
      <w:bodyDiv w:val="1"/>
      <w:marLeft w:val="0"/>
      <w:marRight w:val="0"/>
      <w:marTop w:val="0"/>
      <w:marBottom w:val="0"/>
      <w:divBdr>
        <w:top w:val="none" w:sz="0" w:space="0" w:color="auto"/>
        <w:left w:val="none" w:sz="0" w:space="0" w:color="auto"/>
        <w:bottom w:val="none" w:sz="0" w:space="0" w:color="auto"/>
        <w:right w:val="none" w:sz="0" w:space="0" w:color="auto"/>
      </w:divBdr>
    </w:div>
    <w:div w:id="2034332268">
      <w:bodyDiv w:val="1"/>
      <w:marLeft w:val="0"/>
      <w:marRight w:val="0"/>
      <w:marTop w:val="0"/>
      <w:marBottom w:val="0"/>
      <w:divBdr>
        <w:top w:val="none" w:sz="0" w:space="0" w:color="auto"/>
        <w:left w:val="none" w:sz="0" w:space="0" w:color="auto"/>
        <w:bottom w:val="none" w:sz="0" w:space="0" w:color="auto"/>
        <w:right w:val="none" w:sz="0" w:space="0" w:color="auto"/>
      </w:divBdr>
    </w:div>
    <w:div w:id="2034988273">
      <w:bodyDiv w:val="1"/>
      <w:marLeft w:val="0"/>
      <w:marRight w:val="0"/>
      <w:marTop w:val="0"/>
      <w:marBottom w:val="0"/>
      <w:divBdr>
        <w:top w:val="none" w:sz="0" w:space="0" w:color="auto"/>
        <w:left w:val="none" w:sz="0" w:space="0" w:color="auto"/>
        <w:bottom w:val="none" w:sz="0" w:space="0" w:color="auto"/>
        <w:right w:val="none" w:sz="0" w:space="0" w:color="auto"/>
      </w:divBdr>
    </w:div>
    <w:div w:id="2035033709">
      <w:bodyDiv w:val="1"/>
      <w:marLeft w:val="0"/>
      <w:marRight w:val="0"/>
      <w:marTop w:val="0"/>
      <w:marBottom w:val="0"/>
      <w:divBdr>
        <w:top w:val="none" w:sz="0" w:space="0" w:color="auto"/>
        <w:left w:val="none" w:sz="0" w:space="0" w:color="auto"/>
        <w:bottom w:val="none" w:sz="0" w:space="0" w:color="auto"/>
        <w:right w:val="none" w:sz="0" w:space="0" w:color="auto"/>
      </w:divBdr>
    </w:div>
    <w:div w:id="2035225394">
      <w:bodyDiv w:val="1"/>
      <w:marLeft w:val="0"/>
      <w:marRight w:val="0"/>
      <w:marTop w:val="0"/>
      <w:marBottom w:val="0"/>
      <w:divBdr>
        <w:top w:val="none" w:sz="0" w:space="0" w:color="auto"/>
        <w:left w:val="none" w:sz="0" w:space="0" w:color="auto"/>
        <w:bottom w:val="none" w:sz="0" w:space="0" w:color="auto"/>
        <w:right w:val="none" w:sz="0" w:space="0" w:color="auto"/>
      </w:divBdr>
    </w:div>
    <w:div w:id="2035225902">
      <w:bodyDiv w:val="1"/>
      <w:marLeft w:val="0"/>
      <w:marRight w:val="0"/>
      <w:marTop w:val="0"/>
      <w:marBottom w:val="0"/>
      <w:divBdr>
        <w:top w:val="none" w:sz="0" w:space="0" w:color="auto"/>
        <w:left w:val="none" w:sz="0" w:space="0" w:color="auto"/>
        <w:bottom w:val="none" w:sz="0" w:space="0" w:color="auto"/>
        <w:right w:val="none" w:sz="0" w:space="0" w:color="auto"/>
      </w:divBdr>
    </w:div>
    <w:div w:id="2035574424">
      <w:bodyDiv w:val="1"/>
      <w:marLeft w:val="0"/>
      <w:marRight w:val="0"/>
      <w:marTop w:val="0"/>
      <w:marBottom w:val="0"/>
      <w:divBdr>
        <w:top w:val="none" w:sz="0" w:space="0" w:color="auto"/>
        <w:left w:val="none" w:sz="0" w:space="0" w:color="auto"/>
        <w:bottom w:val="none" w:sz="0" w:space="0" w:color="auto"/>
        <w:right w:val="none" w:sz="0" w:space="0" w:color="auto"/>
      </w:divBdr>
    </w:div>
    <w:div w:id="2035644163">
      <w:bodyDiv w:val="1"/>
      <w:marLeft w:val="0"/>
      <w:marRight w:val="0"/>
      <w:marTop w:val="0"/>
      <w:marBottom w:val="0"/>
      <w:divBdr>
        <w:top w:val="none" w:sz="0" w:space="0" w:color="auto"/>
        <w:left w:val="none" w:sz="0" w:space="0" w:color="auto"/>
        <w:bottom w:val="none" w:sz="0" w:space="0" w:color="auto"/>
        <w:right w:val="none" w:sz="0" w:space="0" w:color="auto"/>
      </w:divBdr>
    </w:div>
    <w:div w:id="2035766663">
      <w:bodyDiv w:val="1"/>
      <w:marLeft w:val="0"/>
      <w:marRight w:val="0"/>
      <w:marTop w:val="0"/>
      <w:marBottom w:val="0"/>
      <w:divBdr>
        <w:top w:val="none" w:sz="0" w:space="0" w:color="auto"/>
        <w:left w:val="none" w:sz="0" w:space="0" w:color="auto"/>
        <w:bottom w:val="none" w:sz="0" w:space="0" w:color="auto"/>
        <w:right w:val="none" w:sz="0" w:space="0" w:color="auto"/>
      </w:divBdr>
    </w:div>
    <w:div w:id="2035886201">
      <w:bodyDiv w:val="1"/>
      <w:marLeft w:val="0"/>
      <w:marRight w:val="0"/>
      <w:marTop w:val="0"/>
      <w:marBottom w:val="0"/>
      <w:divBdr>
        <w:top w:val="none" w:sz="0" w:space="0" w:color="auto"/>
        <w:left w:val="none" w:sz="0" w:space="0" w:color="auto"/>
        <w:bottom w:val="none" w:sz="0" w:space="0" w:color="auto"/>
        <w:right w:val="none" w:sz="0" w:space="0" w:color="auto"/>
      </w:divBdr>
    </w:div>
    <w:div w:id="2035962183">
      <w:bodyDiv w:val="1"/>
      <w:marLeft w:val="0"/>
      <w:marRight w:val="0"/>
      <w:marTop w:val="0"/>
      <w:marBottom w:val="0"/>
      <w:divBdr>
        <w:top w:val="none" w:sz="0" w:space="0" w:color="auto"/>
        <w:left w:val="none" w:sz="0" w:space="0" w:color="auto"/>
        <w:bottom w:val="none" w:sz="0" w:space="0" w:color="auto"/>
        <w:right w:val="none" w:sz="0" w:space="0" w:color="auto"/>
      </w:divBdr>
    </w:div>
    <w:div w:id="2036150082">
      <w:bodyDiv w:val="1"/>
      <w:marLeft w:val="0"/>
      <w:marRight w:val="0"/>
      <w:marTop w:val="0"/>
      <w:marBottom w:val="0"/>
      <w:divBdr>
        <w:top w:val="none" w:sz="0" w:space="0" w:color="auto"/>
        <w:left w:val="none" w:sz="0" w:space="0" w:color="auto"/>
        <w:bottom w:val="none" w:sz="0" w:space="0" w:color="auto"/>
        <w:right w:val="none" w:sz="0" w:space="0" w:color="auto"/>
      </w:divBdr>
    </w:div>
    <w:div w:id="2036693809">
      <w:bodyDiv w:val="1"/>
      <w:marLeft w:val="0"/>
      <w:marRight w:val="0"/>
      <w:marTop w:val="0"/>
      <w:marBottom w:val="0"/>
      <w:divBdr>
        <w:top w:val="none" w:sz="0" w:space="0" w:color="auto"/>
        <w:left w:val="none" w:sz="0" w:space="0" w:color="auto"/>
        <w:bottom w:val="none" w:sz="0" w:space="0" w:color="auto"/>
        <w:right w:val="none" w:sz="0" w:space="0" w:color="auto"/>
      </w:divBdr>
    </w:div>
    <w:div w:id="2036884542">
      <w:bodyDiv w:val="1"/>
      <w:marLeft w:val="0"/>
      <w:marRight w:val="0"/>
      <w:marTop w:val="0"/>
      <w:marBottom w:val="0"/>
      <w:divBdr>
        <w:top w:val="none" w:sz="0" w:space="0" w:color="auto"/>
        <w:left w:val="none" w:sz="0" w:space="0" w:color="auto"/>
        <w:bottom w:val="none" w:sz="0" w:space="0" w:color="auto"/>
        <w:right w:val="none" w:sz="0" w:space="0" w:color="auto"/>
      </w:divBdr>
    </w:div>
    <w:div w:id="2036929633">
      <w:bodyDiv w:val="1"/>
      <w:marLeft w:val="0"/>
      <w:marRight w:val="0"/>
      <w:marTop w:val="0"/>
      <w:marBottom w:val="0"/>
      <w:divBdr>
        <w:top w:val="none" w:sz="0" w:space="0" w:color="auto"/>
        <w:left w:val="none" w:sz="0" w:space="0" w:color="auto"/>
        <w:bottom w:val="none" w:sz="0" w:space="0" w:color="auto"/>
        <w:right w:val="none" w:sz="0" w:space="0" w:color="auto"/>
      </w:divBdr>
    </w:div>
    <w:div w:id="2037150329">
      <w:bodyDiv w:val="1"/>
      <w:marLeft w:val="0"/>
      <w:marRight w:val="0"/>
      <w:marTop w:val="0"/>
      <w:marBottom w:val="0"/>
      <w:divBdr>
        <w:top w:val="none" w:sz="0" w:space="0" w:color="auto"/>
        <w:left w:val="none" w:sz="0" w:space="0" w:color="auto"/>
        <w:bottom w:val="none" w:sz="0" w:space="0" w:color="auto"/>
        <w:right w:val="none" w:sz="0" w:space="0" w:color="auto"/>
      </w:divBdr>
    </w:div>
    <w:div w:id="2037189484">
      <w:bodyDiv w:val="1"/>
      <w:marLeft w:val="0"/>
      <w:marRight w:val="0"/>
      <w:marTop w:val="0"/>
      <w:marBottom w:val="0"/>
      <w:divBdr>
        <w:top w:val="none" w:sz="0" w:space="0" w:color="auto"/>
        <w:left w:val="none" w:sz="0" w:space="0" w:color="auto"/>
        <w:bottom w:val="none" w:sz="0" w:space="0" w:color="auto"/>
        <w:right w:val="none" w:sz="0" w:space="0" w:color="auto"/>
      </w:divBdr>
    </w:div>
    <w:div w:id="2037541240">
      <w:bodyDiv w:val="1"/>
      <w:marLeft w:val="0"/>
      <w:marRight w:val="0"/>
      <w:marTop w:val="0"/>
      <w:marBottom w:val="0"/>
      <w:divBdr>
        <w:top w:val="none" w:sz="0" w:space="0" w:color="auto"/>
        <w:left w:val="none" w:sz="0" w:space="0" w:color="auto"/>
        <w:bottom w:val="none" w:sz="0" w:space="0" w:color="auto"/>
        <w:right w:val="none" w:sz="0" w:space="0" w:color="auto"/>
      </w:divBdr>
    </w:div>
    <w:div w:id="2037777686">
      <w:bodyDiv w:val="1"/>
      <w:marLeft w:val="0"/>
      <w:marRight w:val="0"/>
      <w:marTop w:val="0"/>
      <w:marBottom w:val="0"/>
      <w:divBdr>
        <w:top w:val="none" w:sz="0" w:space="0" w:color="auto"/>
        <w:left w:val="none" w:sz="0" w:space="0" w:color="auto"/>
        <w:bottom w:val="none" w:sz="0" w:space="0" w:color="auto"/>
        <w:right w:val="none" w:sz="0" w:space="0" w:color="auto"/>
      </w:divBdr>
    </w:div>
    <w:div w:id="2037845631">
      <w:bodyDiv w:val="1"/>
      <w:marLeft w:val="0"/>
      <w:marRight w:val="0"/>
      <w:marTop w:val="0"/>
      <w:marBottom w:val="0"/>
      <w:divBdr>
        <w:top w:val="none" w:sz="0" w:space="0" w:color="auto"/>
        <w:left w:val="none" w:sz="0" w:space="0" w:color="auto"/>
        <w:bottom w:val="none" w:sz="0" w:space="0" w:color="auto"/>
        <w:right w:val="none" w:sz="0" w:space="0" w:color="auto"/>
      </w:divBdr>
    </w:div>
    <w:div w:id="2038046190">
      <w:bodyDiv w:val="1"/>
      <w:marLeft w:val="0"/>
      <w:marRight w:val="0"/>
      <w:marTop w:val="0"/>
      <w:marBottom w:val="0"/>
      <w:divBdr>
        <w:top w:val="none" w:sz="0" w:space="0" w:color="auto"/>
        <w:left w:val="none" w:sz="0" w:space="0" w:color="auto"/>
        <w:bottom w:val="none" w:sz="0" w:space="0" w:color="auto"/>
        <w:right w:val="none" w:sz="0" w:space="0" w:color="auto"/>
      </w:divBdr>
    </w:div>
    <w:div w:id="2038464202">
      <w:bodyDiv w:val="1"/>
      <w:marLeft w:val="0"/>
      <w:marRight w:val="0"/>
      <w:marTop w:val="0"/>
      <w:marBottom w:val="0"/>
      <w:divBdr>
        <w:top w:val="none" w:sz="0" w:space="0" w:color="auto"/>
        <w:left w:val="none" w:sz="0" w:space="0" w:color="auto"/>
        <w:bottom w:val="none" w:sz="0" w:space="0" w:color="auto"/>
        <w:right w:val="none" w:sz="0" w:space="0" w:color="auto"/>
      </w:divBdr>
    </w:div>
    <w:div w:id="2038504670">
      <w:bodyDiv w:val="1"/>
      <w:marLeft w:val="0"/>
      <w:marRight w:val="0"/>
      <w:marTop w:val="0"/>
      <w:marBottom w:val="0"/>
      <w:divBdr>
        <w:top w:val="none" w:sz="0" w:space="0" w:color="auto"/>
        <w:left w:val="none" w:sz="0" w:space="0" w:color="auto"/>
        <w:bottom w:val="none" w:sz="0" w:space="0" w:color="auto"/>
        <w:right w:val="none" w:sz="0" w:space="0" w:color="auto"/>
      </w:divBdr>
    </w:div>
    <w:div w:id="2038650565">
      <w:bodyDiv w:val="1"/>
      <w:marLeft w:val="0"/>
      <w:marRight w:val="0"/>
      <w:marTop w:val="0"/>
      <w:marBottom w:val="0"/>
      <w:divBdr>
        <w:top w:val="none" w:sz="0" w:space="0" w:color="auto"/>
        <w:left w:val="none" w:sz="0" w:space="0" w:color="auto"/>
        <w:bottom w:val="none" w:sz="0" w:space="0" w:color="auto"/>
        <w:right w:val="none" w:sz="0" w:space="0" w:color="auto"/>
      </w:divBdr>
    </w:div>
    <w:div w:id="2038921768">
      <w:bodyDiv w:val="1"/>
      <w:marLeft w:val="0"/>
      <w:marRight w:val="0"/>
      <w:marTop w:val="0"/>
      <w:marBottom w:val="0"/>
      <w:divBdr>
        <w:top w:val="none" w:sz="0" w:space="0" w:color="auto"/>
        <w:left w:val="none" w:sz="0" w:space="0" w:color="auto"/>
        <w:bottom w:val="none" w:sz="0" w:space="0" w:color="auto"/>
        <w:right w:val="none" w:sz="0" w:space="0" w:color="auto"/>
      </w:divBdr>
    </w:div>
    <w:div w:id="2038969174">
      <w:bodyDiv w:val="1"/>
      <w:marLeft w:val="0"/>
      <w:marRight w:val="0"/>
      <w:marTop w:val="0"/>
      <w:marBottom w:val="0"/>
      <w:divBdr>
        <w:top w:val="none" w:sz="0" w:space="0" w:color="auto"/>
        <w:left w:val="none" w:sz="0" w:space="0" w:color="auto"/>
        <w:bottom w:val="none" w:sz="0" w:space="0" w:color="auto"/>
        <w:right w:val="none" w:sz="0" w:space="0" w:color="auto"/>
      </w:divBdr>
    </w:div>
    <w:div w:id="2039425339">
      <w:bodyDiv w:val="1"/>
      <w:marLeft w:val="0"/>
      <w:marRight w:val="0"/>
      <w:marTop w:val="0"/>
      <w:marBottom w:val="0"/>
      <w:divBdr>
        <w:top w:val="none" w:sz="0" w:space="0" w:color="auto"/>
        <w:left w:val="none" w:sz="0" w:space="0" w:color="auto"/>
        <w:bottom w:val="none" w:sz="0" w:space="0" w:color="auto"/>
        <w:right w:val="none" w:sz="0" w:space="0" w:color="auto"/>
      </w:divBdr>
    </w:div>
    <w:div w:id="2039428670">
      <w:bodyDiv w:val="1"/>
      <w:marLeft w:val="0"/>
      <w:marRight w:val="0"/>
      <w:marTop w:val="0"/>
      <w:marBottom w:val="0"/>
      <w:divBdr>
        <w:top w:val="none" w:sz="0" w:space="0" w:color="auto"/>
        <w:left w:val="none" w:sz="0" w:space="0" w:color="auto"/>
        <w:bottom w:val="none" w:sz="0" w:space="0" w:color="auto"/>
        <w:right w:val="none" w:sz="0" w:space="0" w:color="auto"/>
      </w:divBdr>
    </w:div>
    <w:div w:id="2039508551">
      <w:bodyDiv w:val="1"/>
      <w:marLeft w:val="0"/>
      <w:marRight w:val="0"/>
      <w:marTop w:val="0"/>
      <w:marBottom w:val="0"/>
      <w:divBdr>
        <w:top w:val="none" w:sz="0" w:space="0" w:color="auto"/>
        <w:left w:val="none" w:sz="0" w:space="0" w:color="auto"/>
        <w:bottom w:val="none" w:sz="0" w:space="0" w:color="auto"/>
        <w:right w:val="none" w:sz="0" w:space="0" w:color="auto"/>
      </w:divBdr>
    </w:div>
    <w:div w:id="2039574352">
      <w:bodyDiv w:val="1"/>
      <w:marLeft w:val="0"/>
      <w:marRight w:val="0"/>
      <w:marTop w:val="0"/>
      <w:marBottom w:val="0"/>
      <w:divBdr>
        <w:top w:val="none" w:sz="0" w:space="0" w:color="auto"/>
        <w:left w:val="none" w:sz="0" w:space="0" w:color="auto"/>
        <w:bottom w:val="none" w:sz="0" w:space="0" w:color="auto"/>
        <w:right w:val="none" w:sz="0" w:space="0" w:color="auto"/>
      </w:divBdr>
    </w:div>
    <w:div w:id="2039618573">
      <w:bodyDiv w:val="1"/>
      <w:marLeft w:val="0"/>
      <w:marRight w:val="0"/>
      <w:marTop w:val="0"/>
      <w:marBottom w:val="0"/>
      <w:divBdr>
        <w:top w:val="none" w:sz="0" w:space="0" w:color="auto"/>
        <w:left w:val="none" w:sz="0" w:space="0" w:color="auto"/>
        <w:bottom w:val="none" w:sz="0" w:space="0" w:color="auto"/>
        <w:right w:val="none" w:sz="0" w:space="0" w:color="auto"/>
      </w:divBdr>
    </w:div>
    <w:div w:id="2039774309">
      <w:bodyDiv w:val="1"/>
      <w:marLeft w:val="0"/>
      <w:marRight w:val="0"/>
      <w:marTop w:val="0"/>
      <w:marBottom w:val="0"/>
      <w:divBdr>
        <w:top w:val="none" w:sz="0" w:space="0" w:color="auto"/>
        <w:left w:val="none" w:sz="0" w:space="0" w:color="auto"/>
        <w:bottom w:val="none" w:sz="0" w:space="0" w:color="auto"/>
        <w:right w:val="none" w:sz="0" w:space="0" w:color="auto"/>
      </w:divBdr>
    </w:div>
    <w:div w:id="2039811571">
      <w:bodyDiv w:val="1"/>
      <w:marLeft w:val="0"/>
      <w:marRight w:val="0"/>
      <w:marTop w:val="0"/>
      <w:marBottom w:val="0"/>
      <w:divBdr>
        <w:top w:val="none" w:sz="0" w:space="0" w:color="auto"/>
        <w:left w:val="none" w:sz="0" w:space="0" w:color="auto"/>
        <w:bottom w:val="none" w:sz="0" w:space="0" w:color="auto"/>
        <w:right w:val="none" w:sz="0" w:space="0" w:color="auto"/>
      </w:divBdr>
    </w:div>
    <w:div w:id="2040161953">
      <w:bodyDiv w:val="1"/>
      <w:marLeft w:val="0"/>
      <w:marRight w:val="0"/>
      <w:marTop w:val="0"/>
      <w:marBottom w:val="0"/>
      <w:divBdr>
        <w:top w:val="none" w:sz="0" w:space="0" w:color="auto"/>
        <w:left w:val="none" w:sz="0" w:space="0" w:color="auto"/>
        <w:bottom w:val="none" w:sz="0" w:space="0" w:color="auto"/>
        <w:right w:val="none" w:sz="0" w:space="0" w:color="auto"/>
      </w:divBdr>
    </w:div>
    <w:div w:id="2040163794">
      <w:bodyDiv w:val="1"/>
      <w:marLeft w:val="0"/>
      <w:marRight w:val="0"/>
      <w:marTop w:val="0"/>
      <w:marBottom w:val="0"/>
      <w:divBdr>
        <w:top w:val="none" w:sz="0" w:space="0" w:color="auto"/>
        <w:left w:val="none" w:sz="0" w:space="0" w:color="auto"/>
        <w:bottom w:val="none" w:sz="0" w:space="0" w:color="auto"/>
        <w:right w:val="none" w:sz="0" w:space="0" w:color="auto"/>
      </w:divBdr>
    </w:div>
    <w:div w:id="2040466254">
      <w:bodyDiv w:val="1"/>
      <w:marLeft w:val="0"/>
      <w:marRight w:val="0"/>
      <w:marTop w:val="0"/>
      <w:marBottom w:val="0"/>
      <w:divBdr>
        <w:top w:val="none" w:sz="0" w:space="0" w:color="auto"/>
        <w:left w:val="none" w:sz="0" w:space="0" w:color="auto"/>
        <w:bottom w:val="none" w:sz="0" w:space="0" w:color="auto"/>
        <w:right w:val="none" w:sz="0" w:space="0" w:color="auto"/>
      </w:divBdr>
    </w:div>
    <w:div w:id="2040811495">
      <w:bodyDiv w:val="1"/>
      <w:marLeft w:val="0"/>
      <w:marRight w:val="0"/>
      <w:marTop w:val="0"/>
      <w:marBottom w:val="0"/>
      <w:divBdr>
        <w:top w:val="none" w:sz="0" w:space="0" w:color="auto"/>
        <w:left w:val="none" w:sz="0" w:space="0" w:color="auto"/>
        <w:bottom w:val="none" w:sz="0" w:space="0" w:color="auto"/>
        <w:right w:val="none" w:sz="0" w:space="0" w:color="auto"/>
      </w:divBdr>
    </w:div>
    <w:div w:id="2041003816">
      <w:bodyDiv w:val="1"/>
      <w:marLeft w:val="0"/>
      <w:marRight w:val="0"/>
      <w:marTop w:val="0"/>
      <w:marBottom w:val="0"/>
      <w:divBdr>
        <w:top w:val="none" w:sz="0" w:space="0" w:color="auto"/>
        <w:left w:val="none" w:sz="0" w:space="0" w:color="auto"/>
        <w:bottom w:val="none" w:sz="0" w:space="0" w:color="auto"/>
        <w:right w:val="none" w:sz="0" w:space="0" w:color="auto"/>
      </w:divBdr>
    </w:div>
    <w:div w:id="2041199922">
      <w:bodyDiv w:val="1"/>
      <w:marLeft w:val="0"/>
      <w:marRight w:val="0"/>
      <w:marTop w:val="0"/>
      <w:marBottom w:val="0"/>
      <w:divBdr>
        <w:top w:val="none" w:sz="0" w:space="0" w:color="auto"/>
        <w:left w:val="none" w:sz="0" w:space="0" w:color="auto"/>
        <w:bottom w:val="none" w:sz="0" w:space="0" w:color="auto"/>
        <w:right w:val="none" w:sz="0" w:space="0" w:color="auto"/>
      </w:divBdr>
    </w:div>
    <w:div w:id="2041281195">
      <w:bodyDiv w:val="1"/>
      <w:marLeft w:val="0"/>
      <w:marRight w:val="0"/>
      <w:marTop w:val="0"/>
      <w:marBottom w:val="0"/>
      <w:divBdr>
        <w:top w:val="none" w:sz="0" w:space="0" w:color="auto"/>
        <w:left w:val="none" w:sz="0" w:space="0" w:color="auto"/>
        <w:bottom w:val="none" w:sz="0" w:space="0" w:color="auto"/>
        <w:right w:val="none" w:sz="0" w:space="0" w:color="auto"/>
      </w:divBdr>
    </w:div>
    <w:div w:id="2041395207">
      <w:bodyDiv w:val="1"/>
      <w:marLeft w:val="0"/>
      <w:marRight w:val="0"/>
      <w:marTop w:val="0"/>
      <w:marBottom w:val="0"/>
      <w:divBdr>
        <w:top w:val="none" w:sz="0" w:space="0" w:color="auto"/>
        <w:left w:val="none" w:sz="0" w:space="0" w:color="auto"/>
        <w:bottom w:val="none" w:sz="0" w:space="0" w:color="auto"/>
        <w:right w:val="none" w:sz="0" w:space="0" w:color="auto"/>
      </w:divBdr>
    </w:div>
    <w:div w:id="2041395550">
      <w:bodyDiv w:val="1"/>
      <w:marLeft w:val="0"/>
      <w:marRight w:val="0"/>
      <w:marTop w:val="0"/>
      <w:marBottom w:val="0"/>
      <w:divBdr>
        <w:top w:val="none" w:sz="0" w:space="0" w:color="auto"/>
        <w:left w:val="none" w:sz="0" w:space="0" w:color="auto"/>
        <w:bottom w:val="none" w:sz="0" w:space="0" w:color="auto"/>
        <w:right w:val="none" w:sz="0" w:space="0" w:color="auto"/>
      </w:divBdr>
    </w:div>
    <w:div w:id="2041397477">
      <w:bodyDiv w:val="1"/>
      <w:marLeft w:val="0"/>
      <w:marRight w:val="0"/>
      <w:marTop w:val="0"/>
      <w:marBottom w:val="0"/>
      <w:divBdr>
        <w:top w:val="none" w:sz="0" w:space="0" w:color="auto"/>
        <w:left w:val="none" w:sz="0" w:space="0" w:color="auto"/>
        <w:bottom w:val="none" w:sz="0" w:space="0" w:color="auto"/>
        <w:right w:val="none" w:sz="0" w:space="0" w:color="auto"/>
      </w:divBdr>
    </w:div>
    <w:div w:id="2041592286">
      <w:bodyDiv w:val="1"/>
      <w:marLeft w:val="0"/>
      <w:marRight w:val="0"/>
      <w:marTop w:val="0"/>
      <w:marBottom w:val="0"/>
      <w:divBdr>
        <w:top w:val="none" w:sz="0" w:space="0" w:color="auto"/>
        <w:left w:val="none" w:sz="0" w:space="0" w:color="auto"/>
        <w:bottom w:val="none" w:sz="0" w:space="0" w:color="auto"/>
        <w:right w:val="none" w:sz="0" w:space="0" w:color="auto"/>
      </w:divBdr>
    </w:div>
    <w:div w:id="2041709401">
      <w:bodyDiv w:val="1"/>
      <w:marLeft w:val="0"/>
      <w:marRight w:val="0"/>
      <w:marTop w:val="0"/>
      <w:marBottom w:val="0"/>
      <w:divBdr>
        <w:top w:val="none" w:sz="0" w:space="0" w:color="auto"/>
        <w:left w:val="none" w:sz="0" w:space="0" w:color="auto"/>
        <w:bottom w:val="none" w:sz="0" w:space="0" w:color="auto"/>
        <w:right w:val="none" w:sz="0" w:space="0" w:color="auto"/>
      </w:divBdr>
    </w:div>
    <w:div w:id="2041779809">
      <w:bodyDiv w:val="1"/>
      <w:marLeft w:val="0"/>
      <w:marRight w:val="0"/>
      <w:marTop w:val="0"/>
      <w:marBottom w:val="0"/>
      <w:divBdr>
        <w:top w:val="none" w:sz="0" w:space="0" w:color="auto"/>
        <w:left w:val="none" w:sz="0" w:space="0" w:color="auto"/>
        <w:bottom w:val="none" w:sz="0" w:space="0" w:color="auto"/>
        <w:right w:val="none" w:sz="0" w:space="0" w:color="auto"/>
      </w:divBdr>
    </w:div>
    <w:div w:id="2041779943">
      <w:bodyDiv w:val="1"/>
      <w:marLeft w:val="0"/>
      <w:marRight w:val="0"/>
      <w:marTop w:val="0"/>
      <w:marBottom w:val="0"/>
      <w:divBdr>
        <w:top w:val="none" w:sz="0" w:space="0" w:color="auto"/>
        <w:left w:val="none" w:sz="0" w:space="0" w:color="auto"/>
        <w:bottom w:val="none" w:sz="0" w:space="0" w:color="auto"/>
        <w:right w:val="none" w:sz="0" w:space="0" w:color="auto"/>
      </w:divBdr>
    </w:div>
    <w:div w:id="2041971129">
      <w:bodyDiv w:val="1"/>
      <w:marLeft w:val="0"/>
      <w:marRight w:val="0"/>
      <w:marTop w:val="0"/>
      <w:marBottom w:val="0"/>
      <w:divBdr>
        <w:top w:val="none" w:sz="0" w:space="0" w:color="auto"/>
        <w:left w:val="none" w:sz="0" w:space="0" w:color="auto"/>
        <w:bottom w:val="none" w:sz="0" w:space="0" w:color="auto"/>
        <w:right w:val="none" w:sz="0" w:space="0" w:color="auto"/>
      </w:divBdr>
    </w:div>
    <w:div w:id="2042171325">
      <w:bodyDiv w:val="1"/>
      <w:marLeft w:val="0"/>
      <w:marRight w:val="0"/>
      <w:marTop w:val="0"/>
      <w:marBottom w:val="0"/>
      <w:divBdr>
        <w:top w:val="none" w:sz="0" w:space="0" w:color="auto"/>
        <w:left w:val="none" w:sz="0" w:space="0" w:color="auto"/>
        <w:bottom w:val="none" w:sz="0" w:space="0" w:color="auto"/>
        <w:right w:val="none" w:sz="0" w:space="0" w:color="auto"/>
      </w:divBdr>
    </w:div>
    <w:div w:id="2042437182">
      <w:bodyDiv w:val="1"/>
      <w:marLeft w:val="0"/>
      <w:marRight w:val="0"/>
      <w:marTop w:val="0"/>
      <w:marBottom w:val="0"/>
      <w:divBdr>
        <w:top w:val="none" w:sz="0" w:space="0" w:color="auto"/>
        <w:left w:val="none" w:sz="0" w:space="0" w:color="auto"/>
        <w:bottom w:val="none" w:sz="0" w:space="0" w:color="auto"/>
        <w:right w:val="none" w:sz="0" w:space="0" w:color="auto"/>
      </w:divBdr>
    </w:div>
    <w:div w:id="2042515448">
      <w:bodyDiv w:val="1"/>
      <w:marLeft w:val="0"/>
      <w:marRight w:val="0"/>
      <w:marTop w:val="0"/>
      <w:marBottom w:val="0"/>
      <w:divBdr>
        <w:top w:val="none" w:sz="0" w:space="0" w:color="auto"/>
        <w:left w:val="none" w:sz="0" w:space="0" w:color="auto"/>
        <w:bottom w:val="none" w:sz="0" w:space="0" w:color="auto"/>
        <w:right w:val="none" w:sz="0" w:space="0" w:color="auto"/>
      </w:divBdr>
    </w:div>
    <w:div w:id="2042896359">
      <w:bodyDiv w:val="1"/>
      <w:marLeft w:val="0"/>
      <w:marRight w:val="0"/>
      <w:marTop w:val="0"/>
      <w:marBottom w:val="0"/>
      <w:divBdr>
        <w:top w:val="none" w:sz="0" w:space="0" w:color="auto"/>
        <w:left w:val="none" w:sz="0" w:space="0" w:color="auto"/>
        <w:bottom w:val="none" w:sz="0" w:space="0" w:color="auto"/>
        <w:right w:val="none" w:sz="0" w:space="0" w:color="auto"/>
      </w:divBdr>
    </w:div>
    <w:div w:id="2042970913">
      <w:bodyDiv w:val="1"/>
      <w:marLeft w:val="0"/>
      <w:marRight w:val="0"/>
      <w:marTop w:val="0"/>
      <w:marBottom w:val="0"/>
      <w:divBdr>
        <w:top w:val="none" w:sz="0" w:space="0" w:color="auto"/>
        <w:left w:val="none" w:sz="0" w:space="0" w:color="auto"/>
        <w:bottom w:val="none" w:sz="0" w:space="0" w:color="auto"/>
        <w:right w:val="none" w:sz="0" w:space="0" w:color="auto"/>
      </w:divBdr>
    </w:div>
    <w:div w:id="2042972791">
      <w:bodyDiv w:val="1"/>
      <w:marLeft w:val="0"/>
      <w:marRight w:val="0"/>
      <w:marTop w:val="0"/>
      <w:marBottom w:val="0"/>
      <w:divBdr>
        <w:top w:val="none" w:sz="0" w:space="0" w:color="auto"/>
        <w:left w:val="none" w:sz="0" w:space="0" w:color="auto"/>
        <w:bottom w:val="none" w:sz="0" w:space="0" w:color="auto"/>
        <w:right w:val="none" w:sz="0" w:space="0" w:color="auto"/>
      </w:divBdr>
    </w:div>
    <w:div w:id="2043045721">
      <w:bodyDiv w:val="1"/>
      <w:marLeft w:val="0"/>
      <w:marRight w:val="0"/>
      <w:marTop w:val="0"/>
      <w:marBottom w:val="0"/>
      <w:divBdr>
        <w:top w:val="none" w:sz="0" w:space="0" w:color="auto"/>
        <w:left w:val="none" w:sz="0" w:space="0" w:color="auto"/>
        <w:bottom w:val="none" w:sz="0" w:space="0" w:color="auto"/>
        <w:right w:val="none" w:sz="0" w:space="0" w:color="auto"/>
      </w:divBdr>
    </w:div>
    <w:div w:id="2043049591">
      <w:bodyDiv w:val="1"/>
      <w:marLeft w:val="0"/>
      <w:marRight w:val="0"/>
      <w:marTop w:val="0"/>
      <w:marBottom w:val="0"/>
      <w:divBdr>
        <w:top w:val="none" w:sz="0" w:space="0" w:color="auto"/>
        <w:left w:val="none" w:sz="0" w:space="0" w:color="auto"/>
        <w:bottom w:val="none" w:sz="0" w:space="0" w:color="auto"/>
        <w:right w:val="none" w:sz="0" w:space="0" w:color="auto"/>
      </w:divBdr>
    </w:div>
    <w:div w:id="2043162564">
      <w:bodyDiv w:val="1"/>
      <w:marLeft w:val="0"/>
      <w:marRight w:val="0"/>
      <w:marTop w:val="0"/>
      <w:marBottom w:val="0"/>
      <w:divBdr>
        <w:top w:val="none" w:sz="0" w:space="0" w:color="auto"/>
        <w:left w:val="none" w:sz="0" w:space="0" w:color="auto"/>
        <w:bottom w:val="none" w:sz="0" w:space="0" w:color="auto"/>
        <w:right w:val="none" w:sz="0" w:space="0" w:color="auto"/>
      </w:divBdr>
    </w:div>
    <w:div w:id="2043507075">
      <w:bodyDiv w:val="1"/>
      <w:marLeft w:val="0"/>
      <w:marRight w:val="0"/>
      <w:marTop w:val="0"/>
      <w:marBottom w:val="0"/>
      <w:divBdr>
        <w:top w:val="none" w:sz="0" w:space="0" w:color="auto"/>
        <w:left w:val="none" w:sz="0" w:space="0" w:color="auto"/>
        <w:bottom w:val="none" w:sz="0" w:space="0" w:color="auto"/>
        <w:right w:val="none" w:sz="0" w:space="0" w:color="auto"/>
      </w:divBdr>
    </w:div>
    <w:div w:id="2043509077">
      <w:bodyDiv w:val="1"/>
      <w:marLeft w:val="0"/>
      <w:marRight w:val="0"/>
      <w:marTop w:val="0"/>
      <w:marBottom w:val="0"/>
      <w:divBdr>
        <w:top w:val="none" w:sz="0" w:space="0" w:color="auto"/>
        <w:left w:val="none" w:sz="0" w:space="0" w:color="auto"/>
        <w:bottom w:val="none" w:sz="0" w:space="0" w:color="auto"/>
        <w:right w:val="none" w:sz="0" w:space="0" w:color="auto"/>
      </w:divBdr>
    </w:div>
    <w:div w:id="2043548769">
      <w:bodyDiv w:val="1"/>
      <w:marLeft w:val="0"/>
      <w:marRight w:val="0"/>
      <w:marTop w:val="0"/>
      <w:marBottom w:val="0"/>
      <w:divBdr>
        <w:top w:val="none" w:sz="0" w:space="0" w:color="auto"/>
        <w:left w:val="none" w:sz="0" w:space="0" w:color="auto"/>
        <w:bottom w:val="none" w:sz="0" w:space="0" w:color="auto"/>
        <w:right w:val="none" w:sz="0" w:space="0" w:color="auto"/>
      </w:divBdr>
    </w:div>
    <w:div w:id="2043704099">
      <w:bodyDiv w:val="1"/>
      <w:marLeft w:val="0"/>
      <w:marRight w:val="0"/>
      <w:marTop w:val="0"/>
      <w:marBottom w:val="0"/>
      <w:divBdr>
        <w:top w:val="none" w:sz="0" w:space="0" w:color="auto"/>
        <w:left w:val="none" w:sz="0" w:space="0" w:color="auto"/>
        <w:bottom w:val="none" w:sz="0" w:space="0" w:color="auto"/>
        <w:right w:val="none" w:sz="0" w:space="0" w:color="auto"/>
      </w:divBdr>
    </w:div>
    <w:div w:id="2044397882">
      <w:bodyDiv w:val="1"/>
      <w:marLeft w:val="0"/>
      <w:marRight w:val="0"/>
      <w:marTop w:val="0"/>
      <w:marBottom w:val="0"/>
      <w:divBdr>
        <w:top w:val="none" w:sz="0" w:space="0" w:color="auto"/>
        <w:left w:val="none" w:sz="0" w:space="0" w:color="auto"/>
        <w:bottom w:val="none" w:sz="0" w:space="0" w:color="auto"/>
        <w:right w:val="none" w:sz="0" w:space="0" w:color="auto"/>
      </w:divBdr>
    </w:div>
    <w:div w:id="2044400404">
      <w:bodyDiv w:val="1"/>
      <w:marLeft w:val="0"/>
      <w:marRight w:val="0"/>
      <w:marTop w:val="0"/>
      <w:marBottom w:val="0"/>
      <w:divBdr>
        <w:top w:val="none" w:sz="0" w:space="0" w:color="auto"/>
        <w:left w:val="none" w:sz="0" w:space="0" w:color="auto"/>
        <w:bottom w:val="none" w:sz="0" w:space="0" w:color="auto"/>
        <w:right w:val="none" w:sz="0" w:space="0" w:color="auto"/>
      </w:divBdr>
    </w:div>
    <w:div w:id="2044667266">
      <w:bodyDiv w:val="1"/>
      <w:marLeft w:val="0"/>
      <w:marRight w:val="0"/>
      <w:marTop w:val="0"/>
      <w:marBottom w:val="0"/>
      <w:divBdr>
        <w:top w:val="none" w:sz="0" w:space="0" w:color="auto"/>
        <w:left w:val="none" w:sz="0" w:space="0" w:color="auto"/>
        <w:bottom w:val="none" w:sz="0" w:space="0" w:color="auto"/>
        <w:right w:val="none" w:sz="0" w:space="0" w:color="auto"/>
      </w:divBdr>
    </w:div>
    <w:div w:id="2044860977">
      <w:bodyDiv w:val="1"/>
      <w:marLeft w:val="0"/>
      <w:marRight w:val="0"/>
      <w:marTop w:val="0"/>
      <w:marBottom w:val="0"/>
      <w:divBdr>
        <w:top w:val="none" w:sz="0" w:space="0" w:color="auto"/>
        <w:left w:val="none" w:sz="0" w:space="0" w:color="auto"/>
        <w:bottom w:val="none" w:sz="0" w:space="0" w:color="auto"/>
        <w:right w:val="none" w:sz="0" w:space="0" w:color="auto"/>
      </w:divBdr>
    </w:div>
    <w:div w:id="2045137126">
      <w:bodyDiv w:val="1"/>
      <w:marLeft w:val="0"/>
      <w:marRight w:val="0"/>
      <w:marTop w:val="0"/>
      <w:marBottom w:val="0"/>
      <w:divBdr>
        <w:top w:val="none" w:sz="0" w:space="0" w:color="auto"/>
        <w:left w:val="none" w:sz="0" w:space="0" w:color="auto"/>
        <w:bottom w:val="none" w:sz="0" w:space="0" w:color="auto"/>
        <w:right w:val="none" w:sz="0" w:space="0" w:color="auto"/>
      </w:divBdr>
    </w:div>
    <w:div w:id="2045249811">
      <w:bodyDiv w:val="1"/>
      <w:marLeft w:val="0"/>
      <w:marRight w:val="0"/>
      <w:marTop w:val="0"/>
      <w:marBottom w:val="0"/>
      <w:divBdr>
        <w:top w:val="none" w:sz="0" w:space="0" w:color="auto"/>
        <w:left w:val="none" w:sz="0" w:space="0" w:color="auto"/>
        <w:bottom w:val="none" w:sz="0" w:space="0" w:color="auto"/>
        <w:right w:val="none" w:sz="0" w:space="0" w:color="auto"/>
      </w:divBdr>
    </w:div>
    <w:div w:id="2045405600">
      <w:bodyDiv w:val="1"/>
      <w:marLeft w:val="0"/>
      <w:marRight w:val="0"/>
      <w:marTop w:val="0"/>
      <w:marBottom w:val="0"/>
      <w:divBdr>
        <w:top w:val="none" w:sz="0" w:space="0" w:color="auto"/>
        <w:left w:val="none" w:sz="0" w:space="0" w:color="auto"/>
        <w:bottom w:val="none" w:sz="0" w:space="0" w:color="auto"/>
        <w:right w:val="none" w:sz="0" w:space="0" w:color="auto"/>
      </w:divBdr>
    </w:div>
    <w:div w:id="2045590203">
      <w:bodyDiv w:val="1"/>
      <w:marLeft w:val="0"/>
      <w:marRight w:val="0"/>
      <w:marTop w:val="0"/>
      <w:marBottom w:val="0"/>
      <w:divBdr>
        <w:top w:val="none" w:sz="0" w:space="0" w:color="auto"/>
        <w:left w:val="none" w:sz="0" w:space="0" w:color="auto"/>
        <w:bottom w:val="none" w:sz="0" w:space="0" w:color="auto"/>
        <w:right w:val="none" w:sz="0" w:space="0" w:color="auto"/>
      </w:divBdr>
    </w:div>
    <w:div w:id="2045934033">
      <w:bodyDiv w:val="1"/>
      <w:marLeft w:val="0"/>
      <w:marRight w:val="0"/>
      <w:marTop w:val="0"/>
      <w:marBottom w:val="0"/>
      <w:divBdr>
        <w:top w:val="none" w:sz="0" w:space="0" w:color="auto"/>
        <w:left w:val="none" w:sz="0" w:space="0" w:color="auto"/>
        <w:bottom w:val="none" w:sz="0" w:space="0" w:color="auto"/>
        <w:right w:val="none" w:sz="0" w:space="0" w:color="auto"/>
      </w:divBdr>
    </w:div>
    <w:div w:id="2045985686">
      <w:bodyDiv w:val="1"/>
      <w:marLeft w:val="0"/>
      <w:marRight w:val="0"/>
      <w:marTop w:val="0"/>
      <w:marBottom w:val="0"/>
      <w:divBdr>
        <w:top w:val="none" w:sz="0" w:space="0" w:color="auto"/>
        <w:left w:val="none" w:sz="0" w:space="0" w:color="auto"/>
        <w:bottom w:val="none" w:sz="0" w:space="0" w:color="auto"/>
        <w:right w:val="none" w:sz="0" w:space="0" w:color="auto"/>
      </w:divBdr>
    </w:div>
    <w:div w:id="2046059856">
      <w:bodyDiv w:val="1"/>
      <w:marLeft w:val="0"/>
      <w:marRight w:val="0"/>
      <w:marTop w:val="0"/>
      <w:marBottom w:val="0"/>
      <w:divBdr>
        <w:top w:val="none" w:sz="0" w:space="0" w:color="auto"/>
        <w:left w:val="none" w:sz="0" w:space="0" w:color="auto"/>
        <w:bottom w:val="none" w:sz="0" w:space="0" w:color="auto"/>
        <w:right w:val="none" w:sz="0" w:space="0" w:color="auto"/>
      </w:divBdr>
    </w:div>
    <w:div w:id="2046100892">
      <w:bodyDiv w:val="1"/>
      <w:marLeft w:val="0"/>
      <w:marRight w:val="0"/>
      <w:marTop w:val="0"/>
      <w:marBottom w:val="0"/>
      <w:divBdr>
        <w:top w:val="none" w:sz="0" w:space="0" w:color="auto"/>
        <w:left w:val="none" w:sz="0" w:space="0" w:color="auto"/>
        <w:bottom w:val="none" w:sz="0" w:space="0" w:color="auto"/>
        <w:right w:val="none" w:sz="0" w:space="0" w:color="auto"/>
      </w:divBdr>
    </w:div>
    <w:div w:id="2046127920">
      <w:bodyDiv w:val="1"/>
      <w:marLeft w:val="0"/>
      <w:marRight w:val="0"/>
      <w:marTop w:val="0"/>
      <w:marBottom w:val="0"/>
      <w:divBdr>
        <w:top w:val="none" w:sz="0" w:space="0" w:color="auto"/>
        <w:left w:val="none" w:sz="0" w:space="0" w:color="auto"/>
        <w:bottom w:val="none" w:sz="0" w:space="0" w:color="auto"/>
        <w:right w:val="none" w:sz="0" w:space="0" w:color="auto"/>
      </w:divBdr>
    </w:div>
    <w:div w:id="2046246307">
      <w:bodyDiv w:val="1"/>
      <w:marLeft w:val="0"/>
      <w:marRight w:val="0"/>
      <w:marTop w:val="0"/>
      <w:marBottom w:val="0"/>
      <w:divBdr>
        <w:top w:val="none" w:sz="0" w:space="0" w:color="auto"/>
        <w:left w:val="none" w:sz="0" w:space="0" w:color="auto"/>
        <w:bottom w:val="none" w:sz="0" w:space="0" w:color="auto"/>
        <w:right w:val="none" w:sz="0" w:space="0" w:color="auto"/>
      </w:divBdr>
    </w:div>
    <w:div w:id="2046513692">
      <w:bodyDiv w:val="1"/>
      <w:marLeft w:val="0"/>
      <w:marRight w:val="0"/>
      <w:marTop w:val="0"/>
      <w:marBottom w:val="0"/>
      <w:divBdr>
        <w:top w:val="none" w:sz="0" w:space="0" w:color="auto"/>
        <w:left w:val="none" w:sz="0" w:space="0" w:color="auto"/>
        <w:bottom w:val="none" w:sz="0" w:space="0" w:color="auto"/>
        <w:right w:val="none" w:sz="0" w:space="0" w:color="auto"/>
      </w:divBdr>
    </w:div>
    <w:div w:id="2046521434">
      <w:bodyDiv w:val="1"/>
      <w:marLeft w:val="0"/>
      <w:marRight w:val="0"/>
      <w:marTop w:val="0"/>
      <w:marBottom w:val="0"/>
      <w:divBdr>
        <w:top w:val="none" w:sz="0" w:space="0" w:color="auto"/>
        <w:left w:val="none" w:sz="0" w:space="0" w:color="auto"/>
        <w:bottom w:val="none" w:sz="0" w:space="0" w:color="auto"/>
        <w:right w:val="none" w:sz="0" w:space="0" w:color="auto"/>
      </w:divBdr>
    </w:div>
    <w:div w:id="2046637127">
      <w:bodyDiv w:val="1"/>
      <w:marLeft w:val="0"/>
      <w:marRight w:val="0"/>
      <w:marTop w:val="0"/>
      <w:marBottom w:val="0"/>
      <w:divBdr>
        <w:top w:val="none" w:sz="0" w:space="0" w:color="auto"/>
        <w:left w:val="none" w:sz="0" w:space="0" w:color="auto"/>
        <w:bottom w:val="none" w:sz="0" w:space="0" w:color="auto"/>
        <w:right w:val="none" w:sz="0" w:space="0" w:color="auto"/>
      </w:divBdr>
    </w:div>
    <w:div w:id="2046908368">
      <w:bodyDiv w:val="1"/>
      <w:marLeft w:val="0"/>
      <w:marRight w:val="0"/>
      <w:marTop w:val="0"/>
      <w:marBottom w:val="0"/>
      <w:divBdr>
        <w:top w:val="none" w:sz="0" w:space="0" w:color="auto"/>
        <w:left w:val="none" w:sz="0" w:space="0" w:color="auto"/>
        <w:bottom w:val="none" w:sz="0" w:space="0" w:color="auto"/>
        <w:right w:val="none" w:sz="0" w:space="0" w:color="auto"/>
      </w:divBdr>
    </w:div>
    <w:div w:id="2047097746">
      <w:bodyDiv w:val="1"/>
      <w:marLeft w:val="0"/>
      <w:marRight w:val="0"/>
      <w:marTop w:val="0"/>
      <w:marBottom w:val="0"/>
      <w:divBdr>
        <w:top w:val="none" w:sz="0" w:space="0" w:color="auto"/>
        <w:left w:val="none" w:sz="0" w:space="0" w:color="auto"/>
        <w:bottom w:val="none" w:sz="0" w:space="0" w:color="auto"/>
        <w:right w:val="none" w:sz="0" w:space="0" w:color="auto"/>
      </w:divBdr>
    </w:div>
    <w:div w:id="2047441419">
      <w:bodyDiv w:val="1"/>
      <w:marLeft w:val="0"/>
      <w:marRight w:val="0"/>
      <w:marTop w:val="0"/>
      <w:marBottom w:val="0"/>
      <w:divBdr>
        <w:top w:val="none" w:sz="0" w:space="0" w:color="auto"/>
        <w:left w:val="none" w:sz="0" w:space="0" w:color="auto"/>
        <w:bottom w:val="none" w:sz="0" w:space="0" w:color="auto"/>
        <w:right w:val="none" w:sz="0" w:space="0" w:color="auto"/>
      </w:divBdr>
    </w:div>
    <w:div w:id="2047824473">
      <w:bodyDiv w:val="1"/>
      <w:marLeft w:val="0"/>
      <w:marRight w:val="0"/>
      <w:marTop w:val="0"/>
      <w:marBottom w:val="0"/>
      <w:divBdr>
        <w:top w:val="none" w:sz="0" w:space="0" w:color="auto"/>
        <w:left w:val="none" w:sz="0" w:space="0" w:color="auto"/>
        <w:bottom w:val="none" w:sz="0" w:space="0" w:color="auto"/>
        <w:right w:val="none" w:sz="0" w:space="0" w:color="auto"/>
      </w:divBdr>
    </w:div>
    <w:div w:id="2047825346">
      <w:bodyDiv w:val="1"/>
      <w:marLeft w:val="0"/>
      <w:marRight w:val="0"/>
      <w:marTop w:val="0"/>
      <w:marBottom w:val="0"/>
      <w:divBdr>
        <w:top w:val="none" w:sz="0" w:space="0" w:color="auto"/>
        <w:left w:val="none" w:sz="0" w:space="0" w:color="auto"/>
        <w:bottom w:val="none" w:sz="0" w:space="0" w:color="auto"/>
        <w:right w:val="none" w:sz="0" w:space="0" w:color="auto"/>
      </w:divBdr>
    </w:div>
    <w:div w:id="2047945468">
      <w:bodyDiv w:val="1"/>
      <w:marLeft w:val="0"/>
      <w:marRight w:val="0"/>
      <w:marTop w:val="0"/>
      <w:marBottom w:val="0"/>
      <w:divBdr>
        <w:top w:val="none" w:sz="0" w:space="0" w:color="auto"/>
        <w:left w:val="none" w:sz="0" w:space="0" w:color="auto"/>
        <w:bottom w:val="none" w:sz="0" w:space="0" w:color="auto"/>
        <w:right w:val="none" w:sz="0" w:space="0" w:color="auto"/>
      </w:divBdr>
    </w:div>
    <w:div w:id="2048145112">
      <w:bodyDiv w:val="1"/>
      <w:marLeft w:val="0"/>
      <w:marRight w:val="0"/>
      <w:marTop w:val="0"/>
      <w:marBottom w:val="0"/>
      <w:divBdr>
        <w:top w:val="none" w:sz="0" w:space="0" w:color="auto"/>
        <w:left w:val="none" w:sz="0" w:space="0" w:color="auto"/>
        <w:bottom w:val="none" w:sz="0" w:space="0" w:color="auto"/>
        <w:right w:val="none" w:sz="0" w:space="0" w:color="auto"/>
      </w:divBdr>
    </w:div>
    <w:div w:id="2048333927">
      <w:bodyDiv w:val="1"/>
      <w:marLeft w:val="0"/>
      <w:marRight w:val="0"/>
      <w:marTop w:val="0"/>
      <w:marBottom w:val="0"/>
      <w:divBdr>
        <w:top w:val="none" w:sz="0" w:space="0" w:color="auto"/>
        <w:left w:val="none" w:sz="0" w:space="0" w:color="auto"/>
        <w:bottom w:val="none" w:sz="0" w:space="0" w:color="auto"/>
        <w:right w:val="none" w:sz="0" w:space="0" w:color="auto"/>
      </w:divBdr>
    </w:div>
    <w:div w:id="2048407959">
      <w:bodyDiv w:val="1"/>
      <w:marLeft w:val="0"/>
      <w:marRight w:val="0"/>
      <w:marTop w:val="0"/>
      <w:marBottom w:val="0"/>
      <w:divBdr>
        <w:top w:val="none" w:sz="0" w:space="0" w:color="auto"/>
        <w:left w:val="none" w:sz="0" w:space="0" w:color="auto"/>
        <w:bottom w:val="none" w:sz="0" w:space="0" w:color="auto"/>
        <w:right w:val="none" w:sz="0" w:space="0" w:color="auto"/>
      </w:divBdr>
    </w:div>
    <w:div w:id="2048409882">
      <w:bodyDiv w:val="1"/>
      <w:marLeft w:val="0"/>
      <w:marRight w:val="0"/>
      <w:marTop w:val="0"/>
      <w:marBottom w:val="0"/>
      <w:divBdr>
        <w:top w:val="none" w:sz="0" w:space="0" w:color="auto"/>
        <w:left w:val="none" w:sz="0" w:space="0" w:color="auto"/>
        <w:bottom w:val="none" w:sz="0" w:space="0" w:color="auto"/>
        <w:right w:val="none" w:sz="0" w:space="0" w:color="auto"/>
      </w:divBdr>
    </w:div>
    <w:div w:id="2048525826">
      <w:bodyDiv w:val="1"/>
      <w:marLeft w:val="0"/>
      <w:marRight w:val="0"/>
      <w:marTop w:val="0"/>
      <w:marBottom w:val="0"/>
      <w:divBdr>
        <w:top w:val="none" w:sz="0" w:space="0" w:color="auto"/>
        <w:left w:val="none" w:sz="0" w:space="0" w:color="auto"/>
        <w:bottom w:val="none" w:sz="0" w:space="0" w:color="auto"/>
        <w:right w:val="none" w:sz="0" w:space="0" w:color="auto"/>
      </w:divBdr>
    </w:div>
    <w:div w:id="2048597838">
      <w:bodyDiv w:val="1"/>
      <w:marLeft w:val="0"/>
      <w:marRight w:val="0"/>
      <w:marTop w:val="0"/>
      <w:marBottom w:val="0"/>
      <w:divBdr>
        <w:top w:val="none" w:sz="0" w:space="0" w:color="auto"/>
        <w:left w:val="none" w:sz="0" w:space="0" w:color="auto"/>
        <w:bottom w:val="none" w:sz="0" w:space="0" w:color="auto"/>
        <w:right w:val="none" w:sz="0" w:space="0" w:color="auto"/>
      </w:divBdr>
    </w:div>
    <w:div w:id="2048675404">
      <w:bodyDiv w:val="1"/>
      <w:marLeft w:val="0"/>
      <w:marRight w:val="0"/>
      <w:marTop w:val="0"/>
      <w:marBottom w:val="0"/>
      <w:divBdr>
        <w:top w:val="none" w:sz="0" w:space="0" w:color="auto"/>
        <w:left w:val="none" w:sz="0" w:space="0" w:color="auto"/>
        <w:bottom w:val="none" w:sz="0" w:space="0" w:color="auto"/>
        <w:right w:val="none" w:sz="0" w:space="0" w:color="auto"/>
      </w:divBdr>
    </w:div>
    <w:div w:id="2048676595">
      <w:bodyDiv w:val="1"/>
      <w:marLeft w:val="0"/>
      <w:marRight w:val="0"/>
      <w:marTop w:val="0"/>
      <w:marBottom w:val="0"/>
      <w:divBdr>
        <w:top w:val="none" w:sz="0" w:space="0" w:color="auto"/>
        <w:left w:val="none" w:sz="0" w:space="0" w:color="auto"/>
        <w:bottom w:val="none" w:sz="0" w:space="0" w:color="auto"/>
        <w:right w:val="none" w:sz="0" w:space="0" w:color="auto"/>
      </w:divBdr>
    </w:div>
    <w:div w:id="2048682053">
      <w:bodyDiv w:val="1"/>
      <w:marLeft w:val="0"/>
      <w:marRight w:val="0"/>
      <w:marTop w:val="0"/>
      <w:marBottom w:val="0"/>
      <w:divBdr>
        <w:top w:val="none" w:sz="0" w:space="0" w:color="auto"/>
        <w:left w:val="none" w:sz="0" w:space="0" w:color="auto"/>
        <w:bottom w:val="none" w:sz="0" w:space="0" w:color="auto"/>
        <w:right w:val="none" w:sz="0" w:space="0" w:color="auto"/>
      </w:divBdr>
    </w:div>
    <w:div w:id="2048791863">
      <w:bodyDiv w:val="1"/>
      <w:marLeft w:val="0"/>
      <w:marRight w:val="0"/>
      <w:marTop w:val="0"/>
      <w:marBottom w:val="0"/>
      <w:divBdr>
        <w:top w:val="none" w:sz="0" w:space="0" w:color="auto"/>
        <w:left w:val="none" w:sz="0" w:space="0" w:color="auto"/>
        <w:bottom w:val="none" w:sz="0" w:space="0" w:color="auto"/>
        <w:right w:val="none" w:sz="0" w:space="0" w:color="auto"/>
      </w:divBdr>
    </w:div>
    <w:div w:id="2048799936">
      <w:bodyDiv w:val="1"/>
      <w:marLeft w:val="0"/>
      <w:marRight w:val="0"/>
      <w:marTop w:val="0"/>
      <w:marBottom w:val="0"/>
      <w:divBdr>
        <w:top w:val="none" w:sz="0" w:space="0" w:color="auto"/>
        <w:left w:val="none" w:sz="0" w:space="0" w:color="auto"/>
        <w:bottom w:val="none" w:sz="0" w:space="0" w:color="auto"/>
        <w:right w:val="none" w:sz="0" w:space="0" w:color="auto"/>
      </w:divBdr>
    </w:div>
    <w:div w:id="2048988770">
      <w:bodyDiv w:val="1"/>
      <w:marLeft w:val="0"/>
      <w:marRight w:val="0"/>
      <w:marTop w:val="0"/>
      <w:marBottom w:val="0"/>
      <w:divBdr>
        <w:top w:val="none" w:sz="0" w:space="0" w:color="auto"/>
        <w:left w:val="none" w:sz="0" w:space="0" w:color="auto"/>
        <w:bottom w:val="none" w:sz="0" w:space="0" w:color="auto"/>
        <w:right w:val="none" w:sz="0" w:space="0" w:color="auto"/>
      </w:divBdr>
    </w:div>
    <w:div w:id="2049210298">
      <w:bodyDiv w:val="1"/>
      <w:marLeft w:val="0"/>
      <w:marRight w:val="0"/>
      <w:marTop w:val="0"/>
      <w:marBottom w:val="0"/>
      <w:divBdr>
        <w:top w:val="none" w:sz="0" w:space="0" w:color="auto"/>
        <w:left w:val="none" w:sz="0" w:space="0" w:color="auto"/>
        <w:bottom w:val="none" w:sz="0" w:space="0" w:color="auto"/>
        <w:right w:val="none" w:sz="0" w:space="0" w:color="auto"/>
      </w:divBdr>
    </w:div>
    <w:div w:id="2049210362">
      <w:bodyDiv w:val="1"/>
      <w:marLeft w:val="0"/>
      <w:marRight w:val="0"/>
      <w:marTop w:val="0"/>
      <w:marBottom w:val="0"/>
      <w:divBdr>
        <w:top w:val="none" w:sz="0" w:space="0" w:color="auto"/>
        <w:left w:val="none" w:sz="0" w:space="0" w:color="auto"/>
        <w:bottom w:val="none" w:sz="0" w:space="0" w:color="auto"/>
        <w:right w:val="none" w:sz="0" w:space="0" w:color="auto"/>
      </w:divBdr>
    </w:div>
    <w:div w:id="2049255664">
      <w:bodyDiv w:val="1"/>
      <w:marLeft w:val="0"/>
      <w:marRight w:val="0"/>
      <w:marTop w:val="0"/>
      <w:marBottom w:val="0"/>
      <w:divBdr>
        <w:top w:val="none" w:sz="0" w:space="0" w:color="auto"/>
        <w:left w:val="none" w:sz="0" w:space="0" w:color="auto"/>
        <w:bottom w:val="none" w:sz="0" w:space="0" w:color="auto"/>
        <w:right w:val="none" w:sz="0" w:space="0" w:color="auto"/>
      </w:divBdr>
    </w:div>
    <w:div w:id="2049525708">
      <w:bodyDiv w:val="1"/>
      <w:marLeft w:val="0"/>
      <w:marRight w:val="0"/>
      <w:marTop w:val="0"/>
      <w:marBottom w:val="0"/>
      <w:divBdr>
        <w:top w:val="none" w:sz="0" w:space="0" w:color="auto"/>
        <w:left w:val="none" w:sz="0" w:space="0" w:color="auto"/>
        <w:bottom w:val="none" w:sz="0" w:space="0" w:color="auto"/>
        <w:right w:val="none" w:sz="0" w:space="0" w:color="auto"/>
      </w:divBdr>
    </w:div>
    <w:div w:id="2049602643">
      <w:bodyDiv w:val="1"/>
      <w:marLeft w:val="0"/>
      <w:marRight w:val="0"/>
      <w:marTop w:val="0"/>
      <w:marBottom w:val="0"/>
      <w:divBdr>
        <w:top w:val="none" w:sz="0" w:space="0" w:color="auto"/>
        <w:left w:val="none" w:sz="0" w:space="0" w:color="auto"/>
        <w:bottom w:val="none" w:sz="0" w:space="0" w:color="auto"/>
        <w:right w:val="none" w:sz="0" w:space="0" w:color="auto"/>
      </w:divBdr>
    </w:div>
    <w:div w:id="2049986418">
      <w:bodyDiv w:val="1"/>
      <w:marLeft w:val="0"/>
      <w:marRight w:val="0"/>
      <w:marTop w:val="0"/>
      <w:marBottom w:val="0"/>
      <w:divBdr>
        <w:top w:val="none" w:sz="0" w:space="0" w:color="auto"/>
        <w:left w:val="none" w:sz="0" w:space="0" w:color="auto"/>
        <w:bottom w:val="none" w:sz="0" w:space="0" w:color="auto"/>
        <w:right w:val="none" w:sz="0" w:space="0" w:color="auto"/>
      </w:divBdr>
    </w:div>
    <w:div w:id="2050255543">
      <w:bodyDiv w:val="1"/>
      <w:marLeft w:val="0"/>
      <w:marRight w:val="0"/>
      <w:marTop w:val="0"/>
      <w:marBottom w:val="0"/>
      <w:divBdr>
        <w:top w:val="none" w:sz="0" w:space="0" w:color="auto"/>
        <w:left w:val="none" w:sz="0" w:space="0" w:color="auto"/>
        <w:bottom w:val="none" w:sz="0" w:space="0" w:color="auto"/>
        <w:right w:val="none" w:sz="0" w:space="0" w:color="auto"/>
      </w:divBdr>
    </w:div>
    <w:div w:id="2050260466">
      <w:bodyDiv w:val="1"/>
      <w:marLeft w:val="0"/>
      <w:marRight w:val="0"/>
      <w:marTop w:val="0"/>
      <w:marBottom w:val="0"/>
      <w:divBdr>
        <w:top w:val="none" w:sz="0" w:space="0" w:color="auto"/>
        <w:left w:val="none" w:sz="0" w:space="0" w:color="auto"/>
        <w:bottom w:val="none" w:sz="0" w:space="0" w:color="auto"/>
        <w:right w:val="none" w:sz="0" w:space="0" w:color="auto"/>
      </w:divBdr>
    </w:div>
    <w:div w:id="2050446201">
      <w:bodyDiv w:val="1"/>
      <w:marLeft w:val="0"/>
      <w:marRight w:val="0"/>
      <w:marTop w:val="0"/>
      <w:marBottom w:val="0"/>
      <w:divBdr>
        <w:top w:val="none" w:sz="0" w:space="0" w:color="auto"/>
        <w:left w:val="none" w:sz="0" w:space="0" w:color="auto"/>
        <w:bottom w:val="none" w:sz="0" w:space="0" w:color="auto"/>
        <w:right w:val="none" w:sz="0" w:space="0" w:color="auto"/>
      </w:divBdr>
    </w:div>
    <w:div w:id="2050564098">
      <w:bodyDiv w:val="1"/>
      <w:marLeft w:val="0"/>
      <w:marRight w:val="0"/>
      <w:marTop w:val="0"/>
      <w:marBottom w:val="0"/>
      <w:divBdr>
        <w:top w:val="none" w:sz="0" w:space="0" w:color="auto"/>
        <w:left w:val="none" w:sz="0" w:space="0" w:color="auto"/>
        <w:bottom w:val="none" w:sz="0" w:space="0" w:color="auto"/>
        <w:right w:val="none" w:sz="0" w:space="0" w:color="auto"/>
      </w:divBdr>
    </w:div>
    <w:div w:id="2050568595">
      <w:bodyDiv w:val="1"/>
      <w:marLeft w:val="0"/>
      <w:marRight w:val="0"/>
      <w:marTop w:val="0"/>
      <w:marBottom w:val="0"/>
      <w:divBdr>
        <w:top w:val="none" w:sz="0" w:space="0" w:color="auto"/>
        <w:left w:val="none" w:sz="0" w:space="0" w:color="auto"/>
        <w:bottom w:val="none" w:sz="0" w:space="0" w:color="auto"/>
        <w:right w:val="none" w:sz="0" w:space="0" w:color="auto"/>
      </w:divBdr>
    </w:div>
    <w:div w:id="2050570128">
      <w:bodyDiv w:val="1"/>
      <w:marLeft w:val="0"/>
      <w:marRight w:val="0"/>
      <w:marTop w:val="0"/>
      <w:marBottom w:val="0"/>
      <w:divBdr>
        <w:top w:val="none" w:sz="0" w:space="0" w:color="auto"/>
        <w:left w:val="none" w:sz="0" w:space="0" w:color="auto"/>
        <w:bottom w:val="none" w:sz="0" w:space="0" w:color="auto"/>
        <w:right w:val="none" w:sz="0" w:space="0" w:color="auto"/>
      </w:divBdr>
    </w:div>
    <w:div w:id="2050835928">
      <w:bodyDiv w:val="1"/>
      <w:marLeft w:val="0"/>
      <w:marRight w:val="0"/>
      <w:marTop w:val="0"/>
      <w:marBottom w:val="0"/>
      <w:divBdr>
        <w:top w:val="none" w:sz="0" w:space="0" w:color="auto"/>
        <w:left w:val="none" w:sz="0" w:space="0" w:color="auto"/>
        <w:bottom w:val="none" w:sz="0" w:space="0" w:color="auto"/>
        <w:right w:val="none" w:sz="0" w:space="0" w:color="auto"/>
      </w:divBdr>
    </w:div>
    <w:div w:id="2050956926">
      <w:bodyDiv w:val="1"/>
      <w:marLeft w:val="0"/>
      <w:marRight w:val="0"/>
      <w:marTop w:val="0"/>
      <w:marBottom w:val="0"/>
      <w:divBdr>
        <w:top w:val="none" w:sz="0" w:space="0" w:color="auto"/>
        <w:left w:val="none" w:sz="0" w:space="0" w:color="auto"/>
        <w:bottom w:val="none" w:sz="0" w:space="0" w:color="auto"/>
        <w:right w:val="none" w:sz="0" w:space="0" w:color="auto"/>
      </w:divBdr>
    </w:div>
    <w:div w:id="2051225246">
      <w:bodyDiv w:val="1"/>
      <w:marLeft w:val="0"/>
      <w:marRight w:val="0"/>
      <w:marTop w:val="0"/>
      <w:marBottom w:val="0"/>
      <w:divBdr>
        <w:top w:val="none" w:sz="0" w:space="0" w:color="auto"/>
        <w:left w:val="none" w:sz="0" w:space="0" w:color="auto"/>
        <w:bottom w:val="none" w:sz="0" w:space="0" w:color="auto"/>
        <w:right w:val="none" w:sz="0" w:space="0" w:color="auto"/>
      </w:divBdr>
    </w:div>
    <w:div w:id="2051411998">
      <w:bodyDiv w:val="1"/>
      <w:marLeft w:val="0"/>
      <w:marRight w:val="0"/>
      <w:marTop w:val="0"/>
      <w:marBottom w:val="0"/>
      <w:divBdr>
        <w:top w:val="none" w:sz="0" w:space="0" w:color="auto"/>
        <w:left w:val="none" w:sz="0" w:space="0" w:color="auto"/>
        <w:bottom w:val="none" w:sz="0" w:space="0" w:color="auto"/>
        <w:right w:val="none" w:sz="0" w:space="0" w:color="auto"/>
      </w:divBdr>
    </w:div>
    <w:div w:id="2051488049">
      <w:bodyDiv w:val="1"/>
      <w:marLeft w:val="0"/>
      <w:marRight w:val="0"/>
      <w:marTop w:val="0"/>
      <w:marBottom w:val="0"/>
      <w:divBdr>
        <w:top w:val="none" w:sz="0" w:space="0" w:color="auto"/>
        <w:left w:val="none" w:sz="0" w:space="0" w:color="auto"/>
        <w:bottom w:val="none" w:sz="0" w:space="0" w:color="auto"/>
        <w:right w:val="none" w:sz="0" w:space="0" w:color="auto"/>
      </w:divBdr>
    </w:div>
    <w:div w:id="2051873727">
      <w:bodyDiv w:val="1"/>
      <w:marLeft w:val="0"/>
      <w:marRight w:val="0"/>
      <w:marTop w:val="0"/>
      <w:marBottom w:val="0"/>
      <w:divBdr>
        <w:top w:val="none" w:sz="0" w:space="0" w:color="auto"/>
        <w:left w:val="none" w:sz="0" w:space="0" w:color="auto"/>
        <w:bottom w:val="none" w:sz="0" w:space="0" w:color="auto"/>
        <w:right w:val="none" w:sz="0" w:space="0" w:color="auto"/>
      </w:divBdr>
    </w:div>
    <w:div w:id="2051954319">
      <w:bodyDiv w:val="1"/>
      <w:marLeft w:val="0"/>
      <w:marRight w:val="0"/>
      <w:marTop w:val="0"/>
      <w:marBottom w:val="0"/>
      <w:divBdr>
        <w:top w:val="none" w:sz="0" w:space="0" w:color="auto"/>
        <w:left w:val="none" w:sz="0" w:space="0" w:color="auto"/>
        <w:bottom w:val="none" w:sz="0" w:space="0" w:color="auto"/>
        <w:right w:val="none" w:sz="0" w:space="0" w:color="auto"/>
      </w:divBdr>
    </w:div>
    <w:div w:id="2052024849">
      <w:bodyDiv w:val="1"/>
      <w:marLeft w:val="0"/>
      <w:marRight w:val="0"/>
      <w:marTop w:val="0"/>
      <w:marBottom w:val="0"/>
      <w:divBdr>
        <w:top w:val="none" w:sz="0" w:space="0" w:color="auto"/>
        <w:left w:val="none" w:sz="0" w:space="0" w:color="auto"/>
        <w:bottom w:val="none" w:sz="0" w:space="0" w:color="auto"/>
        <w:right w:val="none" w:sz="0" w:space="0" w:color="auto"/>
      </w:divBdr>
    </w:div>
    <w:div w:id="2052029437">
      <w:bodyDiv w:val="1"/>
      <w:marLeft w:val="0"/>
      <w:marRight w:val="0"/>
      <w:marTop w:val="0"/>
      <w:marBottom w:val="0"/>
      <w:divBdr>
        <w:top w:val="none" w:sz="0" w:space="0" w:color="auto"/>
        <w:left w:val="none" w:sz="0" w:space="0" w:color="auto"/>
        <w:bottom w:val="none" w:sz="0" w:space="0" w:color="auto"/>
        <w:right w:val="none" w:sz="0" w:space="0" w:color="auto"/>
      </w:divBdr>
    </w:div>
    <w:div w:id="2052070771">
      <w:bodyDiv w:val="1"/>
      <w:marLeft w:val="0"/>
      <w:marRight w:val="0"/>
      <w:marTop w:val="0"/>
      <w:marBottom w:val="0"/>
      <w:divBdr>
        <w:top w:val="none" w:sz="0" w:space="0" w:color="auto"/>
        <w:left w:val="none" w:sz="0" w:space="0" w:color="auto"/>
        <w:bottom w:val="none" w:sz="0" w:space="0" w:color="auto"/>
        <w:right w:val="none" w:sz="0" w:space="0" w:color="auto"/>
      </w:divBdr>
    </w:div>
    <w:div w:id="2052224307">
      <w:bodyDiv w:val="1"/>
      <w:marLeft w:val="0"/>
      <w:marRight w:val="0"/>
      <w:marTop w:val="0"/>
      <w:marBottom w:val="0"/>
      <w:divBdr>
        <w:top w:val="none" w:sz="0" w:space="0" w:color="auto"/>
        <w:left w:val="none" w:sz="0" w:space="0" w:color="auto"/>
        <w:bottom w:val="none" w:sz="0" w:space="0" w:color="auto"/>
        <w:right w:val="none" w:sz="0" w:space="0" w:color="auto"/>
      </w:divBdr>
    </w:div>
    <w:div w:id="2052265100">
      <w:bodyDiv w:val="1"/>
      <w:marLeft w:val="0"/>
      <w:marRight w:val="0"/>
      <w:marTop w:val="0"/>
      <w:marBottom w:val="0"/>
      <w:divBdr>
        <w:top w:val="none" w:sz="0" w:space="0" w:color="auto"/>
        <w:left w:val="none" w:sz="0" w:space="0" w:color="auto"/>
        <w:bottom w:val="none" w:sz="0" w:space="0" w:color="auto"/>
        <w:right w:val="none" w:sz="0" w:space="0" w:color="auto"/>
      </w:divBdr>
    </w:div>
    <w:div w:id="2052267472">
      <w:bodyDiv w:val="1"/>
      <w:marLeft w:val="0"/>
      <w:marRight w:val="0"/>
      <w:marTop w:val="0"/>
      <w:marBottom w:val="0"/>
      <w:divBdr>
        <w:top w:val="none" w:sz="0" w:space="0" w:color="auto"/>
        <w:left w:val="none" w:sz="0" w:space="0" w:color="auto"/>
        <w:bottom w:val="none" w:sz="0" w:space="0" w:color="auto"/>
        <w:right w:val="none" w:sz="0" w:space="0" w:color="auto"/>
      </w:divBdr>
    </w:div>
    <w:div w:id="2052419830">
      <w:bodyDiv w:val="1"/>
      <w:marLeft w:val="0"/>
      <w:marRight w:val="0"/>
      <w:marTop w:val="0"/>
      <w:marBottom w:val="0"/>
      <w:divBdr>
        <w:top w:val="none" w:sz="0" w:space="0" w:color="auto"/>
        <w:left w:val="none" w:sz="0" w:space="0" w:color="auto"/>
        <w:bottom w:val="none" w:sz="0" w:space="0" w:color="auto"/>
        <w:right w:val="none" w:sz="0" w:space="0" w:color="auto"/>
      </w:divBdr>
    </w:div>
    <w:div w:id="2052609822">
      <w:bodyDiv w:val="1"/>
      <w:marLeft w:val="0"/>
      <w:marRight w:val="0"/>
      <w:marTop w:val="0"/>
      <w:marBottom w:val="0"/>
      <w:divBdr>
        <w:top w:val="none" w:sz="0" w:space="0" w:color="auto"/>
        <w:left w:val="none" w:sz="0" w:space="0" w:color="auto"/>
        <w:bottom w:val="none" w:sz="0" w:space="0" w:color="auto"/>
        <w:right w:val="none" w:sz="0" w:space="0" w:color="auto"/>
      </w:divBdr>
    </w:div>
    <w:div w:id="2052654503">
      <w:bodyDiv w:val="1"/>
      <w:marLeft w:val="0"/>
      <w:marRight w:val="0"/>
      <w:marTop w:val="0"/>
      <w:marBottom w:val="0"/>
      <w:divBdr>
        <w:top w:val="none" w:sz="0" w:space="0" w:color="auto"/>
        <w:left w:val="none" w:sz="0" w:space="0" w:color="auto"/>
        <w:bottom w:val="none" w:sz="0" w:space="0" w:color="auto"/>
        <w:right w:val="none" w:sz="0" w:space="0" w:color="auto"/>
      </w:divBdr>
    </w:div>
    <w:div w:id="2052683493">
      <w:bodyDiv w:val="1"/>
      <w:marLeft w:val="0"/>
      <w:marRight w:val="0"/>
      <w:marTop w:val="0"/>
      <w:marBottom w:val="0"/>
      <w:divBdr>
        <w:top w:val="none" w:sz="0" w:space="0" w:color="auto"/>
        <w:left w:val="none" w:sz="0" w:space="0" w:color="auto"/>
        <w:bottom w:val="none" w:sz="0" w:space="0" w:color="auto"/>
        <w:right w:val="none" w:sz="0" w:space="0" w:color="auto"/>
      </w:divBdr>
    </w:div>
    <w:div w:id="2052804456">
      <w:bodyDiv w:val="1"/>
      <w:marLeft w:val="0"/>
      <w:marRight w:val="0"/>
      <w:marTop w:val="0"/>
      <w:marBottom w:val="0"/>
      <w:divBdr>
        <w:top w:val="none" w:sz="0" w:space="0" w:color="auto"/>
        <w:left w:val="none" w:sz="0" w:space="0" w:color="auto"/>
        <w:bottom w:val="none" w:sz="0" w:space="0" w:color="auto"/>
        <w:right w:val="none" w:sz="0" w:space="0" w:color="auto"/>
      </w:divBdr>
    </w:div>
    <w:div w:id="2052804568">
      <w:bodyDiv w:val="1"/>
      <w:marLeft w:val="0"/>
      <w:marRight w:val="0"/>
      <w:marTop w:val="0"/>
      <w:marBottom w:val="0"/>
      <w:divBdr>
        <w:top w:val="none" w:sz="0" w:space="0" w:color="auto"/>
        <w:left w:val="none" w:sz="0" w:space="0" w:color="auto"/>
        <w:bottom w:val="none" w:sz="0" w:space="0" w:color="auto"/>
        <w:right w:val="none" w:sz="0" w:space="0" w:color="auto"/>
      </w:divBdr>
    </w:div>
    <w:div w:id="2052916627">
      <w:bodyDiv w:val="1"/>
      <w:marLeft w:val="0"/>
      <w:marRight w:val="0"/>
      <w:marTop w:val="0"/>
      <w:marBottom w:val="0"/>
      <w:divBdr>
        <w:top w:val="none" w:sz="0" w:space="0" w:color="auto"/>
        <w:left w:val="none" w:sz="0" w:space="0" w:color="auto"/>
        <w:bottom w:val="none" w:sz="0" w:space="0" w:color="auto"/>
        <w:right w:val="none" w:sz="0" w:space="0" w:color="auto"/>
      </w:divBdr>
    </w:div>
    <w:div w:id="2052991985">
      <w:bodyDiv w:val="1"/>
      <w:marLeft w:val="0"/>
      <w:marRight w:val="0"/>
      <w:marTop w:val="0"/>
      <w:marBottom w:val="0"/>
      <w:divBdr>
        <w:top w:val="none" w:sz="0" w:space="0" w:color="auto"/>
        <w:left w:val="none" w:sz="0" w:space="0" w:color="auto"/>
        <w:bottom w:val="none" w:sz="0" w:space="0" w:color="auto"/>
        <w:right w:val="none" w:sz="0" w:space="0" w:color="auto"/>
      </w:divBdr>
    </w:div>
    <w:div w:id="2053000670">
      <w:bodyDiv w:val="1"/>
      <w:marLeft w:val="0"/>
      <w:marRight w:val="0"/>
      <w:marTop w:val="0"/>
      <w:marBottom w:val="0"/>
      <w:divBdr>
        <w:top w:val="none" w:sz="0" w:space="0" w:color="auto"/>
        <w:left w:val="none" w:sz="0" w:space="0" w:color="auto"/>
        <w:bottom w:val="none" w:sz="0" w:space="0" w:color="auto"/>
        <w:right w:val="none" w:sz="0" w:space="0" w:color="auto"/>
      </w:divBdr>
    </w:div>
    <w:div w:id="2053259915">
      <w:bodyDiv w:val="1"/>
      <w:marLeft w:val="0"/>
      <w:marRight w:val="0"/>
      <w:marTop w:val="0"/>
      <w:marBottom w:val="0"/>
      <w:divBdr>
        <w:top w:val="none" w:sz="0" w:space="0" w:color="auto"/>
        <w:left w:val="none" w:sz="0" w:space="0" w:color="auto"/>
        <w:bottom w:val="none" w:sz="0" w:space="0" w:color="auto"/>
        <w:right w:val="none" w:sz="0" w:space="0" w:color="auto"/>
      </w:divBdr>
    </w:div>
    <w:div w:id="2053264383">
      <w:bodyDiv w:val="1"/>
      <w:marLeft w:val="0"/>
      <w:marRight w:val="0"/>
      <w:marTop w:val="0"/>
      <w:marBottom w:val="0"/>
      <w:divBdr>
        <w:top w:val="none" w:sz="0" w:space="0" w:color="auto"/>
        <w:left w:val="none" w:sz="0" w:space="0" w:color="auto"/>
        <w:bottom w:val="none" w:sz="0" w:space="0" w:color="auto"/>
        <w:right w:val="none" w:sz="0" w:space="0" w:color="auto"/>
      </w:divBdr>
    </w:div>
    <w:div w:id="2053459494">
      <w:bodyDiv w:val="1"/>
      <w:marLeft w:val="0"/>
      <w:marRight w:val="0"/>
      <w:marTop w:val="0"/>
      <w:marBottom w:val="0"/>
      <w:divBdr>
        <w:top w:val="none" w:sz="0" w:space="0" w:color="auto"/>
        <w:left w:val="none" w:sz="0" w:space="0" w:color="auto"/>
        <w:bottom w:val="none" w:sz="0" w:space="0" w:color="auto"/>
        <w:right w:val="none" w:sz="0" w:space="0" w:color="auto"/>
      </w:divBdr>
    </w:div>
    <w:div w:id="2053528390">
      <w:bodyDiv w:val="1"/>
      <w:marLeft w:val="0"/>
      <w:marRight w:val="0"/>
      <w:marTop w:val="0"/>
      <w:marBottom w:val="0"/>
      <w:divBdr>
        <w:top w:val="none" w:sz="0" w:space="0" w:color="auto"/>
        <w:left w:val="none" w:sz="0" w:space="0" w:color="auto"/>
        <w:bottom w:val="none" w:sz="0" w:space="0" w:color="auto"/>
        <w:right w:val="none" w:sz="0" w:space="0" w:color="auto"/>
      </w:divBdr>
    </w:div>
    <w:div w:id="2053646945">
      <w:bodyDiv w:val="1"/>
      <w:marLeft w:val="0"/>
      <w:marRight w:val="0"/>
      <w:marTop w:val="0"/>
      <w:marBottom w:val="0"/>
      <w:divBdr>
        <w:top w:val="none" w:sz="0" w:space="0" w:color="auto"/>
        <w:left w:val="none" w:sz="0" w:space="0" w:color="auto"/>
        <w:bottom w:val="none" w:sz="0" w:space="0" w:color="auto"/>
        <w:right w:val="none" w:sz="0" w:space="0" w:color="auto"/>
      </w:divBdr>
    </w:div>
    <w:div w:id="2053654760">
      <w:bodyDiv w:val="1"/>
      <w:marLeft w:val="0"/>
      <w:marRight w:val="0"/>
      <w:marTop w:val="0"/>
      <w:marBottom w:val="0"/>
      <w:divBdr>
        <w:top w:val="none" w:sz="0" w:space="0" w:color="auto"/>
        <w:left w:val="none" w:sz="0" w:space="0" w:color="auto"/>
        <w:bottom w:val="none" w:sz="0" w:space="0" w:color="auto"/>
        <w:right w:val="none" w:sz="0" w:space="0" w:color="auto"/>
      </w:divBdr>
    </w:div>
    <w:div w:id="2053799710">
      <w:bodyDiv w:val="1"/>
      <w:marLeft w:val="0"/>
      <w:marRight w:val="0"/>
      <w:marTop w:val="0"/>
      <w:marBottom w:val="0"/>
      <w:divBdr>
        <w:top w:val="none" w:sz="0" w:space="0" w:color="auto"/>
        <w:left w:val="none" w:sz="0" w:space="0" w:color="auto"/>
        <w:bottom w:val="none" w:sz="0" w:space="0" w:color="auto"/>
        <w:right w:val="none" w:sz="0" w:space="0" w:color="auto"/>
      </w:divBdr>
    </w:div>
    <w:div w:id="2054110262">
      <w:bodyDiv w:val="1"/>
      <w:marLeft w:val="0"/>
      <w:marRight w:val="0"/>
      <w:marTop w:val="0"/>
      <w:marBottom w:val="0"/>
      <w:divBdr>
        <w:top w:val="none" w:sz="0" w:space="0" w:color="auto"/>
        <w:left w:val="none" w:sz="0" w:space="0" w:color="auto"/>
        <w:bottom w:val="none" w:sz="0" w:space="0" w:color="auto"/>
        <w:right w:val="none" w:sz="0" w:space="0" w:color="auto"/>
      </w:divBdr>
    </w:div>
    <w:div w:id="2054576013">
      <w:bodyDiv w:val="1"/>
      <w:marLeft w:val="0"/>
      <w:marRight w:val="0"/>
      <w:marTop w:val="0"/>
      <w:marBottom w:val="0"/>
      <w:divBdr>
        <w:top w:val="none" w:sz="0" w:space="0" w:color="auto"/>
        <w:left w:val="none" w:sz="0" w:space="0" w:color="auto"/>
        <w:bottom w:val="none" w:sz="0" w:space="0" w:color="auto"/>
        <w:right w:val="none" w:sz="0" w:space="0" w:color="auto"/>
      </w:divBdr>
    </w:div>
    <w:div w:id="2054646396">
      <w:bodyDiv w:val="1"/>
      <w:marLeft w:val="0"/>
      <w:marRight w:val="0"/>
      <w:marTop w:val="0"/>
      <w:marBottom w:val="0"/>
      <w:divBdr>
        <w:top w:val="none" w:sz="0" w:space="0" w:color="auto"/>
        <w:left w:val="none" w:sz="0" w:space="0" w:color="auto"/>
        <w:bottom w:val="none" w:sz="0" w:space="0" w:color="auto"/>
        <w:right w:val="none" w:sz="0" w:space="0" w:color="auto"/>
      </w:divBdr>
    </w:div>
    <w:div w:id="2054648132">
      <w:bodyDiv w:val="1"/>
      <w:marLeft w:val="0"/>
      <w:marRight w:val="0"/>
      <w:marTop w:val="0"/>
      <w:marBottom w:val="0"/>
      <w:divBdr>
        <w:top w:val="none" w:sz="0" w:space="0" w:color="auto"/>
        <w:left w:val="none" w:sz="0" w:space="0" w:color="auto"/>
        <w:bottom w:val="none" w:sz="0" w:space="0" w:color="auto"/>
        <w:right w:val="none" w:sz="0" w:space="0" w:color="auto"/>
      </w:divBdr>
    </w:div>
    <w:div w:id="2055232644">
      <w:bodyDiv w:val="1"/>
      <w:marLeft w:val="0"/>
      <w:marRight w:val="0"/>
      <w:marTop w:val="0"/>
      <w:marBottom w:val="0"/>
      <w:divBdr>
        <w:top w:val="none" w:sz="0" w:space="0" w:color="auto"/>
        <w:left w:val="none" w:sz="0" w:space="0" w:color="auto"/>
        <w:bottom w:val="none" w:sz="0" w:space="0" w:color="auto"/>
        <w:right w:val="none" w:sz="0" w:space="0" w:color="auto"/>
      </w:divBdr>
    </w:div>
    <w:div w:id="2055350356">
      <w:bodyDiv w:val="1"/>
      <w:marLeft w:val="0"/>
      <w:marRight w:val="0"/>
      <w:marTop w:val="0"/>
      <w:marBottom w:val="0"/>
      <w:divBdr>
        <w:top w:val="none" w:sz="0" w:space="0" w:color="auto"/>
        <w:left w:val="none" w:sz="0" w:space="0" w:color="auto"/>
        <w:bottom w:val="none" w:sz="0" w:space="0" w:color="auto"/>
        <w:right w:val="none" w:sz="0" w:space="0" w:color="auto"/>
      </w:divBdr>
    </w:div>
    <w:div w:id="2055351848">
      <w:bodyDiv w:val="1"/>
      <w:marLeft w:val="0"/>
      <w:marRight w:val="0"/>
      <w:marTop w:val="0"/>
      <w:marBottom w:val="0"/>
      <w:divBdr>
        <w:top w:val="none" w:sz="0" w:space="0" w:color="auto"/>
        <w:left w:val="none" w:sz="0" w:space="0" w:color="auto"/>
        <w:bottom w:val="none" w:sz="0" w:space="0" w:color="auto"/>
        <w:right w:val="none" w:sz="0" w:space="0" w:color="auto"/>
      </w:divBdr>
    </w:div>
    <w:div w:id="2055616050">
      <w:bodyDiv w:val="1"/>
      <w:marLeft w:val="0"/>
      <w:marRight w:val="0"/>
      <w:marTop w:val="0"/>
      <w:marBottom w:val="0"/>
      <w:divBdr>
        <w:top w:val="none" w:sz="0" w:space="0" w:color="auto"/>
        <w:left w:val="none" w:sz="0" w:space="0" w:color="auto"/>
        <w:bottom w:val="none" w:sz="0" w:space="0" w:color="auto"/>
        <w:right w:val="none" w:sz="0" w:space="0" w:color="auto"/>
      </w:divBdr>
    </w:div>
    <w:div w:id="2055617785">
      <w:bodyDiv w:val="1"/>
      <w:marLeft w:val="0"/>
      <w:marRight w:val="0"/>
      <w:marTop w:val="0"/>
      <w:marBottom w:val="0"/>
      <w:divBdr>
        <w:top w:val="none" w:sz="0" w:space="0" w:color="auto"/>
        <w:left w:val="none" w:sz="0" w:space="0" w:color="auto"/>
        <w:bottom w:val="none" w:sz="0" w:space="0" w:color="auto"/>
        <w:right w:val="none" w:sz="0" w:space="0" w:color="auto"/>
      </w:divBdr>
    </w:div>
    <w:div w:id="2055618455">
      <w:bodyDiv w:val="1"/>
      <w:marLeft w:val="0"/>
      <w:marRight w:val="0"/>
      <w:marTop w:val="0"/>
      <w:marBottom w:val="0"/>
      <w:divBdr>
        <w:top w:val="none" w:sz="0" w:space="0" w:color="auto"/>
        <w:left w:val="none" w:sz="0" w:space="0" w:color="auto"/>
        <w:bottom w:val="none" w:sz="0" w:space="0" w:color="auto"/>
        <w:right w:val="none" w:sz="0" w:space="0" w:color="auto"/>
      </w:divBdr>
    </w:div>
    <w:div w:id="2055619424">
      <w:bodyDiv w:val="1"/>
      <w:marLeft w:val="0"/>
      <w:marRight w:val="0"/>
      <w:marTop w:val="0"/>
      <w:marBottom w:val="0"/>
      <w:divBdr>
        <w:top w:val="none" w:sz="0" w:space="0" w:color="auto"/>
        <w:left w:val="none" w:sz="0" w:space="0" w:color="auto"/>
        <w:bottom w:val="none" w:sz="0" w:space="0" w:color="auto"/>
        <w:right w:val="none" w:sz="0" w:space="0" w:color="auto"/>
      </w:divBdr>
    </w:div>
    <w:div w:id="2055885866">
      <w:bodyDiv w:val="1"/>
      <w:marLeft w:val="0"/>
      <w:marRight w:val="0"/>
      <w:marTop w:val="0"/>
      <w:marBottom w:val="0"/>
      <w:divBdr>
        <w:top w:val="none" w:sz="0" w:space="0" w:color="auto"/>
        <w:left w:val="none" w:sz="0" w:space="0" w:color="auto"/>
        <w:bottom w:val="none" w:sz="0" w:space="0" w:color="auto"/>
        <w:right w:val="none" w:sz="0" w:space="0" w:color="auto"/>
      </w:divBdr>
    </w:div>
    <w:div w:id="2055960669">
      <w:bodyDiv w:val="1"/>
      <w:marLeft w:val="0"/>
      <w:marRight w:val="0"/>
      <w:marTop w:val="0"/>
      <w:marBottom w:val="0"/>
      <w:divBdr>
        <w:top w:val="none" w:sz="0" w:space="0" w:color="auto"/>
        <w:left w:val="none" w:sz="0" w:space="0" w:color="auto"/>
        <w:bottom w:val="none" w:sz="0" w:space="0" w:color="auto"/>
        <w:right w:val="none" w:sz="0" w:space="0" w:color="auto"/>
      </w:divBdr>
    </w:div>
    <w:div w:id="2056152300">
      <w:bodyDiv w:val="1"/>
      <w:marLeft w:val="0"/>
      <w:marRight w:val="0"/>
      <w:marTop w:val="0"/>
      <w:marBottom w:val="0"/>
      <w:divBdr>
        <w:top w:val="none" w:sz="0" w:space="0" w:color="auto"/>
        <w:left w:val="none" w:sz="0" w:space="0" w:color="auto"/>
        <w:bottom w:val="none" w:sz="0" w:space="0" w:color="auto"/>
        <w:right w:val="none" w:sz="0" w:space="0" w:color="auto"/>
      </w:divBdr>
    </w:div>
    <w:div w:id="2056656786">
      <w:bodyDiv w:val="1"/>
      <w:marLeft w:val="0"/>
      <w:marRight w:val="0"/>
      <w:marTop w:val="0"/>
      <w:marBottom w:val="0"/>
      <w:divBdr>
        <w:top w:val="none" w:sz="0" w:space="0" w:color="auto"/>
        <w:left w:val="none" w:sz="0" w:space="0" w:color="auto"/>
        <w:bottom w:val="none" w:sz="0" w:space="0" w:color="auto"/>
        <w:right w:val="none" w:sz="0" w:space="0" w:color="auto"/>
      </w:divBdr>
    </w:div>
    <w:div w:id="2056733514">
      <w:bodyDiv w:val="1"/>
      <w:marLeft w:val="0"/>
      <w:marRight w:val="0"/>
      <w:marTop w:val="0"/>
      <w:marBottom w:val="0"/>
      <w:divBdr>
        <w:top w:val="none" w:sz="0" w:space="0" w:color="auto"/>
        <w:left w:val="none" w:sz="0" w:space="0" w:color="auto"/>
        <w:bottom w:val="none" w:sz="0" w:space="0" w:color="auto"/>
        <w:right w:val="none" w:sz="0" w:space="0" w:color="auto"/>
      </w:divBdr>
    </w:div>
    <w:div w:id="2056810894">
      <w:bodyDiv w:val="1"/>
      <w:marLeft w:val="0"/>
      <w:marRight w:val="0"/>
      <w:marTop w:val="0"/>
      <w:marBottom w:val="0"/>
      <w:divBdr>
        <w:top w:val="none" w:sz="0" w:space="0" w:color="auto"/>
        <w:left w:val="none" w:sz="0" w:space="0" w:color="auto"/>
        <w:bottom w:val="none" w:sz="0" w:space="0" w:color="auto"/>
        <w:right w:val="none" w:sz="0" w:space="0" w:color="auto"/>
      </w:divBdr>
    </w:div>
    <w:div w:id="2056849353">
      <w:bodyDiv w:val="1"/>
      <w:marLeft w:val="0"/>
      <w:marRight w:val="0"/>
      <w:marTop w:val="0"/>
      <w:marBottom w:val="0"/>
      <w:divBdr>
        <w:top w:val="none" w:sz="0" w:space="0" w:color="auto"/>
        <w:left w:val="none" w:sz="0" w:space="0" w:color="auto"/>
        <w:bottom w:val="none" w:sz="0" w:space="0" w:color="auto"/>
        <w:right w:val="none" w:sz="0" w:space="0" w:color="auto"/>
      </w:divBdr>
    </w:div>
    <w:div w:id="2057199236">
      <w:bodyDiv w:val="1"/>
      <w:marLeft w:val="0"/>
      <w:marRight w:val="0"/>
      <w:marTop w:val="0"/>
      <w:marBottom w:val="0"/>
      <w:divBdr>
        <w:top w:val="none" w:sz="0" w:space="0" w:color="auto"/>
        <w:left w:val="none" w:sz="0" w:space="0" w:color="auto"/>
        <w:bottom w:val="none" w:sz="0" w:space="0" w:color="auto"/>
        <w:right w:val="none" w:sz="0" w:space="0" w:color="auto"/>
      </w:divBdr>
    </w:div>
    <w:div w:id="2057272384">
      <w:bodyDiv w:val="1"/>
      <w:marLeft w:val="0"/>
      <w:marRight w:val="0"/>
      <w:marTop w:val="0"/>
      <w:marBottom w:val="0"/>
      <w:divBdr>
        <w:top w:val="none" w:sz="0" w:space="0" w:color="auto"/>
        <w:left w:val="none" w:sz="0" w:space="0" w:color="auto"/>
        <w:bottom w:val="none" w:sz="0" w:space="0" w:color="auto"/>
        <w:right w:val="none" w:sz="0" w:space="0" w:color="auto"/>
      </w:divBdr>
    </w:div>
    <w:div w:id="2057461361">
      <w:bodyDiv w:val="1"/>
      <w:marLeft w:val="0"/>
      <w:marRight w:val="0"/>
      <w:marTop w:val="0"/>
      <w:marBottom w:val="0"/>
      <w:divBdr>
        <w:top w:val="none" w:sz="0" w:space="0" w:color="auto"/>
        <w:left w:val="none" w:sz="0" w:space="0" w:color="auto"/>
        <w:bottom w:val="none" w:sz="0" w:space="0" w:color="auto"/>
        <w:right w:val="none" w:sz="0" w:space="0" w:color="auto"/>
      </w:divBdr>
    </w:div>
    <w:div w:id="2057465332">
      <w:bodyDiv w:val="1"/>
      <w:marLeft w:val="0"/>
      <w:marRight w:val="0"/>
      <w:marTop w:val="0"/>
      <w:marBottom w:val="0"/>
      <w:divBdr>
        <w:top w:val="none" w:sz="0" w:space="0" w:color="auto"/>
        <w:left w:val="none" w:sz="0" w:space="0" w:color="auto"/>
        <w:bottom w:val="none" w:sz="0" w:space="0" w:color="auto"/>
        <w:right w:val="none" w:sz="0" w:space="0" w:color="auto"/>
      </w:divBdr>
    </w:div>
    <w:div w:id="2057502815">
      <w:bodyDiv w:val="1"/>
      <w:marLeft w:val="0"/>
      <w:marRight w:val="0"/>
      <w:marTop w:val="0"/>
      <w:marBottom w:val="0"/>
      <w:divBdr>
        <w:top w:val="none" w:sz="0" w:space="0" w:color="auto"/>
        <w:left w:val="none" w:sz="0" w:space="0" w:color="auto"/>
        <w:bottom w:val="none" w:sz="0" w:space="0" w:color="auto"/>
        <w:right w:val="none" w:sz="0" w:space="0" w:color="auto"/>
      </w:divBdr>
    </w:div>
    <w:div w:id="2057775157">
      <w:bodyDiv w:val="1"/>
      <w:marLeft w:val="0"/>
      <w:marRight w:val="0"/>
      <w:marTop w:val="0"/>
      <w:marBottom w:val="0"/>
      <w:divBdr>
        <w:top w:val="none" w:sz="0" w:space="0" w:color="auto"/>
        <w:left w:val="none" w:sz="0" w:space="0" w:color="auto"/>
        <w:bottom w:val="none" w:sz="0" w:space="0" w:color="auto"/>
        <w:right w:val="none" w:sz="0" w:space="0" w:color="auto"/>
      </w:divBdr>
    </w:div>
    <w:div w:id="2057779950">
      <w:bodyDiv w:val="1"/>
      <w:marLeft w:val="0"/>
      <w:marRight w:val="0"/>
      <w:marTop w:val="0"/>
      <w:marBottom w:val="0"/>
      <w:divBdr>
        <w:top w:val="none" w:sz="0" w:space="0" w:color="auto"/>
        <w:left w:val="none" w:sz="0" w:space="0" w:color="auto"/>
        <w:bottom w:val="none" w:sz="0" w:space="0" w:color="auto"/>
        <w:right w:val="none" w:sz="0" w:space="0" w:color="auto"/>
      </w:divBdr>
    </w:div>
    <w:div w:id="2058308548">
      <w:bodyDiv w:val="1"/>
      <w:marLeft w:val="0"/>
      <w:marRight w:val="0"/>
      <w:marTop w:val="0"/>
      <w:marBottom w:val="0"/>
      <w:divBdr>
        <w:top w:val="none" w:sz="0" w:space="0" w:color="auto"/>
        <w:left w:val="none" w:sz="0" w:space="0" w:color="auto"/>
        <w:bottom w:val="none" w:sz="0" w:space="0" w:color="auto"/>
        <w:right w:val="none" w:sz="0" w:space="0" w:color="auto"/>
      </w:divBdr>
    </w:div>
    <w:div w:id="2058357572">
      <w:bodyDiv w:val="1"/>
      <w:marLeft w:val="0"/>
      <w:marRight w:val="0"/>
      <w:marTop w:val="0"/>
      <w:marBottom w:val="0"/>
      <w:divBdr>
        <w:top w:val="none" w:sz="0" w:space="0" w:color="auto"/>
        <w:left w:val="none" w:sz="0" w:space="0" w:color="auto"/>
        <w:bottom w:val="none" w:sz="0" w:space="0" w:color="auto"/>
        <w:right w:val="none" w:sz="0" w:space="0" w:color="auto"/>
      </w:divBdr>
    </w:div>
    <w:div w:id="2058890554">
      <w:bodyDiv w:val="1"/>
      <w:marLeft w:val="0"/>
      <w:marRight w:val="0"/>
      <w:marTop w:val="0"/>
      <w:marBottom w:val="0"/>
      <w:divBdr>
        <w:top w:val="none" w:sz="0" w:space="0" w:color="auto"/>
        <w:left w:val="none" w:sz="0" w:space="0" w:color="auto"/>
        <w:bottom w:val="none" w:sz="0" w:space="0" w:color="auto"/>
        <w:right w:val="none" w:sz="0" w:space="0" w:color="auto"/>
      </w:divBdr>
    </w:div>
    <w:div w:id="2058972674">
      <w:bodyDiv w:val="1"/>
      <w:marLeft w:val="0"/>
      <w:marRight w:val="0"/>
      <w:marTop w:val="0"/>
      <w:marBottom w:val="0"/>
      <w:divBdr>
        <w:top w:val="none" w:sz="0" w:space="0" w:color="auto"/>
        <w:left w:val="none" w:sz="0" w:space="0" w:color="auto"/>
        <w:bottom w:val="none" w:sz="0" w:space="0" w:color="auto"/>
        <w:right w:val="none" w:sz="0" w:space="0" w:color="auto"/>
      </w:divBdr>
    </w:div>
    <w:div w:id="2059426043">
      <w:bodyDiv w:val="1"/>
      <w:marLeft w:val="0"/>
      <w:marRight w:val="0"/>
      <w:marTop w:val="0"/>
      <w:marBottom w:val="0"/>
      <w:divBdr>
        <w:top w:val="none" w:sz="0" w:space="0" w:color="auto"/>
        <w:left w:val="none" w:sz="0" w:space="0" w:color="auto"/>
        <w:bottom w:val="none" w:sz="0" w:space="0" w:color="auto"/>
        <w:right w:val="none" w:sz="0" w:space="0" w:color="auto"/>
      </w:divBdr>
    </w:div>
    <w:div w:id="2059471855">
      <w:bodyDiv w:val="1"/>
      <w:marLeft w:val="0"/>
      <w:marRight w:val="0"/>
      <w:marTop w:val="0"/>
      <w:marBottom w:val="0"/>
      <w:divBdr>
        <w:top w:val="none" w:sz="0" w:space="0" w:color="auto"/>
        <w:left w:val="none" w:sz="0" w:space="0" w:color="auto"/>
        <w:bottom w:val="none" w:sz="0" w:space="0" w:color="auto"/>
        <w:right w:val="none" w:sz="0" w:space="0" w:color="auto"/>
      </w:divBdr>
    </w:div>
    <w:div w:id="2059547249">
      <w:bodyDiv w:val="1"/>
      <w:marLeft w:val="0"/>
      <w:marRight w:val="0"/>
      <w:marTop w:val="0"/>
      <w:marBottom w:val="0"/>
      <w:divBdr>
        <w:top w:val="none" w:sz="0" w:space="0" w:color="auto"/>
        <w:left w:val="none" w:sz="0" w:space="0" w:color="auto"/>
        <w:bottom w:val="none" w:sz="0" w:space="0" w:color="auto"/>
        <w:right w:val="none" w:sz="0" w:space="0" w:color="auto"/>
      </w:divBdr>
    </w:div>
    <w:div w:id="2059746397">
      <w:bodyDiv w:val="1"/>
      <w:marLeft w:val="0"/>
      <w:marRight w:val="0"/>
      <w:marTop w:val="0"/>
      <w:marBottom w:val="0"/>
      <w:divBdr>
        <w:top w:val="none" w:sz="0" w:space="0" w:color="auto"/>
        <w:left w:val="none" w:sz="0" w:space="0" w:color="auto"/>
        <w:bottom w:val="none" w:sz="0" w:space="0" w:color="auto"/>
        <w:right w:val="none" w:sz="0" w:space="0" w:color="auto"/>
      </w:divBdr>
    </w:div>
    <w:div w:id="2059821545">
      <w:bodyDiv w:val="1"/>
      <w:marLeft w:val="0"/>
      <w:marRight w:val="0"/>
      <w:marTop w:val="0"/>
      <w:marBottom w:val="0"/>
      <w:divBdr>
        <w:top w:val="none" w:sz="0" w:space="0" w:color="auto"/>
        <w:left w:val="none" w:sz="0" w:space="0" w:color="auto"/>
        <w:bottom w:val="none" w:sz="0" w:space="0" w:color="auto"/>
        <w:right w:val="none" w:sz="0" w:space="0" w:color="auto"/>
      </w:divBdr>
    </w:div>
    <w:div w:id="2060007490">
      <w:bodyDiv w:val="1"/>
      <w:marLeft w:val="0"/>
      <w:marRight w:val="0"/>
      <w:marTop w:val="0"/>
      <w:marBottom w:val="0"/>
      <w:divBdr>
        <w:top w:val="none" w:sz="0" w:space="0" w:color="auto"/>
        <w:left w:val="none" w:sz="0" w:space="0" w:color="auto"/>
        <w:bottom w:val="none" w:sz="0" w:space="0" w:color="auto"/>
        <w:right w:val="none" w:sz="0" w:space="0" w:color="auto"/>
      </w:divBdr>
    </w:div>
    <w:div w:id="2060011315">
      <w:bodyDiv w:val="1"/>
      <w:marLeft w:val="0"/>
      <w:marRight w:val="0"/>
      <w:marTop w:val="0"/>
      <w:marBottom w:val="0"/>
      <w:divBdr>
        <w:top w:val="none" w:sz="0" w:space="0" w:color="auto"/>
        <w:left w:val="none" w:sz="0" w:space="0" w:color="auto"/>
        <w:bottom w:val="none" w:sz="0" w:space="0" w:color="auto"/>
        <w:right w:val="none" w:sz="0" w:space="0" w:color="auto"/>
      </w:divBdr>
    </w:div>
    <w:div w:id="2060283684">
      <w:bodyDiv w:val="1"/>
      <w:marLeft w:val="0"/>
      <w:marRight w:val="0"/>
      <w:marTop w:val="0"/>
      <w:marBottom w:val="0"/>
      <w:divBdr>
        <w:top w:val="none" w:sz="0" w:space="0" w:color="auto"/>
        <w:left w:val="none" w:sz="0" w:space="0" w:color="auto"/>
        <w:bottom w:val="none" w:sz="0" w:space="0" w:color="auto"/>
        <w:right w:val="none" w:sz="0" w:space="0" w:color="auto"/>
      </w:divBdr>
    </w:div>
    <w:div w:id="2060394920">
      <w:bodyDiv w:val="1"/>
      <w:marLeft w:val="0"/>
      <w:marRight w:val="0"/>
      <w:marTop w:val="0"/>
      <w:marBottom w:val="0"/>
      <w:divBdr>
        <w:top w:val="none" w:sz="0" w:space="0" w:color="auto"/>
        <w:left w:val="none" w:sz="0" w:space="0" w:color="auto"/>
        <w:bottom w:val="none" w:sz="0" w:space="0" w:color="auto"/>
        <w:right w:val="none" w:sz="0" w:space="0" w:color="auto"/>
      </w:divBdr>
    </w:div>
    <w:div w:id="2060595097">
      <w:bodyDiv w:val="1"/>
      <w:marLeft w:val="0"/>
      <w:marRight w:val="0"/>
      <w:marTop w:val="0"/>
      <w:marBottom w:val="0"/>
      <w:divBdr>
        <w:top w:val="none" w:sz="0" w:space="0" w:color="auto"/>
        <w:left w:val="none" w:sz="0" w:space="0" w:color="auto"/>
        <w:bottom w:val="none" w:sz="0" w:space="0" w:color="auto"/>
        <w:right w:val="none" w:sz="0" w:space="0" w:color="auto"/>
      </w:divBdr>
    </w:div>
    <w:div w:id="2060738398">
      <w:bodyDiv w:val="1"/>
      <w:marLeft w:val="0"/>
      <w:marRight w:val="0"/>
      <w:marTop w:val="0"/>
      <w:marBottom w:val="0"/>
      <w:divBdr>
        <w:top w:val="none" w:sz="0" w:space="0" w:color="auto"/>
        <w:left w:val="none" w:sz="0" w:space="0" w:color="auto"/>
        <w:bottom w:val="none" w:sz="0" w:space="0" w:color="auto"/>
        <w:right w:val="none" w:sz="0" w:space="0" w:color="auto"/>
      </w:divBdr>
    </w:div>
    <w:div w:id="2060744761">
      <w:bodyDiv w:val="1"/>
      <w:marLeft w:val="0"/>
      <w:marRight w:val="0"/>
      <w:marTop w:val="0"/>
      <w:marBottom w:val="0"/>
      <w:divBdr>
        <w:top w:val="none" w:sz="0" w:space="0" w:color="auto"/>
        <w:left w:val="none" w:sz="0" w:space="0" w:color="auto"/>
        <w:bottom w:val="none" w:sz="0" w:space="0" w:color="auto"/>
        <w:right w:val="none" w:sz="0" w:space="0" w:color="auto"/>
      </w:divBdr>
    </w:div>
    <w:div w:id="2060781888">
      <w:bodyDiv w:val="1"/>
      <w:marLeft w:val="0"/>
      <w:marRight w:val="0"/>
      <w:marTop w:val="0"/>
      <w:marBottom w:val="0"/>
      <w:divBdr>
        <w:top w:val="none" w:sz="0" w:space="0" w:color="auto"/>
        <w:left w:val="none" w:sz="0" w:space="0" w:color="auto"/>
        <w:bottom w:val="none" w:sz="0" w:space="0" w:color="auto"/>
        <w:right w:val="none" w:sz="0" w:space="0" w:color="auto"/>
      </w:divBdr>
    </w:div>
    <w:div w:id="2060782500">
      <w:bodyDiv w:val="1"/>
      <w:marLeft w:val="0"/>
      <w:marRight w:val="0"/>
      <w:marTop w:val="0"/>
      <w:marBottom w:val="0"/>
      <w:divBdr>
        <w:top w:val="none" w:sz="0" w:space="0" w:color="auto"/>
        <w:left w:val="none" w:sz="0" w:space="0" w:color="auto"/>
        <w:bottom w:val="none" w:sz="0" w:space="0" w:color="auto"/>
        <w:right w:val="none" w:sz="0" w:space="0" w:color="auto"/>
      </w:divBdr>
    </w:div>
    <w:div w:id="2060811998">
      <w:bodyDiv w:val="1"/>
      <w:marLeft w:val="0"/>
      <w:marRight w:val="0"/>
      <w:marTop w:val="0"/>
      <w:marBottom w:val="0"/>
      <w:divBdr>
        <w:top w:val="none" w:sz="0" w:space="0" w:color="auto"/>
        <w:left w:val="none" w:sz="0" w:space="0" w:color="auto"/>
        <w:bottom w:val="none" w:sz="0" w:space="0" w:color="auto"/>
        <w:right w:val="none" w:sz="0" w:space="0" w:color="auto"/>
      </w:divBdr>
    </w:div>
    <w:div w:id="2060929603">
      <w:bodyDiv w:val="1"/>
      <w:marLeft w:val="0"/>
      <w:marRight w:val="0"/>
      <w:marTop w:val="0"/>
      <w:marBottom w:val="0"/>
      <w:divBdr>
        <w:top w:val="none" w:sz="0" w:space="0" w:color="auto"/>
        <w:left w:val="none" w:sz="0" w:space="0" w:color="auto"/>
        <w:bottom w:val="none" w:sz="0" w:space="0" w:color="auto"/>
        <w:right w:val="none" w:sz="0" w:space="0" w:color="auto"/>
      </w:divBdr>
    </w:div>
    <w:div w:id="2060929789">
      <w:bodyDiv w:val="1"/>
      <w:marLeft w:val="0"/>
      <w:marRight w:val="0"/>
      <w:marTop w:val="0"/>
      <w:marBottom w:val="0"/>
      <w:divBdr>
        <w:top w:val="none" w:sz="0" w:space="0" w:color="auto"/>
        <w:left w:val="none" w:sz="0" w:space="0" w:color="auto"/>
        <w:bottom w:val="none" w:sz="0" w:space="0" w:color="auto"/>
        <w:right w:val="none" w:sz="0" w:space="0" w:color="auto"/>
      </w:divBdr>
    </w:div>
    <w:div w:id="2060933501">
      <w:bodyDiv w:val="1"/>
      <w:marLeft w:val="0"/>
      <w:marRight w:val="0"/>
      <w:marTop w:val="0"/>
      <w:marBottom w:val="0"/>
      <w:divBdr>
        <w:top w:val="none" w:sz="0" w:space="0" w:color="auto"/>
        <w:left w:val="none" w:sz="0" w:space="0" w:color="auto"/>
        <w:bottom w:val="none" w:sz="0" w:space="0" w:color="auto"/>
        <w:right w:val="none" w:sz="0" w:space="0" w:color="auto"/>
      </w:divBdr>
    </w:div>
    <w:div w:id="2060935864">
      <w:bodyDiv w:val="1"/>
      <w:marLeft w:val="0"/>
      <w:marRight w:val="0"/>
      <w:marTop w:val="0"/>
      <w:marBottom w:val="0"/>
      <w:divBdr>
        <w:top w:val="none" w:sz="0" w:space="0" w:color="auto"/>
        <w:left w:val="none" w:sz="0" w:space="0" w:color="auto"/>
        <w:bottom w:val="none" w:sz="0" w:space="0" w:color="auto"/>
        <w:right w:val="none" w:sz="0" w:space="0" w:color="auto"/>
      </w:divBdr>
    </w:div>
    <w:div w:id="2060978914">
      <w:bodyDiv w:val="1"/>
      <w:marLeft w:val="0"/>
      <w:marRight w:val="0"/>
      <w:marTop w:val="0"/>
      <w:marBottom w:val="0"/>
      <w:divBdr>
        <w:top w:val="none" w:sz="0" w:space="0" w:color="auto"/>
        <w:left w:val="none" w:sz="0" w:space="0" w:color="auto"/>
        <w:bottom w:val="none" w:sz="0" w:space="0" w:color="auto"/>
        <w:right w:val="none" w:sz="0" w:space="0" w:color="auto"/>
      </w:divBdr>
    </w:div>
    <w:div w:id="2061048600">
      <w:bodyDiv w:val="1"/>
      <w:marLeft w:val="0"/>
      <w:marRight w:val="0"/>
      <w:marTop w:val="0"/>
      <w:marBottom w:val="0"/>
      <w:divBdr>
        <w:top w:val="none" w:sz="0" w:space="0" w:color="auto"/>
        <w:left w:val="none" w:sz="0" w:space="0" w:color="auto"/>
        <w:bottom w:val="none" w:sz="0" w:space="0" w:color="auto"/>
        <w:right w:val="none" w:sz="0" w:space="0" w:color="auto"/>
      </w:divBdr>
    </w:div>
    <w:div w:id="2061204056">
      <w:bodyDiv w:val="1"/>
      <w:marLeft w:val="0"/>
      <w:marRight w:val="0"/>
      <w:marTop w:val="0"/>
      <w:marBottom w:val="0"/>
      <w:divBdr>
        <w:top w:val="none" w:sz="0" w:space="0" w:color="auto"/>
        <w:left w:val="none" w:sz="0" w:space="0" w:color="auto"/>
        <w:bottom w:val="none" w:sz="0" w:space="0" w:color="auto"/>
        <w:right w:val="none" w:sz="0" w:space="0" w:color="auto"/>
      </w:divBdr>
    </w:div>
    <w:div w:id="2061437300">
      <w:bodyDiv w:val="1"/>
      <w:marLeft w:val="0"/>
      <w:marRight w:val="0"/>
      <w:marTop w:val="0"/>
      <w:marBottom w:val="0"/>
      <w:divBdr>
        <w:top w:val="none" w:sz="0" w:space="0" w:color="auto"/>
        <w:left w:val="none" w:sz="0" w:space="0" w:color="auto"/>
        <w:bottom w:val="none" w:sz="0" w:space="0" w:color="auto"/>
        <w:right w:val="none" w:sz="0" w:space="0" w:color="auto"/>
      </w:divBdr>
    </w:div>
    <w:div w:id="2061592245">
      <w:bodyDiv w:val="1"/>
      <w:marLeft w:val="0"/>
      <w:marRight w:val="0"/>
      <w:marTop w:val="0"/>
      <w:marBottom w:val="0"/>
      <w:divBdr>
        <w:top w:val="none" w:sz="0" w:space="0" w:color="auto"/>
        <w:left w:val="none" w:sz="0" w:space="0" w:color="auto"/>
        <w:bottom w:val="none" w:sz="0" w:space="0" w:color="auto"/>
        <w:right w:val="none" w:sz="0" w:space="0" w:color="auto"/>
      </w:divBdr>
    </w:div>
    <w:div w:id="2061710197">
      <w:bodyDiv w:val="1"/>
      <w:marLeft w:val="0"/>
      <w:marRight w:val="0"/>
      <w:marTop w:val="0"/>
      <w:marBottom w:val="0"/>
      <w:divBdr>
        <w:top w:val="none" w:sz="0" w:space="0" w:color="auto"/>
        <w:left w:val="none" w:sz="0" w:space="0" w:color="auto"/>
        <w:bottom w:val="none" w:sz="0" w:space="0" w:color="auto"/>
        <w:right w:val="none" w:sz="0" w:space="0" w:color="auto"/>
      </w:divBdr>
    </w:div>
    <w:div w:id="2061900507">
      <w:bodyDiv w:val="1"/>
      <w:marLeft w:val="0"/>
      <w:marRight w:val="0"/>
      <w:marTop w:val="0"/>
      <w:marBottom w:val="0"/>
      <w:divBdr>
        <w:top w:val="none" w:sz="0" w:space="0" w:color="auto"/>
        <w:left w:val="none" w:sz="0" w:space="0" w:color="auto"/>
        <w:bottom w:val="none" w:sz="0" w:space="0" w:color="auto"/>
        <w:right w:val="none" w:sz="0" w:space="0" w:color="auto"/>
      </w:divBdr>
    </w:div>
    <w:div w:id="2061901850">
      <w:bodyDiv w:val="1"/>
      <w:marLeft w:val="0"/>
      <w:marRight w:val="0"/>
      <w:marTop w:val="0"/>
      <w:marBottom w:val="0"/>
      <w:divBdr>
        <w:top w:val="none" w:sz="0" w:space="0" w:color="auto"/>
        <w:left w:val="none" w:sz="0" w:space="0" w:color="auto"/>
        <w:bottom w:val="none" w:sz="0" w:space="0" w:color="auto"/>
        <w:right w:val="none" w:sz="0" w:space="0" w:color="auto"/>
      </w:divBdr>
    </w:div>
    <w:div w:id="2061905225">
      <w:bodyDiv w:val="1"/>
      <w:marLeft w:val="0"/>
      <w:marRight w:val="0"/>
      <w:marTop w:val="0"/>
      <w:marBottom w:val="0"/>
      <w:divBdr>
        <w:top w:val="none" w:sz="0" w:space="0" w:color="auto"/>
        <w:left w:val="none" w:sz="0" w:space="0" w:color="auto"/>
        <w:bottom w:val="none" w:sz="0" w:space="0" w:color="auto"/>
        <w:right w:val="none" w:sz="0" w:space="0" w:color="auto"/>
      </w:divBdr>
    </w:div>
    <w:div w:id="2062242218">
      <w:bodyDiv w:val="1"/>
      <w:marLeft w:val="0"/>
      <w:marRight w:val="0"/>
      <w:marTop w:val="0"/>
      <w:marBottom w:val="0"/>
      <w:divBdr>
        <w:top w:val="none" w:sz="0" w:space="0" w:color="auto"/>
        <w:left w:val="none" w:sz="0" w:space="0" w:color="auto"/>
        <w:bottom w:val="none" w:sz="0" w:space="0" w:color="auto"/>
        <w:right w:val="none" w:sz="0" w:space="0" w:color="auto"/>
      </w:divBdr>
    </w:div>
    <w:div w:id="2062291954">
      <w:bodyDiv w:val="1"/>
      <w:marLeft w:val="0"/>
      <w:marRight w:val="0"/>
      <w:marTop w:val="0"/>
      <w:marBottom w:val="0"/>
      <w:divBdr>
        <w:top w:val="none" w:sz="0" w:space="0" w:color="auto"/>
        <w:left w:val="none" w:sz="0" w:space="0" w:color="auto"/>
        <w:bottom w:val="none" w:sz="0" w:space="0" w:color="auto"/>
        <w:right w:val="none" w:sz="0" w:space="0" w:color="auto"/>
      </w:divBdr>
    </w:div>
    <w:div w:id="2062315806">
      <w:bodyDiv w:val="1"/>
      <w:marLeft w:val="0"/>
      <w:marRight w:val="0"/>
      <w:marTop w:val="0"/>
      <w:marBottom w:val="0"/>
      <w:divBdr>
        <w:top w:val="none" w:sz="0" w:space="0" w:color="auto"/>
        <w:left w:val="none" w:sz="0" w:space="0" w:color="auto"/>
        <w:bottom w:val="none" w:sz="0" w:space="0" w:color="auto"/>
        <w:right w:val="none" w:sz="0" w:space="0" w:color="auto"/>
      </w:divBdr>
    </w:div>
    <w:div w:id="2062360745">
      <w:bodyDiv w:val="1"/>
      <w:marLeft w:val="0"/>
      <w:marRight w:val="0"/>
      <w:marTop w:val="0"/>
      <w:marBottom w:val="0"/>
      <w:divBdr>
        <w:top w:val="none" w:sz="0" w:space="0" w:color="auto"/>
        <w:left w:val="none" w:sz="0" w:space="0" w:color="auto"/>
        <w:bottom w:val="none" w:sz="0" w:space="0" w:color="auto"/>
        <w:right w:val="none" w:sz="0" w:space="0" w:color="auto"/>
      </w:divBdr>
    </w:div>
    <w:div w:id="2062361672">
      <w:bodyDiv w:val="1"/>
      <w:marLeft w:val="0"/>
      <w:marRight w:val="0"/>
      <w:marTop w:val="0"/>
      <w:marBottom w:val="0"/>
      <w:divBdr>
        <w:top w:val="none" w:sz="0" w:space="0" w:color="auto"/>
        <w:left w:val="none" w:sz="0" w:space="0" w:color="auto"/>
        <w:bottom w:val="none" w:sz="0" w:space="0" w:color="auto"/>
        <w:right w:val="none" w:sz="0" w:space="0" w:color="auto"/>
      </w:divBdr>
    </w:div>
    <w:div w:id="2062484656">
      <w:bodyDiv w:val="1"/>
      <w:marLeft w:val="0"/>
      <w:marRight w:val="0"/>
      <w:marTop w:val="0"/>
      <w:marBottom w:val="0"/>
      <w:divBdr>
        <w:top w:val="none" w:sz="0" w:space="0" w:color="auto"/>
        <w:left w:val="none" w:sz="0" w:space="0" w:color="auto"/>
        <w:bottom w:val="none" w:sz="0" w:space="0" w:color="auto"/>
        <w:right w:val="none" w:sz="0" w:space="0" w:color="auto"/>
      </w:divBdr>
    </w:div>
    <w:div w:id="2062555566">
      <w:bodyDiv w:val="1"/>
      <w:marLeft w:val="0"/>
      <w:marRight w:val="0"/>
      <w:marTop w:val="0"/>
      <w:marBottom w:val="0"/>
      <w:divBdr>
        <w:top w:val="none" w:sz="0" w:space="0" w:color="auto"/>
        <w:left w:val="none" w:sz="0" w:space="0" w:color="auto"/>
        <w:bottom w:val="none" w:sz="0" w:space="0" w:color="auto"/>
        <w:right w:val="none" w:sz="0" w:space="0" w:color="auto"/>
      </w:divBdr>
    </w:div>
    <w:div w:id="2062705889">
      <w:bodyDiv w:val="1"/>
      <w:marLeft w:val="0"/>
      <w:marRight w:val="0"/>
      <w:marTop w:val="0"/>
      <w:marBottom w:val="0"/>
      <w:divBdr>
        <w:top w:val="none" w:sz="0" w:space="0" w:color="auto"/>
        <w:left w:val="none" w:sz="0" w:space="0" w:color="auto"/>
        <w:bottom w:val="none" w:sz="0" w:space="0" w:color="auto"/>
        <w:right w:val="none" w:sz="0" w:space="0" w:color="auto"/>
      </w:divBdr>
    </w:div>
    <w:div w:id="2062823401">
      <w:bodyDiv w:val="1"/>
      <w:marLeft w:val="0"/>
      <w:marRight w:val="0"/>
      <w:marTop w:val="0"/>
      <w:marBottom w:val="0"/>
      <w:divBdr>
        <w:top w:val="none" w:sz="0" w:space="0" w:color="auto"/>
        <w:left w:val="none" w:sz="0" w:space="0" w:color="auto"/>
        <w:bottom w:val="none" w:sz="0" w:space="0" w:color="auto"/>
        <w:right w:val="none" w:sz="0" w:space="0" w:color="auto"/>
      </w:divBdr>
    </w:div>
    <w:div w:id="2063286981">
      <w:bodyDiv w:val="1"/>
      <w:marLeft w:val="0"/>
      <w:marRight w:val="0"/>
      <w:marTop w:val="0"/>
      <w:marBottom w:val="0"/>
      <w:divBdr>
        <w:top w:val="none" w:sz="0" w:space="0" w:color="auto"/>
        <w:left w:val="none" w:sz="0" w:space="0" w:color="auto"/>
        <w:bottom w:val="none" w:sz="0" w:space="0" w:color="auto"/>
        <w:right w:val="none" w:sz="0" w:space="0" w:color="auto"/>
      </w:divBdr>
    </w:div>
    <w:div w:id="2063671689">
      <w:bodyDiv w:val="1"/>
      <w:marLeft w:val="0"/>
      <w:marRight w:val="0"/>
      <w:marTop w:val="0"/>
      <w:marBottom w:val="0"/>
      <w:divBdr>
        <w:top w:val="none" w:sz="0" w:space="0" w:color="auto"/>
        <w:left w:val="none" w:sz="0" w:space="0" w:color="auto"/>
        <w:bottom w:val="none" w:sz="0" w:space="0" w:color="auto"/>
        <w:right w:val="none" w:sz="0" w:space="0" w:color="auto"/>
      </w:divBdr>
    </w:div>
    <w:div w:id="2063865496">
      <w:bodyDiv w:val="1"/>
      <w:marLeft w:val="0"/>
      <w:marRight w:val="0"/>
      <w:marTop w:val="0"/>
      <w:marBottom w:val="0"/>
      <w:divBdr>
        <w:top w:val="none" w:sz="0" w:space="0" w:color="auto"/>
        <w:left w:val="none" w:sz="0" w:space="0" w:color="auto"/>
        <w:bottom w:val="none" w:sz="0" w:space="0" w:color="auto"/>
        <w:right w:val="none" w:sz="0" w:space="0" w:color="auto"/>
      </w:divBdr>
    </w:div>
    <w:div w:id="2063866957">
      <w:bodyDiv w:val="1"/>
      <w:marLeft w:val="0"/>
      <w:marRight w:val="0"/>
      <w:marTop w:val="0"/>
      <w:marBottom w:val="0"/>
      <w:divBdr>
        <w:top w:val="none" w:sz="0" w:space="0" w:color="auto"/>
        <w:left w:val="none" w:sz="0" w:space="0" w:color="auto"/>
        <w:bottom w:val="none" w:sz="0" w:space="0" w:color="auto"/>
        <w:right w:val="none" w:sz="0" w:space="0" w:color="auto"/>
      </w:divBdr>
    </w:div>
    <w:div w:id="2063944173">
      <w:bodyDiv w:val="1"/>
      <w:marLeft w:val="0"/>
      <w:marRight w:val="0"/>
      <w:marTop w:val="0"/>
      <w:marBottom w:val="0"/>
      <w:divBdr>
        <w:top w:val="none" w:sz="0" w:space="0" w:color="auto"/>
        <w:left w:val="none" w:sz="0" w:space="0" w:color="auto"/>
        <w:bottom w:val="none" w:sz="0" w:space="0" w:color="auto"/>
        <w:right w:val="none" w:sz="0" w:space="0" w:color="auto"/>
      </w:divBdr>
    </w:div>
    <w:div w:id="2064212537">
      <w:bodyDiv w:val="1"/>
      <w:marLeft w:val="0"/>
      <w:marRight w:val="0"/>
      <w:marTop w:val="0"/>
      <w:marBottom w:val="0"/>
      <w:divBdr>
        <w:top w:val="none" w:sz="0" w:space="0" w:color="auto"/>
        <w:left w:val="none" w:sz="0" w:space="0" w:color="auto"/>
        <w:bottom w:val="none" w:sz="0" w:space="0" w:color="auto"/>
        <w:right w:val="none" w:sz="0" w:space="0" w:color="auto"/>
      </w:divBdr>
    </w:div>
    <w:div w:id="2064480935">
      <w:bodyDiv w:val="1"/>
      <w:marLeft w:val="0"/>
      <w:marRight w:val="0"/>
      <w:marTop w:val="0"/>
      <w:marBottom w:val="0"/>
      <w:divBdr>
        <w:top w:val="none" w:sz="0" w:space="0" w:color="auto"/>
        <w:left w:val="none" w:sz="0" w:space="0" w:color="auto"/>
        <w:bottom w:val="none" w:sz="0" w:space="0" w:color="auto"/>
        <w:right w:val="none" w:sz="0" w:space="0" w:color="auto"/>
      </w:divBdr>
    </w:div>
    <w:div w:id="2064519882">
      <w:bodyDiv w:val="1"/>
      <w:marLeft w:val="0"/>
      <w:marRight w:val="0"/>
      <w:marTop w:val="0"/>
      <w:marBottom w:val="0"/>
      <w:divBdr>
        <w:top w:val="none" w:sz="0" w:space="0" w:color="auto"/>
        <w:left w:val="none" w:sz="0" w:space="0" w:color="auto"/>
        <w:bottom w:val="none" w:sz="0" w:space="0" w:color="auto"/>
        <w:right w:val="none" w:sz="0" w:space="0" w:color="auto"/>
      </w:divBdr>
    </w:div>
    <w:div w:id="2064862877">
      <w:bodyDiv w:val="1"/>
      <w:marLeft w:val="0"/>
      <w:marRight w:val="0"/>
      <w:marTop w:val="0"/>
      <w:marBottom w:val="0"/>
      <w:divBdr>
        <w:top w:val="none" w:sz="0" w:space="0" w:color="auto"/>
        <w:left w:val="none" w:sz="0" w:space="0" w:color="auto"/>
        <w:bottom w:val="none" w:sz="0" w:space="0" w:color="auto"/>
        <w:right w:val="none" w:sz="0" w:space="0" w:color="auto"/>
      </w:divBdr>
    </w:div>
    <w:div w:id="2065373292">
      <w:bodyDiv w:val="1"/>
      <w:marLeft w:val="0"/>
      <w:marRight w:val="0"/>
      <w:marTop w:val="0"/>
      <w:marBottom w:val="0"/>
      <w:divBdr>
        <w:top w:val="none" w:sz="0" w:space="0" w:color="auto"/>
        <w:left w:val="none" w:sz="0" w:space="0" w:color="auto"/>
        <w:bottom w:val="none" w:sz="0" w:space="0" w:color="auto"/>
        <w:right w:val="none" w:sz="0" w:space="0" w:color="auto"/>
      </w:divBdr>
    </w:div>
    <w:div w:id="2065640633">
      <w:bodyDiv w:val="1"/>
      <w:marLeft w:val="0"/>
      <w:marRight w:val="0"/>
      <w:marTop w:val="0"/>
      <w:marBottom w:val="0"/>
      <w:divBdr>
        <w:top w:val="none" w:sz="0" w:space="0" w:color="auto"/>
        <w:left w:val="none" w:sz="0" w:space="0" w:color="auto"/>
        <w:bottom w:val="none" w:sz="0" w:space="0" w:color="auto"/>
        <w:right w:val="none" w:sz="0" w:space="0" w:color="auto"/>
      </w:divBdr>
    </w:div>
    <w:div w:id="2065709752">
      <w:bodyDiv w:val="1"/>
      <w:marLeft w:val="0"/>
      <w:marRight w:val="0"/>
      <w:marTop w:val="0"/>
      <w:marBottom w:val="0"/>
      <w:divBdr>
        <w:top w:val="none" w:sz="0" w:space="0" w:color="auto"/>
        <w:left w:val="none" w:sz="0" w:space="0" w:color="auto"/>
        <w:bottom w:val="none" w:sz="0" w:space="0" w:color="auto"/>
        <w:right w:val="none" w:sz="0" w:space="0" w:color="auto"/>
      </w:divBdr>
    </w:div>
    <w:div w:id="2065714384">
      <w:bodyDiv w:val="1"/>
      <w:marLeft w:val="0"/>
      <w:marRight w:val="0"/>
      <w:marTop w:val="0"/>
      <w:marBottom w:val="0"/>
      <w:divBdr>
        <w:top w:val="none" w:sz="0" w:space="0" w:color="auto"/>
        <w:left w:val="none" w:sz="0" w:space="0" w:color="auto"/>
        <w:bottom w:val="none" w:sz="0" w:space="0" w:color="auto"/>
        <w:right w:val="none" w:sz="0" w:space="0" w:color="auto"/>
      </w:divBdr>
    </w:div>
    <w:div w:id="2065760599">
      <w:bodyDiv w:val="1"/>
      <w:marLeft w:val="0"/>
      <w:marRight w:val="0"/>
      <w:marTop w:val="0"/>
      <w:marBottom w:val="0"/>
      <w:divBdr>
        <w:top w:val="none" w:sz="0" w:space="0" w:color="auto"/>
        <w:left w:val="none" w:sz="0" w:space="0" w:color="auto"/>
        <w:bottom w:val="none" w:sz="0" w:space="0" w:color="auto"/>
        <w:right w:val="none" w:sz="0" w:space="0" w:color="auto"/>
      </w:divBdr>
    </w:div>
    <w:div w:id="2065789067">
      <w:bodyDiv w:val="1"/>
      <w:marLeft w:val="0"/>
      <w:marRight w:val="0"/>
      <w:marTop w:val="0"/>
      <w:marBottom w:val="0"/>
      <w:divBdr>
        <w:top w:val="none" w:sz="0" w:space="0" w:color="auto"/>
        <w:left w:val="none" w:sz="0" w:space="0" w:color="auto"/>
        <w:bottom w:val="none" w:sz="0" w:space="0" w:color="auto"/>
        <w:right w:val="none" w:sz="0" w:space="0" w:color="auto"/>
      </w:divBdr>
    </w:div>
    <w:div w:id="2065836991">
      <w:bodyDiv w:val="1"/>
      <w:marLeft w:val="0"/>
      <w:marRight w:val="0"/>
      <w:marTop w:val="0"/>
      <w:marBottom w:val="0"/>
      <w:divBdr>
        <w:top w:val="none" w:sz="0" w:space="0" w:color="auto"/>
        <w:left w:val="none" w:sz="0" w:space="0" w:color="auto"/>
        <w:bottom w:val="none" w:sz="0" w:space="0" w:color="auto"/>
        <w:right w:val="none" w:sz="0" w:space="0" w:color="auto"/>
      </w:divBdr>
    </w:div>
    <w:div w:id="2065905067">
      <w:bodyDiv w:val="1"/>
      <w:marLeft w:val="0"/>
      <w:marRight w:val="0"/>
      <w:marTop w:val="0"/>
      <w:marBottom w:val="0"/>
      <w:divBdr>
        <w:top w:val="none" w:sz="0" w:space="0" w:color="auto"/>
        <w:left w:val="none" w:sz="0" w:space="0" w:color="auto"/>
        <w:bottom w:val="none" w:sz="0" w:space="0" w:color="auto"/>
        <w:right w:val="none" w:sz="0" w:space="0" w:color="auto"/>
      </w:divBdr>
    </w:div>
    <w:div w:id="2066099972">
      <w:bodyDiv w:val="1"/>
      <w:marLeft w:val="0"/>
      <w:marRight w:val="0"/>
      <w:marTop w:val="0"/>
      <w:marBottom w:val="0"/>
      <w:divBdr>
        <w:top w:val="none" w:sz="0" w:space="0" w:color="auto"/>
        <w:left w:val="none" w:sz="0" w:space="0" w:color="auto"/>
        <w:bottom w:val="none" w:sz="0" w:space="0" w:color="auto"/>
        <w:right w:val="none" w:sz="0" w:space="0" w:color="auto"/>
      </w:divBdr>
    </w:div>
    <w:div w:id="2066172461">
      <w:bodyDiv w:val="1"/>
      <w:marLeft w:val="0"/>
      <w:marRight w:val="0"/>
      <w:marTop w:val="0"/>
      <w:marBottom w:val="0"/>
      <w:divBdr>
        <w:top w:val="none" w:sz="0" w:space="0" w:color="auto"/>
        <w:left w:val="none" w:sz="0" w:space="0" w:color="auto"/>
        <w:bottom w:val="none" w:sz="0" w:space="0" w:color="auto"/>
        <w:right w:val="none" w:sz="0" w:space="0" w:color="auto"/>
      </w:divBdr>
    </w:div>
    <w:div w:id="2066177622">
      <w:bodyDiv w:val="1"/>
      <w:marLeft w:val="0"/>
      <w:marRight w:val="0"/>
      <w:marTop w:val="0"/>
      <w:marBottom w:val="0"/>
      <w:divBdr>
        <w:top w:val="none" w:sz="0" w:space="0" w:color="auto"/>
        <w:left w:val="none" w:sz="0" w:space="0" w:color="auto"/>
        <w:bottom w:val="none" w:sz="0" w:space="0" w:color="auto"/>
        <w:right w:val="none" w:sz="0" w:space="0" w:color="auto"/>
      </w:divBdr>
    </w:div>
    <w:div w:id="2066221988">
      <w:bodyDiv w:val="1"/>
      <w:marLeft w:val="0"/>
      <w:marRight w:val="0"/>
      <w:marTop w:val="0"/>
      <w:marBottom w:val="0"/>
      <w:divBdr>
        <w:top w:val="none" w:sz="0" w:space="0" w:color="auto"/>
        <w:left w:val="none" w:sz="0" w:space="0" w:color="auto"/>
        <w:bottom w:val="none" w:sz="0" w:space="0" w:color="auto"/>
        <w:right w:val="none" w:sz="0" w:space="0" w:color="auto"/>
      </w:divBdr>
    </w:div>
    <w:div w:id="2066368870">
      <w:bodyDiv w:val="1"/>
      <w:marLeft w:val="0"/>
      <w:marRight w:val="0"/>
      <w:marTop w:val="0"/>
      <w:marBottom w:val="0"/>
      <w:divBdr>
        <w:top w:val="none" w:sz="0" w:space="0" w:color="auto"/>
        <w:left w:val="none" w:sz="0" w:space="0" w:color="auto"/>
        <w:bottom w:val="none" w:sz="0" w:space="0" w:color="auto"/>
        <w:right w:val="none" w:sz="0" w:space="0" w:color="auto"/>
      </w:divBdr>
    </w:div>
    <w:div w:id="2066416275">
      <w:bodyDiv w:val="1"/>
      <w:marLeft w:val="0"/>
      <w:marRight w:val="0"/>
      <w:marTop w:val="0"/>
      <w:marBottom w:val="0"/>
      <w:divBdr>
        <w:top w:val="none" w:sz="0" w:space="0" w:color="auto"/>
        <w:left w:val="none" w:sz="0" w:space="0" w:color="auto"/>
        <w:bottom w:val="none" w:sz="0" w:space="0" w:color="auto"/>
        <w:right w:val="none" w:sz="0" w:space="0" w:color="auto"/>
      </w:divBdr>
    </w:div>
    <w:div w:id="2066440709">
      <w:bodyDiv w:val="1"/>
      <w:marLeft w:val="0"/>
      <w:marRight w:val="0"/>
      <w:marTop w:val="0"/>
      <w:marBottom w:val="0"/>
      <w:divBdr>
        <w:top w:val="none" w:sz="0" w:space="0" w:color="auto"/>
        <w:left w:val="none" w:sz="0" w:space="0" w:color="auto"/>
        <w:bottom w:val="none" w:sz="0" w:space="0" w:color="auto"/>
        <w:right w:val="none" w:sz="0" w:space="0" w:color="auto"/>
      </w:divBdr>
    </w:div>
    <w:div w:id="2066448232">
      <w:bodyDiv w:val="1"/>
      <w:marLeft w:val="0"/>
      <w:marRight w:val="0"/>
      <w:marTop w:val="0"/>
      <w:marBottom w:val="0"/>
      <w:divBdr>
        <w:top w:val="none" w:sz="0" w:space="0" w:color="auto"/>
        <w:left w:val="none" w:sz="0" w:space="0" w:color="auto"/>
        <w:bottom w:val="none" w:sz="0" w:space="0" w:color="auto"/>
        <w:right w:val="none" w:sz="0" w:space="0" w:color="auto"/>
      </w:divBdr>
    </w:div>
    <w:div w:id="2066905213">
      <w:bodyDiv w:val="1"/>
      <w:marLeft w:val="0"/>
      <w:marRight w:val="0"/>
      <w:marTop w:val="0"/>
      <w:marBottom w:val="0"/>
      <w:divBdr>
        <w:top w:val="none" w:sz="0" w:space="0" w:color="auto"/>
        <w:left w:val="none" w:sz="0" w:space="0" w:color="auto"/>
        <w:bottom w:val="none" w:sz="0" w:space="0" w:color="auto"/>
        <w:right w:val="none" w:sz="0" w:space="0" w:color="auto"/>
      </w:divBdr>
    </w:div>
    <w:div w:id="2066952137">
      <w:bodyDiv w:val="1"/>
      <w:marLeft w:val="0"/>
      <w:marRight w:val="0"/>
      <w:marTop w:val="0"/>
      <w:marBottom w:val="0"/>
      <w:divBdr>
        <w:top w:val="none" w:sz="0" w:space="0" w:color="auto"/>
        <w:left w:val="none" w:sz="0" w:space="0" w:color="auto"/>
        <w:bottom w:val="none" w:sz="0" w:space="0" w:color="auto"/>
        <w:right w:val="none" w:sz="0" w:space="0" w:color="auto"/>
      </w:divBdr>
    </w:div>
    <w:div w:id="2067023606">
      <w:bodyDiv w:val="1"/>
      <w:marLeft w:val="0"/>
      <w:marRight w:val="0"/>
      <w:marTop w:val="0"/>
      <w:marBottom w:val="0"/>
      <w:divBdr>
        <w:top w:val="none" w:sz="0" w:space="0" w:color="auto"/>
        <w:left w:val="none" w:sz="0" w:space="0" w:color="auto"/>
        <w:bottom w:val="none" w:sz="0" w:space="0" w:color="auto"/>
        <w:right w:val="none" w:sz="0" w:space="0" w:color="auto"/>
      </w:divBdr>
    </w:div>
    <w:div w:id="2067293909">
      <w:bodyDiv w:val="1"/>
      <w:marLeft w:val="0"/>
      <w:marRight w:val="0"/>
      <w:marTop w:val="0"/>
      <w:marBottom w:val="0"/>
      <w:divBdr>
        <w:top w:val="none" w:sz="0" w:space="0" w:color="auto"/>
        <w:left w:val="none" w:sz="0" w:space="0" w:color="auto"/>
        <w:bottom w:val="none" w:sz="0" w:space="0" w:color="auto"/>
        <w:right w:val="none" w:sz="0" w:space="0" w:color="auto"/>
      </w:divBdr>
    </w:div>
    <w:div w:id="2068215928">
      <w:bodyDiv w:val="1"/>
      <w:marLeft w:val="0"/>
      <w:marRight w:val="0"/>
      <w:marTop w:val="0"/>
      <w:marBottom w:val="0"/>
      <w:divBdr>
        <w:top w:val="none" w:sz="0" w:space="0" w:color="auto"/>
        <w:left w:val="none" w:sz="0" w:space="0" w:color="auto"/>
        <w:bottom w:val="none" w:sz="0" w:space="0" w:color="auto"/>
        <w:right w:val="none" w:sz="0" w:space="0" w:color="auto"/>
      </w:divBdr>
    </w:div>
    <w:div w:id="2068262640">
      <w:bodyDiv w:val="1"/>
      <w:marLeft w:val="0"/>
      <w:marRight w:val="0"/>
      <w:marTop w:val="0"/>
      <w:marBottom w:val="0"/>
      <w:divBdr>
        <w:top w:val="none" w:sz="0" w:space="0" w:color="auto"/>
        <w:left w:val="none" w:sz="0" w:space="0" w:color="auto"/>
        <w:bottom w:val="none" w:sz="0" w:space="0" w:color="auto"/>
        <w:right w:val="none" w:sz="0" w:space="0" w:color="auto"/>
      </w:divBdr>
    </w:div>
    <w:div w:id="2068334176">
      <w:bodyDiv w:val="1"/>
      <w:marLeft w:val="0"/>
      <w:marRight w:val="0"/>
      <w:marTop w:val="0"/>
      <w:marBottom w:val="0"/>
      <w:divBdr>
        <w:top w:val="none" w:sz="0" w:space="0" w:color="auto"/>
        <w:left w:val="none" w:sz="0" w:space="0" w:color="auto"/>
        <w:bottom w:val="none" w:sz="0" w:space="0" w:color="auto"/>
        <w:right w:val="none" w:sz="0" w:space="0" w:color="auto"/>
      </w:divBdr>
    </w:div>
    <w:div w:id="2068335743">
      <w:bodyDiv w:val="1"/>
      <w:marLeft w:val="0"/>
      <w:marRight w:val="0"/>
      <w:marTop w:val="0"/>
      <w:marBottom w:val="0"/>
      <w:divBdr>
        <w:top w:val="none" w:sz="0" w:space="0" w:color="auto"/>
        <w:left w:val="none" w:sz="0" w:space="0" w:color="auto"/>
        <w:bottom w:val="none" w:sz="0" w:space="0" w:color="auto"/>
        <w:right w:val="none" w:sz="0" w:space="0" w:color="auto"/>
      </w:divBdr>
    </w:div>
    <w:div w:id="2068793011">
      <w:bodyDiv w:val="1"/>
      <w:marLeft w:val="0"/>
      <w:marRight w:val="0"/>
      <w:marTop w:val="0"/>
      <w:marBottom w:val="0"/>
      <w:divBdr>
        <w:top w:val="none" w:sz="0" w:space="0" w:color="auto"/>
        <w:left w:val="none" w:sz="0" w:space="0" w:color="auto"/>
        <w:bottom w:val="none" w:sz="0" w:space="0" w:color="auto"/>
        <w:right w:val="none" w:sz="0" w:space="0" w:color="auto"/>
      </w:divBdr>
    </w:div>
    <w:div w:id="2068912274">
      <w:bodyDiv w:val="1"/>
      <w:marLeft w:val="0"/>
      <w:marRight w:val="0"/>
      <w:marTop w:val="0"/>
      <w:marBottom w:val="0"/>
      <w:divBdr>
        <w:top w:val="none" w:sz="0" w:space="0" w:color="auto"/>
        <w:left w:val="none" w:sz="0" w:space="0" w:color="auto"/>
        <w:bottom w:val="none" w:sz="0" w:space="0" w:color="auto"/>
        <w:right w:val="none" w:sz="0" w:space="0" w:color="auto"/>
      </w:divBdr>
    </w:div>
    <w:div w:id="2069186036">
      <w:bodyDiv w:val="1"/>
      <w:marLeft w:val="0"/>
      <w:marRight w:val="0"/>
      <w:marTop w:val="0"/>
      <w:marBottom w:val="0"/>
      <w:divBdr>
        <w:top w:val="none" w:sz="0" w:space="0" w:color="auto"/>
        <w:left w:val="none" w:sz="0" w:space="0" w:color="auto"/>
        <w:bottom w:val="none" w:sz="0" w:space="0" w:color="auto"/>
        <w:right w:val="none" w:sz="0" w:space="0" w:color="auto"/>
      </w:divBdr>
    </w:div>
    <w:div w:id="2069188445">
      <w:bodyDiv w:val="1"/>
      <w:marLeft w:val="0"/>
      <w:marRight w:val="0"/>
      <w:marTop w:val="0"/>
      <w:marBottom w:val="0"/>
      <w:divBdr>
        <w:top w:val="none" w:sz="0" w:space="0" w:color="auto"/>
        <w:left w:val="none" w:sz="0" w:space="0" w:color="auto"/>
        <w:bottom w:val="none" w:sz="0" w:space="0" w:color="auto"/>
        <w:right w:val="none" w:sz="0" w:space="0" w:color="auto"/>
      </w:divBdr>
    </w:div>
    <w:div w:id="2069380100">
      <w:bodyDiv w:val="1"/>
      <w:marLeft w:val="0"/>
      <w:marRight w:val="0"/>
      <w:marTop w:val="0"/>
      <w:marBottom w:val="0"/>
      <w:divBdr>
        <w:top w:val="none" w:sz="0" w:space="0" w:color="auto"/>
        <w:left w:val="none" w:sz="0" w:space="0" w:color="auto"/>
        <w:bottom w:val="none" w:sz="0" w:space="0" w:color="auto"/>
        <w:right w:val="none" w:sz="0" w:space="0" w:color="auto"/>
      </w:divBdr>
    </w:div>
    <w:div w:id="2069380408">
      <w:bodyDiv w:val="1"/>
      <w:marLeft w:val="0"/>
      <w:marRight w:val="0"/>
      <w:marTop w:val="0"/>
      <w:marBottom w:val="0"/>
      <w:divBdr>
        <w:top w:val="none" w:sz="0" w:space="0" w:color="auto"/>
        <w:left w:val="none" w:sz="0" w:space="0" w:color="auto"/>
        <w:bottom w:val="none" w:sz="0" w:space="0" w:color="auto"/>
        <w:right w:val="none" w:sz="0" w:space="0" w:color="auto"/>
      </w:divBdr>
    </w:div>
    <w:div w:id="2069648740">
      <w:bodyDiv w:val="1"/>
      <w:marLeft w:val="0"/>
      <w:marRight w:val="0"/>
      <w:marTop w:val="0"/>
      <w:marBottom w:val="0"/>
      <w:divBdr>
        <w:top w:val="none" w:sz="0" w:space="0" w:color="auto"/>
        <w:left w:val="none" w:sz="0" w:space="0" w:color="auto"/>
        <w:bottom w:val="none" w:sz="0" w:space="0" w:color="auto"/>
        <w:right w:val="none" w:sz="0" w:space="0" w:color="auto"/>
      </w:divBdr>
    </w:div>
    <w:div w:id="2069716933">
      <w:bodyDiv w:val="1"/>
      <w:marLeft w:val="0"/>
      <w:marRight w:val="0"/>
      <w:marTop w:val="0"/>
      <w:marBottom w:val="0"/>
      <w:divBdr>
        <w:top w:val="none" w:sz="0" w:space="0" w:color="auto"/>
        <w:left w:val="none" w:sz="0" w:space="0" w:color="auto"/>
        <w:bottom w:val="none" w:sz="0" w:space="0" w:color="auto"/>
        <w:right w:val="none" w:sz="0" w:space="0" w:color="auto"/>
      </w:divBdr>
    </w:div>
    <w:div w:id="2069724260">
      <w:bodyDiv w:val="1"/>
      <w:marLeft w:val="0"/>
      <w:marRight w:val="0"/>
      <w:marTop w:val="0"/>
      <w:marBottom w:val="0"/>
      <w:divBdr>
        <w:top w:val="none" w:sz="0" w:space="0" w:color="auto"/>
        <w:left w:val="none" w:sz="0" w:space="0" w:color="auto"/>
        <w:bottom w:val="none" w:sz="0" w:space="0" w:color="auto"/>
        <w:right w:val="none" w:sz="0" w:space="0" w:color="auto"/>
      </w:divBdr>
    </w:div>
    <w:div w:id="2069768248">
      <w:bodyDiv w:val="1"/>
      <w:marLeft w:val="0"/>
      <w:marRight w:val="0"/>
      <w:marTop w:val="0"/>
      <w:marBottom w:val="0"/>
      <w:divBdr>
        <w:top w:val="none" w:sz="0" w:space="0" w:color="auto"/>
        <w:left w:val="none" w:sz="0" w:space="0" w:color="auto"/>
        <w:bottom w:val="none" w:sz="0" w:space="0" w:color="auto"/>
        <w:right w:val="none" w:sz="0" w:space="0" w:color="auto"/>
      </w:divBdr>
    </w:div>
    <w:div w:id="2070029582">
      <w:bodyDiv w:val="1"/>
      <w:marLeft w:val="0"/>
      <w:marRight w:val="0"/>
      <w:marTop w:val="0"/>
      <w:marBottom w:val="0"/>
      <w:divBdr>
        <w:top w:val="none" w:sz="0" w:space="0" w:color="auto"/>
        <w:left w:val="none" w:sz="0" w:space="0" w:color="auto"/>
        <w:bottom w:val="none" w:sz="0" w:space="0" w:color="auto"/>
        <w:right w:val="none" w:sz="0" w:space="0" w:color="auto"/>
      </w:divBdr>
    </w:div>
    <w:div w:id="2070031559">
      <w:bodyDiv w:val="1"/>
      <w:marLeft w:val="0"/>
      <w:marRight w:val="0"/>
      <w:marTop w:val="0"/>
      <w:marBottom w:val="0"/>
      <w:divBdr>
        <w:top w:val="none" w:sz="0" w:space="0" w:color="auto"/>
        <w:left w:val="none" w:sz="0" w:space="0" w:color="auto"/>
        <w:bottom w:val="none" w:sz="0" w:space="0" w:color="auto"/>
        <w:right w:val="none" w:sz="0" w:space="0" w:color="auto"/>
      </w:divBdr>
    </w:div>
    <w:div w:id="2070035508">
      <w:bodyDiv w:val="1"/>
      <w:marLeft w:val="0"/>
      <w:marRight w:val="0"/>
      <w:marTop w:val="0"/>
      <w:marBottom w:val="0"/>
      <w:divBdr>
        <w:top w:val="none" w:sz="0" w:space="0" w:color="auto"/>
        <w:left w:val="none" w:sz="0" w:space="0" w:color="auto"/>
        <w:bottom w:val="none" w:sz="0" w:space="0" w:color="auto"/>
        <w:right w:val="none" w:sz="0" w:space="0" w:color="auto"/>
      </w:divBdr>
    </w:div>
    <w:div w:id="2070104813">
      <w:bodyDiv w:val="1"/>
      <w:marLeft w:val="0"/>
      <w:marRight w:val="0"/>
      <w:marTop w:val="0"/>
      <w:marBottom w:val="0"/>
      <w:divBdr>
        <w:top w:val="none" w:sz="0" w:space="0" w:color="auto"/>
        <w:left w:val="none" w:sz="0" w:space="0" w:color="auto"/>
        <w:bottom w:val="none" w:sz="0" w:space="0" w:color="auto"/>
        <w:right w:val="none" w:sz="0" w:space="0" w:color="auto"/>
      </w:divBdr>
    </w:div>
    <w:div w:id="2070109982">
      <w:bodyDiv w:val="1"/>
      <w:marLeft w:val="0"/>
      <w:marRight w:val="0"/>
      <w:marTop w:val="0"/>
      <w:marBottom w:val="0"/>
      <w:divBdr>
        <w:top w:val="none" w:sz="0" w:space="0" w:color="auto"/>
        <w:left w:val="none" w:sz="0" w:space="0" w:color="auto"/>
        <w:bottom w:val="none" w:sz="0" w:space="0" w:color="auto"/>
        <w:right w:val="none" w:sz="0" w:space="0" w:color="auto"/>
      </w:divBdr>
    </w:div>
    <w:div w:id="2070303156">
      <w:bodyDiv w:val="1"/>
      <w:marLeft w:val="0"/>
      <w:marRight w:val="0"/>
      <w:marTop w:val="0"/>
      <w:marBottom w:val="0"/>
      <w:divBdr>
        <w:top w:val="none" w:sz="0" w:space="0" w:color="auto"/>
        <w:left w:val="none" w:sz="0" w:space="0" w:color="auto"/>
        <w:bottom w:val="none" w:sz="0" w:space="0" w:color="auto"/>
        <w:right w:val="none" w:sz="0" w:space="0" w:color="auto"/>
      </w:divBdr>
    </w:div>
    <w:div w:id="2070306095">
      <w:bodyDiv w:val="1"/>
      <w:marLeft w:val="0"/>
      <w:marRight w:val="0"/>
      <w:marTop w:val="0"/>
      <w:marBottom w:val="0"/>
      <w:divBdr>
        <w:top w:val="none" w:sz="0" w:space="0" w:color="auto"/>
        <w:left w:val="none" w:sz="0" w:space="0" w:color="auto"/>
        <w:bottom w:val="none" w:sz="0" w:space="0" w:color="auto"/>
        <w:right w:val="none" w:sz="0" w:space="0" w:color="auto"/>
      </w:divBdr>
    </w:div>
    <w:div w:id="2070373835">
      <w:bodyDiv w:val="1"/>
      <w:marLeft w:val="0"/>
      <w:marRight w:val="0"/>
      <w:marTop w:val="0"/>
      <w:marBottom w:val="0"/>
      <w:divBdr>
        <w:top w:val="none" w:sz="0" w:space="0" w:color="auto"/>
        <w:left w:val="none" w:sz="0" w:space="0" w:color="auto"/>
        <w:bottom w:val="none" w:sz="0" w:space="0" w:color="auto"/>
        <w:right w:val="none" w:sz="0" w:space="0" w:color="auto"/>
      </w:divBdr>
    </w:div>
    <w:div w:id="2070377295">
      <w:bodyDiv w:val="1"/>
      <w:marLeft w:val="0"/>
      <w:marRight w:val="0"/>
      <w:marTop w:val="0"/>
      <w:marBottom w:val="0"/>
      <w:divBdr>
        <w:top w:val="none" w:sz="0" w:space="0" w:color="auto"/>
        <w:left w:val="none" w:sz="0" w:space="0" w:color="auto"/>
        <w:bottom w:val="none" w:sz="0" w:space="0" w:color="auto"/>
        <w:right w:val="none" w:sz="0" w:space="0" w:color="auto"/>
      </w:divBdr>
    </w:div>
    <w:div w:id="2070418474">
      <w:bodyDiv w:val="1"/>
      <w:marLeft w:val="0"/>
      <w:marRight w:val="0"/>
      <w:marTop w:val="0"/>
      <w:marBottom w:val="0"/>
      <w:divBdr>
        <w:top w:val="none" w:sz="0" w:space="0" w:color="auto"/>
        <w:left w:val="none" w:sz="0" w:space="0" w:color="auto"/>
        <w:bottom w:val="none" w:sz="0" w:space="0" w:color="auto"/>
        <w:right w:val="none" w:sz="0" w:space="0" w:color="auto"/>
      </w:divBdr>
    </w:div>
    <w:div w:id="2070419131">
      <w:bodyDiv w:val="1"/>
      <w:marLeft w:val="0"/>
      <w:marRight w:val="0"/>
      <w:marTop w:val="0"/>
      <w:marBottom w:val="0"/>
      <w:divBdr>
        <w:top w:val="none" w:sz="0" w:space="0" w:color="auto"/>
        <w:left w:val="none" w:sz="0" w:space="0" w:color="auto"/>
        <w:bottom w:val="none" w:sz="0" w:space="0" w:color="auto"/>
        <w:right w:val="none" w:sz="0" w:space="0" w:color="auto"/>
      </w:divBdr>
    </w:div>
    <w:div w:id="2070496642">
      <w:bodyDiv w:val="1"/>
      <w:marLeft w:val="0"/>
      <w:marRight w:val="0"/>
      <w:marTop w:val="0"/>
      <w:marBottom w:val="0"/>
      <w:divBdr>
        <w:top w:val="none" w:sz="0" w:space="0" w:color="auto"/>
        <w:left w:val="none" w:sz="0" w:space="0" w:color="auto"/>
        <w:bottom w:val="none" w:sz="0" w:space="0" w:color="auto"/>
        <w:right w:val="none" w:sz="0" w:space="0" w:color="auto"/>
      </w:divBdr>
    </w:div>
    <w:div w:id="2070616354">
      <w:bodyDiv w:val="1"/>
      <w:marLeft w:val="0"/>
      <w:marRight w:val="0"/>
      <w:marTop w:val="0"/>
      <w:marBottom w:val="0"/>
      <w:divBdr>
        <w:top w:val="none" w:sz="0" w:space="0" w:color="auto"/>
        <w:left w:val="none" w:sz="0" w:space="0" w:color="auto"/>
        <w:bottom w:val="none" w:sz="0" w:space="0" w:color="auto"/>
        <w:right w:val="none" w:sz="0" w:space="0" w:color="auto"/>
      </w:divBdr>
    </w:div>
    <w:div w:id="2070690129">
      <w:bodyDiv w:val="1"/>
      <w:marLeft w:val="0"/>
      <w:marRight w:val="0"/>
      <w:marTop w:val="0"/>
      <w:marBottom w:val="0"/>
      <w:divBdr>
        <w:top w:val="none" w:sz="0" w:space="0" w:color="auto"/>
        <w:left w:val="none" w:sz="0" w:space="0" w:color="auto"/>
        <w:bottom w:val="none" w:sz="0" w:space="0" w:color="auto"/>
        <w:right w:val="none" w:sz="0" w:space="0" w:color="auto"/>
      </w:divBdr>
    </w:div>
    <w:div w:id="2070765611">
      <w:bodyDiv w:val="1"/>
      <w:marLeft w:val="0"/>
      <w:marRight w:val="0"/>
      <w:marTop w:val="0"/>
      <w:marBottom w:val="0"/>
      <w:divBdr>
        <w:top w:val="none" w:sz="0" w:space="0" w:color="auto"/>
        <w:left w:val="none" w:sz="0" w:space="0" w:color="auto"/>
        <w:bottom w:val="none" w:sz="0" w:space="0" w:color="auto"/>
        <w:right w:val="none" w:sz="0" w:space="0" w:color="auto"/>
      </w:divBdr>
    </w:div>
    <w:div w:id="2071146467">
      <w:bodyDiv w:val="1"/>
      <w:marLeft w:val="0"/>
      <w:marRight w:val="0"/>
      <w:marTop w:val="0"/>
      <w:marBottom w:val="0"/>
      <w:divBdr>
        <w:top w:val="none" w:sz="0" w:space="0" w:color="auto"/>
        <w:left w:val="none" w:sz="0" w:space="0" w:color="auto"/>
        <w:bottom w:val="none" w:sz="0" w:space="0" w:color="auto"/>
        <w:right w:val="none" w:sz="0" w:space="0" w:color="auto"/>
      </w:divBdr>
    </w:div>
    <w:div w:id="2071417676">
      <w:bodyDiv w:val="1"/>
      <w:marLeft w:val="0"/>
      <w:marRight w:val="0"/>
      <w:marTop w:val="0"/>
      <w:marBottom w:val="0"/>
      <w:divBdr>
        <w:top w:val="none" w:sz="0" w:space="0" w:color="auto"/>
        <w:left w:val="none" w:sz="0" w:space="0" w:color="auto"/>
        <w:bottom w:val="none" w:sz="0" w:space="0" w:color="auto"/>
        <w:right w:val="none" w:sz="0" w:space="0" w:color="auto"/>
      </w:divBdr>
    </w:div>
    <w:div w:id="2071537397">
      <w:bodyDiv w:val="1"/>
      <w:marLeft w:val="0"/>
      <w:marRight w:val="0"/>
      <w:marTop w:val="0"/>
      <w:marBottom w:val="0"/>
      <w:divBdr>
        <w:top w:val="none" w:sz="0" w:space="0" w:color="auto"/>
        <w:left w:val="none" w:sz="0" w:space="0" w:color="auto"/>
        <w:bottom w:val="none" w:sz="0" w:space="0" w:color="auto"/>
        <w:right w:val="none" w:sz="0" w:space="0" w:color="auto"/>
      </w:divBdr>
    </w:div>
    <w:div w:id="2071539847">
      <w:bodyDiv w:val="1"/>
      <w:marLeft w:val="0"/>
      <w:marRight w:val="0"/>
      <w:marTop w:val="0"/>
      <w:marBottom w:val="0"/>
      <w:divBdr>
        <w:top w:val="none" w:sz="0" w:space="0" w:color="auto"/>
        <w:left w:val="none" w:sz="0" w:space="0" w:color="auto"/>
        <w:bottom w:val="none" w:sz="0" w:space="0" w:color="auto"/>
        <w:right w:val="none" w:sz="0" w:space="0" w:color="auto"/>
      </w:divBdr>
    </w:div>
    <w:div w:id="2071613426">
      <w:bodyDiv w:val="1"/>
      <w:marLeft w:val="0"/>
      <w:marRight w:val="0"/>
      <w:marTop w:val="0"/>
      <w:marBottom w:val="0"/>
      <w:divBdr>
        <w:top w:val="none" w:sz="0" w:space="0" w:color="auto"/>
        <w:left w:val="none" w:sz="0" w:space="0" w:color="auto"/>
        <w:bottom w:val="none" w:sz="0" w:space="0" w:color="auto"/>
        <w:right w:val="none" w:sz="0" w:space="0" w:color="auto"/>
      </w:divBdr>
    </w:div>
    <w:div w:id="2071685983">
      <w:bodyDiv w:val="1"/>
      <w:marLeft w:val="0"/>
      <w:marRight w:val="0"/>
      <w:marTop w:val="0"/>
      <w:marBottom w:val="0"/>
      <w:divBdr>
        <w:top w:val="none" w:sz="0" w:space="0" w:color="auto"/>
        <w:left w:val="none" w:sz="0" w:space="0" w:color="auto"/>
        <w:bottom w:val="none" w:sz="0" w:space="0" w:color="auto"/>
        <w:right w:val="none" w:sz="0" w:space="0" w:color="auto"/>
      </w:divBdr>
    </w:div>
    <w:div w:id="2071882784">
      <w:bodyDiv w:val="1"/>
      <w:marLeft w:val="0"/>
      <w:marRight w:val="0"/>
      <w:marTop w:val="0"/>
      <w:marBottom w:val="0"/>
      <w:divBdr>
        <w:top w:val="none" w:sz="0" w:space="0" w:color="auto"/>
        <w:left w:val="none" w:sz="0" w:space="0" w:color="auto"/>
        <w:bottom w:val="none" w:sz="0" w:space="0" w:color="auto"/>
        <w:right w:val="none" w:sz="0" w:space="0" w:color="auto"/>
      </w:divBdr>
    </w:div>
    <w:div w:id="2071952612">
      <w:bodyDiv w:val="1"/>
      <w:marLeft w:val="0"/>
      <w:marRight w:val="0"/>
      <w:marTop w:val="0"/>
      <w:marBottom w:val="0"/>
      <w:divBdr>
        <w:top w:val="none" w:sz="0" w:space="0" w:color="auto"/>
        <w:left w:val="none" w:sz="0" w:space="0" w:color="auto"/>
        <w:bottom w:val="none" w:sz="0" w:space="0" w:color="auto"/>
        <w:right w:val="none" w:sz="0" w:space="0" w:color="auto"/>
      </w:divBdr>
    </w:div>
    <w:div w:id="2071994600">
      <w:bodyDiv w:val="1"/>
      <w:marLeft w:val="0"/>
      <w:marRight w:val="0"/>
      <w:marTop w:val="0"/>
      <w:marBottom w:val="0"/>
      <w:divBdr>
        <w:top w:val="none" w:sz="0" w:space="0" w:color="auto"/>
        <w:left w:val="none" w:sz="0" w:space="0" w:color="auto"/>
        <w:bottom w:val="none" w:sz="0" w:space="0" w:color="auto"/>
        <w:right w:val="none" w:sz="0" w:space="0" w:color="auto"/>
      </w:divBdr>
    </w:div>
    <w:div w:id="2072001017">
      <w:bodyDiv w:val="1"/>
      <w:marLeft w:val="0"/>
      <w:marRight w:val="0"/>
      <w:marTop w:val="0"/>
      <w:marBottom w:val="0"/>
      <w:divBdr>
        <w:top w:val="none" w:sz="0" w:space="0" w:color="auto"/>
        <w:left w:val="none" w:sz="0" w:space="0" w:color="auto"/>
        <w:bottom w:val="none" w:sz="0" w:space="0" w:color="auto"/>
        <w:right w:val="none" w:sz="0" w:space="0" w:color="auto"/>
      </w:divBdr>
    </w:div>
    <w:div w:id="2072071380">
      <w:bodyDiv w:val="1"/>
      <w:marLeft w:val="0"/>
      <w:marRight w:val="0"/>
      <w:marTop w:val="0"/>
      <w:marBottom w:val="0"/>
      <w:divBdr>
        <w:top w:val="none" w:sz="0" w:space="0" w:color="auto"/>
        <w:left w:val="none" w:sz="0" w:space="0" w:color="auto"/>
        <w:bottom w:val="none" w:sz="0" w:space="0" w:color="auto"/>
        <w:right w:val="none" w:sz="0" w:space="0" w:color="auto"/>
      </w:divBdr>
    </w:div>
    <w:div w:id="2072072704">
      <w:bodyDiv w:val="1"/>
      <w:marLeft w:val="0"/>
      <w:marRight w:val="0"/>
      <w:marTop w:val="0"/>
      <w:marBottom w:val="0"/>
      <w:divBdr>
        <w:top w:val="none" w:sz="0" w:space="0" w:color="auto"/>
        <w:left w:val="none" w:sz="0" w:space="0" w:color="auto"/>
        <w:bottom w:val="none" w:sz="0" w:space="0" w:color="auto"/>
        <w:right w:val="none" w:sz="0" w:space="0" w:color="auto"/>
      </w:divBdr>
    </w:div>
    <w:div w:id="2072266844">
      <w:bodyDiv w:val="1"/>
      <w:marLeft w:val="0"/>
      <w:marRight w:val="0"/>
      <w:marTop w:val="0"/>
      <w:marBottom w:val="0"/>
      <w:divBdr>
        <w:top w:val="none" w:sz="0" w:space="0" w:color="auto"/>
        <w:left w:val="none" w:sz="0" w:space="0" w:color="auto"/>
        <w:bottom w:val="none" w:sz="0" w:space="0" w:color="auto"/>
        <w:right w:val="none" w:sz="0" w:space="0" w:color="auto"/>
      </w:divBdr>
    </w:div>
    <w:div w:id="2072345317">
      <w:bodyDiv w:val="1"/>
      <w:marLeft w:val="0"/>
      <w:marRight w:val="0"/>
      <w:marTop w:val="0"/>
      <w:marBottom w:val="0"/>
      <w:divBdr>
        <w:top w:val="none" w:sz="0" w:space="0" w:color="auto"/>
        <w:left w:val="none" w:sz="0" w:space="0" w:color="auto"/>
        <w:bottom w:val="none" w:sz="0" w:space="0" w:color="auto"/>
        <w:right w:val="none" w:sz="0" w:space="0" w:color="auto"/>
      </w:divBdr>
    </w:div>
    <w:div w:id="2072381977">
      <w:bodyDiv w:val="1"/>
      <w:marLeft w:val="0"/>
      <w:marRight w:val="0"/>
      <w:marTop w:val="0"/>
      <w:marBottom w:val="0"/>
      <w:divBdr>
        <w:top w:val="none" w:sz="0" w:space="0" w:color="auto"/>
        <w:left w:val="none" w:sz="0" w:space="0" w:color="auto"/>
        <w:bottom w:val="none" w:sz="0" w:space="0" w:color="auto"/>
        <w:right w:val="none" w:sz="0" w:space="0" w:color="auto"/>
      </w:divBdr>
    </w:div>
    <w:div w:id="2072732515">
      <w:bodyDiv w:val="1"/>
      <w:marLeft w:val="0"/>
      <w:marRight w:val="0"/>
      <w:marTop w:val="0"/>
      <w:marBottom w:val="0"/>
      <w:divBdr>
        <w:top w:val="none" w:sz="0" w:space="0" w:color="auto"/>
        <w:left w:val="none" w:sz="0" w:space="0" w:color="auto"/>
        <w:bottom w:val="none" w:sz="0" w:space="0" w:color="auto"/>
        <w:right w:val="none" w:sz="0" w:space="0" w:color="auto"/>
      </w:divBdr>
    </w:div>
    <w:div w:id="2072921956">
      <w:bodyDiv w:val="1"/>
      <w:marLeft w:val="0"/>
      <w:marRight w:val="0"/>
      <w:marTop w:val="0"/>
      <w:marBottom w:val="0"/>
      <w:divBdr>
        <w:top w:val="none" w:sz="0" w:space="0" w:color="auto"/>
        <w:left w:val="none" w:sz="0" w:space="0" w:color="auto"/>
        <w:bottom w:val="none" w:sz="0" w:space="0" w:color="auto"/>
        <w:right w:val="none" w:sz="0" w:space="0" w:color="auto"/>
      </w:divBdr>
    </w:div>
    <w:div w:id="2072970042">
      <w:bodyDiv w:val="1"/>
      <w:marLeft w:val="0"/>
      <w:marRight w:val="0"/>
      <w:marTop w:val="0"/>
      <w:marBottom w:val="0"/>
      <w:divBdr>
        <w:top w:val="none" w:sz="0" w:space="0" w:color="auto"/>
        <w:left w:val="none" w:sz="0" w:space="0" w:color="auto"/>
        <w:bottom w:val="none" w:sz="0" w:space="0" w:color="auto"/>
        <w:right w:val="none" w:sz="0" w:space="0" w:color="auto"/>
      </w:divBdr>
    </w:div>
    <w:div w:id="2073042636">
      <w:bodyDiv w:val="1"/>
      <w:marLeft w:val="0"/>
      <w:marRight w:val="0"/>
      <w:marTop w:val="0"/>
      <w:marBottom w:val="0"/>
      <w:divBdr>
        <w:top w:val="none" w:sz="0" w:space="0" w:color="auto"/>
        <w:left w:val="none" w:sz="0" w:space="0" w:color="auto"/>
        <w:bottom w:val="none" w:sz="0" w:space="0" w:color="auto"/>
        <w:right w:val="none" w:sz="0" w:space="0" w:color="auto"/>
      </w:divBdr>
    </w:div>
    <w:div w:id="2073042651">
      <w:bodyDiv w:val="1"/>
      <w:marLeft w:val="0"/>
      <w:marRight w:val="0"/>
      <w:marTop w:val="0"/>
      <w:marBottom w:val="0"/>
      <w:divBdr>
        <w:top w:val="none" w:sz="0" w:space="0" w:color="auto"/>
        <w:left w:val="none" w:sz="0" w:space="0" w:color="auto"/>
        <w:bottom w:val="none" w:sz="0" w:space="0" w:color="auto"/>
        <w:right w:val="none" w:sz="0" w:space="0" w:color="auto"/>
      </w:divBdr>
    </w:div>
    <w:div w:id="2073237926">
      <w:bodyDiv w:val="1"/>
      <w:marLeft w:val="0"/>
      <w:marRight w:val="0"/>
      <w:marTop w:val="0"/>
      <w:marBottom w:val="0"/>
      <w:divBdr>
        <w:top w:val="none" w:sz="0" w:space="0" w:color="auto"/>
        <w:left w:val="none" w:sz="0" w:space="0" w:color="auto"/>
        <w:bottom w:val="none" w:sz="0" w:space="0" w:color="auto"/>
        <w:right w:val="none" w:sz="0" w:space="0" w:color="auto"/>
      </w:divBdr>
    </w:div>
    <w:div w:id="2073307943">
      <w:bodyDiv w:val="1"/>
      <w:marLeft w:val="0"/>
      <w:marRight w:val="0"/>
      <w:marTop w:val="0"/>
      <w:marBottom w:val="0"/>
      <w:divBdr>
        <w:top w:val="none" w:sz="0" w:space="0" w:color="auto"/>
        <w:left w:val="none" w:sz="0" w:space="0" w:color="auto"/>
        <w:bottom w:val="none" w:sz="0" w:space="0" w:color="auto"/>
        <w:right w:val="none" w:sz="0" w:space="0" w:color="auto"/>
      </w:divBdr>
    </w:div>
    <w:div w:id="2073498930">
      <w:bodyDiv w:val="1"/>
      <w:marLeft w:val="0"/>
      <w:marRight w:val="0"/>
      <w:marTop w:val="0"/>
      <w:marBottom w:val="0"/>
      <w:divBdr>
        <w:top w:val="none" w:sz="0" w:space="0" w:color="auto"/>
        <w:left w:val="none" w:sz="0" w:space="0" w:color="auto"/>
        <w:bottom w:val="none" w:sz="0" w:space="0" w:color="auto"/>
        <w:right w:val="none" w:sz="0" w:space="0" w:color="auto"/>
      </w:divBdr>
    </w:div>
    <w:div w:id="2073500772">
      <w:bodyDiv w:val="1"/>
      <w:marLeft w:val="0"/>
      <w:marRight w:val="0"/>
      <w:marTop w:val="0"/>
      <w:marBottom w:val="0"/>
      <w:divBdr>
        <w:top w:val="none" w:sz="0" w:space="0" w:color="auto"/>
        <w:left w:val="none" w:sz="0" w:space="0" w:color="auto"/>
        <w:bottom w:val="none" w:sz="0" w:space="0" w:color="auto"/>
        <w:right w:val="none" w:sz="0" w:space="0" w:color="auto"/>
      </w:divBdr>
    </w:div>
    <w:div w:id="2073698523">
      <w:bodyDiv w:val="1"/>
      <w:marLeft w:val="0"/>
      <w:marRight w:val="0"/>
      <w:marTop w:val="0"/>
      <w:marBottom w:val="0"/>
      <w:divBdr>
        <w:top w:val="none" w:sz="0" w:space="0" w:color="auto"/>
        <w:left w:val="none" w:sz="0" w:space="0" w:color="auto"/>
        <w:bottom w:val="none" w:sz="0" w:space="0" w:color="auto"/>
        <w:right w:val="none" w:sz="0" w:space="0" w:color="auto"/>
      </w:divBdr>
    </w:div>
    <w:div w:id="2073889445">
      <w:bodyDiv w:val="1"/>
      <w:marLeft w:val="0"/>
      <w:marRight w:val="0"/>
      <w:marTop w:val="0"/>
      <w:marBottom w:val="0"/>
      <w:divBdr>
        <w:top w:val="none" w:sz="0" w:space="0" w:color="auto"/>
        <w:left w:val="none" w:sz="0" w:space="0" w:color="auto"/>
        <w:bottom w:val="none" w:sz="0" w:space="0" w:color="auto"/>
        <w:right w:val="none" w:sz="0" w:space="0" w:color="auto"/>
      </w:divBdr>
    </w:div>
    <w:div w:id="2074154160">
      <w:bodyDiv w:val="1"/>
      <w:marLeft w:val="0"/>
      <w:marRight w:val="0"/>
      <w:marTop w:val="0"/>
      <w:marBottom w:val="0"/>
      <w:divBdr>
        <w:top w:val="none" w:sz="0" w:space="0" w:color="auto"/>
        <w:left w:val="none" w:sz="0" w:space="0" w:color="auto"/>
        <w:bottom w:val="none" w:sz="0" w:space="0" w:color="auto"/>
        <w:right w:val="none" w:sz="0" w:space="0" w:color="auto"/>
      </w:divBdr>
    </w:div>
    <w:div w:id="2074304586">
      <w:bodyDiv w:val="1"/>
      <w:marLeft w:val="0"/>
      <w:marRight w:val="0"/>
      <w:marTop w:val="0"/>
      <w:marBottom w:val="0"/>
      <w:divBdr>
        <w:top w:val="none" w:sz="0" w:space="0" w:color="auto"/>
        <w:left w:val="none" w:sz="0" w:space="0" w:color="auto"/>
        <w:bottom w:val="none" w:sz="0" w:space="0" w:color="auto"/>
        <w:right w:val="none" w:sz="0" w:space="0" w:color="auto"/>
      </w:divBdr>
    </w:div>
    <w:div w:id="2074694061">
      <w:bodyDiv w:val="1"/>
      <w:marLeft w:val="0"/>
      <w:marRight w:val="0"/>
      <w:marTop w:val="0"/>
      <w:marBottom w:val="0"/>
      <w:divBdr>
        <w:top w:val="none" w:sz="0" w:space="0" w:color="auto"/>
        <w:left w:val="none" w:sz="0" w:space="0" w:color="auto"/>
        <w:bottom w:val="none" w:sz="0" w:space="0" w:color="auto"/>
        <w:right w:val="none" w:sz="0" w:space="0" w:color="auto"/>
      </w:divBdr>
    </w:div>
    <w:div w:id="2075006613">
      <w:bodyDiv w:val="1"/>
      <w:marLeft w:val="0"/>
      <w:marRight w:val="0"/>
      <w:marTop w:val="0"/>
      <w:marBottom w:val="0"/>
      <w:divBdr>
        <w:top w:val="none" w:sz="0" w:space="0" w:color="auto"/>
        <w:left w:val="none" w:sz="0" w:space="0" w:color="auto"/>
        <w:bottom w:val="none" w:sz="0" w:space="0" w:color="auto"/>
        <w:right w:val="none" w:sz="0" w:space="0" w:color="auto"/>
      </w:divBdr>
    </w:div>
    <w:div w:id="2075397642">
      <w:bodyDiv w:val="1"/>
      <w:marLeft w:val="0"/>
      <w:marRight w:val="0"/>
      <w:marTop w:val="0"/>
      <w:marBottom w:val="0"/>
      <w:divBdr>
        <w:top w:val="none" w:sz="0" w:space="0" w:color="auto"/>
        <w:left w:val="none" w:sz="0" w:space="0" w:color="auto"/>
        <w:bottom w:val="none" w:sz="0" w:space="0" w:color="auto"/>
        <w:right w:val="none" w:sz="0" w:space="0" w:color="auto"/>
      </w:divBdr>
    </w:div>
    <w:div w:id="2075421226">
      <w:bodyDiv w:val="1"/>
      <w:marLeft w:val="0"/>
      <w:marRight w:val="0"/>
      <w:marTop w:val="0"/>
      <w:marBottom w:val="0"/>
      <w:divBdr>
        <w:top w:val="none" w:sz="0" w:space="0" w:color="auto"/>
        <w:left w:val="none" w:sz="0" w:space="0" w:color="auto"/>
        <w:bottom w:val="none" w:sz="0" w:space="0" w:color="auto"/>
        <w:right w:val="none" w:sz="0" w:space="0" w:color="auto"/>
      </w:divBdr>
    </w:div>
    <w:div w:id="2075810948">
      <w:bodyDiv w:val="1"/>
      <w:marLeft w:val="0"/>
      <w:marRight w:val="0"/>
      <w:marTop w:val="0"/>
      <w:marBottom w:val="0"/>
      <w:divBdr>
        <w:top w:val="none" w:sz="0" w:space="0" w:color="auto"/>
        <w:left w:val="none" w:sz="0" w:space="0" w:color="auto"/>
        <w:bottom w:val="none" w:sz="0" w:space="0" w:color="auto"/>
        <w:right w:val="none" w:sz="0" w:space="0" w:color="auto"/>
      </w:divBdr>
    </w:div>
    <w:div w:id="2075816822">
      <w:bodyDiv w:val="1"/>
      <w:marLeft w:val="0"/>
      <w:marRight w:val="0"/>
      <w:marTop w:val="0"/>
      <w:marBottom w:val="0"/>
      <w:divBdr>
        <w:top w:val="none" w:sz="0" w:space="0" w:color="auto"/>
        <w:left w:val="none" w:sz="0" w:space="0" w:color="auto"/>
        <w:bottom w:val="none" w:sz="0" w:space="0" w:color="auto"/>
        <w:right w:val="none" w:sz="0" w:space="0" w:color="auto"/>
      </w:divBdr>
    </w:div>
    <w:div w:id="2075858818">
      <w:bodyDiv w:val="1"/>
      <w:marLeft w:val="0"/>
      <w:marRight w:val="0"/>
      <w:marTop w:val="0"/>
      <w:marBottom w:val="0"/>
      <w:divBdr>
        <w:top w:val="none" w:sz="0" w:space="0" w:color="auto"/>
        <w:left w:val="none" w:sz="0" w:space="0" w:color="auto"/>
        <w:bottom w:val="none" w:sz="0" w:space="0" w:color="auto"/>
        <w:right w:val="none" w:sz="0" w:space="0" w:color="auto"/>
      </w:divBdr>
    </w:div>
    <w:div w:id="2075934467">
      <w:bodyDiv w:val="1"/>
      <w:marLeft w:val="0"/>
      <w:marRight w:val="0"/>
      <w:marTop w:val="0"/>
      <w:marBottom w:val="0"/>
      <w:divBdr>
        <w:top w:val="none" w:sz="0" w:space="0" w:color="auto"/>
        <w:left w:val="none" w:sz="0" w:space="0" w:color="auto"/>
        <w:bottom w:val="none" w:sz="0" w:space="0" w:color="auto"/>
        <w:right w:val="none" w:sz="0" w:space="0" w:color="auto"/>
      </w:divBdr>
    </w:div>
    <w:div w:id="2076003867">
      <w:bodyDiv w:val="1"/>
      <w:marLeft w:val="0"/>
      <w:marRight w:val="0"/>
      <w:marTop w:val="0"/>
      <w:marBottom w:val="0"/>
      <w:divBdr>
        <w:top w:val="none" w:sz="0" w:space="0" w:color="auto"/>
        <w:left w:val="none" w:sz="0" w:space="0" w:color="auto"/>
        <w:bottom w:val="none" w:sz="0" w:space="0" w:color="auto"/>
        <w:right w:val="none" w:sz="0" w:space="0" w:color="auto"/>
      </w:divBdr>
    </w:div>
    <w:div w:id="2076277732">
      <w:bodyDiv w:val="1"/>
      <w:marLeft w:val="0"/>
      <w:marRight w:val="0"/>
      <w:marTop w:val="0"/>
      <w:marBottom w:val="0"/>
      <w:divBdr>
        <w:top w:val="none" w:sz="0" w:space="0" w:color="auto"/>
        <w:left w:val="none" w:sz="0" w:space="0" w:color="auto"/>
        <w:bottom w:val="none" w:sz="0" w:space="0" w:color="auto"/>
        <w:right w:val="none" w:sz="0" w:space="0" w:color="auto"/>
      </w:divBdr>
    </w:div>
    <w:div w:id="2076463652">
      <w:bodyDiv w:val="1"/>
      <w:marLeft w:val="0"/>
      <w:marRight w:val="0"/>
      <w:marTop w:val="0"/>
      <w:marBottom w:val="0"/>
      <w:divBdr>
        <w:top w:val="none" w:sz="0" w:space="0" w:color="auto"/>
        <w:left w:val="none" w:sz="0" w:space="0" w:color="auto"/>
        <w:bottom w:val="none" w:sz="0" w:space="0" w:color="auto"/>
        <w:right w:val="none" w:sz="0" w:space="0" w:color="auto"/>
      </w:divBdr>
    </w:div>
    <w:div w:id="2076472374">
      <w:bodyDiv w:val="1"/>
      <w:marLeft w:val="0"/>
      <w:marRight w:val="0"/>
      <w:marTop w:val="0"/>
      <w:marBottom w:val="0"/>
      <w:divBdr>
        <w:top w:val="none" w:sz="0" w:space="0" w:color="auto"/>
        <w:left w:val="none" w:sz="0" w:space="0" w:color="auto"/>
        <w:bottom w:val="none" w:sz="0" w:space="0" w:color="auto"/>
        <w:right w:val="none" w:sz="0" w:space="0" w:color="auto"/>
      </w:divBdr>
    </w:div>
    <w:div w:id="2076514504">
      <w:bodyDiv w:val="1"/>
      <w:marLeft w:val="0"/>
      <w:marRight w:val="0"/>
      <w:marTop w:val="0"/>
      <w:marBottom w:val="0"/>
      <w:divBdr>
        <w:top w:val="none" w:sz="0" w:space="0" w:color="auto"/>
        <w:left w:val="none" w:sz="0" w:space="0" w:color="auto"/>
        <w:bottom w:val="none" w:sz="0" w:space="0" w:color="auto"/>
        <w:right w:val="none" w:sz="0" w:space="0" w:color="auto"/>
      </w:divBdr>
    </w:div>
    <w:div w:id="2076584137">
      <w:bodyDiv w:val="1"/>
      <w:marLeft w:val="0"/>
      <w:marRight w:val="0"/>
      <w:marTop w:val="0"/>
      <w:marBottom w:val="0"/>
      <w:divBdr>
        <w:top w:val="none" w:sz="0" w:space="0" w:color="auto"/>
        <w:left w:val="none" w:sz="0" w:space="0" w:color="auto"/>
        <w:bottom w:val="none" w:sz="0" w:space="0" w:color="auto"/>
        <w:right w:val="none" w:sz="0" w:space="0" w:color="auto"/>
      </w:divBdr>
    </w:div>
    <w:div w:id="2076734475">
      <w:bodyDiv w:val="1"/>
      <w:marLeft w:val="0"/>
      <w:marRight w:val="0"/>
      <w:marTop w:val="0"/>
      <w:marBottom w:val="0"/>
      <w:divBdr>
        <w:top w:val="none" w:sz="0" w:space="0" w:color="auto"/>
        <w:left w:val="none" w:sz="0" w:space="0" w:color="auto"/>
        <w:bottom w:val="none" w:sz="0" w:space="0" w:color="auto"/>
        <w:right w:val="none" w:sz="0" w:space="0" w:color="auto"/>
      </w:divBdr>
    </w:div>
    <w:div w:id="2076858363">
      <w:bodyDiv w:val="1"/>
      <w:marLeft w:val="0"/>
      <w:marRight w:val="0"/>
      <w:marTop w:val="0"/>
      <w:marBottom w:val="0"/>
      <w:divBdr>
        <w:top w:val="none" w:sz="0" w:space="0" w:color="auto"/>
        <w:left w:val="none" w:sz="0" w:space="0" w:color="auto"/>
        <w:bottom w:val="none" w:sz="0" w:space="0" w:color="auto"/>
        <w:right w:val="none" w:sz="0" w:space="0" w:color="auto"/>
      </w:divBdr>
    </w:div>
    <w:div w:id="2077163706">
      <w:bodyDiv w:val="1"/>
      <w:marLeft w:val="0"/>
      <w:marRight w:val="0"/>
      <w:marTop w:val="0"/>
      <w:marBottom w:val="0"/>
      <w:divBdr>
        <w:top w:val="none" w:sz="0" w:space="0" w:color="auto"/>
        <w:left w:val="none" w:sz="0" w:space="0" w:color="auto"/>
        <w:bottom w:val="none" w:sz="0" w:space="0" w:color="auto"/>
        <w:right w:val="none" w:sz="0" w:space="0" w:color="auto"/>
      </w:divBdr>
    </w:div>
    <w:div w:id="2078160124">
      <w:bodyDiv w:val="1"/>
      <w:marLeft w:val="0"/>
      <w:marRight w:val="0"/>
      <w:marTop w:val="0"/>
      <w:marBottom w:val="0"/>
      <w:divBdr>
        <w:top w:val="none" w:sz="0" w:space="0" w:color="auto"/>
        <w:left w:val="none" w:sz="0" w:space="0" w:color="auto"/>
        <w:bottom w:val="none" w:sz="0" w:space="0" w:color="auto"/>
        <w:right w:val="none" w:sz="0" w:space="0" w:color="auto"/>
      </w:divBdr>
    </w:div>
    <w:div w:id="2078237510">
      <w:bodyDiv w:val="1"/>
      <w:marLeft w:val="0"/>
      <w:marRight w:val="0"/>
      <w:marTop w:val="0"/>
      <w:marBottom w:val="0"/>
      <w:divBdr>
        <w:top w:val="none" w:sz="0" w:space="0" w:color="auto"/>
        <w:left w:val="none" w:sz="0" w:space="0" w:color="auto"/>
        <w:bottom w:val="none" w:sz="0" w:space="0" w:color="auto"/>
        <w:right w:val="none" w:sz="0" w:space="0" w:color="auto"/>
      </w:divBdr>
    </w:div>
    <w:div w:id="2078436828">
      <w:bodyDiv w:val="1"/>
      <w:marLeft w:val="0"/>
      <w:marRight w:val="0"/>
      <w:marTop w:val="0"/>
      <w:marBottom w:val="0"/>
      <w:divBdr>
        <w:top w:val="none" w:sz="0" w:space="0" w:color="auto"/>
        <w:left w:val="none" w:sz="0" w:space="0" w:color="auto"/>
        <w:bottom w:val="none" w:sz="0" w:space="0" w:color="auto"/>
        <w:right w:val="none" w:sz="0" w:space="0" w:color="auto"/>
      </w:divBdr>
    </w:div>
    <w:div w:id="2078437885">
      <w:bodyDiv w:val="1"/>
      <w:marLeft w:val="0"/>
      <w:marRight w:val="0"/>
      <w:marTop w:val="0"/>
      <w:marBottom w:val="0"/>
      <w:divBdr>
        <w:top w:val="none" w:sz="0" w:space="0" w:color="auto"/>
        <w:left w:val="none" w:sz="0" w:space="0" w:color="auto"/>
        <w:bottom w:val="none" w:sz="0" w:space="0" w:color="auto"/>
        <w:right w:val="none" w:sz="0" w:space="0" w:color="auto"/>
      </w:divBdr>
    </w:div>
    <w:div w:id="2078698877">
      <w:bodyDiv w:val="1"/>
      <w:marLeft w:val="0"/>
      <w:marRight w:val="0"/>
      <w:marTop w:val="0"/>
      <w:marBottom w:val="0"/>
      <w:divBdr>
        <w:top w:val="none" w:sz="0" w:space="0" w:color="auto"/>
        <w:left w:val="none" w:sz="0" w:space="0" w:color="auto"/>
        <w:bottom w:val="none" w:sz="0" w:space="0" w:color="auto"/>
        <w:right w:val="none" w:sz="0" w:space="0" w:color="auto"/>
      </w:divBdr>
    </w:div>
    <w:div w:id="2078699524">
      <w:bodyDiv w:val="1"/>
      <w:marLeft w:val="0"/>
      <w:marRight w:val="0"/>
      <w:marTop w:val="0"/>
      <w:marBottom w:val="0"/>
      <w:divBdr>
        <w:top w:val="none" w:sz="0" w:space="0" w:color="auto"/>
        <w:left w:val="none" w:sz="0" w:space="0" w:color="auto"/>
        <w:bottom w:val="none" w:sz="0" w:space="0" w:color="auto"/>
        <w:right w:val="none" w:sz="0" w:space="0" w:color="auto"/>
      </w:divBdr>
    </w:div>
    <w:div w:id="2078746308">
      <w:bodyDiv w:val="1"/>
      <w:marLeft w:val="0"/>
      <w:marRight w:val="0"/>
      <w:marTop w:val="0"/>
      <w:marBottom w:val="0"/>
      <w:divBdr>
        <w:top w:val="none" w:sz="0" w:space="0" w:color="auto"/>
        <w:left w:val="none" w:sz="0" w:space="0" w:color="auto"/>
        <w:bottom w:val="none" w:sz="0" w:space="0" w:color="auto"/>
        <w:right w:val="none" w:sz="0" w:space="0" w:color="auto"/>
      </w:divBdr>
    </w:div>
    <w:div w:id="2078816059">
      <w:bodyDiv w:val="1"/>
      <w:marLeft w:val="0"/>
      <w:marRight w:val="0"/>
      <w:marTop w:val="0"/>
      <w:marBottom w:val="0"/>
      <w:divBdr>
        <w:top w:val="none" w:sz="0" w:space="0" w:color="auto"/>
        <w:left w:val="none" w:sz="0" w:space="0" w:color="auto"/>
        <w:bottom w:val="none" w:sz="0" w:space="0" w:color="auto"/>
        <w:right w:val="none" w:sz="0" w:space="0" w:color="auto"/>
      </w:divBdr>
    </w:div>
    <w:div w:id="2078939364">
      <w:bodyDiv w:val="1"/>
      <w:marLeft w:val="0"/>
      <w:marRight w:val="0"/>
      <w:marTop w:val="0"/>
      <w:marBottom w:val="0"/>
      <w:divBdr>
        <w:top w:val="none" w:sz="0" w:space="0" w:color="auto"/>
        <w:left w:val="none" w:sz="0" w:space="0" w:color="auto"/>
        <w:bottom w:val="none" w:sz="0" w:space="0" w:color="auto"/>
        <w:right w:val="none" w:sz="0" w:space="0" w:color="auto"/>
      </w:divBdr>
    </w:div>
    <w:div w:id="2078940337">
      <w:bodyDiv w:val="1"/>
      <w:marLeft w:val="0"/>
      <w:marRight w:val="0"/>
      <w:marTop w:val="0"/>
      <w:marBottom w:val="0"/>
      <w:divBdr>
        <w:top w:val="none" w:sz="0" w:space="0" w:color="auto"/>
        <w:left w:val="none" w:sz="0" w:space="0" w:color="auto"/>
        <w:bottom w:val="none" w:sz="0" w:space="0" w:color="auto"/>
        <w:right w:val="none" w:sz="0" w:space="0" w:color="auto"/>
      </w:divBdr>
    </w:div>
    <w:div w:id="2079090658">
      <w:bodyDiv w:val="1"/>
      <w:marLeft w:val="0"/>
      <w:marRight w:val="0"/>
      <w:marTop w:val="0"/>
      <w:marBottom w:val="0"/>
      <w:divBdr>
        <w:top w:val="none" w:sz="0" w:space="0" w:color="auto"/>
        <w:left w:val="none" w:sz="0" w:space="0" w:color="auto"/>
        <w:bottom w:val="none" w:sz="0" w:space="0" w:color="auto"/>
        <w:right w:val="none" w:sz="0" w:space="0" w:color="auto"/>
      </w:divBdr>
    </w:div>
    <w:div w:id="2079352642">
      <w:bodyDiv w:val="1"/>
      <w:marLeft w:val="0"/>
      <w:marRight w:val="0"/>
      <w:marTop w:val="0"/>
      <w:marBottom w:val="0"/>
      <w:divBdr>
        <w:top w:val="none" w:sz="0" w:space="0" w:color="auto"/>
        <w:left w:val="none" w:sz="0" w:space="0" w:color="auto"/>
        <w:bottom w:val="none" w:sz="0" w:space="0" w:color="auto"/>
        <w:right w:val="none" w:sz="0" w:space="0" w:color="auto"/>
      </w:divBdr>
    </w:div>
    <w:div w:id="2079402206">
      <w:bodyDiv w:val="1"/>
      <w:marLeft w:val="0"/>
      <w:marRight w:val="0"/>
      <w:marTop w:val="0"/>
      <w:marBottom w:val="0"/>
      <w:divBdr>
        <w:top w:val="none" w:sz="0" w:space="0" w:color="auto"/>
        <w:left w:val="none" w:sz="0" w:space="0" w:color="auto"/>
        <w:bottom w:val="none" w:sz="0" w:space="0" w:color="auto"/>
        <w:right w:val="none" w:sz="0" w:space="0" w:color="auto"/>
      </w:divBdr>
    </w:div>
    <w:div w:id="2079471350">
      <w:bodyDiv w:val="1"/>
      <w:marLeft w:val="0"/>
      <w:marRight w:val="0"/>
      <w:marTop w:val="0"/>
      <w:marBottom w:val="0"/>
      <w:divBdr>
        <w:top w:val="none" w:sz="0" w:space="0" w:color="auto"/>
        <w:left w:val="none" w:sz="0" w:space="0" w:color="auto"/>
        <w:bottom w:val="none" w:sz="0" w:space="0" w:color="auto"/>
        <w:right w:val="none" w:sz="0" w:space="0" w:color="auto"/>
      </w:divBdr>
    </w:div>
    <w:div w:id="2079548361">
      <w:bodyDiv w:val="1"/>
      <w:marLeft w:val="0"/>
      <w:marRight w:val="0"/>
      <w:marTop w:val="0"/>
      <w:marBottom w:val="0"/>
      <w:divBdr>
        <w:top w:val="none" w:sz="0" w:space="0" w:color="auto"/>
        <w:left w:val="none" w:sz="0" w:space="0" w:color="auto"/>
        <w:bottom w:val="none" w:sz="0" w:space="0" w:color="auto"/>
        <w:right w:val="none" w:sz="0" w:space="0" w:color="auto"/>
      </w:divBdr>
    </w:div>
    <w:div w:id="2079592227">
      <w:bodyDiv w:val="1"/>
      <w:marLeft w:val="0"/>
      <w:marRight w:val="0"/>
      <w:marTop w:val="0"/>
      <w:marBottom w:val="0"/>
      <w:divBdr>
        <w:top w:val="none" w:sz="0" w:space="0" w:color="auto"/>
        <w:left w:val="none" w:sz="0" w:space="0" w:color="auto"/>
        <w:bottom w:val="none" w:sz="0" w:space="0" w:color="auto"/>
        <w:right w:val="none" w:sz="0" w:space="0" w:color="auto"/>
      </w:divBdr>
    </w:div>
    <w:div w:id="2079741286">
      <w:bodyDiv w:val="1"/>
      <w:marLeft w:val="0"/>
      <w:marRight w:val="0"/>
      <w:marTop w:val="0"/>
      <w:marBottom w:val="0"/>
      <w:divBdr>
        <w:top w:val="none" w:sz="0" w:space="0" w:color="auto"/>
        <w:left w:val="none" w:sz="0" w:space="0" w:color="auto"/>
        <w:bottom w:val="none" w:sz="0" w:space="0" w:color="auto"/>
        <w:right w:val="none" w:sz="0" w:space="0" w:color="auto"/>
      </w:divBdr>
    </w:div>
    <w:div w:id="2080132347">
      <w:bodyDiv w:val="1"/>
      <w:marLeft w:val="0"/>
      <w:marRight w:val="0"/>
      <w:marTop w:val="0"/>
      <w:marBottom w:val="0"/>
      <w:divBdr>
        <w:top w:val="none" w:sz="0" w:space="0" w:color="auto"/>
        <w:left w:val="none" w:sz="0" w:space="0" w:color="auto"/>
        <w:bottom w:val="none" w:sz="0" w:space="0" w:color="auto"/>
        <w:right w:val="none" w:sz="0" w:space="0" w:color="auto"/>
      </w:divBdr>
    </w:div>
    <w:div w:id="2080135437">
      <w:bodyDiv w:val="1"/>
      <w:marLeft w:val="0"/>
      <w:marRight w:val="0"/>
      <w:marTop w:val="0"/>
      <w:marBottom w:val="0"/>
      <w:divBdr>
        <w:top w:val="none" w:sz="0" w:space="0" w:color="auto"/>
        <w:left w:val="none" w:sz="0" w:space="0" w:color="auto"/>
        <w:bottom w:val="none" w:sz="0" w:space="0" w:color="auto"/>
        <w:right w:val="none" w:sz="0" w:space="0" w:color="auto"/>
      </w:divBdr>
    </w:div>
    <w:div w:id="2080246679">
      <w:bodyDiv w:val="1"/>
      <w:marLeft w:val="0"/>
      <w:marRight w:val="0"/>
      <w:marTop w:val="0"/>
      <w:marBottom w:val="0"/>
      <w:divBdr>
        <w:top w:val="none" w:sz="0" w:space="0" w:color="auto"/>
        <w:left w:val="none" w:sz="0" w:space="0" w:color="auto"/>
        <w:bottom w:val="none" w:sz="0" w:space="0" w:color="auto"/>
        <w:right w:val="none" w:sz="0" w:space="0" w:color="auto"/>
      </w:divBdr>
    </w:div>
    <w:div w:id="2080321308">
      <w:bodyDiv w:val="1"/>
      <w:marLeft w:val="0"/>
      <w:marRight w:val="0"/>
      <w:marTop w:val="0"/>
      <w:marBottom w:val="0"/>
      <w:divBdr>
        <w:top w:val="none" w:sz="0" w:space="0" w:color="auto"/>
        <w:left w:val="none" w:sz="0" w:space="0" w:color="auto"/>
        <w:bottom w:val="none" w:sz="0" w:space="0" w:color="auto"/>
        <w:right w:val="none" w:sz="0" w:space="0" w:color="auto"/>
      </w:divBdr>
    </w:div>
    <w:div w:id="2080446319">
      <w:bodyDiv w:val="1"/>
      <w:marLeft w:val="0"/>
      <w:marRight w:val="0"/>
      <w:marTop w:val="0"/>
      <w:marBottom w:val="0"/>
      <w:divBdr>
        <w:top w:val="none" w:sz="0" w:space="0" w:color="auto"/>
        <w:left w:val="none" w:sz="0" w:space="0" w:color="auto"/>
        <w:bottom w:val="none" w:sz="0" w:space="0" w:color="auto"/>
        <w:right w:val="none" w:sz="0" w:space="0" w:color="auto"/>
      </w:divBdr>
    </w:div>
    <w:div w:id="2080591508">
      <w:bodyDiv w:val="1"/>
      <w:marLeft w:val="0"/>
      <w:marRight w:val="0"/>
      <w:marTop w:val="0"/>
      <w:marBottom w:val="0"/>
      <w:divBdr>
        <w:top w:val="none" w:sz="0" w:space="0" w:color="auto"/>
        <w:left w:val="none" w:sz="0" w:space="0" w:color="auto"/>
        <w:bottom w:val="none" w:sz="0" w:space="0" w:color="auto"/>
        <w:right w:val="none" w:sz="0" w:space="0" w:color="auto"/>
      </w:divBdr>
    </w:div>
    <w:div w:id="2080593235">
      <w:bodyDiv w:val="1"/>
      <w:marLeft w:val="0"/>
      <w:marRight w:val="0"/>
      <w:marTop w:val="0"/>
      <w:marBottom w:val="0"/>
      <w:divBdr>
        <w:top w:val="none" w:sz="0" w:space="0" w:color="auto"/>
        <w:left w:val="none" w:sz="0" w:space="0" w:color="auto"/>
        <w:bottom w:val="none" w:sz="0" w:space="0" w:color="auto"/>
        <w:right w:val="none" w:sz="0" w:space="0" w:color="auto"/>
      </w:divBdr>
    </w:div>
    <w:div w:id="2080706621">
      <w:bodyDiv w:val="1"/>
      <w:marLeft w:val="0"/>
      <w:marRight w:val="0"/>
      <w:marTop w:val="0"/>
      <w:marBottom w:val="0"/>
      <w:divBdr>
        <w:top w:val="none" w:sz="0" w:space="0" w:color="auto"/>
        <w:left w:val="none" w:sz="0" w:space="0" w:color="auto"/>
        <w:bottom w:val="none" w:sz="0" w:space="0" w:color="auto"/>
        <w:right w:val="none" w:sz="0" w:space="0" w:color="auto"/>
      </w:divBdr>
    </w:div>
    <w:div w:id="2080789163">
      <w:bodyDiv w:val="1"/>
      <w:marLeft w:val="0"/>
      <w:marRight w:val="0"/>
      <w:marTop w:val="0"/>
      <w:marBottom w:val="0"/>
      <w:divBdr>
        <w:top w:val="none" w:sz="0" w:space="0" w:color="auto"/>
        <w:left w:val="none" w:sz="0" w:space="0" w:color="auto"/>
        <w:bottom w:val="none" w:sz="0" w:space="0" w:color="auto"/>
        <w:right w:val="none" w:sz="0" w:space="0" w:color="auto"/>
      </w:divBdr>
    </w:div>
    <w:div w:id="2081098669">
      <w:bodyDiv w:val="1"/>
      <w:marLeft w:val="0"/>
      <w:marRight w:val="0"/>
      <w:marTop w:val="0"/>
      <w:marBottom w:val="0"/>
      <w:divBdr>
        <w:top w:val="none" w:sz="0" w:space="0" w:color="auto"/>
        <w:left w:val="none" w:sz="0" w:space="0" w:color="auto"/>
        <w:bottom w:val="none" w:sz="0" w:space="0" w:color="auto"/>
        <w:right w:val="none" w:sz="0" w:space="0" w:color="auto"/>
      </w:divBdr>
    </w:div>
    <w:div w:id="2081171794">
      <w:bodyDiv w:val="1"/>
      <w:marLeft w:val="0"/>
      <w:marRight w:val="0"/>
      <w:marTop w:val="0"/>
      <w:marBottom w:val="0"/>
      <w:divBdr>
        <w:top w:val="none" w:sz="0" w:space="0" w:color="auto"/>
        <w:left w:val="none" w:sz="0" w:space="0" w:color="auto"/>
        <w:bottom w:val="none" w:sz="0" w:space="0" w:color="auto"/>
        <w:right w:val="none" w:sz="0" w:space="0" w:color="auto"/>
      </w:divBdr>
    </w:div>
    <w:div w:id="2081369115">
      <w:bodyDiv w:val="1"/>
      <w:marLeft w:val="0"/>
      <w:marRight w:val="0"/>
      <w:marTop w:val="0"/>
      <w:marBottom w:val="0"/>
      <w:divBdr>
        <w:top w:val="none" w:sz="0" w:space="0" w:color="auto"/>
        <w:left w:val="none" w:sz="0" w:space="0" w:color="auto"/>
        <w:bottom w:val="none" w:sz="0" w:space="0" w:color="auto"/>
        <w:right w:val="none" w:sz="0" w:space="0" w:color="auto"/>
      </w:divBdr>
    </w:div>
    <w:div w:id="2081558234">
      <w:bodyDiv w:val="1"/>
      <w:marLeft w:val="0"/>
      <w:marRight w:val="0"/>
      <w:marTop w:val="0"/>
      <w:marBottom w:val="0"/>
      <w:divBdr>
        <w:top w:val="none" w:sz="0" w:space="0" w:color="auto"/>
        <w:left w:val="none" w:sz="0" w:space="0" w:color="auto"/>
        <w:bottom w:val="none" w:sz="0" w:space="0" w:color="auto"/>
        <w:right w:val="none" w:sz="0" w:space="0" w:color="auto"/>
      </w:divBdr>
    </w:div>
    <w:div w:id="2081563366">
      <w:bodyDiv w:val="1"/>
      <w:marLeft w:val="0"/>
      <w:marRight w:val="0"/>
      <w:marTop w:val="0"/>
      <w:marBottom w:val="0"/>
      <w:divBdr>
        <w:top w:val="none" w:sz="0" w:space="0" w:color="auto"/>
        <w:left w:val="none" w:sz="0" w:space="0" w:color="auto"/>
        <w:bottom w:val="none" w:sz="0" w:space="0" w:color="auto"/>
        <w:right w:val="none" w:sz="0" w:space="0" w:color="auto"/>
      </w:divBdr>
    </w:div>
    <w:div w:id="2081634173">
      <w:bodyDiv w:val="1"/>
      <w:marLeft w:val="0"/>
      <w:marRight w:val="0"/>
      <w:marTop w:val="0"/>
      <w:marBottom w:val="0"/>
      <w:divBdr>
        <w:top w:val="none" w:sz="0" w:space="0" w:color="auto"/>
        <w:left w:val="none" w:sz="0" w:space="0" w:color="auto"/>
        <w:bottom w:val="none" w:sz="0" w:space="0" w:color="auto"/>
        <w:right w:val="none" w:sz="0" w:space="0" w:color="auto"/>
      </w:divBdr>
    </w:div>
    <w:div w:id="2081713121">
      <w:bodyDiv w:val="1"/>
      <w:marLeft w:val="0"/>
      <w:marRight w:val="0"/>
      <w:marTop w:val="0"/>
      <w:marBottom w:val="0"/>
      <w:divBdr>
        <w:top w:val="none" w:sz="0" w:space="0" w:color="auto"/>
        <w:left w:val="none" w:sz="0" w:space="0" w:color="auto"/>
        <w:bottom w:val="none" w:sz="0" w:space="0" w:color="auto"/>
        <w:right w:val="none" w:sz="0" w:space="0" w:color="auto"/>
      </w:divBdr>
    </w:div>
    <w:div w:id="2081756508">
      <w:bodyDiv w:val="1"/>
      <w:marLeft w:val="0"/>
      <w:marRight w:val="0"/>
      <w:marTop w:val="0"/>
      <w:marBottom w:val="0"/>
      <w:divBdr>
        <w:top w:val="none" w:sz="0" w:space="0" w:color="auto"/>
        <w:left w:val="none" w:sz="0" w:space="0" w:color="auto"/>
        <w:bottom w:val="none" w:sz="0" w:space="0" w:color="auto"/>
        <w:right w:val="none" w:sz="0" w:space="0" w:color="auto"/>
      </w:divBdr>
    </w:div>
    <w:div w:id="2081898951">
      <w:bodyDiv w:val="1"/>
      <w:marLeft w:val="0"/>
      <w:marRight w:val="0"/>
      <w:marTop w:val="0"/>
      <w:marBottom w:val="0"/>
      <w:divBdr>
        <w:top w:val="none" w:sz="0" w:space="0" w:color="auto"/>
        <w:left w:val="none" w:sz="0" w:space="0" w:color="auto"/>
        <w:bottom w:val="none" w:sz="0" w:space="0" w:color="auto"/>
        <w:right w:val="none" w:sz="0" w:space="0" w:color="auto"/>
      </w:divBdr>
    </w:div>
    <w:div w:id="2081899112">
      <w:bodyDiv w:val="1"/>
      <w:marLeft w:val="0"/>
      <w:marRight w:val="0"/>
      <w:marTop w:val="0"/>
      <w:marBottom w:val="0"/>
      <w:divBdr>
        <w:top w:val="none" w:sz="0" w:space="0" w:color="auto"/>
        <w:left w:val="none" w:sz="0" w:space="0" w:color="auto"/>
        <w:bottom w:val="none" w:sz="0" w:space="0" w:color="auto"/>
        <w:right w:val="none" w:sz="0" w:space="0" w:color="auto"/>
      </w:divBdr>
    </w:div>
    <w:div w:id="2081899115">
      <w:bodyDiv w:val="1"/>
      <w:marLeft w:val="0"/>
      <w:marRight w:val="0"/>
      <w:marTop w:val="0"/>
      <w:marBottom w:val="0"/>
      <w:divBdr>
        <w:top w:val="none" w:sz="0" w:space="0" w:color="auto"/>
        <w:left w:val="none" w:sz="0" w:space="0" w:color="auto"/>
        <w:bottom w:val="none" w:sz="0" w:space="0" w:color="auto"/>
        <w:right w:val="none" w:sz="0" w:space="0" w:color="auto"/>
      </w:divBdr>
    </w:div>
    <w:div w:id="2081907535">
      <w:bodyDiv w:val="1"/>
      <w:marLeft w:val="0"/>
      <w:marRight w:val="0"/>
      <w:marTop w:val="0"/>
      <w:marBottom w:val="0"/>
      <w:divBdr>
        <w:top w:val="none" w:sz="0" w:space="0" w:color="auto"/>
        <w:left w:val="none" w:sz="0" w:space="0" w:color="auto"/>
        <w:bottom w:val="none" w:sz="0" w:space="0" w:color="auto"/>
        <w:right w:val="none" w:sz="0" w:space="0" w:color="auto"/>
      </w:divBdr>
    </w:div>
    <w:div w:id="2081976006">
      <w:bodyDiv w:val="1"/>
      <w:marLeft w:val="0"/>
      <w:marRight w:val="0"/>
      <w:marTop w:val="0"/>
      <w:marBottom w:val="0"/>
      <w:divBdr>
        <w:top w:val="none" w:sz="0" w:space="0" w:color="auto"/>
        <w:left w:val="none" w:sz="0" w:space="0" w:color="auto"/>
        <w:bottom w:val="none" w:sz="0" w:space="0" w:color="auto"/>
        <w:right w:val="none" w:sz="0" w:space="0" w:color="auto"/>
      </w:divBdr>
    </w:div>
    <w:div w:id="2081978726">
      <w:bodyDiv w:val="1"/>
      <w:marLeft w:val="0"/>
      <w:marRight w:val="0"/>
      <w:marTop w:val="0"/>
      <w:marBottom w:val="0"/>
      <w:divBdr>
        <w:top w:val="none" w:sz="0" w:space="0" w:color="auto"/>
        <w:left w:val="none" w:sz="0" w:space="0" w:color="auto"/>
        <w:bottom w:val="none" w:sz="0" w:space="0" w:color="auto"/>
        <w:right w:val="none" w:sz="0" w:space="0" w:color="auto"/>
      </w:divBdr>
    </w:div>
    <w:div w:id="2082016613">
      <w:bodyDiv w:val="1"/>
      <w:marLeft w:val="0"/>
      <w:marRight w:val="0"/>
      <w:marTop w:val="0"/>
      <w:marBottom w:val="0"/>
      <w:divBdr>
        <w:top w:val="none" w:sz="0" w:space="0" w:color="auto"/>
        <w:left w:val="none" w:sz="0" w:space="0" w:color="auto"/>
        <w:bottom w:val="none" w:sz="0" w:space="0" w:color="auto"/>
        <w:right w:val="none" w:sz="0" w:space="0" w:color="auto"/>
      </w:divBdr>
    </w:div>
    <w:div w:id="2082098362">
      <w:bodyDiv w:val="1"/>
      <w:marLeft w:val="0"/>
      <w:marRight w:val="0"/>
      <w:marTop w:val="0"/>
      <w:marBottom w:val="0"/>
      <w:divBdr>
        <w:top w:val="none" w:sz="0" w:space="0" w:color="auto"/>
        <w:left w:val="none" w:sz="0" w:space="0" w:color="auto"/>
        <w:bottom w:val="none" w:sz="0" w:space="0" w:color="auto"/>
        <w:right w:val="none" w:sz="0" w:space="0" w:color="auto"/>
      </w:divBdr>
    </w:div>
    <w:div w:id="2082560149">
      <w:bodyDiv w:val="1"/>
      <w:marLeft w:val="0"/>
      <w:marRight w:val="0"/>
      <w:marTop w:val="0"/>
      <w:marBottom w:val="0"/>
      <w:divBdr>
        <w:top w:val="none" w:sz="0" w:space="0" w:color="auto"/>
        <w:left w:val="none" w:sz="0" w:space="0" w:color="auto"/>
        <w:bottom w:val="none" w:sz="0" w:space="0" w:color="auto"/>
        <w:right w:val="none" w:sz="0" w:space="0" w:color="auto"/>
      </w:divBdr>
    </w:div>
    <w:div w:id="2082826854">
      <w:bodyDiv w:val="1"/>
      <w:marLeft w:val="0"/>
      <w:marRight w:val="0"/>
      <w:marTop w:val="0"/>
      <w:marBottom w:val="0"/>
      <w:divBdr>
        <w:top w:val="none" w:sz="0" w:space="0" w:color="auto"/>
        <w:left w:val="none" w:sz="0" w:space="0" w:color="auto"/>
        <w:bottom w:val="none" w:sz="0" w:space="0" w:color="auto"/>
        <w:right w:val="none" w:sz="0" w:space="0" w:color="auto"/>
      </w:divBdr>
    </w:div>
    <w:div w:id="2082897426">
      <w:bodyDiv w:val="1"/>
      <w:marLeft w:val="0"/>
      <w:marRight w:val="0"/>
      <w:marTop w:val="0"/>
      <w:marBottom w:val="0"/>
      <w:divBdr>
        <w:top w:val="none" w:sz="0" w:space="0" w:color="auto"/>
        <w:left w:val="none" w:sz="0" w:space="0" w:color="auto"/>
        <w:bottom w:val="none" w:sz="0" w:space="0" w:color="auto"/>
        <w:right w:val="none" w:sz="0" w:space="0" w:color="auto"/>
      </w:divBdr>
    </w:div>
    <w:div w:id="2083092875">
      <w:bodyDiv w:val="1"/>
      <w:marLeft w:val="0"/>
      <w:marRight w:val="0"/>
      <w:marTop w:val="0"/>
      <w:marBottom w:val="0"/>
      <w:divBdr>
        <w:top w:val="none" w:sz="0" w:space="0" w:color="auto"/>
        <w:left w:val="none" w:sz="0" w:space="0" w:color="auto"/>
        <w:bottom w:val="none" w:sz="0" w:space="0" w:color="auto"/>
        <w:right w:val="none" w:sz="0" w:space="0" w:color="auto"/>
      </w:divBdr>
    </w:div>
    <w:div w:id="2083142760">
      <w:bodyDiv w:val="1"/>
      <w:marLeft w:val="0"/>
      <w:marRight w:val="0"/>
      <w:marTop w:val="0"/>
      <w:marBottom w:val="0"/>
      <w:divBdr>
        <w:top w:val="none" w:sz="0" w:space="0" w:color="auto"/>
        <w:left w:val="none" w:sz="0" w:space="0" w:color="auto"/>
        <w:bottom w:val="none" w:sz="0" w:space="0" w:color="auto"/>
        <w:right w:val="none" w:sz="0" w:space="0" w:color="auto"/>
      </w:divBdr>
    </w:div>
    <w:div w:id="2083290958">
      <w:bodyDiv w:val="1"/>
      <w:marLeft w:val="0"/>
      <w:marRight w:val="0"/>
      <w:marTop w:val="0"/>
      <w:marBottom w:val="0"/>
      <w:divBdr>
        <w:top w:val="none" w:sz="0" w:space="0" w:color="auto"/>
        <w:left w:val="none" w:sz="0" w:space="0" w:color="auto"/>
        <w:bottom w:val="none" w:sz="0" w:space="0" w:color="auto"/>
        <w:right w:val="none" w:sz="0" w:space="0" w:color="auto"/>
      </w:divBdr>
    </w:div>
    <w:div w:id="2083524794">
      <w:bodyDiv w:val="1"/>
      <w:marLeft w:val="0"/>
      <w:marRight w:val="0"/>
      <w:marTop w:val="0"/>
      <w:marBottom w:val="0"/>
      <w:divBdr>
        <w:top w:val="none" w:sz="0" w:space="0" w:color="auto"/>
        <w:left w:val="none" w:sz="0" w:space="0" w:color="auto"/>
        <w:bottom w:val="none" w:sz="0" w:space="0" w:color="auto"/>
        <w:right w:val="none" w:sz="0" w:space="0" w:color="auto"/>
      </w:divBdr>
    </w:div>
    <w:div w:id="2083671061">
      <w:bodyDiv w:val="1"/>
      <w:marLeft w:val="0"/>
      <w:marRight w:val="0"/>
      <w:marTop w:val="0"/>
      <w:marBottom w:val="0"/>
      <w:divBdr>
        <w:top w:val="none" w:sz="0" w:space="0" w:color="auto"/>
        <w:left w:val="none" w:sz="0" w:space="0" w:color="auto"/>
        <w:bottom w:val="none" w:sz="0" w:space="0" w:color="auto"/>
        <w:right w:val="none" w:sz="0" w:space="0" w:color="auto"/>
      </w:divBdr>
    </w:div>
    <w:div w:id="2083789379">
      <w:bodyDiv w:val="1"/>
      <w:marLeft w:val="0"/>
      <w:marRight w:val="0"/>
      <w:marTop w:val="0"/>
      <w:marBottom w:val="0"/>
      <w:divBdr>
        <w:top w:val="none" w:sz="0" w:space="0" w:color="auto"/>
        <w:left w:val="none" w:sz="0" w:space="0" w:color="auto"/>
        <w:bottom w:val="none" w:sz="0" w:space="0" w:color="auto"/>
        <w:right w:val="none" w:sz="0" w:space="0" w:color="auto"/>
      </w:divBdr>
    </w:div>
    <w:div w:id="2083982846">
      <w:bodyDiv w:val="1"/>
      <w:marLeft w:val="0"/>
      <w:marRight w:val="0"/>
      <w:marTop w:val="0"/>
      <w:marBottom w:val="0"/>
      <w:divBdr>
        <w:top w:val="none" w:sz="0" w:space="0" w:color="auto"/>
        <w:left w:val="none" w:sz="0" w:space="0" w:color="auto"/>
        <w:bottom w:val="none" w:sz="0" w:space="0" w:color="auto"/>
        <w:right w:val="none" w:sz="0" w:space="0" w:color="auto"/>
      </w:divBdr>
    </w:div>
    <w:div w:id="2084140266">
      <w:bodyDiv w:val="1"/>
      <w:marLeft w:val="0"/>
      <w:marRight w:val="0"/>
      <w:marTop w:val="0"/>
      <w:marBottom w:val="0"/>
      <w:divBdr>
        <w:top w:val="none" w:sz="0" w:space="0" w:color="auto"/>
        <w:left w:val="none" w:sz="0" w:space="0" w:color="auto"/>
        <w:bottom w:val="none" w:sz="0" w:space="0" w:color="auto"/>
        <w:right w:val="none" w:sz="0" w:space="0" w:color="auto"/>
      </w:divBdr>
    </w:div>
    <w:div w:id="2084446661">
      <w:bodyDiv w:val="1"/>
      <w:marLeft w:val="0"/>
      <w:marRight w:val="0"/>
      <w:marTop w:val="0"/>
      <w:marBottom w:val="0"/>
      <w:divBdr>
        <w:top w:val="none" w:sz="0" w:space="0" w:color="auto"/>
        <w:left w:val="none" w:sz="0" w:space="0" w:color="auto"/>
        <w:bottom w:val="none" w:sz="0" w:space="0" w:color="auto"/>
        <w:right w:val="none" w:sz="0" w:space="0" w:color="auto"/>
      </w:divBdr>
    </w:div>
    <w:div w:id="2084910138">
      <w:bodyDiv w:val="1"/>
      <w:marLeft w:val="0"/>
      <w:marRight w:val="0"/>
      <w:marTop w:val="0"/>
      <w:marBottom w:val="0"/>
      <w:divBdr>
        <w:top w:val="none" w:sz="0" w:space="0" w:color="auto"/>
        <w:left w:val="none" w:sz="0" w:space="0" w:color="auto"/>
        <w:bottom w:val="none" w:sz="0" w:space="0" w:color="auto"/>
        <w:right w:val="none" w:sz="0" w:space="0" w:color="auto"/>
      </w:divBdr>
    </w:div>
    <w:div w:id="2084983553">
      <w:bodyDiv w:val="1"/>
      <w:marLeft w:val="0"/>
      <w:marRight w:val="0"/>
      <w:marTop w:val="0"/>
      <w:marBottom w:val="0"/>
      <w:divBdr>
        <w:top w:val="none" w:sz="0" w:space="0" w:color="auto"/>
        <w:left w:val="none" w:sz="0" w:space="0" w:color="auto"/>
        <w:bottom w:val="none" w:sz="0" w:space="0" w:color="auto"/>
        <w:right w:val="none" w:sz="0" w:space="0" w:color="auto"/>
      </w:divBdr>
    </w:div>
    <w:div w:id="2085252389">
      <w:bodyDiv w:val="1"/>
      <w:marLeft w:val="0"/>
      <w:marRight w:val="0"/>
      <w:marTop w:val="0"/>
      <w:marBottom w:val="0"/>
      <w:divBdr>
        <w:top w:val="none" w:sz="0" w:space="0" w:color="auto"/>
        <w:left w:val="none" w:sz="0" w:space="0" w:color="auto"/>
        <w:bottom w:val="none" w:sz="0" w:space="0" w:color="auto"/>
        <w:right w:val="none" w:sz="0" w:space="0" w:color="auto"/>
      </w:divBdr>
    </w:div>
    <w:div w:id="2085370732">
      <w:bodyDiv w:val="1"/>
      <w:marLeft w:val="0"/>
      <w:marRight w:val="0"/>
      <w:marTop w:val="0"/>
      <w:marBottom w:val="0"/>
      <w:divBdr>
        <w:top w:val="none" w:sz="0" w:space="0" w:color="auto"/>
        <w:left w:val="none" w:sz="0" w:space="0" w:color="auto"/>
        <w:bottom w:val="none" w:sz="0" w:space="0" w:color="auto"/>
        <w:right w:val="none" w:sz="0" w:space="0" w:color="auto"/>
      </w:divBdr>
    </w:div>
    <w:div w:id="2085487545">
      <w:bodyDiv w:val="1"/>
      <w:marLeft w:val="0"/>
      <w:marRight w:val="0"/>
      <w:marTop w:val="0"/>
      <w:marBottom w:val="0"/>
      <w:divBdr>
        <w:top w:val="none" w:sz="0" w:space="0" w:color="auto"/>
        <w:left w:val="none" w:sz="0" w:space="0" w:color="auto"/>
        <w:bottom w:val="none" w:sz="0" w:space="0" w:color="auto"/>
        <w:right w:val="none" w:sz="0" w:space="0" w:color="auto"/>
      </w:divBdr>
    </w:div>
    <w:div w:id="2085640923">
      <w:bodyDiv w:val="1"/>
      <w:marLeft w:val="0"/>
      <w:marRight w:val="0"/>
      <w:marTop w:val="0"/>
      <w:marBottom w:val="0"/>
      <w:divBdr>
        <w:top w:val="none" w:sz="0" w:space="0" w:color="auto"/>
        <w:left w:val="none" w:sz="0" w:space="0" w:color="auto"/>
        <w:bottom w:val="none" w:sz="0" w:space="0" w:color="auto"/>
        <w:right w:val="none" w:sz="0" w:space="0" w:color="auto"/>
      </w:divBdr>
    </w:div>
    <w:div w:id="2085761417">
      <w:bodyDiv w:val="1"/>
      <w:marLeft w:val="0"/>
      <w:marRight w:val="0"/>
      <w:marTop w:val="0"/>
      <w:marBottom w:val="0"/>
      <w:divBdr>
        <w:top w:val="none" w:sz="0" w:space="0" w:color="auto"/>
        <w:left w:val="none" w:sz="0" w:space="0" w:color="auto"/>
        <w:bottom w:val="none" w:sz="0" w:space="0" w:color="auto"/>
        <w:right w:val="none" w:sz="0" w:space="0" w:color="auto"/>
      </w:divBdr>
    </w:div>
    <w:div w:id="2086412468">
      <w:bodyDiv w:val="1"/>
      <w:marLeft w:val="0"/>
      <w:marRight w:val="0"/>
      <w:marTop w:val="0"/>
      <w:marBottom w:val="0"/>
      <w:divBdr>
        <w:top w:val="none" w:sz="0" w:space="0" w:color="auto"/>
        <w:left w:val="none" w:sz="0" w:space="0" w:color="auto"/>
        <w:bottom w:val="none" w:sz="0" w:space="0" w:color="auto"/>
        <w:right w:val="none" w:sz="0" w:space="0" w:color="auto"/>
      </w:divBdr>
    </w:div>
    <w:div w:id="2086416614">
      <w:bodyDiv w:val="1"/>
      <w:marLeft w:val="0"/>
      <w:marRight w:val="0"/>
      <w:marTop w:val="0"/>
      <w:marBottom w:val="0"/>
      <w:divBdr>
        <w:top w:val="none" w:sz="0" w:space="0" w:color="auto"/>
        <w:left w:val="none" w:sz="0" w:space="0" w:color="auto"/>
        <w:bottom w:val="none" w:sz="0" w:space="0" w:color="auto"/>
        <w:right w:val="none" w:sz="0" w:space="0" w:color="auto"/>
      </w:divBdr>
    </w:div>
    <w:div w:id="2086609603">
      <w:bodyDiv w:val="1"/>
      <w:marLeft w:val="0"/>
      <w:marRight w:val="0"/>
      <w:marTop w:val="0"/>
      <w:marBottom w:val="0"/>
      <w:divBdr>
        <w:top w:val="none" w:sz="0" w:space="0" w:color="auto"/>
        <w:left w:val="none" w:sz="0" w:space="0" w:color="auto"/>
        <w:bottom w:val="none" w:sz="0" w:space="0" w:color="auto"/>
        <w:right w:val="none" w:sz="0" w:space="0" w:color="auto"/>
      </w:divBdr>
    </w:div>
    <w:div w:id="2086829041">
      <w:bodyDiv w:val="1"/>
      <w:marLeft w:val="0"/>
      <w:marRight w:val="0"/>
      <w:marTop w:val="0"/>
      <w:marBottom w:val="0"/>
      <w:divBdr>
        <w:top w:val="none" w:sz="0" w:space="0" w:color="auto"/>
        <w:left w:val="none" w:sz="0" w:space="0" w:color="auto"/>
        <w:bottom w:val="none" w:sz="0" w:space="0" w:color="auto"/>
        <w:right w:val="none" w:sz="0" w:space="0" w:color="auto"/>
      </w:divBdr>
    </w:div>
    <w:div w:id="2087024020">
      <w:bodyDiv w:val="1"/>
      <w:marLeft w:val="0"/>
      <w:marRight w:val="0"/>
      <w:marTop w:val="0"/>
      <w:marBottom w:val="0"/>
      <w:divBdr>
        <w:top w:val="none" w:sz="0" w:space="0" w:color="auto"/>
        <w:left w:val="none" w:sz="0" w:space="0" w:color="auto"/>
        <w:bottom w:val="none" w:sz="0" w:space="0" w:color="auto"/>
        <w:right w:val="none" w:sz="0" w:space="0" w:color="auto"/>
      </w:divBdr>
    </w:div>
    <w:div w:id="2087147796">
      <w:bodyDiv w:val="1"/>
      <w:marLeft w:val="0"/>
      <w:marRight w:val="0"/>
      <w:marTop w:val="0"/>
      <w:marBottom w:val="0"/>
      <w:divBdr>
        <w:top w:val="none" w:sz="0" w:space="0" w:color="auto"/>
        <w:left w:val="none" w:sz="0" w:space="0" w:color="auto"/>
        <w:bottom w:val="none" w:sz="0" w:space="0" w:color="auto"/>
        <w:right w:val="none" w:sz="0" w:space="0" w:color="auto"/>
      </w:divBdr>
    </w:div>
    <w:div w:id="2087220395">
      <w:bodyDiv w:val="1"/>
      <w:marLeft w:val="0"/>
      <w:marRight w:val="0"/>
      <w:marTop w:val="0"/>
      <w:marBottom w:val="0"/>
      <w:divBdr>
        <w:top w:val="none" w:sz="0" w:space="0" w:color="auto"/>
        <w:left w:val="none" w:sz="0" w:space="0" w:color="auto"/>
        <w:bottom w:val="none" w:sz="0" w:space="0" w:color="auto"/>
        <w:right w:val="none" w:sz="0" w:space="0" w:color="auto"/>
      </w:divBdr>
    </w:div>
    <w:div w:id="2087340453">
      <w:bodyDiv w:val="1"/>
      <w:marLeft w:val="0"/>
      <w:marRight w:val="0"/>
      <w:marTop w:val="0"/>
      <w:marBottom w:val="0"/>
      <w:divBdr>
        <w:top w:val="none" w:sz="0" w:space="0" w:color="auto"/>
        <w:left w:val="none" w:sz="0" w:space="0" w:color="auto"/>
        <w:bottom w:val="none" w:sz="0" w:space="0" w:color="auto"/>
        <w:right w:val="none" w:sz="0" w:space="0" w:color="auto"/>
      </w:divBdr>
    </w:div>
    <w:div w:id="2087409572">
      <w:bodyDiv w:val="1"/>
      <w:marLeft w:val="0"/>
      <w:marRight w:val="0"/>
      <w:marTop w:val="0"/>
      <w:marBottom w:val="0"/>
      <w:divBdr>
        <w:top w:val="none" w:sz="0" w:space="0" w:color="auto"/>
        <w:left w:val="none" w:sz="0" w:space="0" w:color="auto"/>
        <w:bottom w:val="none" w:sz="0" w:space="0" w:color="auto"/>
        <w:right w:val="none" w:sz="0" w:space="0" w:color="auto"/>
      </w:divBdr>
    </w:div>
    <w:div w:id="2087723972">
      <w:bodyDiv w:val="1"/>
      <w:marLeft w:val="0"/>
      <w:marRight w:val="0"/>
      <w:marTop w:val="0"/>
      <w:marBottom w:val="0"/>
      <w:divBdr>
        <w:top w:val="none" w:sz="0" w:space="0" w:color="auto"/>
        <w:left w:val="none" w:sz="0" w:space="0" w:color="auto"/>
        <w:bottom w:val="none" w:sz="0" w:space="0" w:color="auto"/>
        <w:right w:val="none" w:sz="0" w:space="0" w:color="auto"/>
      </w:divBdr>
    </w:div>
    <w:div w:id="2087724577">
      <w:bodyDiv w:val="1"/>
      <w:marLeft w:val="0"/>
      <w:marRight w:val="0"/>
      <w:marTop w:val="0"/>
      <w:marBottom w:val="0"/>
      <w:divBdr>
        <w:top w:val="none" w:sz="0" w:space="0" w:color="auto"/>
        <w:left w:val="none" w:sz="0" w:space="0" w:color="auto"/>
        <w:bottom w:val="none" w:sz="0" w:space="0" w:color="auto"/>
        <w:right w:val="none" w:sz="0" w:space="0" w:color="auto"/>
      </w:divBdr>
    </w:div>
    <w:div w:id="2088265097">
      <w:bodyDiv w:val="1"/>
      <w:marLeft w:val="0"/>
      <w:marRight w:val="0"/>
      <w:marTop w:val="0"/>
      <w:marBottom w:val="0"/>
      <w:divBdr>
        <w:top w:val="none" w:sz="0" w:space="0" w:color="auto"/>
        <w:left w:val="none" w:sz="0" w:space="0" w:color="auto"/>
        <w:bottom w:val="none" w:sz="0" w:space="0" w:color="auto"/>
        <w:right w:val="none" w:sz="0" w:space="0" w:color="auto"/>
      </w:divBdr>
    </w:div>
    <w:div w:id="2088309080">
      <w:bodyDiv w:val="1"/>
      <w:marLeft w:val="0"/>
      <w:marRight w:val="0"/>
      <w:marTop w:val="0"/>
      <w:marBottom w:val="0"/>
      <w:divBdr>
        <w:top w:val="none" w:sz="0" w:space="0" w:color="auto"/>
        <w:left w:val="none" w:sz="0" w:space="0" w:color="auto"/>
        <w:bottom w:val="none" w:sz="0" w:space="0" w:color="auto"/>
        <w:right w:val="none" w:sz="0" w:space="0" w:color="auto"/>
      </w:divBdr>
    </w:div>
    <w:div w:id="2088383845">
      <w:bodyDiv w:val="1"/>
      <w:marLeft w:val="0"/>
      <w:marRight w:val="0"/>
      <w:marTop w:val="0"/>
      <w:marBottom w:val="0"/>
      <w:divBdr>
        <w:top w:val="none" w:sz="0" w:space="0" w:color="auto"/>
        <w:left w:val="none" w:sz="0" w:space="0" w:color="auto"/>
        <w:bottom w:val="none" w:sz="0" w:space="0" w:color="auto"/>
        <w:right w:val="none" w:sz="0" w:space="0" w:color="auto"/>
      </w:divBdr>
    </w:div>
    <w:div w:id="2088453404">
      <w:bodyDiv w:val="1"/>
      <w:marLeft w:val="0"/>
      <w:marRight w:val="0"/>
      <w:marTop w:val="0"/>
      <w:marBottom w:val="0"/>
      <w:divBdr>
        <w:top w:val="none" w:sz="0" w:space="0" w:color="auto"/>
        <w:left w:val="none" w:sz="0" w:space="0" w:color="auto"/>
        <w:bottom w:val="none" w:sz="0" w:space="0" w:color="auto"/>
        <w:right w:val="none" w:sz="0" w:space="0" w:color="auto"/>
      </w:divBdr>
    </w:div>
    <w:div w:id="2088529755">
      <w:bodyDiv w:val="1"/>
      <w:marLeft w:val="0"/>
      <w:marRight w:val="0"/>
      <w:marTop w:val="0"/>
      <w:marBottom w:val="0"/>
      <w:divBdr>
        <w:top w:val="none" w:sz="0" w:space="0" w:color="auto"/>
        <w:left w:val="none" w:sz="0" w:space="0" w:color="auto"/>
        <w:bottom w:val="none" w:sz="0" w:space="0" w:color="auto"/>
        <w:right w:val="none" w:sz="0" w:space="0" w:color="auto"/>
      </w:divBdr>
    </w:div>
    <w:div w:id="2088913729">
      <w:bodyDiv w:val="1"/>
      <w:marLeft w:val="0"/>
      <w:marRight w:val="0"/>
      <w:marTop w:val="0"/>
      <w:marBottom w:val="0"/>
      <w:divBdr>
        <w:top w:val="none" w:sz="0" w:space="0" w:color="auto"/>
        <w:left w:val="none" w:sz="0" w:space="0" w:color="auto"/>
        <w:bottom w:val="none" w:sz="0" w:space="0" w:color="auto"/>
        <w:right w:val="none" w:sz="0" w:space="0" w:color="auto"/>
      </w:divBdr>
    </w:div>
    <w:div w:id="2089038602">
      <w:bodyDiv w:val="1"/>
      <w:marLeft w:val="0"/>
      <w:marRight w:val="0"/>
      <w:marTop w:val="0"/>
      <w:marBottom w:val="0"/>
      <w:divBdr>
        <w:top w:val="none" w:sz="0" w:space="0" w:color="auto"/>
        <w:left w:val="none" w:sz="0" w:space="0" w:color="auto"/>
        <w:bottom w:val="none" w:sz="0" w:space="0" w:color="auto"/>
        <w:right w:val="none" w:sz="0" w:space="0" w:color="auto"/>
      </w:divBdr>
    </w:div>
    <w:div w:id="2089108971">
      <w:bodyDiv w:val="1"/>
      <w:marLeft w:val="0"/>
      <w:marRight w:val="0"/>
      <w:marTop w:val="0"/>
      <w:marBottom w:val="0"/>
      <w:divBdr>
        <w:top w:val="none" w:sz="0" w:space="0" w:color="auto"/>
        <w:left w:val="none" w:sz="0" w:space="0" w:color="auto"/>
        <w:bottom w:val="none" w:sz="0" w:space="0" w:color="auto"/>
        <w:right w:val="none" w:sz="0" w:space="0" w:color="auto"/>
      </w:divBdr>
    </w:div>
    <w:div w:id="2089186515">
      <w:bodyDiv w:val="1"/>
      <w:marLeft w:val="0"/>
      <w:marRight w:val="0"/>
      <w:marTop w:val="0"/>
      <w:marBottom w:val="0"/>
      <w:divBdr>
        <w:top w:val="none" w:sz="0" w:space="0" w:color="auto"/>
        <w:left w:val="none" w:sz="0" w:space="0" w:color="auto"/>
        <w:bottom w:val="none" w:sz="0" w:space="0" w:color="auto"/>
        <w:right w:val="none" w:sz="0" w:space="0" w:color="auto"/>
      </w:divBdr>
    </w:div>
    <w:div w:id="2089229455">
      <w:bodyDiv w:val="1"/>
      <w:marLeft w:val="0"/>
      <w:marRight w:val="0"/>
      <w:marTop w:val="0"/>
      <w:marBottom w:val="0"/>
      <w:divBdr>
        <w:top w:val="none" w:sz="0" w:space="0" w:color="auto"/>
        <w:left w:val="none" w:sz="0" w:space="0" w:color="auto"/>
        <w:bottom w:val="none" w:sz="0" w:space="0" w:color="auto"/>
        <w:right w:val="none" w:sz="0" w:space="0" w:color="auto"/>
      </w:divBdr>
    </w:div>
    <w:div w:id="2089378848">
      <w:bodyDiv w:val="1"/>
      <w:marLeft w:val="0"/>
      <w:marRight w:val="0"/>
      <w:marTop w:val="0"/>
      <w:marBottom w:val="0"/>
      <w:divBdr>
        <w:top w:val="none" w:sz="0" w:space="0" w:color="auto"/>
        <w:left w:val="none" w:sz="0" w:space="0" w:color="auto"/>
        <w:bottom w:val="none" w:sz="0" w:space="0" w:color="auto"/>
        <w:right w:val="none" w:sz="0" w:space="0" w:color="auto"/>
      </w:divBdr>
    </w:div>
    <w:div w:id="2089379665">
      <w:bodyDiv w:val="1"/>
      <w:marLeft w:val="0"/>
      <w:marRight w:val="0"/>
      <w:marTop w:val="0"/>
      <w:marBottom w:val="0"/>
      <w:divBdr>
        <w:top w:val="none" w:sz="0" w:space="0" w:color="auto"/>
        <w:left w:val="none" w:sz="0" w:space="0" w:color="auto"/>
        <w:bottom w:val="none" w:sz="0" w:space="0" w:color="auto"/>
        <w:right w:val="none" w:sz="0" w:space="0" w:color="auto"/>
      </w:divBdr>
    </w:div>
    <w:div w:id="2089379867">
      <w:bodyDiv w:val="1"/>
      <w:marLeft w:val="0"/>
      <w:marRight w:val="0"/>
      <w:marTop w:val="0"/>
      <w:marBottom w:val="0"/>
      <w:divBdr>
        <w:top w:val="none" w:sz="0" w:space="0" w:color="auto"/>
        <w:left w:val="none" w:sz="0" w:space="0" w:color="auto"/>
        <w:bottom w:val="none" w:sz="0" w:space="0" w:color="auto"/>
        <w:right w:val="none" w:sz="0" w:space="0" w:color="auto"/>
      </w:divBdr>
    </w:div>
    <w:div w:id="2089423860">
      <w:bodyDiv w:val="1"/>
      <w:marLeft w:val="0"/>
      <w:marRight w:val="0"/>
      <w:marTop w:val="0"/>
      <w:marBottom w:val="0"/>
      <w:divBdr>
        <w:top w:val="none" w:sz="0" w:space="0" w:color="auto"/>
        <w:left w:val="none" w:sz="0" w:space="0" w:color="auto"/>
        <w:bottom w:val="none" w:sz="0" w:space="0" w:color="auto"/>
        <w:right w:val="none" w:sz="0" w:space="0" w:color="auto"/>
      </w:divBdr>
    </w:div>
    <w:div w:id="2089495197">
      <w:bodyDiv w:val="1"/>
      <w:marLeft w:val="0"/>
      <w:marRight w:val="0"/>
      <w:marTop w:val="0"/>
      <w:marBottom w:val="0"/>
      <w:divBdr>
        <w:top w:val="none" w:sz="0" w:space="0" w:color="auto"/>
        <w:left w:val="none" w:sz="0" w:space="0" w:color="auto"/>
        <w:bottom w:val="none" w:sz="0" w:space="0" w:color="auto"/>
        <w:right w:val="none" w:sz="0" w:space="0" w:color="auto"/>
      </w:divBdr>
    </w:div>
    <w:div w:id="2089618067">
      <w:bodyDiv w:val="1"/>
      <w:marLeft w:val="0"/>
      <w:marRight w:val="0"/>
      <w:marTop w:val="0"/>
      <w:marBottom w:val="0"/>
      <w:divBdr>
        <w:top w:val="none" w:sz="0" w:space="0" w:color="auto"/>
        <w:left w:val="none" w:sz="0" w:space="0" w:color="auto"/>
        <w:bottom w:val="none" w:sz="0" w:space="0" w:color="auto"/>
        <w:right w:val="none" w:sz="0" w:space="0" w:color="auto"/>
      </w:divBdr>
    </w:div>
    <w:div w:id="2089766141">
      <w:bodyDiv w:val="1"/>
      <w:marLeft w:val="0"/>
      <w:marRight w:val="0"/>
      <w:marTop w:val="0"/>
      <w:marBottom w:val="0"/>
      <w:divBdr>
        <w:top w:val="none" w:sz="0" w:space="0" w:color="auto"/>
        <w:left w:val="none" w:sz="0" w:space="0" w:color="auto"/>
        <w:bottom w:val="none" w:sz="0" w:space="0" w:color="auto"/>
        <w:right w:val="none" w:sz="0" w:space="0" w:color="auto"/>
      </w:divBdr>
    </w:div>
    <w:div w:id="2090272982">
      <w:bodyDiv w:val="1"/>
      <w:marLeft w:val="0"/>
      <w:marRight w:val="0"/>
      <w:marTop w:val="0"/>
      <w:marBottom w:val="0"/>
      <w:divBdr>
        <w:top w:val="none" w:sz="0" w:space="0" w:color="auto"/>
        <w:left w:val="none" w:sz="0" w:space="0" w:color="auto"/>
        <w:bottom w:val="none" w:sz="0" w:space="0" w:color="auto"/>
        <w:right w:val="none" w:sz="0" w:space="0" w:color="auto"/>
      </w:divBdr>
    </w:div>
    <w:div w:id="2090301630">
      <w:bodyDiv w:val="1"/>
      <w:marLeft w:val="0"/>
      <w:marRight w:val="0"/>
      <w:marTop w:val="0"/>
      <w:marBottom w:val="0"/>
      <w:divBdr>
        <w:top w:val="none" w:sz="0" w:space="0" w:color="auto"/>
        <w:left w:val="none" w:sz="0" w:space="0" w:color="auto"/>
        <w:bottom w:val="none" w:sz="0" w:space="0" w:color="auto"/>
        <w:right w:val="none" w:sz="0" w:space="0" w:color="auto"/>
      </w:divBdr>
    </w:div>
    <w:div w:id="2090342297">
      <w:bodyDiv w:val="1"/>
      <w:marLeft w:val="0"/>
      <w:marRight w:val="0"/>
      <w:marTop w:val="0"/>
      <w:marBottom w:val="0"/>
      <w:divBdr>
        <w:top w:val="none" w:sz="0" w:space="0" w:color="auto"/>
        <w:left w:val="none" w:sz="0" w:space="0" w:color="auto"/>
        <w:bottom w:val="none" w:sz="0" w:space="0" w:color="auto"/>
        <w:right w:val="none" w:sz="0" w:space="0" w:color="auto"/>
      </w:divBdr>
    </w:div>
    <w:div w:id="2090761699">
      <w:bodyDiv w:val="1"/>
      <w:marLeft w:val="0"/>
      <w:marRight w:val="0"/>
      <w:marTop w:val="0"/>
      <w:marBottom w:val="0"/>
      <w:divBdr>
        <w:top w:val="none" w:sz="0" w:space="0" w:color="auto"/>
        <w:left w:val="none" w:sz="0" w:space="0" w:color="auto"/>
        <w:bottom w:val="none" w:sz="0" w:space="0" w:color="auto"/>
        <w:right w:val="none" w:sz="0" w:space="0" w:color="auto"/>
      </w:divBdr>
    </w:div>
    <w:div w:id="2091191392">
      <w:bodyDiv w:val="1"/>
      <w:marLeft w:val="0"/>
      <w:marRight w:val="0"/>
      <w:marTop w:val="0"/>
      <w:marBottom w:val="0"/>
      <w:divBdr>
        <w:top w:val="none" w:sz="0" w:space="0" w:color="auto"/>
        <w:left w:val="none" w:sz="0" w:space="0" w:color="auto"/>
        <w:bottom w:val="none" w:sz="0" w:space="0" w:color="auto"/>
        <w:right w:val="none" w:sz="0" w:space="0" w:color="auto"/>
      </w:divBdr>
    </w:div>
    <w:div w:id="2091344136">
      <w:bodyDiv w:val="1"/>
      <w:marLeft w:val="0"/>
      <w:marRight w:val="0"/>
      <w:marTop w:val="0"/>
      <w:marBottom w:val="0"/>
      <w:divBdr>
        <w:top w:val="none" w:sz="0" w:space="0" w:color="auto"/>
        <w:left w:val="none" w:sz="0" w:space="0" w:color="auto"/>
        <w:bottom w:val="none" w:sz="0" w:space="0" w:color="auto"/>
        <w:right w:val="none" w:sz="0" w:space="0" w:color="auto"/>
      </w:divBdr>
    </w:div>
    <w:div w:id="2091465545">
      <w:bodyDiv w:val="1"/>
      <w:marLeft w:val="0"/>
      <w:marRight w:val="0"/>
      <w:marTop w:val="0"/>
      <w:marBottom w:val="0"/>
      <w:divBdr>
        <w:top w:val="none" w:sz="0" w:space="0" w:color="auto"/>
        <w:left w:val="none" w:sz="0" w:space="0" w:color="auto"/>
        <w:bottom w:val="none" w:sz="0" w:space="0" w:color="auto"/>
        <w:right w:val="none" w:sz="0" w:space="0" w:color="auto"/>
      </w:divBdr>
    </w:div>
    <w:div w:id="2091585511">
      <w:bodyDiv w:val="1"/>
      <w:marLeft w:val="0"/>
      <w:marRight w:val="0"/>
      <w:marTop w:val="0"/>
      <w:marBottom w:val="0"/>
      <w:divBdr>
        <w:top w:val="none" w:sz="0" w:space="0" w:color="auto"/>
        <w:left w:val="none" w:sz="0" w:space="0" w:color="auto"/>
        <w:bottom w:val="none" w:sz="0" w:space="0" w:color="auto"/>
        <w:right w:val="none" w:sz="0" w:space="0" w:color="auto"/>
      </w:divBdr>
    </w:div>
    <w:div w:id="2091658382">
      <w:bodyDiv w:val="1"/>
      <w:marLeft w:val="0"/>
      <w:marRight w:val="0"/>
      <w:marTop w:val="0"/>
      <w:marBottom w:val="0"/>
      <w:divBdr>
        <w:top w:val="none" w:sz="0" w:space="0" w:color="auto"/>
        <w:left w:val="none" w:sz="0" w:space="0" w:color="auto"/>
        <w:bottom w:val="none" w:sz="0" w:space="0" w:color="auto"/>
        <w:right w:val="none" w:sz="0" w:space="0" w:color="auto"/>
      </w:divBdr>
    </w:div>
    <w:div w:id="2092117887">
      <w:bodyDiv w:val="1"/>
      <w:marLeft w:val="0"/>
      <w:marRight w:val="0"/>
      <w:marTop w:val="0"/>
      <w:marBottom w:val="0"/>
      <w:divBdr>
        <w:top w:val="none" w:sz="0" w:space="0" w:color="auto"/>
        <w:left w:val="none" w:sz="0" w:space="0" w:color="auto"/>
        <w:bottom w:val="none" w:sz="0" w:space="0" w:color="auto"/>
        <w:right w:val="none" w:sz="0" w:space="0" w:color="auto"/>
      </w:divBdr>
    </w:div>
    <w:div w:id="2092384934">
      <w:bodyDiv w:val="1"/>
      <w:marLeft w:val="0"/>
      <w:marRight w:val="0"/>
      <w:marTop w:val="0"/>
      <w:marBottom w:val="0"/>
      <w:divBdr>
        <w:top w:val="none" w:sz="0" w:space="0" w:color="auto"/>
        <w:left w:val="none" w:sz="0" w:space="0" w:color="auto"/>
        <w:bottom w:val="none" w:sz="0" w:space="0" w:color="auto"/>
        <w:right w:val="none" w:sz="0" w:space="0" w:color="auto"/>
      </w:divBdr>
    </w:div>
    <w:div w:id="2092389347">
      <w:bodyDiv w:val="1"/>
      <w:marLeft w:val="0"/>
      <w:marRight w:val="0"/>
      <w:marTop w:val="0"/>
      <w:marBottom w:val="0"/>
      <w:divBdr>
        <w:top w:val="none" w:sz="0" w:space="0" w:color="auto"/>
        <w:left w:val="none" w:sz="0" w:space="0" w:color="auto"/>
        <w:bottom w:val="none" w:sz="0" w:space="0" w:color="auto"/>
        <w:right w:val="none" w:sz="0" w:space="0" w:color="auto"/>
      </w:divBdr>
    </w:div>
    <w:div w:id="2092458418">
      <w:bodyDiv w:val="1"/>
      <w:marLeft w:val="0"/>
      <w:marRight w:val="0"/>
      <w:marTop w:val="0"/>
      <w:marBottom w:val="0"/>
      <w:divBdr>
        <w:top w:val="none" w:sz="0" w:space="0" w:color="auto"/>
        <w:left w:val="none" w:sz="0" w:space="0" w:color="auto"/>
        <w:bottom w:val="none" w:sz="0" w:space="0" w:color="auto"/>
        <w:right w:val="none" w:sz="0" w:space="0" w:color="auto"/>
      </w:divBdr>
    </w:div>
    <w:div w:id="2092460274">
      <w:bodyDiv w:val="1"/>
      <w:marLeft w:val="0"/>
      <w:marRight w:val="0"/>
      <w:marTop w:val="0"/>
      <w:marBottom w:val="0"/>
      <w:divBdr>
        <w:top w:val="none" w:sz="0" w:space="0" w:color="auto"/>
        <w:left w:val="none" w:sz="0" w:space="0" w:color="auto"/>
        <w:bottom w:val="none" w:sz="0" w:space="0" w:color="auto"/>
        <w:right w:val="none" w:sz="0" w:space="0" w:color="auto"/>
      </w:divBdr>
    </w:div>
    <w:div w:id="2092506133">
      <w:bodyDiv w:val="1"/>
      <w:marLeft w:val="0"/>
      <w:marRight w:val="0"/>
      <w:marTop w:val="0"/>
      <w:marBottom w:val="0"/>
      <w:divBdr>
        <w:top w:val="none" w:sz="0" w:space="0" w:color="auto"/>
        <w:left w:val="none" w:sz="0" w:space="0" w:color="auto"/>
        <w:bottom w:val="none" w:sz="0" w:space="0" w:color="auto"/>
        <w:right w:val="none" w:sz="0" w:space="0" w:color="auto"/>
      </w:divBdr>
    </w:div>
    <w:div w:id="2092700636">
      <w:bodyDiv w:val="1"/>
      <w:marLeft w:val="0"/>
      <w:marRight w:val="0"/>
      <w:marTop w:val="0"/>
      <w:marBottom w:val="0"/>
      <w:divBdr>
        <w:top w:val="none" w:sz="0" w:space="0" w:color="auto"/>
        <w:left w:val="none" w:sz="0" w:space="0" w:color="auto"/>
        <w:bottom w:val="none" w:sz="0" w:space="0" w:color="auto"/>
        <w:right w:val="none" w:sz="0" w:space="0" w:color="auto"/>
      </w:divBdr>
    </w:div>
    <w:div w:id="2093044239">
      <w:bodyDiv w:val="1"/>
      <w:marLeft w:val="0"/>
      <w:marRight w:val="0"/>
      <w:marTop w:val="0"/>
      <w:marBottom w:val="0"/>
      <w:divBdr>
        <w:top w:val="none" w:sz="0" w:space="0" w:color="auto"/>
        <w:left w:val="none" w:sz="0" w:space="0" w:color="auto"/>
        <w:bottom w:val="none" w:sz="0" w:space="0" w:color="auto"/>
        <w:right w:val="none" w:sz="0" w:space="0" w:color="auto"/>
      </w:divBdr>
    </w:div>
    <w:div w:id="2093234526">
      <w:bodyDiv w:val="1"/>
      <w:marLeft w:val="0"/>
      <w:marRight w:val="0"/>
      <w:marTop w:val="0"/>
      <w:marBottom w:val="0"/>
      <w:divBdr>
        <w:top w:val="none" w:sz="0" w:space="0" w:color="auto"/>
        <w:left w:val="none" w:sz="0" w:space="0" w:color="auto"/>
        <w:bottom w:val="none" w:sz="0" w:space="0" w:color="auto"/>
        <w:right w:val="none" w:sz="0" w:space="0" w:color="auto"/>
      </w:divBdr>
    </w:div>
    <w:div w:id="2093506324">
      <w:bodyDiv w:val="1"/>
      <w:marLeft w:val="0"/>
      <w:marRight w:val="0"/>
      <w:marTop w:val="0"/>
      <w:marBottom w:val="0"/>
      <w:divBdr>
        <w:top w:val="none" w:sz="0" w:space="0" w:color="auto"/>
        <w:left w:val="none" w:sz="0" w:space="0" w:color="auto"/>
        <w:bottom w:val="none" w:sz="0" w:space="0" w:color="auto"/>
        <w:right w:val="none" w:sz="0" w:space="0" w:color="auto"/>
      </w:divBdr>
    </w:div>
    <w:div w:id="2093549924">
      <w:bodyDiv w:val="1"/>
      <w:marLeft w:val="0"/>
      <w:marRight w:val="0"/>
      <w:marTop w:val="0"/>
      <w:marBottom w:val="0"/>
      <w:divBdr>
        <w:top w:val="none" w:sz="0" w:space="0" w:color="auto"/>
        <w:left w:val="none" w:sz="0" w:space="0" w:color="auto"/>
        <w:bottom w:val="none" w:sz="0" w:space="0" w:color="auto"/>
        <w:right w:val="none" w:sz="0" w:space="0" w:color="auto"/>
      </w:divBdr>
    </w:div>
    <w:div w:id="2094161407">
      <w:bodyDiv w:val="1"/>
      <w:marLeft w:val="0"/>
      <w:marRight w:val="0"/>
      <w:marTop w:val="0"/>
      <w:marBottom w:val="0"/>
      <w:divBdr>
        <w:top w:val="none" w:sz="0" w:space="0" w:color="auto"/>
        <w:left w:val="none" w:sz="0" w:space="0" w:color="auto"/>
        <w:bottom w:val="none" w:sz="0" w:space="0" w:color="auto"/>
        <w:right w:val="none" w:sz="0" w:space="0" w:color="auto"/>
      </w:divBdr>
    </w:div>
    <w:div w:id="2094281184">
      <w:bodyDiv w:val="1"/>
      <w:marLeft w:val="0"/>
      <w:marRight w:val="0"/>
      <w:marTop w:val="0"/>
      <w:marBottom w:val="0"/>
      <w:divBdr>
        <w:top w:val="none" w:sz="0" w:space="0" w:color="auto"/>
        <w:left w:val="none" w:sz="0" w:space="0" w:color="auto"/>
        <w:bottom w:val="none" w:sz="0" w:space="0" w:color="auto"/>
        <w:right w:val="none" w:sz="0" w:space="0" w:color="auto"/>
      </w:divBdr>
    </w:div>
    <w:div w:id="2094466359">
      <w:bodyDiv w:val="1"/>
      <w:marLeft w:val="0"/>
      <w:marRight w:val="0"/>
      <w:marTop w:val="0"/>
      <w:marBottom w:val="0"/>
      <w:divBdr>
        <w:top w:val="none" w:sz="0" w:space="0" w:color="auto"/>
        <w:left w:val="none" w:sz="0" w:space="0" w:color="auto"/>
        <w:bottom w:val="none" w:sz="0" w:space="0" w:color="auto"/>
        <w:right w:val="none" w:sz="0" w:space="0" w:color="auto"/>
      </w:divBdr>
    </w:div>
    <w:div w:id="2094469259">
      <w:bodyDiv w:val="1"/>
      <w:marLeft w:val="0"/>
      <w:marRight w:val="0"/>
      <w:marTop w:val="0"/>
      <w:marBottom w:val="0"/>
      <w:divBdr>
        <w:top w:val="none" w:sz="0" w:space="0" w:color="auto"/>
        <w:left w:val="none" w:sz="0" w:space="0" w:color="auto"/>
        <w:bottom w:val="none" w:sz="0" w:space="0" w:color="auto"/>
        <w:right w:val="none" w:sz="0" w:space="0" w:color="auto"/>
      </w:divBdr>
    </w:div>
    <w:div w:id="2094544178">
      <w:bodyDiv w:val="1"/>
      <w:marLeft w:val="0"/>
      <w:marRight w:val="0"/>
      <w:marTop w:val="0"/>
      <w:marBottom w:val="0"/>
      <w:divBdr>
        <w:top w:val="none" w:sz="0" w:space="0" w:color="auto"/>
        <w:left w:val="none" w:sz="0" w:space="0" w:color="auto"/>
        <w:bottom w:val="none" w:sz="0" w:space="0" w:color="auto"/>
        <w:right w:val="none" w:sz="0" w:space="0" w:color="auto"/>
      </w:divBdr>
    </w:div>
    <w:div w:id="2094550777">
      <w:bodyDiv w:val="1"/>
      <w:marLeft w:val="0"/>
      <w:marRight w:val="0"/>
      <w:marTop w:val="0"/>
      <w:marBottom w:val="0"/>
      <w:divBdr>
        <w:top w:val="none" w:sz="0" w:space="0" w:color="auto"/>
        <w:left w:val="none" w:sz="0" w:space="0" w:color="auto"/>
        <w:bottom w:val="none" w:sz="0" w:space="0" w:color="auto"/>
        <w:right w:val="none" w:sz="0" w:space="0" w:color="auto"/>
      </w:divBdr>
    </w:div>
    <w:div w:id="2094666362">
      <w:bodyDiv w:val="1"/>
      <w:marLeft w:val="0"/>
      <w:marRight w:val="0"/>
      <w:marTop w:val="0"/>
      <w:marBottom w:val="0"/>
      <w:divBdr>
        <w:top w:val="none" w:sz="0" w:space="0" w:color="auto"/>
        <w:left w:val="none" w:sz="0" w:space="0" w:color="auto"/>
        <w:bottom w:val="none" w:sz="0" w:space="0" w:color="auto"/>
        <w:right w:val="none" w:sz="0" w:space="0" w:color="auto"/>
      </w:divBdr>
    </w:div>
    <w:div w:id="2094859127">
      <w:bodyDiv w:val="1"/>
      <w:marLeft w:val="0"/>
      <w:marRight w:val="0"/>
      <w:marTop w:val="0"/>
      <w:marBottom w:val="0"/>
      <w:divBdr>
        <w:top w:val="none" w:sz="0" w:space="0" w:color="auto"/>
        <w:left w:val="none" w:sz="0" w:space="0" w:color="auto"/>
        <w:bottom w:val="none" w:sz="0" w:space="0" w:color="auto"/>
        <w:right w:val="none" w:sz="0" w:space="0" w:color="auto"/>
      </w:divBdr>
    </w:div>
    <w:div w:id="2095123431">
      <w:bodyDiv w:val="1"/>
      <w:marLeft w:val="0"/>
      <w:marRight w:val="0"/>
      <w:marTop w:val="0"/>
      <w:marBottom w:val="0"/>
      <w:divBdr>
        <w:top w:val="none" w:sz="0" w:space="0" w:color="auto"/>
        <w:left w:val="none" w:sz="0" w:space="0" w:color="auto"/>
        <w:bottom w:val="none" w:sz="0" w:space="0" w:color="auto"/>
        <w:right w:val="none" w:sz="0" w:space="0" w:color="auto"/>
      </w:divBdr>
    </w:div>
    <w:div w:id="2095197796">
      <w:bodyDiv w:val="1"/>
      <w:marLeft w:val="0"/>
      <w:marRight w:val="0"/>
      <w:marTop w:val="0"/>
      <w:marBottom w:val="0"/>
      <w:divBdr>
        <w:top w:val="none" w:sz="0" w:space="0" w:color="auto"/>
        <w:left w:val="none" w:sz="0" w:space="0" w:color="auto"/>
        <w:bottom w:val="none" w:sz="0" w:space="0" w:color="auto"/>
        <w:right w:val="none" w:sz="0" w:space="0" w:color="auto"/>
      </w:divBdr>
    </w:div>
    <w:div w:id="2095198851">
      <w:bodyDiv w:val="1"/>
      <w:marLeft w:val="0"/>
      <w:marRight w:val="0"/>
      <w:marTop w:val="0"/>
      <w:marBottom w:val="0"/>
      <w:divBdr>
        <w:top w:val="none" w:sz="0" w:space="0" w:color="auto"/>
        <w:left w:val="none" w:sz="0" w:space="0" w:color="auto"/>
        <w:bottom w:val="none" w:sz="0" w:space="0" w:color="auto"/>
        <w:right w:val="none" w:sz="0" w:space="0" w:color="auto"/>
      </w:divBdr>
    </w:div>
    <w:div w:id="2095322904">
      <w:bodyDiv w:val="1"/>
      <w:marLeft w:val="0"/>
      <w:marRight w:val="0"/>
      <w:marTop w:val="0"/>
      <w:marBottom w:val="0"/>
      <w:divBdr>
        <w:top w:val="none" w:sz="0" w:space="0" w:color="auto"/>
        <w:left w:val="none" w:sz="0" w:space="0" w:color="auto"/>
        <w:bottom w:val="none" w:sz="0" w:space="0" w:color="auto"/>
        <w:right w:val="none" w:sz="0" w:space="0" w:color="auto"/>
      </w:divBdr>
    </w:div>
    <w:div w:id="2095396373">
      <w:bodyDiv w:val="1"/>
      <w:marLeft w:val="0"/>
      <w:marRight w:val="0"/>
      <w:marTop w:val="0"/>
      <w:marBottom w:val="0"/>
      <w:divBdr>
        <w:top w:val="none" w:sz="0" w:space="0" w:color="auto"/>
        <w:left w:val="none" w:sz="0" w:space="0" w:color="auto"/>
        <w:bottom w:val="none" w:sz="0" w:space="0" w:color="auto"/>
        <w:right w:val="none" w:sz="0" w:space="0" w:color="auto"/>
      </w:divBdr>
    </w:div>
    <w:div w:id="2095779619">
      <w:bodyDiv w:val="1"/>
      <w:marLeft w:val="0"/>
      <w:marRight w:val="0"/>
      <w:marTop w:val="0"/>
      <w:marBottom w:val="0"/>
      <w:divBdr>
        <w:top w:val="none" w:sz="0" w:space="0" w:color="auto"/>
        <w:left w:val="none" w:sz="0" w:space="0" w:color="auto"/>
        <w:bottom w:val="none" w:sz="0" w:space="0" w:color="auto"/>
        <w:right w:val="none" w:sz="0" w:space="0" w:color="auto"/>
      </w:divBdr>
    </w:div>
    <w:div w:id="2095786339">
      <w:bodyDiv w:val="1"/>
      <w:marLeft w:val="0"/>
      <w:marRight w:val="0"/>
      <w:marTop w:val="0"/>
      <w:marBottom w:val="0"/>
      <w:divBdr>
        <w:top w:val="none" w:sz="0" w:space="0" w:color="auto"/>
        <w:left w:val="none" w:sz="0" w:space="0" w:color="auto"/>
        <w:bottom w:val="none" w:sz="0" w:space="0" w:color="auto"/>
        <w:right w:val="none" w:sz="0" w:space="0" w:color="auto"/>
      </w:divBdr>
    </w:div>
    <w:div w:id="2096242699">
      <w:bodyDiv w:val="1"/>
      <w:marLeft w:val="0"/>
      <w:marRight w:val="0"/>
      <w:marTop w:val="0"/>
      <w:marBottom w:val="0"/>
      <w:divBdr>
        <w:top w:val="none" w:sz="0" w:space="0" w:color="auto"/>
        <w:left w:val="none" w:sz="0" w:space="0" w:color="auto"/>
        <w:bottom w:val="none" w:sz="0" w:space="0" w:color="auto"/>
        <w:right w:val="none" w:sz="0" w:space="0" w:color="auto"/>
      </w:divBdr>
    </w:div>
    <w:div w:id="2097096616">
      <w:bodyDiv w:val="1"/>
      <w:marLeft w:val="0"/>
      <w:marRight w:val="0"/>
      <w:marTop w:val="0"/>
      <w:marBottom w:val="0"/>
      <w:divBdr>
        <w:top w:val="none" w:sz="0" w:space="0" w:color="auto"/>
        <w:left w:val="none" w:sz="0" w:space="0" w:color="auto"/>
        <w:bottom w:val="none" w:sz="0" w:space="0" w:color="auto"/>
        <w:right w:val="none" w:sz="0" w:space="0" w:color="auto"/>
      </w:divBdr>
    </w:div>
    <w:div w:id="2097286941">
      <w:bodyDiv w:val="1"/>
      <w:marLeft w:val="0"/>
      <w:marRight w:val="0"/>
      <w:marTop w:val="0"/>
      <w:marBottom w:val="0"/>
      <w:divBdr>
        <w:top w:val="none" w:sz="0" w:space="0" w:color="auto"/>
        <w:left w:val="none" w:sz="0" w:space="0" w:color="auto"/>
        <w:bottom w:val="none" w:sz="0" w:space="0" w:color="auto"/>
        <w:right w:val="none" w:sz="0" w:space="0" w:color="auto"/>
      </w:divBdr>
    </w:div>
    <w:div w:id="2097287357">
      <w:bodyDiv w:val="1"/>
      <w:marLeft w:val="0"/>
      <w:marRight w:val="0"/>
      <w:marTop w:val="0"/>
      <w:marBottom w:val="0"/>
      <w:divBdr>
        <w:top w:val="none" w:sz="0" w:space="0" w:color="auto"/>
        <w:left w:val="none" w:sz="0" w:space="0" w:color="auto"/>
        <w:bottom w:val="none" w:sz="0" w:space="0" w:color="auto"/>
        <w:right w:val="none" w:sz="0" w:space="0" w:color="auto"/>
      </w:divBdr>
    </w:div>
    <w:div w:id="2097749760">
      <w:bodyDiv w:val="1"/>
      <w:marLeft w:val="0"/>
      <w:marRight w:val="0"/>
      <w:marTop w:val="0"/>
      <w:marBottom w:val="0"/>
      <w:divBdr>
        <w:top w:val="none" w:sz="0" w:space="0" w:color="auto"/>
        <w:left w:val="none" w:sz="0" w:space="0" w:color="auto"/>
        <w:bottom w:val="none" w:sz="0" w:space="0" w:color="auto"/>
        <w:right w:val="none" w:sz="0" w:space="0" w:color="auto"/>
      </w:divBdr>
    </w:div>
    <w:div w:id="2097820139">
      <w:bodyDiv w:val="1"/>
      <w:marLeft w:val="0"/>
      <w:marRight w:val="0"/>
      <w:marTop w:val="0"/>
      <w:marBottom w:val="0"/>
      <w:divBdr>
        <w:top w:val="none" w:sz="0" w:space="0" w:color="auto"/>
        <w:left w:val="none" w:sz="0" w:space="0" w:color="auto"/>
        <w:bottom w:val="none" w:sz="0" w:space="0" w:color="auto"/>
        <w:right w:val="none" w:sz="0" w:space="0" w:color="auto"/>
      </w:divBdr>
    </w:div>
    <w:div w:id="2098167436">
      <w:bodyDiv w:val="1"/>
      <w:marLeft w:val="0"/>
      <w:marRight w:val="0"/>
      <w:marTop w:val="0"/>
      <w:marBottom w:val="0"/>
      <w:divBdr>
        <w:top w:val="none" w:sz="0" w:space="0" w:color="auto"/>
        <w:left w:val="none" w:sz="0" w:space="0" w:color="auto"/>
        <w:bottom w:val="none" w:sz="0" w:space="0" w:color="auto"/>
        <w:right w:val="none" w:sz="0" w:space="0" w:color="auto"/>
      </w:divBdr>
    </w:div>
    <w:div w:id="2098279932">
      <w:bodyDiv w:val="1"/>
      <w:marLeft w:val="0"/>
      <w:marRight w:val="0"/>
      <w:marTop w:val="0"/>
      <w:marBottom w:val="0"/>
      <w:divBdr>
        <w:top w:val="none" w:sz="0" w:space="0" w:color="auto"/>
        <w:left w:val="none" w:sz="0" w:space="0" w:color="auto"/>
        <w:bottom w:val="none" w:sz="0" w:space="0" w:color="auto"/>
        <w:right w:val="none" w:sz="0" w:space="0" w:color="auto"/>
      </w:divBdr>
    </w:div>
    <w:div w:id="2098482618">
      <w:bodyDiv w:val="1"/>
      <w:marLeft w:val="0"/>
      <w:marRight w:val="0"/>
      <w:marTop w:val="0"/>
      <w:marBottom w:val="0"/>
      <w:divBdr>
        <w:top w:val="none" w:sz="0" w:space="0" w:color="auto"/>
        <w:left w:val="none" w:sz="0" w:space="0" w:color="auto"/>
        <w:bottom w:val="none" w:sz="0" w:space="0" w:color="auto"/>
        <w:right w:val="none" w:sz="0" w:space="0" w:color="auto"/>
      </w:divBdr>
    </w:div>
    <w:div w:id="2098482927">
      <w:bodyDiv w:val="1"/>
      <w:marLeft w:val="0"/>
      <w:marRight w:val="0"/>
      <w:marTop w:val="0"/>
      <w:marBottom w:val="0"/>
      <w:divBdr>
        <w:top w:val="none" w:sz="0" w:space="0" w:color="auto"/>
        <w:left w:val="none" w:sz="0" w:space="0" w:color="auto"/>
        <w:bottom w:val="none" w:sz="0" w:space="0" w:color="auto"/>
        <w:right w:val="none" w:sz="0" w:space="0" w:color="auto"/>
      </w:divBdr>
    </w:div>
    <w:div w:id="2098674094">
      <w:bodyDiv w:val="1"/>
      <w:marLeft w:val="0"/>
      <w:marRight w:val="0"/>
      <w:marTop w:val="0"/>
      <w:marBottom w:val="0"/>
      <w:divBdr>
        <w:top w:val="none" w:sz="0" w:space="0" w:color="auto"/>
        <w:left w:val="none" w:sz="0" w:space="0" w:color="auto"/>
        <w:bottom w:val="none" w:sz="0" w:space="0" w:color="auto"/>
        <w:right w:val="none" w:sz="0" w:space="0" w:color="auto"/>
      </w:divBdr>
    </w:div>
    <w:div w:id="2098742981">
      <w:bodyDiv w:val="1"/>
      <w:marLeft w:val="0"/>
      <w:marRight w:val="0"/>
      <w:marTop w:val="0"/>
      <w:marBottom w:val="0"/>
      <w:divBdr>
        <w:top w:val="none" w:sz="0" w:space="0" w:color="auto"/>
        <w:left w:val="none" w:sz="0" w:space="0" w:color="auto"/>
        <w:bottom w:val="none" w:sz="0" w:space="0" w:color="auto"/>
        <w:right w:val="none" w:sz="0" w:space="0" w:color="auto"/>
      </w:divBdr>
    </w:div>
    <w:div w:id="2098942703">
      <w:bodyDiv w:val="1"/>
      <w:marLeft w:val="0"/>
      <w:marRight w:val="0"/>
      <w:marTop w:val="0"/>
      <w:marBottom w:val="0"/>
      <w:divBdr>
        <w:top w:val="none" w:sz="0" w:space="0" w:color="auto"/>
        <w:left w:val="none" w:sz="0" w:space="0" w:color="auto"/>
        <w:bottom w:val="none" w:sz="0" w:space="0" w:color="auto"/>
        <w:right w:val="none" w:sz="0" w:space="0" w:color="auto"/>
      </w:divBdr>
    </w:div>
    <w:div w:id="2099788740">
      <w:bodyDiv w:val="1"/>
      <w:marLeft w:val="0"/>
      <w:marRight w:val="0"/>
      <w:marTop w:val="0"/>
      <w:marBottom w:val="0"/>
      <w:divBdr>
        <w:top w:val="none" w:sz="0" w:space="0" w:color="auto"/>
        <w:left w:val="none" w:sz="0" w:space="0" w:color="auto"/>
        <w:bottom w:val="none" w:sz="0" w:space="0" w:color="auto"/>
        <w:right w:val="none" w:sz="0" w:space="0" w:color="auto"/>
      </w:divBdr>
    </w:div>
    <w:div w:id="2099985174">
      <w:bodyDiv w:val="1"/>
      <w:marLeft w:val="0"/>
      <w:marRight w:val="0"/>
      <w:marTop w:val="0"/>
      <w:marBottom w:val="0"/>
      <w:divBdr>
        <w:top w:val="none" w:sz="0" w:space="0" w:color="auto"/>
        <w:left w:val="none" w:sz="0" w:space="0" w:color="auto"/>
        <w:bottom w:val="none" w:sz="0" w:space="0" w:color="auto"/>
        <w:right w:val="none" w:sz="0" w:space="0" w:color="auto"/>
      </w:divBdr>
    </w:div>
    <w:div w:id="2100054137">
      <w:bodyDiv w:val="1"/>
      <w:marLeft w:val="0"/>
      <w:marRight w:val="0"/>
      <w:marTop w:val="0"/>
      <w:marBottom w:val="0"/>
      <w:divBdr>
        <w:top w:val="none" w:sz="0" w:space="0" w:color="auto"/>
        <w:left w:val="none" w:sz="0" w:space="0" w:color="auto"/>
        <w:bottom w:val="none" w:sz="0" w:space="0" w:color="auto"/>
        <w:right w:val="none" w:sz="0" w:space="0" w:color="auto"/>
      </w:divBdr>
    </w:div>
    <w:div w:id="2100175904">
      <w:bodyDiv w:val="1"/>
      <w:marLeft w:val="0"/>
      <w:marRight w:val="0"/>
      <w:marTop w:val="0"/>
      <w:marBottom w:val="0"/>
      <w:divBdr>
        <w:top w:val="none" w:sz="0" w:space="0" w:color="auto"/>
        <w:left w:val="none" w:sz="0" w:space="0" w:color="auto"/>
        <w:bottom w:val="none" w:sz="0" w:space="0" w:color="auto"/>
        <w:right w:val="none" w:sz="0" w:space="0" w:color="auto"/>
      </w:divBdr>
    </w:div>
    <w:div w:id="2100250796">
      <w:bodyDiv w:val="1"/>
      <w:marLeft w:val="0"/>
      <w:marRight w:val="0"/>
      <w:marTop w:val="0"/>
      <w:marBottom w:val="0"/>
      <w:divBdr>
        <w:top w:val="none" w:sz="0" w:space="0" w:color="auto"/>
        <w:left w:val="none" w:sz="0" w:space="0" w:color="auto"/>
        <w:bottom w:val="none" w:sz="0" w:space="0" w:color="auto"/>
        <w:right w:val="none" w:sz="0" w:space="0" w:color="auto"/>
      </w:divBdr>
    </w:div>
    <w:div w:id="2100444583">
      <w:bodyDiv w:val="1"/>
      <w:marLeft w:val="0"/>
      <w:marRight w:val="0"/>
      <w:marTop w:val="0"/>
      <w:marBottom w:val="0"/>
      <w:divBdr>
        <w:top w:val="none" w:sz="0" w:space="0" w:color="auto"/>
        <w:left w:val="none" w:sz="0" w:space="0" w:color="auto"/>
        <w:bottom w:val="none" w:sz="0" w:space="0" w:color="auto"/>
        <w:right w:val="none" w:sz="0" w:space="0" w:color="auto"/>
      </w:divBdr>
    </w:div>
    <w:div w:id="2100516238">
      <w:bodyDiv w:val="1"/>
      <w:marLeft w:val="0"/>
      <w:marRight w:val="0"/>
      <w:marTop w:val="0"/>
      <w:marBottom w:val="0"/>
      <w:divBdr>
        <w:top w:val="none" w:sz="0" w:space="0" w:color="auto"/>
        <w:left w:val="none" w:sz="0" w:space="0" w:color="auto"/>
        <w:bottom w:val="none" w:sz="0" w:space="0" w:color="auto"/>
        <w:right w:val="none" w:sz="0" w:space="0" w:color="auto"/>
      </w:divBdr>
    </w:div>
    <w:div w:id="2100714073">
      <w:bodyDiv w:val="1"/>
      <w:marLeft w:val="0"/>
      <w:marRight w:val="0"/>
      <w:marTop w:val="0"/>
      <w:marBottom w:val="0"/>
      <w:divBdr>
        <w:top w:val="none" w:sz="0" w:space="0" w:color="auto"/>
        <w:left w:val="none" w:sz="0" w:space="0" w:color="auto"/>
        <w:bottom w:val="none" w:sz="0" w:space="0" w:color="auto"/>
        <w:right w:val="none" w:sz="0" w:space="0" w:color="auto"/>
      </w:divBdr>
    </w:div>
    <w:div w:id="2100833522">
      <w:bodyDiv w:val="1"/>
      <w:marLeft w:val="0"/>
      <w:marRight w:val="0"/>
      <w:marTop w:val="0"/>
      <w:marBottom w:val="0"/>
      <w:divBdr>
        <w:top w:val="none" w:sz="0" w:space="0" w:color="auto"/>
        <w:left w:val="none" w:sz="0" w:space="0" w:color="auto"/>
        <w:bottom w:val="none" w:sz="0" w:space="0" w:color="auto"/>
        <w:right w:val="none" w:sz="0" w:space="0" w:color="auto"/>
      </w:divBdr>
    </w:div>
    <w:div w:id="2100976989">
      <w:bodyDiv w:val="1"/>
      <w:marLeft w:val="0"/>
      <w:marRight w:val="0"/>
      <w:marTop w:val="0"/>
      <w:marBottom w:val="0"/>
      <w:divBdr>
        <w:top w:val="none" w:sz="0" w:space="0" w:color="auto"/>
        <w:left w:val="none" w:sz="0" w:space="0" w:color="auto"/>
        <w:bottom w:val="none" w:sz="0" w:space="0" w:color="auto"/>
        <w:right w:val="none" w:sz="0" w:space="0" w:color="auto"/>
      </w:divBdr>
    </w:div>
    <w:div w:id="2100981728">
      <w:bodyDiv w:val="1"/>
      <w:marLeft w:val="0"/>
      <w:marRight w:val="0"/>
      <w:marTop w:val="0"/>
      <w:marBottom w:val="0"/>
      <w:divBdr>
        <w:top w:val="none" w:sz="0" w:space="0" w:color="auto"/>
        <w:left w:val="none" w:sz="0" w:space="0" w:color="auto"/>
        <w:bottom w:val="none" w:sz="0" w:space="0" w:color="auto"/>
        <w:right w:val="none" w:sz="0" w:space="0" w:color="auto"/>
      </w:divBdr>
    </w:div>
    <w:div w:id="2101293043">
      <w:bodyDiv w:val="1"/>
      <w:marLeft w:val="0"/>
      <w:marRight w:val="0"/>
      <w:marTop w:val="0"/>
      <w:marBottom w:val="0"/>
      <w:divBdr>
        <w:top w:val="none" w:sz="0" w:space="0" w:color="auto"/>
        <w:left w:val="none" w:sz="0" w:space="0" w:color="auto"/>
        <w:bottom w:val="none" w:sz="0" w:space="0" w:color="auto"/>
        <w:right w:val="none" w:sz="0" w:space="0" w:color="auto"/>
      </w:divBdr>
    </w:div>
    <w:div w:id="2101439613">
      <w:bodyDiv w:val="1"/>
      <w:marLeft w:val="0"/>
      <w:marRight w:val="0"/>
      <w:marTop w:val="0"/>
      <w:marBottom w:val="0"/>
      <w:divBdr>
        <w:top w:val="none" w:sz="0" w:space="0" w:color="auto"/>
        <w:left w:val="none" w:sz="0" w:space="0" w:color="auto"/>
        <w:bottom w:val="none" w:sz="0" w:space="0" w:color="auto"/>
        <w:right w:val="none" w:sz="0" w:space="0" w:color="auto"/>
      </w:divBdr>
    </w:div>
    <w:div w:id="2101829041">
      <w:bodyDiv w:val="1"/>
      <w:marLeft w:val="0"/>
      <w:marRight w:val="0"/>
      <w:marTop w:val="0"/>
      <w:marBottom w:val="0"/>
      <w:divBdr>
        <w:top w:val="none" w:sz="0" w:space="0" w:color="auto"/>
        <w:left w:val="none" w:sz="0" w:space="0" w:color="auto"/>
        <w:bottom w:val="none" w:sz="0" w:space="0" w:color="auto"/>
        <w:right w:val="none" w:sz="0" w:space="0" w:color="auto"/>
      </w:divBdr>
    </w:div>
    <w:div w:id="2101874799">
      <w:bodyDiv w:val="1"/>
      <w:marLeft w:val="0"/>
      <w:marRight w:val="0"/>
      <w:marTop w:val="0"/>
      <w:marBottom w:val="0"/>
      <w:divBdr>
        <w:top w:val="none" w:sz="0" w:space="0" w:color="auto"/>
        <w:left w:val="none" w:sz="0" w:space="0" w:color="auto"/>
        <w:bottom w:val="none" w:sz="0" w:space="0" w:color="auto"/>
        <w:right w:val="none" w:sz="0" w:space="0" w:color="auto"/>
      </w:divBdr>
    </w:div>
    <w:div w:id="2101875572">
      <w:bodyDiv w:val="1"/>
      <w:marLeft w:val="0"/>
      <w:marRight w:val="0"/>
      <w:marTop w:val="0"/>
      <w:marBottom w:val="0"/>
      <w:divBdr>
        <w:top w:val="none" w:sz="0" w:space="0" w:color="auto"/>
        <w:left w:val="none" w:sz="0" w:space="0" w:color="auto"/>
        <w:bottom w:val="none" w:sz="0" w:space="0" w:color="auto"/>
        <w:right w:val="none" w:sz="0" w:space="0" w:color="auto"/>
      </w:divBdr>
    </w:div>
    <w:div w:id="2102097332">
      <w:bodyDiv w:val="1"/>
      <w:marLeft w:val="0"/>
      <w:marRight w:val="0"/>
      <w:marTop w:val="0"/>
      <w:marBottom w:val="0"/>
      <w:divBdr>
        <w:top w:val="none" w:sz="0" w:space="0" w:color="auto"/>
        <w:left w:val="none" w:sz="0" w:space="0" w:color="auto"/>
        <w:bottom w:val="none" w:sz="0" w:space="0" w:color="auto"/>
        <w:right w:val="none" w:sz="0" w:space="0" w:color="auto"/>
      </w:divBdr>
    </w:div>
    <w:div w:id="2102213016">
      <w:bodyDiv w:val="1"/>
      <w:marLeft w:val="0"/>
      <w:marRight w:val="0"/>
      <w:marTop w:val="0"/>
      <w:marBottom w:val="0"/>
      <w:divBdr>
        <w:top w:val="none" w:sz="0" w:space="0" w:color="auto"/>
        <w:left w:val="none" w:sz="0" w:space="0" w:color="auto"/>
        <w:bottom w:val="none" w:sz="0" w:space="0" w:color="auto"/>
        <w:right w:val="none" w:sz="0" w:space="0" w:color="auto"/>
      </w:divBdr>
    </w:div>
    <w:div w:id="2102295985">
      <w:bodyDiv w:val="1"/>
      <w:marLeft w:val="0"/>
      <w:marRight w:val="0"/>
      <w:marTop w:val="0"/>
      <w:marBottom w:val="0"/>
      <w:divBdr>
        <w:top w:val="none" w:sz="0" w:space="0" w:color="auto"/>
        <w:left w:val="none" w:sz="0" w:space="0" w:color="auto"/>
        <w:bottom w:val="none" w:sz="0" w:space="0" w:color="auto"/>
        <w:right w:val="none" w:sz="0" w:space="0" w:color="auto"/>
      </w:divBdr>
    </w:div>
    <w:div w:id="2102333932">
      <w:bodyDiv w:val="1"/>
      <w:marLeft w:val="0"/>
      <w:marRight w:val="0"/>
      <w:marTop w:val="0"/>
      <w:marBottom w:val="0"/>
      <w:divBdr>
        <w:top w:val="none" w:sz="0" w:space="0" w:color="auto"/>
        <w:left w:val="none" w:sz="0" w:space="0" w:color="auto"/>
        <w:bottom w:val="none" w:sz="0" w:space="0" w:color="auto"/>
        <w:right w:val="none" w:sz="0" w:space="0" w:color="auto"/>
      </w:divBdr>
    </w:div>
    <w:div w:id="2102874416">
      <w:bodyDiv w:val="1"/>
      <w:marLeft w:val="0"/>
      <w:marRight w:val="0"/>
      <w:marTop w:val="0"/>
      <w:marBottom w:val="0"/>
      <w:divBdr>
        <w:top w:val="none" w:sz="0" w:space="0" w:color="auto"/>
        <w:left w:val="none" w:sz="0" w:space="0" w:color="auto"/>
        <w:bottom w:val="none" w:sz="0" w:space="0" w:color="auto"/>
        <w:right w:val="none" w:sz="0" w:space="0" w:color="auto"/>
      </w:divBdr>
    </w:div>
    <w:div w:id="2103061005">
      <w:bodyDiv w:val="1"/>
      <w:marLeft w:val="0"/>
      <w:marRight w:val="0"/>
      <w:marTop w:val="0"/>
      <w:marBottom w:val="0"/>
      <w:divBdr>
        <w:top w:val="none" w:sz="0" w:space="0" w:color="auto"/>
        <w:left w:val="none" w:sz="0" w:space="0" w:color="auto"/>
        <w:bottom w:val="none" w:sz="0" w:space="0" w:color="auto"/>
        <w:right w:val="none" w:sz="0" w:space="0" w:color="auto"/>
      </w:divBdr>
    </w:div>
    <w:div w:id="2103187239">
      <w:bodyDiv w:val="1"/>
      <w:marLeft w:val="0"/>
      <w:marRight w:val="0"/>
      <w:marTop w:val="0"/>
      <w:marBottom w:val="0"/>
      <w:divBdr>
        <w:top w:val="none" w:sz="0" w:space="0" w:color="auto"/>
        <w:left w:val="none" w:sz="0" w:space="0" w:color="auto"/>
        <w:bottom w:val="none" w:sz="0" w:space="0" w:color="auto"/>
        <w:right w:val="none" w:sz="0" w:space="0" w:color="auto"/>
      </w:divBdr>
    </w:div>
    <w:div w:id="2103211738">
      <w:bodyDiv w:val="1"/>
      <w:marLeft w:val="0"/>
      <w:marRight w:val="0"/>
      <w:marTop w:val="0"/>
      <w:marBottom w:val="0"/>
      <w:divBdr>
        <w:top w:val="none" w:sz="0" w:space="0" w:color="auto"/>
        <w:left w:val="none" w:sz="0" w:space="0" w:color="auto"/>
        <w:bottom w:val="none" w:sz="0" w:space="0" w:color="auto"/>
        <w:right w:val="none" w:sz="0" w:space="0" w:color="auto"/>
      </w:divBdr>
    </w:div>
    <w:div w:id="2103262913">
      <w:bodyDiv w:val="1"/>
      <w:marLeft w:val="0"/>
      <w:marRight w:val="0"/>
      <w:marTop w:val="0"/>
      <w:marBottom w:val="0"/>
      <w:divBdr>
        <w:top w:val="none" w:sz="0" w:space="0" w:color="auto"/>
        <w:left w:val="none" w:sz="0" w:space="0" w:color="auto"/>
        <w:bottom w:val="none" w:sz="0" w:space="0" w:color="auto"/>
        <w:right w:val="none" w:sz="0" w:space="0" w:color="auto"/>
      </w:divBdr>
    </w:div>
    <w:div w:id="2103330714">
      <w:bodyDiv w:val="1"/>
      <w:marLeft w:val="0"/>
      <w:marRight w:val="0"/>
      <w:marTop w:val="0"/>
      <w:marBottom w:val="0"/>
      <w:divBdr>
        <w:top w:val="none" w:sz="0" w:space="0" w:color="auto"/>
        <w:left w:val="none" w:sz="0" w:space="0" w:color="auto"/>
        <w:bottom w:val="none" w:sz="0" w:space="0" w:color="auto"/>
        <w:right w:val="none" w:sz="0" w:space="0" w:color="auto"/>
      </w:divBdr>
    </w:div>
    <w:div w:id="2103408155">
      <w:bodyDiv w:val="1"/>
      <w:marLeft w:val="0"/>
      <w:marRight w:val="0"/>
      <w:marTop w:val="0"/>
      <w:marBottom w:val="0"/>
      <w:divBdr>
        <w:top w:val="none" w:sz="0" w:space="0" w:color="auto"/>
        <w:left w:val="none" w:sz="0" w:space="0" w:color="auto"/>
        <w:bottom w:val="none" w:sz="0" w:space="0" w:color="auto"/>
        <w:right w:val="none" w:sz="0" w:space="0" w:color="auto"/>
      </w:divBdr>
    </w:div>
    <w:div w:id="2103715669">
      <w:bodyDiv w:val="1"/>
      <w:marLeft w:val="0"/>
      <w:marRight w:val="0"/>
      <w:marTop w:val="0"/>
      <w:marBottom w:val="0"/>
      <w:divBdr>
        <w:top w:val="none" w:sz="0" w:space="0" w:color="auto"/>
        <w:left w:val="none" w:sz="0" w:space="0" w:color="auto"/>
        <w:bottom w:val="none" w:sz="0" w:space="0" w:color="auto"/>
        <w:right w:val="none" w:sz="0" w:space="0" w:color="auto"/>
      </w:divBdr>
    </w:div>
    <w:div w:id="2103840309">
      <w:bodyDiv w:val="1"/>
      <w:marLeft w:val="0"/>
      <w:marRight w:val="0"/>
      <w:marTop w:val="0"/>
      <w:marBottom w:val="0"/>
      <w:divBdr>
        <w:top w:val="none" w:sz="0" w:space="0" w:color="auto"/>
        <w:left w:val="none" w:sz="0" w:space="0" w:color="auto"/>
        <w:bottom w:val="none" w:sz="0" w:space="0" w:color="auto"/>
        <w:right w:val="none" w:sz="0" w:space="0" w:color="auto"/>
      </w:divBdr>
    </w:div>
    <w:div w:id="2103842089">
      <w:bodyDiv w:val="1"/>
      <w:marLeft w:val="0"/>
      <w:marRight w:val="0"/>
      <w:marTop w:val="0"/>
      <w:marBottom w:val="0"/>
      <w:divBdr>
        <w:top w:val="none" w:sz="0" w:space="0" w:color="auto"/>
        <w:left w:val="none" w:sz="0" w:space="0" w:color="auto"/>
        <w:bottom w:val="none" w:sz="0" w:space="0" w:color="auto"/>
        <w:right w:val="none" w:sz="0" w:space="0" w:color="auto"/>
      </w:divBdr>
    </w:div>
    <w:div w:id="2104035124">
      <w:bodyDiv w:val="1"/>
      <w:marLeft w:val="0"/>
      <w:marRight w:val="0"/>
      <w:marTop w:val="0"/>
      <w:marBottom w:val="0"/>
      <w:divBdr>
        <w:top w:val="none" w:sz="0" w:space="0" w:color="auto"/>
        <w:left w:val="none" w:sz="0" w:space="0" w:color="auto"/>
        <w:bottom w:val="none" w:sz="0" w:space="0" w:color="auto"/>
        <w:right w:val="none" w:sz="0" w:space="0" w:color="auto"/>
      </w:divBdr>
    </w:div>
    <w:div w:id="2104257915">
      <w:bodyDiv w:val="1"/>
      <w:marLeft w:val="0"/>
      <w:marRight w:val="0"/>
      <w:marTop w:val="0"/>
      <w:marBottom w:val="0"/>
      <w:divBdr>
        <w:top w:val="none" w:sz="0" w:space="0" w:color="auto"/>
        <w:left w:val="none" w:sz="0" w:space="0" w:color="auto"/>
        <w:bottom w:val="none" w:sz="0" w:space="0" w:color="auto"/>
        <w:right w:val="none" w:sz="0" w:space="0" w:color="auto"/>
      </w:divBdr>
    </w:div>
    <w:div w:id="2104295650">
      <w:bodyDiv w:val="1"/>
      <w:marLeft w:val="0"/>
      <w:marRight w:val="0"/>
      <w:marTop w:val="0"/>
      <w:marBottom w:val="0"/>
      <w:divBdr>
        <w:top w:val="none" w:sz="0" w:space="0" w:color="auto"/>
        <w:left w:val="none" w:sz="0" w:space="0" w:color="auto"/>
        <w:bottom w:val="none" w:sz="0" w:space="0" w:color="auto"/>
        <w:right w:val="none" w:sz="0" w:space="0" w:color="auto"/>
      </w:divBdr>
    </w:div>
    <w:div w:id="2104377765">
      <w:bodyDiv w:val="1"/>
      <w:marLeft w:val="0"/>
      <w:marRight w:val="0"/>
      <w:marTop w:val="0"/>
      <w:marBottom w:val="0"/>
      <w:divBdr>
        <w:top w:val="none" w:sz="0" w:space="0" w:color="auto"/>
        <w:left w:val="none" w:sz="0" w:space="0" w:color="auto"/>
        <w:bottom w:val="none" w:sz="0" w:space="0" w:color="auto"/>
        <w:right w:val="none" w:sz="0" w:space="0" w:color="auto"/>
      </w:divBdr>
    </w:div>
    <w:div w:id="2104717520">
      <w:bodyDiv w:val="1"/>
      <w:marLeft w:val="0"/>
      <w:marRight w:val="0"/>
      <w:marTop w:val="0"/>
      <w:marBottom w:val="0"/>
      <w:divBdr>
        <w:top w:val="none" w:sz="0" w:space="0" w:color="auto"/>
        <w:left w:val="none" w:sz="0" w:space="0" w:color="auto"/>
        <w:bottom w:val="none" w:sz="0" w:space="0" w:color="auto"/>
        <w:right w:val="none" w:sz="0" w:space="0" w:color="auto"/>
      </w:divBdr>
    </w:div>
    <w:div w:id="2105416242">
      <w:bodyDiv w:val="1"/>
      <w:marLeft w:val="0"/>
      <w:marRight w:val="0"/>
      <w:marTop w:val="0"/>
      <w:marBottom w:val="0"/>
      <w:divBdr>
        <w:top w:val="none" w:sz="0" w:space="0" w:color="auto"/>
        <w:left w:val="none" w:sz="0" w:space="0" w:color="auto"/>
        <w:bottom w:val="none" w:sz="0" w:space="0" w:color="auto"/>
        <w:right w:val="none" w:sz="0" w:space="0" w:color="auto"/>
      </w:divBdr>
    </w:div>
    <w:div w:id="2106143651">
      <w:bodyDiv w:val="1"/>
      <w:marLeft w:val="0"/>
      <w:marRight w:val="0"/>
      <w:marTop w:val="0"/>
      <w:marBottom w:val="0"/>
      <w:divBdr>
        <w:top w:val="none" w:sz="0" w:space="0" w:color="auto"/>
        <w:left w:val="none" w:sz="0" w:space="0" w:color="auto"/>
        <w:bottom w:val="none" w:sz="0" w:space="0" w:color="auto"/>
        <w:right w:val="none" w:sz="0" w:space="0" w:color="auto"/>
      </w:divBdr>
    </w:div>
    <w:div w:id="2106147761">
      <w:bodyDiv w:val="1"/>
      <w:marLeft w:val="0"/>
      <w:marRight w:val="0"/>
      <w:marTop w:val="0"/>
      <w:marBottom w:val="0"/>
      <w:divBdr>
        <w:top w:val="none" w:sz="0" w:space="0" w:color="auto"/>
        <w:left w:val="none" w:sz="0" w:space="0" w:color="auto"/>
        <w:bottom w:val="none" w:sz="0" w:space="0" w:color="auto"/>
        <w:right w:val="none" w:sz="0" w:space="0" w:color="auto"/>
      </w:divBdr>
    </w:div>
    <w:div w:id="2106269296">
      <w:bodyDiv w:val="1"/>
      <w:marLeft w:val="0"/>
      <w:marRight w:val="0"/>
      <w:marTop w:val="0"/>
      <w:marBottom w:val="0"/>
      <w:divBdr>
        <w:top w:val="none" w:sz="0" w:space="0" w:color="auto"/>
        <w:left w:val="none" w:sz="0" w:space="0" w:color="auto"/>
        <w:bottom w:val="none" w:sz="0" w:space="0" w:color="auto"/>
        <w:right w:val="none" w:sz="0" w:space="0" w:color="auto"/>
      </w:divBdr>
    </w:div>
    <w:div w:id="2106657282">
      <w:bodyDiv w:val="1"/>
      <w:marLeft w:val="0"/>
      <w:marRight w:val="0"/>
      <w:marTop w:val="0"/>
      <w:marBottom w:val="0"/>
      <w:divBdr>
        <w:top w:val="none" w:sz="0" w:space="0" w:color="auto"/>
        <w:left w:val="none" w:sz="0" w:space="0" w:color="auto"/>
        <w:bottom w:val="none" w:sz="0" w:space="0" w:color="auto"/>
        <w:right w:val="none" w:sz="0" w:space="0" w:color="auto"/>
      </w:divBdr>
    </w:div>
    <w:div w:id="2107185347">
      <w:bodyDiv w:val="1"/>
      <w:marLeft w:val="0"/>
      <w:marRight w:val="0"/>
      <w:marTop w:val="0"/>
      <w:marBottom w:val="0"/>
      <w:divBdr>
        <w:top w:val="none" w:sz="0" w:space="0" w:color="auto"/>
        <w:left w:val="none" w:sz="0" w:space="0" w:color="auto"/>
        <w:bottom w:val="none" w:sz="0" w:space="0" w:color="auto"/>
        <w:right w:val="none" w:sz="0" w:space="0" w:color="auto"/>
      </w:divBdr>
    </w:div>
    <w:div w:id="2107263503">
      <w:bodyDiv w:val="1"/>
      <w:marLeft w:val="0"/>
      <w:marRight w:val="0"/>
      <w:marTop w:val="0"/>
      <w:marBottom w:val="0"/>
      <w:divBdr>
        <w:top w:val="none" w:sz="0" w:space="0" w:color="auto"/>
        <w:left w:val="none" w:sz="0" w:space="0" w:color="auto"/>
        <w:bottom w:val="none" w:sz="0" w:space="0" w:color="auto"/>
        <w:right w:val="none" w:sz="0" w:space="0" w:color="auto"/>
      </w:divBdr>
    </w:div>
    <w:div w:id="2107843343">
      <w:bodyDiv w:val="1"/>
      <w:marLeft w:val="0"/>
      <w:marRight w:val="0"/>
      <w:marTop w:val="0"/>
      <w:marBottom w:val="0"/>
      <w:divBdr>
        <w:top w:val="none" w:sz="0" w:space="0" w:color="auto"/>
        <w:left w:val="none" w:sz="0" w:space="0" w:color="auto"/>
        <w:bottom w:val="none" w:sz="0" w:space="0" w:color="auto"/>
        <w:right w:val="none" w:sz="0" w:space="0" w:color="auto"/>
      </w:divBdr>
    </w:div>
    <w:div w:id="2107844638">
      <w:bodyDiv w:val="1"/>
      <w:marLeft w:val="0"/>
      <w:marRight w:val="0"/>
      <w:marTop w:val="0"/>
      <w:marBottom w:val="0"/>
      <w:divBdr>
        <w:top w:val="none" w:sz="0" w:space="0" w:color="auto"/>
        <w:left w:val="none" w:sz="0" w:space="0" w:color="auto"/>
        <w:bottom w:val="none" w:sz="0" w:space="0" w:color="auto"/>
        <w:right w:val="none" w:sz="0" w:space="0" w:color="auto"/>
      </w:divBdr>
    </w:div>
    <w:div w:id="2107917117">
      <w:bodyDiv w:val="1"/>
      <w:marLeft w:val="0"/>
      <w:marRight w:val="0"/>
      <w:marTop w:val="0"/>
      <w:marBottom w:val="0"/>
      <w:divBdr>
        <w:top w:val="none" w:sz="0" w:space="0" w:color="auto"/>
        <w:left w:val="none" w:sz="0" w:space="0" w:color="auto"/>
        <w:bottom w:val="none" w:sz="0" w:space="0" w:color="auto"/>
        <w:right w:val="none" w:sz="0" w:space="0" w:color="auto"/>
      </w:divBdr>
    </w:div>
    <w:div w:id="2107966022">
      <w:bodyDiv w:val="1"/>
      <w:marLeft w:val="0"/>
      <w:marRight w:val="0"/>
      <w:marTop w:val="0"/>
      <w:marBottom w:val="0"/>
      <w:divBdr>
        <w:top w:val="none" w:sz="0" w:space="0" w:color="auto"/>
        <w:left w:val="none" w:sz="0" w:space="0" w:color="auto"/>
        <w:bottom w:val="none" w:sz="0" w:space="0" w:color="auto"/>
        <w:right w:val="none" w:sz="0" w:space="0" w:color="auto"/>
      </w:divBdr>
    </w:div>
    <w:div w:id="2108236260">
      <w:bodyDiv w:val="1"/>
      <w:marLeft w:val="0"/>
      <w:marRight w:val="0"/>
      <w:marTop w:val="0"/>
      <w:marBottom w:val="0"/>
      <w:divBdr>
        <w:top w:val="none" w:sz="0" w:space="0" w:color="auto"/>
        <w:left w:val="none" w:sz="0" w:space="0" w:color="auto"/>
        <w:bottom w:val="none" w:sz="0" w:space="0" w:color="auto"/>
        <w:right w:val="none" w:sz="0" w:space="0" w:color="auto"/>
      </w:divBdr>
    </w:div>
    <w:div w:id="2108571807">
      <w:bodyDiv w:val="1"/>
      <w:marLeft w:val="0"/>
      <w:marRight w:val="0"/>
      <w:marTop w:val="0"/>
      <w:marBottom w:val="0"/>
      <w:divBdr>
        <w:top w:val="none" w:sz="0" w:space="0" w:color="auto"/>
        <w:left w:val="none" w:sz="0" w:space="0" w:color="auto"/>
        <w:bottom w:val="none" w:sz="0" w:space="0" w:color="auto"/>
        <w:right w:val="none" w:sz="0" w:space="0" w:color="auto"/>
      </w:divBdr>
    </w:div>
    <w:div w:id="2108578117">
      <w:bodyDiv w:val="1"/>
      <w:marLeft w:val="0"/>
      <w:marRight w:val="0"/>
      <w:marTop w:val="0"/>
      <w:marBottom w:val="0"/>
      <w:divBdr>
        <w:top w:val="none" w:sz="0" w:space="0" w:color="auto"/>
        <w:left w:val="none" w:sz="0" w:space="0" w:color="auto"/>
        <w:bottom w:val="none" w:sz="0" w:space="0" w:color="auto"/>
        <w:right w:val="none" w:sz="0" w:space="0" w:color="auto"/>
      </w:divBdr>
    </w:div>
    <w:div w:id="2108652180">
      <w:bodyDiv w:val="1"/>
      <w:marLeft w:val="0"/>
      <w:marRight w:val="0"/>
      <w:marTop w:val="0"/>
      <w:marBottom w:val="0"/>
      <w:divBdr>
        <w:top w:val="none" w:sz="0" w:space="0" w:color="auto"/>
        <w:left w:val="none" w:sz="0" w:space="0" w:color="auto"/>
        <w:bottom w:val="none" w:sz="0" w:space="0" w:color="auto"/>
        <w:right w:val="none" w:sz="0" w:space="0" w:color="auto"/>
      </w:divBdr>
    </w:div>
    <w:div w:id="2108962619">
      <w:bodyDiv w:val="1"/>
      <w:marLeft w:val="0"/>
      <w:marRight w:val="0"/>
      <w:marTop w:val="0"/>
      <w:marBottom w:val="0"/>
      <w:divBdr>
        <w:top w:val="none" w:sz="0" w:space="0" w:color="auto"/>
        <w:left w:val="none" w:sz="0" w:space="0" w:color="auto"/>
        <w:bottom w:val="none" w:sz="0" w:space="0" w:color="auto"/>
        <w:right w:val="none" w:sz="0" w:space="0" w:color="auto"/>
      </w:divBdr>
    </w:div>
    <w:div w:id="2109038833">
      <w:bodyDiv w:val="1"/>
      <w:marLeft w:val="0"/>
      <w:marRight w:val="0"/>
      <w:marTop w:val="0"/>
      <w:marBottom w:val="0"/>
      <w:divBdr>
        <w:top w:val="none" w:sz="0" w:space="0" w:color="auto"/>
        <w:left w:val="none" w:sz="0" w:space="0" w:color="auto"/>
        <w:bottom w:val="none" w:sz="0" w:space="0" w:color="auto"/>
        <w:right w:val="none" w:sz="0" w:space="0" w:color="auto"/>
      </w:divBdr>
    </w:div>
    <w:div w:id="2109109227">
      <w:bodyDiv w:val="1"/>
      <w:marLeft w:val="0"/>
      <w:marRight w:val="0"/>
      <w:marTop w:val="0"/>
      <w:marBottom w:val="0"/>
      <w:divBdr>
        <w:top w:val="none" w:sz="0" w:space="0" w:color="auto"/>
        <w:left w:val="none" w:sz="0" w:space="0" w:color="auto"/>
        <w:bottom w:val="none" w:sz="0" w:space="0" w:color="auto"/>
        <w:right w:val="none" w:sz="0" w:space="0" w:color="auto"/>
      </w:divBdr>
    </w:div>
    <w:div w:id="2109277316">
      <w:bodyDiv w:val="1"/>
      <w:marLeft w:val="0"/>
      <w:marRight w:val="0"/>
      <w:marTop w:val="0"/>
      <w:marBottom w:val="0"/>
      <w:divBdr>
        <w:top w:val="none" w:sz="0" w:space="0" w:color="auto"/>
        <w:left w:val="none" w:sz="0" w:space="0" w:color="auto"/>
        <w:bottom w:val="none" w:sz="0" w:space="0" w:color="auto"/>
        <w:right w:val="none" w:sz="0" w:space="0" w:color="auto"/>
      </w:divBdr>
    </w:div>
    <w:div w:id="2109541667">
      <w:bodyDiv w:val="1"/>
      <w:marLeft w:val="0"/>
      <w:marRight w:val="0"/>
      <w:marTop w:val="0"/>
      <w:marBottom w:val="0"/>
      <w:divBdr>
        <w:top w:val="none" w:sz="0" w:space="0" w:color="auto"/>
        <w:left w:val="none" w:sz="0" w:space="0" w:color="auto"/>
        <w:bottom w:val="none" w:sz="0" w:space="0" w:color="auto"/>
        <w:right w:val="none" w:sz="0" w:space="0" w:color="auto"/>
      </w:divBdr>
    </w:div>
    <w:div w:id="2109694946">
      <w:bodyDiv w:val="1"/>
      <w:marLeft w:val="0"/>
      <w:marRight w:val="0"/>
      <w:marTop w:val="0"/>
      <w:marBottom w:val="0"/>
      <w:divBdr>
        <w:top w:val="none" w:sz="0" w:space="0" w:color="auto"/>
        <w:left w:val="none" w:sz="0" w:space="0" w:color="auto"/>
        <w:bottom w:val="none" w:sz="0" w:space="0" w:color="auto"/>
        <w:right w:val="none" w:sz="0" w:space="0" w:color="auto"/>
      </w:divBdr>
    </w:div>
    <w:div w:id="2109806468">
      <w:bodyDiv w:val="1"/>
      <w:marLeft w:val="0"/>
      <w:marRight w:val="0"/>
      <w:marTop w:val="0"/>
      <w:marBottom w:val="0"/>
      <w:divBdr>
        <w:top w:val="none" w:sz="0" w:space="0" w:color="auto"/>
        <w:left w:val="none" w:sz="0" w:space="0" w:color="auto"/>
        <w:bottom w:val="none" w:sz="0" w:space="0" w:color="auto"/>
        <w:right w:val="none" w:sz="0" w:space="0" w:color="auto"/>
      </w:divBdr>
    </w:div>
    <w:div w:id="2109960390">
      <w:bodyDiv w:val="1"/>
      <w:marLeft w:val="0"/>
      <w:marRight w:val="0"/>
      <w:marTop w:val="0"/>
      <w:marBottom w:val="0"/>
      <w:divBdr>
        <w:top w:val="none" w:sz="0" w:space="0" w:color="auto"/>
        <w:left w:val="none" w:sz="0" w:space="0" w:color="auto"/>
        <w:bottom w:val="none" w:sz="0" w:space="0" w:color="auto"/>
        <w:right w:val="none" w:sz="0" w:space="0" w:color="auto"/>
      </w:divBdr>
    </w:div>
    <w:div w:id="2109963264">
      <w:bodyDiv w:val="1"/>
      <w:marLeft w:val="0"/>
      <w:marRight w:val="0"/>
      <w:marTop w:val="0"/>
      <w:marBottom w:val="0"/>
      <w:divBdr>
        <w:top w:val="none" w:sz="0" w:space="0" w:color="auto"/>
        <w:left w:val="none" w:sz="0" w:space="0" w:color="auto"/>
        <w:bottom w:val="none" w:sz="0" w:space="0" w:color="auto"/>
        <w:right w:val="none" w:sz="0" w:space="0" w:color="auto"/>
      </w:divBdr>
    </w:div>
    <w:div w:id="2110000611">
      <w:bodyDiv w:val="1"/>
      <w:marLeft w:val="0"/>
      <w:marRight w:val="0"/>
      <w:marTop w:val="0"/>
      <w:marBottom w:val="0"/>
      <w:divBdr>
        <w:top w:val="none" w:sz="0" w:space="0" w:color="auto"/>
        <w:left w:val="none" w:sz="0" w:space="0" w:color="auto"/>
        <w:bottom w:val="none" w:sz="0" w:space="0" w:color="auto"/>
        <w:right w:val="none" w:sz="0" w:space="0" w:color="auto"/>
      </w:divBdr>
    </w:div>
    <w:div w:id="2110273889">
      <w:bodyDiv w:val="1"/>
      <w:marLeft w:val="0"/>
      <w:marRight w:val="0"/>
      <w:marTop w:val="0"/>
      <w:marBottom w:val="0"/>
      <w:divBdr>
        <w:top w:val="none" w:sz="0" w:space="0" w:color="auto"/>
        <w:left w:val="none" w:sz="0" w:space="0" w:color="auto"/>
        <w:bottom w:val="none" w:sz="0" w:space="0" w:color="auto"/>
        <w:right w:val="none" w:sz="0" w:space="0" w:color="auto"/>
      </w:divBdr>
    </w:div>
    <w:div w:id="2110545354">
      <w:bodyDiv w:val="1"/>
      <w:marLeft w:val="0"/>
      <w:marRight w:val="0"/>
      <w:marTop w:val="0"/>
      <w:marBottom w:val="0"/>
      <w:divBdr>
        <w:top w:val="none" w:sz="0" w:space="0" w:color="auto"/>
        <w:left w:val="none" w:sz="0" w:space="0" w:color="auto"/>
        <w:bottom w:val="none" w:sz="0" w:space="0" w:color="auto"/>
        <w:right w:val="none" w:sz="0" w:space="0" w:color="auto"/>
      </w:divBdr>
    </w:div>
    <w:div w:id="2110545942">
      <w:bodyDiv w:val="1"/>
      <w:marLeft w:val="0"/>
      <w:marRight w:val="0"/>
      <w:marTop w:val="0"/>
      <w:marBottom w:val="0"/>
      <w:divBdr>
        <w:top w:val="none" w:sz="0" w:space="0" w:color="auto"/>
        <w:left w:val="none" w:sz="0" w:space="0" w:color="auto"/>
        <w:bottom w:val="none" w:sz="0" w:space="0" w:color="auto"/>
        <w:right w:val="none" w:sz="0" w:space="0" w:color="auto"/>
      </w:divBdr>
    </w:div>
    <w:div w:id="2110617605">
      <w:bodyDiv w:val="1"/>
      <w:marLeft w:val="0"/>
      <w:marRight w:val="0"/>
      <w:marTop w:val="0"/>
      <w:marBottom w:val="0"/>
      <w:divBdr>
        <w:top w:val="none" w:sz="0" w:space="0" w:color="auto"/>
        <w:left w:val="none" w:sz="0" w:space="0" w:color="auto"/>
        <w:bottom w:val="none" w:sz="0" w:space="0" w:color="auto"/>
        <w:right w:val="none" w:sz="0" w:space="0" w:color="auto"/>
      </w:divBdr>
    </w:div>
    <w:div w:id="2110730716">
      <w:bodyDiv w:val="1"/>
      <w:marLeft w:val="0"/>
      <w:marRight w:val="0"/>
      <w:marTop w:val="0"/>
      <w:marBottom w:val="0"/>
      <w:divBdr>
        <w:top w:val="none" w:sz="0" w:space="0" w:color="auto"/>
        <w:left w:val="none" w:sz="0" w:space="0" w:color="auto"/>
        <w:bottom w:val="none" w:sz="0" w:space="0" w:color="auto"/>
        <w:right w:val="none" w:sz="0" w:space="0" w:color="auto"/>
      </w:divBdr>
    </w:div>
    <w:div w:id="2110925104">
      <w:bodyDiv w:val="1"/>
      <w:marLeft w:val="0"/>
      <w:marRight w:val="0"/>
      <w:marTop w:val="0"/>
      <w:marBottom w:val="0"/>
      <w:divBdr>
        <w:top w:val="none" w:sz="0" w:space="0" w:color="auto"/>
        <w:left w:val="none" w:sz="0" w:space="0" w:color="auto"/>
        <w:bottom w:val="none" w:sz="0" w:space="0" w:color="auto"/>
        <w:right w:val="none" w:sz="0" w:space="0" w:color="auto"/>
      </w:divBdr>
    </w:div>
    <w:div w:id="2111122735">
      <w:bodyDiv w:val="1"/>
      <w:marLeft w:val="0"/>
      <w:marRight w:val="0"/>
      <w:marTop w:val="0"/>
      <w:marBottom w:val="0"/>
      <w:divBdr>
        <w:top w:val="none" w:sz="0" w:space="0" w:color="auto"/>
        <w:left w:val="none" w:sz="0" w:space="0" w:color="auto"/>
        <w:bottom w:val="none" w:sz="0" w:space="0" w:color="auto"/>
        <w:right w:val="none" w:sz="0" w:space="0" w:color="auto"/>
      </w:divBdr>
    </w:div>
    <w:div w:id="2111243058">
      <w:bodyDiv w:val="1"/>
      <w:marLeft w:val="0"/>
      <w:marRight w:val="0"/>
      <w:marTop w:val="0"/>
      <w:marBottom w:val="0"/>
      <w:divBdr>
        <w:top w:val="none" w:sz="0" w:space="0" w:color="auto"/>
        <w:left w:val="none" w:sz="0" w:space="0" w:color="auto"/>
        <w:bottom w:val="none" w:sz="0" w:space="0" w:color="auto"/>
        <w:right w:val="none" w:sz="0" w:space="0" w:color="auto"/>
      </w:divBdr>
    </w:div>
    <w:div w:id="2111272852">
      <w:bodyDiv w:val="1"/>
      <w:marLeft w:val="0"/>
      <w:marRight w:val="0"/>
      <w:marTop w:val="0"/>
      <w:marBottom w:val="0"/>
      <w:divBdr>
        <w:top w:val="none" w:sz="0" w:space="0" w:color="auto"/>
        <w:left w:val="none" w:sz="0" w:space="0" w:color="auto"/>
        <w:bottom w:val="none" w:sz="0" w:space="0" w:color="auto"/>
        <w:right w:val="none" w:sz="0" w:space="0" w:color="auto"/>
      </w:divBdr>
    </w:div>
    <w:div w:id="2111311877">
      <w:bodyDiv w:val="1"/>
      <w:marLeft w:val="0"/>
      <w:marRight w:val="0"/>
      <w:marTop w:val="0"/>
      <w:marBottom w:val="0"/>
      <w:divBdr>
        <w:top w:val="none" w:sz="0" w:space="0" w:color="auto"/>
        <w:left w:val="none" w:sz="0" w:space="0" w:color="auto"/>
        <w:bottom w:val="none" w:sz="0" w:space="0" w:color="auto"/>
        <w:right w:val="none" w:sz="0" w:space="0" w:color="auto"/>
      </w:divBdr>
    </w:div>
    <w:div w:id="2111388328">
      <w:bodyDiv w:val="1"/>
      <w:marLeft w:val="0"/>
      <w:marRight w:val="0"/>
      <w:marTop w:val="0"/>
      <w:marBottom w:val="0"/>
      <w:divBdr>
        <w:top w:val="none" w:sz="0" w:space="0" w:color="auto"/>
        <w:left w:val="none" w:sz="0" w:space="0" w:color="auto"/>
        <w:bottom w:val="none" w:sz="0" w:space="0" w:color="auto"/>
        <w:right w:val="none" w:sz="0" w:space="0" w:color="auto"/>
      </w:divBdr>
    </w:div>
    <w:div w:id="2111466969">
      <w:bodyDiv w:val="1"/>
      <w:marLeft w:val="0"/>
      <w:marRight w:val="0"/>
      <w:marTop w:val="0"/>
      <w:marBottom w:val="0"/>
      <w:divBdr>
        <w:top w:val="none" w:sz="0" w:space="0" w:color="auto"/>
        <w:left w:val="none" w:sz="0" w:space="0" w:color="auto"/>
        <w:bottom w:val="none" w:sz="0" w:space="0" w:color="auto"/>
        <w:right w:val="none" w:sz="0" w:space="0" w:color="auto"/>
      </w:divBdr>
    </w:div>
    <w:div w:id="2111662445">
      <w:bodyDiv w:val="1"/>
      <w:marLeft w:val="0"/>
      <w:marRight w:val="0"/>
      <w:marTop w:val="0"/>
      <w:marBottom w:val="0"/>
      <w:divBdr>
        <w:top w:val="none" w:sz="0" w:space="0" w:color="auto"/>
        <w:left w:val="none" w:sz="0" w:space="0" w:color="auto"/>
        <w:bottom w:val="none" w:sz="0" w:space="0" w:color="auto"/>
        <w:right w:val="none" w:sz="0" w:space="0" w:color="auto"/>
      </w:divBdr>
    </w:div>
    <w:div w:id="2111729542">
      <w:bodyDiv w:val="1"/>
      <w:marLeft w:val="0"/>
      <w:marRight w:val="0"/>
      <w:marTop w:val="0"/>
      <w:marBottom w:val="0"/>
      <w:divBdr>
        <w:top w:val="none" w:sz="0" w:space="0" w:color="auto"/>
        <w:left w:val="none" w:sz="0" w:space="0" w:color="auto"/>
        <w:bottom w:val="none" w:sz="0" w:space="0" w:color="auto"/>
        <w:right w:val="none" w:sz="0" w:space="0" w:color="auto"/>
      </w:divBdr>
    </w:div>
    <w:div w:id="2111780897">
      <w:bodyDiv w:val="1"/>
      <w:marLeft w:val="0"/>
      <w:marRight w:val="0"/>
      <w:marTop w:val="0"/>
      <w:marBottom w:val="0"/>
      <w:divBdr>
        <w:top w:val="none" w:sz="0" w:space="0" w:color="auto"/>
        <w:left w:val="none" w:sz="0" w:space="0" w:color="auto"/>
        <w:bottom w:val="none" w:sz="0" w:space="0" w:color="auto"/>
        <w:right w:val="none" w:sz="0" w:space="0" w:color="auto"/>
      </w:divBdr>
    </w:div>
    <w:div w:id="2111928698">
      <w:bodyDiv w:val="1"/>
      <w:marLeft w:val="0"/>
      <w:marRight w:val="0"/>
      <w:marTop w:val="0"/>
      <w:marBottom w:val="0"/>
      <w:divBdr>
        <w:top w:val="none" w:sz="0" w:space="0" w:color="auto"/>
        <w:left w:val="none" w:sz="0" w:space="0" w:color="auto"/>
        <w:bottom w:val="none" w:sz="0" w:space="0" w:color="auto"/>
        <w:right w:val="none" w:sz="0" w:space="0" w:color="auto"/>
      </w:divBdr>
    </w:div>
    <w:div w:id="2111973213">
      <w:bodyDiv w:val="1"/>
      <w:marLeft w:val="0"/>
      <w:marRight w:val="0"/>
      <w:marTop w:val="0"/>
      <w:marBottom w:val="0"/>
      <w:divBdr>
        <w:top w:val="none" w:sz="0" w:space="0" w:color="auto"/>
        <w:left w:val="none" w:sz="0" w:space="0" w:color="auto"/>
        <w:bottom w:val="none" w:sz="0" w:space="0" w:color="auto"/>
        <w:right w:val="none" w:sz="0" w:space="0" w:color="auto"/>
      </w:divBdr>
    </w:div>
    <w:div w:id="2112044144">
      <w:bodyDiv w:val="1"/>
      <w:marLeft w:val="0"/>
      <w:marRight w:val="0"/>
      <w:marTop w:val="0"/>
      <w:marBottom w:val="0"/>
      <w:divBdr>
        <w:top w:val="none" w:sz="0" w:space="0" w:color="auto"/>
        <w:left w:val="none" w:sz="0" w:space="0" w:color="auto"/>
        <w:bottom w:val="none" w:sz="0" w:space="0" w:color="auto"/>
        <w:right w:val="none" w:sz="0" w:space="0" w:color="auto"/>
      </w:divBdr>
    </w:div>
    <w:div w:id="2112118585">
      <w:bodyDiv w:val="1"/>
      <w:marLeft w:val="0"/>
      <w:marRight w:val="0"/>
      <w:marTop w:val="0"/>
      <w:marBottom w:val="0"/>
      <w:divBdr>
        <w:top w:val="none" w:sz="0" w:space="0" w:color="auto"/>
        <w:left w:val="none" w:sz="0" w:space="0" w:color="auto"/>
        <w:bottom w:val="none" w:sz="0" w:space="0" w:color="auto"/>
        <w:right w:val="none" w:sz="0" w:space="0" w:color="auto"/>
      </w:divBdr>
    </w:div>
    <w:div w:id="2112242141">
      <w:bodyDiv w:val="1"/>
      <w:marLeft w:val="0"/>
      <w:marRight w:val="0"/>
      <w:marTop w:val="0"/>
      <w:marBottom w:val="0"/>
      <w:divBdr>
        <w:top w:val="none" w:sz="0" w:space="0" w:color="auto"/>
        <w:left w:val="none" w:sz="0" w:space="0" w:color="auto"/>
        <w:bottom w:val="none" w:sz="0" w:space="0" w:color="auto"/>
        <w:right w:val="none" w:sz="0" w:space="0" w:color="auto"/>
      </w:divBdr>
    </w:div>
    <w:div w:id="2112507864">
      <w:bodyDiv w:val="1"/>
      <w:marLeft w:val="0"/>
      <w:marRight w:val="0"/>
      <w:marTop w:val="0"/>
      <w:marBottom w:val="0"/>
      <w:divBdr>
        <w:top w:val="none" w:sz="0" w:space="0" w:color="auto"/>
        <w:left w:val="none" w:sz="0" w:space="0" w:color="auto"/>
        <w:bottom w:val="none" w:sz="0" w:space="0" w:color="auto"/>
        <w:right w:val="none" w:sz="0" w:space="0" w:color="auto"/>
      </w:divBdr>
    </w:div>
    <w:div w:id="2112510747">
      <w:bodyDiv w:val="1"/>
      <w:marLeft w:val="0"/>
      <w:marRight w:val="0"/>
      <w:marTop w:val="0"/>
      <w:marBottom w:val="0"/>
      <w:divBdr>
        <w:top w:val="none" w:sz="0" w:space="0" w:color="auto"/>
        <w:left w:val="none" w:sz="0" w:space="0" w:color="auto"/>
        <w:bottom w:val="none" w:sz="0" w:space="0" w:color="auto"/>
        <w:right w:val="none" w:sz="0" w:space="0" w:color="auto"/>
      </w:divBdr>
    </w:div>
    <w:div w:id="2112510880">
      <w:bodyDiv w:val="1"/>
      <w:marLeft w:val="0"/>
      <w:marRight w:val="0"/>
      <w:marTop w:val="0"/>
      <w:marBottom w:val="0"/>
      <w:divBdr>
        <w:top w:val="none" w:sz="0" w:space="0" w:color="auto"/>
        <w:left w:val="none" w:sz="0" w:space="0" w:color="auto"/>
        <w:bottom w:val="none" w:sz="0" w:space="0" w:color="auto"/>
        <w:right w:val="none" w:sz="0" w:space="0" w:color="auto"/>
      </w:divBdr>
    </w:div>
    <w:div w:id="2112511622">
      <w:bodyDiv w:val="1"/>
      <w:marLeft w:val="0"/>
      <w:marRight w:val="0"/>
      <w:marTop w:val="0"/>
      <w:marBottom w:val="0"/>
      <w:divBdr>
        <w:top w:val="none" w:sz="0" w:space="0" w:color="auto"/>
        <w:left w:val="none" w:sz="0" w:space="0" w:color="auto"/>
        <w:bottom w:val="none" w:sz="0" w:space="0" w:color="auto"/>
        <w:right w:val="none" w:sz="0" w:space="0" w:color="auto"/>
      </w:divBdr>
    </w:div>
    <w:div w:id="2112579299">
      <w:bodyDiv w:val="1"/>
      <w:marLeft w:val="0"/>
      <w:marRight w:val="0"/>
      <w:marTop w:val="0"/>
      <w:marBottom w:val="0"/>
      <w:divBdr>
        <w:top w:val="none" w:sz="0" w:space="0" w:color="auto"/>
        <w:left w:val="none" w:sz="0" w:space="0" w:color="auto"/>
        <w:bottom w:val="none" w:sz="0" w:space="0" w:color="auto"/>
        <w:right w:val="none" w:sz="0" w:space="0" w:color="auto"/>
      </w:divBdr>
    </w:div>
    <w:div w:id="2112819644">
      <w:bodyDiv w:val="1"/>
      <w:marLeft w:val="0"/>
      <w:marRight w:val="0"/>
      <w:marTop w:val="0"/>
      <w:marBottom w:val="0"/>
      <w:divBdr>
        <w:top w:val="none" w:sz="0" w:space="0" w:color="auto"/>
        <w:left w:val="none" w:sz="0" w:space="0" w:color="auto"/>
        <w:bottom w:val="none" w:sz="0" w:space="0" w:color="auto"/>
        <w:right w:val="none" w:sz="0" w:space="0" w:color="auto"/>
      </w:divBdr>
    </w:div>
    <w:div w:id="2112969397">
      <w:bodyDiv w:val="1"/>
      <w:marLeft w:val="0"/>
      <w:marRight w:val="0"/>
      <w:marTop w:val="0"/>
      <w:marBottom w:val="0"/>
      <w:divBdr>
        <w:top w:val="none" w:sz="0" w:space="0" w:color="auto"/>
        <w:left w:val="none" w:sz="0" w:space="0" w:color="auto"/>
        <w:bottom w:val="none" w:sz="0" w:space="0" w:color="auto"/>
        <w:right w:val="none" w:sz="0" w:space="0" w:color="auto"/>
      </w:divBdr>
    </w:div>
    <w:div w:id="2113089352">
      <w:bodyDiv w:val="1"/>
      <w:marLeft w:val="0"/>
      <w:marRight w:val="0"/>
      <w:marTop w:val="0"/>
      <w:marBottom w:val="0"/>
      <w:divBdr>
        <w:top w:val="none" w:sz="0" w:space="0" w:color="auto"/>
        <w:left w:val="none" w:sz="0" w:space="0" w:color="auto"/>
        <w:bottom w:val="none" w:sz="0" w:space="0" w:color="auto"/>
        <w:right w:val="none" w:sz="0" w:space="0" w:color="auto"/>
      </w:divBdr>
    </w:div>
    <w:div w:id="2113278112">
      <w:bodyDiv w:val="1"/>
      <w:marLeft w:val="0"/>
      <w:marRight w:val="0"/>
      <w:marTop w:val="0"/>
      <w:marBottom w:val="0"/>
      <w:divBdr>
        <w:top w:val="none" w:sz="0" w:space="0" w:color="auto"/>
        <w:left w:val="none" w:sz="0" w:space="0" w:color="auto"/>
        <w:bottom w:val="none" w:sz="0" w:space="0" w:color="auto"/>
        <w:right w:val="none" w:sz="0" w:space="0" w:color="auto"/>
      </w:divBdr>
    </w:div>
    <w:div w:id="2113280328">
      <w:bodyDiv w:val="1"/>
      <w:marLeft w:val="0"/>
      <w:marRight w:val="0"/>
      <w:marTop w:val="0"/>
      <w:marBottom w:val="0"/>
      <w:divBdr>
        <w:top w:val="none" w:sz="0" w:space="0" w:color="auto"/>
        <w:left w:val="none" w:sz="0" w:space="0" w:color="auto"/>
        <w:bottom w:val="none" w:sz="0" w:space="0" w:color="auto"/>
        <w:right w:val="none" w:sz="0" w:space="0" w:color="auto"/>
      </w:divBdr>
    </w:div>
    <w:div w:id="2113434204">
      <w:bodyDiv w:val="1"/>
      <w:marLeft w:val="0"/>
      <w:marRight w:val="0"/>
      <w:marTop w:val="0"/>
      <w:marBottom w:val="0"/>
      <w:divBdr>
        <w:top w:val="none" w:sz="0" w:space="0" w:color="auto"/>
        <w:left w:val="none" w:sz="0" w:space="0" w:color="auto"/>
        <w:bottom w:val="none" w:sz="0" w:space="0" w:color="auto"/>
        <w:right w:val="none" w:sz="0" w:space="0" w:color="auto"/>
      </w:divBdr>
    </w:div>
    <w:div w:id="2113629286">
      <w:bodyDiv w:val="1"/>
      <w:marLeft w:val="0"/>
      <w:marRight w:val="0"/>
      <w:marTop w:val="0"/>
      <w:marBottom w:val="0"/>
      <w:divBdr>
        <w:top w:val="none" w:sz="0" w:space="0" w:color="auto"/>
        <w:left w:val="none" w:sz="0" w:space="0" w:color="auto"/>
        <w:bottom w:val="none" w:sz="0" w:space="0" w:color="auto"/>
        <w:right w:val="none" w:sz="0" w:space="0" w:color="auto"/>
      </w:divBdr>
    </w:div>
    <w:div w:id="2113698400">
      <w:bodyDiv w:val="1"/>
      <w:marLeft w:val="0"/>
      <w:marRight w:val="0"/>
      <w:marTop w:val="0"/>
      <w:marBottom w:val="0"/>
      <w:divBdr>
        <w:top w:val="none" w:sz="0" w:space="0" w:color="auto"/>
        <w:left w:val="none" w:sz="0" w:space="0" w:color="auto"/>
        <w:bottom w:val="none" w:sz="0" w:space="0" w:color="auto"/>
        <w:right w:val="none" w:sz="0" w:space="0" w:color="auto"/>
      </w:divBdr>
    </w:div>
    <w:div w:id="2113889970">
      <w:bodyDiv w:val="1"/>
      <w:marLeft w:val="0"/>
      <w:marRight w:val="0"/>
      <w:marTop w:val="0"/>
      <w:marBottom w:val="0"/>
      <w:divBdr>
        <w:top w:val="none" w:sz="0" w:space="0" w:color="auto"/>
        <w:left w:val="none" w:sz="0" w:space="0" w:color="auto"/>
        <w:bottom w:val="none" w:sz="0" w:space="0" w:color="auto"/>
        <w:right w:val="none" w:sz="0" w:space="0" w:color="auto"/>
      </w:divBdr>
    </w:div>
    <w:div w:id="2114277134">
      <w:bodyDiv w:val="1"/>
      <w:marLeft w:val="0"/>
      <w:marRight w:val="0"/>
      <w:marTop w:val="0"/>
      <w:marBottom w:val="0"/>
      <w:divBdr>
        <w:top w:val="none" w:sz="0" w:space="0" w:color="auto"/>
        <w:left w:val="none" w:sz="0" w:space="0" w:color="auto"/>
        <w:bottom w:val="none" w:sz="0" w:space="0" w:color="auto"/>
        <w:right w:val="none" w:sz="0" w:space="0" w:color="auto"/>
      </w:divBdr>
    </w:div>
    <w:div w:id="2114283511">
      <w:bodyDiv w:val="1"/>
      <w:marLeft w:val="0"/>
      <w:marRight w:val="0"/>
      <w:marTop w:val="0"/>
      <w:marBottom w:val="0"/>
      <w:divBdr>
        <w:top w:val="none" w:sz="0" w:space="0" w:color="auto"/>
        <w:left w:val="none" w:sz="0" w:space="0" w:color="auto"/>
        <w:bottom w:val="none" w:sz="0" w:space="0" w:color="auto"/>
        <w:right w:val="none" w:sz="0" w:space="0" w:color="auto"/>
      </w:divBdr>
    </w:div>
    <w:div w:id="2114393765">
      <w:bodyDiv w:val="1"/>
      <w:marLeft w:val="0"/>
      <w:marRight w:val="0"/>
      <w:marTop w:val="0"/>
      <w:marBottom w:val="0"/>
      <w:divBdr>
        <w:top w:val="none" w:sz="0" w:space="0" w:color="auto"/>
        <w:left w:val="none" w:sz="0" w:space="0" w:color="auto"/>
        <w:bottom w:val="none" w:sz="0" w:space="0" w:color="auto"/>
        <w:right w:val="none" w:sz="0" w:space="0" w:color="auto"/>
      </w:divBdr>
    </w:div>
    <w:div w:id="2114396186">
      <w:bodyDiv w:val="1"/>
      <w:marLeft w:val="0"/>
      <w:marRight w:val="0"/>
      <w:marTop w:val="0"/>
      <w:marBottom w:val="0"/>
      <w:divBdr>
        <w:top w:val="none" w:sz="0" w:space="0" w:color="auto"/>
        <w:left w:val="none" w:sz="0" w:space="0" w:color="auto"/>
        <w:bottom w:val="none" w:sz="0" w:space="0" w:color="auto"/>
        <w:right w:val="none" w:sz="0" w:space="0" w:color="auto"/>
      </w:divBdr>
    </w:div>
    <w:div w:id="2114938583">
      <w:bodyDiv w:val="1"/>
      <w:marLeft w:val="0"/>
      <w:marRight w:val="0"/>
      <w:marTop w:val="0"/>
      <w:marBottom w:val="0"/>
      <w:divBdr>
        <w:top w:val="none" w:sz="0" w:space="0" w:color="auto"/>
        <w:left w:val="none" w:sz="0" w:space="0" w:color="auto"/>
        <w:bottom w:val="none" w:sz="0" w:space="0" w:color="auto"/>
        <w:right w:val="none" w:sz="0" w:space="0" w:color="auto"/>
      </w:divBdr>
    </w:div>
    <w:div w:id="2115131158">
      <w:bodyDiv w:val="1"/>
      <w:marLeft w:val="0"/>
      <w:marRight w:val="0"/>
      <w:marTop w:val="0"/>
      <w:marBottom w:val="0"/>
      <w:divBdr>
        <w:top w:val="none" w:sz="0" w:space="0" w:color="auto"/>
        <w:left w:val="none" w:sz="0" w:space="0" w:color="auto"/>
        <w:bottom w:val="none" w:sz="0" w:space="0" w:color="auto"/>
        <w:right w:val="none" w:sz="0" w:space="0" w:color="auto"/>
      </w:divBdr>
    </w:div>
    <w:div w:id="2115202617">
      <w:bodyDiv w:val="1"/>
      <w:marLeft w:val="0"/>
      <w:marRight w:val="0"/>
      <w:marTop w:val="0"/>
      <w:marBottom w:val="0"/>
      <w:divBdr>
        <w:top w:val="none" w:sz="0" w:space="0" w:color="auto"/>
        <w:left w:val="none" w:sz="0" w:space="0" w:color="auto"/>
        <w:bottom w:val="none" w:sz="0" w:space="0" w:color="auto"/>
        <w:right w:val="none" w:sz="0" w:space="0" w:color="auto"/>
      </w:divBdr>
    </w:div>
    <w:div w:id="2115203566">
      <w:bodyDiv w:val="1"/>
      <w:marLeft w:val="0"/>
      <w:marRight w:val="0"/>
      <w:marTop w:val="0"/>
      <w:marBottom w:val="0"/>
      <w:divBdr>
        <w:top w:val="none" w:sz="0" w:space="0" w:color="auto"/>
        <w:left w:val="none" w:sz="0" w:space="0" w:color="auto"/>
        <w:bottom w:val="none" w:sz="0" w:space="0" w:color="auto"/>
        <w:right w:val="none" w:sz="0" w:space="0" w:color="auto"/>
      </w:divBdr>
    </w:div>
    <w:div w:id="2115323712">
      <w:bodyDiv w:val="1"/>
      <w:marLeft w:val="0"/>
      <w:marRight w:val="0"/>
      <w:marTop w:val="0"/>
      <w:marBottom w:val="0"/>
      <w:divBdr>
        <w:top w:val="none" w:sz="0" w:space="0" w:color="auto"/>
        <w:left w:val="none" w:sz="0" w:space="0" w:color="auto"/>
        <w:bottom w:val="none" w:sz="0" w:space="0" w:color="auto"/>
        <w:right w:val="none" w:sz="0" w:space="0" w:color="auto"/>
      </w:divBdr>
    </w:div>
    <w:div w:id="2115324295">
      <w:bodyDiv w:val="1"/>
      <w:marLeft w:val="0"/>
      <w:marRight w:val="0"/>
      <w:marTop w:val="0"/>
      <w:marBottom w:val="0"/>
      <w:divBdr>
        <w:top w:val="none" w:sz="0" w:space="0" w:color="auto"/>
        <w:left w:val="none" w:sz="0" w:space="0" w:color="auto"/>
        <w:bottom w:val="none" w:sz="0" w:space="0" w:color="auto"/>
        <w:right w:val="none" w:sz="0" w:space="0" w:color="auto"/>
      </w:divBdr>
    </w:div>
    <w:div w:id="2115392945">
      <w:bodyDiv w:val="1"/>
      <w:marLeft w:val="0"/>
      <w:marRight w:val="0"/>
      <w:marTop w:val="0"/>
      <w:marBottom w:val="0"/>
      <w:divBdr>
        <w:top w:val="none" w:sz="0" w:space="0" w:color="auto"/>
        <w:left w:val="none" w:sz="0" w:space="0" w:color="auto"/>
        <w:bottom w:val="none" w:sz="0" w:space="0" w:color="auto"/>
        <w:right w:val="none" w:sz="0" w:space="0" w:color="auto"/>
      </w:divBdr>
    </w:div>
    <w:div w:id="2115784211">
      <w:bodyDiv w:val="1"/>
      <w:marLeft w:val="0"/>
      <w:marRight w:val="0"/>
      <w:marTop w:val="0"/>
      <w:marBottom w:val="0"/>
      <w:divBdr>
        <w:top w:val="none" w:sz="0" w:space="0" w:color="auto"/>
        <w:left w:val="none" w:sz="0" w:space="0" w:color="auto"/>
        <w:bottom w:val="none" w:sz="0" w:space="0" w:color="auto"/>
        <w:right w:val="none" w:sz="0" w:space="0" w:color="auto"/>
      </w:divBdr>
    </w:div>
    <w:div w:id="2115858505">
      <w:bodyDiv w:val="1"/>
      <w:marLeft w:val="0"/>
      <w:marRight w:val="0"/>
      <w:marTop w:val="0"/>
      <w:marBottom w:val="0"/>
      <w:divBdr>
        <w:top w:val="none" w:sz="0" w:space="0" w:color="auto"/>
        <w:left w:val="none" w:sz="0" w:space="0" w:color="auto"/>
        <w:bottom w:val="none" w:sz="0" w:space="0" w:color="auto"/>
        <w:right w:val="none" w:sz="0" w:space="0" w:color="auto"/>
      </w:divBdr>
    </w:div>
    <w:div w:id="2115858851">
      <w:bodyDiv w:val="1"/>
      <w:marLeft w:val="0"/>
      <w:marRight w:val="0"/>
      <w:marTop w:val="0"/>
      <w:marBottom w:val="0"/>
      <w:divBdr>
        <w:top w:val="none" w:sz="0" w:space="0" w:color="auto"/>
        <w:left w:val="none" w:sz="0" w:space="0" w:color="auto"/>
        <w:bottom w:val="none" w:sz="0" w:space="0" w:color="auto"/>
        <w:right w:val="none" w:sz="0" w:space="0" w:color="auto"/>
      </w:divBdr>
    </w:div>
    <w:div w:id="2115981928">
      <w:bodyDiv w:val="1"/>
      <w:marLeft w:val="0"/>
      <w:marRight w:val="0"/>
      <w:marTop w:val="0"/>
      <w:marBottom w:val="0"/>
      <w:divBdr>
        <w:top w:val="none" w:sz="0" w:space="0" w:color="auto"/>
        <w:left w:val="none" w:sz="0" w:space="0" w:color="auto"/>
        <w:bottom w:val="none" w:sz="0" w:space="0" w:color="auto"/>
        <w:right w:val="none" w:sz="0" w:space="0" w:color="auto"/>
      </w:divBdr>
    </w:div>
    <w:div w:id="2116173500">
      <w:bodyDiv w:val="1"/>
      <w:marLeft w:val="0"/>
      <w:marRight w:val="0"/>
      <w:marTop w:val="0"/>
      <w:marBottom w:val="0"/>
      <w:divBdr>
        <w:top w:val="none" w:sz="0" w:space="0" w:color="auto"/>
        <w:left w:val="none" w:sz="0" w:space="0" w:color="auto"/>
        <w:bottom w:val="none" w:sz="0" w:space="0" w:color="auto"/>
        <w:right w:val="none" w:sz="0" w:space="0" w:color="auto"/>
      </w:divBdr>
    </w:div>
    <w:div w:id="2116630560">
      <w:bodyDiv w:val="1"/>
      <w:marLeft w:val="0"/>
      <w:marRight w:val="0"/>
      <w:marTop w:val="0"/>
      <w:marBottom w:val="0"/>
      <w:divBdr>
        <w:top w:val="none" w:sz="0" w:space="0" w:color="auto"/>
        <w:left w:val="none" w:sz="0" w:space="0" w:color="auto"/>
        <w:bottom w:val="none" w:sz="0" w:space="0" w:color="auto"/>
        <w:right w:val="none" w:sz="0" w:space="0" w:color="auto"/>
      </w:divBdr>
    </w:div>
    <w:div w:id="2117019506">
      <w:bodyDiv w:val="1"/>
      <w:marLeft w:val="0"/>
      <w:marRight w:val="0"/>
      <w:marTop w:val="0"/>
      <w:marBottom w:val="0"/>
      <w:divBdr>
        <w:top w:val="none" w:sz="0" w:space="0" w:color="auto"/>
        <w:left w:val="none" w:sz="0" w:space="0" w:color="auto"/>
        <w:bottom w:val="none" w:sz="0" w:space="0" w:color="auto"/>
        <w:right w:val="none" w:sz="0" w:space="0" w:color="auto"/>
      </w:divBdr>
    </w:div>
    <w:div w:id="2117095256">
      <w:bodyDiv w:val="1"/>
      <w:marLeft w:val="0"/>
      <w:marRight w:val="0"/>
      <w:marTop w:val="0"/>
      <w:marBottom w:val="0"/>
      <w:divBdr>
        <w:top w:val="none" w:sz="0" w:space="0" w:color="auto"/>
        <w:left w:val="none" w:sz="0" w:space="0" w:color="auto"/>
        <w:bottom w:val="none" w:sz="0" w:space="0" w:color="auto"/>
        <w:right w:val="none" w:sz="0" w:space="0" w:color="auto"/>
      </w:divBdr>
    </w:div>
    <w:div w:id="2117095553">
      <w:bodyDiv w:val="1"/>
      <w:marLeft w:val="0"/>
      <w:marRight w:val="0"/>
      <w:marTop w:val="0"/>
      <w:marBottom w:val="0"/>
      <w:divBdr>
        <w:top w:val="none" w:sz="0" w:space="0" w:color="auto"/>
        <w:left w:val="none" w:sz="0" w:space="0" w:color="auto"/>
        <w:bottom w:val="none" w:sz="0" w:space="0" w:color="auto"/>
        <w:right w:val="none" w:sz="0" w:space="0" w:color="auto"/>
      </w:divBdr>
    </w:div>
    <w:div w:id="2117360108">
      <w:bodyDiv w:val="1"/>
      <w:marLeft w:val="0"/>
      <w:marRight w:val="0"/>
      <w:marTop w:val="0"/>
      <w:marBottom w:val="0"/>
      <w:divBdr>
        <w:top w:val="none" w:sz="0" w:space="0" w:color="auto"/>
        <w:left w:val="none" w:sz="0" w:space="0" w:color="auto"/>
        <w:bottom w:val="none" w:sz="0" w:space="0" w:color="auto"/>
        <w:right w:val="none" w:sz="0" w:space="0" w:color="auto"/>
      </w:divBdr>
    </w:div>
    <w:div w:id="2117405074">
      <w:bodyDiv w:val="1"/>
      <w:marLeft w:val="0"/>
      <w:marRight w:val="0"/>
      <w:marTop w:val="0"/>
      <w:marBottom w:val="0"/>
      <w:divBdr>
        <w:top w:val="none" w:sz="0" w:space="0" w:color="auto"/>
        <w:left w:val="none" w:sz="0" w:space="0" w:color="auto"/>
        <w:bottom w:val="none" w:sz="0" w:space="0" w:color="auto"/>
        <w:right w:val="none" w:sz="0" w:space="0" w:color="auto"/>
      </w:divBdr>
    </w:div>
    <w:div w:id="2117480347">
      <w:bodyDiv w:val="1"/>
      <w:marLeft w:val="0"/>
      <w:marRight w:val="0"/>
      <w:marTop w:val="0"/>
      <w:marBottom w:val="0"/>
      <w:divBdr>
        <w:top w:val="none" w:sz="0" w:space="0" w:color="auto"/>
        <w:left w:val="none" w:sz="0" w:space="0" w:color="auto"/>
        <w:bottom w:val="none" w:sz="0" w:space="0" w:color="auto"/>
        <w:right w:val="none" w:sz="0" w:space="0" w:color="auto"/>
      </w:divBdr>
    </w:div>
    <w:div w:id="2117670849">
      <w:bodyDiv w:val="1"/>
      <w:marLeft w:val="0"/>
      <w:marRight w:val="0"/>
      <w:marTop w:val="0"/>
      <w:marBottom w:val="0"/>
      <w:divBdr>
        <w:top w:val="none" w:sz="0" w:space="0" w:color="auto"/>
        <w:left w:val="none" w:sz="0" w:space="0" w:color="auto"/>
        <w:bottom w:val="none" w:sz="0" w:space="0" w:color="auto"/>
        <w:right w:val="none" w:sz="0" w:space="0" w:color="auto"/>
      </w:divBdr>
    </w:div>
    <w:div w:id="2117671291">
      <w:bodyDiv w:val="1"/>
      <w:marLeft w:val="0"/>
      <w:marRight w:val="0"/>
      <w:marTop w:val="0"/>
      <w:marBottom w:val="0"/>
      <w:divBdr>
        <w:top w:val="none" w:sz="0" w:space="0" w:color="auto"/>
        <w:left w:val="none" w:sz="0" w:space="0" w:color="auto"/>
        <w:bottom w:val="none" w:sz="0" w:space="0" w:color="auto"/>
        <w:right w:val="none" w:sz="0" w:space="0" w:color="auto"/>
      </w:divBdr>
    </w:div>
    <w:div w:id="2117673117">
      <w:bodyDiv w:val="1"/>
      <w:marLeft w:val="0"/>
      <w:marRight w:val="0"/>
      <w:marTop w:val="0"/>
      <w:marBottom w:val="0"/>
      <w:divBdr>
        <w:top w:val="none" w:sz="0" w:space="0" w:color="auto"/>
        <w:left w:val="none" w:sz="0" w:space="0" w:color="auto"/>
        <w:bottom w:val="none" w:sz="0" w:space="0" w:color="auto"/>
        <w:right w:val="none" w:sz="0" w:space="0" w:color="auto"/>
      </w:divBdr>
    </w:div>
    <w:div w:id="2117827152">
      <w:bodyDiv w:val="1"/>
      <w:marLeft w:val="0"/>
      <w:marRight w:val="0"/>
      <w:marTop w:val="0"/>
      <w:marBottom w:val="0"/>
      <w:divBdr>
        <w:top w:val="none" w:sz="0" w:space="0" w:color="auto"/>
        <w:left w:val="none" w:sz="0" w:space="0" w:color="auto"/>
        <w:bottom w:val="none" w:sz="0" w:space="0" w:color="auto"/>
        <w:right w:val="none" w:sz="0" w:space="0" w:color="auto"/>
      </w:divBdr>
    </w:div>
    <w:div w:id="2117866356">
      <w:bodyDiv w:val="1"/>
      <w:marLeft w:val="0"/>
      <w:marRight w:val="0"/>
      <w:marTop w:val="0"/>
      <w:marBottom w:val="0"/>
      <w:divBdr>
        <w:top w:val="none" w:sz="0" w:space="0" w:color="auto"/>
        <w:left w:val="none" w:sz="0" w:space="0" w:color="auto"/>
        <w:bottom w:val="none" w:sz="0" w:space="0" w:color="auto"/>
        <w:right w:val="none" w:sz="0" w:space="0" w:color="auto"/>
      </w:divBdr>
    </w:div>
    <w:div w:id="2118139153">
      <w:bodyDiv w:val="1"/>
      <w:marLeft w:val="0"/>
      <w:marRight w:val="0"/>
      <w:marTop w:val="0"/>
      <w:marBottom w:val="0"/>
      <w:divBdr>
        <w:top w:val="none" w:sz="0" w:space="0" w:color="auto"/>
        <w:left w:val="none" w:sz="0" w:space="0" w:color="auto"/>
        <w:bottom w:val="none" w:sz="0" w:space="0" w:color="auto"/>
        <w:right w:val="none" w:sz="0" w:space="0" w:color="auto"/>
      </w:divBdr>
    </w:div>
    <w:div w:id="2118407234">
      <w:bodyDiv w:val="1"/>
      <w:marLeft w:val="0"/>
      <w:marRight w:val="0"/>
      <w:marTop w:val="0"/>
      <w:marBottom w:val="0"/>
      <w:divBdr>
        <w:top w:val="none" w:sz="0" w:space="0" w:color="auto"/>
        <w:left w:val="none" w:sz="0" w:space="0" w:color="auto"/>
        <w:bottom w:val="none" w:sz="0" w:space="0" w:color="auto"/>
        <w:right w:val="none" w:sz="0" w:space="0" w:color="auto"/>
      </w:divBdr>
    </w:div>
    <w:div w:id="2118408070">
      <w:bodyDiv w:val="1"/>
      <w:marLeft w:val="0"/>
      <w:marRight w:val="0"/>
      <w:marTop w:val="0"/>
      <w:marBottom w:val="0"/>
      <w:divBdr>
        <w:top w:val="none" w:sz="0" w:space="0" w:color="auto"/>
        <w:left w:val="none" w:sz="0" w:space="0" w:color="auto"/>
        <w:bottom w:val="none" w:sz="0" w:space="0" w:color="auto"/>
        <w:right w:val="none" w:sz="0" w:space="0" w:color="auto"/>
      </w:divBdr>
    </w:div>
    <w:div w:id="2118479434">
      <w:bodyDiv w:val="1"/>
      <w:marLeft w:val="0"/>
      <w:marRight w:val="0"/>
      <w:marTop w:val="0"/>
      <w:marBottom w:val="0"/>
      <w:divBdr>
        <w:top w:val="none" w:sz="0" w:space="0" w:color="auto"/>
        <w:left w:val="none" w:sz="0" w:space="0" w:color="auto"/>
        <w:bottom w:val="none" w:sz="0" w:space="0" w:color="auto"/>
        <w:right w:val="none" w:sz="0" w:space="0" w:color="auto"/>
      </w:divBdr>
    </w:div>
    <w:div w:id="2118520512">
      <w:bodyDiv w:val="1"/>
      <w:marLeft w:val="0"/>
      <w:marRight w:val="0"/>
      <w:marTop w:val="0"/>
      <w:marBottom w:val="0"/>
      <w:divBdr>
        <w:top w:val="none" w:sz="0" w:space="0" w:color="auto"/>
        <w:left w:val="none" w:sz="0" w:space="0" w:color="auto"/>
        <w:bottom w:val="none" w:sz="0" w:space="0" w:color="auto"/>
        <w:right w:val="none" w:sz="0" w:space="0" w:color="auto"/>
      </w:divBdr>
    </w:div>
    <w:div w:id="2119175126">
      <w:bodyDiv w:val="1"/>
      <w:marLeft w:val="0"/>
      <w:marRight w:val="0"/>
      <w:marTop w:val="0"/>
      <w:marBottom w:val="0"/>
      <w:divBdr>
        <w:top w:val="none" w:sz="0" w:space="0" w:color="auto"/>
        <w:left w:val="none" w:sz="0" w:space="0" w:color="auto"/>
        <w:bottom w:val="none" w:sz="0" w:space="0" w:color="auto"/>
        <w:right w:val="none" w:sz="0" w:space="0" w:color="auto"/>
      </w:divBdr>
    </w:div>
    <w:div w:id="2119251230">
      <w:bodyDiv w:val="1"/>
      <w:marLeft w:val="0"/>
      <w:marRight w:val="0"/>
      <w:marTop w:val="0"/>
      <w:marBottom w:val="0"/>
      <w:divBdr>
        <w:top w:val="none" w:sz="0" w:space="0" w:color="auto"/>
        <w:left w:val="none" w:sz="0" w:space="0" w:color="auto"/>
        <w:bottom w:val="none" w:sz="0" w:space="0" w:color="auto"/>
        <w:right w:val="none" w:sz="0" w:space="0" w:color="auto"/>
      </w:divBdr>
    </w:div>
    <w:div w:id="2119442232">
      <w:bodyDiv w:val="1"/>
      <w:marLeft w:val="0"/>
      <w:marRight w:val="0"/>
      <w:marTop w:val="0"/>
      <w:marBottom w:val="0"/>
      <w:divBdr>
        <w:top w:val="none" w:sz="0" w:space="0" w:color="auto"/>
        <w:left w:val="none" w:sz="0" w:space="0" w:color="auto"/>
        <w:bottom w:val="none" w:sz="0" w:space="0" w:color="auto"/>
        <w:right w:val="none" w:sz="0" w:space="0" w:color="auto"/>
      </w:divBdr>
    </w:div>
    <w:div w:id="2119913237">
      <w:bodyDiv w:val="1"/>
      <w:marLeft w:val="0"/>
      <w:marRight w:val="0"/>
      <w:marTop w:val="0"/>
      <w:marBottom w:val="0"/>
      <w:divBdr>
        <w:top w:val="none" w:sz="0" w:space="0" w:color="auto"/>
        <w:left w:val="none" w:sz="0" w:space="0" w:color="auto"/>
        <w:bottom w:val="none" w:sz="0" w:space="0" w:color="auto"/>
        <w:right w:val="none" w:sz="0" w:space="0" w:color="auto"/>
      </w:divBdr>
    </w:div>
    <w:div w:id="2120027538">
      <w:bodyDiv w:val="1"/>
      <w:marLeft w:val="0"/>
      <w:marRight w:val="0"/>
      <w:marTop w:val="0"/>
      <w:marBottom w:val="0"/>
      <w:divBdr>
        <w:top w:val="none" w:sz="0" w:space="0" w:color="auto"/>
        <w:left w:val="none" w:sz="0" w:space="0" w:color="auto"/>
        <w:bottom w:val="none" w:sz="0" w:space="0" w:color="auto"/>
        <w:right w:val="none" w:sz="0" w:space="0" w:color="auto"/>
      </w:divBdr>
    </w:div>
    <w:div w:id="2120098521">
      <w:bodyDiv w:val="1"/>
      <w:marLeft w:val="0"/>
      <w:marRight w:val="0"/>
      <w:marTop w:val="0"/>
      <w:marBottom w:val="0"/>
      <w:divBdr>
        <w:top w:val="none" w:sz="0" w:space="0" w:color="auto"/>
        <w:left w:val="none" w:sz="0" w:space="0" w:color="auto"/>
        <w:bottom w:val="none" w:sz="0" w:space="0" w:color="auto"/>
        <w:right w:val="none" w:sz="0" w:space="0" w:color="auto"/>
      </w:divBdr>
    </w:div>
    <w:div w:id="2120446396">
      <w:bodyDiv w:val="1"/>
      <w:marLeft w:val="0"/>
      <w:marRight w:val="0"/>
      <w:marTop w:val="0"/>
      <w:marBottom w:val="0"/>
      <w:divBdr>
        <w:top w:val="none" w:sz="0" w:space="0" w:color="auto"/>
        <w:left w:val="none" w:sz="0" w:space="0" w:color="auto"/>
        <w:bottom w:val="none" w:sz="0" w:space="0" w:color="auto"/>
        <w:right w:val="none" w:sz="0" w:space="0" w:color="auto"/>
      </w:divBdr>
    </w:div>
    <w:div w:id="2120488127">
      <w:bodyDiv w:val="1"/>
      <w:marLeft w:val="0"/>
      <w:marRight w:val="0"/>
      <w:marTop w:val="0"/>
      <w:marBottom w:val="0"/>
      <w:divBdr>
        <w:top w:val="none" w:sz="0" w:space="0" w:color="auto"/>
        <w:left w:val="none" w:sz="0" w:space="0" w:color="auto"/>
        <w:bottom w:val="none" w:sz="0" w:space="0" w:color="auto"/>
        <w:right w:val="none" w:sz="0" w:space="0" w:color="auto"/>
      </w:divBdr>
    </w:div>
    <w:div w:id="2121291425">
      <w:bodyDiv w:val="1"/>
      <w:marLeft w:val="0"/>
      <w:marRight w:val="0"/>
      <w:marTop w:val="0"/>
      <w:marBottom w:val="0"/>
      <w:divBdr>
        <w:top w:val="none" w:sz="0" w:space="0" w:color="auto"/>
        <w:left w:val="none" w:sz="0" w:space="0" w:color="auto"/>
        <w:bottom w:val="none" w:sz="0" w:space="0" w:color="auto"/>
        <w:right w:val="none" w:sz="0" w:space="0" w:color="auto"/>
      </w:divBdr>
    </w:div>
    <w:div w:id="2121296707">
      <w:bodyDiv w:val="1"/>
      <w:marLeft w:val="0"/>
      <w:marRight w:val="0"/>
      <w:marTop w:val="0"/>
      <w:marBottom w:val="0"/>
      <w:divBdr>
        <w:top w:val="none" w:sz="0" w:space="0" w:color="auto"/>
        <w:left w:val="none" w:sz="0" w:space="0" w:color="auto"/>
        <w:bottom w:val="none" w:sz="0" w:space="0" w:color="auto"/>
        <w:right w:val="none" w:sz="0" w:space="0" w:color="auto"/>
      </w:divBdr>
    </w:div>
    <w:div w:id="2121606330">
      <w:bodyDiv w:val="1"/>
      <w:marLeft w:val="0"/>
      <w:marRight w:val="0"/>
      <w:marTop w:val="0"/>
      <w:marBottom w:val="0"/>
      <w:divBdr>
        <w:top w:val="none" w:sz="0" w:space="0" w:color="auto"/>
        <w:left w:val="none" w:sz="0" w:space="0" w:color="auto"/>
        <w:bottom w:val="none" w:sz="0" w:space="0" w:color="auto"/>
        <w:right w:val="none" w:sz="0" w:space="0" w:color="auto"/>
      </w:divBdr>
    </w:div>
    <w:div w:id="2121759038">
      <w:bodyDiv w:val="1"/>
      <w:marLeft w:val="0"/>
      <w:marRight w:val="0"/>
      <w:marTop w:val="0"/>
      <w:marBottom w:val="0"/>
      <w:divBdr>
        <w:top w:val="none" w:sz="0" w:space="0" w:color="auto"/>
        <w:left w:val="none" w:sz="0" w:space="0" w:color="auto"/>
        <w:bottom w:val="none" w:sz="0" w:space="0" w:color="auto"/>
        <w:right w:val="none" w:sz="0" w:space="0" w:color="auto"/>
      </w:divBdr>
    </w:div>
    <w:div w:id="2122066042">
      <w:bodyDiv w:val="1"/>
      <w:marLeft w:val="0"/>
      <w:marRight w:val="0"/>
      <w:marTop w:val="0"/>
      <w:marBottom w:val="0"/>
      <w:divBdr>
        <w:top w:val="none" w:sz="0" w:space="0" w:color="auto"/>
        <w:left w:val="none" w:sz="0" w:space="0" w:color="auto"/>
        <w:bottom w:val="none" w:sz="0" w:space="0" w:color="auto"/>
        <w:right w:val="none" w:sz="0" w:space="0" w:color="auto"/>
      </w:divBdr>
    </w:div>
    <w:div w:id="2122334432">
      <w:bodyDiv w:val="1"/>
      <w:marLeft w:val="0"/>
      <w:marRight w:val="0"/>
      <w:marTop w:val="0"/>
      <w:marBottom w:val="0"/>
      <w:divBdr>
        <w:top w:val="none" w:sz="0" w:space="0" w:color="auto"/>
        <w:left w:val="none" w:sz="0" w:space="0" w:color="auto"/>
        <w:bottom w:val="none" w:sz="0" w:space="0" w:color="auto"/>
        <w:right w:val="none" w:sz="0" w:space="0" w:color="auto"/>
      </w:divBdr>
    </w:div>
    <w:div w:id="2122603794">
      <w:bodyDiv w:val="1"/>
      <w:marLeft w:val="0"/>
      <w:marRight w:val="0"/>
      <w:marTop w:val="0"/>
      <w:marBottom w:val="0"/>
      <w:divBdr>
        <w:top w:val="none" w:sz="0" w:space="0" w:color="auto"/>
        <w:left w:val="none" w:sz="0" w:space="0" w:color="auto"/>
        <w:bottom w:val="none" w:sz="0" w:space="0" w:color="auto"/>
        <w:right w:val="none" w:sz="0" w:space="0" w:color="auto"/>
      </w:divBdr>
    </w:div>
    <w:div w:id="2122677620">
      <w:bodyDiv w:val="1"/>
      <w:marLeft w:val="0"/>
      <w:marRight w:val="0"/>
      <w:marTop w:val="0"/>
      <w:marBottom w:val="0"/>
      <w:divBdr>
        <w:top w:val="none" w:sz="0" w:space="0" w:color="auto"/>
        <w:left w:val="none" w:sz="0" w:space="0" w:color="auto"/>
        <w:bottom w:val="none" w:sz="0" w:space="0" w:color="auto"/>
        <w:right w:val="none" w:sz="0" w:space="0" w:color="auto"/>
      </w:divBdr>
    </w:div>
    <w:div w:id="2122722262">
      <w:bodyDiv w:val="1"/>
      <w:marLeft w:val="0"/>
      <w:marRight w:val="0"/>
      <w:marTop w:val="0"/>
      <w:marBottom w:val="0"/>
      <w:divBdr>
        <w:top w:val="none" w:sz="0" w:space="0" w:color="auto"/>
        <w:left w:val="none" w:sz="0" w:space="0" w:color="auto"/>
        <w:bottom w:val="none" w:sz="0" w:space="0" w:color="auto"/>
        <w:right w:val="none" w:sz="0" w:space="0" w:color="auto"/>
      </w:divBdr>
    </w:div>
    <w:div w:id="2122724930">
      <w:bodyDiv w:val="1"/>
      <w:marLeft w:val="0"/>
      <w:marRight w:val="0"/>
      <w:marTop w:val="0"/>
      <w:marBottom w:val="0"/>
      <w:divBdr>
        <w:top w:val="none" w:sz="0" w:space="0" w:color="auto"/>
        <w:left w:val="none" w:sz="0" w:space="0" w:color="auto"/>
        <w:bottom w:val="none" w:sz="0" w:space="0" w:color="auto"/>
        <w:right w:val="none" w:sz="0" w:space="0" w:color="auto"/>
      </w:divBdr>
    </w:div>
    <w:div w:id="2122842903">
      <w:bodyDiv w:val="1"/>
      <w:marLeft w:val="0"/>
      <w:marRight w:val="0"/>
      <w:marTop w:val="0"/>
      <w:marBottom w:val="0"/>
      <w:divBdr>
        <w:top w:val="none" w:sz="0" w:space="0" w:color="auto"/>
        <w:left w:val="none" w:sz="0" w:space="0" w:color="auto"/>
        <w:bottom w:val="none" w:sz="0" w:space="0" w:color="auto"/>
        <w:right w:val="none" w:sz="0" w:space="0" w:color="auto"/>
      </w:divBdr>
    </w:div>
    <w:div w:id="2122992783">
      <w:bodyDiv w:val="1"/>
      <w:marLeft w:val="0"/>
      <w:marRight w:val="0"/>
      <w:marTop w:val="0"/>
      <w:marBottom w:val="0"/>
      <w:divBdr>
        <w:top w:val="none" w:sz="0" w:space="0" w:color="auto"/>
        <w:left w:val="none" w:sz="0" w:space="0" w:color="auto"/>
        <w:bottom w:val="none" w:sz="0" w:space="0" w:color="auto"/>
        <w:right w:val="none" w:sz="0" w:space="0" w:color="auto"/>
      </w:divBdr>
    </w:div>
    <w:div w:id="2123105508">
      <w:bodyDiv w:val="1"/>
      <w:marLeft w:val="0"/>
      <w:marRight w:val="0"/>
      <w:marTop w:val="0"/>
      <w:marBottom w:val="0"/>
      <w:divBdr>
        <w:top w:val="none" w:sz="0" w:space="0" w:color="auto"/>
        <w:left w:val="none" w:sz="0" w:space="0" w:color="auto"/>
        <w:bottom w:val="none" w:sz="0" w:space="0" w:color="auto"/>
        <w:right w:val="none" w:sz="0" w:space="0" w:color="auto"/>
      </w:divBdr>
    </w:div>
    <w:div w:id="2123450640">
      <w:bodyDiv w:val="1"/>
      <w:marLeft w:val="0"/>
      <w:marRight w:val="0"/>
      <w:marTop w:val="0"/>
      <w:marBottom w:val="0"/>
      <w:divBdr>
        <w:top w:val="none" w:sz="0" w:space="0" w:color="auto"/>
        <w:left w:val="none" w:sz="0" w:space="0" w:color="auto"/>
        <w:bottom w:val="none" w:sz="0" w:space="0" w:color="auto"/>
        <w:right w:val="none" w:sz="0" w:space="0" w:color="auto"/>
      </w:divBdr>
    </w:div>
    <w:div w:id="2123525701">
      <w:bodyDiv w:val="1"/>
      <w:marLeft w:val="0"/>
      <w:marRight w:val="0"/>
      <w:marTop w:val="0"/>
      <w:marBottom w:val="0"/>
      <w:divBdr>
        <w:top w:val="none" w:sz="0" w:space="0" w:color="auto"/>
        <w:left w:val="none" w:sz="0" w:space="0" w:color="auto"/>
        <w:bottom w:val="none" w:sz="0" w:space="0" w:color="auto"/>
        <w:right w:val="none" w:sz="0" w:space="0" w:color="auto"/>
      </w:divBdr>
    </w:div>
    <w:div w:id="2123528819">
      <w:bodyDiv w:val="1"/>
      <w:marLeft w:val="0"/>
      <w:marRight w:val="0"/>
      <w:marTop w:val="0"/>
      <w:marBottom w:val="0"/>
      <w:divBdr>
        <w:top w:val="none" w:sz="0" w:space="0" w:color="auto"/>
        <w:left w:val="none" w:sz="0" w:space="0" w:color="auto"/>
        <w:bottom w:val="none" w:sz="0" w:space="0" w:color="auto"/>
        <w:right w:val="none" w:sz="0" w:space="0" w:color="auto"/>
      </w:divBdr>
    </w:div>
    <w:div w:id="2123960898">
      <w:bodyDiv w:val="1"/>
      <w:marLeft w:val="0"/>
      <w:marRight w:val="0"/>
      <w:marTop w:val="0"/>
      <w:marBottom w:val="0"/>
      <w:divBdr>
        <w:top w:val="none" w:sz="0" w:space="0" w:color="auto"/>
        <w:left w:val="none" w:sz="0" w:space="0" w:color="auto"/>
        <w:bottom w:val="none" w:sz="0" w:space="0" w:color="auto"/>
        <w:right w:val="none" w:sz="0" w:space="0" w:color="auto"/>
      </w:divBdr>
    </w:div>
    <w:div w:id="2124034798">
      <w:bodyDiv w:val="1"/>
      <w:marLeft w:val="0"/>
      <w:marRight w:val="0"/>
      <w:marTop w:val="0"/>
      <w:marBottom w:val="0"/>
      <w:divBdr>
        <w:top w:val="none" w:sz="0" w:space="0" w:color="auto"/>
        <w:left w:val="none" w:sz="0" w:space="0" w:color="auto"/>
        <w:bottom w:val="none" w:sz="0" w:space="0" w:color="auto"/>
        <w:right w:val="none" w:sz="0" w:space="0" w:color="auto"/>
      </w:divBdr>
    </w:div>
    <w:div w:id="2124224286">
      <w:bodyDiv w:val="1"/>
      <w:marLeft w:val="0"/>
      <w:marRight w:val="0"/>
      <w:marTop w:val="0"/>
      <w:marBottom w:val="0"/>
      <w:divBdr>
        <w:top w:val="none" w:sz="0" w:space="0" w:color="auto"/>
        <w:left w:val="none" w:sz="0" w:space="0" w:color="auto"/>
        <w:bottom w:val="none" w:sz="0" w:space="0" w:color="auto"/>
        <w:right w:val="none" w:sz="0" w:space="0" w:color="auto"/>
      </w:divBdr>
    </w:div>
    <w:div w:id="2124229725">
      <w:bodyDiv w:val="1"/>
      <w:marLeft w:val="0"/>
      <w:marRight w:val="0"/>
      <w:marTop w:val="0"/>
      <w:marBottom w:val="0"/>
      <w:divBdr>
        <w:top w:val="none" w:sz="0" w:space="0" w:color="auto"/>
        <w:left w:val="none" w:sz="0" w:space="0" w:color="auto"/>
        <w:bottom w:val="none" w:sz="0" w:space="0" w:color="auto"/>
        <w:right w:val="none" w:sz="0" w:space="0" w:color="auto"/>
      </w:divBdr>
    </w:div>
    <w:div w:id="2124299948">
      <w:bodyDiv w:val="1"/>
      <w:marLeft w:val="0"/>
      <w:marRight w:val="0"/>
      <w:marTop w:val="0"/>
      <w:marBottom w:val="0"/>
      <w:divBdr>
        <w:top w:val="none" w:sz="0" w:space="0" w:color="auto"/>
        <w:left w:val="none" w:sz="0" w:space="0" w:color="auto"/>
        <w:bottom w:val="none" w:sz="0" w:space="0" w:color="auto"/>
        <w:right w:val="none" w:sz="0" w:space="0" w:color="auto"/>
      </w:divBdr>
    </w:div>
    <w:div w:id="2124415811">
      <w:bodyDiv w:val="1"/>
      <w:marLeft w:val="0"/>
      <w:marRight w:val="0"/>
      <w:marTop w:val="0"/>
      <w:marBottom w:val="0"/>
      <w:divBdr>
        <w:top w:val="none" w:sz="0" w:space="0" w:color="auto"/>
        <w:left w:val="none" w:sz="0" w:space="0" w:color="auto"/>
        <w:bottom w:val="none" w:sz="0" w:space="0" w:color="auto"/>
        <w:right w:val="none" w:sz="0" w:space="0" w:color="auto"/>
      </w:divBdr>
    </w:div>
    <w:div w:id="2124420974">
      <w:bodyDiv w:val="1"/>
      <w:marLeft w:val="0"/>
      <w:marRight w:val="0"/>
      <w:marTop w:val="0"/>
      <w:marBottom w:val="0"/>
      <w:divBdr>
        <w:top w:val="none" w:sz="0" w:space="0" w:color="auto"/>
        <w:left w:val="none" w:sz="0" w:space="0" w:color="auto"/>
        <w:bottom w:val="none" w:sz="0" w:space="0" w:color="auto"/>
        <w:right w:val="none" w:sz="0" w:space="0" w:color="auto"/>
      </w:divBdr>
    </w:div>
    <w:div w:id="2124961799">
      <w:bodyDiv w:val="1"/>
      <w:marLeft w:val="0"/>
      <w:marRight w:val="0"/>
      <w:marTop w:val="0"/>
      <w:marBottom w:val="0"/>
      <w:divBdr>
        <w:top w:val="none" w:sz="0" w:space="0" w:color="auto"/>
        <w:left w:val="none" w:sz="0" w:space="0" w:color="auto"/>
        <w:bottom w:val="none" w:sz="0" w:space="0" w:color="auto"/>
        <w:right w:val="none" w:sz="0" w:space="0" w:color="auto"/>
      </w:divBdr>
    </w:div>
    <w:div w:id="2125490146">
      <w:bodyDiv w:val="1"/>
      <w:marLeft w:val="0"/>
      <w:marRight w:val="0"/>
      <w:marTop w:val="0"/>
      <w:marBottom w:val="0"/>
      <w:divBdr>
        <w:top w:val="none" w:sz="0" w:space="0" w:color="auto"/>
        <w:left w:val="none" w:sz="0" w:space="0" w:color="auto"/>
        <w:bottom w:val="none" w:sz="0" w:space="0" w:color="auto"/>
        <w:right w:val="none" w:sz="0" w:space="0" w:color="auto"/>
      </w:divBdr>
    </w:div>
    <w:div w:id="2125615805">
      <w:bodyDiv w:val="1"/>
      <w:marLeft w:val="0"/>
      <w:marRight w:val="0"/>
      <w:marTop w:val="0"/>
      <w:marBottom w:val="0"/>
      <w:divBdr>
        <w:top w:val="none" w:sz="0" w:space="0" w:color="auto"/>
        <w:left w:val="none" w:sz="0" w:space="0" w:color="auto"/>
        <w:bottom w:val="none" w:sz="0" w:space="0" w:color="auto"/>
        <w:right w:val="none" w:sz="0" w:space="0" w:color="auto"/>
      </w:divBdr>
    </w:div>
    <w:div w:id="2125616780">
      <w:bodyDiv w:val="1"/>
      <w:marLeft w:val="0"/>
      <w:marRight w:val="0"/>
      <w:marTop w:val="0"/>
      <w:marBottom w:val="0"/>
      <w:divBdr>
        <w:top w:val="none" w:sz="0" w:space="0" w:color="auto"/>
        <w:left w:val="none" w:sz="0" w:space="0" w:color="auto"/>
        <w:bottom w:val="none" w:sz="0" w:space="0" w:color="auto"/>
        <w:right w:val="none" w:sz="0" w:space="0" w:color="auto"/>
      </w:divBdr>
    </w:div>
    <w:div w:id="2125734198">
      <w:bodyDiv w:val="1"/>
      <w:marLeft w:val="0"/>
      <w:marRight w:val="0"/>
      <w:marTop w:val="0"/>
      <w:marBottom w:val="0"/>
      <w:divBdr>
        <w:top w:val="none" w:sz="0" w:space="0" w:color="auto"/>
        <w:left w:val="none" w:sz="0" w:space="0" w:color="auto"/>
        <w:bottom w:val="none" w:sz="0" w:space="0" w:color="auto"/>
        <w:right w:val="none" w:sz="0" w:space="0" w:color="auto"/>
      </w:divBdr>
    </w:div>
    <w:div w:id="2126149143">
      <w:bodyDiv w:val="1"/>
      <w:marLeft w:val="0"/>
      <w:marRight w:val="0"/>
      <w:marTop w:val="0"/>
      <w:marBottom w:val="0"/>
      <w:divBdr>
        <w:top w:val="none" w:sz="0" w:space="0" w:color="auto"/>
        <w:left w:val="none" w:sz="0" w:space="0" w:color="auto"/>
        <w:bottom w:val="none" w:sz="0" w:space="0" w:color="auto"/>
        <w:right w:val="none" w:sz="0" w:space="0" w:color="auto"/>
      </w:divBdr>
    </w:div>
    <w:div w:id="2126540264">
      <w:bodyDiv w:val="1"/>
      <w:marLeft w:val="0"/>
      <w:marRight w:val="0"/>
      <w:marTop w:val="0"/>
      <w:marBottom w:val="0"/>
      <w:divBdr>
        <w:top w:val="none" w:sz="0" w:space="0" w:color="auto"/>
        <w:left w:val="none" w:sz="0" w:space="0" w:color="auto"/>
        <w:bottom w:val="none" w:sz="0" w:space="0" w:color="auto"/>
        <w:right w:val="none" w:sz="0" w:space="0" w:color="auto"/>
      </w:divBdr>
    </w:div>
    <w:div w:id="2126579666">
      <w:bodyDiv w:val="1"/>
      <w:marLeft w:val="0"/>
      <w:marRight w:val="0"/>
      <w:marTop w:val="0"/>
      <w:marBottom w:val="0"/>
      <w:divBdr>
        <w:top w:val="none" w:sz="0" w:space="0" w:color="auto"/>
        <w:left w:val="none" w:sz="0" w:space="0" w:color="auto"/>
        <w:bottom w:val="none" w:sz="0" w:space="0" w:color="auto"/>
        <w:right w:val="none" w:sz="0" w:space="0" w:color="auto"/>
      </w:divBdr>
    </w:div>
    <w:div w:id="2126609045">
      <w:bodyDiv w:val="1"/>
      <w:marLeft w:val="0"/>
      <w:marRight w:val="0"/>
      <w:marTop w:val="0"/>
      <w:marBottom w:val="0"/>
      <w:divBdr>
        <w:top w:val="none" w:sz="0" w:space="0" w:color="auto"/>
        <w:left w:val="none" w:sz="0" w:space="0" w:color="auto"/>
        <w:bottom w:val="none" w:sz="0" w:space="0" w:color="auto"/>
        <w:right w:val="none" w:sz="0" w:space="0" w:color="auto"/>
      </w:divBdr>
    </w:div>
    <w:div w:id="2126652933">
      <w:bodyDiv w:val="1"/>
      <w:marLeft w:val="0"/>
      <w:marRight w:val="0"/>
      <w:marTop w:val="0"/>
      <w:marBottom w:val="0"/>
      <w:divBdr>
        <w:top w:val="none" w:sz="0" w:space="0" w:color="auto"/>
        <w:left w:val="none" w:sz="0" w:space="0" w:color="auto"/>
        <w:bottom w:val="none" w:sz="0" w:space="0" w:color="auto"/>
        <w:right w:val="none" w:sz="0" w:space="0" w:color="auto"/>
      </w:divBdr>
    </w:div>
    <w:div w:id="2126923775">
      <w:bodyDiv w:val="1"/>
      <w:marLeft w:val="0"/>
      <w:marRight w:val="0"/>
      <w:marTop w:val="0"/>
      <w:marBottom w:val="0"/>
      <w:divBdr>
        <w:top w:val="none" w:sz="0" w:space="0" w:color="auto"/>
        <w:left w:val="none" w:sz="0" w:space="0" w:color="auto"/>
        <w:bottom w:val="none" w:sz="0" w:space="0" w:color="auto"/>
        <w:right w:val="none" w:sz="0" w:space="0" w:color="auto"/>
      </w:divBdr>
    </w:div>
    <w:div w:id="2127045982">
      <w:bodyDiv w:val="1"/>
      <w:marLeft w:val="0"/>
      <w:marRight w:val="0"/>
      <w:marTop w:val="0"/>
      <w:marBottom w:val="0"/>
      <w:divBdr>
        <w:top w:val="none" w:sz="0" w:space="0" w:color="auto"/>
        <w:left w:val="none" w:sz="0" w:space="0" w:color="auto"/>
        <w:bottom w:val="none" w:sz="0" w:space="0" w:color="auto"/>
        <w:right w:val="none" w:sz="0" w:space="0" w:color="auto"/>
      </w:divBdr>
    </w:div>
    <w:div w:id="2127117144">
      <w:bodyDiv w:val="1"/>
      <w:marLeft w:val="0"/>
      <w:marRight w:val="0"/>
      <w:marTop w:val="0"/>
      <w:marBottom w:val="0"/>
      <w:divBdr>
        <w:top w:val="none" w:sz="0" w:space="0" w:color="auto"/>
        <w:left w:val="none" w:sz="0" w:space="0" w:color="auto"/>
        <w:bottom w:val="none" w:sz="0" w:space="0" w:color="auto"/>
        <w:right w:val="none" w:sz="0" w:space="0" w:color="auto"/>
      </w:divBdr>
    </w:div>
    <w:div w:id="2127119023">
      <w:bodyDiv w:val="1"/>
      <w:marLeft w:val="0"/>
      <w:marRight w:val="0"/>
      <w:marTop w:val="0"/>
      <w:marBottom w:val="0"/>
      <w:divBdr>
        <w:top w:val="none" w:sz="0" w:space="0" w:color="auto"/>
        <w:left w:val="none" w:sz="0" w:space="0" w:color="auto"/>
        <w:bottom w:val="none" w:sz="0" w:space="0" w:color="auto"/>
        <w:right w:val="none" w:sz="0" w:space="0" w:color="auto"/>
      </w:divBdr>
    </w:div>
    <w:div w:id="2127264645">
      <w:bodyDiv w:val="1"/>
      <w:marLeft w:val="0"/>
      <w:marRight w:val="0"/>
      <w:marTop w:val="0"/>
      <w:marBottom w:val="0"/>
      <w:divBdr>
        <w:top w:val="none" w:sz="0" w:space="0" w:color="auto"/>
        <w:left w:val="none" w:sz="0" w:space="0" w:color="auto"/>
        <w:bottom w:val="none" w:sz="0" w:space="0" w:color="auto"/>
        <w:right w:val="none" w:sz="0" w:space="0" w:color="auto"/>
      </w:divBdr>
    </w:div>
    <w:div w:id="2127458321">
      <w:bodyDiv w:val="1"/>
      <w:marLeft w:val="0"/>
      <w:marRight w:val="0"/>
      <w:marTop w:val="0"/>
      <w:marBottom w:val="0"/>
      <w:divBdr>
        <w:top w:val="none" w:sz="0" w:space="0" w:color="auto"/>
        <w:left w:val="none" w:sz="0" w:space="0" w:color="auto"/>
        <w:bottom w:val="none" w:sz="0" w:space="0" w:color="auto"/>
        <w:right w:val="none" w:sz="0" w:space="0" w:color="auto"/>
      </w:divBdr>
    </w:div>
    <w:div w:id="2127578206">
      <w:bodyDiv w:val="1"/>
      <w:marLeft w:val="0"/>
      <w:marRight w:val="0"/>
      <w:marTop w:val="0"/>
      <w:marBottom w:val="0"/>
      <w:divBdr>
        <w:top w:val="none" w:sz="0" w:space="0" w:color="auto"/>
        <w:left w:val="none" w:sz="0" w:space="0" w:color="auto"/>
        <w:bottom w:val="none" w:sz="0" w:space="0" w:color="auto"/>
        <w:right w:val="none" w:sz="0" w:space="0" w:color="auto"/>
      </w:divBdr>
    </w:div>
    <w:div w:id="2127775619">
      <w:bodyDiv w:val="1"/>
      <w:marLeft w:val="0"/>
      <w:marRight w:val="0"/>
      <w:marTop w:val="0"/>
      <w:marBottom w:val="0"/>
      <w:divBdr>
        <w:top w:val="none" w:sz="0" w:space="0" w:color="auto"/>
        <w:left w:val="none" w:sz="0" w:space="0" w:color="auto"/>
        <w:bottom w:val="none" w:sz="0" w:space="0" w:color="auto"/>
        <w:right w:val="none" w:sz="0" w:space="0" w:color="auto"/>
      </w:divBdr>
    </w:div>
    <w:div w:id="2127968501">
      <w:bodyDiv w:val="1"/>
      <w:marLeft w:val="0"/>
      <w:marRight w:val="0"/>
      <w:marTop w:val="0"/>
      <w:marBottom w:val="0"/>
      <w:divBdr>
        <w:top w:val="none" w:sz="0" w:space="0" w:color="auto"/>
        <w:left w:val="none" w:sz="0" w:space="0" w:color="auto"/>
        <w:bottom w:val="none" w:sz="0" w:space="0" w:color="auto"/>
        <w:right w:val="none" w:sz="0" w:space="0" w:color="auto"/>
      </w:divBdr>
    </w:div>
    <w:div w:id="2128159921">
      <w:bodyDiv w:val="1"/>
      <w:marLeft w:val="0"/>
      <w:marRight w:val="0"/>
      <w:marTop w:val="0"/>
      <w:marBottom w:val="0"/>
      <w:divBdr>
        <w:top w:val="none" w:sz="0" w:space="0" w:color="auto"/>
        <w:left w:val="none" w:sz="0" w:space="0" w:color="auto"/>
        <w:bottom w:val="none" w:sz="0" w:space="0" w:color="auto"/>
        <w:right w:val="none" w:sz="0" w:space="0" w:color="auto"/>
      </w:divBdr>
    </w:div>
    <w:div w:id="2128427132">
      <w:bodyDiv w:val="1"/>
      <w:marLeft w:val="0"/>
      <w:marRight w:val="0"/>
      <w:marTop w:val="0"/>
      <w:marBottom w:val="0"/>
      <w:divBdr>
        <w:top w:val="none" w:sz="0" w:space="0" w:color="auto"/>
        <w:left w:val="none" w:sz="0" w:space="0" w:color="auto"/>
        <w:bottom w:val="none" w:sz="0" w:space="0" w:color="auto"/>
        <w:right w:val="none" w:sz="0" w:space="0" w:color="auto"/>
      </w:divBdr>
    </w:div>
    <w:div w:id="2128429067">
      <w:bodyDiv w:val="1"/>
      <w:marLeft w:val="0"/>
      <w:marRight w:val="0"/>
      <w:marTop w:val="0"/>
      <w:marBottom w:val="0"/>
      <w:divBdr>
        <w:top w:val="none" w:sz="0" w:space="0" w:color="auto"/>
        <w:left w:val="none" w:sz="0" w:space="0" w:color="auto"/>
        <w:bottom w:val="none" w:sz="0" w:space="0" w:color="auto"/>
        <w:right w:val="none" w:sz="0" w:space="0" w:color="auto"/>
      </w:divBdr>
    </w:div>
    <w:div w:id="2128505332">
      <w:bodyDiv w:val="1"/>
      <w:marLeft w:val="0"/>
      <w:marRight w:val="0"/>
      <w:marTop w:val="0"/>
      <w:marBottom w:val="0"/>
      <w:divBdr>
        <w:top w:val="none" w:sz="0" w:space="0" w:color="auto"/>
        <w:left w:val="none" w:sz="0" w:space="0" w:color="auto"/>
        <w:bottom w:val="none" w:sz="0" w:space="0" w:color="auto"/>
        <w:right w:val="none" w:sz="0" w:space="0" w:color="auto"/>
      </w:divBdr>
    </w:div>
    <w:div w:id="2128575087">
      <w:bodyDiv w:val="1"/>
      <w:marLeft w:val="0"/>
      <w:marRight w:val="0"/>
      <w:marTop w:val="0"/>
      <w:marBottom w:val="0"/>
      <w:divBdr>
        <w:top w:val="none" w:sz="0" w:space="0" w:color="auto"/>
        <w:left w:val="none" w:sz="0" w:space="0" w:color="auto"/>
        <w:bottom w:val="none" w:sz="0" w:space="0" w:color="auto"/>
        <w:right w:val="none" w:sz="0" w:space="0" w:color="auto"/>
      </w:divBdr>
    </w:div>
    <w:div w:id="2128808946">
      <w:bodyDiv w:val="1"/>
      <w:marLeft w:val="0"/>
      <w:marRight w:val="0"/>
      <w:marTop w:val="0"/>
      <w:marBottom w:val="0"/>
      <w:divBdr>
        <w:top w:val="none" w:sz="0" w:space="0" w:color="auto"/>
        <w:left w:val="none" w:sz="0" w:space="0" w:color="auto"/>
        <w:bottom w:val="none" w:sz="0" w:space="0" w:color="auto"/>
        <w:right w:val="none" w:sz="0" w:space="0" w:color="auto"/>
      </w:divBdr>
    </w:div>
    <w:div w:id="2128815443">
      <w:bodyDiv w:val="1"/>
      <w:marLeft w:val="0"/>
      <w:marRight w:val="0"/>
      <w:marTop w:val="0"/>
      <w:marBottom w:val="0"/>
      <w:divBdr>
        <w:top w:val="none" w:sz="0" w:space="0" w:color="auto"/>
        <w:left w:val="none" w:sz="0" w:space="0" w:color="auto"/>
        <w:bottom w:val="none" w:sz="0" w:space="0" w:color="auto"/>
        <w:right w:val="none" w:sz="0" w:space="0" w:color="auto"/>
      </w:divBdr>
    </w:div>
    <w:div w:id="2128889480">
      <w:bodyDiv w:val="1"/>
      <w:marLeft w:val="0"/>
      <w:marRight w:val="0"/>
      <w:marTop w:val="0"/>
      <w:marBottom w:val="0"/>
      <w:divBdr>
        <w:top w:val="none" w:sz="0" w:space="0" w:color="auto"/>
        <w:left w:val="none" w:sz="0" w:space="0" w:color="auto"/>
        <w:bottom w:val="none" w:sz="0" w:space="0" w:color="auto"/>
        <w:right w:val="none" w:sz="0" w:space="0" w:color="auto"/>
      </w:divBdr>
    </w:div>
    <w:div w:id="2128891416">
      <w:bodyDiv w:val="1"/>
      <w:marLeft w:val="0"/>
      <w:marRight w:val="0"/>
      <w:marTop w:val="0"/>
      <w:marBottom w:val="0"/>
      <w:divBdr>
        <w:top w:val="none" w:sz="0" w:space="0" w:color="auto"/>
        <w:left w:val="none" w:sz="0" w:space="0" w:color="auto"/>
        <w:bottom w:val="none" w:sz="0" w:space="0" w:color="auto"/>
        <w:right w:val="none" w:sz="0" w:space="0" w:color="auto"/>
      </w:divBdr>
    </w:div>
    <w:div w:id="2129422260">
      <w:bodyDiv w:val="1"/>
      <w:marLeft w:val="0"/>
      <w:marRight w:val="0"/>
      <w:marTop w:val="0"/>
      <w:marBottom w:val="0"/>
      <w:divBdr>
        <w:top w:val="none" w:sz="0" w:space="0" w:color="auto"/>
        <w:left w:val="none" w:sz="0" w:space="0" w:color="auto"/>
        <w:bottom w:val="none" w:sz="0" w:space="0" w:color="auto"/>
        <w:right w:val="none" w:sz="0" w:space="0" w:color="auto"/>
      </w:divBdr>
    </w:div>
    <w:div w:id="2129545987">
      <w:bodyDiv w:val="1"/>
      <w:marLeft w:val="0"/>
      <w:marRight w:val="0"/>
      <w:marTop w:val="0"/>
      <w:marBottom w:val="0"/>
      <w:divBdr>
        <w:top w:val="none" w:sz="0" w:space="0" w:color="auto"/>
        <w:left w:val="none" w:sz="0" w:space="0" w:color="auto"/>
        <w:bottom w:val="none" w:sz="0" w:space="0" w:color="auto"/>
        <w:right w:val="none" w:sz="0" w:space="0" w:color="auto"/>
      </w:divBdr>
    </w:div>
    <w:div w:id="2129667160">
      <w:bodyDiv w:val="1"/>
      <w:marLeft w:val="0"/>
      <w:marRight w:val="0"/>
      <w:marTop w:val="0"/>
      <w:marBottom w:val="0"/>
      <w:divBdr>
        <w:top w:val="none" w:sz="0" w:space="0" w:color="auto"/>
        <w:left w:val="none" w:sz="0" w:space="0" w:color="auto"/>
        <w:bottom w:val="none" w:sz="0" w:space="0" w:color="auto"/>
        <w:right w:val="none" w:sz="0" w:space="0" w:color="auto"/>
      </w:divBdr>
    </w:div>
    <w:div w:id="2129690570">
      <w:bodyDiv w:val="1"/>
      <w:marLeft w:val="0"/>
      <w:marRight w:val="0"/>
      <w:marTop w:val="0"/>
      <w:marBottom w:val="0"/>
      <w:divBdr>
        <w:top w:val="none" w:sz="0" w:space="0" w:color="auto"/>
        <w:left w:val="none" w:sz="0" w:space="0" w:color="auto"/>
        <w:bottom w:val="none" w:sz="0" w:space="0" w:color="auto"/>
        <w:right w:val="none" w:sz="0" w:space="0" w:color="auto"/>
      </w:divBdr>
    </w:div>
    <w:div w:id="2129733377">
      <w:bodyDiv w:val="1"/>
      <w:marLeft w:val="0"/>
      <w:marRight w:val="0"/>
      <w:marTop w:val="0"/>
      <w:marBottom w:val="0"/>
      <w:divBdr>
        <w:top w:val="none" w:sz="0" w:space="0" w:color="auto"/>
        <w:left w:val="none" w:sz="0" w:space="0" w:color="auto"/>
        <w:bottom w:val="none" w:sz="0" w:space="0" w:color="auto"/>
        <w:right w:val="none" w:sz="0" w:space="0" w:color="auto"/>
      </w:divBdr>
    </w:div>
    <w:div w:id="2130122520">
      <w:bodyDiv w:val="1"/>
      <w:marLeft w:val="0"/>
      <w:marRight w:val="0"/>
      <w:marTop w:val="0"/>
      <w:marBottom w:val="0"/>
      <w:divBdr>
        <w:top w:val="none" w:sz="0" w:space="0" w:color="auto"/>
        <w:left w:val="none" w:sz="0" w:space="0" w:color="auto"/>
        <w:bottom w:val="none" w:sz="0" w:space="0" w:color="auto"/>
        <w:right w:val="none" w:sz="0" w:space="0" w:color="auto"/>
      </w:divBdr>
    </w:div>
    <w:div w:id="2130389683">
      <w:bodyDiv w:val="1"/>
      <w:marLeft w:val="0"/>
      <w:marRight w:val="0"/>
      <w:marTop w:val="0"/>
      <w:marBottom w:val="0"/>
      <w:divBdr>
        <w:top w:val="none" w:sz="0" w:space="0" w:color="auto"/>
        <w:left w:val="none" w:sz="0" w:space="0" w:color="auto"/>
        <w:bottom w:val="none" w:sz="0" w:space="0" w:color="auto"/>
        <w:right w:val="none" w:sz="0" w:space="0" w:color="auto"/>
      </w:divBdr>
    </w:div>
    <w:div w:id="2130582015">
      <w:bodyDiv w:val="1"/>
      <w:marLeft w:val="0"/>
      <w:marRight w:val="0"/>
      <w:marTop w:val="0"/>
      <w:marBottom w:val="0"/>
      <w:divBdr>
        <w:top w:val="none" w:sz="0" w:space="0" w:color="auto"/>
        <w:left w:val="none" w:sz="0" w:space="0" w:color="auto"/>
        <w:bottom w:val="none" w:sz="0" w:space="0" w:color="auto"/>
        <w:right w:val="none" w:sz="0" w:space="0" w:color="auto"/>
      </w:divBdr>
    </w:div>
    <w:div w:id="2130926404">
      <w:bodyDiv w:val="1"/>
      <w:marLeft w:val="0"/>
      <w:marRight w:val="0"/>
      <w:marTop w:val="0"/>
      <w:marBottom w:val="0"/>
      <w:divBdr>
        <w:top w:val="none" w:sz="0" w:space="0" w:color="auto"/>
        <w:left w:val="none" w:sz="0" w:space="0" w:color="auto"/>
        <w:bottom w:val="none" w:sz="0" w:space="0" w:color="auto"/>
        <w:right w:val="none" w:sz="0" w:space="0" w:color="auto"/>
      </w:divBdr>
    </w:div>
    <w:div w:id="2131120174">
      <w:bodyDiv w:val="1"/>
      <w:marLeft w:val="0"/>
      <w:marRight w:val="0"/>
      <w:marTop w:val="0"/>
      <w:marBottom w:val="0"/>
      <w:divBdr>
        <w:top w:val="none" w:sz="0" w:space="0" w:color="auto"/>
        <w:left w:val="none" w:sz="0" w:space="0" w:color="auto"/>
        <w:bottom w:val="none" w:sz="0" w:space="0" w:color="auto"/>
        <w:right w:val="none" w:sz="0" w:space="0" w:color="auto"/>
      </w:divBdr>
    </w:div>
    <w:div w:id="2131127459">
      <w:bodyDiv w:val="1"/>
      <w:marLeft w:val="0"/>
      <w:marRight w:val="0"/>
      <w:marTop w:val="0"/>
      <w:marBottom w:val="0"/>
      <w:divBdr>
        <w:top w:val="none" w:sz="0" w:space="0" w:color="auto"/>
        <w:left w:val="none" w:sz="0" w:space="0" w:color="auto"/>
        <w:bottom w:val="none" w:sz="0" w:space="0" w:color="auto"/>
        <w:right w:val="none" w:sz="0" w:space="0" w:color="auto"/>
      </w:divBdr>
    </w:div>
    <w:div w:id="2131362579">
      <w:bodyDiv w:val="1"/>
      <w:marLeft w:val="0"/>
      <w:marRight w:val="0"/>
      <w:marTop w:val="0"/>
      <w:marBottom w:val="0"/>
      <w:divBdr>
        <w:top w:val="none" w:sz="0" w:space="0" w:color="auto"/>
        <w:left w:val="none" w:sz="0" w:space="0" w:color="auto"/>
        <w:bottom w:val="none" w:sz="0" w:space="0" w:color="auto"/>
        <w:right w:val="none" w:sz="0" w:space="0" w:color="auto"/>
      </w:divBdr>
    </w:div>
    <w:div w:id="2131394392">
      <w:bodyDiv w:val="1"/>
      <w:marLeft w:val="0"/>
      <w:marRight w:val="0"/>
      <w:marTop w:val="0"/>
      <w:marBottom w:val="0"/>
      <w:divBdr>
        <w:top w:val="none" w:sz="0" w:space="0" w:color="auto"/>
        <w:left w:val="none" w:sz="0" w:space="0" w:color="auto"/>
        <w:bottom w:val="none" w:sz="0" w:space="0" w:color="auto"/>
        <w:right w:val="none" w:sz="0" w:space="0" w:color="auto"/>
      </w:divBdr>
    </w:div>
    <w:div w:id="2131430707">
      <w:bodyDiv w:val="1"/>
      <w:marLeft w:val="0"/>
      <w:marRight w:val="0"/>
      <w:marTop w:val="0"/>
      <w:marBottom w:val="0"/>
      <w:divBdr>
        <w:top w:val="none" w:sz="0" w:space="0" w:color="auto"/>
        <w:left w:val="none" w:sz="0" w:space="0" w:color="auto"/>
        <w:bottom w:val="none" w:sz="0" w:space="0" w:color="auto"/>
        <w:right w:val="none" w:sz="0" w:space="0" w:color="auto"/>
      </w:divBdr>
    </w:div>
    <w:div w:id="2131514342">
      <w:bodyDiv w:val="1"/>
      <w:marLeft w:val="0"/>
      <w:marRight w:val="0"/>
      <w:marTop w:val="0"/>
      <w:marBottom w:val="0"/>
      <w:divBdr>
        <w:top w:val="none" w:sz="0" w:space="0" w:color="auto"/>
        <w:left w:val="none" w:sz="0" w:space="0" w:color="auto"/>
        <w:bottom w:val="none" w:sz="0" w:space="0" w:color="auto"/>
        <w:right w:val="none" w:sz="0" w:space="0" w:color="auto"/>
      </w:divBdr>
    </w:div>
    <w:div w:id="2131626458">
      <w:bodyDiv w:val="1"/>
      <w:marLeft w:val="0"/>
      <w:marRight w:val="0"/>
      <w:marTop w:val="0"/>
      <w:marBottom w:val="0"/>
      <w:divBdr>
        <w:top w:val="none" w:sz="0" w:space="0" w:color="auto"/>
        <w:left w:val="none" w:sz="0" w:space="0" w:color="auto"/>
        <w:bottom w:val="none" w:sz="0" w:space="0" w:color="auto"/>
        <w:right w:val="none" w:sz="0" w:space="0" w:color="auto"/>
      </w:divBdr>
    </w:div>
    <w:div w:id="2132018606">
      <w:bodyDiv w:val="1"/>
      <w:marLeft w:val="0"/>
      <w:marRight w:val="0"/>
      <w:marTop w:val="0"/>
      <w:marBottom w:val="0"/>
      <w:divBdr>
        <w:top w:val="none" w:sz="0" w:space="0" w:color="auto"/>
        <w:left w:val="none" w:sz="0" w:space="0" w:color="auto"/>
        <w:bottom w:val="none" w:sz="0" w:space="0" w:color="auto"/>
        <w:right w:val="none" w:sz="0" w:space="0" w:color="auto"/>
      </w:divBdr>
    </w:div>
    <w:div w:id="2132165251">
      <w:bodyDiv w:val="1"/>
      <w:marLeft w:val="0"/>
      <w:marRight w:val="0"/>
      <w:marTop w:val="0"/>
      <w:marBottom w:val="0"/>
      <w:divBdr>
        <w:top w:val="none" w:sz="0" w:space="0" w:color="auto"/>
        <w:left w:val="none" w:sz="0" w:space="0" w:color="auto"/>
        <w:bottom w:val="none" w:sz="0" w:space="0" w:color="auto"/>
        <w:right w:val="none" w:sz="0" w:space="0" w:color="auto"/>
      </w:divBdr>
    </w:div>
    <w:div w:id="2132239844">
      <w:bodyDiv w:val="1"/>
      <w:marLeft w:val="0"/>
      <w:marRight w:val="0"/>
      <w:marTop w:val="0"/>
      <w:marBottom w:val="0"/>
      <w:divBdr>
        <w:top w:val="none" w:sz="0" w:space="0" w:color="auto"/>
        <w:left w:val="none" w:sz="0" w:space="0" w:color="auto"/>
        <w:bottom w:val="none" w:sz="0" w:space="0" w:color="auto"/>
        <w:right w:val="none" w:sz="0" w:space="0" w:color="auto"/>
      </w:divBdr>
    </w:div>
    <w:div w:id="2132476733">
      <w:bodyDiv w:val="1"/>
      <w:marLeft w:val="0"/>
      <w:marRight w:val="0"/>
      <w:marTop w:val="0"/>
      <w:marBottom w:val="0"/>
      <w:divBdr>
        <w:top w:val="none" w:sz="0" w:space="0" w:color="auto"/>
        <w:left w:val="none" w:sz="0" w:space="0" w:color="auto"/>
        <w:bottom w:val="none" w:sz="0" w:space="0" w:color="auto"/>
        <w:right w:val="none" w:sz="0" w:space="0" w:color="auto"/>
      </w:divBdr>
    </w:div>
    <w:div w:id="2132476849">
      <w:bodyDiv w:val="1"/>
      <w:marLeft w:val="0"/>
      <w:marRight w:val="0"/>
      <w:marTop w:val="0"/>
      <w:marBottom w:val="0"/>
      <w:divBdr>
        <w:top w:val="none" w:sz="0" w:space="0" w:color="auto"/>
        <w:left w:val="none" w:sz="0" w:space="0" w:color="auto"/>
        <w:bottom w:val="none" w:sz="0" w:space="0" w:color="auto"/>
        <w:right w:val="none" w:sz="0" w:space="0" w:color="auto"/>
      </w:divBdr>
    </w:div>
    <w:div w:id="2132548830">
      <w:bodyDiv w:val="1"/>
      <w:marLeft w:val="0"/>
      <w:marRight w:val="0"/>
      <w:marTop w:val="0"/>
      <w:marBottom w:val="0"/>
      <w:divBdr>
        <w:top w:val="none" w:sz="0" w:space="0" w:color="auto"/>
        <w:left w:val="none" w:sz="0" w:space="0" w:color="auto"/>
        <w:bottom w:val="none" w:sz="0" w:space="0" w:color="auto"/>
        <w:right w:val="none" w:sz="0" w:space="0" w:color="auto"/>
      </w:divBdr>
    </w:div>
    <w:div w:id="2132815826">
      <w:bodyDiv w:val="1"/>
      <w:marLeft w:val="0"/>
      <w:marRight w:val="0"/>
      <w:marTop w:val="0"/>
      <w:marBottom w:val="0"/>
      <w:divBdr>
        <w:top w:val="none" w:sz="0" w:space="0" w:color="auto"/>
        <w:left w:val="none" w:sz="0" w:space="0" w:color="auto"/>
        <w:bottom w:val="none" w:sz="0" w:space="0" w:color="auto"/>
        <w:right w:val="none" w:sz="0" w:space="0" w:color="auto"/>
      </w:divBdr>
    </w:div>
    <w:div w:id="2132939923">
      <w:bodyDiv w:val="1"/>
      <w:marLeft w:val="0"/>
      <w:marRight w:val="0"/>
      <w:marTop w:val="0"/>
      <w:marBottom w:val="0"/>
      <w:divBdr>
        <w:top w:val="none" w:sz="0" w:space="0" w:color="auto"/>
        <w:left w:val="none" w:sz="0" w:space="0" w:color="auto"/>
        <w:bottom w:val="none" w:sz="0" w:space="0" w:color="auto"/>
        <w:right w:val="none" w:sz="0" w:space="0" w:color="auto"/>
      </w:divBdr>
    </w:div>
    <w:div w:id="2133009424">
      <w:bodyDiv w:val="1"/>
      <w:marLeft w:val="0"/>
      <w:marRight w:val="0"/>
      <w:marTop w:val="0"/>
      <w:marBottom w:val="0"/>
      <w:divBdr>
        <w:top w:val="none" w:sz="0" w:space="0" w:color="auto"/>
        <w:left w:val="none" w:sz="0" w:space="0" w:color="auto"/>
        <w:bottom w:val="none" w:sz="0" w:space="0" w:color="auto"/>
        <w:right w:val="none" w:sz="0" w:space="0" w:color="auto"/>
      </w:divBdr>
    </w:div>
    <w:div w:id="2133087865">
      <w:bodyDiv w:val="1"/>
      <w:marLeft w:val="0"/>
      <w:marRight w:val="0"/>
      <w:marTop w:val="0"/>
      <w:marBottom w:val="0"/>
      <w:divBdr>
        <w:top w:val="none" w:sz="0" w:space="0" w:color="auto"/>
        <w:left w:val="none" w:sz="0" w:space="0" w:color="auto"/>
        <w:bottom w:val="none" w:sz="0" w:space="0" w:color="auto"/>
        <w:right w:val="none" w:sz="0" w:space="0" w:color="auto"/>
      </w:divBdr>
    </w:div>
    <w:div w:id="2133088517">
      <w:bodyDiv w:val="1"/>
      <w:marLeft w:val="0"/>
      <w:marRight w:val="0"/>
      <w:marTop w:val="0"/>
      <w:marBottom w:val="0"/>
      <w:divBdr>
        <w:top w:val="none" w:sz="0" w:space="0" w:color="auto"/>
        <w:left w:val="none" w:sz="0" w:space="0" w:color="auto"/>
        <w:bottom w:val="none" w:sz="0" w:space="0" w:color="auto"/>
        <w:right w:val="none" w:sz="0" w:space="0" w:color="auto"/>
      </w:divBdr>
    </w:div>
    <w:div w:id="2133135746">
      <w:bodyDiv w:val="1"/>
      <w:marLeft w:val="0"/>
      <w:marRight w:val="0"/>
      <w:marTop w:val="0"/>
      <w:marBottom w:val="0"/>
      <w:divBdr>
        <w:top w:val="none" w:sz="0" w:space="0" w:color="auto"/>
        <w:left w:val="none" w:sz="0" w:space="0" w:color="auto"/>
        <w:bottom w:val="none" w:sz="0" w:space="0" w:color="auto"/>
        <w:right w:val="none" w:sz="0" w:space="0" w:color="auto"/>
      </w:divBdr>
    </w:div>
    <w:div w:id="2133283639">
      <w:bodyDiv w:val="1"/>
      <w:marLeft w:val="0"/>
      <w:marRight w:val="0"/>
      <w:marTop w:val="0"/>
      <w:marBottom w:val="0"/>
      <w:divBdr>
        <w:top w:val="none" w:sz="0" w:space="0" w:color="auto"/>
        <w:left w:val="none" w:sz="0" w:space="0" w:color="auto"/>
        <w:bottom w:val="none" w:sz="0" w:space="0" w:color="auto"/>
        <w:right w:val="none" w:sz="0" w:space="0" w:color="auto"/>
      </w:divBdr>
    </w:div>
    <w:div w:id="2133353327">
      <w:bodyDiv w:val="1"/>
      <w:marLeft w:val="0"/>
      <w:marRight w:val="0"/>
      <w:marTop w:val="0"/>
      <w:marBottom w:val="0"/>
      <w:divBdr>
        <w:top w:val="none" w:sz="0" w:space="0" w:color="auto"/>
        <w:left w:val="none" w:sz="0" w:space="0" w:color="auto"/>
        <w:bottom w:val="none" w:sz="0" w:space="0" w:color="auto"/>
        <w:right w:val="none" w:sz="0" w:space="0" w:color="auto"/>
      </w:divBdr>
    </w:div>
    <w:div w:id="2133404227">
      <w:bodyDiv w:val="1"/>
      <w:marLeft w:val="0"/>
      <w:marRight w:val="0"/>
      <w:marTop w:val="0"/>
      <w:marBottom w:val="0"/>
      <w:divBdr>
        <w:top w:val="none" w:sz="0" w:space="0" w:color="auto"/>
        <w:left w:val="none" w:sz="0" w:space="0" w:color="auto"/>
        <w:bottom w:val="none" w:sz="0" w:space="0" w:color="auto"/>
        <w:right w:val="none" w:sz="0" w:space="0" w:color="auto"/>
      </w:divBdr>
    </w:div>
    <w:div w:id="2133553799">
      <w:bodyDiv w:val="1"/>
      <w:marLeft w:val="0"/>
      <w:marRight w:val="0"/>
      <w:marTop w:val="0"/>
      <w:marBottom w:val="0"/>
      <w:divBdr>
        <w:top w:val="none" w:sz="0" w:space="0" w:color="auto"/>
        <w:left w:val="none" w:sz="0" w:space="0" w:color="auto"/>
        <w:bottom w:val="none" w:sz="0" w:space="0" w:color="auto"/>
        <w:right w:val="none" w:sz="0" w:space="0" w:color="auto"/>
      </w:divBdr>
    </w:div>
    <w:div w:id="2133740120">
      <w:bodyDiv w:val="1"/>
      <w:marLeft w:val="0"/>
      <w:marRight w:val="0"/>
      <w:marTop w:val="0"/>
      <w:marBottom w:val="0"/>
      <w:divBdr>
        <w:top w:val="none" w:sz="0" w:space="0" w:color="auto"/>
        <w:left w:val="none" w:sz="0" w:space="0" w:color="auto"/>
        <w:bottom w:val="none" w:sz="0" w:space="0" w:color="auto"/>
        <w:right w:val="none" w:sz="0" w:space="0" w:color="auto"/>
      </w:divBdr>
    </w:div>
    <w:div w:id="2133787271">
      <w:bodyDiv w:val="1"/>
      <w:marLeft w:val="0"/>
      <w:marRight w:val="0"/>
      <w:marTop w:val="0"/>
      <w:marBottom w:val="0"/>
      <w:divBdr>
        <w:top w:val="none" w:sz="0" w:space="0" w:color="auto"/>
        <w:left w:val="none" w:sz="0" w:space="0" w:color="auto"/>
        <w:bottom w:val="none" w:sz="0" w:space="0" w:color="auto"/>
        <w:right w:val="none" w:sz="0" w:space="0" w:color="auto"/>
      </w:divBdr>
    </w:div>
    <w:div w:id="2133941442">
      <w:bodyDiv w:val="1"/>
      <w:marLeft w:val="0"/>
      <w:marRight w:val="0"/>
      <w:marTop w:val="0"/>
      <w:marBottom w:val="0"/>
      <w:divBdr>
        <w:top w:val="none" w:sz="0" w:space="0" w:color="auto"/>
        <w:left w:val="none" w:sz="0" w:space="0" w:color="auto"/>
        <w:bottom w:val="none" w:sz="0" w:space="0" w:color="auto"/>
        <w:right w:val="none" w:sz="0" w:space="0" w:color="auto"/>
      </w:divBdr>
    </w:div>
    <w:div w:id="2134054681">
      <w:bodyDiv w:val="1"/>
      <w:marLeft w:val="0"/>
      <w:marRight w:val="0"/>
      <w:marTop w:val="0"/>
      <w:marBottom w:val="0"/>
      <w:divBdr>
        <w:top w:val="none" w:sz="0" w:space="0" w:color="auto"/>
        <w:left w:val="none" w:sz="0" w:space="0" w:color="auto"/>
        <w:bottom w:val="none" w:sz="0" w:space="0" w:color="auto"/>
        <w:right w:val="none" w:sz="0" w:space="0" w:color="auto"/>
      </w:divBdr>
    </w:div>
    <w:div w:id="2134060135">
      <w:bodyDiv w:val="1"/>
      <w:marLeft w:val="0"/>
      <w:marRight w:val="0"/>
      <w:marTop w:val="0"/>
      <w:marBottom w:val="0"/>
      <w:divBdr>
        <w:top w:val="none" w:sz="0" w:space="0" w:color="auto"/>
        <w:left w:val="none" w:sz="0" w:space="0" w:color="auto"/>
        <w:bottom w:val="none" w:sz="0" w:space="0" w:color="auto"/>
        <w:right w:val="none" w:sz="0" w:space="0" w:color="auto"/>
      </w:divBdr>
    </w:div>
    <w:div w:id="2134127071">
      <w:bodyDiv w:val="1"/>
      <w:marLeft w:val="0"/>
      <w:marRight w:val="0"/>
      <w:marTop w:val="0"/>
      <w:marBottom w:val="0"/>
      <w:divBdr>
        <w:top w:val="none" w:sz="0" w:space="0" w:color="auto"/>
        <w:left w:val="none" w:sz="0" w:space="0" w:color="auto"/>
        <w:bottom w:val="none" w:sz="0" w:space="0" w:color="auto"/>
        <w:right w:val="none" w:sz="0" w:space="0" w:color="auto"/>
      </w:divBdr>
    </w:div>
    <w:div w:id="2134128509">
      <w:bodyDiv w:val="1"/>
      <w:marLeft w:val="0"/>
      <w:marRight w:val="0"/>
      <w:marTop w:val="0"/>
      <w:marBottom w:val="0"/>
      <w:divBdr>
        <w:top w:val="none" w:sz="0" w:space="0" w:color="auto"/>
        <w:left w:val="none" w:sz="0" w:space="0" w:color="auto"/>
        <w:bottom w:val="none" w:sz="0" w:space="0" w:color="auto"/>
        <w:right w:val="none" w:sz="0" w:space="0" w:color="auto"/>
      </w:divBdr>
    </w:div>
    <w:div w:id="2134134003">
      <w:bodyDiv w:val="1"/>
      <w:marLeft w:val="0"/>
      <w:marRight w:val="0"/>
      <w:marTop w:val="0"/>
      <w:marBottom w:val="0"/>
      <w:divBdr>
        <w:top w:val="none" w:sz="0" w:space="0" w:color="auto"/>
        <w:left w:val="none" w:sz="0" w:space="0" w:color="auto"/>
        <w:bottom w:val="none" w:sz="0" w:space="0" w:color="auto"/>
        <w:right w:val="none" w:sz="0" w:space="0" w:color="auto"/>
      </w:divBdr>
    </w:div>
    <w:div w:id="2134204436">
      <w:bodyDiv w:val="1"/>
      <w:marLeft w:val="0"/>
      <w:marRight w:val="0"/>
      <w:marTop w:val="0"/>
      <w:marBottom w:val="0"/>
      <w:divBdr>
        <w:top w:val="none" w:sz="0" w:space="0" w:color="auto"/>
        <w:left w:val="none" w:sz="0" w:space="0" w:color="auto"/>
        <w:bottom w:val="none" w:sz="0" w:space="0" w:color="auto"/>
        <w:right w:val="none" w:sz="0" w:space="0" w:color="auto"/>
      </w:divBdr>
    </w:div>
    <w:div w:id="2134247191">
      <w:bodyDiv w:val="1"/>
      <w:marLeft w:val="0"/>
      <w:marRight w:val="0"/>
      <w:marTop w:val="0"/>
      <w:marBottom w:val="0"/>
      <w:divBdr>
        <w:top w:val="none" w:sz="0" w:space="0" w:color="auto"/>
        <w:left w:val="none" w:sz="0" w:space="0" w:color="auto"/>
        <w:bottom w:val="none" w:sz="0" w:space="0" w:color="auto"/>
        <w:right w:val="none" w:sz="0" w:space="0" w:color="auto"/>
      </w:divBdr>
    </w:div>
    <w:div w:id="2134588861">
      <w:bodyDiv w:val="1"/>
      <w:marLeft w:val="0"/>
      <w:marRight w:val="0"/>
      <w:marTop w:val="0"/>
      <w:marBottom w:val="0"/>
      <w:divBdr>
        <w:top w:val="none" w:sz="0" w:space="0" w:color="auto"/>
        <w:left w:val="none" w:sz="0" w:space="0" w:color="auto"/>
        <w:bottom w:val="none" w:sz="0" w:space="0" w:color="auto"/>
        <w:right w:val="none" w:sz="0" w:space="0" w:color="auto"/>
      </w:divBdr>
    </w:div>
    <w:div w:id="2134783310">
      <w:bodyDiv w:val="1"/>
      <w:marLeft w:val="0"/>
      <w:marRight w:val="0"/>
      <w:marTop w:val="0"/>
      <w:marBottom w:val="0"/>
      <w:divBdr>
        <w:top w:val="none" w:sz="0" w:space="0" w:color="auto"/>
        <w:left w:val="none" w:sz="0" w:space="0" w:color="auto"/>
        <w:bottom w:val="none" w:sz="0" w:space="0" w:color="auto"/>
        <w:right w:val="none" w:sz="0" w:space="0" w:color="auto"/>
      </w:divBdr>
    </w:div>
    <w:div w:id="2134901737">
      <w:bodyDiv w:val="1"/>
      <w:marLeft w:val="0"/>
      <w:marRight w:val="0"/>
      <w:marTop w:val="0"/>
      <w:marBottom w:val="0"/>
      <w:divBdr>
        <w:top w:val="none" w:sz="0" w:space="0" w:color="auto"/>
        <w:left w:val="none" w:sz="0" w:space="0" w:color="auto"/>
        <w:bottom w:val="none" w:sz="0" w:space="0" w:color="auto"/>
        <w:right w:val="none" w:sz="0" w:space="0" w:color="auto"/>
      </w:divBdr>
    </w:div>
    <w:div w:id="2134902285">
      <w:bodyDiv w:val="1"/>
      <w:marLeft w:val="0"/>
      <w:marRight w:val="0"/>
      <w:marTop w:val="0"/>
      <w:marBottom w:val="0"/>
      <w:divBdr>
        <w:top w:val="none" w:sz="0" w:space="0" w:color="auto"/>
        <w:left w:val="none" w:sz="0" w:space="0" w:color="auto"/>
        <w:bottom w:val="none" w:sz="0" w:space="0" w:color="auto"/>
        <w:right w:val="none" w:sz="0" w:space="0" w:color="auto"/>
      </w:divBdr>
    </w:div>
    <w:div w:id="2135057621">
      <w:bodyDiv w:val="1"/>
      <w:marLeft w:val="0"/>
      <w:marRight w:val="0"/>
      <w:marTop w:val="0"/>
      <w:marBottom w:val="0"/>
      <w:divBdr>
        <w:top w:val="none" w:sz="0" w:space="0" w:color="auto"/>
        <w:left w:val="none" w:sz="0" w:space="0" w:color="auto"/>
        <w:bottom w:val="none" w:sz="0" w:space="0" w:color="auto"/>
        <w:right w:val="none" w:sz="0" w:space="0" w:color="auto"/>
      </w:divBdr>
    </w:div>
    <w:div w:id="2135098889">
      <w:bodyDiv w:val="1"/>
      <w:marLeft w:val="0"/>
      <w:marRight w:val="0"/>
      <w:marTop w:val="0"/>
      <w:marBottom w:val="0"/>
      <w:divBdr>
        <w:top w:val="none" w:sz="0" w:space="0" w:color="auto"/>
        <w:left w:val="none" w:sz="0" w:space="0" w:color="auto"/>
        <w:bottom w:val="none" w:sz="0" w:space="0" w:color="auto"/>
        <w:right w:val="none" w:sz="0" w:space="0" w:color="auto"/>
      </w:divBdr>
    </w:div>
    <w:div w:id="2135168920">
      <w:bodyDiv w:val="1"/>
      <w:marLeft w:val="0"/>
      <w:marRight w:val="0"/>
      <w:marTop w:val="0"/>
      <w:marBottom w:val="0"/>
      <w:divBdr>
        <w:top w:val="none" w:sz="0" w:space="0" w:color="auto"/>
        <w:left w:val="none" w:sz="0" w:space="0" w:color="auto"/>
        <w:bottom w:val="none" w:sz="0" w:space="0" w:color="auto"/>
        <w:right w:val="none" w:sz="0" w:space="0" w:color="auto"/>
      </w:divBdr>
    </w:div>
    <w:div w:id="2135325098">
      <w:bodyDiv w:val="1"/>
      <w:marLeft w:val="0"/>
      <w:marRight w:val="0"/>
      <w:marTop w:val="0"/>
      <w:marBottom w:val="0"/>
      <w:divBdr>
        <w:top w:val="none" w:sz="0" w:space="0" w:color="auto"/>
        <w:left w:val="none" w:sz="0" w:space="0" w:color="auto"/>
        <w:bottom w:val="none" w:sz="0" w:space="0" w:color="auto"/>
        <w:right w:val="none" w:sz="0" w:space="0" w:color="auto"/>
      </w:divBdr>
    </w:div>
    <w:div w:id="2135326310">
      <w:bodyDiv w:val="1"/>
      <w:marLeft w:val="0"/>
      <w:marRight w:val="0"/>
      <w:marTop w:val="0"/>
      <w:marBottom w:val="0"/>
      <w:divBdr>
        <w:top w:val="none" w:sz="0" w:space="0" w:color="auto"/>
        <w:left w:val="none" w:sz="0" w:space="0" w:color="auto"/>
        <w:bottom w:val="none" w:sz="0" w:space="0" w:color="auto"/>
        <w:right w:val="none" w:sz="0" w:space="0" w:color="auto"/>
      </w:divBdr>
    </w:div>
    <w:div w:id="2135560346">
      <w:bodyDiv w:val="1"/>
      <w:marLeft w:val="0"/>
      <w:marRight w:val="0"/>
      <w:marTop w:val="0"/>
      <w:marBottom w:val="0"/>
      <w:divBdr>
        <w:top w:val="none" w:sz="0" w:space="0" w:color="auto"/>
        <w:left w:val="none" w:sz="0" w:space="0" w:color="auto"/>
        <w:bottom w:val="none" w:sz="0" w:space="0" w:color="auto"/>
        <w:right w:val="none" w:sz="0" w:space="0" w:color="auto"/>
      </w:divBdr>
    </w:div>
    <w:div w:id="2135824641">
      <w:bodyDiv w:val="1"/>
      <w:marLeft w:val="0"/>
      <w:marRight w:val="0"/>
      <w:marTop w:val="0"/>
      <w:marBottom w:val="0"/>
      <w:divBdr>
        <w:top w:val="none" w:sz="0" w:space="0" w:color="auto"/>
        <w:left w:val="none" w:sz="0" w:space="0" w:color="auto"/>
        <w:bottom w:val="none" w:sz="0" w:space="0" w:color="auto"/>
        <w:right w:val="none" w:sz="0" w:space="0" w:color="auto"/>
      </w:divBdr>
    </w:div>
    <w:div w:id="2135906931">
      <w:bodyDiv w:val="1"/>
      <w:marLeft w:val="0"/>
      <w:marRight w:val="0"/>
      <w:marTop w:val="0"/>
      <w:marBottom w:val="0"/>
      <w:divBdr>
        <w:top w:val="none" w:sz="0" w:space="0" w:color="auto"/>
        <w:left w:val="none" w:sz="0" w:space="0" w:color="auto"/>
        <w:bottom w:val="none" w:sz="0" w:space="0" w:color="auto"/>
        <w:right w:val="none" w:sz="0" w:space="0" w:color="auto"/>
      </w:divBdr>
    </w:div>
    <w:div w:id="2136213878">
      <w:bodyDiv w:val="1"/>
      <w:marLeft w:val="0"/>
      <w:marRight w:val="0"/>
      <w:marTop w:val="0"/>
      <w:marBottom w:val="0"/>
      <w:divBdr>
        <w:top w:val="none" w:sz="0" w:space="0" w:color="auto"/>
        <w:left w:val="none" w:sz="0" w:space="0" w:color="auto"/>
        <w:bottom w:val="none" w:sz="0" w:space="0" w:color="auto"/>
        <w:right w:val="none" w:sz="0" w:space="0" w:color="auto"/>
      </w:divBdr>
    </w:div>
    <w:div w:id="2136214564">
      <w:bodyDiv w:val="1"/>
      <w:marLeft w:val="0"/>
      <w:marRight w:val="0"/>
      <w:marTop w:val="0"/>
      <w:marBottom w:val="0"/>
      <w:divBdr>
        <w:top w:val="none" w:sz="0" w:space="0" w:color="auto"/>
        <w:left w:val="none" w:sz="0" w:space="0" w:color="auto"/>
        <w:bottom w:val="none" w:sz="0" w:space="0" w:color="auto"/>
        <w:right w:val="none" w:sz="0" w:space="0" w:color="auto"/>
      </w:divBdr>
    </w:div>
    <w:div w:id="2136361757">
      <w:bodyDiv w:val="1"/>
      <w:marLeft w:val="0"/>
      <w:marRight w:val="0"/>
      <w:marTop w:val="0"/>
      <w:marBottom w:val="0"/>
      <w:divBdr>
        <w:top w:val="none" w:sz="0" w:space="0" w:color="auto"/>
        <w:left w:val="none" w:sz="0" w:space="0" w:color="auto"/>
        <w:bottom w:val="none" w:sz="0" w:space="0" w:color="auto"/>
        <w:right w:val="none" w:sz="0" w:space="0" w:color="auto"/>
      </w:divBdr>
    </w:div>
    <w:div w:id="2136438069">
      <w:bodyDiv w:val="1"/>
      <w:marLeft w:val="0"/>
      <w:marRight w:val="0"/>
      <w:marTop w:val="0"/>
      <w:marBottom w:val="0"/>
      <w:divBdr>
        <w:top w:val="none" w:sz="0" w:space="0" w:color="auto"/>
        <w:left w:val="none" w:sz="0" w:space="0" w:color="auto"/>
        <w:bottom w:val="none" w:sz="0" w:space="0" w:color="auto"/>
        <w:right w:val="none" w:sz="0" w:space="0" w:color="auto"/>
      </w:divBdr>
    </w:div>
    <w:div w:id="2136634565">
      <w:bodyDiv w:val="1"/>
      <w:marLeft w:val="0"/>
      <w:marRight w:val="0"/>
      <w:marTop w:val="0"/>
      <w:marBottom w:val="0"/>
      <w:divBdr>
        <w:top w:val="none" w:sz="0" w:space="0" w:color="auto"/>
        <w:left w:val="none" w:sz="0" w:space="0" w:color="auto"/>
        <w:bottom w:val="none" w:sz="0" w:space="0" w:color="auto"/>
        <w:right w:val="none" w:sz="0" w:space="0" w:color="auto"/>
      </w:divBdr>
    </w:div>
    <w:div w:id="2136680067">
      <w:bodyDiv w:val="1"/>
      <w:marLeft w:val="0"/>
      <w:marRight w:val="0"/>
      <w:marTop w:val="0"/>
      <w:marBottom w:val="0"/>
      <w:divBdr>
        <w:top w:val="none" w:sz="0" w:space="0" w:color="auto"/>
        <w:left w:val="none" w:sz="0" w:space="0" w:color="auto"/>
        <w:bottom w:val="none" w:sz="0" w:space="0" w:color="auto"/>
        <w:right w:val="none" w:sz="0" w:space="0" w:color="auto"/>
      </w:divBdr>
    </w:div>
    <w:div w:id="2136829453">
      <w:bodyDiv w:val="1"/>
      <w:marLeft w:val="0"/>
      <w:marRight w:val="0"/>
      <w:marTop w:val="0"/>
      <w:marBottom w:val="0"/>
      <w:divBdr>
        <w:top w:val="none" w:sz="0" w:space="0" w:color="auto"/>
        <w:left w:val="none" w:sz="0" w:space="0" w:color="auto"/>
        <w:bottom w:val="none" w:sz="0" w:space="0" w:color="auto"/>
        <w:right w:val="none" w:sz="0" w:space="0" w:color="auto"/>
      </w:divBdr>
    </w:div>
    <w:div w:id="2137403900">
      <w:bodyDiv w:val="1"/>
      <w:marLeft w:val="0"/>
      <w:marRight w:val="0"/>
      <w:marTop w:val="0"/>
      <w:marBottom w:val="0"/>
      <w:divBdr>
        <w:top w:val="none" w:sz="0" w:space="0" w:color="auto"/>
        <w:left w:val="none" w:sz="0" w:space="0" w:color="auto"/>
        <w:bottom w:val="none" w:sz="0" w:space="0" w:color="auto"/>
        <w:right w:val="none" w:sz="0" w:space="0" w:color="auto"/>
      </w:divBdr>
    </w:div>
    <w:div w:id="2137408632">
      <w:bodyDiv w:val="1"/>
      <w:marLeft w:val="0"/>
      <w:marRight w:val="0"/>
      <w:marTop w:val="0"/>
      <w:marBottom w:val="0"/>
      <w:divBdr>
        <w:top w:val="none" w:sz="0" w:space="0" w:color="auto"/>
        <w:left w:val="none" w:sz="0" w:space="0" w:color="auto"/>
        <w:bottom w:val="none" w:sz="0" w:space="0" w:color="auto"/>
        <w:right w:val="none" w:sz="0" w:space="0" w:color="auto"/>
      </w:divBdr>
    </w:div>
    <w:div w:id="2137603449">
      <w:bodyDiv w:val="1"/>
      <w:marLeft w:val="0"/>
      <w:marRight w:val="0"/>
      <w:marTop w:val="0"/>
      <w:marBottom w:val="0"/>
      <w:divBdr>
        <w:top w:val="none" w:sz="0" w:space="0" w:color="auto"/>
        <w:left w:val="none" w:sz="0" w:space="0" w:color="auto"/>
        <w:bottom w:val="none" w:sz="0" w:space="0" w:color="auto"/>
        <w:right w:val="none" w:sz="0" w:space="0" w:color="auto"/>
      </w:divBdr>
    </w:div>
    <w:div w:id="2137603522">
      <w:bodyDiv w:val="1"/>
      <w:marLeft w:val="0"/>
      <w:marRight w:val="0"/>
      <w:marTop w:val="0"/>
      <w:marBottom w:val="0"/>
      <w:divBdr>
        <w:top w:val="none" w:sz="0" w:space="0" w:color="auto"/>
        <w:left w:val="none" w:sz="0" w:space="0" w:color="auto"/>
        <w:bottom w:val="none" w:sz="0" w:space="0" w:color="auto"/>
        <w:right w:val="none" w:sz="0" w:space="0" w:color="auto"/>
      </w:divBdr>
    </w:div>
    <w:div w:id="2137681174">
      <w:bodyDiv w:val="1"/>
      <w:marLeft w:val="0"/>
      <w:marRight w:val="0"/>
      <w:marTop w:val="0"/>
      <w:marBottom w:val="0"/>
      <w:divBdr>
        <w:top w:val="none" w:sz="0" w:space="0" w:color="auto"/>
        <w:left w:val="none" w:sz="0" w:space="0" w:color="auto"/>
        <w:bottom w:val="none" w:sz="0" w:space="0" w:color="auto"/>
        <w:right w:val="none" w:sz="0" w:space="0" w:color="auto"/>
      </w:divBdr>
    </w:div>
    <w:div w:id="2138257010">
      <w:bodyDiv w:val="1"/>
      <w:marLeft w:val="0"/>
      <w:marRight w:val="0"/>
      <w:marTop w:val="0"/>
      <w:marBottom w:val="0"/>
      <w:divBdr>
        <w:top w:val="none" w:sz="0" w:space="0" w:color="auto"/>
        <w:left w:val="none" w:sz="0" w:space="0" w:color="auto"/>
        <w:bottom w:val="none" w:sz="0" w:space="0" w:color="auto"/>
        <w:right w:val="none" w:sz="0" w:space="0" w:color="auto"/>
      </w:divBdr>
    </w:div>
    <w:div w:id="2138599966">
      <w:bodyDiv w:val="1"/>
      <w:marLeft w:val="0"/>
      <w:marRight w:val="0"/>
      <w:marTop w:val="0"/>
      <w:marBottom w:val="0"/>
      <w:divBdr>
        <w:top w:val="none" w:sz="0" w:space="0" w:color="auto"/>
        <w:left w:val="none" w:sz="0" w:space="0" w:color="auto"/>
        <w:bottom w:val="none" w:sz="0" w:space="0" w:color="auto"/>
        <w:right w:val="none" w:sz="0" w:space="0" w:color="auto"/>
      </w:divBdr>
    </w:div>
    <w:div w:id="2139297172">
      <w:bodyDiv w:val="1"/>
      <w:marLeft w:val="0"/>
      <w:marRight w:val="0"/>
      <w:marTop w:val="0"/>
      <w:marBottom w:val="0"/>
      <w:divBdr>
        <w:top w:val="none" w:sz="0" w:space="0" w:color="auto"/>
        <w:left w:val="none" w:sz="0" w:space="0" w:color="auto"/>
        <w:bottom w:val="none" w:sz="0" w:space="0" w:color="auto"/>
        <w:right w:val="none" w:sz="0" w:space="0" w:color="auto"/>
      </w:divBdr>
    </w:div>
    <w:div w:id="2139641094">
      <w:bodyDiv w:val="1"/>
      <w:marLeft w:val="0"/>
      <w:marRight w:val="0"/>
      <w:marTop w:val="0"/>
      <w:marBottom w:val="0"/>
      <w:divBdr>
        <w:top w:val="none" w:sz="0" w:space="0" w:color="auto"/>
        <w:left w:val="none" w:sz="0" w:space="0" w:color="auto"/>
        <w:bottom w:val="none" w:sz="0" w:space="0" w:color="auto"/>
        <w:right w:val="none" w:sz="0" w:space="0" w:color="auto"/>
      </w:divBdr>
    </w:div>
    <w:div w:id="2139755364">
      <w:bodyDiv w:val="1"/>
      <w:marLeft w:val="0"/>
      <w:marRight w:val="0"/>
      <w:marTop w:val="0"/>
      <w:marBottom w:val="0"/>
      <w:divBdr>
        <w:top w:val="none" w:sz="0" w:space="0" w:color="auto"/>
        <w:left w:val="none" w:sz="0" w:space="0" w:color="auto"/>
        <w:bottom w:val="none" w:sz="0" w:space="0" w:color="auto"/>
        <w:right w:val="none" w:sz="0" w:space="0" w:color="auto"/>
      </w:divBdr>
    </w:div>
    <w:div w:id="2139906208">
      <w:bodyDiv w:val="1"/>
      <w:marLeft w:val="0"/>
      <w:marRight w:val="0"/>
      <w:marTop w:val="0"/>
      <w:marBottom w:val="0"/>
      <w:divBdr>
        <w:top w:val="none" w:sz="0" w:space="0" w:color="auto"/>
        <w:left w:val="none" w:sz="0" w:space="0" w:color="auto"/>
        <w:bottom w:val="none" w:sz="0" w:space="0" w:color="auto"/>
        <w:right w:val="none" w:sz="0" w:space="0" w:color="auto"/>
      </w:divBdr>
    </w:div>
    <w:div w:id="2139954205">
      <w:bodyDiv w:val="1"/>
      <w:marLeft w:val="0"/>
      <w:marRight w:val="0"/>
      <w:marTop w:val="0"/>
      <w:marBottom w:val="0"/>
      <w:divBdr>
        <w:top w:val="none" w:sz="0" w:space="0" w:color="auto"/>
        <w:left w:val="none" w:sz="0" w:space="0" w:color="auto"/>
        <w:bottom w:val="none" w:sz="0" w:space="0" w:color="auto"/>
        <w:right w:val="none" w:sz="0" w:space="0" w:color="auto"/>
      </w:divBdr>
    </w:div>
    <w:div w:id="2140343649">
      <w:bodyDiv w:val="1"/>
      <w:marLeft w:val="0"/>
      <w:marRight w:val="0"/>
      <w:marTop w:val="0"/>
      <w:marBottom w:val="0"/>
      <w:divBdr>
        <w:top w:val="none" w:sz="0" w:space="0" w:color="auto"/>
        <w:left w:val="none" w:sz="0" w:space="0" w:color="auto"/>
        <w:bottom w:val="none" w:sz="0" w:space="0" w:color="auto"/>
        <w:right w:val="none" w:sz="0" w:space="0" w:color="auto"/>
      </w:divBdr>
    </w:div>
    <w:div w:id="2140344037">
      <w:bodyDiv w:val="1"/>
      <w:marLeft w:val="0"/>
      <w:marRight w:val="0"/>
      <w:marTop w:val="0"/>
      <w:marBottom w:val="0"/>
      <w:divBdr>
        <w:top w:val="none" w:sz="0" w:space="0" w:color="auto"/>
        <w:left w:val="none" w:sz="0" w:space="0" w:color="auto"/>
        <w:bottom w:val="none" w:sz="0" w:space="0" w:color="auto"/>
        <w:right w:val="none" w:sz="0" w:space="0" w:color="auto"/>
      </w:divBdr>
    </w:div>
    <w:div w:id="2140761245">
      <w:bodyDiv w:val="1"/>
      <w:marLeft w:val="0"/>
      <w:marRight w:val="0"/>
      <w:marTop w:val="0"/>
      <w:marBottom w:val="0"/>
      <w:divBdr>
        <w:top w:val="none" w:sz="0" w:space="0" w:color="auto"/>
        <w:left w:val="none" w:sz="0" w:space="0" w:color="auto"/>
        <w:bottom w:val="none" w:sz="0" w:space="0" w:color="auto"/>
        <w:right w:val="none" w:sz="0" w:space="0" w:color="auto"/>
      </w:divBdr>
    </w:div>
    <w:div w:id="2140801579">
      <w:bodyDiv w:val="1"/>
      <w:marLeft w:val="0"/>
      <w:marRight w:val="0"/>
      <w:marTop w:val="0"/>
      <w:marBottom w:val="0"/>
      <w:divBdr>
        <w:top w:val="none" w:sz="0" w:space="0" w:color="auto"/>
        <w:left w:val="none" w:sz="0" w:space="0" w:color="auto"/>
        <w:bottom w:val="none" w:sz="0" w:space="0" w:color="auto"/>
        <w:right w:val="none" w:sz="0" w:space="0" w:color="auto"/>
      </w:divBdr>
    </w:div>
    <w:div w:id="2140804505">
      <w:bodyDiv w:val="1"/>
      <w:marLeft w:val="0"/>
      <w:marRight w:val="0"/>
      <w:marTop w:val="0"/>
      <w:marBottom w:val="0"/>
      <w:divBdr>
        <w:top w:val="none" w:sz="0" w:space="0" w:color="auto"/>
        <w:left w:val="none" w:sz="0" w:space="0" w:color="auto"/>
        <w:bottom w:val="none" w:sz="0" w:space="0" w:color="auto"/>
        <w:right w:val="none" w:sz="0" w:space="0" w:color="auto"/>
      </w:divBdr>
    </w:div>
    <w:div w:id="2140952622">
      <w:bodyDiv w:val="1"/>
      <w:marLeft w:val="0"/>
      <w:marRight w:val="0"/>
      <w:marTop w:val="0"/>
      <w:marBottom w:val="0"/>
      <w:divBdr>
        <w:top w:val="none" w:sz="0" w:space="0" w:color="auto"/>
        <w:left w:val="none" w:sz="0" w:space="0" w:color="auto"/>
        <w:bottom w:val="none" w:sz="0" w:space="0" w:color="auto"/>
        <w:right w:val="none" w:sz="0" w:space="0" w:color="auto"/>
      </w:divBdr>
    </w:div>
    <w:div w:id="2141067655">
      <w:bodyDiv w:val="1"/>
      <w:marLeft w:val="0"/>
      <w:marRight w:val="0"/>
      <w:marTop w:val="0"/>
      <w:marBottom w:val="0"/>
      <w:divBdr>
        <w:top w:val="none" w:sz="0" w:space="0" w:color="auto"/>
        <w:left w:val="none" w:sz="0" w:space="0" w:color="auto"/>
        <w:bottom w:val="none" w:sz="0" w:space="0" w:color="auto"/>
        <w:right w:val="none" w:sz="0" w:space="0" w:color="auto"/>
      </w:divBdr>
    </w:div>
    <w:div w:id="2141149703">
      <w:bodyDiv w:val="1"/>
      <w:marLeft w:val="0"/>
      <w:marRight w:val="0"/>
      <w:marTop w:val="0"/>
      <w:marBottom w:val="0"/>
      <w:divBdr>
        <w:top w:val="none" w:sz="0" w:space="0" w:color="auto"/>
        <w:left w:val="none" w:sz="0" w:space="0" w:color="auto"/>
        <w:bottom w:val="none" w:sz="0" w:space="0" w:color="auto"/>
        <w:right w:val="none" w:sz="0" w:space="0" w:color="auto"/>
      </w:divBdr>
    </w:div>
    <w:div w:id="2141265820">
      <w:bodyDiv w:val="1"/>
      <w:marLeft w:val="0"/>
      <w:marRight w:val="0"/>
      <w:marTop w:val="0"/>
      <w:marBottom w:val="0"/>
      <w:divBdr>
        <w:top w:val="none" w:sz="0" w:space="0" w:color="auto"/>
        <w:left w:val="none" w:sz="0" w:space="0" w:color="auto"/>
        <w:bottom w:val="none" w:sz="0" w:space="0" w:color="auto"/>
        <w:right w:val="none" w:sz="0" w:space="0" w:color="auto"/>
      </w:divBdr>
    </w:div>
    <w:div w:id="2141798554">
      <w:bodyDiv w:val="1"/>
      <w:marLeft w:val="0"/>
      <w:marRight w:val="0"/>
      <w:marTop w:val="0"/>
      <w:marBottom w:val="0"/>
      <w:divBdr>
        <w:top w:val="none" w:sz="0" w:space="0" w:color="auto"/>
        <w:left w:val="none" w:sz="0" w:space="0" w:color="auto"/>
        <w:bottom w:val="none" w:sz="0" w:space="0" w:color="auto"/>
        <w:right w:val="none" w:sz="0" w:space="0" w:color="auto"/>
      </w:divBdr>
    </w:div>
    <w:div w:id="2141805968">
      <w:bodyDiv w:val="1"/>
      <w:marLeft w:val="0"/>
      <w:marRight w:val="0"/>
      <w:marTop w:val="0"/>
      <w:marBottom w:val="0"/>
      <w:divBdr>
        <w:top w:val="none" w:sz="0" w:space="0" w:color="auto"/>
        <w:left w:val="none" w:sz="0" w:space="0" w:color="auto"/>
        <w:bottom w:val="none" w:sz="0" w:space="0" w:color="auto"/>
        <w:right w:val="none" w:sz="0" w:space="0" w:color="auto"/>
      </w:divBdr>
    </w:div>
    <w:div w:id="2141877149">
      <w:bodyDiv w:val="1"/>
      <w:marLeft w:val="0"/>
      <w:marRight w:val="0"/>
      <w:marTop w:val="0"/>
      <w:marBottom w:val="0"/>
      <w:divBdr>
        <w:top w:val="none" w:sz="0" w:space="0" w:color="auto"/>
        <w:left w:val="none" w:sz="0" w:space="0" w:color="auto"/>
        <w:bottom w:val="none" w:sz="0" w:space="0" w:color="auto"/>
        <w:right w:val="none" w:sz="0" w:space="0" w:color="auto"/>
      </w:divBdr>
    </w:div>
    <w:div w:id="2141993683">
      <w:bodyDiv w:val="1"/>
      <w:marLeft w:val="0"/>
      <w:marRight w:val="0"/>
      <w:marTop w:val="0"/>
      <w:marBottom w:val="0"/>
      <w:divBdr>
        <w:top w:val="none" w:sz="0" w:space="0" w:color="auto"/>
        <w:left w:val="none" w:sz="0" w:space="0" w:color="auto"/>
        <w:bottom w:val="none" w:sz="0" w:space="0" w:color="auto"/>
        <w:right w:val="none" w:sz="0" w:space="0" w:color="auto"/>
      </w:divBdr>
    </w:div>
    <w:div w:id="2142110184">
      <w:bodyDiv w:val="1"/>
      <w:marLeft w:val="0"/>
      <w:marRight w:val="0"/>
      <w:marTop w:val="0"/>
      <w:marBottom w:val="0"/>
      <w:divBdr>
        <w:top w:val="none" w:sz="0" w:space="0" w:color="auto"/>
        <w:left w:val="none" w:sz="0" w:space="0" w:color="auto"/>
        <w:bottom w:val="none" w:sz="0" w:space="0" w:color="auto"/>
        <w:right w:val="none" w:sz="0" w:space="0" w:color="auto"/>
      </w:divBdr>
    </w:div>
    <w:div w:id="2142797581">
      <w:bodyDiv w:val="1"/>
      <w:marLeft w:val="0"/>
      <w:marRight w:val="0"/>
      <w:marTop w:val="0"/>
      <w:marBottom w:val="0"/>
      <w:divBdr>
        <w:top w:val="none" w:sz="0" w:space="0" w:color="auto"/>
        <w:left w:val="none" w:sz="0" w:space="0" w:color="auto"/>
        <w:bottom w:val="none" w:sz="0" w:space="0" w:color="auto"/>
        <w:right w:val="none" w:sz="0" w:space="0" w:color="auto"/>
      </w:divBdr>
    </w:div>
    <w:div w:id="2143032231">
      <w:bodyDiv w:val="1"/>
      <w:marLeft w:val="0"/>
      <w:marRight w:val="0"/>
      <w:marTop w:val="0"/>
      <w:marBottom w:val="0"/>
      <w:divBdr>
        <w:top w:val="none" w:sz="0" w:space="0" w:color="auto"/>
        <w:left w:val="none" w:sz="0" w:space="0" w:color="auto"/>
        <w:bottom w:val="none" w:sz="0" w:space="0" w:color="auto"/>
        <w:right w:val="none" w:sz="0" w:space="0" w:color="auto"/>
      </w:divBdr>
    </w:div>
    <w:div w:id="2143035957">
      <w:bodyDiv w:val="1"/>
      <w:marLeft w:val="0"/>
      <w:marRight w:val="0"/>
      <w:marTop w:val="0"/>
      <w:marBottom w:val="0"/>
      <w:divBdr>
        <w:top w:val="none" w:sz="0" w:space="0" w:color="auto"/>
        <w:left w:val="none" w:sz="0" w:space="0" w:color="auto"/>
        <w:bottom w:val="none" w:sz="0" w:space="0" w:color="auto"/>
        <w:right w:val="none" w:sz="0" w:space="0" w:color="auto"/>
      </w:divBdr>
    </w:div>
    <w:div w:id="2143108795">
      <w:bodyDiv w:val="1"/>
      <w:marLeft w:val="0"/>
      <w:marRight w:val="0"/>
      <w:marTop w:val="0"/>
      <w:marBottom w:val="0"/>
      <w:divBdr>
        <w:top w:val="none" w:sz="0" w:space="0" w:color="auto"/>
        <w:left w:val="none" w:sz="0" w:space="0" w:color="auto"/>
        <w:bottom w:val="none" w:sz="0" w:space="0" w:color="auto"/>
        <w:right w:val="none" w:sz="0" w:space="0" w:color="auto"/>
      </w:divBdr>
    </w:div>
    <w:div w:id="2143182282">
      <w:bodyDiv w:val="1"/>
      <w:marLeft w:val="0"/>
      <w:marRight w:val="0"/>
      <w:marTop w:val="0"/>
      <w:marBottom w:val="0"/>
      <w:divBdr>
        <w:top w:val="none" w:sz="0" w:space="0" w:color="auto"/>
        <w:left w:val="none" w:sz="0" w:space="0" w:color="auto"/>
        <w:bottom w:val="none" w:sz="0" w:space="0" w:color="auto"/>
        <w:right w:val="none" w:sz="0" w:space="0" w:color="auto"/>
      </w:divBdr>
    </w:div>
    <w:div w:id="2143230885">
      <w:bodyDiv w:val="1"/>
      <w:marLeft w:val="0"/>
      <w:marRight w:val="0"/>
      <w:marTop w:val="0"/>
      <w:marBottom w:val="0"/>
      <w:divBdr>
        <w:top w:val="none" w:sz="0" w:space="0" w:color="auto"/>
        <w:left w:val="none" w:sz="0" w:space="0" w:color="auto"/>
        <w:bottom w:val="none" w:sz="0" w:space="0" w:color="auto"/>
        <w:right w:val="none" w:sz="0" w:space="0" w:color="auto"/>
      </w:divBdr>
    </w:div>
    <w:div w:id="2143232801">
      <w:bodyDiv w:val="1"/>
      <w:marLeft w:val="0"/>
      <w:marRight w:val="0"/>
      <w:marTop w:val="0"/>
      <w:marBottom w:val="0"/>
      <w:divBdr>
        <w:top w:val="none" w:sz="0" w:space="0" w:color="auto"/>
        <w:left w:val="none" w:sz="0" w:space="0" w:color="auto"/>
        <w:bottom w:val="none" w:sz="0" w:space="0" w:color="auto"/>
        <w:right w:val="none" w:sz="0" w:space="0" w:color="auto"/>
      </w:divBdr>
    </w:div>
    <w:div w:id="2144224623">
      <w:bodyDiv w:val="1"/>
      <w:marLeft w:val="0"/>
      <w:marRight w:val="0"/>
      <w:marTop w:val="0"/>
      <w:marBottom w:val="0"/>
      <w:divBdr>
        <w:top w:val="none" w:sz="0" w:space="0" w:color="auto"/>
        <w:left w:val="none" w:sz="0" w:space="0" w:color="auto"/>
        <w:bottom w:val="none" w:sz="0" w:space="0" w:color="auto"/>
        <w:right w:val="none" w:sz="0" w:space="0" w:color="auto"/>
      </w:divBdr>
    </w:div>
    <w:div w:id="2144343956">
      <w:bodyDiv w:val="1"/>
      <w:marLeft w:val="0"/>
      <w:marRight w:val="0"/>
      <w:marTop w:val="0"/>
      <w:marBottom w:val="0"/>
      <w:divBdr>
        <w:top w:val="none" w:sz="0" w:space="0" w:color="auto"/>
        <w:left w:val="none" w:sz="0" w:space="0" w:color="auto"/>
        <w:bottom w:val="none" w:sz="0" w:space="0" w:color="auto"/>
        <w:right w:val="none" w:sz="0" w:space="0" w:color="auto"/>
      </w:divBdr>
    </w:div>
    <w:div w:id="2144496635">
      <w:bodyDiv w:val="1"/>
      <w:marLeft w:val="0"/>
      <w:marRight w:val="0"/>
      <w:marTop w:val="0"/>
      <w:marBottom w:val="0"/>
      <w:divBdr>
        <w:top w:val="none" w:sz="0" w:space="0" w:color="auto"/>
        <w:left w:val="none" w:sz="0" w:space="0" w:color="auto"/>
        <w:bottom w:val="none" w:sz="0" w:space="0" w:color="auto"/>
        <w:right w:val="none" w:sz="0" w:space="0" w:color="auto"/>
      </w:divBdr>
    </w:div>
    <w:div w:id="2144538227">
      <w:bodyDiv w:val="1"/>
      <w:marLeft w:val="0"/>
      <w:marRight w:val="0"/>
      <w:marTop w:val="0"/>
      <w:marBottom w:val="0"/>
      <w:divBdr>
        <w:top w:val="none" w:sz="0" w:space="0" w:color="auto"/>
        <w:left w:val="none" w:sz="0" w:space="0" w:color="auto"/>
        <w:bottom w:val="none" w:sz="0" w:space="0" w:color="auto"/>
        <w:right w:val="none" w:sz="0" w:space="0" w:color="auto"/>
      </w:divBdr>
    </w:div>
    <w:div w:id="2144693241">
      <w:bodyDiv w:val="1"/>
      <w:marLeft w:val="0"/>
      <w:marRight w:val="0"/>
      <w:marTop w:val="0"/>
      <w:marBottom w:val="0"/>
      <w:divBdr>
        <w:top w:val="none" w:sz="0" w:space="0" w:color="auto"/>
        <w:left w:val="none" w:sz="0" w:space="0" w:color="auto"/>
        <w:bottom w:val="none" w:sz="0" w:space="0" w:color="auto"/>
        <w:right w:val="none" w:sz="0" w:space="0" w:color="auto"/>
      </w:divBdr>
    </w:div>
    <w:div w:id="2145156637">
      <w:bodyDiv w:val="1"/>
      <w:marLeft w:val="0"/>
      <w:marRight w:val="0"/>
      <w:marTop w:val="0"/>
      <w:marBottom w:val="0"/>
      <w:divBdr>
        <w:top w:val="none" w:sz="0" w:space="0" w:color="auto"/>
        <w:left w:val="none" w:sz="0" w:space="0" w:color="auto"/>
        <w:bottom w:val="none" w:sz="0" w:space="0" w:color="auto"/>
        <w:right w:val="none" w:sz="0" w:space="0" w:color="auto"/>
      </w:divBdr>
    </w:div>
    <w:div w:id="2145654672">
      <w:bodyDiv w:val="1"/>
      <w:marLeft w:val="0"/>
      <w:marRight w:val="0"/>
      <w:marTop w:val="0"/>
      <w:marBottom w:val="0"/>
      <w:divBdr>
        <w:top w:val="none" w:sz="0" w:space="0" w:color="auto"/>
        <w:left w:val="none" w:sz="0" w:space="0" w:color="auto"/>
        <w:bottom w:val="none" w:sz="0" w:space="0" w:color="auto"/>
        <w:right w:val="none" w:sz="0" w:space="0" w:color="auto"/>
      </w:divBdr>
    </w:div>
    <w:div w:id="2145658285">
      <w:bodyDiv w:val="1"/>
      <w:marLeft w:val="0"/>
      <w:marRight w:val="0"/>
      <w:marTop w:val="0"/>
      <w:marBottom w:val="0"/>
      <w:divBdr>
        <w:top w:val="none" w:sz="0" w:space="0" w:color="auto"/>
        <w:left w:val="none" w:sz="0" w:space="0" w:color="auto"/>
        <w:bottom w:val="none" w:sz="0" w:space="0" w:color="auto"/>
        <w:right w:val="none" w:sz="0" w:space="0" w:color="auto"/>
      </w:divBdr>
    </w:div>
    <w:div w:id="2145728577">
      <w:bodyDiv w:val="1"/>
      <w:marLeft w:val="0"/>
      <w:marRight w:val="0"/>
      <w:marTop w:val="0"/>
      <w:marBottom w:val="0"/>
      <w:divBdr>
        <w:top w:val="none" w:sz="0" w:space="0" w:color="auto"/>
        <w:left w:val="none" w:sz="0" w:space="0" w:color="auto"/>
        <w:bottom w:val="none" w:sz="0" w:space="0" w:color="auto"/>
        <w:right w:val="none" w:sz="0" w:space="0" w:color="auto"/>
      </w:divBdr>
    </w:div>
    <w:div w:id="2145729794">
      <w:bodyDiv w:val="1"/>
      <w:marLeft w:val="0"/>
      <w:marRight w:val="0"/>
      <w:marTop w:val="0"/>
      <w:marBottom w:val="0"/>
      <w:divBdr>
        <w:top w:val="none" w:sz="0" w:space="0" w:color="auto"/>
        <w:left w:val="none" w:sz="0" w:space="0" w:color="auto"/>
        <w:bottom w:val="none" w:sz="0" w:space="0" w:color="auto"/>
        <w:right w:val="none" w:sz="0" w:space="0" w:color="auto"/>
      </w:divBdr>
    </w:div>
    <w:div w:id="2145804502">
      <w:bodyDiv w:val="1"/>
      <w:marLeft w:val="0"/>
      <w:marRight w:val="0"/>
      <w:marTop w:val="0"/>
      <w:marBottom w:val="0"/>
      <w:divBdr>
        <w:top w:val="none" w:sz="0" w:space="0" w:color="auto"/>
        <w:left w:val="none" w:sz="0" w:space="0" w:color="auto"/>
        <w:bottom w:val="none" w:sz="0" w:space="0" w:color="auto"/>
        <w:right w:val="none" w:sz="0" w:space="0" w:color="auto"/>
      </w:divBdr>
    </w:div>
    <w:div w:id="2145921676">
      <w:bodyDiv w:val="1"/>
      <w:marLeft w:val="0"/>
      <w:marRight w:val="0"/>
      <w:marTop w:val="0"/>
      <w:marBottom w:val="0"/>
      <w:divBdr>
        <w:top w:val="none" w:sz="0" w:space="0" w:color="auto"/>
        <w:left w:val="none" w:sz="0" w:space="0" w:color="auto"/>
        <w:bottom w:val="none" w:sz="0" w:space="0" w:color="auto"/>
        <w:right w:val="none" w:sz="0" w:space="0" w:color="auto"/>
      </w:divBdr>
    </w:div>
    <w:div w:id="2145996733">
      <w:bodyDiv w:val="1"/>
      <w:marLeft w:val="0"/>
      <w:marRight w:val="0"/>
      <w:marTop w:val="0"/>
      <w:marBottom w:val="0"/>
      <w:divBdr>
        <w:top w:val="none" w:sz="0" w:space="0" w:color="auto"/>
        <w:left w:val="none" w:sz="0" w:space="0" w:color="auto"/>
        <w:bottom w:val="none" w:sz="0" w:space="0" w:color="auto"/>
        <w:right w:val="none" w:sz="0" w:space="0" w:color="auto"/>
      </w:divBdr>
    </w:div>
    <w:div w:id="2146505265">
      <w:bodyDiv w:val="1"/>
      <w:marLeft w:val="0"/>
      <w:marRight w:val="0"/>
      <w:marTop w:val="0"/>
      <w:marBottom w:val="0"/>
      <w:divBdr>
        <w:top w:val="none" w:sz="0" w:space="0" w:color="auto"/>
        <w:left w:val="none" w:sz="0" w:space="0" w:color="auto"/>
        <w:bottom w:val="none" w:sz="0" w:space="0" w:color="auto"/>
        <w:right w:val="none" w:sz="0" w:space="0" w:color="auto"/>
      </w:divBdr>
    </w:div>
    <w:div w:id="2146659078">
      <w:bodyDiv w:val="1"/>
      <w:marLeft w:val="0"/>
      <w:marRight w:val="0"/>
      <w:marTop w:val="0"/>
      <w:marBottom w:val="0"/>
      <w:divBdr>
        <w:top w:val="none" w:sz="0" w:space="0" w:color="auto"/>
        <w:left w:val="none" w:sz="0" w:space="0" w:color="auto"/>
        <w:bottom w:val="none" w:sz="0" w:space="0" w:color="auto"/>
        <w:right w:val="none" w:sz="0" w:space="0" w:color="auto"/>
      </w:divBdr>
    </w:div>
    <w:div w:id="2146849181">
      <w:bodyDiv w:val="1"/>
      <w:marLeft w:val="0"/>
      <w:marRight w:val="0"/>
      <w:marTop w:val="0"/>
      <w:marBottom w:val="0"/>
      <w:divBdr>
        <w:top w:val="none" w:sz="0" w:space="0" w:color="auto"/>
        <w:left w:val="none" w:sz="0" w:space="0" w:color="auto"/>
        <w:bottom w:val="none" w:sz="0" w:space="0" w:color="auto"/>
        <w:right w:val="none" w:sz="0" w:space="0" w:color="auto"/>
      </w:divBdr>
    </w:div>
    <w:div w:id="2146894773">
      <w:bodyDiv w:val="1"/>
      <w:marLeft w:val="0"/>
      <w:marRight w:val="0"/>
      <w:marTop w:val="0"/>
      <w:marBottom w:val="0"/>
      <w:divBdr>
        <w:top w:val="none" w:sz="0" w:space="0" w:color="auto"/>
        <w:left w:val="none" w:sz="0" w:space="0" w:color="auto"/>
        <w:bottom w:val="none" w:sz="0" w:space="0" w:color="auto"/>
        <w:right w:val="none" w:sz="0" w:space="0" w:color="auto"/>
      </w:divBdr>
    </w:div>
    <w:div w:id="2146926459">
      <w:bodyDiv w:val="1"/>
      <w:marLeft w:val="0"/>
      <w:marRight w:val="0"/>
      <w:marTop w:val="0"/>
      <w:marBottom w:val="0"/>
      <w:divBdr>
        <w:top w:val="none" w:sz="0" w:space="0" w:color="auto"/>
        <w:left w:val="none" w:sz="0" w:space="0" w:color="auto"/>
        <w:bottom w:val="none" w:sz="0" w:space="0" w:color="auto"/>
        <w:right w:val="none" w:sz="0" w:space="0" w:color="auto"/>
      </w:divBdr>
    </w:div>
    <w:div w:id="2147043513">
      <w:bodyDiv w:val="1"/>
      <w:marLeft w:val="0"/>
      <w:marRight w:val="0"/>
      <w:marTop w:val="0"/>
      <w:marBottom w:val="0"/>
      <w:divBdr>
        <w:top w:val="none" w:sz="0" w:space="0" w:color="auto"/>
        <w:left w:val="none" w:sz="0" w:space="0" w:color="auto"/>
        <w:bottom w:val="none" w:sz="0" w:space="0" w:color="auto"/>
        <w:right w:val="none" w:sz="0" w:space="0" w:color="auto"/>
      </w:divBdr>
    </w:div>
    <w:div w:id="2147045271">
      <w:bodyDiv w:val="1"/>
      <w:marLeft w:val="0"/>
      <w:marRight w:val="0"/>
      <w:marTop w:val="0"/>
      <w:marBottom w:val="0"/>
      <w:divBdr>
        <w:top w:val="none" w:sz="0" w:space="0" w:color="auto"/>
        <w:left w:val="none" w:sz="0" w:space="0" w:color="auto"/>
        <w:bottom w:val="none" w:sz="0" w:space="0" w:color="auto"/>
        <w:right w:val="none" w:sz="0" w:space="0" w:color="auto"/>
      </w:divBdr>
    </w:div>
    <w:div w:id="214738326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hart" Target="charts/chart1.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header" Target="header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chart" Target="charts/chart2.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MyFiles\Repos\thesis\results\performance\output\performanc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MyFiles\Repos\thesis\results\performance\output\perform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200" b="0" i="0" u="none" strike="noStrike" baseline="0">
                <a:latin typeface="Times New Roman" panose="02020603050405020304" pitchFamily="18" charset="0"/>
                <a:cs typeface="Times New Roman" panose="02020603050405020304" pitchFamily="18" charset="0"/>
              </a:rPr>
              <a:t>Średni czas iteracji w funkcji liczby agentów</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scatterChart>
        <c:scatterStyle val="smoothMarker"/>
        <c:varyColors val="0"/>
        <c:ser>
          <c:idx val="1"/>
          <c:order val="0"/>
          <c:tx>
            <c:v>Czas iteracji zależny od liczby agentów</c:v>
          </c:tx>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(2)'!$B$15:$B$23</c:f>
              <c:numCache>
                <c:formatCode>0.000</c:formatCode>
                <c:ptCount val="9"/>
                <c:pt idx="0">
                  <c:v>8.8132285322853249E-2</c:v>
                </c:pt>
                <c:pt idx="1">
                  <c:v>0.15777436874368742</c:v>
                </c:pt>
                <c:pt idx="2">
                  <c:v>0.29275825158251584</c:v>
                </c:pt>
                <c:pt idx="3">
                  <c:v>0.4910287112871129</c:v>
                </c:pt>
                <c:pt idx="4">
                  <c:v>0.66664089340893407</c:v>
                </c:pt>
                <c:pt idx="5">
                  <c:v>2.3796393513935135</c:v>
                </c:pt>
                <c:pt idx="6">
                  <c:v>5.7452387153871536</c:v>
                </c:pt>
                <c:pt idx="7">
                  <c:v>9.308603168031679</c:v>
                </c:pt>
                <c:pt idx="8">
                  <c:v>12.978090631906321</c:v>
                </c:pt>
              </c:numCache>
            </c:numRef>
          </c:yVal>
          <c:smooth val="1"/>
          <c:extLst>
            <c:ext xmlns:c16="http://schemas.microsoft.com/office/drawing/2014/chart" uri="{C3380CC4-5D6E-409C-BE32-E72D297353CC}">
              <c16:uniqueId val="{00000000-478A-40B4-9FEF-A370348CB708}"/>
            </c:ext>
          </c:extLst>
        </c:ser>
        <c:ser>
          <c:idx val="0"/>
          <c:order val="1"/>
          <c:tx>
            <c:v>Czas iteracji zależny od liczby agentów</c:v>
          </c:tx>
          <c:spPr>
            <a:ln w="19050" cap="rnd">
              <a:solidFill>
                <a:schemeClr val="accent1"/>
              </a:solidFill>
              <a:round/>
            </a:ln>
            <a:effectLst/>
          </c:spPr>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(2)'!$B$15:$B$23</c:f>
              <c:numCache>
                <c:formatCode>0.000</c:formatCode>
                <c:ptCount val="9"/>
                <c:pt idx="0">
                  <c:v>8.8132285322853249E-2</c:v>
                </c:pt>
                <c:pt idx="1">
                  <c:v>0.15777436874368742</c:v>
                </c:pt>
                <c:pt idx="2">
                  <c:v>0.29275825158251584</c:v>
                </c:pt>
                <c:pt idx="3">
                  <c:v>0.4910287112871129</c:v>
                </c:pt>
                <c:pt idx="4">
                  <c:v>0.66664089340893407</c:v>
                </c:pt>
                <c:pt idx="5">
                  <c:v>2.3796393513935135</c:v>
                </c:pt>
                <c:pt idx="6">
                  <c:v>5.7452387153871536</c:v>
                </c:pt>
                <c:pt idx="7">
                  <c:v>9.308603168031679</c:v>
                </c:pt>
                <c:pt idx="8">
                  <c:v>12.978090631906321</c:v>
                </c:pt>
              </c:numCache>
            </c:numRef>
          </c:yVal>
          <c:smooth val="1"/>
          <c:extLst>
            <c:ext xmlns:c16="http://schemas.microsoft.com/office/drawing/2014/chart" uri="{C3380CC4-5D6E-409C-BE32-E72D297353CC}">
              <c16:uniqueId val="{00000001-478A-40B4-9FEF-A370348CB708}"/>
            </c:ext>
          </c:extLst>
        </c:ser>
        <c:dLbls>
          <c:showLegendKey val="0"/>
          <c:showVal val="0"/>
          <c:showCatName val="0"/>
          <c:showSerName val="0"/>
          <c:showPercent val="0"/>
          <c:showBubbleSize val="0"/>
        </c:dLbls>
        <c:axId val="484327648"/>
        <c:axId val="484325728"/>
      </c:scatterChart>
      <c:valAx>
        <c:axId val="48432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latin typeface="Times New Roman" panose="02020603050405020304" pitchFamily="18" charset="0"/>
                    <a:cs typeface="Times New Roman" panose="02020603050405020304" pitchFamily="18" charset="0"/>
                  </a:rPr>
                  <a:t>Liczba agentów</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4325728"/>
        <c:crosses val="autoZero"/>
        <c:crossBetween val="midCat"/>
      </c:valAx>
      <c:valAx>
        <c:axId val="484325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1000" b="0" i="0" u="none" strike="noStrike" baseline="0">
                    <a:latin typeface="Times New Roman" panose="02020603050405020304" pitchFamily="18" charset="0"/>
                    <a:cs typeface="Times New Roman" panose="02020603050405020304" pitchFamily="18" charset="0"/>
                  </a:rPr>
                  <a:t>Średni czas iteracji [ms]</a:t>
                </a:r>
                <a:endParaRPr lang="en-GB">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4327648"/>
        <c:crosses val="autoZero"/>
        <c:crossBetween val="midCat"/>
      </c:valAx>
    </c:plotArea>
    <c:plotVisOnly val="1"/>
    <c:dispBlanksAs val="gap"/>
    <c:showDLblsOverMax val="0"/>
    <c:extLst/>
  </c:chart>
  <c:txPr>
    <a:bodyPr/>
    <a:lstStyle/>
    <a:p>
      <a:pPr algn="just">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marL="0" marR="0" lvl="0" indent="0" algn="ctr" defTabSz="914400" rtl="0" eaLnBrk="1" fontAlgn="auto" latinLnBrk="0" hangingPunct="1">
              <a:lnSpc>
                <a:spcPct val="100000"/>
              </a:lnSpc>
              <a:spcBef>
                <a:spcPts val="0"/>
              </a:spcBef>
              <a:spcAft>
                <a:spcPts val="0"/>
              </a:spcAft>
              <a:buClrTx/>
              <a:buSzTx/>
              <a:buFontTx/>
              <a:buNone/>
              <a:tabLst/>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GB" sz="1200" b="0" i="0" u="none" strike="noStrike" kern="1200" baseline="0">
                <a:solidFill>
                  <a:sysClr val="windowText" lastClr="000000"/>
                </a:solidFill>
                <a:latin typeface="Times New Roman" panose="02020603050405020304" pitchFamily="18" charset="0"/>
                <a:cs typeface="Times New Roman" panose="02020603050405020304" pitchFamily="18" charset="0"/>
              </a:rPr>
              <a:t> Przepustowość w funkcji liczby agentów</a:t>
            </a:r>
          </a:p>
        </c:rich>
      </c:tx>
      <c:overlay val="0"/>
      <c:spPr>
        <a:noFill/>
        <a:ln>
          <a:noFill/>
        </a:ln>
        <a:effectLst/>
      </c:spPr>
    </c:title>
    <c:autoTitleDeleted val="0"/>
    <c:plotArea>
      <c:layout>
        <c:manualLayout>
          <c:layoutTarget val="inner"/>
          <c:xMode val="edge"/>
          <c:yMode val="edge"/>
          <c:x val="0.18207225387982087"/>
          <c:y val="0.17130848405041521"/>
          <c:w val="0.75724343366052771"/>
          <c:h val="0.62839554611987491"/>
        </c:manualLayout>
      </c:layout>
      <c:scatterChart>
        <c:scatterStyle val="smoothMarker"/>
        <c:varyColors val="0"/>
        <c:ser>
          <c:idx val="0"/>
          <c:order val="0"/>
          <c:tx>
            <c:strRef>
              <c:f>'benchmark_summary (2)'!$A$14</c:f>
              <c:strCache>
                <c:ptCount val="1"/>
                <c:pt idx="0">
                  <c:v>Liczba agentów</c:v>
                </c:pt>
              </c:strCache>
            </c:strRef>
          </c:tx>
          <c:marker>
            <c:symbol val="none"/>
          </c:marker>
          <c:xVal>
            <c:numRef>
              <c:f>'benchmark_summary (2)'!$A$15:$A$23</c:f>
              <c:numCache>
                <c:formatCode>General</c:formatCode>
                <c:ptCount val="9"/>
                <c:pt idx="0">
                  <c:v>100</c:v>
                </c:pt>
                <c:pt idx="1">
                  <c:v>250</c:v>
                </c:pt>
                <c:pt idx="2">
                  <c:v>500</c:v>
                </c:pt>
                <c:pt idx="3">
                  <c:v>750</c:v>
                </c:pt>
                <c:pt idx="4">
                  <c:v>1000</c:v>
                </c:pt>
                <c:pt idx="5">
                  <c:v>2500</c:v>
                </c:pt>
                <c:pt idx="6">
                  <c:v>5000</c:v>
                </c:pt>
                <c:pt idx="7">
                  <c:v>7500</c:v>
                </c:pt>
                <c:pt idx="8">
                  <c:v>10000</c:v>
                </c:pt>
              </c:numCache>
            </c:numRef>
          </c:xVal>
          <c:yVal>
            <c:numRef>
              <c:f>'benchmark_summary (2)'!$D$15:$D$23</c:f>
              <c:numCache>
                <c:formatCode>#,##0</c:formatCode>
                <c:ptCount val="9"/>
                <c:pt idx="0">
                  <c:v>1134657.9705005037</c:v>
                </c:pt>
                <c:pt idx="1">
                  <c:v>1584541.2787303738</c:v>
                </c:pt>
                <c:pt idx="2">
                  <c:v>1707893.7905156594</c:v>
                </c:pt>
                <c:pt idx="3">
                  <c:v>1527405.5931150271</c:v>
                </c:pt>
                <c:pt idx="4">
                  <c:v>1500057.9920718651</c:v>
                </c:pt>
                <c:pt idx="5">
                  <c:v>1050579.3655395736</c:v>
                </c:pt>
                <c:pt idx="6">
                  <c:v>870285.85715834191</c:v>
                </c:pt>
                <c:pt idx="7">
                  <c:v>805706.2767222774</c:v>
                </c:pt>
                <c:pt idx="8">
                  <c:v>770529.37012284715</c:v>
                </c:pt>
              </c:numCache>
            </c:numRef>
          </c:yVal>
          <c:smooth val="1"/>
          <c:extLst>
            <c:ext xmlns:c16="http://schemas.microsoft.com/office/drawing/2014/chart" uri="{C3380CC4-5D6E-409C-BE32-E72D297353CC}">
              <c16:uniqueId val="{00000000-02FE-4FAF-A432-CF846D29F863}"/>
            </c:ext>
          </c:extLst>
        </c:ser>
        <c:dLbls>
          <c:showLegendKey val="0"/>
          <c:showVal val="0"/>
          <c:showCatName val="0"/>
          <c:showSerName val="0"/>
          <c:showPercent val="0"/>
          <c:showBubbleSize val="0"/>
        </c:dLbls>
        <c:axId val="484327648"/>
        <c:axId val="484325728"/>
      </c:scatterChart>
      <c:valAx>
        <c:axId val="4843276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vert="horz"/>
              <a:lstStyle/>
              <a:p>
                <a:pPr>
                  <a:defRPr b="0"/>
                </a:pPr>
                <a:r>
                  <a:rPr lang="en-GB" b="0"/>
                  <a:t>Liczba agentów</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484325728"/>
        <c:crosses val="autoZero"/>
        <c:crossBetween val="midCat"/>
      </c:valAx>
      <c:valAx>
        <c:axId val="484325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b="0"/>
                </a:pPr>
                <a:r>
                  <a:rPr lang="en-GB" b="0"/>
                  <a:t>Średnia przepustowość a[agneci / s]</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484327648"/>
        <c:crosses val="autoZero"/>
        <c:crossBetween val="midCat"/>
      </c:valAx>
    </c:plotArea>
    <c:plotVisOnly val="1"/>
    <c:dispBlanksAs val="gap"/>
    <c:showDLblsOverMax val="0"/>
    <c:extLst/>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122ef65-bce2-4245-b051-97fda49e6e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DEE86CEE9B66A4796B422DB9449A864" ma:contentTypeVersion="8" ma:contentTypeDescription="Utwórz nowy dokument." ma:contentTypeScope="" ma:versionID="c5753d0b9d9a1bc20c9d2168611d87b8">
  <xsd:schema xmlns:xsd="http://www.w3.org/2001/XMLSchema" xmlns:xs="http://www.w3.org/2001/XMLSchema" xmlns:p="http://schemas.microsoft.com/office/2006/metadata/properties" xmlns:ns3="d122ef65-bce2-4245-b051-97fda49e6e85" targetNamespace="http://schemas.microsoft.com/office/2006/metadata/properties" ma:root="true" ma:fieldsID="6a63198be9080a97e86553c3ced76c87" ns3:_="">
    <xsd:import namespace="d122ef65-bce2-4245-b051-97fda49e6e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2ef65-bce2-4245-b051-97fda49e6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ECSPerf</b:Tag>
    <b:SourceType>ConferenceProceedings</b:SourceType>
    <b:Guid>{C0DCF5C7-9A13-49AA-B999-D4E1390276AF}</b:Guid>
    <b:Author>
      <b:Author>
        <b:NameList>
          <b:Person>
            <b:Last>Ambrosio</b:Last>
            <b:First>Antonio</b:First>
          </b:Person>
          <b:Person>
            <b:Last>De Vinco</b:Last>
            <b:First>Daniele</b:First>
          </b:Person>
          <b:Person>
            <b:Last>Foglia</b:Last>
            <b:First>Francesco</b:First>
          </b:Person>
          <b:Person>
            <b:Last>Spagnuolo</b:Last>
            <b:First>Carmine</b:First>
          </b:Person>
          <b:Person>
            <b:Last>Scarano</b:Last>
            <b:First>Vittorio</b:First>
          </b:Person>
        </b:NameList>
      </b:Author>
    </b:Author>
    <b:Title>The impact of ECS logic on parallel performance in agent-based model simulations</b:Title>
    <b:Year>2025</b:Year>
    <b:ConferenceName>BigHPC2025</b:ConferenceName>
    <b:City>Turin, Italy</b:City>
    <b:RefOrder>4</b:RefOrder>
  </b:Source>
  <b:Source>
    <b:Tag>SeekingGrace</b:Tag>
    <b:SourceType>ConferenceProceedings</b:SourceType>
    <b:Guid>{70D75097-5C5F-4A6A-B1C2-FB966A2EA6D6}</b:Guid>
    <b:Author>
      <b:Author>
        <b:NameList>
          <b:Person>
            <b:Last>Black</b:Last>
            <b:First>Andrew</b:First>
            <b:Middle>P.</b:Middle>
          </b:Person>
          <b:Person>
            <b:Last>Bruce</b:Last>
            <b:First>Kim</b:First>
            <b:Middle>B.</b:Middle>
          </b:Person>
          <b:Person>
            <b:Last>Homer</b:Last>
            <b:First>Michael</b:First>
          </b:Person>
          <b:Person>
            <b:Last>Noble</b:Last>
            <b:First>James</b:First>
          </b:Person>
          <b:Person>
            <b:Last>Ruskin</b:Last>
            <b:First>Amy</b:First>
          </b:Person>
          <b:Person>
            <b:Last>Yannow</b:Last>
            <b:First>Richard</b:First>
          </b:Person>
        </b:NameList>
      </b:Author>
    </b:Author>
    <b:Title>Seeking Grace: A New Object-Oriented Language for Novices</b:Title>
    <b:Year>2013</b:Year>
    <b:City>Denver, Colorado</b:City>
    <b:Publisher>ACM</b:Publisher>
    <b:LCID>pl-PL</b:LCID>
    <b:ConferenceName>SIGCSE ’13</b:ConferenceName>
    <b:RefOrder>14</b:RefOrder>
  </b:Source>
  <b:Source>
    <b:Tag>Lat08</b:Tag>
    <b:SourceType>DocumentFromInternetSite</b:SourceType>
    <b:Guid>{3D219681-1781-4075-86F5-45EE74728AA8}</b:Guid>
    <b:Title>LLVM and Clang: Next Generation Compiler Technology</b:Title>
    <b:Year>2008</b:Year>
    <b:LCID>pl-PL</b:LCID>
    <b:Author>
      <b:Author>
        <b:NameList>
          <b:Person>
            <b:Last>Lattner</b:Last>
            <b:First>Chris</b:First>
          </b:Person>
        </b:NameList>
      </b:Author>
    </b:Author>
    <b:Month>05</b:Month>
    <b:Day>17</b:Day>
    <b:YearAccessed>2026</b:YearAccessed>
    <b:MonthAccessed>01</b:MonthAccessed>
    <b:DayAccessed>08</b:DayAccessed>
    <b:RefOrder>11</b:RefOrder>
  </b:Source>
  <b:Source>
    <b:Tag>CppCG</b:Tag>
    <b:SourceType>DocumentFromInternetSite</b:SourceType>
    <b:Guid>{E85458C7-E973-4E4F-BE35-5E8A1BBC9328}</b:Guid>
    <b:LCID>pl-PL</b:LCID>
    <b:Author>
      <b:Author>
        <b:NameList>
          <b:Person>
            <b:Last>Stroustrup</b:Last>
            <b:First>Bjarne</b:First>
          </b:Person>
          <b:Person>
            <b:Last>Sutter</b:Last>
            <b:First>Herb</b:First>
          </b:Person>
        </b:NameList>
      </b:Author>
    </b:Author>
    <b:Title>C++ Core Guidelines</b:Title>
    <b:YearAccessed>2026</b:YearAccessed>
    <b:MonthAccessed>01</b:MonthAccessed>
    <b:DayAccessed>08</b:DayAccessed>
    <b:URL>https://isocpp.github.io/CppCoreGuidelines/CppCoreGuidelines</b:URL>
    <b:RefOrder>12</b:RefOrder>
  </b:Source>
  <b:Source>
    <b:Tag>LLV26</b:Tag>
    <b:SourceType>DocumentFromInternetSite</b:SourceType>
    <b:Guid>{AEC8F79F-3DD3-4FD8-A996-D625088D5DE8}</b:Guid>
    <b:Author>
      <b:Author>
        <b:NameList>
          <b:Person>
            <b:Last>Foundation</b:Last>
            <b:First>LLVM</b:First>
          </b:Person>
        </b:NameList>
      </b:Author>
    </b:Author>
    <b:Title>The LLVM Compiler Infrastructure</b:Title>
    <b:YearAccessed>2026</b:YearAccessed>
    <b:MonthAccessed>01</b:MonthAccessed>
    <b:DayAccessed>08</b:DayAccessed>
    <b:URL>https://clangd.llvm.org/</b:URL>
    <b:RefOrder>13</b:RefOrder>
  </b:Source>
  <b:Source>
    <b:Tag>Cai26</b:Tag>
    <b:SourceType>DocumentFromInternetSite</b:SourceType>
    <b:Guid>{87EAD2C5-0B97-47F7-9832-4F4963E124A2}</b:Guid>
    <b:Author>
      <b:Author>
        <b:NameList>
          <b:Person>
            <b:Last>Caini</b:Last>
            <b:First>Michele</b:First>
          </b:Person>
        </b:NameList>
      </b:Author>
    </b:Author>
    <b:Title>EnTT Documentation</b:Title>
    <b:YearAccessed>2026</b:YearAccessed>
    <b:MonthAccessed>01</b:MonthAccessed>
    <b:DayAccessed>09</b:DayAccessed>
    <b:URL>https://skypjack.github.io/entt/</b:URL>
    <b:RefOrder>6</b:RefOrder>
  </b:Source>
  <b:Source>
    <b:Tag>Gom26</b:Tag>
    <b:SourceType>DocumentFromInternetSite</b:SourceType>
    <b:Guid>{03F2A31E-574F-4743-A7F6-D3A39B7BF946}</b:Guid>
    <b:Author>
      <b:Author>
        <b:NameList>
          <b:Person>
            <b:Last>Gomila</b:Last>
            <b:First>Laurent</b:First>
          </b:Person>
        </b:NameList>
      </b:Author>
    </b:Author>
    <b:Title>Documentation for SFML 3.0.1</b:Title>
    <b:YearAccessed>2026</b:YearAccessed>
    <b:MonthAccessed>01</b:MonthAccessed>
    <b:DayAccessed>09</b:DayAccessed>
    <b:URL>https://www.sfml-dev.org/documentation/3.0.1/</b:URL>
    <b:RefOrder>7</b:RefOrder>
  </b:Source>
  <b:Source>
    <b:Tag>Cor26</b:Tag>
    <b:SourceType>DocumentFromInternetSite</b:SourceType>
    <b:Guid>{E04A7BAC-E90A-4152-A52A-AC3C3F025356}</b:Guid>
    <b:Author>
      <b:Author>
        <b:NameList>
          <b:Person>
            <b:Last>Cornut</b:Last>
            <b:First>Omar</b:First>
          </b:Person>
        </b:NameList>
      </b:Author>
    </b:Author>
    <b:Title>Dear ImGui - GitHub Repository</b:Title>
    <b:YearAccessed>2026</b:YearAccessed>
    <b:MonthAccessed>01</b:MonthAccessed>
    <b:DayAccessed>09</b:DayAccessed>
    <b:URL>https://github.com/ocornut/imgui</b:URL>
    <b:RefOrder>8</b:RefOrder>
  </b:Source>
  <b:Source>
    <b:Tag>Hen26</b:Tag>
    <b:SourceType>DocumentFromInternetSite</b:SourceType>
    <b:Guid>{68DD9DCA-645A-4663-8C72-1DD771A7F895}</b:Guid>
    <b:Author>
      <b:Author>
        <b:NameList>
          <b:Person>
            <b:Last>Schreiner</b:Last>
            <b:First>Henry</b:First>
          </b:Person>
        </b:NameList>
      </b:Author>
    </b:Author>
    <b:Title>Introduction - CLI11 Tutorial</b:Title>
    <b:YearAccessed>2026</b:YearAccessed>
    <b:MonthAccessed>01</b:MonthAccessed>
    <b:DayAccessed>09</b:DayAccessed>
    <b:URL>https://cliutils.github.io/CLI11/book/</b:URL>
    <b:RefOrder>9</b:RefOrder>
  </b:Source>
  <b:Source>
    <b:Tag>Nie26</b:Tag>
    <b:SourceType>DocumentFromInternetSite</b:SourceType>
    <b:Guid>{213B4035-874F-4E0A-9FCE-7FE103E7A94B}</b:Guid>
    <b:Author>
      <b:Author>
        <b:NameList>
          <b:Person>
            <b:Last>Lohmann</b:Last>
            <b:First>Niels</b:First>
          </b:Person>
        </b:NameList>
      </b:Author>
    </b:Author>
    <b:Title>Overview - JSON for modern C++</b:Title>
    <b:YearAccessed>2026</b:YearAccessed>
    <b:MonthAccessed>01</b:MonthAccessed>
    <b:DayAccessed>09</b:DayAccessed>
    <b:URL>https://json.nlohmann.me/api/basic_json/</b:URL>
    <b:RefOrder>10</b:RefOrder>
  </b:Source>
  <b:Source>
    <b:Tag>Wie15</b:Tag>
    <b:SourceType>ConferenceProceedings</b:SourceType>
    <b:Guid>{A896D1CC-F6F0-49BD-A9B8-5F129A306C40}</b:Guid>
    <b:Author>
      <b:Author>
        <b:NameList>
          <b:Person>
            <b:Last>Wiebusch</b:Last>
            <b:First>Dennis</b:First>
          </b:Person>
          <b:Person>
            <b:Last>Latoschik</b:Last>
            <b:First>Marc</b:First>
            <b:Middle>Erich</b:Middle>
          </b:Person>
        </b:NameList>
      </b:Author>
    </b:Author>
    <b:Title>Decoupling the Entity-Component-System Pattern using Semantic Traits for Reusable Realtime Interactive Systems</b:Title>
    <b:Year>2015</b:Year>
    <b:ConferenceName>Proceedings of the IEEE VR Workshop on Software Engineering and Architectures for Realtime Interactive Systems (SEARIS 2015)</b:ConferenceName>
    <b:City>Arles, France</b:City>
    <b:RefOrder>5</b:RefOrder>
  </b:Source>
  <b:Source>
    <b:Tag>Nys14</b:Tag>
    <b:SourceType>Book</b:SourceType>
    <b:Guid>{87F851F7-5F39-4909-A988-5462150DAA64}</b:Guid>
    <b:Author>
      <b:Author>
        <b:NameList>
          <b:Person>
            <b:Last>Nystrom</b:Last>
            <b:First>Robert</b:First>
          </b:Person>
        </b:NameList>
      </b:Author>
    </b:Author>
    <b:Title>Game Programming Patterns: Software Design for Games</b:Title>
    <b:Year>2014</b:Year>
    <b:City>Geneva, IL</b:City>
    <b:Publisher>Genever Benning</b:Publisher>
    <b:RefOrder>16</b:RefOrder>
  </b:Source>
  <b:Source>
    <b:Tag>Mar17</b:Tag>
    <b:SourceType>Book</b:SourceType>
    <b:Guid>{020A131A-11BD-49C0-A280-F93B26ED29BC}</b:Guid>
    <b:Title>Clean Architecture: A Craftsman's Guide to Software Structure and Design</b:Title>
    <b:Year>2017</b:Year>
    <b:City>Boston</b:City>
    <b:Publisher>Pearson Education</b:Publisher>
    <b:Author>
      <b:Author>
        <b:NameList>
          <b:Person>
            <b:Last>Martin</b:Last>
            <b:First>Robert</b:First>
            <b:Middle>C.</b:Middle>
          </b:Person>
        </b:NameList>
      </b:Author>
    </b:Author>
    <b:RefOrder>15</b:RefOrder>
  </b:Source>
  <b:Source>
    <b:Tag>Fil26</b:Tag>
    <b:SourceType>InternetSite</b:SourceType>
    <b:Guid>{CD048F08-9EC4-4283-B2FA-6205DEBA73D6}</b:Guid>
    <b:Author>
      <b:Author>
        <b:NameList>
          <b:Person>
            <b:Last>Rak</b:Last>
            <b:First>Filip</b:First>
          </b:Person>
        </b:NameList>
      </b:Author>
    </b:Author>
    <b:Title>ecosystem-cc - repozytorium GitHub</b:Title>
    <b:YearAccessed>2026</b:YearAccessed>
    <b:MonthAccessed>1</b:MonthAccessed>
    <b:DayAccessed>10</b:DayAccessed>
    <b:URL>https://github.com/Filip-Rak/ecosystem-cc</b:URL>
    <b:RefOrder>3</b:RefOrder>
  </b:Source>
  <b:Source>
    <b:Tag>Bev26</b:Tag>
    <b:SourceType>InternetSite</b:SourceType>
    <b:Guid>{AEC3BD42-1138-4262-B15F-60C13D833FE9}</b:Guid>
    <b:Title>Bevy Engine Documentation</b:Title>
    <b:Author>
      <b:Author>
        <b:NameList>
          <b:Person>
            <b:Last>Team</b:Last>
            <b:First>Bevy</b:First>
            <b:Middle>Development</b:Middle>
          </b:Person>
        </b:NameList>
      </b:Author>
    </b:Author>
    <b:YearAccessed>2026</b:YearAccessed>
    <b:MonthAccessed>01</b:MonthAccessed>
    <b:DayAccessed>09</b:DayAccessed>
    <b:URL>https://bevy.org/learn/quick-start/introduction/</b:URL>
    <b:RefOrder>17</b:RefOrder>
  </b:Source>
  <b:Source>
    <b:Tag>cpp26</b:Tag>
    <b:SourceType>InternetSite</b:SourceType>
    <b:Guid>{837C658B-17CA-4FC5-8A49-4BBA08C115A8}</b:Guid>
    <b:Author>
      <b:Author>
        <b:NameList>
          <b:Person>
            <b:Last>contributors</b:Last>
            <b:First>cppreference</b:First>
          </b:Person>
        </b:NameList>
      </b:Author>
    </b:Author>
    <b:Title>cppreference.com</b:Title>
    <b:YearAccessed>2026</b:YearAccessed>
    <b:MonthAccessed>01</b:MonthAccessed>
    <b:DayAccessed>10</b:DayAccessed>
    <b:URL>cppreference.com</b:URL>
    <b:RefOrder>18</b:RefOrder>
  </b:Source>
  <b:Source>
    <b:Tag>Sea26</b:Tag>
    <b:SourceType>InternetSite</b:SourceType>
    <b:Guid>{BDA8150F-83C0-4870-9B57-6B123AE45ACA}</b:Guid>
    <b:Author>
      <b:Author>
        <b:NameList>
          <b:Person>
            <b:Last>Barrett</b:Last>
            <b:First>Sean</b:First>
          </b:Person>
        </b:NameList>
      </b:Author>
    </b:Author>
    <b:Title>stb - Repozytorium GitHub</b:Title>
    <b:YearAccessed>2026</b:YearAccessed>
    <b:MonthAccessed>01</b:MonthAccessed>
    <b:DayAccessed>11</b:DayAccessed>
    <b:URL>https://github.com/nothings/stb</b:URL>
    <b:RefOrder>21</b:RefOrder>
  </b:Source>
  <b:Source>
    <b:Tag>Jab09</b:Tag>
    <b:SourceType>JournalArticle</b:SourceType>
    <b:Guid>{A74D4EA7-3397-4E61-9E01-102B441298DA}</b:Guid>
    <b:Title>Transgenerational Epigenetic Inheritance: Prevalence, Mechanisms, and Implications for the Study of Heredity and Evolution</b:Title>
    <b:Year>2009</b:Year>
    <b:Author>
      <b:Author>
        <b:NameList>
          <b:Person>
            <b:Last>Jablonka</b:Last>
            <b:First>Eva</b:First>
          </b:Person>
          <b:Person>
            <b:Last>Raz</b:Last>
            <b:First>Gal</b:First>
          </b:Person>
        </b:NameList>
      </b:Author>
    </b:Author>
    <b:JournalName>The Quarterly Review of Biology</b:JournalName>
    <b:Volume>84</b:Volume>
    <b:Issue>2</b:Issue>
    <b:RefOrder>23</b:RefOrder>
  </b:Source>
  <b:Source>
    <b:Tag>Hol09</b:Tag>
    <b:SourceType>JournalArticle</b:SourceType>
    <b:Guid>{6B242230-11DA-4BBE-8F30-CD6062DCBC53}</b:Guid>
    <b:Author>
      <b:Author>
        <b:NameList>
          <b:Person>
            <b:Last>Holt</b:Last>
            <b:First>Robert</b:First>
            <b:Middle>D.</b:Middle>
          </b:Person>
        </b:NameList>
      </b:Author>
    </b:Author>
    <b:Title>Bringing the Hutchinsonian niche into the 21st century: Ecological and evolutionary perspectives</b:Title>
    <b:JournalName>Proceedings of the National Academy of Sciences (PNAS)</b:JournalName>
    <b:Year>2009</b:Year>
    <b:Volume>106</b:Volume>
    <b:Issue>Suppl. 2</b:Issue>
    <b:RefOrder>22</b:RefOrder>
  </b:Source>
  <b:Source>
    <b:Tag>Ann24</b:Tag>
    <b:SourceType>Book</b:SourceType>
    <b:Guid>{19AC928A-8118-48F5-8396-2751703C8880}</b:Guid>
    <b:Title>NOWA Biologia na czasie 1. Podręcznik</b:Title>
    <b:Year>2024</b:Year>
    <b:Author>
      <b:Author>
        <b:NameList>
          <b:Person>
            <b:Last>Anna Helmin</b:Last>
            <b:First>Jolanta</b:First>
            <b:Middle>Holeczek</b:Middle>
          </b:Person>
        </b:NameList>
      </b:Author>
    </b:Author>
    <b:City>Warszawa</b:City>
    <b:Publisher>Nowa Era</b:Publisher>
    <b:RefOrder>24</b:RefOrder>
  </b:Source>
  <b:Source>
    <b:Tag>IEE19</b:Tag>
    <b:SourceType>Book</b:SourceType>
    <b:Guid>{145570F8-E60B-4802-898C-295C60B2A7C8}</b:Guid>
    <b:Author>
      <b:Author>
        <b:Corporate>IEEE Standards Association</b:Corporate>
      </b:Author>
    </b:Author>
    <b:Title>IEEE Standard for Floating-Point Arithmetic</b:Title>
    <b:Year>2019</b:Year>
    <b:City>New York</b:City>
    <b:Publisher>IEEE</b:Publisher>
    <b:RefOrder>19</b:RefOrder>
  </b:Source>
  <b:Source>
    <b:Tag>LLV261</b:Tag>
    <b:SourceType>DocumentFromInternetSite</b:SourceType>
    <b:Guid>{C779CA24-4F6A-400B-B045-FECE3AC4BBE2}</b:Guid>
    <b:Title>LLVM Language Reference Manual</b:Title>
    <b:YearAccessed>2026</b:YearAccessed>
    <b:MonthAccessed>1</b:MonthAccessed>
    <b:DayAccessed>12</b:DayAccessed>
    <b:URL>https://llvm.org/docs/LangRef.html#llvm-language-reference-manual</b:URL>
    <b:Author>
      <b:Author>
        <b:NameList>
          <b:Person>
            <b:Last>Contributors</b:Last>
            <b:First>LLVM</b:First>
            <b:Middle>Project</b:Middle>
          </b:Person>
        </b:NameList>
      </b:Author>
    </b:Author>
    <b:RefOrder>20</b:RefOrder>
  </b:Source>
  <b:Source>
    <b:Tag>Bre11</b:Tag>
    <b:SourceType>BookSection</b:SourceType>
    <b:Guid>{6E1A03CD-43A0-4721-BB12-E9958670DD45}</b:Guid>
    <b:Title>Cellular Automata in Ecological Modelling</b:Title>
    <b:Year>2011</b:Year>
    <b:Author>
      <b:Author>
        <b:NameList>
          <b:Person>
            <b:Last>Breckling</b:Last>
            <b:First>Broder</b:First>
          </b:Person>
          <b:Person>
            <b:Last>Pe’er</b:Last>
            <b:First>Guy</b:First>
          </b:Person>
          <b:Person>
            <b:Last>Matsinos</b:Last>
            <b:First>Yiannis</b:First>
            <b:Middle>G.</b:Middle>
          </b:Person>
        </b:NameList>
      </b:Author>
    </b:Author>
    <b:BookTitle>Modelling Complex Ecological Dynamics</b:BookTitle>
    <b:City>Berlin</b:City>
    <b:Publisher>Springer</b:Publisher>
    <b:RefOrder>2</b:RefOrder>
  </b:Source>
  <b:Source>
    <b:Tag>Jon13</b:Tag>
    <b:SourceType>JournalArticle</b:SourceType>
    <b:Guid>{D317C761-3C66-42DE-87C2-3E7932FA0043}</b:Guid>
    <b:Title>A combination of cellular automata and agent-based models to simulate root–microbial interactions</b:Title>
    <b:Year>2013</b:Year>
    <b:Author>
      <b:Author>
        <b:NameList>
          <b:Person>
            <b:Last>Jones</b:Last>
            <b:First>P.</b:First>
          </b:Person>
          <b:Person>
            <b:Last>Balaban</b:Last>
            <b:First>N.</b:First>
            <b:Middle>Q.</b:Middle>
          </b:Person>
          <b:Person>
            <b:Last>Dodd</b:Last>
            <b:First>I.</b:First>
            <b:Middle>B.</b:Middle>
          </b:Person>
        </b:NameList>
      </b:Author>
    </b:Author>
    <b:JournalName>Theoretical Biology and Medical Modelling</b:JournalName>
    <b:Volume>10</b:Volume>
    <b:Issue>1</b:Issue>
    <b:RefOrder>1</b:RefOrder>
  </b:Source>
  <b:Source>
    <b:Tag>Fil261</b:Tag>
    <b:SourceType>InternetSite</b:SourceType>
    <b:Guid>{A2DFE170-C216-44A4-8647-BCDA63B63BB4}</b:Guid>
    <b:YearAccessed>2026</b:YearAccessed>
    <b:MonthAccessed>1</b:MonthAccessed>
    <b:DayAccessed>20</b:DayAccessed>
    <b:URL>https://github.com/Filip-Rak/ecosystem-cc-results</b:URL>
    <b:Author>
      <b:Author>
        <b:NameList>
          <b:Person>
            <b:Last>Rak</b:Last>
            <b:First>Filip</b:First>
          </b:Person>
        </b:NameList>
      </b:Author>
    </b:Author>
    <b:Title>ecosystem-cc-results - repozytorium GitHub</b:Title>
    <b:RefOrder>25</b:RefOrder>
  </b:Source>
</b:Sources>
</file>

<file path=customXml/itemProps1.xml><?xml version="1.0" encoding="utf-8"?>
<ds:datastoreItem xmlns:ds="http://schemas.openxmlformats.org/officeDocument/2006/customXml" ds:itemID="{29AD04CB-3256-4EEF-9155-AA9422032EF3}">
  <ds:schemaRefs>
    <ds:schemaRef ds:uri="http://schemas.microsoft.com/sharepoint/v3/contenttype/forms"/>
  </ds:schemaRefs>
</ds:datastoreItem>
</file>

<file path=customXml/itemProps2.xml><?xml version="1.0" encoding="utf-8"?>
<ds:datastoreItem xmlns:ds="http://schemas.openxmlformats.org/officeDocument/2006/customXml" ds:itemID="{B6539A07-DA5D-434E-A5C5-698AC2EA5E40}">
  <ds:schemaRefs>
    <ds:schemaRef ds:uri="http://schemas.microsoft.com/office/2006/documentManagement/types"/>
    <ds:schemaRef ds:uri="http://purl.org/dc/elements/1.1/"/>
    <ds:schemaRef ds:uri="http://purl.org/dc/terms/"/>
    <ds:schemaRef ds:uri="d122ef65-bce2-4245-b051-97fda49e6e85"/>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8F53F20-E85F-46D4-BEEE-6921FCA9C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2ef65-bce2-4245-b051-97fda49e6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0C3633-0637-4CDA-8171-0C732EC8C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12211</Words>
  <Characters>87310</Characters>
  <Application>Microsoft Office Word</Application>
  <DocSecurity>0</DocSecurity>
  <Lines>1587</Lines>
  <Paragraphs>622</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Phd Thesis</vt:lpstr>
    </vt:vector>
  </TitlesOfParts>
  <Company/>
  <LinksUpToDate>false</LinksUpToDate>
  <CharactersWithSpaces>98899</CharactersWithSpaces>
  <SharedDoc>false</SharedDoc>
  <HLinks>
    <vt:vector size="354" baseType="variant">
      <vt:variant>
        <vt:i4>1376311</vt:i4>
      </vt:variant>
      <vt:variant>
        <vt:i4>350</vt:i4>
      </vt:variant>
      <vt:variant>
        <vt:i4>0</vt:i4>
      </vt:variant>
      <vt:variant>
        <vt:i4>5</vt:i4>
      </vt:variant>
      <vt:variant>
        <vt:lpwstr/>
      </vt:variant>
      <vt:variant>
        <vt:lpwstr>_Toc219740840</vt:lpwstr>
      </vt:variant>
      <vt:variant>
        <vt:i4>1179703</vt:i4>
      </vt:variant>
      <vt:variant>
        <vt:i4>344</vt:i4>
      </vt:variant>
      <vt:variant>
        <vt:i4>0</vt:i4>
      </vt:variant>
      <vt:variant>
        <vt:i4>5</vt:i4>
      </vt:variant>
      <vt:variant>
        <vt:lpwstr/>
      </vt:variant>
      <vt:variant>
        <vt:lpwstr>_Toc219740839</vt:lpwstr>
      </vt:variant>
      <vt:variant>
        <vt:i4>1179703</vt:i4>
      </vt:variant>
      <vt:variant>
        <vt:i4>338</vt:i4>
      </vt:variant>
      <vt:variant>
        <vt:i4>0</vt:i4>
      </vt:variant>
      <vt:variant>
        <vt:i4>5</vt:i4>
      </vt:variant>
      <vt:variant>
        <vt:lpwstr/>
      </vt:variant>
      <vt:variant>
        <vt:lpwstr>_Toc219740838</vt:lpwstr>
      </vt:variant>
      <vt:variant>
        <vt:i4>1179703</vt:i4>
      </vt:variant>
      <vt:variant>
        <vt:i4>332</vt:i4>
      </vt:variant>
      <vt:variant>
        <vt:i4>0</vt:i4>
      </vt:variant>
      <vt:variant>
        <vt:i4>5</vt:i4>
      </vt:variant>
      <vt:variant>
        <vt:lpwstr/>
      </vt:variant>
      <vt:variant>
        <vt:lpwstr>_Toc219740837</vt:lpwstr>
      </vt:variant>
      <vt:variant>
        <vt:i4>1179703</vt:i4>
      </vt:variant>
      <vt:variant>
        <vt:i4>326</vt:i4>
      </vt:variant>
      <vt:variant>
        <vt:i4>0</vt:i4>
      </vt:variant>
      <vt:variant>
        <vt:i4>5</vt:i4>
      </vt:variant>
      <vt:variant>
        <vt:lpwstr/>
      </vt:variant>
      <vt:variant>
        <vt:lpwstr>_Toc219740836</vt:lpwstr>
      </vt:variant>
      <vt:variant>
        <vt:i4>1179703</vt:i4>
      </vt:variant>
      <vt:variant>
        <vt:i4>320</vt:i4>
      </vt:variant>
      <vt:variant>
        <vt:i4>0</vt:i4>
      </vt:variant>
      <vt:variant>
        <vt:i4>5</vt:i4>
      </vt:variant>
      <vt:variant>
        <vt:lpwstr/>
      </vt:variant>
      <vt:variant>
        <vt:lpwstr>_Toc219740835</vt:lpwstr>
      </vt:variant>
      <vt:variant>
        <vt:i4>1179703</vt:i4>
      </vt:variant>
      <vt:variant>
        <vt:i4>314</vt:i4>
      </vt:variant>
      <vt:variant>
        <vt:i4>0</vt:i4>
      </vt:variant>
      <vt:variant>
        <vt:i4>5</vt:i4>
      </vt:variant>
      <vt:variant>
        <vt:lpwstr/>
      </vt:variant>
      <vt:variant>
        <vt:lpwstr>_Toc219740834</vt:lpwstr>
      </vt:variant>
      <vt:variant>
        <vt:i4>1179703</vt:i4>
      </vt:variant>
      <vt:variant>
        <vt:i4>308</vt:i4>
      </vt:variant>
      <vt:variant>
        <vt:i4>0</vt:i4>
      </vt:variant>
      <vt:variant>
        <vt:i4>5</vt:i4>
      </vt:variant>
      <vt:variant>
        <vt:lpwstr/>
      </vt:variant>
      <vt:variant>
        <vt:lpwstr>_Toc219740833</vt:lpwstr>
      </vt:variant>
      <vt:variant>
        <vt:i4>1179703</vt:i4>
      </vt:variant>
      <vt:variant>
        <vt:i4>302</vt:i4>
      </vt:variant>
      <vt:variant>
        <vt:i4>0</vt:i4>
      </vt:variant>
      <vt:variant>
        <vt:i4>5</vt:i4>
      </vt:variant>
      <vt:variant>
        <vt:lpwstr/>
      </vt:variant>
      <vt:variant>
        <vt:lpwstr>_Toc219740832</vt:lpwstr>
      </vt:variant>
      <vt:variant>
        <vt:i4>1179703</vt:i4>
      </vt:variant>
      <vt:variant>
        <vt:i4>296</vt:i4>
      </vt:variant>
      <vt:variant>
        <vt:i4>0</vt:i4>
      </vt:variant>
      <vt:variant>
        <vt:i4>5</vt:i4>
      </vt:variant>
      <vt:variant>
        <vt:lpwstr/>
      </vt:variant>
      <vt:variant>
        <vt:lpwstr>_Toc219740831</vt:lpwstr>
      </vt:variant>
      <vt:variant>
        <vt:i4>1245239</vt:i4>
      </vt:variant>
      <vt:variant>
        <vt:i4>290</vt:i4>
      </vt:variant>
      <vt:variant>
        <vt:i4>0</vt:i4>
      </vt:variant>
      <vt:variant>
        <vt:i4>5</vt:i4>
      </vt:variant>
      <vt:variant>
        <vt:lpwstr/>
      </vt:variant>
      <vt:variant>
        <vt:lpwstr>_Toc219740828</vt:lpwstr>
      </vt:variant>
      <vt:variant>
        <vt:i4>1245239</vt:i4>
      </vt:variant>
      <vt:variant>
        <vt:i4>284</vt:i4>
      </vt:variant>
      <vt:variant>
        <vt:i4>0</vt:i4>
      </vt:variant>
      <vt:variant>
        <vt:i4>5</vt:i4>
      </vt:variant>
      <vt:variant>
        <vt:lpwstr/>
      </vt:variant>
      <vt:variant>
        <vt:lpwstr>_Toc219740826</vt:lpwstr>
      </vt:variant>
      <vt:variant>
        <vt:i4>1245239</vt:i4>
      </vt:variant>
      <vt:variant>
        <vt:i4>278</vt:i4>
      </vt:variant>
      <vt:variant>
        <vt:i4>0</vt:i4>
      </vt:variant>
      <vt:variant>
        <vt:i4>5</vt:i4>
      </vt:variant>
      <vt:variant>
        <vt:lpwstr/>
      </vt:variant>
      <vt:variant>
        <vt:lpwstr>_Toc219740825</vt:lpwstr>
      </vt:variant>
      <vt:variant>
        <vt:i4>1245239</vt:i4>
      </vt:variant>
      <vt:variant>
        <vt:i4>272</vt:i4>
      </vt:variant>
      <vt:variant>
        <vt:i4>0</vt:i4>
      </vt:variant>
      <vt:variant>
        <vt:i4>5</vt:i4>
      </vt:variant>
      <vt:variant>
        <vt:lpwstr/>
      </vt:variant>
      <vt:variant>
        <vt:lpwstr>_Toc219740824</vt:lpwstr>
      </vt:variant>
      <vt:variant>
        <vt:i4>1245239</vt:i4>
      </vt:variant>
      <vt:variant>
        <vt:i4>266</vt:i4>
      </vt:variant>
      <vt:variant>
        <vt:i4>0</vt:i4>
      </vt:variant>
      <vt:variant>
        <vt:i4>5</vt:i4>
      </vt:variant>
      <vt:variant>
        <vt:lpwstr/>
      </vt:variant>
      <vt:variant>
        <vt:lpwstr>_Toc219740823</vt:lpwstr>
      </vt:variant>
      <vt:variant>
        <vt:i4>1245239</vt:i4>
      </vt:variant>
      <vt:variant>
        <vt:i4>260</vt:i4>
      </vt:variant>
      <vt:variant>
        <vt:i4>0</vt:i4>
      </vt:variant>
      <vt:variant>
        <vt:i4>5</vt:i4>
      </vt:variant>
      <vt:variant>
        <vt:lpwstr/>
      </vt:variant>
      <vt:variant>
        <vt:lpwstr>_Toc219740822</vt:lpwstr>
      </vt:variant>
      <vt:variant>
        <vt:i4>1245239</vt:i4>
      </vt:variant>
      <vt:variant>
        <vt:i4>254</vt:i4>
      </vt:variant>
      <vt:variant>
        <vt:i4>0</vt:i4>
      </vt:variant>
      <vt:variant>
        <vt:i4>5</vt:i4>
      </vt:variant>
      <vt:variant>
        <vt:lpwstr/>
      </vt:variant>
      <vt:variant>
        <vt:lpwstr>_Toc219740821</vt:lpwstr>
      </vt:variant>
      <vt:variant>
        <vt:i4>1245239</vt:i4>
      </vt:variant>
      <vt:variant>
        <vt:i4>248</vt:i4>
      </vt:variant>
      <vt:variant>
        <vt:i4>0</vt:i4>
      </vt:variant>
      <vt:variant>
        <vt:i4>5</vt:i4>
      </vt:variant>
      <vt:variant>
        <vt:lpwstr/>
      </vt:variant>
      <vt:variant>
        <vt:lpwstr>_Toc219740820</vt:lpwstr>
      </vt:variant>
      <vt:variant>
        <vt:i4>1048631</vt:i4>
      </vt:variant>
      <vt:variant>
        <vt:i4>242</vt:i4>
      </vt:variant>
      <vt:variant>
        <vt:i4>0</vt:i4>
      </vt:variant>
      <vt:variant>
        <vt:i4>5</vt:i4>
      </vt:variant>
      <vt:variant>
        <vt:lpwstr/>
      </vt:variant>
      <vt:variant>
        <vt:lpwstr>_Toc219740819</vt:lpwstr>
      </vt:variant>
      <vt:variant>
        <vt:i4>1048631</vt:i4>
      </vt:variant>
      <vt:variant>
        <vt:i4>236</vt:i4>
      </vt:variant>
      <vt:variant>
        <vt:i4>0</vt:i4>
      </vt:variant>
      <vt:variant>
        <vt:i4>5</vt:i4>
      </vt:variant>
      <vt:variant>
        <vt:lpwstr/>
      </vt:variant>
      <vt:variant>
        <vt:lpwstr>_Toc219740818</vt:lpwstr>
      </vt:variant>
      <vt:variant>
        <vt:i4>1048631</vt:i4>
      </vt:variant>
      <vt:variant>
        <vt:i4>230</vt:i4>
      </vt:variant>
      <vt:variant>
        <vt:i4>0</vt:i4>
      </vt:variant>
      <vt:variant>
        <vt:i4>5</vt:i4>
      </vt:variant>
      <vt:variant>
        <vt:lpwstr/>
      </vt:variant>
      <vt:variant>
        <vt:lpwstr>_Toc219740817</vt:lpwstr>
      </vt:variant>
      <vt:variant>
        <vt:i4>1048631</vt:i4>
      </vt:variant>
      <vt:variant>
        <vt:i4>224</vt:i4>
      </vt:variant>
      <vt:variant>
        <vt:i4>0</vt:i4>
      </vt:variant>
      <vt:variant>
        <vt:i4>5</vt:i4>
      </vt:variant>
      <vt:variant>
        <vt:lpwstr/>
      </vt:variant>
      <vt:variant>
        <vt:lpwstr>_Toc219740816</vt:lpwstr>
      </vt:variant>
      <vt:variant>
        <vt:i4>1048631</vt:i4>
      </vt:variant>
      <vt:variant>
        <vt:i4>218</vt:i4>
      </vt:variant>
      <vt:variant>
        <vt:i4>0</vt:i4>
      </vt:variant>
      <vt:variant>
        <vt:i4>5</vt:i4>
      </vt:variant>
      <vt:variant>
        <vt:lpwstr/>
      </vt:variant>
      <vt:variant>
        <vt:lpwstr>_Toc219740815</vt:lpwstr>
      </vt:variant>
      <vt:variant>
        <vt:i4>1048631</vt:i4>
      </vt:variant>
      <vt:variant>
        <vt:i4>212</vt:i4>
      </vt:variant>
      <vt:variant>
        <vt:i4>0</vt:i4>
      </vt:variant>
      <vt:variant>
        <vt:i4>5</vt:i4>
      </vt:variant>
      <vt:variant>
        <vt:lpwstr/>
      </vt:variant>
      <vt:variant>
        <vt:lpwstr>_Toc219740814</vt:lpwstr>
      </vt:variant>
      <vt:variant>
        <vt:i4>1048631</vt:i4>
      </vt:variant>
      <vt:variant>
        <vt:i4>206</vt:i4>
      </vt:variant>
      <vt:variant>
        <vt:i4>0</vt:i4>
      </vt:variant>
      <vt:variant>
        <vt:i4>5</vt:i4>
      </vt:variant>
      <vt:variant>
        <vt:lpwstr/>
      </vt:variant>
      <vt:variant>
        <vt:lpwstr>_Toc219740813</vt:lpwstr>
      </vt:variant>
      <vt:variant>
        <vt:i4>1048631</vt:i4>
      </vt:variant>
      <vt:variant>
        <vt:i4>200</vt:i4>
      </vt:variant>
      <vt:variant>
        <vt:i4>0</vt:i4>
      </vt:variant>
      <vt:variant>
        <vt:i4>5</vt:i4>
      </vt:variant>
      <vt:variant>
        <vt:lpwstr/>
      </vt:variant>
      <vt:variant>
        <vt:lpwstr>_Toc219740812</vt:lpwstr>
      </vt:variant>
      <vt:variant>
        <vt:i4>1048631</vt:i4>
      </vt:variant>
      <vt:variant>
        <vt:i4>194</vt:i4>
      </vt:variant>
      <vt:variant>
        <vt:i4>0</vt:i4>
      </vt:variant>
      <vt:variant>
        <vt:i4>5</vt:i4>
      </vt:variant>
      <vt:variant>
        <vt:lpwstr/>
      </vt:variant>
      <vt:variant>
        <vt:lpwstr>_Toc219740811</vt:lpwstr>
      </vt:variant>
      <vt:variant>
        <vt:i4>1048631</vt:i4>
      </vt:variant>
      <vt:variant>
        <vt:i4>188</vt:i4>
      </vt:variant>
      <vt:variant>
        <vt:i4>0</vt:i4>
      </vt:variant>
      <vt:variant>
        <vt:i4>5</vt:i4>
      </vt:variant>
      <vt:variant>
        <vt:lpwstr/>
      </vt:variant>
      <vt:variant>
        <vt:lpwstr>_Toc219740810</vt:lpwstr>
      </vt:variant>
      <vt:variant>
        <vt:i4>1114167</vt:i4>
      </vt:variant>
      <vt:variant>
        <vt:i4>182</vt:i4>
      </vt:variant>
      <vt:variant>
        <vt:i4>0</vt:i4>
      </vt:variant>
      <vt:variant>
        <vt:i4>5</vt:i4>
      </vt:variant>
      <vt:variant>
        <vt:lpwstr/>
      </vt:variant>
      <vt:variant>
        <vt:lpwstr>_Toc219740809</vt:lpwstr>
      </vt:variant>
      <vt:variant>
        <vt:i4>1114167</vt:i4>
      </vt:variant>
      <vt:variant>
        <vt:i4>176</vt:i4>
      </vt:variant>
      <vt:variant>
        <vt:i4>0</vt:i4>
      </vt:variant>
      <vt:variant>
        <vt:i4>5</vt:i4>
      </vt:variant>
      <vt:variant>
        <vt:lpwstr/>
      </vt:variant>
      <vt:variant>
        <vt:lpwstr>_Toc219740808</vt:lpwstr>
      </vt:variant>
      <vt:variant>
        <vt:i4>1114167</vt:i4>
      </vt:variant>
      <vt:variant>
        <vt:i4>170</vt:i4>
      </vt:variant>
      <vt:variant>
        <vt:i4>0</vt:i4>
      </vt:variant>
      <vt:variant>
        <vt:i4>5</vt:i4>
      </vt:variant>
      <vt:variant>
        <vt:lpwstr/>
      </vt:variant>
      <vt:variant>
        <vt:lpwstr>_Toc219740807</vt:lpwstr>
      </vt:variant>
      <vt:variant>
        <vt:i4>1114167</vt:i4>
      </vt:variant>
      <vt:variant>
        <vt:i4>164</vt:i4>
      </vt:variant>
      <vt:variant>
        <vt:i4>0</vt:i4>
      </vt:variant>
      <vt:variant>
        <vt:i4>5</vt:i4>
      </vt:variant>
      <vt:variant>
        <vt:lpwstr/>
      </vt:variant>
      <vt:variant>
        <vt:lpwstr>_Toc219740806</vt:lpwstr>
      </vt:variant>
      <vt:variant>
        <vt:i4>1114167</vt:i4>
      </vt:variant>
      <vt:variant>
        <vt:i4>158</vt:i4>
      </vt:variant>
      <vt:variant>
        <vt:i4>0</vt:i4>
      </vt:variant>
      <vt:variant>
        <vt:i4>5</vt:i4>
      </vt:variant>
      <vt:variant>
        <vt:lpwstr/>
      </vt:variant>
      <vt:variant>
        <vt:lpwstr>_Toc219740805</vt:lpwstr>
      </vt:variant>
      <vt:variant>
        <vt:i4>1114167</vt:i4>
      </vt:variant>
      <vt:variant>
        <vt:i4>152</vt:i4>
      </vt:variant>
      <vt:variant>
        <vt:i4>0</vt:i4>
      </vt:variant>
      <vt:variant>
        <vt:i4>5</vt:i4>
      </vt:variant>
      <vt:variant>
        <vt:lpwstr/>
      </vt:variant>
      <vt:variant>
        <vt:lpwstr>_Toc219740804</vt:lpwstr>
      </vt:variant>
      <vt:variant>
        <vt:i4>1114167</vt:i4>
      </vt:variant>
      <vt:variant>
        <vt:i4>146</vt:i4>
      </vt:variant>
      <vt:variant>
        <vt:i4>0</vt:i4>
      </vt:variant>
      <vt:variant>
        <vt:i4>5</vt:i4>
      </vt:variant>
      <vt:variant>
        <vt:lpwstr/>
      </vt:variant>
      <vt:variant>
        <vt:lpwstr>_Toc219740803</vt:lpwstr>
      </vt:variant>
      <vt:variant>
        <vt:i4>1114167</vt:i4>
      </vt:variant>
      <vt:variant>
        <vt:i4>140</vt:i4>
      </vt:variant>
      <vt:variant>
        <vt:i4>0</vt:i4>
      </vt:variant>
      <vt:variant>
        <vt:i4>5</vt:i4>
      </vt:variant>
      <vt:variant>
        <vt:lpwstr/>
      </vt:variant>
      <vt:variant>
        <vt:lpwstr>_Toc219740802</vt:lpwstr>
      </vt:variant>
      <vt:variant>
        <vt:i4>1114167</vt:i4>
      </vt:variant>
      <vt:variant>
        <vt:i4>134</vt:i4>
      </vt:variant>
      <vt:variant>
        <vt:i4>0</vt:i4>
      </vt:variant>
      <vt:variant>
        <vt:i4>5</vt:i4>
      </vt:variant>
      <vt:variant>
        <vt:lpwstr/>
      </vt:variant>
      <vt:variant>
        <vt:lpwstr>_Toc219740801</vt:lpwstr>
      </vt:variant>
      <vt:variant>
        <vt:i4>1114167</vt:i4>
      </vt:variant>
      <vt:variant>
        <vt:i4>128</vt:i4>
      </vt:variant>
      <vt:variant>
        <vt:i4>0</vt:i4>
      </vt:variant>
      <vt:variant>
        <vt:i4>5</vt:i4>
      </vt:variant>
      <vt:variant>
        <vt:lpwstr/>
      </vt:variant>
      <vt:variant>
        <vt:lpwstr>_Toc219740800</vt:lpwstr>
      </vt:variant>
      <vt:variant>
        <vt:i4>1572920</vt:i4>
      </vt:variant>
      <vt:variant>
        <vt:i4>122</vt:i4>
      </vt:variant>
      <vt:variant>
        <vt:i4>0</vt:i4>
      </vt:variant>
      <vt:variant>
        <vt:i4>5</vt:i4>
      </vt:variant>
      <vt:variant>
        <vt:lpwstr/>
      </vt:variant>
      <vt:variant>
        <vt:lpwstr>_Toc219740799</vt:lpwstr>
      </vt:variant>
      <vt:variant>
        <vt:i4>1572920</vt:i4>
      </vt:variant>
      <vt:variant>
        <vt:i4>116</vt:i4>
      </vt:variant>
      <vt:variant>
        <vt:i4>0</vt:i4>
      </vt:variant>
      <vt:variant>
        <vt:i4>5</vt:i4>
      </vt:variant>
      <vt:variant>
        <vt:lpwstr/>
      </vt:variant>
      <vt:variant>
        <vt:lpwstr>_Toc219740798</vt:lpwstr>
      </vt:variant>
      <vt:variant>
        <vt:i4>1572920</vt:i4>
      </vt:variant>
      <vt:variant>
        <vt:i4>110</vt:i4>
      </vt:variant>
      <vt:variant>
        <vt:i4>0</vt:i4>
      </vt:variant>
      <vt:variant>
        <vt:i4>5</vt:i4>
      </vt:variant>
      <vt:variant>
        <vt:lpwstr/>
      </vt:variant>
      <vt:variant>
        <vt:lpwstr>_Toc219740797</vt:lpwstr>
      </vt:variant>
      <vt:variant>
        <vt:i4>1572920</vt:i4>
      </vt:variant>
      <vt:variant>
        <vt:i4>104</vt:i4>
      </vt:variant>
      <vt:variant>
        <vt:i4>0</vt:i4>
      </vt:variant>
      <vt:variant>
        <vt:i4>5</vt:i4>
      </vt:variant>
      <vt:variant>
        <vt:lpwstr/>
      </vt:variant>
      <vt:variant>
        <vt:lpwstr>_Toc219740796</vt:lpwstr>
      </vt:variant>
      <vt:variant>
        <vt:i4>1572920</vt:i4>
      </vt:variant>
      <vt:variant>
        <vt:i4>98</vt:i4>
      </vt:variant>
      <vt:variant>
        <vt:i4>0</vt:i4>
      </vt:variant>
      <vt:variant>
        <vt:i4>5</vt:i4>
      </vt:variant>
      <vt:variant>
        <vt:lpwstr/>
      </vt:variant>
      <vt:variant>
        <vt:lpwstr>_Toc219740795</vt:lpwstr>
      </vt:variant>
      <vt:variant>
        <vt:i4>1572920</vt:i4>
      </vt:variant>
      <vt:variant>
        <vt:i4>92</vt:i4>
      </vt:variant>
      <vt:variant>
        <vt:i4>0</vt:i4>
      </vt:variant>
      <vt:variant>
        <vt:i4>5</vt:i4>
      </vt:variant>
      <vt:variant>
        <vt:lpwstr/>
      </vt:variant>
      <vt:variant>
        <vt:lpwstr>_Toc219740794</vt:lpwstr>
      </vt:variant>
      <vt:variant>
        <vt:i4>1572920</vt:i4>
      </vt:variant>
      <vt:variant>
        <vt:i4>86</vt:i4>
      </vt:variant>
      <vt:variant>
        <vt:i4>0</vt:i4>
      </vt:variant>
      <vt:variant>
        <vt:i4>5</vt:i4>
      </vt:variant>
      <vt:variant>
        <vt:lpwstr/>
      </vt:variant>
      <vt:variant>
        <vt:lpwstr>_Toc219740793</vt:lpwstr>
      </vt:variant>
      <vt:variant>
        <vt:i4>1572920</vt:i4>
      </vt:variant>
      <vt:variant>
        <vt:i4>80</vt:i4>
      </vt:variant>
      <vt:variant>
        <vt:i4>0</vt:i4>
      </vt:variant>
      <vt:variant>
        <vt:i4>5</vt:i4>
      </vt:variant>
      <vt:variant>
        <vt:lpwstr/>
      </vt:variant>
      <vt:variant>
        <vt:lpwstr>_Toc219740792</vt:lpwstr>
      </vt:variant>
      <vt:variant>
        <vt:i4>1572920</vt:i4>
      </vt:variant>
      <vt:variant>
        <vt:i4>74</vt:i4>
      </vt:variant>
      <vt:variant>
        <vt:i4>0</vt:i4>
      </vt:variant>
      <vt:variant>
        <vt:i4>5</vt:i4>
      </vt:variant>
      <vt:variant>
        <vt:lpwstr/>
      </vt:variant>
      <vt:variant>
        <vt:lpwstr>_Toc219740791</vt:lpwstr>
      </vt:variant>
      <vt:variant>
        <vt:i4>1572920</vt:i4>
      </vt:variant>
      <vt:variant>
        <vt:i4>68</vt:i4>
      </vt:variant>
      <vt:variant>
        <vt:i4>0</vt:i4>
      </vt:variant>
      <vt:variant>
        <vt:i4>5</vt:i4>
      </vt:variant>
      <vt:variant>
        <vt:lpwstr/>
      </vt:variant>
      <vt:variant>
        <vt:lpwstr>_Toc219740790</vt:lpwstr>
      </vt:variant>
      <vt:variant>
        <vt:i4>1638456</vt:i4>
      </vt:variant>
      <vt:variant>
        <vt:i4>62</vt:i4>
      </vt:variant>
      <vt:variant>
        <vt:i4>0</vt:i4>
      </vt:variant>
      <vt:variant>
        <vt:i4>5</vt:i4>
      </vt:variant>
      <vt:variant>
        <vt:lpwstr/>
      </vt:variant>
      <vt:variant>
        <vt:lpwstr>_Toc219740789</vt:lpwstr>
      </vt:variant>
      <vt:variant>
        <vt:i4>1638456</vt:i4>
      </vt:variant>
      <vt:variant>
        <vt:i4>56</vt:i4>
      </vt:variant>
      <vt:variant>
        <vt:i4>0</vt:i4>
      </vt:variant>
      <vt:variant>
        <vt:i4>5</vt:i4>
      </vt:variant>
      <vt:variant>
        <vt:lpwstr/>
      </vt:variant>
      <vt:variant>
        <vt:lpwstr>_Toc219740788</vt:lpwstr>
      </vt:variant>
      <vt:variant>
        <vt:i4>1638456</vt:i4>
      </vt:variant>
      <vt:variant>
        <vt:i4>50</vt:i4>
      </vt:variant>
      <vt:variant>
        <vt:i4>0</vt:i4>
      </vt:variant>
      <vt:variant>
        <vt:i4>5</vt:i4>
      </vt:variant>
      <vt:variant>
        <vt:lpwstr/>
      </vt:variant>
      <vt:variant>
        <vt:lpwstr>_Toc219740787</vt:lpwstr>
      </vt:variant>
      <vt:variant>
        <vt:i4>1638456</vt:i4>
      </vt:variant>
      <vt:variant>
        <vt:i4>44</vt:i4>
      </vt:variant>
      <vt:variant>
        <vt:i4>0</vt:i4>
      </vt:variant>
      <vt:variant>
        <vt:i4>5</vt:i4>
      </vt:variant>
      <vt:variant>
        <vt:lpwstr/>
      </vt:variant>
      <vt:variant>
        <vt:lpwstr>_Toc219740786</vt:lpwstr>
      </vt:variant>
      <vt:variant>
        <vt:i4>1638456</vt:i4>
      </vt:variant>
      <vt:variant>
        <vt:i4>38</vt:i4>
      </vt:variant>
      <vt:variant>
        <vt:i4>0</vt:i4>
      </vt:variant>
      <vt:variant>
        <vt:i4>5</vt:i4>
      </vt:variant>
      <vt:variant>
        <vt:lpwstr/>
      </vt:variant>
      <vt:variant>
        <vt:lpwstr>_Toc219740785</vt:lpwstr>
      </vt:variant>
      <vt:variant>
        <vt:i4>1638456</vt:i4>
      </vt:variant>
      <vt:variant>
        <vt:i4>32</vt:i4>
      </vt:variant>
      <vt:variant>
        <vt:i4>0</vt:i4>
      </vt:variant>
      <vt:variant>
        <vt:i4>5</vt:i4>
      </vt:variant>
      <vt:variant>
        <vt:lpwstr/>
      </vt:variant>
      <vt:variant>
        <vt:lpwstr>_Toc219740784</vt:lpwstr>
      </vt:variant>
      <vt:variant>
        <vt:i4>1638456</vt:i4>
      </vt:variant>
      <vt:variant>
        <vt:i4>26</vt:i4>
      </vt:variant>
      <vt:variant>
        <vt:i4>0</vt:i4>
      </vt:variant>
      <vt:variant>
        <vt:i4>5</vt:i4>
      </vt:variant>
      <vt:variant>
        <vt:lpwstr/>
      </vt:variant>
      <vt:variant>
        <vt:lpwstr>_Toc219740783</vt:lpwstr>
      </vt:variant>
      <vt:variant>
        <vt:i4>1638456</vt:i4>
      </vt:variant>
      <vt:variant>
        <vt:i4>20</vt:i4>
      </vt:variant>
      <vt:variant>
        <vt:i4>0</vt:i4>
      </vt:variant>
      <vt:variant>
        <vt:i4>5</vt:i4>
      </vt:variant>
      <vt:variant>
        <vt:lpwstr/>
      </vt:variant>
      <vt:variant>
        <vt:lpwstr>_Toc219740782</vt:lpwstr>
      </vt:variant>
      <vt:variant>
        <vt:i4>1638456</vt:i4>
      </vt:variant>
      <vt:variant>
        <vt:i4>14</vt:i4>
      </vt:variant>
      <vt:variant>
        <vt:i4>0</vt:i4>
      </vt:variant>
      <vt:variant>
        <vt:i4>5</vt:i4>
      </vt:variant>
      <vt:variant>
        <vt:lpwstr/>
      </vt:variant>
      <vt:variant>
        <vt:lpwstr>_Toc219740781</vt:lpwstr>
      </vt:variant>
      <vt:variant>
        <vt:i4>1638456</vt:i4>
      </vt:variant>
      <vt:variant>
        <vt:i4>8</vt:i4>
      </vt:variant>
      <vt:variant>
        <vt:i4>0</vt:i4>
      </vt:variant>
      <vt:variant>
        <vt:i4>5</vt:i4>
      </vt:variant>
      <vt:variant>
        <vt:lpwstr/>
      </vt:variant>
      <vt:variant>
        <vt:lpwstr>_Toc219740780</vt:lpwstr>
      </vt:variant>
      <vt:variant>
        <vt:i4>1441848</vt:i4>
      </vt:variant>
      <vt:variant>
        <vt:i4>2</vt:i4>
      </vt:variant>
      <vt:variant>
        <vt:i4>0</vt:i4>
      </vt:variant>
      <vt:variant>
        <vt:i4>5</vt:i4>
      </vt:variant>
      <vt:variant>
        <vt:lpwstr/>
      </vt:variant>
      <vt:variant>
        <vt:lpwstr>_Toc219740779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dc:creator>
  <cp:keywords/>
  <dc:description/>
  <cp:lastModifiedBy>Filip Rak</cp:lastModifiedBy>
  <cp:revision>2</cp:revision>
  <cp:lastPrinted>2026-01-18T17:31:00Z</cp:lastPrinted>
  <dcterms:created xsi:type="dcterms:W3CDTF">2026-01-20T18:01:00Z</dcterms:created>
  <dcterms:modified xsi:type="dcterms:W3CDTF">2026-01-20T18:01:00Z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55365</vt:lpwstr>
  </property>
  <property fmtid="{D5CDD505-2E9C-101B-9397-08002B2CF9AE}" pid="3" name="StyleId">
    <vt:lpwstr>http://www.zotero.org/styles/archives-of-computational-methods-in-engineering</vt:lpwstr>
  </property>
  <property fmtid="{D5CDD505-2E9C-101B-9397-08002B2CF9AE}" pid="4" name="ProjectId">
    <vt:lpwstr>48970</vt:lpwstr>
  </property>
  <property fmtid="{D5CDD505-2E9C-101B-9397-08002B2CF9AE}" pid="5" name="GrammarlyDocumentId">
    <vt:lpwstr>7463b5c5358863bfd6e3f5c9507560593fbab4088bd598cb27c3c27f7b003351</vt:lpwstr>
  </property>
  <property fmtid="{D5CDD505-2E9C-101B-9397-08002B2CF9AE}" pid="6" name="ContentTypeId">
    <vt:lpwstr>0x0101009DEE86CEE9B66A4796B422DB9449A864</vt:lpwstr>
  </property>
</Properties>
</file>